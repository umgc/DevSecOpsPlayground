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040C99" w:rsidP="00040C99" w:rsidRDefault="00040C99" w14:paraId="4564305E" w14:textId="0679D466">
      <w:pPr>
        <w:pStyle w:val="Title"/>
        <w:jc w:val="center"/>
      </w:pPr>
    </w:p>
    <w:p w:rsidR="4FE9E08D" w:rsidP="2424B9C9" w:rsidRDefault="5D5CA1D1" w14:paraId="05769F00" w14:textId="4D0EC79A">
      <w:pPr>
        <w:pStyle w:val="Normal"/>
        <w:spacing w:line="259" w:lineRule="auto"/>
        <w:jc w:val="center"/>
      </w:pPr>
      <w:del w:author="Thomas Barton" w:date="2021-03-06T18:38:34Z" w:id="1873515442">
        <w:r w:rsidR="515A970F">
          <w:drawing>
            <wp:inline wp14:editId="1674DF4F" wp14:anchorId="24CC1EC9">
              <wp:extent cx="4572000" cy="1876425"/>
              <wp:effectExtent l="0" t="0" r="0" b="0"/>
              <wp:docPr id="1797980282" name="" title=""/>
              <wp:cNvGraphicFramePr>
                <a:graphicFrameLocks noChangeAspect="1"/>
              </wp:cNvGraphicFramePr>
              <a:graphic>
                <a:graphicData uri="http://schemas.openxmlformats.org/drawingml/2006/picture">
                  <pic:pic>
                    <pic:nvPicPr>
                      <pic:cNvPr id="0" name=""/>
                      <pic:cNvPicPr/>
                    </pic:nvPicPr>
                    <pic:blipFill>
                      <a:blip r:embed="R702b01d26f024b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76425"/>
                      </a:xfrm>
                      <a:prstGeom prst="rect">
                        <a:avLst/>
                      </a:prstGeom>
                    </pic:spPr>
                  </pic:pic>
                </a:graphicData>
              </a:graphic>
            </wp:inline>
          </w:drawing>
        </w:r>
      </w:del>
      <w:ins w:author="Thomas Barton" w:date="2021-03-06T18:38:37Z" w:id="719028323">
        <w:r w:rsidR="72DA5542">
          <w:drawing>
            <wp:inline wp14:editId="11AD0EC6" wp14:anchorId="46C44A66">
              <wp:extent cx="4572000" cy="1876425"/>
              <wp:effectExtent l="0" t="0" r="0" b="0"/>
              <wp:docPr id="533071229" name="" title=""/>
              <wp:cNvGraphicFramePr>
                <a:graphicFrameLocks noChangeAspect="1"/>
              </wp:cNvGraphicFramePr>
              <a:graphic>
                <a:graphicData uri="http://schemas.openxmlformats.org/drawingml/2006/picture">
                  <pic:pic>
                    <pic:nvPicPr>
                      <pic:cNvPr id="0" name=""/>
                      <pic:cNvPicPr/>
                    </pic:nvPicPr>
                    <pic:blipFill>
                      <a:blip r:embed="R117386bd418142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76425"/>
                      </a:xfrm>
                      <a:prstGeom prst="rect">
                        <a:avLst/>
                      </a:prstGeom>
                    </pic:spPr>
                  </pic:pic>
                </a:graphicData>
              </a:graphic>
            </wp:inline>
          </w:drawing>
        </w:r>
      </w:ins>
      <w:r>
        <w:br/>
      </w:r>
    </w:p>
    <w:p w:rsidRPr="00862D5E" w:rsidR="003A1E0D" w:rsidP="046E462B" w:rsidRDefault="003A1E0D" w14:paraId="26F7C1F2" w14:textId="4C61F0EA">
      <w:pPr>
        <w:pStyle w:val="Subtitle"/>
        <w:jc w:val="center"/>
      </w:pPr>
      <w:bookmarkStart w:name="_Toc61788295" w:id="0"/>
      <w:r>
        <w:t>Project Plan</w:t>
      </w:r>
      <w:bookmarkEnd w:id="0"/>
    </w:p>
    <w:p w:rsidRPr="00862D5E" w:rsidR="003A1E0D" w:rsidP="51FF9D0E" w:rsidRDefault="003A1E0D" w14:paraId="64642A35" w14:textId="78F4AB83">
      <w:pPr>
        <w:pStyle w:val="Subtitle"/>
        <w:jc w:val="center"/>
      </w:pPr>
      <w:bookmarkStart w:name="_Toc61788296" w:id="1"/>
      <w:r w:rsidR="003A1E0D">
        <w:rPr/>
        <w:t>Version 1.</w:t>
      </w:r>
      <w:ins w:author="Thomas Barton" w:date="2021-03-17T01:43:24.219Z" w:id="719033508">
        <w:r w:rsidR="0B287FCA">
          <w:t>4</w:t>
        </w:r>
      </w:ins>
      <w:del w:author="Thomas Barton" w:date="2021-03-17T01:43:23.895Z" w:id="494595868">
        <w:r w:rsidDel="5F7B3520">
          <w:delText>3</w:delText>
        </w:r>
      </w:del>
      <w:bookmarkEnd w:id="1"/>
    </w:p>
    <w:p w:rsidR="6A541DCA" w:rsidP="3F933F6D" w:rsidRDefault="6A541DCA" w14:paraId="4F5C24E2" w14:textId="4CA45812">
      <w:pPr>
        <w:jc w:val="center"/>
        <w:rPr>
          <w:sz w:val="22"/>
          <w:szCs w:val="22"/>
        </w:rPr>
      </w:pPr>
      <w:r w:rsidRPr="3F933F6D">
        <w:rPr>
          <w:sz w:val="22"/>
          <w:szCs w:val="22"/>
        </w:rPr>
        <w:t>Presented by</w:t>
      </w:r>
    </w:p>
    <w:p w:rsidR="6A541DCA" w:rsidP="3F933F6D" w:rsidRDefault="6A541DCA" w14:paraId="36AF49AA" w14:textId="6249D398">
      <w:pPr>
        <w:jc w:val="center"/>
        <w:rPr>
          <w:sz w:val="22"/>
          <w:szCs w:val="22"/>
        </w:rPr>
      </w:pPr>
      <w:r w:rsidRPr="3F933F6D">
        <w:rPr>
          <w:sz w:val="22"/>
          <w:szCs w:val="22"/>
        </w:rPr>
        <w:t>Stefon Williams</w:t>
      </w:r>
    </w:p>
    <w:p w:rsidR="6A541DCA" w:rsidP="3F933F6D" w:rsidRDefault="6A541DCA" w14:paraId="5D483755" w14:textId="07C5581C">
      <w:pPr>
        <w:jc w:val="center"/>
        <w:rPr>
          <w:sz w:val="22"/>
          <w:szCs w:val="22"/>
        </w:rPr>
      </w:pPr>
      <w:r w:rsidRPr="3F933F6D">
        <w:rPr>
          <w:sz w:val="22"/>
          <w:szCs w:val="22"/>
        </w:rPr>
        <w:t>Caleb Crickette</w:t>
      </w:r>
    </w:p>
    <w:p w:rsidR="6A541DCA" w:rsidP="3F933F6D" w:rsidRDefault="6A541DCA" w14:paraId="0FCD9D24" w14:textId="2F95CBA3">
      <w:pPr>
        <w:jc w:val="center"/>
        <w:rPr>
          <w:sz w:val="22"/>
          <w:szCs w:val="22"/>
        </w:rPr>
      </w:pPr>
      <w:r w:rsidRPr="3F933F6D">
        <w:rPr>
          <w:sz w:val="22"/>
          <w:szCs w:val="22"/>
        </w:rPr>
        <w:t>Thomas Barton</w:t>
      </w:r>
    </w:p>
    <w:p w:rsidR="6A541DCA" w:rsidP="3F933F6D" w:rsidRDefault="6A541DCA" w14:paraId="6A37D461" w14:textId="1E8F2F37">
      <w:pPr>
        <w:jc w:val="center"/>
        <w:rPr>
          <w:sz w:val="22"/>
          <w:szCs w:val="22"/>
        </w:rPr>
      </w:pPr>
      <w:r w:rsidRPr="3F933F6D">
        <w:rPr>
          <w:sz w:val="22"/>
          <w:szCs w:val="22"/>
        </w:rPr>
        <w:t>Eugene Kim</w:t>
      </w:r>
    </w:p>
    <w:p w:rsidR="6A541DCA" w:rsidP="3F933F6D" w:rsidRDefault="6A541DCA" w14:paraId="32E29B1A" w14:textId="01C75103">
      <w:pPr>
        <w:jc w:val="center"/>
        <w:rPr>
          <w:sz w:val="22"/>
          <w:szCs w:val="22"/>
        </w:rPr>
      </w:pPr>
      <w:r w:rsidRPr="3F933F6D">
        <w:rPr>
          <w:sz w:val="22"/>
          <w:szCs w:val="22"/>
        </w:rPr>
        <w:t>Nicholas Ballo</w:t>
      </w:r>
    </w:p>
    <w:p w:rsidR="6A541DCA" w:rsidP="3F933F6D" w:rsidRDefault="6A541DCA" w14:paraId="4D9F64CD" w14:textId="7EEFF78D">
      <w:pPr>
        <w:jc w:val="center"/>
        <w:rPr>
          <w:sz w:val="22"/>
          <w:szCs w:val="22"/>
        </w:rPr>
      </w:pPr>
      <w:r w:rsidRPr="3F933F6D">
        <w:rPr>
          <w:sz w:val="22"/>
          <w:szCs w:val="22"/>
        </w:rPr>
        <w:t>Abdul Kamara</w:t>
      </w:r>
    </w:p>
    <w:p w:rsidR="6A541DCA" w:rsidP="3F933F6D" w:rsidRDefault="6A541DCA" w14:paraId="414CB5C3" w14:textId="11402105">
      <w:pPr>
        <w:jc w:val="center"/>
        <w:rPr>
          <w:sz w:val="22"/>
          <w:szCs w:val="22"/>
        </w:rPr>
      </w:pPr>
      <w:r w:rsidRPr="41633C1B" w:rsidR="6A541DCA">
        <w:rPr>
          <w:sz w:val="22"/>
          <w:szCs w:val="22"/>
        </w:rPr>
        <w:t>Sohail Sobhani</w:t>
      </w:r>
      <w:r>
        <w:br/>
      </w:r>
      <w:ins w:author="Anthony Cedeno" w:date="2021-03-06T22:28:58.252Z" w:id="377580473">
        <w:r w:rsidRPr="41633C1B" w:rsidR="139F3402">
          <w:rPr>
            <w:sz w:val="22"/>
            <w:szCs w:val="22"/>
          </w:rPr>
          <w:t>Anthony Cedeno</w:t>
        </w:r>
      </w:ins>
      <w:r>
        <w:br/>
      </w:r>
      <w:ins w:author="Anthony Cedeno" w:date="2021-03-06T22:28:58.252Z" w:id="1664439604">
        <w:r w:rsidRPr="41633C1B" w:rsidR="37603DD5">
          <w:rPr>
            <w:sz w:val="22"/>
            <w:szCs w:val="22"/>
          </w:rPr>
          <w:t xml:space="preserve">Geoffrey </w:t>
        </w:r>
      </w:ins>
      <w:ins w:author="Anthony Cedeno" w:date="2021-03-06T22:29:49.982Z" w:id="710716673">
        <w:r w:rsidRPr="41633C1B" w:rsidR="423CE7EB">
          <w:rPr>
            <w:sz w:val="22"/>
            <w:szCs w:val="22"/>
          </w:rPr>
          <w:t xml:space="preserve">Dean </w:t>
        </w:r>
        <w:r>
          <w:br/>
        </w:r>
        <w:r w:rsidRPr="41633C1B" w:rsidR="4D658150">
          <w:rPr>
            <w:sz w:val="22"/>
            <w:szCs w:val="22"/>
          </w:rPr>
          <w:t>Jean-Nae' Dedrick</w:t>
        </w:r>
      </w:ins>
    </w:p>
    <w:p w:rsidR="3F933F6D" w:rsidP="3F933F6D" w:rsidRDefault="3F933F6D" w14:paraId="1BFB9F35" w14:textId="5586BA0D">
      <w:pPr>
        <w:jc w:val="center"/>
        <w:rPr>
          <w:sz w:val="22"/>
          <w:szCs w:val="22"/>
        </w:rPr>
      </w:pPr>
    </w:p>
    <w:p w:rsidR="100C9F11" w:rsidP="3F933F6D" w:rsidRDefault="100C9F11" w14:paraId="260F9D79" w14:textId="76DEFB45">
      <w:pPr>
        <w:jc w:val="center"/>
        <w:rPr>
          <w:sz w:val="22"/>
          <w:szCs w:val="22"/>
        </w:rPr>
      </w:pPr>
      <w:r w:rsidRPr="3F933F6D">
        <w:rPr>
          <w:sz w:val="22"/>
          <w:szCs w:val="22"/>
        </w:rPr>
        <w:t xml:space="preserve">February </w:t>
      </w:r>
      <w:r w:rsidR="007F0DF6">
        <w:rPr>
          <w:sz w:val="22"/>
          <w:szCs w:val="22"/>
        </w:rPr>
        <w:t>24</w:t>
      </w:r>
      <w:r w:rsidRPr="3F933F6D">
        <w:rPr>
          <w:sz w:val="22"/>
          <w:szCs w:val="22"/>
        </w:rPr>
        <w:t>, 2021</w:t>
      </w:r>
    </w:p>
    <w:p w:rsidR="3F933F6D" w:rsidP="3F933F6D" w:rsidRDefault="3F933F6D" w14:paraId="10E5BB2F" w14:textId="044DC268"/>
    <w:p w:rsidR="003A1E0D" w:rsidP="003A1E0D" w:rsidRDefault="003A1E0D" w14:paraId="7BBBB19D" w14:textId="0FB6698C">
      <w:pPr>
        <w:jc w:val="right"/>
      </w:pPr>
    </w:p>
    <w:p w:rsidR="00BB456D" w:rsidP="06059C6B" w:rsidRDefault="00BB456D" w14:paraId="346A06B3" w14:textId="25C975FF">
      <w:pPr>
        <w:pStyle w:val="Subtitle"/>
        <w:jc w:val="center"/>
      </w:pPr>
      <w:r>
        <w:t>SWEN 670</w:t>
      </w:r>
    </w:p>
    <w:p w:rsidR="00BB456D" w:rsidP="59757D13" w:rsidRDefault="00BB456D" w14:paraId="4363FD56" w14:textId="4DC1FF91">
      <w:pPr>
        <w:pStyle w:val="Subtitle"/>
        <w:jc w:val="center"/>
      </w:pPr>
      <w:r>
        <w:t>University of Maryland Global Campus</w:t>
      </w:r>
    </w:p>
    <w:p w:rsidR="4B6FE0B8" w:rsidP="4B6FE0B8" w:rsidRDefault="4B6FE0B8" w14:paraId="4109A84E" w14:textId="7D7C1427"/>
    <w:p w:rsidR="00B5620F" w:rsidP="003A1E0D" w:rsidRDefault="00B5620F" w14:paraId="4170AC04" w14:textId="676C8217">
      <w:pPr>
        <w:spacing w:line="480" w:lineRule="auto"/>
        <w:rPr>
          <w:rFonts w:ascii="Times New Roman" w:hAnsi="Times New Roman" w:eastAsia="Times New Roman" w:cs="Times New Roman"/>
        </w:rPr>
      </w:pPr>
    </w:p>
    <w:p w:rsidR="3F933F6D" w:rsidP="3F933F6D" w:rsidRDefault="3F933F6D" w14:paraId="5C669F6A" w14:textId="412813AD">
      <w:pPr>
        <w:pStyle w:val="Subtitle"/>
        <w:spacing w:line="259" w:lineRule="auto"/>
        <w:jc w:val="center"/>
        <w:rPr>
          <w:color w:val="5A5A5A"/>
        </w:rPr>
      </w:pPr>
      <w:r>
        <w:br w:type="page"/>
      </w:r>
      <w:r w:rsidRPr="3F933F6D" w:rsidR="3778BC8A">
        <w:rPr>
          <w:color w:val="5A5A5A"/>
        </w:rPr>
        <w:lastRenderedPageBreak/>
        <w:t>For approval: Stefon Williams</w:t>
      </w:r>
    </w:p>
    <w:p w:rsidR="3778BC8A" w:rsidP="3F933F6D" w:rsidRDefault="3778BC8A" w14:paraId="2E2D6797" w14:textId="231211AB">
      <w:pPr>
        <w:spacing w:after="160" w:line="259" w:lineRule="auto"/>
        <w:jc w:val="center"/>
        <w:rPr>
          <w:color w:val="000000" w:themeColor="text1"/>
          <w:sz w:val="22"/>
          <w:szCs w:val="22"/>
        </w:rPr>
      </w:pPr>
      <w:r w:rsidRPr="046E462B">
        <w:rPr>
          <w:color w:val="000000" w:themeColor="text1"/>
          <w:sz w:val="22"/>
          <w:szCs w:val="22"/>
          <w:u w:val="single"/>
        </w:rPr>
        <w:t xml:space="preserve">Stefon Williams  </w:t>
      </w:r>
      <w:r w:rsidRPr="046E462B">
        <w:rPr>
          <w:color w:val="000000" w:themeColor="text1"/>
          <w:sz w:val="22"/>
          <w:szCs w:val="22"/>
        </w:rPr>
        <w:t xml:space="preserve">  Date: 2/</w:t>
      </w:r>
      <w:r w:rsidRPr="046E462B" w:rsidR="0A93D8EC">
        <w:rPr>
          <w:color w:val="000000" w:themeColor="text1"/>
          <w:sz w:val="22"/>
          <w:szCs w:val="22"/>
        </w:rPr>
        <w:t>24</w:t>
      </w:r>
      <w:r w:rsidRPr="046E462B">
        <w:rPr>
          <w:color w:val="000000" w:themeColor="text1"/>
          <w:sz w:val="22"/>
          <w:szCs w:val="22"/>
        </w:rPr>
        <w:t>/2021</w:t>
      </w:r>
    </w:p>
    <w:p w:rsidR="3F933F6D" w:rsidP="3F933F6D" w:rsidRDefault="3F933F6D" w14:paraId="791427EC" w14:textId="533A7A0F">
      <w:pPr>
        <w:spacing w:after="160" w:line="259" w:lineRule="auto"/>
        <w:jc w:val="center"/>
        <w:rPr>
          <w:color w:val="000000" w:themeColor="text1"/>
          <w:sz w:val="22"/>
          <w:szCs w:val="22"/>
        </w:rPr>
      </w:pPr>
    </w:p>
    <w:p w:rsidR="3778BC8A" w:rsidP="3F933F6D" w:rsidRDefault="3778BC8A" w14:paraId="5ABE5E21" w14:textId="4EE23124">
      <w:pPr>
        <w:pStyle w:val="Subtitle"/>
        <w:spacing w:line="259" w:lineRule="auto"/>
        <w:jc w:val="center"/>
        <w:rPr>
          <w:color w:val="5A5A5A"/>
        </w:rPr>
      </w:pPr>
      <w:r w:rsidRPr="3F933F6D">
        <w:rPr>
          <w:color w:val="5A5A5A"/>
        </w:rPr>
        <w:t>For approval: Dr. Mir Assadullah</w:t>
      </w:r>
    </w:p>
    <w:p w:rsidR="3778BC8A" w:rsidP="3F933F6D" w:rsidRDefault="3778BC8A" w14:paraId="1EB7FA37" w14:textId="221EAB14">
      <w:pPr>
        <w:pStyle w:val="Subtitle"/>
        <w:spacing w:line="259" w:lineRule="auto"/>
        <w:jc w:val="center"/>
        <w:rPr>
          <w:b/>
          <w:bCs/>
        </w:rPr>
      </w:pPr>
      <w:r w:rsidRPr="3F933F6D">
        <w:rPr>
          <w:color w:val="000000" w:themeColor="text1"/>
          <w:u w:val="single"/>
        </w:rPr>
        <w:t xml:space="preserve">         </w:t>
      </w:r>
      <w:r w:rsidRPr="3F933F6D">
        <w:rPr>
          <w:color w:val="000000" w:themeColor="text1"/>
        </w:rPr>
        <w:t xml:space="preserve"> Date: 2/</w:t>
      </w:r>
      <w:r w:rsidR="00ED42A1">
        <w:rPr>
          <w:color w:val="000000" w:themeColor="text1"/>
        </w:rPr>
        <w:t>24</w:t>
      </w:r>
      <w:r w:rsidRPr="3F933F6D">
        <w:rPr>
          <w:color w:val="000000" w:themeColor="text1"/>
        </w:rPr>
        <w:t>/2021</w:t>
      </w:r>
      <w:r w:rsidRPr="3F933F6D">
        <w:rPr>
          <w:b/>
          <w:bCs/>
        </w:rPr>
        <w:t xml:space="preserve"> </w:t>
      </w:r>
    </w:p>
    <w:p w:rsidR="3E7037E8" w:rsidP="65E5BFB8" w:rsidRDefault="3E7037E8" w14:paraId="781229D0" w14:textId="04587C1E">
      <w:pPr>
        <w:spacing w:line="480" w:lineRule="auto"/>
        <w:jc w:val="center"/>
        <w:rPr>
          <w:b/>
          <w:bCs/>
        </w:rPr>
      </w:pPr>
      <w:r w:rsidRPr="23108433">
        <w:rPr>
          <w:b/>
          <w:bCs/>
        </w:rPr>
        <w:t>Revision History</w:t>
      </w:r>
    </w:p>
    <w:tbl>
      <w:tblPr>
        <w:tblStyle w:val="TableGrid"/>
        <w:tblW w:w="0" w:type="auto"/>
        <w:tblLayout w:type="fixed"/>
        <w:tblLook w:val="06A0" w:firstRow="1" w:lastRow="0" w:firstColumn="1" w:lastColumn="0" w:noHBand="1" w:noVBand="1"/>
      </w:tblPr>
      <w:tblGrid>
        <w:gridCol w:w="2340"/>
        <w:gridCol w:w="2340"/>
        <w:gridCol w:w="2340"/>
        <w:gridCol w:w="2340"/>
      </w:tblGrid>
      <w:tr w:rsidR="06059C6B" w:rsidTr="51E050D3" w14:paraId="50DBEA5C" w14:textId="77777777">
        <w:tc>
          <w:tcPr>
            <w:tcW w:w="2340" w:type="dxa"/>
            <w:tcMar/>
          </w:tcPr>
          <w:p w:rsidR="3E7037E8" w:rsidP="06059C6B" w:rsidRDefault="3E7037E8" w14:paraId="5F221902" w14:textId="5525DAF4">
            <w:pPr>
              <w:rPr>
                <w:b/>
                <w:bCs/>
              </w:rPr>
            </w:pPr>
            <w:r w:rsidRPr="23108433">
              <w:rPr>
                <w:b/>
                <w:bCs/>
              </w:rPr>
              <w:t>Date</w:t>
            </w:r>
          </w:p>
        </w:tc>
        <w:tc>
          <w:tcPr>
            <w:tcW w:w="2340" w:type="dxa"/>
            <w:tcMar/>
          </w:tcPr>
          <w:p w:rsidR="3E7037E8" w:rsidP="06059C6B" w:rsidRDefault="3E7037E8" w14:paraId="4BFECF62" w14:textId="799A046A">
            <w:pPr>
              <w:rPr>
                <w:b/>
                <w:bCs/>
              </w:rPr>
            </w:pPr>
            <w:r w:rsidRPr="23108433">
              <w:rPr>
                <w:b/>
                <w:bCs/>
              </w:rPr>
              <w:t>Version</w:t>
            </w:r>
          </w:p>
        </w:tc>
        <w:tc>
          <w:tcPr>
            <w:tcW w:w="2340" w:type="dxa"/>
            <w:tcMar/>
          </w:tcPr>
          <w:p w:rsidR="3E7037E8" w:rsidP="06059C6B" w:rsidRDefault="3E7037E8" w14:paraId="283FAAAE" w14:textId="00973E67">
            <w:pPr>
              <w:rPr>
                <w:b/>
                <w:bCs/>
              </w:rPr>
            </w:pPr>
            <w:r w:rsidRPr="23108433">
              <w:rPr>
                <w:b/>
                <w:bCs/>
              </w:rPr>
              <w:t>Description</w:t>
            </w:r>
          </w:p>
        </w:tc>
        <w:tc>
          <w:tcPr>
            <w:tcW w:w="2340" w:type="dxa"/>
            <w:tcMar/>
          </w:tcPr>
          <w:p w:rsidR="3E7037E8" w:rsidP="06059C6B" w:rsidRDefault="3E7037E8" w14:paraId="3F57F7FA" w14:textId="073B0783">
            <w:pPr>
              <w:rPr>
                <w:b/>
                <w:bCs/>
              </w:rPr>
            </w:pPr>
            <w:r w:rsidRPr="23108433">
              <w:rPr>
                <w:b/>
                <w:bCs/>
              </w:rPr>
              <w:t>Author</w:t>
            </w:r>
          </w:p>
        </w:tc>
      </w:tr>
      <w:tr w:rsidR="06059C6B" w:rsidTr="51E050D3" w14:paraId="76C5DCC9" w14:textId="77777777">
        <w:tc>
          <w:tcPr>
            <w:tcW w:w="2340" w:type="dxa"/>
            <w:tcMar/>
          </w:tcPr>
          <w:p w:rsidR="3E7037E8" w:rsidP="06059C6B" w:rsidRDefault="3E7037E8" w14:paraId="076E6C20" w14:textId="476D7BCD">
            <w:pPr>
              <w:rPr>
                <w:b/>
                <w:bCs/>
              </w:rPr>
            </w:pPr>
            <w:r w:rsidRPr="23108433">
              <w:rPr>
                <w:b/>
                <w:bCs/>
              </w:rPr>
              <w:t>01-30-2021</w:t>
            </w:r>
          </w:p>
        </w:tc>
        <w:tc>
          <w:tcPr>
            <w:tcW w:w="2340" w:type="dxa"/>
            <w:tcMar/>
          </w:tcPr>
          <w:p w:rsidR="3E7037E8" w:rsidP="06059C6B" w:rsidRDefault="3E7037E8" w14:paraId="13146657" w14:textId="74ED0402">
            <w:pPr>
              <w:rPr>
                <w:b/>
                <w:bCs/>
              </w:rPr>
            </w:pPr>
            <w:r w:rsidRPr="23108433">
              <w:rPr>
                <w:b/>
                <w:bCs/>
              </w:rPr>
              <w:t>1.0</w:t>
            </w:r>
          </w:p>
        </w:tc>
        <w:tc>
          <w:tcPr>
            <w:tcW w:w="2340" w:type="dxa"/>
            <w:tcMar/>
          </w:tcPr>
          <w:p w:rsidR="3E7037E8" w:rsidP="06059C6B" w:rsidRDefault="3E7037E8" w14:paraId="0BCBA440" w14:textId="1D97798E">
            <w:pPr>
              <w:rPr>
                <w:b/>
                <w:bCs/>
              </w:rPr>
            </w:pPr>
            <w:r w:rsidRPr="23108433">
              <w:rPr>
                <w:b/>
                <w:bCs/>
              </w:rPr>
              <w:t>First Revision</w:t>
            </w:r>
          </w:p>
        </w:tc>
        <w:tc>
          <w:tcPr>
            <w:tcW w:w="2340" w:type="dxa"/>
            <w:tcMar/>
          </w:tcPr>
          <w:p w:rsidR="3E7037E8" w:rsidP="06059C6B" w:rsidRDefault="3E7037E8" w14:paraId="2DBA3E6B" w14:textId="09838CBB">
            <w:pPr>
              <w:rPr>
                <w:b/>
                <w:bCs/>
              </w:rPr>
            </w:pPr>
            <w:r w:rsidRPr="23108433">
              <w:rPr>
                <w:b/>
                <w:bCs/>
              </w:rPr>
              <w:t xml:space="preserve">Thomas Barton, Stefon Williams, Caleb </w:t>
            </w:r>
            <w:proofErr w:type="spellStart"/>
            <w:r w:rsidRPr="23108433" w:rsidR="24C42E08">
              <w:rPr>
                <w:b/>
                <w:bCs/>
              </w:rPr>
              <w:t>Crickett</w:t>
            </w:r>
            <w:proofErr w:type="spellEnd"/>
            <w:r w:rsidRPr="23108433">
              <w:rPr>
                <w:b/>
                <w:bCs/>
              </w:rPr>
              <w:t xml:space="preserve">, </w:t>
            </w:r>
            <w:r w:rsidRPr="23108433" w:rsidR="329D364A">
              <w:rPr>
                <w:b/>
                <w:bCs/>
              </w:rPr>
              <w:t>Sohail Sobhani</w:t>
            </w:r>
          </w:p>
        </w:tc>
      </w:tr>
      <w:tr w:rsidR="06059C6B" w:rsidTr="51E050D3" w14:paraId="76B4B1A1" w14:textId="77777777">
        <w:tc>
          <w:tcPr>
            <w:tcW w:w="2340" w:type="dxa"/>
            <w:tcMar/>
          </w:tcPr>
          <w:p w:rsidR="06059C6B" w:rsidP="06059C6B" w:rsidRDefault="44091E95" w14:paraId="3C854336" w14:textId="79AFD3D1">
            <w:pPr>
              <w:rPr>
                <w:b/>
                <w:bCs/>
              </w:rPr>
            </w:pPr>
            <w:r w:rsidRPr="00CA760B">
              <w:rPr>
                <w:b/>
                <w:bCs/>
              </w:rPr>
              <w:t>01-31-2021</w:t>
            </w:r>
          </w:p>
        </w:tc>
        <w:tc>
          <w:tcPr>
            <w:tcW w:w="2340" w:type="dxa"/>
            <w:tcMar/>
          </w:tcPr>
          <w:p w:rsidR="06059C6B" w:rsidP="06059C6B" w:rsidRDefault="44091E95" w14:paraId="2C03B47B" w14:textId="43F2696F">
            <w:pPr>
              <w:rPr>
                <w:b/>
                <w:bCs/>
              </w:rPr>
            </w:pPr>
            <w:r w:rsidRPr="00CA760B">
              <w:rPr>
                <w:b/>
                <w:bCs/>
              </w:rPr>
              <w:t>1.1</w:t>
            </w:r>
          </w:p>
        </w:tc>
        <w:tc>
          <w:tcPr>
            <w:tcW w:w="2340" w:type="dxa"/>
            <w:tcMar/>
          </w:tcPr>
          <w:p w:rsidR="06059C6B" w:rsidP="06059C6B" w:rsidRDefault="44091E95" w14:paraId="5A2C4395" w14:textId="0A777B14">
            <w:pPr>
              <w:rPr>
                <w:b/>
                <w:bCs/>
              </w:rPr>
            </w:pPr>
            <w:r w:rsidRPr="00CA760B">
              <w:rPr>
                <w:b/>
                <w:bCs/>
              </w:rPr>
              <w:t>Added some suggestions.</w:t>
            </w:r>
          </w:p>
        </w:tc>
        <w:tc>
          <w:tcPr>
            <w:tcW w:w="2340" w:type="dxa"/>
            <w:tcMar/>
          </w:tcPr>
          <w:p w:rsidR="06059C6B" w:rsidP="06059C6B" w:rsidRDefault="44091E95" w14:paraId="63D4C22C" w14:textId="044C963B">
            <w:pPr>
              <w:rPr>
                <w:b/>
                <w:bCs/>
              </w:rPr>
            </w:pPr>
            <w:r w:rsidRPr="00CA760B">
              <w:rPr>
                <w:b/>
                <w:bCs/>
              </w:rPr>
              <w:t xml:space="preserve">Thomas Barton, Stefon Williams, Caleb </w:t>
            </w:r>
            <w:proofErr w:type="spellStart"/>
            <w:r w:rsidRPr="00CA760B">
              <w:rPr>
                <w:b/>
                <w:bCs/>
              </w:rPr>
              <w:t>Crickett</w:t>
            </w:r>
            <w:proofErr w:type="spellEnd"/>
            <w:r w:rsidRPr="00CA760B">
              <w:rPr>
                <w:b/>
                <w:bCs/>
              </w:rPr>
              <w:t>, Sohail Sobhani</w:t>
            </w:r>
          </w:p>
        </w:tc>
      </w:tr>
      <w:tr w:rsidR="06059C6B" w:rsidTr="51E050D3" w14:paraId="2971C652" w14:textId="77777777">
        <w:trPr>
          <w:trHeight w:val="90"/>
        </w:trPr>
        <w:tc>
          <w:tcPr>
            <w:tcW w:w="2340" w:type="dxa"/>
            <w:tcMar/>
          </w:tcPr>
          <w:p w:rsidR="06059C6B" w:rsidP="06059C6B" w:rsidRDefault="7758CF6D" w14:paraId="5ED261CE" w14:textId="68FC4063">
            <w:pPr>
              <w:rPr>
                <w:b/>
                <w:bCs/>
              </w:rPr>
            </w:pPr>
            <w:r w:rsidRPr="046E462B">
              <w:rPr>
                <w:b/>
                <w:bCs/>
              </w:rPr>
              <w:t>02-10-2021</w:t>
            </w:r>
          </w:p>
        </w:tc>
        <w:tc>
          <w:tcPr>
            <w:tcW w:w="2340" w:type="dxa"/>
            <w:tcMar/>
          </w:tcPr>
          <w:p w:rsidR="06059C6B" w:rsidP="06059C6B" w:rsidRDefault="7758CF6D" w14:paraId="1882DF4B" w14:textId="09990B4F">
            <w:pPr>
              <w:rPr>
                <w:b/>
                <w:bCs/>
              </w:rPr>
            </w:pPr>
            <w:r w:rsidRPr="046E462B">
              <w:rPr>
                <w:b/>
                <w:bCs/>
              </w:rPr>
              <w:t>1.2</w:t>
            </w:r>
          </w:p>
        </w:tc>
        <w:tc>
          <w:tcPr>
            <w:tcW w:w="2340" w:type="dxa"/>
            <w:tcMar/>
          </w:tcPr>
          <w:p w:rsidR="06059C6B" w:rsidP="06059C6B" w:rsidRDefault="1B9C11B5" w14:paraId="56145220" w14:textId="6F7F89C0">
            <w:pPr>
              <w:rPr>
                <w:b/>
                <w:bCs/>
              </w:rPr>
            </w:pPr>
            <w:r w:rsidRPr="046E462B">
              <w:rPr>
                <w:b/>
                <w:bCs/>
              </w:rPr>
              <w:t>Milestone 2 Changes</w:t>
            </w:r>
          </w:p>
        </w:tc>
        <w:tc>
          <w:tcPr>
            <w:tcW w:w="2340" w:type="dxa"/>
            <w:tcMar/>
          </w:tcPr>
          <w:p w:rsidR="06059C6B" w:rsidP="51FF9D0E" w:rsidRDefault="1B9C11B5" w14:paraId="1D70A7C4" w14:textId="3D1CA85A">
            <w:pPr>
              <w:rPr>
                <w:b/>
                <w:bCs/>
              </w:rPr>
            </w:pPr>
            <w:r w:rsidRPr="046E462B">
              <w:rPr>
                <w:b/>
                <w:bCs/>
              </w:rPr>
              <w:t xml:space="preserve">Thomas Barton, Stefon Williams, Caleb </w:t>
            </w:r>
            <w:proofErr w:type="spellStart"/>
            <w:r w:rsidRPr="046E462B">
              <w:rPr>
                <w:b/>
                <w:bCs/>
              </w:rPr>
              <w:t>Crickett</w:t>
            </w:r>
            <w:proofErr w:type="spellEnd"/>
            <w:r w:rsidRPr="046E462B">
              <w:rPr>
                <w:b/>
                <w:bCs/>
              </w:rPr>
              <w:t>, Sohail Sobhani, Nicholas Ballo</w:t>
            </w:r>
          </w:p>
          <w:p w:rsidR="06059C6B" w:rsidP="51FF9D0E" w:rsidRDefault="06059C6B" w14:paraId="04E1C095" w14:textId="743474B4">
            <w:pPr>
              <w:rPr>
                <w:b/>
                <w:bCs/>
              </w:rPr>
            </w:pPr>
          </w:p>
        </w:tc>
      </w:tr>
      <w:tr w:rsidR="046E462B" w:rsidTr="51E050D3" w14:paraId="30E5B3B5" w14:textId="77777777">
        <w:trPr>
          <w:trHeight w:val="90"/>
        </w:trPr>
        <w:tc>
          <w:tcPr>
            <w:tcW w:w="2340" w:type="dxa"/>
            <w:tcMar/>
          </w:tcPr>
          <w:p w:rsidR="512AFCC7" w:rsidP="046E462B" w:rsidRDefault="512AFCC7" w14:paraId="5CD77473" w14:textId="7715C69E">
            <w:pPr>
              <w:rPr>
                <w:b/>
                <w:bCs/>
              </w:rPr>
            </w:pPr>
            <w:r w:rsidRPr="046E462B">
              <w:rPr>
                <w:b/>
                <w:bCs/>
              </w:rPr>
              <w:t>02-22-2021</w:t>
            </w:r>
          </w:p>
        </w:tc>
        <w:tc>
          <w:tcPr>
            <w:tcW w:w="2340" w:type="dxa"/>
            <w:tcMar/>
          </w:tcPr>
          <w:p w:rsidR="512AFCC7" w:rsidP="046E462B" w:rsidRDefault="512AFCC7" w14:paraId="34272587" w14:textId="0CB32B58">
            <w:pPr>
              <w:rPr>
                <w:b/>
                <w:bCs/>
              </w:rPr>
            </w:pPr>
            <w:r w:rsidRPr="046E462B">
              <w:rPr>
                <w:b/>
                <w:bCs/>
              </w:rPr>
              <w:t>1.3</w:t>
            </w:r>
          </w:p>
        </w:tc>
        <w:tc>
          <w:tcPr>
            <w:tcW w:w="2340" w:type="dxa"/>
            <w:tcMar/>
          </w:tcPr>
          <w:p w:rsidR="512AFCC7" w:rsidP="046E462B" w:rsidRDefault="512AFCC7" w14:paraId="57EC9A4D" w14:textId="7BA79166">
            <w:pPr>
              <w:rPr>
                <w:b/>
                <w:bCs/>
              </w:rPr>
            </w:pPr>
            <w:r w:rsidRPr="046E462B">
              <w:rPr>
                <w:b/>
                <w:bCs/>
              </w:rPr>
              <w:t>Test Plan Identifier added</w:t>
            </w:r>
          </w:p>
        </w:tc>
        <w:tc>
          <w:tcPr>
            <w:tcW w:w="2340" w:type="dxa"/>
            <w:tcMar/>
          </w:tcPr>
          <w:p w:rsidR="512AFCC7" w:rsidP="046E462B" w:rsidRDefault="512AFCC7" w14:paraId="78B5A8B0" w14:textId="4ED0C526">
            <w:pPr>
              <w:rPr>
                <w:b/>
                <w:bCs/>
              </w:rPr>
            </w:pPr>
            <w:r w:rsidRPr="046E462B">
              <w:rPr>
                <w:b/>
                <w:bCs/>
              </w:rPr>
              <w:t xml:space="preserve">Thomas Barton, Stefon Williams, Caleb </w:t>
            </w:r>
            <w:proofErr w:type="spellStart"/>
            <w:r w:rsidRPr="046E462B">
              <w:rPr>
                <w:b/>
                <w:bCs/>
              </w:rPr>
              <w:t>Crickett</w:t>
            </w:r>
            <w:proofErr w:type="spellEnd"/>
            <w:r w:rsidRPr="046E462B">
              <w:rPr>
                <w:b/>
                <w:bCs/>
              </w:rPr>
              <w:t>, Sohail Sobhani, Nicholas Ballo</w:t>
            </w:r>
          </w:p>
        </w:tc>
      </w:tr>
      <w:tr w:rsidR="51E050D3" w:rsidTr="51E050D3" w14:paraId="6EC37D53">
        <w:trPr>
          <w:trHeight w:val="90"/>
          <w:ins w:author="Anthony Cedeno" w:date="2021-03-09T12:41:03.868Z" w:id="54237002"/>
        </w:trPr>
        <w:tc>
          <w:tcPr>
            <w:tcW w:w="2340" w:type="dxa"/>
            <w:tcMar/>
          </w:tcPr>
          <w:p w:rsidR="52CE48BD" w:rsidP="51E050D3" w:rsidRDefault="52CE48BD" w14:paraId="191636B9" w14:textId="4D68C5DE">
            <w:pPr>
              <w:pStyle w:val="Normal"/>
              <w:rPr>
                <w:b w:val="1"/>
                <w:bCs w:val="1"/>
              </w:rPr>
            </w:pPr>
            <w:ins w:author="Anthony Cedeno" w:date="2021-03-09T12:41:45.496Z" w:id="1353508422">
              <w:r w:rsidRPr="51E050D3" w:rsidR="52CE48BD">
                <w:rPr>
                  <w:b w:val="1"/>
                  <w:bCs w:val="1"/>
                </w:rPr>
                <w:t>03-08-2021</w:t>
              </w:r>
            </w:ins>
          </w:p>
        </w:tc>
        <w:tc>
          <w:tcPr>
            <w:tcW w:w="2340" w:type="dxa"/>
            <w:tcMar/>
          </w:tcPr>
          <w:p w:rsidR="52CE48BD" w:rsidP="51E050D3" w:rsidRDefault="52CE48BD" w14:paraId="039009F9" w14:textId="707B6674">
            <w:pPr>
              <w:pStyle w:val="Normal"/>
              <w:rPr>
                <w:b w:val="1"/>
                <w:bCs w:val="1"/>
              </w:rPr>
            </w:pPr>
            <w:ins w:author="Anthony Cedeno" w:date="2021-03-09T12:41:54.376Z" w:id="1742834916">
              <w:r w:rsidRPr="51E050D3" w:rsidR="52CE48BD">
                <w:rPr>
                  <w:b w:val="1"/>
                  <w:bCs w:val="1"/>
                </w:rPr>
                <w:t>1.4</w:t>
              </w:r>
            </w:ins>
          </w:p>
        </w:tc>
        <w:tc>
          <w:tcPr>
            <w:tcW w:w="2340" w:type="dxa"/>
            <w:tcMar/>
          </w:tcPr>
          <w:p w:rsidR="52CE48BD" w:rsidP="51E050D3" w:rsidRDefault="52CE48BD" w14:paraId="595B347B" w14:textId="6284A475">
            <w:pPr>
              <w:pStyle w:val="Normal"/>
              <w:rPr>
                <w:b w:val="1"/>
                <w:bCs w:val="1"/>
              </w:rPr>
            </w:pPr>
            <w:ins w:author="Anthony Cedeno" w:date="2021-03-09T12:41:59.6Z" w:id="910399492">
              <w:r w:rsidRPr="51E050D3" w:rsidR="52CE48BD">
                <w:rPr>
                  <w:b w:val="1"/>
                  <w:bCs w:val="1"/>
                </w:rPr>
                <w:t>Test Plan Identi</w:t>
              </w:r>
            </w:ins>
            <w:ins w:author="Anthony Cedeno" w:date="2021-03-09T12:42:44.729Z" w:id="845550345">
              <w:r w:rsidRPr="51E050D3" w:rsidR="52CE48BD">
                <w:rPr>
                  <w:b w:val="1"/>
                  <w:bCs w:val="1"/>
                </w:rPr>
                <w:t>fier edits</w:t>
              </w:r>
            </w:ins>
          </w:p>
        </w:tc>
        <w:tc>
          <w:tcPr>
            <w:tcW w:w="2340" w:type="dxa"/>
            <w:tcMar/>
          </w:tcPr>
          <w:p w:rsidR="52CE48BD" w:rsidP="51E050D3" w:rsidRDefault="52CE48BD" w14:paraId="54C6DB30" w14:textId="77443987">
            <w:pPr>
              <w:pStyle w:val="Normal"/>
              <w:rPr>
                <w:b w:val="1"/>
                <w:bCs w:val="1"/>
              </w:rPr>
            </w:pPr>
            <w:ins w:author="Anthony Cedeno" w:date="2021-03-09T12:42:07.576Z" w:id="2145075647">
              <w:r w:rsidRPr="51E050D3" w:rsidR="52CE48BD">
                <w:rPr>
                  <w:b w:val="1"/>
                  <w:bCs w:val="1"/>
                </w:rPr>
                <w:t>Anthony Cedeno</w:t>
              </w:r>
            </w:ins>
          </w:p>
        </w:tc>
      </w:tr>
    </w:tbl>
    <w:p w:rsidR="23108433" w:rsidP="23108433" w:rsidRDefault="23108433" w14:paraId="1271AF35" w14:textId="635346F3">
      <w:pPr>
        <w:pStyle w:val="Heading1"/>
      </w:pPr>
      <w:r>
        <w:br w:type="page"/>
      </w:r>
    </w:p>
    <w:sdt>
      <w:sdtPr>
        <w:rPr>
          <w:rFonts w:asciiTheme="minorHAnsi" w:hAnsiTheme="minorHAnsi" w:eastAsiaTheme="minorEastAsia" w:cstheme="minorBidi"/>
          <w:color w:val="auto"/>
          <w:sz w:val="24"/>
          <w:szCs w:val="24"/>
        </w:rPr>
        <w:id w:val="-662707421"/>
        <w:docPartObj>
          <w:docPartGallery w:val="Table of Contents"/>
          <w:docPartUnique/>
        </w:docPartObj>
      </w:sdtPr>
      <w:sdtEndPr>
        <w:rPr>
          <w:b/>
          <w:bCs/>
          <w:noProof/>
        </w:rPr>
      </w:sdtEndPr>
      <w:sdtContent>
        <w:p w:rsidR="00E71F26" w:rsidRDefault="00E71F26" w14:paraId="5795D6CF" w14:textId="6EA5DDEF">
          <w:pPr>
            <w:pStyle w:val="TOCHeading"/>
          </w:pPr>
          <w:r>
            <w:t>Table of Contents</w:t>
          </w:r>
        </w:p>
        <w:p w:rsidR="007F0DF6" w:rsidRDefault="00E71F26" w14:paraId="4B375520" w14:textId="438F16F7">
          <w:pPr>
            <w:pStyle w:val="TOC1"/>
            <w:rPr>
              <w:rFonts w:cstheme="minorBidi"/>
              <w:b w:val="0"/>
              <w:bCs w:val="0"/>
              <w:i w:val="0"/>
              <w:iCs w:val="0"/>
              <w:noProof/>
            </w:rPr>
          </w:pPr>
          <w:r>
            <w:fldChar w:fldCharType="begin"/>
          </w:r>
          <w:r>
            <w:instrText xml:space="preserve"> TOC \o "1-3" \h \z \u </w:instrText>
          </w:r>
          <w:r>
            <w:fldChar w:fldCharType="separate"/>
          </w:r>
          <w:hyperlink w:history="1" w:anchor="_Toc65097004">
            <w:r w:rsidRPr="00B54C0E" w:rsidR="007F0DF6">
              <w:rPr>
                <w:rStyle w:val="Hyperlink"/>
                <w:noProof/>
              </w:rPr>
              <w:t>Background</w:t>
            </w:r>
            <w:r w:rsidR="007F0DF6">
              <w:rPr>
                <w:noProof/>
                <w:webHidden/>
              </w:rPr>
              <w:tab/>
            </w:r>
            <w:r w:rsidR="007F0DF6">
              <w:rPr>
                <w:noProof/>
                <w:webHidden/>
              </w:rPr>
              <w:fldChar w:fldCharType="begin"/>
            </w:r>
            <w:r w:rsidR="007F0DF6">
              <w:rPr>
                <w:noProof/>
                <w:webHidden/>
              </w:rPr>
              <w:instrText xml:space="preserve"> PAGEREF _Toc65097004 \h </w:instrText>
            </w:r>
            <w:r w:rsidR="007F0DF6">
              <w:rPr>
                <w:noProof/>
                <w:webHidden/>
              </w:rPr>
            </w:r>
            <w:r w:rsidR="007F0DF6">
              <w:rPr>
                <w:noProof/>
                <w:webHidden/>
              </w:rPr>
              <w:fldChar w:fldCharType="separate"/>
            </w:r>
            <w:r w:rsidR="007F0DF6">
              <w:rPr>
                <w:noProof/>
                <w:webHidden/>
              </w:rPr>
              <w:t>6</w:t>
            </w:r>
            <w:r w:rsidR="007F0DF6">
              <w:rPr>
                <w:noProof/>
                <w:webHidden/>
              </w:rPr>
              <w:fldChar w:fldCharType="end"/>
            </w:r>
          </w:hyperlink>
        </w:p>
        <w:p w:rsidR="007F0DF6" w:rsidRDefault="00D70E44" w14:paraId="24C98ABD" w14:textId="12002E4E">
          <w:pPr>
            <w:pStyle w:val="TOC1"/>
            <w:rPr>
              <w:rFonts w:cstheme="minorBidi"/>
              <w:b w:val="0"/>
              <w:bCs w:val="0"/>
              <w:i w:val="0"/>
              <w:iCs w:val="0"/>
              <w:noProof/>
            </w:rPr>
          </w:pPr>
          <w:hyperlink w:history="1" w:anchor="_Toc65097005">
            <w:r w:rsidRPr="00B54C0E" w:rsidR="007F0DF6">
              <w:rPr>
                <w:rStyle w:val="Hyperlink"/>
                <w:noProof/>
              </w:rPr>
              <w:t>Statement of Need</w:t>
            </w:r>
            <w:r w:rsidR="007F0DF6">
              <w:rPr>
                <w:noProof/>
                <w:webHidden/>
              </w:rPr>
              <w:tab/>
            </w:r>
            <w:r w:rsidR="007F0DF6">
              <w:rPr>
                <w:noProof/>
                <w:webHidden/>
              </w:rPr>
              <w:fldChar w:fldCharType="begin"/>
            </w:r>
            <w:r w:rsidR="007F0DF6">
              <w:rPr>
                <w:noProof/>
                <w:webHidden/>
              </w:rPr>
              <w:instrText xml:space="preserve"> PAGEREF _Toc65097005 \h </w:instrText>
            </w:r>
            <w:r w:rsidR="007F0DF6">
              <w:rPr>
                <w:noProof/>
                <w:webHidden/>
              </w:rPr>
            </w:r>
            <w:r w:rsidR="007F0DF6">
              <w:rPr>
                <w:noProof/>
                <w:webHidden/>
              </w:rPr>
              <w:fldChar w:fldCharType="separate"/>
            </w:r>
            <w:r w:rsidR="007F0DF6">
              <w:rPr>
                <w:noProof/>
                <w:webHidden/>
              </w:rPr>
              <w:t>6</w:t>
            </w:r>
            <w:r w:rsidR="007F0DF6">
              <w:rPr>
                <w:noProof/>
                <w:webHidden/>
              </w:rPr>
              <w:fldChar w:fldCharType="end"/>
            </w:r>
          </w:hyperlink>
        </w:p>
        <w:p w:rsidR="007F0DF6" w:rsidRDefault="00D70E44" w14:paraId="62DC2D87" w14:textId="4330AFCC">
          <w:pPr>
            <w:pStyle w:val="TOC1"/>
            <w:rPr>
              <w:rFonts w:cstheme="minorBidi"/>
              <w:b w:val="0"/>
              <w:bCs w:val="0"/>
              <w:i w:val="0"/>
              <w:iCs w:val="0"/>
              <w:noProof/>
            </w:rPr>
          </w:pPr>
          <w:hyperlink w:history="1" w:anchor="_Toc65097006">
            <w:r w:rsidRPr="00B54C0E" w:rsidR="007F0DF6">
              <w:rPr>
                <w:rStyle w:val="Hyperlink"/>
                <w:noProof/>
              </w:rPr>
              <w:t>Vision Statement</w:t>
            </w:r>
            <w:r w:rsidR="007F0DF6">
              <w:rPr>
                <w:noProof/>
                <w:webHidden/>
              </w:rPr>
              <w:tab/>
            </w:r>
            <w:r w:rsidR="007F0DF6">
              <w:rPr>
                <w:noProof/>
                <w:webHidden/>
              </w:rPr>
              <w:fldChar w:fldCharType="begin"/>
            </w:r>
            <w:r w:rsidR="007F0DF6">
              <w:rPr>
                <w:noProof/>
                <w:webHidden/>
              </w:rPr>
              <w:instrText xml:space="preserve"> PAGEREF _Toc65097006 \h </w:instrText>
            </w:r>
            <w:r w:rsidR="007F0DF6">
              <w:rPr>
                <w:noProof/>
                <w:webHidden/>
              </w:rPr>
            </w:r>
            <w:r w:rsidR="007F0DF6">
              <w:rPr>
                <w:noProof/>
                <w:webHidden/>
              </w:rPr>
              <w:fldChar w:fldCharType="separate"/>
            </w:r>
            <w:r w:rsidR="007F0DF6">
              <w:rPr>
                <w:noProof/>
                <w:webHidden/>
              </w:rPr>
              <w:t>6</w:t>
            </w:r>
            <w:r w:rsidR="007F0DF6">
              <w:rPr>
                <w:noProof/>
                <w:webHidden/>
              </w:rPr>
              <w:fldChar w:fldCharType="end"/>
            </w:r>
          </w:hyperlink>
        </w:p>
        <w:p w:rsidR="007F0DF6" w:rsidRDefault="00D70E44" w14:paraId="33CB8F14" w14:textId="7EC1186A">
          <w:pPr>
            <w:pStyle w:val="TOC1"/>
            <w:rPr>
              <w:rFonts w:cstheme="minorBidi"/>
              <w:b w:val="0"/>
              <w:bCs w:val="0"/>
              <w:i w:val="0"/>
              <w:iCs w:val="0"/>
              <w:noProof/>
            </w:rPr>
          </w:pPr>
          <w:hyperlink w:history="1" w:anchor="_Toc65097007">
            <w:r w:rsidRPr="00B54C0E" w:rsidR="007F0DF6">
              <w:rPr>
                <w:rStyle w:val="Hyperlink"/>
                <w:noProof/>
              </w:rPr>
              <w:t>Project Tools</w:t>
            </w:r>
            <w:r w:rsidR="007F0DF6">
              <w:rPr>
                <w:noProof/>
                <w:webHidden/>
              </w:rPr>
              <w:tab/>
            </w:r>
            <w:r w:rsidR="007F0DF6">
              <w:rPr>
                <w:noProof/>
                <w:webHidden/>
              </w:rPr>
              <w:fldChar w:fldCharType="begin"/>
            </w:r>
            <w:r w:rsidR="007F0DF6">
              <w:rPr>
                <w:noProof/>
                <w:webHidden/>
              </w:rPr>
              <w:instrText xml:space="preserve"> PAGEREF _Toc65097007 \h </w:instrText>
            </w:r>
            <w:r w:rsidR="007F0DF6">
              <w:rPr>
                <w:noProof/>
                <w:webHidden/>
              </w:rPr>
            </w:r>
            <w:r w:rsidR="007F0DF6">
              <w:rPr>
                <w:noProof/>
                <w:webHidden/>
              </w:rPr>
              <w:fldChar w:fldCharType="separate"/>
            </w:r>
            <w:r w:rsidR="007F0DF6">
              <w:rPr>
                <w:noProof/>
                <w:webHidden/>
              </w:rPr>
              <w:t>7</w:t>
            </w:r>
            <w:r w:rsidR="007F0DF6">
              <w:rPr>
                <w:noProof/>
                <w:webHidden/>
              </w:rPr>
              <w:fldChar w:fldCharType="end"/>
            </w:r>
          </w:hyperlink>
        </w:p>
        <w:p w:rsidR="007F0DF6" w:rsidRDefault="00D70E44" w14:paraId="233CAF7C" w14:textId="3D1523BF">
          <w:pPr>
            <w:pStyle w:val="TOC2"/>
            <w:tabs>
              <w:tab w:val="right" w:leader="dot" w:pos="9350"/>
            </w:tabs>
            <w:rPr>
              <w:rFonts w:cstheme="minorBidi"/>
              <w:b w:val="0"/>
              <w:bCs w:val="0"/>
              <w:noProof/>
              <w:sz w:val="24"/>
              <w:szCs w:val="24"/>
            </w:rPr>
          </w:pPr>
          <w:hyperlink w:history="1" w:anchor="_Toc65097008">
            <w:r w:rsidRPr="00B54C0E" w:rsidR="007F0DF6">
              <w:rPr>
                <w:rStyle w:val="Hyperlink"/>
                <w:noProof/>
              </w:rPr>
              <w:t>Microsoft Office and Teams</w:t>
            </w:r>
            <w:r w:rsidR="007F0DF6">
              <w:rPr>
                <w:noProof/>
                <w:webHidden/>
              </w:rPr>
              <w:tab/>
            </w:r>
            <w:r w:rsidR="007F0DF6">
              <w:rPr>
                <w:noProof/>
                <w:webHidden/>
              </w:rPr>
              <w:fldChar w:fldCharType="begin"/>
            </w:r>
            <w:r w:rsidR="007F0DF6">
              <w:rPr>
                <w:noProof/>
                <w:webHidden/>
              </w:rPr>
              <w:instrText xml:space="preserve"> PAGEREF _Toc65097008 \h </w:instrText>
            </w:r>
            <w:r w:rsidR="007F0DF6">
              <w:rPr>
                <w:noProof/>
                <w:webHidden/>
              </w:rPr>
            </w:r>
            <w:r w:rsidR="007F0DF6">
              <w:rPr>
                <w:noProof/>
                <w:webHidden/>
              </w:rPr>
              <w:fldChar w:fldCharType="separate"/>
            </w:r>
            <w:r w:rsidR="007F0DF6">
              <w:rPr>
                <w:noProof/>
                <w:webHidden/>
              </w:rPr>
              <w:t>7</w:t>
            </w:r>
            <w:r w:rsidR="007F0DF6">
              <w:rPr>
                <w:noProof/>
                <w:webHidden/>
              </w:rPr>
              <w:fldChar w:fldCharType="end"/>
            </w:r>
          </w:hyperlink>
        </w:p>
        <w:p w:rsidR="007F0DF6" w:rsidRDefault="00D70E44" w14:paraId="6A24EAE1" w14:textId="63B4D6D8">
          <w:pPr>
            <w:pStyle w:val="TOC2"/>
            <w:tabs>
              <w:tab w:val="right" w:leader="dot" w:pos="9350"/>
            </w:tabs>
            <w:rPr>
              <w:rFonts w:cstheme="minorBidi"/>
              <w:b w:val="0"/>
              <w:bCs w:val="0"/>
              <w:noProof/>
              <w:sz w:val="24"/>
              <w:szCs w:val="24"/>
            </w:rPr>
          </w:pPr>
          <w:hyperlink w:history="1" w:anchor="_Toc65097009">
            <w:r w:rsidRPr="00B54C0E" w:rsidR="007F0DF6">
              <w:rPr>
                <w:rStyle w:val="Hyperlink"/>
                <w:noProof/>
              </w:rPr>
              <w:t>DevCloud Azure</w:t>
            </w:r>
            <w:r w:rsidR="007F0DF6">
              <w:rPr>
                <w:noProof/>
                <w:webHidden/>
              </w:rPr>
              <w:tab/>
            </w:r>
            <w:r w:rsidR="007F0DF6">
              <w:rPr>
                <w:noProof/>
                <w:webHidden/>
              </w:rPr>
              <w:fldChar w:fldCharType="begin"/>
            </w:r>
            <w:r w:rsidR="007F0DF6">
              <w:rPr>
                <w:noProof/>
                <w:webHidden/>
              </w:rPr>
              <w:instrText xml:space="preserve"> PAGEREF _Toc65097009 \h </w:instrText>
            </w:r>
            <w:r w:rsidR="007F0DF6">
              <w:rPr>
                <w:noProof/>
                <w:webHidden/>
              </w:rPr>
            </w:r>
            <w:r w:rsidR="007F0DF6">
              <w:rPr>
                <w:noProof/>
                <w:webHidden/>
              </w:rPr>
              <w:fldChar w:fldCharType="separate"/>
            </w:r>
            <w:r w:rsidR="007F0DF6">
              <w:rPr>
                <w:noProof/>
                <w:webHidden/>
              </w:rPr>
              <w:t>7</w:t>
            </w:r>
            <w:r w:rsidR="007F0DF6">
              <w:rPr>
                <w:noProof/>
                <w:webHidden/>
              </w:rPr>
              <w:fldChar w:fldCharType="end"/>
            </w:r>
          </w:hyperlink>
        </w:p>
        <w:p w:rsidR="007F0DF6" w:rsidRDefault="00D70E44" w14:paraId="2553BAD7" w14:textId="4BFD630A">
          <w:pPr>
            <w:pStyle w:val="TOC2"/>
            <w:tabs>
              <w:tab w:val="right" w:leader="dot" w:pos="9350"/>
            </w:tabs>
            <w:rPr>
              <w:rFonts w:cstheme="minorBidi"/>
              <w:b w:val="0"/>
              <w:bCs w:val="0"/>
              <w:noProof/>
              <w:sz w:val="24"/>
              <w:szCs w:val="24"/>
            </w:rPr>
          </w:pPr>
          <w:hyperlink w:history="1" w:anchor="_Toc65097010">
            <w:r w:rsidRPr="00B54C0E" w:rsidR="007F0DF6">
              <w:rPr>
                <w:rStyle w:val="Hyperlink"/>
                <w:noProof/>
              </w:rPr>
              <w:t>Github</w:t>
            </w:r>
            <w:r w:rsidR="007F0DF6">
              <w:rPr>
                <w:noProof/>
                <w:webHidden/>
              </w:rPr>
              <w:tab/>
            </w:r>
            <w:r w:rsidR="007F0DF6">
              <w:rPr>
                <w:noProof/>
                <w:webHidden/>
              </w:rPr>
              <w:fldChar w:fldCharType="begin"/>
            </w:r>
            <w:r w:rsidR="007F0DF6">
              <w:rPr>
                <w:noProof/>
                <w:webHidden/>
              </w:rPr>
              <w:instrText xml:space="preserve"> PAGEREF _Toc65097010 \h </w:instrText>
            </w:r>
            <w:r w:rsidR="007F0DF6">
              <w:rPr>
                <w:noProof/>
                <w:webHidden/>
              </w:rPr>
            </w:r>
            <w:r w:rsidR="007F0DF6">
              <w:rPr>
                <w:noProof/>
                <w:webHidden/>
              </w:rPr>
              <w:fldChar w:fldCharType="separate"/>
            </w:r>
            <w:r w:rsidR="007F0DF6">
              <w:rPr>
                <w:noProof/>
                <w:webHidden/>
              </w:rPr>
              <w:t>7</w:t>
            </w:r>
            <w:r w:rsidR="007F0DF6">
              <w:rPr>
                <w:noProof/>
                <w:webHidden/>
              </w:rPr>
              <w:fldChar w:fldCharType="end"/>
            </w:r>
          </w:hyperlink>
        </w:p>
        <w:p w:rsidR="007F0DF6" w:rsidRDefault="00D70E44" w14:paraId="1833A2AC" w14:textId="59DF7FA0">
          <w:pPr>
            <w:pStyle w:val="TOC2"/>
            <w:tabs>
              <w:tab w:val="right" w:leader="dot" w:pos="9350"/>
            </w:tabs>
            <w:rPr>
              <w:rFonts w:cstheme="minorBidi"/>
              <w:b w:val="0"/>
              <w:bCs w:val="0"/>
              <w:noProof/>
              <w:sz w:val="24"/>
              <w:szCs w:val="24"/>
            </w:rPr>
          </w:pPr>
          <w:hyperlink w:history="1" w:anchor="_Toc65097011">
            <w:r w:rsidRPr="00B54C0E" w:rsidR="007F0DF6">
              <w:rPr>
                <w:rStyle w:val="Hyperlink"/>
                <w:noProof/>
              </w:rPr>
              <w:t>Google’s Dialogflow development console</w:t>
            </w:r>
            <w:r w:rsidR="007F0DF6">
              <w:rPr>
                <w:noProof/>
                <w:webHidden/>
              </w:rPr>
              <w:tab/>
            </w:r>
            <w:r w:rsidR="007F0DF6">
              <w:rPr>
                <w:noProof/>
                <w:webHidden/>
              </w:rPr>
              <w:fldChar w:fldCharType="begin"/>
            </w:r>
            <w:r w:rsidR="007F0DF6">
              <w:rPr>
                <w:noProof/>
                <w:webHidden/>
              </w:rPr>
              <w:instrText xml:space="preserve"> PAGEREF _Toc65097011 \h </w:instrText>
            </w:r>
            <w:r w:rsidR="007F0DF6">
              <w:rPr>
                <w:noProof/>
                <w:webHidden/>
              </w:rPr>
            </w:r>
            <w:r w:rsidR="007F0DF6">
              <w:rPr>
                <w:noProof/>
                <w:webHidden/>
              </w:rPr>
              <w:fldChar w:fldCharType="separate"/>
            </w:r>
            <w:r w:rsidR="007F0DF6">
              <w:rPr>
                <w:noProof/>
                <w:webHidden/>
              </w:rPr>
              <w:t>7</w:t>
            </w:r>
            <w:r w:rsidR="007F0DF6">
              <w:rPr>
                <w:noProof/>
                <w:webHidden/>
              </w:rPr>
              <w:fldChar w:fldCharType="end"/>
            </w:r>
          </w:hyperlink>
        </w:p>
        <w:p w:rsidR="007F0DF6" w:rsidRDefault="00D70E44" w14:paraId="0FF46ECA" w14:textId="56C4B63D">
          <w:pPr>
            <w:pStyle w:val="TOC1"/>
            <w:rPr>
              <w:rFonts w:cstheme="minorBidi"/>
              <w:b w:val="0"/>
              <w:bCs w:val="0"/>
              <w:i w:val="0"/>
              <w:iCs w:val="0"/>
              <w:noProof/>
            </w:rPr>
          </w:pPr>
          <w:hyperlink w:history="1" w:anchor="_Toc65097012">
            <w:r w:rsidRPr="00B54C0E" w:rsidR="007F0DF6">
              <w:rPr>
                <w:rStyle w:val="Hyperlink"/>
                <w:noProof/>
              </w:rPr>
              <w:t>Project Deliverables and Milestones</w:t>
            </w:r>
            <w:r w:rsidR="007F0DF6">
              <w:rPr>
                <w:noProof/>
                <w:webHidden/>
              </w:rPr>
              <w:tab/>
            </w:r>
            <w:r w:rsidR="007F0DF6">
              <w:rPr>
                <w:noProof/>
                <w:webHidden/>
              </w:rPr>
              <w:fldChar w:fldCharType="begin"/>
            </w:r>
            <w:r w:rsidR="007F0DF6">
              <w:rPr>
                <w:noProof/>
                <w:webHidden/>
              </w:rPr>
              <w:instrText xml:space="preserve"> PAGEREF _Toc65097012 \h </w:instrText>
            </w:r>
            <w:r w:rsidR="007F0DF6">
              <w:rPr>
                <w:noProof/>
                <w:webHidden/>
              </w:rPr>
            </w:r>
            <w:r w:rsidR="007F0DF6">
              <w:rPr>
                <w:noProof/>
                <w:webHidden/>
              </w:rPr>
              <w:fldChar w:fldCharType="separate"/>
            </w:r>
            <w:r w:rsidR="007F0DF6">
              <w:rPr>
                <w:noProof/>
                <w:webHidden/>
              </w:rPr>
              <w:t>7</w:t>
            </w:r>
            <w:r w:rsidR="007F0DF6">
              <w:rPr>
                <w:noProof/>
                <w:webHidden/>
              </w:rPr>
              <w:fldChar w:fldCharType="end"/>
            </w:r>
          </w:hyperlink>
        </w:p>
        <w:p w:rsidR="007F0DF6" w:rsidRDefault="00D70E44" w14:paraId="2F4AE7BE" w14:textId="0BC6B51E">
          <w:pPr>
            <w:pStyle w:val="TOC1"/>
            <w:rPr>
              <w:rFonts w:cstheme="minorBidi"/>
              <w:b w:val="0"/>
              <w:bCs w:val="0"/>
              <w:i w:val="0"/>
              <w:iCs w:val="0"/>
              <w:noProof/>
            </w:rPr>
          </w:pPr>
          <w:hyperlink w:history="1" w:anchor="_Toc65097013">
            <w:r w:rsidRPr="00B54C0E" w:rsidR="007F0DF6">
              <w:rPr>
                <w:rStyle w:val="Hyperlink"/>
                <w:noProof/>
              </w:rPr>
              <w:t>Definitions of Acronyms and Abbreviations</w:t>
            </w:r>
            <w:r w:rsidR="007F0DF6">
              <w:rPr>
                <w:noProof/>
                <w:webHidden/>
              </w:rPr>
              <w:tab/>
            </w:r>
            <w:r w:rsidR="007F0DF6">
              <w:rPr>
                <w:noProof/>
                <w:webHidden/>
              </w:rPr>
              <w:fldChar w:fldCharType="begin"/>
            </w:r>
            <w:r w:rsidR="007F0DF6">
              <w:rPr>
                <w:noProof/>
                <w:webHidden/>
              </w:rPr>
              <w:instrText xml:space="preserve"> PAGEREF _Toc65097013 \h </w:instrText>
            </w:r>
            <w:r w:rsidR="007F0DF6">
              <w:rPr>
                <w:noProof/>
                <w:webHidden/>
              </w:rPr>
            </w:r>
            <w:r w:rsidR="007F0DF6">
              <w:rPr>
                <w:noProof/>
                <w:webHidden/>
              </w:rPr>
              <w:fldChar w:fldCharType="separate"/>
            </w:r>
            <w:r w:rsidR="007F0DF6">
              <w:rPr>
                <w:noProof/>
                <w:webHidden/>
              </w:rPr>
              <w:t>9</w:t>
            </w:r>
            <w:r w:rsidR="007F0DF6">
              <w:rPr>
                <w:noProof/>
                <w:webHidden/>
              </w:rPr>
              <w:fldChar w:fldCharType="end"/>
            </w:r>
          </w:hyperlink>
        </w:p>
        <w:p w:rsidR="007F0DF6" w:rsidRDefault="00D70E44" w14:paraId="67A92BE1" w14:textId="1DDCCE01">
          <w:pPr>
            <w:pStyle w:val="TOC1"/>
            <w:rPr>
              <w:rFonts w:cstheme="minorBidi"/>
              <w:b w:val="0"/>
              <w:bCs w:val="0"/>
              <w:i w:val="0"/>
              <w:iCs w:val="0"/>
              <w:noProof/>
            </w:rPr>
          </w:pPr>
          <w:hyperlink w:history="1" w:anchor="_Toc65097014">
            <w:r w:rsidRPr="00B54C0E" w:rsidR="007F0DF6">
              <w:rPr>
                <w:rStyle w:val="Hyperlink"/>
                <w:noProof/>
              </w:rPr>
              <w:t>Scope Management Plan</w:t>
            </w:r>
            <w:r w:rsidR="007F0DF6">
              <w:rPr>
                <w:noProof/>
                <w:webHidden/>
              </w:rPr>
              <w:tab/>
            </w:r>
            <w:r w:rsidR="007F0DF6">
              <w:rPr>
                <w:noProof/>
                <w:webHidden/>
              </w:rPr>
              <w:fldChar w:fldCharType="begin"/>
            </w:r>
            <w:r w:rsidR="007F0DF6">
              <w:rPr>
                <w:noProof/>
                <w:webHidden/>
              </w:rPr>
              <w:instrText xml:space="preserve"> PAGEREF _Toc65097014 \h </w:instrText>
            </w:r>
            <w:r w:rsidR="007F0DF6">
              <w:rPr>
                <w:noProof/>
                <w:webHidden/>
              </w:rPr>
            </w:r>
            <w:r w:rsidR="007F0DF6">
              <w:rPr>
                <w:noProof/>
                <w:webHidden/>
              </w:rPr>
              <w:fldChar w:fldCharType="separate"/>
            </w:r>
            <w:r w:rsidR="007F0DF6">
              <w:rPr>
                <w:noProof/>
                <w:webHidden/>
              </w:rPr>
              <w:t>9</w:t>
            </w:r>
            <w:r w:rsidR="007F0DF6">
              <w:rPr>
                <w:noProof/>
                <w:webHidden/>
              </w:rPr>
              <w:fldChar w:fldCharType="end"/>
            </w:r>
          </w:hyperlink>
        </w:p>
        <w:p w:rsidR="007F0DF6" w:rsidRDefault="00D70E44" w14:paraId="600537FE" w14:textId="728B1951">
          <w:pPr>
            <w:pStyle w:val="TOC2"/>
            <w:tabs>
              <w:tab w:val="right" w:leader="dot" w:pos="9350"/>
            </w:tabs>
            <w:rPr>
              <w:rFonts w:cstheme="minorBidi"/>
              <w:b w:val="0"/>
              <w:bCs w:val="0"/>
              <w:noProof/>
              <w:sz w:val="24"/>
              <w:szCs w:val="24"/>
            </w:rPr>
          </w:pPr>
          <w:hyperlink w:history="1" w:anchor="_Toc65097015">
            <w:r w:rsidRPr="00B54C0E" w:rsidR="007F0DF6">
              <w:rPr>
                <w:rStyle w:val="Hyperlink"/>
                <w:noProof/>
              </w:rPr>
              <w:t>Project In-Scope Activities</w:t>
            </w:r>
            <w:r w:rsidR="007F0DF6">
              <w:rPr>
                <w:noProof/>
                <w:webHidden/>
              </w:rPr>
              <w:tab/>
            </w:r>
            <w:r w:rsidR="007F0DF6">
              <w:rPr>
                <w:noProof/>
                <w:webHidden/>
              </w:rPr>
              <w:fldChar w:fldCharType="begin"/>
            </w:r>
            <w:r w:rsidR="007F0DF6">
              <w:rPr>
                <w:noProof/>
                <w:webHidden/>
              </w:rPr>
              <w:instrText xml:space="preserve"> PAGEREF _Toc65097015 \h </w:instrText>
            </w:r>
            <w:r w:rsidR="007F0DF6">
              <w:rPr>
                <w:noProof/>
                <w:webHidden/>
              </w:rPr>
            </w:r>
            <w:r w:rsidR="007F0DF6">
              <w:rPr>
                <w:noProof/>
                <w:webHidden/>
              </w:rPr>
              <w:fldChar w:fldCharType="separate"/>
            </w:r>
            <w:r w:rsidR="007F0DF6">
              <w:rPr>
                <w:noProof/>
                <w:webHidden/>
              </w:rPr>
              <w:t>9</w:t>
            </w:r>
            <w:r w:rsidR="007F0DF6">
              <w:rPr>
                <w:noProof/>
                <w:webHidden/>
              </w:rPr>
              <w:fldChar w:fldCharType="end"/>
            </w:r>
          </w:hyperlink>
        </w:p>
        <w:p w:rsidR="007F0DF6" w:rsidRDefault="00D70E44" w14:paraId="434202A2" w14:textId="69291187">
          <w:pPr>
            <w:pStyle w:val="TOC2"/>
            <w:tabs>
              <w:tab w:val="right" w:leader="dot" w:pos="9350"/>
            </w:tabs>
            <w:rPr>
              <w:rFonts w:cstheme="minorBidi"/>
              <w:b w:val="0"/>
              <w:bCs w:val="0"/>
              <w:noProof/>
              <w:sz w:val="24"/>
              <w:szCs w:val="24"/>
            </w:rPr>
          </w:pPr>
          <w:hyperlink w:history="1" w:anchor="_Toc65097016">
            <w:r w:rsidRPr="00B54C0E" w:rsidR="007F0DF6">
              <w:rPr>
                <w:rStyle w:val="Hyperlink"/>
                <w:noProof/>
              </w:rPr>
              <w:t>Project Out-of-Scope Activities</w:t>
            </w:r>
            <w:r w:rsidR="007F0DF6">
              <w:rPr>
                <w:noProof/>
                <w:webHidden/>
              </w:rPr>
              <w:tab/>
            </w:r>
            <w:r w:rsidR="007F0DF6">
              <w:rPr>
                <w:noProof/>
                <w:webHidden/>
              </w:rPr>
              <w:fldChar w:fldCharType="begin"/>
            </w:r>
            <w:r w:rsidR="007F0DF6">
              <w:rPr>
                <w:noProof/>
                <w:webHidden/>
              </w:rPr>
              <w:instrText xml:space="preserve"> PAGEREF _Toc65097016 \h </w:instrText>
            </w:r>
            <w:r w:rsidR="007F0DF6">
              <w:rPr>
                <w:noProof/>
                <w:webHidden/>
              </w:rPr>
            </w:r>
            <w:r w:rsidR="007F0DF6">
              <w:rPr>
                <w:noProof/>
                <w:webHidden/>
              </w:rPr>
              <w:fldChar w:fldCharType="separate"/>
            </w:r>
            <w:r w:rsidR="007F0DF6">
              <w:rPr>
                <w:noProof/>
                <w:webHidden/>
              </w:rPr>
              <w:t>10</w:t>
            </w:r>
            <w:r w:rsidR="007F0DF6">
              <w:rPr>
                <w:noProof/>
                <w:webHidden/>
              </w:rPr>
              <w:fldChar w:fldCharType="end"/>
            </w:r>
          </w:hyperlink>
        </w:p>
        <w:p w:rsidR="007F0DF6" w:rsidRDefault="00D70E44" w14:paraId="566BE840" w14:textId="05C91005">
          <w:pPr>
            <w:pStyle w:val="TOC2"/>
            <w:tabs>
              <w:tab w:val="right" w:leader="dot" w:pos="9350"/>
            </w:tabs>
            <w:rPr>
              <w:rFonts w:cstheme="minorBidi"/>
              <w:b w:val="0"/>
              <w:bCs w:val="0"/>
              <w:noProof/>
              <w:sz w:val="24"/>
              <w:szCs w:val="24"/>
            </w:rPr>
          </w:pPr>
          <w:hyperlink w:history="1" w:anchor="_Toc65097017">
            <w:r w:rsidRPr="00B54C0E" w:rsidR="007F0DF6">
              <w:rPr>
                <w:rStyle w:val="Hyperlink"/>
                <w:noProof/>
              </w:rPr>
              <w:t>Success Criteria</w:t>
            </w:r>
            <w:r w:rsidR="007F0DF6">
              <w:rPr>
                <w:noProof/>
                <w:webHidden/>
              </w:rPr>
              <w:tab/>
            </w:r>
            <w:r w:rsidR="007F0DF6">
              <w:rPr>
                <w:noProof/>
                <w:webHidden/>
              </w:rPr>
              <w:fldChar w:fldCharType="begin"/>
            </w:r>
            <w:r w:rsidR="007F0DF6">
              <w:rPr>
                <w:noProof/>
                <w:webHidden/>
              </w:rPr>
              <w:instrText xml:space="preserve"> PAGEREF _Toc65097017 \h </w:instrText>
            </w:r>
            <w:r w:rsidR="007F0DF6">
              <w:rPr>
                <w:noProof/>
                <w:webHidden/>
              </w:rPr>
            </w:r>
            <w:r w:rsidR="007F0DF6">
              <w:rPr>
                <w:noProof/>
                <w:webHidden/>
              </w:rPr>
              <w:fldChar w:fldCharType="separate"/>
            </w:r>
            <w:r w:rsidR="007F0DF6">
              <w:rPr>
                <w:noProof/>
                <w:webHidden/>
              </w:rPr>
              <w:t>10</w:t>
            </w:r>
            <w:r w:rsidR="007F0DF6">
              <w:rPr>
                <w:noProof/>
                <w:webHidden/>
              </w:rPr>
              <w:fldChar w:fldCharType="end"/>
            </w:r>
          </w:hyperlink>
        </w:p>
        <w:p w:rsidR="007F0DF6" w:rsidRDefault="00D70E44" w14:paraId="04B9D292" w14:textId="66F0805D">
          <w:pPr>
            <w:pStyle w:val="TOC2"/>
            <w:tabs>
              <w:tab w:val="right" w:leader="dot" w:pos="9350"/>
            </w:tabs>
            <w:rPr>
              <w:rFonts w:cstheme="minorBidi"/>
              <w:b w:val="0"/>
              <w:bCs w:val="0"/>
              <w:noProof/>
              <w:sz w:val="24"/>
              <w:szCs w:val="24"/>
            </w:rPr>
          </w:pPr>
          <w:hyperlink w:history="1" w:anchor="_Toc65097018">
            <w:r w:rsidRPr="00B54C0E" w:rsidR="007F0DF6">
              <w:rPr>
                <w:rStyle w:val="Hyperlink"/>
                <w:noProof/>
              </w:rPr>
              <w:t>Project Assumptions</w:t>
            </w:r>
            <w:r w:rsidR="007F0DF6">
              <w:rPr>
                <w:noProof/>
                <w:webHidden/>
              </w:rPr>
              <w:tab/>
            </w:r>
            <w:r w:rsidR="007F0DF6">
              <w:rPr>
                <w:noProof/>
                <w:webHidden/>
              </w:rPr>
              <w:fldChar w:fldCharType="begin"/>
            </w:r>
            <w:r w:rsidR="007F0DF6">
              <w:rPr>
                <w:noProof/>
                <w:webHidden/>
              </w:rPr>
              <w:instrText xml:space="preserve"> PAGEREF _Toc65097018 \h </w:instrText>
            </w:r>
            <w:r w:rsidR="007F0DF6">
              <w:rPr>
                <w:noProof/>
                <w:webHidden/>
              </w:rPr>
            </w:r>
            <w:r w:rsidR="007F0DF6">
              <w:rPr>
                <w:noProof/>
                <w:webHidden/>
              </w:rPr>
              <w:fldChar w:fldCharType="separate"/>
            </w:r>
            <w:r w:rsidR="007F0DF6">
              <w:rPr>
                <w:noProof/>
                <w:webHidden/>
              </w:rPr>
              <w:t>11</w:t>
            </w:r>
            <w:r w:rsidR="007F0DF6">
              <w:rPr>
                <w:noProof/>
                <w:webHidden/>
              </w:rPr>
              <w:fldChar w:fldCharType="end"/>
            </w:r>
          </w:hyperlink>
        </w:p>
        <w:p w:rsidR="007F0DF6" w:rsidRDefault="00D70E44" w14:paraId="67CFCD0E" w14:textId="1E2429C6">
          <w:pPr>
            <w:pStyle w:val="TOC2"/>
            <w:tabs>
              <w:tab w:val="right" w:leader="dot" w:pos="9350"/>
            </w:tabs>
            <w:rPr>
              <w:rFonts w:cstheme="minorBidi"/>
              <w:b w:val="0"/>
              <w:bCs w:val="0"/>
              <w:noProof/>
              <w:sz w:val="24"/>
              <w:szCs w:val="24"/>
            </w:rPr>
          </w:pPr>
          <w:hyperlink w:history="1" w:anchor="_Toc65097019">
            <w:r w:rsidRPr="00B54C0E" w:rsidR="007F0DF6">
              <w:rPr>
                <w:rStyle w:val="Hyperlink"/>
                <w:noProof/>
              </w:rPr>
              <w:t>Project Dependencies</w:t>
            </w:r>
            <w:r w:rsidR="007F0DF6">
              <w:rPr>
                <w:noProof/>
                <w:webHidden/>
              </w:rPr>
              <w:tab/>
            </w:r>
            <w:r w:rsidR="007F0DF6">
              <w:rPr>
                <w:noProof/>
                <w:webHidden/>
              </w:rPr>
              <w:fldChar w:fldCharType="begin"/>
            </w:r>
            <w:r w:rsidR="007F0DF6">
              <w:rPr>
                <w:noProof/>
                <w:webHidden/>
              </w:rPr>
              <w:instrText xml:space="preserve"> PAGEREF _Toc65097019 \h </w:instrText>
            </w:r>
            <w:r w:rsidR="007F0DF6">
              <w:rPr>
                <w:noProof/>
                <w:webHidden/>
              </w:rPr>
            </w:r>
            <w:r w:rsidR="007F0DF6">
              <w:rPr>
                <w:noProof/>
                <w:webHidden/>
              </w:rPr>
              <w:fldChar w:fldCharType="separate"/>
            </w:r>
            <w:r w:rsidR="007F0DF6">
              <w:rPr>
                <w:noProof/>
                <w:webHidden/>
              </w:rPr>
              <w:t>11</w:t>
            </w:r>
            <w:r w:rsidR="007F0DF6">
              <w:rPr>
                <w:noProof/>
                <w:webHidden/>
              </w:rPr>
              <w:fldChar w:fldCharType="end"/>
            </w:r>
          </w:hyperlink>
        </w:p>
        <w:p w:rsidR="007F0DF6" w:rsidRDefault="00D70E44" w14:paraId="29FA7DC2" w14:textId="6C5E7333">
          <w:pPr>
            <w:pStyle w:val="TOC2"/>
            <w:tabs>
              <w:tab w:val="right" w:leader="dot" w:pos="9350"/>
            </w:tabs>
            <w:rPr>
              <w:rFonts w:cstheme="minorBidi"/>
              <w:b w:val="0"/>
              <w:bCs w:val="0"/>
              <w:noProof/>
              <w:sz w:val="24"/>
              <w:szCs w:val="24"/>
            </w:rPr>
          </w:pPr>
          <w:hyperlink w:history="1" w:anchor="_Toc65097020">
            <w:r w:rsidRPr="00B54C0E" w:rsidR="007F0DF6">
              <w:rPr>
                <w:rStyle w:val="Hyperlink"/>
                <w:noProof/>
              </w:rPr>
              <w:t>Project Constraints</w:t>
            </w:r>
            <w:r w:rsidR="007F0DF6">
              <w:rPr>
                <w:noProof/>
                <w:webHidden/>
              </w:rPr>
              <w:tab/>
            </w:r>
            <w:r w:rsidR="007F0DF6">
              <w:rPr>
                <w:noProof/>
                <w:webHidden/>
              </w:rPr>
              <w:fldChar w:fldCharType="begin"/>
            </w:r>
            <w:r w:rsidR="007F0DF6">
              <w:rPr>
                <w:noProof/>
                <w:webHidden/>
              </w:rPr>
              <w:instrText xml:space="preserve"> PAGEREF _Toc65097020 \h </w:instrText>
            </w:r>
            <w:r w:rsidR="007F0DF6">
              <w:rPr>
                <w:noProof/>
                <w:webHidden/>
              </w:rPr>
            </w:r>
            <w:r w:rsidR="007F0DF6">
              <w:rPr>
                <w:noProof/>
                <w:webHidden/>
              </w:rPr>
              <w:fldChar w:fldCharType="separate"/>
            </w:r>
            <w:r w:rsidR="007F0DF6">
              <w:rPr>
                <w:noProof/>
                <w:webHidden/>
              </w:rPr>
              <w:t>11</w:t>
            </w:r>
            <w:r w:rsidR="007F0DF6">
              <w:rPr>
                <w:noProof/>
                <w:webHidden/>
              </w:rPr>
              <w:fldChar w:fldCharType="end"/>
            </w:r>
          </w:hyperlink>
        </w:p>
        <w:p w:rsidR="007F0DF6" w:rsidRDefault="00D70E44" w14:paraId="09B755FE" w14:textId="27F29D6F">
          <w:pPr>
            <w:pStyle w:val="TOC1"/>
            <w:rPr>
              <w:rFonts w:cstheme="minorBidi"/>
              <w:b w:val="0"/>
              <w:bCs w:val="0"/>
              <w:i w:val="0"/>
              <w:iCs w:val="0"/>
              <w:noProof/>
            </w:rPr>
          </w:pPr>
          <w:hyperlink w:history="1" w:anchor="_Toc65097021">
            <w:r w:rsidRPr="00B54C0E" w:rsidR="007F0DF6">
              <w:rPr>
                <w:rStyle w:val="Hyperlink"/>
                <w:noProof/>
              </w:rPr>
              <w:t>Project Approach</w:t>
            </w:r>
            <w:r w:rsidR="007F0DF6">
              <w:rPr>
                <w:noProof/>
                <w:webHidden/>
              </w:rPr>
              <w:tab/>
            </w:r>
            <w:r w:rsidR="007F0DF6">
              <w:rPr>
                <w:noProof/>
                <w:webHidden/>
              </w:rPr>
              <w:fldChar w:fldCharType="begin"/>
            </w:r>
            <w:r w:rsidR="007F0DF6">
              <w:rPr>
                <w:noProof/>
                <w:webHidden/>
              </w:rPr>
              <w:instrText xml:space="preserve"> PAGEREF _Toc65097021 \h </w:instrText>
            </w:r>
            <w:r w:rsidR="007F0DF6">
              <w:rPr>
                <w:noProof/>
                <w:webHidden/>
              </w:rPr>
            </w:r>
            <w:r w:rsidR="007F0DF6">
              <w:rPr>
                <w:noProof/>
                <w:webHidden/>
              </w:rPr>
              <w:fldChar w:fldCharType="separate"/>
            </w:r>
            <w:r w:rsidR="007F0DF6">
              <w:rPr>
                <w:noProof/>
                <w:webHidden/>
              </w:rPr>
              <w:t>12</w:t>
            </w:r>
            <w:r w:rsidR="007F0DF6">
              <w:rPr>
                <w:noProof/>
                <w:webHidden/>
              </w:rPr>
              <w:fldChar w:fldCharType="end"/>
            </w:r>
          </w:hyperlink>
        </w:p>
        <w:p w:rsidR="007F0DF6" w:rsidRDefault="00D70E44" w14:paraId="596AB4EF" w14:textId="3623FCE6">
          <w:pPr>
            <w:pStyle w:val="TOC2"/>
            <w:tabs>
              <w:tab w:val="right" w:leader="dot" w:pos="9350"/>
            </w:tabs>
            <w:rPr>
              <w:rFonts w:cstheme="minorBidi"/>
              <w:b w:val="0"/>
              <w:bCs w:val="0"/>
              <w:noProof/>
              <w:sz w:val="24"/>
              <w:szCs w:val="24"/>
            </w:rPr>
          </w:pPr>
          <w:hyperlink w:history="1" w:anchor="_Toc65097022">
            <w:r w:rsidRPr="00B54C0E" w:rsidR="007F0DF6">
              <w:rPr>
                <w:rStyle w:val="Hyperlink"/>
                <w:noProof/>
              </w:rPr>
              <w:t>Project timeline (Gannt Chart)</w:t>
            </w:r>
            <w:r w:rsidR="007F0DF6">
              <w:rPr>
                <w:noProof/>
                <w:webHidden/>
              </w:rPr>
              <w:tab/>
            </w:r>
            <w:r w:rsidR="007F0DF6">
              <w:rPr>
                <w:noProof/>
                <w:webHidden/>
              </w:rPr>
              <w:fldChar w:fldCharType="begin"/>
            </w:r>
            <w:r w:rsidR="007F0DF6">
              <w:rPr>
                <w:noProof/>
                <w:webHidden/>
              </w:rPr>
              <w:instrText xml:space="preserve"> PAGEREF _Toc65097022 \h </w:instrText>
            </w:r>
            <w:r w:rsidR="007F0DF6">
              <w:rPr>
                <w:noProof/>
                <w:webHidden/>
              </w:rPr>
            </w:r>
            <w:r w:rsidR="007F0DF6">
              <w:rPr>
                <w:noProof/>
                <w:webHidden/>
              </w:rPr>
              <w:fldChar w:fldCharType="separate"/>
            </w:r>
            <w:r w:rsidR="007F0DF6">
              <w:rPr>
                <w:noProof/>
                <w:webHidden/>
              </w:rPr>
              <w:t>12</w:t>
            </w:r>
            <w:r w:rsidR="007F0DF6">
              <w:rPr>
                <w:noProof/>
                <w:webHidden/>
              </w:rPr>
              <w:fldChar w:fldCharType="end"/>
            </w:r>
          </w:hyperlink>
        </w:p>
        <w:p w:rsidR="007F0DF6" w:rsidRDefault="00D70E44" w14:paraId="6DAC0F7C" w14:textId="6A7E5AAB">
          <w:pPr>
            <w:pStyle w:val="TOC2"/>
            <w:tabs>
              <w:tab w:val="right" w:leader="dot" w:pos="9350"/>
            </w:tabs>
            <w:rPr>
              <w:rFonts w:cstheme="minorBidi"/>
              <w:b w:val="0"/>
              <w:bCs w:val="0"/>
              <w:noProof/>
              <w:sz w:val="24"/>
              <w:szCs w:val="24"/>
            </w:rPr>
          </w:pPr>
          <w:hyperlink w:history="1" w:anchor="_Toc65097023">
            <w:r w:rsidRPr="00B54C0E" w:rsidR="007F0DF6">
              <w:rPr>
                <w:rStyle w:val="Hyperlink"/>
                <w:noProof/>
              </w:rPr>
              <w:t>Project Work Breakdown</w:t>
            </w:r>
            <w:r w:rsidR="007F0DF6">
              <w:rPr>
                <w:noProof/>
                <w:webHidden/>
              </w:rPr>
              <w:tab/>
            </w:r>
            <w:r w:rsidR="007F0DF6">
              <w:rPr>
                <w:noProof/>
                <w:webHidden/>
              </w:rPr>
              <w:fldChar w:fldCharType="begin"/>
            </w:r>
            <w:r w:rsidR="007F0DF6">
              <w:rPr>
                <w:noProof/>
                <w:webHidden/>
              </w:rPr>
              <w:instrText xml:space="preserve"> PAGEREF _Toc65097023 \h </w:instrText>
            </w:r>
            <w:r w:rsidR="007F0DF6">
              <w:rPr>
                <w:noProof/>
                <w:webHidden/>
              </w:rPr>
            </w:r>
            <w:r w:rsidR="007F0DF6">
              <w:rPr>
                <w:noProof/>
                <w:webHidden/>
              </w:rPr>
              <w:fldChar w:fldCharType="separate"/>
            </w:r>
            <w:r w:rsidR="007F0DF6">
              <w:rPr>
                <w:noProof/>
                <w:webHidden/>
              </w:rPr>
              <w:t>12</w:t>
            </w:r>
            <w:r w:rsidR="007F0DF6">
              <w:rPr>
                <w:noProof/>
                <w:webHidden/>
              </w:rPr>
              <w:fldChar w:fldCharType="end"/>
            </w:r>
          </w:hyperlink>
        </w:p>
        <w:p w:rsidR="007F0DF6" w:rsidRDefault="00D70E44" w14:paraId="7CDB0001" w14:textId="632D9338">
          <w:pPr>
            <w:pStyle w:val="TOC2"/>
            <w:tabs>
              <w:tab w:val="right" w:leader="dot" w:pos="9350"/>
            </w:tabs>
            <w:rPr>
              <w:rFonts w:cstheme="minorBidi"/>
              <w:b w:val="0"/>
              <w:bCs w:val="0"/>
              <w:noProof/>
              <w:sz w:val="24"/>
              <w:szCs w:val="24"/>
            </w:rPr>
          </w:pPr>
          <w:hyperlink w:history="1" w:anchor="_Toc65097024">
            <w:r w:rsidRPr="00B54C0E" w:rsidR="007F0DF6">
              <w:rPr>
                <w:rStyle w:val="Hyperlink"/>
                <w:noProof/>
              </w:rPr>
              <w:t>Sprint 1</w:t>
            </w:r>
            <w:r w:rsidR="007F0DF6">
              <w:rPr>
                <w:noProof/>
                <w:webHidden/>
              </w:rPr>
              <w:tab/>
            </w:r>
            <w:r w:rsidR="007F0DF6">
              <w:rPr>
                <w:noProof/>
                <w:webHidden/>
              </w:rPr>
              <w:fldChar w:fldCharType="begin"/>
            </w:r>
            <w:r w:rsidR="007F0DF6">
              <w:rPr>
                <w:noProof/>
                <w:webHidden/>
              </w:rPr>
              <w:instrText xml:space="preserve"> PAGEREF _Toc65097024 \h </w:instrText>
            </w:r>
            <w:r w:rsidR="007F0DF6">
              <w:rPr>
                <w:noProof/>
                <w:webHidden/>
              </w:rPr>
            </w:r>
            <w:r w:rsidR="007F0DF6">
              <w:rPr>
                <w:noProof/>
                <w:webHidden/>
              </w:rPr>
              <w:fldChar w:fldCharType="separate"/>
            </w:r>
            <w:r w:rsidR="007F0DF6">
              <w:rPr>
                <w:noProof/>
                <w:webHidden/>
              </w:rPr>
              <w:t>13</w:t>
            </w:r>
            <w:r w:rsidR="007F0DF6">
              <w:rPr>
                <w:noProof/>
                <w:webHidden/>
              </w:rPr>
              <w:fldChar w:fldCharType="end"/>
            </w:r>
          </w:hyperlink>
        </w:p>
        <w:p w:rsidR="007F0DF6" w:rsidRDefault="00D70E44" w14:paraId="789C1F38" w14:textId="2DE84D62">
          <w:pPr>
            <w:pStyle w:val="TOC2"/>
            <w:tabs>
              <w:tab w:val="right" w:leader="dot" w:pos="9350"/>
            </w:tabs>
            <w:rPr>
              <w:rFonts w:cstheme="minorBidi"/>
              <w:b w:val="0"/>
              <w:bCs w:val="0"/>
              <w:noProof/>
              <w:sz w:val="24"/>
              <w:szCs w:val="24"/>
            </w:rPr>
          </w:pPr>
          <w:hyperlink w:history="1" w:anchor="_Toc65097025">
            <w:r w:rsidRPr="00B54C0E" w:rsidR="007F0DF6">
              <w:rPr>
                <w:rStyle w:val="Hyperlink"/>
                <w:noProof/>
              </w:rPr>
              <w:t>Sprint 2</w:t>
            </w:r>
            <w:r w:rsidR="007F0DF6">
              <w:rPr>
                <w:noProof/>
                <w:webHidden/>
              </w:rPr>
              <w:tab/>
            </w:r>
            <w:r w:rsidR="007F0DF6">
              <w:rPr>
                <w:noProof/>
                <w:webHidden/>
              </w:rPr>
              <w:fldChar w:fldCharType="begin"/>
            </w:r>
            <w:r w:rsidR="007F0DF6">
              <w:rPr>
                <w:noProof/>
                <w:webHidden/>
              </w:rPr>
              <w:instrText xml:space="preserve"> PAGEREF _Toc65097025 \h </w:instrText>
            </w:r>
            <w:r w:rsidR="007F0DF6">
              <w:rPr>
                <w:noProof/>
                <w:webHidden/>
              </w:rPr>
            </w:r>
            <w:r w:rsidR="007F0DF6">
              <w:rPr>
                <w:noProof/>
                <w:webHidden/>
              </w:rPr>
              <w:fldChar w:fldCharType="separate"/>
            </w:r>
            <w:r w:rsidR="007F0DF6">
              <w:rPr>
                <w:noProof/>
                <w:webHidden/>
              </w:rPr>
              <w:t>13</w:t>
            </w:r>
            <w:r w:rsidR="007F0DF6">
              <w:rPr>
                <w:noProof/>
                <w:webHidden/>
              </w:rPr>
              <w:fldChar w:fldCharType="end"/>
            </w:r>
          </w:hyperlink>
        </w:p>
        <w:p w:rsidR="007F0DF6" w:rsidRDefault="00D70E44" w14:paraId="1866A719" w14:textId="7F6FA1AC">
          <w:pPr>
            <w:pStyle w:val="TOC2"/>
            <w:tabs>
              <w:tab w:val="right" w:leader="dot" w:pos="9350"/>
            </w:tabs>
            <w:rPr>
              <w:rFonts w:cstheme="minorBidi"/>
              <w:b w:val="0"/>
              <w:bCs w:val="0"/>
              <w:noProof/>
              <w:sz w:val="24"/>
              <w:szCs w:val="24"/>
            </w:rPr>
          </w:pPr>
          <w:hyperlink w:history="1" w:anchor="_Toc65097026">
            <w:r w:rsidRPr="00B54C0E" w:rsidR="007F0DF6">
              <w:rPr>
                <w:rStyle w:val="Hyperlink"/>
                <w:noProof/>
              </w:rPr>
              <w:t>Sprint 3</w:t>
            </w:r>
            <w:r w:rsidR="007F0DF6">
              <w:rPr>
                <w:noProof/>
                <w:webHidden/>
              </w:rPr>
              <w:tab/>
            </w:r>
            <w:r w:rsidR="007F0DF6">
              <w:rPr>
                <w:noProof/>
                <w:webHidden/>
              </w:rPr>
              <w:fldChar w:fldCharType="begin"/>
            </w:r>
            <w:r w:rsidR="007F0DF6">
              <w:rPr>
                <w:noProof/>
                <w:webHidden/>
              </w:rPr>
              <w:instrText xml:space="preserve"> PAGEREF _Toc65097026 \h </w:instrText>
            </w:r>
            <w:r w:rsidR="007F0DF6">
              <w:rPr>
                <w:noProof/>
                <w:webHidden/>
              </w:rPr>
            </w:r>
            <w:r w:rsidR="007F0DF6">
              <w:rPr>
                <w:noProof/>
                <w:webHidden/>
              </w:rPr>
              <w:fldChar w:fldCharType="separate"/>
            </w:r>
            <w:r w:rsidR="007F0DF6">
              <w:rPr>
                <w:noProof/>
                <w:webHidden/>
              </w:rPr>
              <w:t>13</w:t>
            </w:r>
            <w:r w:rsidR="007F0DF6">
              <w:rPr>
                <w:noProof/>
                <w:webHidden/>
              </w:rPr>
              <w:fldChar w:fldCharType="end"/>
            </w:r>
          </w:hyperlink>
        </w:p>
        <w:p w:rsidR="007F0DF6" w:rsidRDefault="00D70E44" w14:paraId="35253862" w14:textId="4B3E5BCC">
          <w:pPr>
            <w:pStyle w:val="TOC2"/>
            <w:tabs>
              <w:tab w:val="right" w:leader="dot" w:pos="9350"/>
            </w:tabs>
            <w:rPr>
              <w:rFonts w:cstheme="minorBidi"/>
              <w:b w:val="0"/>
              <w:bCs w:val="0"/>
              <w:noProof/>
              <w:sz w:val="24"/>
              <w:szCs w:val="24"/>
            </w:rPr>
          </w:pPr>
          <w:hyperlink w:history="1" w:anchor="_Toc65097027">
            <w:r w:rsidRPr="00B54C0E" w:rsidR="007F0DF6">
              <w:rPr>
                <w:rStyle w:val="Hyperlink"/>
                <w:noProof/>
              </w:rPr>
              <w:t>Sprint 4</w:t>
            </w:r>
            <w:r w:rsidR="007F0DF6">
              <w:rPr>
                <w:noProof/>
                <w:webHidden/>
              </w:rPr>
              <w:tab/>
            </w:r>
            <w:r w:rsidR="007F0DF6">
              <w:rPr>
                <w:noProof/>
                <w:webHidden/>
              </w:rPr>
              <w:fldChar w:fldCharType="begin"/>
            </w:r>
            <w:r w:rsidR="007F0DF6">
              <w:rPr>
                <w:noProof/>
                <w:webHidden/>
              </w:rPr>
              <w:instrText xml:space="preserve"> PAGEREF _Toc65097027 \h </w:instrText>
            </w:r>
            <w:r w:rsidR="007F0DF6">
              <w:rPr>
                <w:noProof/>
                <w:webHidden/>
              </w:rPr>
            </w:r>
            <w:r w:rsidR="007F0DF6">
              <w:rPr>
                <w:noProof/>
                <w:webHidden/>
              </w:rPr>
              <w:fldChar w:fldCharType="separate"/>
            </w:r>
            <w:r w:rsidR="007F0DF6">
              <w:rPr>
                <w:noProof/>
                <w:webHidden/>
              </w:rPr>
              <w:t>13</w:t>
            </w:r>
            <w:r w:rsidR="007F0DF6">
              <w:rPr>
                <w:noProof/>
                <w:webHidden/>
              </w:rPr>
              <w:fldChar w:fldCharType="end"/>
            </w:r>
          </w:hyperlink>
        </w:p>
        <w:p w:rsidR="007F0DF6" w:rsidRDefault="00D70E44" w14:paraId="6FF0DA52" w14:textId="7ACA47C8">
          <w:pPr>
            <w:pStyle w:val="TOC1"/>
            <w:rPr>
              <w:rFonts w:cstheme="minorBidi"/>
              <w:b w:val="0"/>
              <w:bCs w:val="0"/>
              <w:i w:val="0"/>
              <w:iCs w:val="0"/>
              <w:noProof/>
            </w:rPr>
          </w:pPr>
          <w:hyperlink w:history="1" w:anchor="_Toc65097028">
            <w:r w:rsidRPr="00B54C0E" w:rsidR="007F0DF6">
              <w:rPr>
                <w:rStyle w:val="Hyperlink"/>
                <w:noProof/>
              </w:rPr>
              <w:t>Requirements Management Plan</w:t>
            </w:r>
            <w:r w:rsidR="007F0DF6">
              <w:rPr>
                <w:noProof/>
                <w:webHidden/>
              </w:rPr>
              <w:tab/>
            </w:r>
            <w:r w:rsidR="007F0DF6">
              <w:rPr>
                <w:noProof/>
                <w:webHidden/>
              </w:rPr>
              <w:fldChar w:fldCharType="begin"/>
            </w:r>
            <w:r w:rsidR="007F0DF6">
              <w:rPr>
                <w:noProof/>
                <w:webHidden/>
              </w:rPr>
              <w:instrText xml:space="preserve"> PAGEREF _Toc65097028 \h </w:instrText>
            </w:r>
            <w:r w:rsidR="007F0DF6">
              <w:rPr>
                <w:noProof/>
                <w:webHidden/>
              </w:rPr>
            </w:r>
            <w:r w:rsidR="007F0DF6">
              <w:rPr>
                <w:noProof/>
                <w:webHidden/>
              </w:rPr>
              <w:fldChar w:fldCharType="separate"/>
            </w:r>
            <w:r w:rsidR="007F0DF6">
              <w:rPr>
                <w:noProof/>
                <w:webHidden/>
              </w:rPr>
              <w:t>13</w:t>
            </w:r>
            <w:r w:rsidR="007F0DF6">
              <w:rPr>
                <w:noProof/>
                <w:webHidden/>
              </w:rPr>
              <w:fldChar w:fldCharType="end"/>
            </w:r>
          </w:hyperlink>
        </w:p>
        <w:p w:rsidR="007F0DF6" w:rsidRDefault="00D70E44" w14:paraId="05F46A03" w14:textId="7351D419">
          <w:pPr>
            <w:pStyle w:val="TOC2"/>
            <w:tabs>
              <w:tab w:val="right" w:leader="dot" w:pos="9350"/>
            </w:tabs>
            <w:rPr>
              <w:rFonts w:cstheme="minorBidi"/>
              <w:b w:val="0"/>
              <w:bCs w:val="0"/>
              <w:noProof/>
              <w:sz w:val="24"/>
              <w:szCs w:val="24"/>
            </w:rPr>
          </w:pPr>
          <w:hyperlink w:history="1" w:anchor="_Toc65097029">
            <w:r w:rsidRPr="00B54C0E" w:rsidR="007F0DF6">
              <w:rPr>
                <w:rStyle w:val="Hyperlink"/>
                <w:noProof/>
              </w:rPr>
              <w:t>Pending Functional Requirements</w:t>
            </w:r>
            <w:r w:rsidR="007F0DF6">
              <w:rPr>
                <w:noProof/>
                <w:webHidden/>
              </w:rPr>
              <w:tab/>
            </w:r>
            <w:r w:rsidR="007F0DF6">
              <w:rPr>
                <w:noProof/>
                <w:webHidden/>
              </w:rPr>
              <w:fldChar w:fldCharType="begin"/>
            </w:r>
            <w:r w:rsidR="007F0DF6">
              <w:rPr>
                <w:noProof/>
                <w:webHidden/>
              </w:rPr>
              <w:instrText xml:space="preserve"> PAGEREF _Toc65097029 \h </w:instrText>
            </w:r>
            <w:r w:rsidR="007F0DF6">
              <w:rPr>
                <w:noProof/>
                <w:webHidden/>
              </w:rPr>
            </w:r>
            <w:r w:rsidR="007F0DF6">
              <w:rPr>
                <w:noProof/>
                <w:webHidden/>
              </w:rPr>
              <w:fldChar w:fldCharType="separate"/>
            </w:r>
            <w:r w:rsidR="007F0DF6">
              <w:rPr>
                <w:noProof/>
                <w:webHidden/>
              </w:rPr>
              <w:t>13</w:t>
            </w:r>
            <w:r w:rsidR="007F0DF6">
              <w:rPr>
                <w:noProof/>
                <w:webHidden/>
              </w:rPr>
              <w:fldChar w:fldCharType="end"/>
            </w:r>
          </w:hyperlink>
        </w:p>
        <w:p w:rsidR="007F0DF6" w:rsidRDefault="00D70E44" w14:paraId="0C93B010" w14:textId="3D4DF15F">
          <w:pPr>
            <w:pStyle w:val="TOC3"/>
            <w:tabs>
              <w:tab w:val="right" w:leader="dot" w:pos="9350"/>
            </w:tabs>
            <w:rPr>
              <w:rFonts w:cstheme="minorBidi"/>
              <w:noProof/>
              <w:sz w:val="24"/>
              <w:szCs w:val="24"/>
            </w:rPr>
          </w:pPr>
          <w:hyperlink w:history="1" w:anchor="_Toc65097030">
            <w:r w:rsidRPr="00B54C0E" w:rsidR="007F0DF6">
              <w:rPr>
                <w:rStyle w:val="Hyperlink"/>
                <w:noProof/>
              </w:rPr>
              <w:t>1. Use Case: Extract Name(s) from speech.</w:t>
            </w:r>
            <w:r w:rsidR="007F0DF6">
              <w:rPr>
                <w:noProof/>
                <w:webHidden/>
              </w:rPr>
              <w:tab/>
            </w:r>
            <w:r w:rsidR="007F0DF6">
              <w:rPr>
                <w:noProof/>
                <w:webHidden/>
              </w:rPr>
              <w:fldChar w:fldCharType="begin"/>
            </w:r>
            <w:r w:rsidR="007F0DF6">
              <w:rPr>
                <w:noProof/>
                <w:webHidden/>
              </w:rPr>
              <w:instrText xml:space="preserve"> PAGEREF _Toc65097030 \h </w:instrText>
            </w:r>
            <w:r w:rsidR="007F0DF6">
              <w:rPr>
                <w:noProof/>
                <w:webHidden/>
              </w:rPr>
            </w:r>
            <w:r w:rsidR="007F0DF6">
              <w:rPr>
                <w:noProof/>
                <w:webHidden/>
              </w:rPr>
              <w:fldChar w:fldCharType="separate"/>
            </w:r>
            <w:r w:rsidR="007F0DF6">
              <w:rPr>
                <w:noProof/>
                <w:webHidden/>
              </w:rPr>
              <w:t>13</w:t>
            </w:r>
            <w:r w:rsidR="007F0DF6">
              <w:rPr>
                <w:noProof/>
                <w:webHidden/>
              </w:rPr>
              <w:fldChar w:fldCharType="end"/>
            </w:r>
          </w:hyperlink>
        </w:p>
        <w:p w:rsidR="007F0DF6" w:rsidRDefault="00D70E44" w14:paraId="18D6076B" w14:textId="60996C71">
          <w:pPr>
            <w:pStyle w:val="TOC3"/>
            <w:tabs>
              <w:tab w:val="right" w:leader="dot" w:pos="9350"/>
            </w:tabs>
            <w:rPr>
              <w:rFonts w:cstheme="minorBidi"/>
              <w:noProof/>
              <w:sz w:val="24"/>
              <w:szCs w:val="24"/>
            </w:rPr>
          </w:pPr>
          <w:hyperlink w:history="1" w:anchor="_Toc65097031">
            <w:r w:rsidRPr="00B54C0E" w:rsidR="007F0DF6">
              <w:rPr>
                <w:rStyle w:val="Hyperlink"/>
                <w:noProof/>
              </w:rPr>
              <w:t>2. Use Case: Understand the user’s different intents from speech.</w:t>
            </w:r>
            <w:r w:rsidR="007F0DF6">
              <w:rPr>
                <w:noProof/>
                <w:webHidden/>
              </w:rPr>
              <w:tab/>
            </w:r>
            <w:r w:rsidR="007F0DF6">
              <w:rPr>
                <w:noProof/>
                <w:webHidden/>
              </w:rPr>
              <w:fldChar w:fldCharType="begin"/>
            </w:r>
            <w:r w:rsidR="007F0DF6">
              <w:rPr>
                <w:noProof/>
                <w:webHidden/>
              </w:rPr>
              <w:instrText xml:space="preserve"> PAGEREF _Toc65097031 \h </w:instrText>
            </w:r>
            <w:r w:rsidR="007F0DF6">
              <w:rPr>
                <w:noProof/>
                <w:webHidden/>
              </w:rPr>
            </w:r>
            <w:r w:rsidR="007F0DF6">
              <w:rPr>
                <w:noProof/>
                <w:webHidden/>
              </w:rPr>
              <w:fldChar w:fldCharType="separate"/>
            </w:r>
            <w:r w:rsidR="007F0DF6">
              <w:rPr>
                <w:noProof/>
                <w:webHidden/>
              </w:rPr>
              <w:t>14</w:t>
            </w:r>
            <w:r w:rsidR="007F0DF6">
              <w:rPr>
                <w:noProof/>
                <w:webHidden/>
              </w:rPr>
              <w:fldChar w:fldCharType="end"/>
            </w:r>
          </w:hyperlink>
        </w:p>
        <w:p w:rsidR="007F0DF6" w:rsidRDefault="00D70E44" w14:paraId="65E750C9" w14:textId="03DDC034">
          <w:pPr>
            <w:pStyle w:val="TOC3"/>
            <w:tabs>
              <w:tab w:val="right" w:leader="dot" w:pos="9350"/>
            </w:tabs>
            <w:rPr>
              <w:rFonts w:cstheme="minorBidi"/>
              <w:noProof/>
              <w:sz w:val="24"/>
              <w:szCs w:val="24"/>
            </w:rPr>
          </w:pPr>
          <w:hyperlink w:history="1" w:anchor="_Toc65097032">
            <w:r w:rsidRPr="00B54C0E" w:rsidR="007F0DF6">
              <w:rPr>
                <w:rStyle w:val="Hyperlink"/>
                <w:noProof/>
              </w:rPr>
              <w:t>3. Use Case: Extract entities and data from speech</w:t>
            </w:r>
            <w:r w:rsidR="007F0DF6">
              <w:rPr>
                <w:noProof/>
                <w:webHidden/>
              </w:rPr>
              <w:tab/>
            </w:r>
            <w:r w:rsidR="007F0DF6">
              <w:rPr>
                <w:noProof/>
                <w:webHidden/>
              </w:rPr>
              <w:fldChar w:fldCharType="begin"/>
            </w:r>
            <w:r w:rsidR="007F0DF6">
              <w:rPr>
                <w:noProof/>
                <w:webHidden/>
              </w:rPr>
              <w:instrText xml:space="preserve"> PAGEREF _Toc65097032 \h </w:instrText>
            </w:r>
            <w:r w:rsidR="007F0DF6">
              <w:rPr>
                <w:noProof/>
                <w:webHidden/>
              </w:rPr>
            </w:r>
            <w:r w:rsidR="007F0DF6">
              <w:rPr>
                <w:noProof/>
                <w:webHidden/>
              </w:rPr>
              <w:fldChar w:fldCharType="separate"/>
            </w:r>
            <w:r w:rsidR="007F0DF6">
              <w:rPr>
                <w:noProof/>
                <w:webHidden/>
              </w:rPr>
              <w:t>14</w:t>
            </w:r>
            <w:r w:rsidR="007F0DF6">
              <w:rPr>
                <w:noProof/>
                <w:webHidden/>
              </w:rPr>
              <w:fldChar w:fldCharType="end"/>
            </w:r>
          </w:hyperlink>
        </w:p>
        <w:p w:rsidR="007F0DF6" w:rsidRDefault="00D70E44" w14:paraId="761322B5" w14:textId="2689CA5E">
          <w:pPr>
            <w:pStyle w:val="TOC3"/>
            <w:tabs>
              <w:tab w:val="right" w:leader="dot" w:pos="9350"/>
            </w:tabs>
            <w:rPr>
              <w:rFonts w:cstheme="minorBidi"/>
              <w:noProof/>
              <w:sz w:val="24"/>
              <w:szCs w:val="24"/>
            </w:rPr>
          </w:pPr>
          <w:hyperlink w:history="1" w:anchor="_Toc65097033">
            <w:r w:rsidRPr="00B54C0E" w:rsidR="007F0DF6">
              <w:rPr>
                <w:rStyle w:val="Hyperlink"/>
                <w:noProof/>
              </w:rPr>
              <w:t>4. Use Case: Insert extracted entities and data into a database.</w:t>
            </w:r>
            <w:r w:rsidR="007F0DF6">
              <w:rPr>
                <w:noProof/>
                <w:webHidden/>
              </w:rPr>
              <w:tab/>
            </w:r>
            <w:r w:rsidR="007F0DF6">
              <w:rPr>
                <w:noProof/>
                <w:webHidden/>
              </w:rPr>
              <w:fldChar w:fldCharType="begin"/>
            </w:r>
            <w:r w:rsidR="007F0DF6">
              <w:rPr>
                <w:noProof/>
                <w:webHidden/>
              </w:rPr>
              <w:instrText xml:space="preserve"> PAGEREF _Toc65097033 \h </w:instrText>
            </w:r>
            <w:r w:rsidR="007F0DF6">
              <w:rPr>
                <w:noProof/>
                <w:webHidden/>
              </w:rPr>
            </w:r>
            <w:r w:rsidR="007F0DF6">
              <w:rPr>
                <w:noProof/>
                <w:webHidden/>
              </w:rPr>
              <w:fldChar w:fldCharType="separate"/>
            </w:r>
            <w:r w:rsidR="007F0DF6">
              <w:rPr>
                <w:noProof/>
                <w:webHidden/>
              </w:rPr>
              <w:t>14</w:t>
            </w:r>
            <w:r w:rsidR="007F0DF6">
              <w:rPr>
                <w:noProof/>
                <w:webHidden/>
              </w:rPr>
              <w:fldChar w:fldCharType="end"/>
            </w:r>
          </w:hyperlink>
        </w:p>
        <w:p w:rsidR="007F0DF6" w:rsidRDefault="00D70E44" w14:paraId="572764FA" w14:textId="5280D768">
          <w:pPr>
            <w:pStyle w:val="TOC3"/>
            <w:tabs>
              <w:tab w:val="right" w:leader="dot" w:pos="9350"/>
            </w:tabs>
            <w:rPr>
              <w:rFonts w:cstheme="minorBidi"/>
              <w:noProof/>
              <w:sz w:val="24"/>
              <w:szCs w:val="24"/>
            </w:rPr>
          </w:pPr>
          <w:hyperlink w:history="1" w:anchor="_Toc65097034">
            <w:r w:rsidRPr="00B54C0E" w:rsidR="007F0DF6">
              <w:rPr>
                <w:rStyle w:val="Hyperlink"/>
                <w:noProof/>
              </w:rPr>
              <w:t>5.   Use Case: Service is integrated with mobile application</w:t>
            </w:r>
            <w:r w:rsidR="007F0DF6">
              <w:rPr>
                <w:noProof/>
                <w:webHidden/>
              </w:rPr>
              <w:tab/>
            </w:r>
            <w:r w:rsidR="007F0DF6">
              <w:rPr>
                <w:noProof/>
                <w:webHidden/>
              </w:rPr>
              <w:fldChar w:fldCharType="begin"/>
            </w:r>
            <w:r w:rsidR="007F0DF6">
              <w:rPr>
                <w:noProof/>
                <w:webHidden/>
              </w:rPr>
              <w:instrText xml:space="preserve"> PAGEREF _Toc65097034 \h </w:instrText>
            </w:r>
            <w:r w:rsidR="007F0DF6">
              <w:rPr>
                <w:noProof/>
                <w:webHidden/>
              </w:rPr>
            </w:r>
            <w:r w:rsidR="007F0DF6">
              <w:rPr>
                <w:noProof/>
                <w:webHidden/>
              </w:rPr>
              <w:fldChar w:fldCharType="separate"/>
            </w:r>
            <w:r w:rsidR="007F0DF6">
              <w:rPr>
                <w:noProof/>
                <w:webHidden/>
              </w:rPr>
              <w:t>14</w:t>
            </w:r>
            <w:r w:rsidR="007F0DF6">
              <w:rPr>
                <w:noProof/>
                <w:webHidden/>
              </w:rPr>
              <w:fldChar w:fldCharType="end"/>
            </w:r>
          </w:hyperlink>
        </w:p>
        <w:p w:rsidR="007F0DF6" w:rsidRDefault="00D70E44" w14:paraId="1D59A1F7" w14:textId="2379FCE9">
          <w:pPr>
            <w:pStyle w:val="TOC1"/>
            <w:rPr>
              <w:rFonts w:cstheme="minorBidi"/>
              <w:b w:val="0"/>
              <w:bCs w:val="0"/>
              <w:i w:val="0"/>
              <w:iCs w:val="0"/>
              <w:noProof/>
            </w:rPr>
          </w:pPr>
          <w:hyperlink w:history="1" w:anchor="_Toc65097035">
            <w:r w:rsidRPr="00B54C0E" w:rsidR="007F0DF6">
              <w:rPr>
                <w:rStyle w:val="Hyperlink"/>
                <w:noProof/>
              </w:rPr>
              <w:t>Integration Management Plan</w:t>
            </w:r>
            <w:r w:rsidR="007F0DF6">
              <w:rPr>
                <w:noProof/>
                <w:webHidden/>
              </w:rPr>
              <w:tab/>
            </w:r>
            <w:r w:rsidR="007F0DF6">
              <w:rPr>
                <w:noProof/>
                <w:webHidden/>
              </w:rPr>
              <w:fldChar w:fldCharType="begin"/>
            </w:r>
            <w:r w:rsidR="007F0DF6">
              <w:rPr>
                <w:noProof/>
                <w:webHidden/>
              </w:rPr>
              <w:instrText xml:space="preserve"> PAGEREF _Toc65097035 \h </w:instrText>
            </w:r>
            <w:r w:rsidR="007F0DF6">
              <w:rPr>
                <w:noProof/>
                <w:webHidden/>
              </w:rPr>
            </w:r>
            <w:r w:rsidR="007F0DF6">
              <w:rPr>
                <w:noProof/>
                <w:webHidden/>
              </w:rPr>
              <w:fldChar w:fldCharType="separate"/>
            </w:r>
            <w:r w:rsidR="007F0DF6">
              <w:rPr>
                <w:noProof/>
                <w:webHidden/>
              </w:rPr>
              <w:t>14</w:t>
            </w:r>
            <w:r w:rsidR="007F0DF6">
              <w:rPr>
                <w:noProof/>
                <w:webHidden/>
              </w:rPr>
              <w:fldChar w:fldCharType="end"/>
            </w:r>
          </w:hyperlink>
        </w:p>
        <w:p w:rsidR="007F0DF6" w:rsidRDefault="00D70E44" w14:paraId="12A73DBA" w14:textId="261DFB6B">
          <w:pPr>
            <w:pStyle w:val="TOC1"/>
            <w:rPr>
              <w:rFonts w:cstheme="minorBidi"/>
              <w:b w:val="0"/>
              <w:bCs w:val="0"/>
              <w:i w:val="0"/>
              <w:iCs w:val="0"/>
              <w:noProof/>
            </w:rPr>
          </w:pPr>
          <w:hyperlink w:history="1" w:anchor="_Toc65097036">
            <w:r w:rsidRPr="00B54C0E" w:rsidR="007F0DF6">
              <w:rPr>
                <w:rStyle w:val="Hyperlink"/>
                <w:noProof/>
              </w:rPr>
              <w:t>Change Management Plan</w:t>
            </w:r>
            <w:r w:rsidR="007F0DF6">
              <w:rPr>
                <w:noProof/>
                <w:webHidden/>
              </w:rPr>
              <w:tab/>
            </w:r>
            <w:r w:rsidR="007F0DF6">
              <w:rPr>
                <w:noProof/>
                <w:webHidden/>
              </w:rPr>
              <w:fldChar w:fldCharType="begin"/>
            </w:r>
            <w:r w:rsidR="007F0DF6">
              <w:rPr>
                <w:noProof/>
                <w:webHidden/>
              </w:rPr>
              <w:instrText xml:space="preserve"> PAGEREF _Toc65097036 \h </w:instrText>
            </w:r>
            <w:r w:rsidR="007F0DF6">
              <w:rPr>
                <w:noProof/>
                <w:webHidden/>
              </w:rPr>
            </w:r>
            <w:r w:rsidR="007F0DF6">
              <w:rPr>
                <w:noProof/>
                <w:webHidden/>
              </w:rPr>
              <w:fldChar w:fldCharType="separate"/>
            </w:r>
            <w:r w:rsidR="007F0DF6">
              <w:rPr>
                <w:noProof/>
                <w:webHidden/>
              </w:rPr>
              <w:t>14</w:t>
            </w:r>
            <w:r w:rsidR="007F0DF6">
              <w:rPr>
                <w:noProof/>
                <w:webHidden/>
              </w:rPr>
              <w:fldChar w:fldCharType="end"/>
            </w:r>
          </w:hyperlink>
        </w:p>
        <w:p w:rsidR="007F0DF6" w:rsidRDefault="00D70E44" w14:paraId="34F7B681" w14:textId="4ED814BD">
          <w:pPr>
            <w:pStyle w:val="TOC1"/>
            <w:rPr>
              <w:rFonts w:cstheme="minorBidi"/>
              <w:b w:val="0"/>
              <w:bCs w:val="0"/>
              <w:i w:val="0"/>
              <w:iCs w:val="0"/>
              <w:noProof/>
            </w:rPr>
          </w:pPr>
          <w:hyperlink w:history="1" w:anchor="_Toc65097037">
            <w:r w:rsidRPr="00B54C0E" w:rsidR="007F0DF6">
              <w:rPr>
                <w:rStyle w:val="Hyperlink"/>
                <w:noProof/>
              </w:rPr>
              <w:t>Quality Management Plan</w:t>
            </w:r>
            <w:r w:rsidR="007F0DF6">
              <w:rPr>
                <w:noProof/>
                <w:webHidden/>
              </w:rPr>
              <w:tab/>
            </w:r>
            <w:r w:rsidR="007F0DF6">
              <w:rPr>
                <w:noProof/>
                <w:webHidden/>
              </w:rPr>
              <w:fldChar w:fldCharType="begin"/>
            </w:r>
            <w:r w:rsidR="007F0DF6">
              <w:rPr>
                <w:noProof/>
                <w:webHidden/>
              </w:rPr>
              <w:instrText xml:space="preserve"> PAGEREF _Toc65097037 \h </w:instrText>
            </w:r>
            <w:r w:rsidR="007F0DF6">
              <w:rPr>
                <w:noProof/>
                <w:webHidden/>
              </w:rPr>
            </w:r>
            <w:r w:rsidR="007F0DF6">
              <w:rPr>
                <w:noProof/>
                <w:webHidden/>
              </w:rPr>
              <w:fldChar w:fldCharType="separate"/>
            </w:r>
            <w:r w:rsidR="007F0DF6">
              <w:rPr>
                <w:noProof/>
                <w:webHidden/>
              </w:rPr>
              <w:t>14</w:t>
            </w:r>
            <w:r w:rsidR="007F0DF6">
              <w:rPr>
                <w:noProof/>
                <w:webHidden/>
              </w:rPr>
              <w:fldChar w:fldCharType="end"/>
            </w:r>
          </w:hyperlink>
        </w:p>
        <w:p w:rsidR="007F0DF6" w:rsidRDefault="00D70E44" w14:paraId="1E21339B" w14:textId="134710A5">
          <w:pPr>
            <w:pStyle w:val="TOC1"/>
            <w:rPr>
              <w:rFonts w:cstheme="minorBidi"/>
              <w:b w:val="0"/>
              <w:bCs w:val="0"/>
              <w:i w:val="0"/>
              <w:iCs w:val="0"/>
              <w:noProof/>
            </w:rPr>
          </w:pPr>
          <w:hyperlink w:history="1" w:anchor="_Toc65097038">
            <w:r w:rsidRPr="00B54C0E" w:rsidR="007F0DF6">
              <w:rPr>
                <w:rStyle w:val="Hyperlink"/>
                <w:noProof/>
              </w:rPr>
              <w:t>Resource Management Plan</w:t>
            </w:r>
            <w:r w:rsidR="007F0DF6">
              <w:rPr>
                <w:noProof/>
                <w:webHidden/>
              </w:rPr>
              <w:tab/>
            </w:r>
            <w:r w:rsidR="007F0DF6">
              <w:rPr>
                <w:noProof/>
                <w:webHidden/>
              </w:rPr>
              <w:fldChar w:fldCharType="begin"/>
            </w:r>
            <w:r w:rsidR="007F0DF6">
              <w:rPr>
                <w:noProof/>
                <w:webHidden/>
              </w:rPr>
              <w:instrText xml:space="preserve"> PAGEREF _Toc65097038 \h </w:instrText>
            </w:r>
            <w:r w:rsidR="007F0DF6">
              <w:rPr>
                <w:noProof/>
                <w:webHidden/>
              </w:rPr>
            </w:r>
            <w:r w:rsidR="007F0DF6">
              <w:rPr>
                <w:noProof/>
                <w:webHidden/>
              </w:rPr>
              <w:fldChar w:fldCharType="separate"/>
            </w:r>
            <w:r w:rsidR="007F0DF6">
              <w:rPr>
                <w:noProof/>
                <w:webHidden/>
              </w:rPr>
              <w:t>15</w:t>
            </w:r>
            <w:r w:rsidR="007F0DF6">
              <w:rPr>
                <w:noProof/>
                <w:webHidden/>
              </w:rPr>
              <w:fldChar w:fldCharType="end"/>
            </w:r>
          </w:hyperlink>
        </w:p>
        <w:p w:rsidR="007F0DF6" w:rsidRDefault="00D70E44" w14:paraId="7AC57262" w14:textId="123FEDFB">
          <w:pPr>
            <w:pStyle w:val="TOC2"/>
            <w:tabs>
              <w:tab w:val="right" w:leader="dot" w:pos="9350"/>
            </w:tabs>
            <w:rPr>
              <w:rFonts w:cstheme="minorBidi"/>
              <w:b w:val="0"/>
              <w:bCs w:val="0"/>
              <w:noProof/>
              <w:sz w:val="24"/>
              <w:szCs w:val="24"/>
            </w:rPr>
          </w:pPr>
          <w:hyperlink w:history="1" w:anchor="_Toc65097039">
            <w:r w:rsidRPr="00B54C0E" w:rsidR="007F0DF6">
              <w:rPr>
                <w:rStyle w:val="Hyperlink"/>
                <w:noProof/>
              </w:rPr>
              <w:t>Project Team Roles and Responsibilities</w:t>
            </w:r>
            <w:r w:rsidR="007F0DF6">
              <w:rPr>
                <w:noProof/>
                <w:webHidden/>
              </w:rPr>
              <w:tab/>
            </w:r>
            <w:r w:rsidR="007F0DF6">
              <w:rPr>
                <w:noProof/>
                <w:webHidden/>
              </w:rPr>
              <w:fldChar w:fldCharType="begin"/>
            </w:r>
            <w:r w:rsidR="007F0DF6">
              <w:rPr>
                <w:noProof/>
                <w:webHidden/>
              </w:rPr>
              <w:instrText xml:space="preserve"> PAGEREF _Toc65097039 \h </w:instrText>
            </w:r>
            <w:r w:rsidR="007F0DF6">
              <w:rPr>
                <w:noProof/>
                <w:webHidden/>
              </w:rPr>
            </w:r>
            <w:r w:rsidR="007F0DF6">
              <w:rPr>
                <w:noProof/>
                <w:webHidden/>
              </w:rPr>
              <w:fldChar w:fldCharType="separate"/>
            </w:r>
            <w:r w:rsidR="007F0DF6">
              <w:rPr>
                <w:noProof/>
                <w:webHidden/>
              </w:rPr>
              <w:t>15</w:t>
            </w:r>
            <w:r w:rsidR="007F0DF6">
              <w:rPr>
                <w:noProof/>
                <w:webHidden/>
              </w:rPr>
              <w:fldChar w:fldCharType="end"/>
            </w:r>
          </w:hyperlink>
        </w:p>
        <w:p w:rsidR="007F0DF6" w:rsidRDefault="00D70E44" w14:paraId="03C218D5" w14:textId="2BE7FBAC">
          <w:pPr>
            <w:pStyle w:val="TOC2"/>
            <w:tabs>
              <w:tab w:val="right" w:leader="dot" w:pos="9350"/>
            </w:tabs>
            <w:rPr>
              <w:rFonts w:cstheme="minorBidi"/>
              <w:b w:val="0"/>
              <w:bCs w:val="0"/>
              <w:noProof/>
              <w:sz w:val="24"/>
              <w:szCs w:val="24"/>
            </w:rPr>
          </w:pPr>
          <w:hyperlink w:history="1" w:anchor="_Toc65097040">
            <w:r w:rsidRPr="00B54C0E" w:rsidR="007F0DF6">
              <w:rPr>
                <w:rStyle w:val="Hyperlink"/>
                <w:noProof/>
              </w:rPr>
              <w:t>Responsibility Assigned Matrix (RACI)</w:t>
            </w:r>
            <w:r w:rsidR="007F0DF6">
              <w:rPr>
                <w:noProof/>
                <w:webHidden/>
              </w:rPr>
              <w:tab/>
            </w:r>
            <w:r w:rsidR="007F0DF6">
              <w:rPr>
                <w:noProof/>
                <w:webHidden/>
              </w:rPr>
              <w:fldChar w:fldCharType="begin"/>
            </w:r>
            <w:r w:rsidR="007F0DF6">
              <w:rPr>
                <w:noProof/>
                <w:webHidden/>
              </w:rPr>
              <w:instrText xml:space="preserve"> PAGEREF _Toc65097040 \h </w:instrText>
            </w:r>
            <w:r w:rsidR="007F0DF6">
              <w:rPr>
                <w:noProof/>
                <w:webHidden/>
              </w:rPr>
            </w:r>
            <w:r w:rsidR="007F0DF6">
              <w:rPr>
                <w:noProof/>
                <w:webHidden/>
              </w:rPr>
              <w:fldChar w:fldCharType="separate"/>
            </w:r>
            <w:r w:rsidR="007F0DF6">
              <w:rPr>
                <w:noProof/>
                <w:webHidden/>
              </w:rPr>
              <w:t>16</w:t>
            </w:r>
            <w:r w:rsidR="007F0DF6">
              <w:rPr>
                <w:noProof/>
                <w:webHidden/>
              </w:rPr>
              <w:fldChar w:fldCharType="end"/>
            </w:r>
          </w:hyperlink>
        </w:p>
        <w:p w:rsidR="007F0DF6" w:rsidRDefault="00D70E44" w14:paraId="483F6757" w14:textId="6E481FA3">
          <w:pPr>
            <w:pStyle w:val="TOC1"/>
            <w:rPr>
              <w:rFonts w:cstheme="minorBidi"/>
              <w:b w:val="0"/>
              <w:bCs w:val="0"/>
              <w:i w:val="0"/>
              <w:iCs w:val="0"/>
              <w:noProof/>
            </w:rPr>
          </w:pPr>
          <w:hyperlink w:history="1" w:anchor="_Toc65097041">
            <w:r w:rsidRPr="00B54C0E" w:rsidR="007F0DF6">
              <w:rPr>
                <w:rStyle w:val="Hyperlink"/>
                <w:noProof/>
              </w:rPr>
              <w:t>Risk Management Plan</w:t>
            </w:r>
            <w:r w:rsidR="007F0DF6">
              <w:rPr>
                <w:noProof/>
                <w:webHidden/>
              </w:rPr>
              <w:tab/>
            </w:r>
            <w:r w:rsidR="007F0DF6">
              <w:rPr>
                <w:noProof/>
                <w:webHidden/>
              </w:rPr>
              <w:fldChar w:fldCharType="begin"/>
            </w:r>
            <w:r w:rsidR="007F0DF6">
              <w:rPr>
                <w:noProof/>
                <w:webHidden/>
              </w:rPr>
              <w:instrText xml:space="preserve"> PAGEREF _Toc65097041 \h </w:instrText>
            </w:r>
            <w:r w:rsidR="007F0DF6">
              <w:rPr>
                <w:noProof/>
                <w:webHidden/>
              </w:rPr>
            </w:r>
            <w:r w:rsidR="007F0DF6">
              <w:rPr>
                <w:noProof/>
                <w:webHidden/>
              </w:rPr>
              <w:fldChar w:fldCharType="separate"/>
            </w:r>
            <w:r w:rsidR="007F0DF6">
              <w:rPr>
                <w:noProof/>
                <w:webHidden/>
              </w:rPr>
              <w:t>17</w:t>
            </w:r>
            <w:r w:rsidR="007F0DF6">
              <w:rPr>
                <w:noProof/>
                <w:webHidden/>
              </w:rPr>
              <w:fldChar w:fldCharType="end"/>
            </w:r>
          </w:hyperlink>
        </w:p>
        <w:p w:rsidR="007F0DF6" w:rsidRDefault="00D70E44" w14:paraId="436C44C7" w14:textId="7A70355F">
          <w:pPr>
            <w:pStyle w:val="TOC2"/>
            <w:tabs>
              <w:tab w:val="right" w:leader="dot" w:pos="9350"/>
            </w:tabs>
            <w:rPr>
              <w:rFonts w:cstheme="minorBidi"/>
              <w:b w:val="0"/>
              <w:bCs w:val="0"/>
              <w:noProof/>
              <w:sz w:val="24"/>
              <w:szCs w:val="24"/>
            </w:rPr>
          </w:pPr>
          <w:hyperlink w:history="1" w:anchor="_Toc65097042">
            <w:r w:rsidRPr="00B54C0E" w:rsidR="007F0DF6">
              <w:rPr>
                <w:rStyle w:val="Hyperlink"/>
                <w:noProof/>
              </w:rPr>
              <w:t>Risk Matrix</w:t>
            </w:r>
            <w:r w:rsidR="007F0DF6">
              <w:rPr>
                <w:noProof/>
                <w:webHidden/>
              </w:rPr>
              <w:tab/>
            </w:r>
            <w:r w:rsidR="007F0DF6">
              <w:rPr>
                <w:noProof/>
                <w:webHidden/>
              </w:rPr>
              <w:fldChar w:fldCharType="begin"/>
            </w:r>
            <w:r w:rsidR="007F0DF6">
              <w:rPr>
                <w:noProof/>
                <w:webHidden/>
              </w:rPr>
              <w:instrText xml:space="preserve"> PAGEREF _Toc65097042 \h </w:instrText>
            </w:r>
            <w:r w:rsidR="007F0DF6">
              <w:rPr>
                <w:noProof/>
                <w:webHidden/>
              </w:rPr>
            </w:r>
            <w:r w:rsidR="007F0DF6">
              <w:rPr>
                <w:noProof/>
                <w:webHidden/>
              </w:rPr>
              <w:fldChar w:fldCharType="separate"/>
            </w:r>
            <w:r w:rsidR="007F0DF6">
              <w:rPr>
                <w:noProof/>
                <w:webHidden/>
              </w:rPr>
              <w:t>17</w:t>
            </w:r>
            <w:r w:rsidR="007F0DF6">
              <w:rPr>
                <w:noProof/>
                <w:webHidden/>
              </w:rPr>
              <w:fldChar w:fldCharType="end"/>
            </w:r>
          </w:hyperlink>
        </w:p>
        <w:p w:rsidR="007F0DF6" w:rsidRDefault="00D70E44" w14:paraId="2B976DC5" w14:textId="16058396">
          <w:pPr>
            <w:pStyle w:val="TOC2"/>
            <w:tabs>
              <w:tab w:val="right" w:leader="dot" w:pos="9350"/>
            </w:tabs>
            <w:rPr>
              <w:rFonts w:cstheme="minorBidi"/>
              <w:b w:val="0"/>
              <w:bCs w:val="0"/>
              <w:noProof/>
              <w:sz w:val="24"/>
              <w:szCs w:val="24"/>
            </w:rPr>
          </w:pPr>
          <w:hyperlink w:history="1" w:anchor="_Toc65097043">
            <w:r w:rsidRPr="00B54C0E" w:rsidR="007F0DF6">
              <w:rPr>
                <w:rStyle w:val="Hyperlink"/>
                <w:noProof/>
              </w:rPr>
              <w:t>Risk Analysis</w:t>
            </w:r>
            <w:r w:rsidR="007F0DF6">
              <w:rPr>
                <w:noProof/>
                <w:webHidden/>
              </w:rPr>
              <w:tab/>
            </w:r>
            <w:r w:rsidR="007F0DF6">
              <w:rPr>
                <w:noProof/>
                <w:webHidden/>
              </w:rPr>
              <w:fldChar w:fldCharType="begin"/>
            </w:r>
            <w:r w:rsidR="007F0DF6">
              <w:rPr>
                <w:noProof/>
                <w:webHidden/>
              </w:rPr>
              <w:instrText xml:space="preserve"> PAGEREF _Toc65097043 \h </w:instrText>
            </w:r>
            <w:r w:rsidR="007F0DF6">
              <w:rPr>
                <w:noProof/>
                <w:webHidden/>
              </w:rPr>
            </w:r>
            <w:r w:rsidR="007F0DF6">
              <w:rPr>
                <w:noProof/>
                <w:webHidden/>
              </w:rPr>
              <w:fldChar w:fldCharType="separate"/>
            </w:r>
            <w:r w:rsidR="007F0DF6">
              <w:rPr>
                <w:noProof/>
                <w:webHidden/>
              </w:rPr>
              <w:t>18</w:t>
            </w:r>
            <w:r w:rsidR="007F0DF6">
              <w:rPr>
                <w:noProof/>
                <w:webHidden/>
              </w:rPr>
              <w:fldChar w:fldCharType="end"/>
            </w:r>
          </w:hyperlink>
        </w:p>
        <w:p w:rsidR="007F0DF6" w:rsidRDefault="00D70E44" w14:paraId="6B5AF27C" w14:textId="6BE60ABF">
          <w:pPr>
            <w:pStyle w:val="TOC2"/>
            <w:tabs>
              <w:tab w:val="right" w:leader="dot" w:pos="9350"/>
            </w:tabs>
            <w:rPr>
              <w:rFonts w:cstheme="minorBidi"/>
              <w:b w:val="0"/>
              <w:bCs w:val="0"/>
              <w:noProof/>
              <w:sz w:val="24"/>
              <w:szCs w:val="24"/>
            </w:rPr>
          </w:pPr>
          <w:hyperlink w:history="1" w:anchor="_Toc65097044">
            <w:r w:rsidRPr="00B54C0E" w:rsidR="007F0DF6">
              <w:rPr>
                <w:rStyle w:val="Hyperlink"/>
                <w:noProof/>
              </w:rPr>
              <w:t>Risk Mitigation Strategies.</w:t>
            </w:r>
            <w:r w:rsidR="007F0DF6">
              <w:rPr>
                <w:noProof/>
                <w:webHidden/>
              </w:rPr>
              <w:tab/>
            </w:r>
            <w:r w:rsidR="007F0DF6">
              <w:rPr>
                <w:noProof/>
                <w:webHidden/>
              </w:rPr>
              <w:fldChar w:fldCharType="begin"/>
            </w:r>
            <w:r w:rsidR="007F0DF6">
              <w:rPr>
                <w:noProof/>
                <w:webHidden/>
              </w:rPr>
              <w:instrText xml:space="preserve"> PAGEREF _Toc65097044 \h </w:instrText>
            </w:r>
            <w:r w:rsidR="007F0DF6">
              <w:rPr>
                <w:noProof/>
                <w:webHidden/>
              </w:rPr>
            </w:r>
            <w:r w:rsidR="007F0DF6">
              <w:rPr>
                <w:noProof/>
                <w:webHidden/>
              </w:rPr>
              <w:fldChar w:fldCharType="separate"/>
            </w:r>
            <w:r w:rsidR="007F0DF6">
              <w:rPr>
                <w:noProof/>
                <w:webHidden/>
              </w:rPr>
              <w:t>19</w:t>
            </w:r>
            <w:r w:rsidR="007F0DF6">
              <w:rPr>
                <w:noProof/>
                <w:webHidden/>
              </w:rPr>
              <w:fldChar w:fldCharType="end"/>
            </w:r>
          </w:hyperlink>
        </w:p>
        <w:p w:rsidR="007F0DF6" w:rsidRDefault="00D70E44" w14:paraId="1B1569AC" w14:textId="644259CF">
          <w:pPr>
            <w:pStyle w:val="TOC1"/>
            <w:rPr>
              <w:rFonts w:cstheme="minorBidi"/>
              <w:b w:val="0"/>
              <w:bCs w:val="0"/>
              <w:i w:val="0"/>
              <w:iCs w:val="0"/>
              <w:noProof/>
            </w:rPr>
          </w:pPr>
          <w:hyperlink w:history="1" w:anchor="_Toc65097045">
            <w:r w:rsidRPr="00B54C0E" w:rsidR="007F0DF6">
              <w:rPr>
                <w:rStyle w:val="Hyperlink"/>
                <w:noProof/>
              </w:rPr>
              <w:t>Communication Management Plan</w:t>
            </w:r>
            <w:r w:rsidR="007F0DF6">
              <w:rPr>
                <w:noProof/>
                <w:webHidden/>
              </w:rPr>
              <w:tab/>
            </w:r>
            <w:r w:rsidR="007F0DF6">
              <w:rPr>
                <w:noProof/>
                <w:webHidden/>
              </w:rPr>
              <w:fldChar w:fldCharType="begin"/>
            </w:r>
            <w:r w:rsidR="007F0DF6">
              <w:rPr>
                <w:noProof/>
                <w:webHidden/>
              </w:rPr>
              <w:instrText xml:space="preserve"> PAGEREF _Toc65097045 \h </w:instrText>
            </w:r>
            <w:r w:rsidR="007F0DF6">
              <w:rPr>
                <w:noProof/>
                <w:webHidden/>
              </w:rPr>
            </w:r>
            <w:r w:rsidR="007F0DF6">
              <w:rPr>
                <w:noProof/>
                <w:webHidden/>
              </w:rPr>
              <w:fldChar w:fldCharType="separate"/>
            </w:r>
            <w:r w:rsidR="007F0DF6">
              <w:rPr>
                <w:noProof/>
                <w:webHidden/>
              </w:rPr>
              <w:t>20</w:t>
            </w:r>
            <w:r w:rsidR="007F0DF6">
              <w:rPr>
                <w:noProof/>
                <w:webHidden/>
              </w:rPr>
              <w:fldChar w:fldCharType="end"/>
            </w:r>
          </w:hyperlink>
        </w:p>
        <w:p w:rsidR="007F0DF6" w:rsidRDefault="00D70E44" w14:paraId="1F83B13F" w14:textId="47CD1725">
          <w:pPr>
            <w:pStyle w:val="TOC1"/>
            <w:rPr>
              <w:rFonts w:cstheme="minorBidi"/>
              <w:b w:val="0"/>
              <w:bCs w:val="0"/>
              <w:i w:val="0"/>
              <w:iCs w:val="0"/>
              <w:noProof/>
            </w:rPr>
          </w:pPr>
          <w:hyperlink w:history="1" w:anchor="_Toc65097046">
            <w:r w:rsidRPr="00B54C0E" w:rsidR="007F0DF6">
              <w:rPr>
                <w:rStyle w:val="Hyperlink"/>
                <w:rFonts w:ascii="Calibri Light" w:hAnsi="Calibri Light" w:eastAsia="Malgun Gothic" w:cs="Times New Roman"/>
                <w:noProof/>
              </w:rPr>
              <w:t>Test Plan Identifier</w:t>
            </w:r>
            <w:r w:rsidR="007F0DF6">
              <w:rPr>
                <w:noProof/>
                <w:webHidden/>
              </w:rPr>
              <w:tab/>
            </w:r>
            <w:r w:rsidR="007F0DF6">
              <w:rPr>
                <w:noProof/>
                <w:webHidden/>
              </w:rPr>
              <w:fldChar w:fldCharType="begin"/>
            </w:r>
            <w:r w:rsidR="007F0DF6">
              <w:rPr>
                <w:noProof/>
                <w:webHidden/>
              </w:rPr>
              <w:instrText xml:space="preserve"> PAGEREF _Toc65097046 \h </w:instrText>
            </w:r>
            <w:r w:rsidR="007F0DF6">
              <w:rPr>
                <w:noProof/>
                <w:webHidden/>
              </w:rPr>
            </w:r>
            <w:r w:rsidR="007F0DF6">
              <w:rPr>
                <w:noProof/>
                <w:webHidden/>
              </w:rPr>
              <w:fldChar w:fldCharType="separate"/>
            </w:r>
            <w:r w:rsidR="007F0DF6">
              <w:rPr>
                <w:noProof/>
                <w:webHidden/>
              </w:rPr>
              <w:t>20</w:t>
            </w:r>
            <w:r w:rsidR="007F0DF6">
              <w:rPr>
                <w:noProof/>
                <w:webHidden/>
              </w:rPr>
              <w:fldChar w:fldCharType="end"/>
            </w:r>
          </w:hyperlink>
        </w:p>
        <w:p w:rsidR="007F0DF6" w:rsidRDefault="00D70E44" w14:paraId="1A33757C" w14:textId="082DE383">
          <w:pPr>
            <w:pStyle w:val="TOC1"/>
            <w:rPr>
              <w:rFonts w:cstheme="minorBidi"/>
              <w:b w:val="0"/>
              <w:bCs w:val="0"/>
              <w:i w:val="0"/>
              <w:iCs w:val="0"/>
              <w:noProof/>
            </w:rPr>
          </w:pPr>
          <w:hyperlink w:history="1" w:anchor="_Toc65097047">
            <w:r w:rsidRPr="00B54C0E" w:rsidR="007F0DF6">
              <w:rPr>
                <w:rStyle w:val="Hyperlink"/>
                <w:rFonts w:ascii="Calibri" w:hAnsi="Calibri" w:eastAsia="Calibri Light" w:cs="Calibri"/>
                <w:smallCaps/>
                <w:noProof/>
              </w:rPr>
              <w:t>Introduction</w:t>
            </w:r>
            <w:r w:rsidR="007F0DF6">
              <w:rPr>
                <w:noProof/>
                <w:webHidden/>
              </w:rPr>
              <w:tab/>
            </w:r>
            <w:r w:rsidR="007F0DF6">
              <w:rPr>
                <w:noProof/>
                <w:webHidden/>
              </w:rPr>
              <w:fldChar w:fldCharType="begin"/>
            </w:r>
            <w:r w:rsidR="007F0DF6">
              <w:rPr>
                <w:noProof/>
                <w:webHidden/>
              </w:rPr>
              <w:instrText xml:space="preserve"> PAGEREF _Toc65097047 \h </w:instrText>
            </w:r>
            <w:r w:rsidR="007F0DF6">
              <w:rPr>
                <w:noProof/>
                <w:webHidden/>
              </w:rPr>
            </w:r>
            <w:r w:rsidR="007F0DF6">
              <w:rPr>
                <w:noProof/>
                <w:webHidden/>
              </w:rPr>
              <w:fldChar w:fldCharType="separate"/>
            </w:r>
            <w:r w:rsidR="007F0DF6">
              <w:rPr>
                <w:noProof/>
                <w:webHidden/>
              </w:rPr>
              <w:t>20</w:t>
            </w:r>
            <w:r w:rsidR="007F0DF6">
              <w:rPr>
                <w:noProof/>
                <w:webHidden/>
              </w:rPr>
              <w:fldChar w:fldCharType="end"/>
            </w:r>
          </w:hyperlink>
        </w:p>
        <w:p w:rsidR="007F0DF6" w:rsidRDefault="00D70E44" w14:paraId="432EE758" w14:textId="434DD958">
          <w:pPr>
            <w:pStyle w:val="TOC2"/>
            <w:tabs>
              <w:tab w:val="right" w:leader="dot" w:pos="9350"/>
            </w:tabs>
            <w:rPr>
              <w:rFonts w:cstheme="minorBidi"/>
              <w:b w:val="0"/>
              <w:bCs w:val="0"/>
              <w:noProof/>
              <w:sz w:val="24"/>
              <w:szCs w:val="24"/>
            </w:rPr>
          </w:pPr>
          <w:hyperlink w:history="1" w:anchor="_Toc65097048">
            <w:r w:rsidRPr="00B54C0E" w:rsidR="007F0DF6">
              <w:rPr>
                <w:rStyle w:val="Hyperlink"/>
                <w:rFonts w:ascii="Calibri" w:hAnsi="Calibri" w:eastAsia="Calibri Light" w:cs="Calibri"/>
                <w:smallCaps/>
                <w:noProof/>
              </w:rPr>
              <w:t>Purpose</w:t>
            </w:r>
            <w:r w:rsidR="007F0DF6">
              <w:rPr>
                <w:noProof/>
                <w:webHidden/>
              </w:rPr>
              <w:tab/>
            </w:r>
            <w:r w:rsidR="007F0DF6">
              <w:rPr>
                <w:noProof/>
                <w:webHidden/>
              </w:rPr>
              <w:fldChar w:fldCharType="begin"/>
            </w:r>
            <w:r w:rsidR="007F0DF6">
              <w:rPr>
                <w:noProof/>
                <w:webHidden/>
              </w:rPr>
              <w:instrText xml:space="preserve"> PAGEREF _Toc65097048 \h </w:instrText>
            </w:r>
            <w:r w:rsidR="007F0DF6">
              <w:rPr>
                <w:noProof/>
                <w:webHidden/>
              </w:rPr>
            </w:r>
            <w:r w:rsidR="007F0DF6">
              <w:rPr>
                <w:noProof/>
                <w:webHidden/>
              </w:rPr>
              <w:fldChar w:fldCharType="separate"/>
            </w:r>
            <w:r w:rsidR="007F0DF6">
              <w:rPr>
                <w:noProof/>
                <w:webHidden/>
              </w:rPr>
              <w:t>20</w:t>
            </w:r>
            <w:r w:rsidR="007F0DF6">
              <w:rPr>
                <w:noProof/>
                <w:webHidden/>
              </w:rPr>
              <w:fldChar w:fldCharType="end"/>
            </w:r>
          </w:hyperlink>
        </w:p>
        <w:p w:rsidR="007F0DF6" w:rsidRDefault="00D70E44" w14:paraId="796DF7E0" w14:textId="28032D30">
          <w:pPr>
            <w:pStyle w:val="TOC2"/>
            <w:tabs>
              <w:tab w:val="right" w:leader="dot" w:pos="9350"/>
            </w:tabs>
            <w:rPr>
              <w:rFonts w:cstheme="minorBidi"/>
              <w:b w:val="0"/>
              <w:bCs w:val="0"/>
              <w:noProof/>
              <w:sz w:val="24"/>
              <w:szCs w:val="24"/>
            </w:rPr>
          </w:pPr>
          <w:hyperlink w:history="1" w:anchor="_Toc65097049">
            <w:r w:rsidRPr="00B54C0E" w:rsidR="007F0DF6">
              <w:rPr>
                <w:rStyle w:val="Hyperlink"/>
                <w:rFonts w:ascii="Calibri" w:hAnsi="Calibri" w:eastAsia="Calibri Light" w:cs="Calibri"/>
                <w:smallCaps/>
                <w:noProof/>
              </w:rPr>
              <w:t>Test Scope</w:t>
            </w:r>
            <w:r w:rsidR="007F0DF6">
              <w:rPr>
                <w:noProof/>
                <w:webHidden/>
              </w:rPr>
              <w:tab/>
            </w:r>
            <w:r w:rsidR="007F0DF6">
              <w:rPr>
                <w:noProof/>
                <w:webHidden/>
              </w:rPr>
              <w:fldChar w:fldCharType="begin"/>
            </w:r>
            <w:r w:rsidR="007F0DF6">
              <w:rPr>
                <w:noProof/>
                <w:webHidden/>
              </w:rPr>
              <w:instrText xml:space="preserve"> PAGEREF _Toc65097049 \h </w:instrText>
            </w:r>
            <w:r w:rsidR="007F0DF6">
              <w:rPr>
                <w:noProof/>
                <w:webHidden/>
              </w:rPr>
            </w:r>
            <w:r w:rsidR="007F0DF6">
              <w:rPr>
                <w:noProof/>
                <w:webHidden/>
              </w:rPr>
              <w:fldChar w:fldCharType="separate"/>
            </w:r>
            <w:r w:rsidR="007F0DF6">
              <w:rPr>
                <w:noProof/>
                <w:webHidden/>
              </w:rPr>
              <w:t>20</w:t>
            </w:r>
            <w:r w:rsidR="007F0DF6">
              <w:rPr>
                <w:noProof/>
                <w:webHidden/>
              </w:rPr>
              <w:fldChar w:fldCharType="end"/>
            </w:r>
          </w:hyperlink>
        </w:p>
        <w:p w:rsidR="007F0DF6" w:rsidRDefault="00D70E44" w14:paraId="0ACB5593" w14:textId="0A564EC1">
          <w:pPr>
            <w:pStyle w:val="TOC3"/>
            <w:tabs>
              <w:tab w:val="right" w:leader="dot" w:pos="9350"/>
            </w:tabs>
            <w:rPr>
              <w:rFonts w:cstheme="minorBidi"/>
              <w:noProof/>
              <w:sz w:val="24"/>
              <w:szCs w:val="24"/>
            </w:rPr>
          </w:pPr>
          <w:hyperlink w:history="1" w:anchor="_Toc65097050">
            <w:r w:rsidRPr="00B54C0E" w:rsidR="007F0DF6">
              <w:rPr>
                <w:rStyle w:val="Hyperlink"/>
                <w:rFonts w:ascii="Calibri" w:hAnsi="Calibri" w:eastAsia="Calibri Light" w:cs="Calibri"/>
                <w:i/>
                <w:iCs/>
                <w:smallCaps/>
                <w:noProof/>
              </w:rPr>
              <w:t>In-Scope</w:t>
            </w:r>
            <w:r w:rsidR="007F0DF6">
              <w:rPr>
                <w:noProof/>
                <w:webHidden/>
              </w:rPr>
              <w:tab/>
            </w:r>
            <w:r w:rsidR="007F0DF6">
              <w:rPr>
                <w:noProof/>
                <w:webHidden/>
              </w:rPr>
              <w:fldChar w:fldCharType="begin"/>
            </w:r>
            <w:r w:rsidR="007F0DF6">
              <w:rPr>
                <w:noProof/>
                <w:webHidden/>
              </w:rPr>
              <w:instrText xml:space="preserve"> PAGEREF _Toc65097050 \h </w:instrText>
            </w:r>
            <w:r w:rsidR="007F0DF6">
              <w:rPr>
                <w:noProof/>
                <w:webHidden/>
              </w:rPr>
            </w:r>
            <w:r w:rsidR="007F0DF6">
              <w:rPr>
                <w:noProof/>
                <w:webHidden/>
              </w:rPr>
              <w:fldChar w:fldCharType="separate"/>
            </w:r>
            <w:r w:rsidR="007F0DF6">
              <w:rPr>
                <w:noProof/>
                <w:webHidden/>
              </w:rPr>
              <w:t>21</w:t>
            </w:r>
            <w:r w:rsidR="007F0DF6">
              <w:rPr>
                <w:noProof/>
                <w:webHidden/>
              </w:rPr>
              <w:fldChar w:fldCharType="end"/>
            </w:r>
          </w:hyperlink>
        </w:p>
        <w:p w:rsidR="007F0DF6" w:rsidRDefault="00D70E44" w14:paraId="359E8BFF" w14:textId="563109DE">
          <w:pPr>
            <w:pStyle w:val="TOC3"/>
            <w:tabs>
              <w:tab w:val="right" w:leader="dot" w:pos="9350"/>
            </w:tabs>
            <w:rPr>
              <w:rFonts w:cstheme="minorBidi"/>
              <w:noProof/>
              <w:sz w:val="24"/>
              <w:szCs w:val="24"/>
            </w:rPr>
          </w:pPr>
          <w:hyperlink w:history="1" w:anchor="_Toc65097051">
            <w:r w:rsidRPr="00B54C0E" w:rsidR="007F0DF6">
              <w:rPr>
                <w:rStyle w:val="Hyperlink"/>
                <w:rFonts w:ascii="Calibri" w:hAnsi="Calibri" w:eastAsia="Calibri Light" w:cs="Calibri"/>
                <w:i/>
                <w:iCs/>
                <w:smallCaps/>
                <w:noProof/>
              </w:rPr>
              <w:t>Out-of-Scope</w:t>
            </w:r>
            <w:r w:rsidR="007F0DF6">
              <w:rPr>
                <w:noProof/>
                <w:webHidden/>
              </w:rPr>
              <w:tab/>
            </w:r>
            <w:r w:rsidR="007F0DF6">
              <w:rPr>
                <w:noProof/>
                <w:webHidden/>
              </w:rPr>
              <w:fldChar w:fldCharType="begin"/>
            </w:r>
            <w:r w:rsidR="007F0DF6">
              <w:rPr>
                <w:noProof/>
                <w:webHidden/>
              </w:rPr>
              <w:instrText xml:space="preserve"> PAGEREF _Toc65097051 \h </w:instrText>
            </w:r>
            <w:r w:rsidR="007F0DF6">
              <w:rPr>
                <w:noProof/>
                <w:webHidden/>
              </w:rPr>
            </w:r>
            <w:r w:rsidR="007F0DF6">
              <w:rPr>
                <w:noProof/>
                <w:webHidden/>
              </w:rPr>
              <w:fldChar w:fldCharType="separate"/>
            </w:r>
            <w:r w:rsidR="007F0DF6">
              <w:rPr>
                <w:noProof/>
                <w:webHidden/>
              </w:rPr>
              <w:t>21</w:t>
            </w:r>
            <w:r w:rsidR="007F0DF6">
              <w:rPr>
                <w:noProof/>
                <w:webHidden/>
              </w:rPr>
              <w:fldChar w:fldCharType="end"/>
            </w:r>
          </w:hyperlink>
        </w:p>
        <w:p w:rsidR="007F0DF6" w:rsidRDefault="00D70E44" w14:paraId="1E6D73D4" w14:textId="61CF61ED">
          <w:pPr>
            <w:pStyle w:val="TOC2"/>
            <w:tabs>
              <w:tab w:val="right" w:leader="dot" w:pos="9350"/>
            </w:tabs>
            <w:rPr>
              <w:rFonts w:cstheme="minorBidi"/>
              <w:b w:val="0"/>
              <w:bCs w:val="0"/>
              <w:noProof/>
              <w:sz w:val="24"/>
              <w:szCs w:val="24"/>
            </w:rPr>
          </w:pPr>
          <w:hyperlink w:history="1" w:anchor="_Toc65097052">
            <w:r w:rsidRPr="00B54C0E" w:rsidR="007F0DF6">
              <w:rPr>
                <w:rStyle w:val="Hyperlink"/>
                <w:rFonts w:ascii="Calibri" w:hAnsi="Calibri" w:eastAsia="Calibri Light" w:cs="Calibri"/>
                <w:smallCaps/>
                <w:noProof/>
              </w:rPr>
              <w:t>Test Objective</w:t>
            </w:r>
            <w:r w:rsidR="007F0DF6">
              <w:rPr>
                <w:noProof/>
                <w:webHidden/>
              </w:rPr>
              <w:tab/>
            </w:r>
            <w:r w:rsidR="007F0DF6">
              <w:rPr>
                <w:noProof/>
                <w:webHidden/>
              </w:rPr>
              <w:fldChar w:fldCharType="begin"/>
            </w:r>
            <w:r w:rsidR="007F0DF6">
              <w:rPr>
                <w:noProof/>
                <w:webHidden/>
              </w:rPr>
              <w:instrText xml:space="preserve"> PAGEREF _Toc65097052 \h </w:instrText>
            </w:r>
            <w:r w:rsidR="007F0DF6">
              <w:rPr>
                <w:noProof/>
                <w:webHidden/>
              </w:rPr>
            </w:r>
            <w:r w:rsidR="007F0DF6">
              <w:rPr>
                <w:noProof/>
                <w:webHidden/>
              </w:rPr>
              <w:fldChar w:fldCharType="separate"/>
            </w:r>
            <w:r w:rsidR="007F0DF6">
              <w:rPr>
                <w:noProof/>
                <w:webHidden/>
              </w:rPr>
              <w:t>21</w:t>
            </w:r>
            <w:r w:rsidR="007F0DF6">
              <w:rPr>
                <w:noProof/>
                <w:webHidden/>
              </w:rPr>
              <w:fldChar w:fldCharType="end"/>
            </w:r>
          </w:hyperlink>
        </w:p>
        <w:p w:rsidR="007F0DF6" w:rsidRDefault="00D70E44" w14:paraId="68015CB6" w14:textId="352EAA63">
          <w:pPr>
            <w:pStyle w:val="TOC2"/>
            <w:tabs>
              <w:tab w:val="right" w:leader="dot" w:pos="9350"/>
            </w:tabs>
            <w:rPr>
              <w:rFonts w:cstheme="minorBidi"/>
              <w:b w:val="0"/>
              <w:bCs w:val="0"/>
              <w:noProof/>
              <w:sz w:val="24"/>
              <w:szCs w:val="24"/>
            </w:rPr>
          </w:pPr>
          <w:hyperlink w:history="1" w:anchor="_Toc65097053">
            <w:r w:rsidRPr="00B54C0E" w:rsidR="007F0DF6">
              <w:rPr>
                <w:rStyle w:val="Hyperlink"/>
                <w:rFonts w:ascii="Calibri" w:hAnsi="Calibri" w:eastAsia="Calibri Light" w:cs="Calibri"/>
                <w:smallCaps/>
                <w:noProof/>
              </w:rPr>
              <w:t>Roles and Responsibilities</w:t>
            </w:r>
            <w:r w:rsidR="007F0DF6">
              <w:rPr>
                <w:noProof/>
                <w:webHidden/>
              </w:rPr>
              <w:tab/>
            </w:r>
            <w:r w:rsidR="007F0DF6">
              <w:rPr>
                <w:noProof/>
                <w:webHidden/>
              </w:rPr>
              <w:fldChar w:fldCharType="begin"/>
            </w:r>
            <w:r w:rsidR="007F0DF6">
              <w:rPr>
                <w:noProof/>
                <w:webHidden/>
              </w:rPr>
              <w:instrText xml:space="preserve"> PAGEREF _Toc65097053 \h </w:instrText>
            </w:r>
            <w:r w:rsidR="007F0DF6">
              <w:rPr>
                <w:noProof/>
                <w:webHidden/>
              </w:rPr>
            </w:r>
            <w:r w:rsidR="007F0DF6">
              <w:rPr>
                <w:noProof/>
                <w:webHidden/>
              </w:rPr>
              <w:fldChar w:fldCharType="separate"/>
            </w:r>
            <w:r w:rsidR="007F0DF6">
              <w:rPr>
                <w:noProof/>
                <w:webHidden/>
              </w:rPr>
              <w:t>21</w:t>
            </w:r>
            <w:r w:rsidR="007F0DF6">
              <w:rPr>
                <w:noProof/>
                <w:webHidden/>
              </w:rPr>
              <w:fldChar w:fldCharType="end"/>
            </w:r>
          </w:hyperlink>
        </w:p>
        <w:p w:rsidR="007F0DF6" w:rsidRDefault="00D70E44" w14:paraId="174EA403" w14:textId="24A26138">
          <w:pPr>
            <w:pStyle w:val="TOC2"/>
            <w:tabs>
              <w:tab w:val="right" w:leader="dot" w:pos="9350"/>
            </w:tabs>
            <w:rPr>
              <w:rFonts w:cstheme="minorBidi"/>
              <w:b w:val="0"/>
              <w:bCs w:val="0"/>
              <w:noProof/>
              <w:sz w:val="24"/>
              <w:szCs w:val="24"/>
            </w:rPr>
          </w:pPr>
          <w:hyperlink w:history="1" w:anchor="_Toc65097054">
            <w:r w:rsidRPr="00B54C0E" w:rsidR="007F0DF6">
              <w:rPr>
                <w:rStyle w:val="Hyperlink"/>
                <w:rFonts w:ascii="Calibri" w:hAnsi="Calibri" w:eastAsia="Calibri Light" w:cs="Calibri"/>
                <w:smallCaps/>
                <w:noProof/>
              </w:rPr>
              <w:t>Testing Schedule</w:t>
            </w:r>
            <w:r w:rsidR="007F0DF6">
              <w:rPr>
                <w:noProof/>
                <w:webHidden/>
              </w:rPr>
              <w:tab/>
            </w:r>
            <w:r w:rsidR="007F0DF6">
              <w:rPr>
                <w:noProof/>
                <w:webHidden/>
              </w:rPr>
              <w:fldChar w:fldCharType="begin"/>
            </w:r>
            <w:r w:rsidR="007F0DF6">
              <w:rPr>
                <w:noProof/>
                <w:webHidden/>
              </w:rPr>
              <w:instrText xml:space="preserve"> PAGEREF _Toc65097054 \h </w:instrText>
            </w:r>
            <w:r w:rsidR="007F0DF6">
              <w:rPr>
                <w:noProof/>
                <w:webHidden/>
              </w:rPr>
            </w:r>
            <w:r w:rsidR="007F0DF6">
              <w:rPr>
                <w:noProof/>
                <w:webHidden/>
              </w:rPr>
              <w:fldChar w:fldCharType="separate"/>
            </w:r>
            <w:r w:rsidR="007F0DF6">
              <w:rPr>
                <w:noProof/>
                <w:webHidden/>
              </w:rPr>
              <w:t>22</w:t>
            </w:r>
            <w:r w:rsidR="007F0DF6">
              <w:rPr>
                <w:noProof/>
                <w:webHidden/>
              </w:rPr>
              <w:fldChar w:fldCharType="end"/>
            </w:r>
          </w:hyperlink>
        </w:p>
        <w:p w:rsidR="007F0DF6" w:rsidRDefault="00D70E44" w14:paraId="3EF6BE2A" w14:textId="7A088B41">
          <w:pPr>
            <w:pStyle w:val="TOC2"/>
            <w:tabs>
              <w:tab w:val="right" w:leader="dot" w:pos="9350"/>
            </w:tabs>
            <w:rPr>
              <w:rFonts w:cstheme="minorBidi"/>
              <w:b w:val="0"/>
              <w:bCs w:val="0"/>
              <w:noProof/>
              <w:sz w:val="24"/>
              <w:szCs w:val="24"/>
            </w:rPr>
          </w:pPr>
          <w:hyperlink w:history="1" w:anchor="_Toc65097055">
            <w:r w:rsidRPr="00B54C0E" w:rsidR="007F0DF6">
              <w:rPr>
                <w:rStyle w:val="Hyperlink"/>
                <w:rFonts w:ascii="Calibri" w:hAnsi="Calibri" w:eastAsia="Calibri Light" w:cs="Calibri"/>
                <w:smallCaps/>
                <w:noProof/>
              </w:rPr>
              <w:t>Key Milestones</w:t>
            </w:r>
            <w:r w:rsidR="007F0DF6">
              <w:rPr>
                <w:noProof/>
                <w:webHidden/>
              </w:rPr>
              <w:tab/>
            </w:r>
            <w:r w:rsidR="007F0DF6">
              <w:rPr>
                <w:noProof/>
                <w:webHidden/>
              </w:rPr>
              <w:fldChar w:fldCharType="begin"/>
            </w:r>
            <w:r w:rsidR="007F0DF6">
              <w:rPr>
                <w:noProof/>
                <w:webHidden/>
              </w:rPr>
              <w:instrText xml:space="preserve"> PAGEREF _Toc65097055 \h </w:instrText>
            </w:r>
            <w:r w:rsidR="007F0DF6">
              <w:rPr>
                <w:noProof/>
                <w:webHidden/>
              </w:rPr>
            </w:r>
            <w:r w:rsidR="007F0DF6">
              <w:rPr>
                <w:noProof/>
                <w:webHidden/>
              </w:rPr>
              <w:fldChar w:fldCharType="separate"/>
            </w:r>
            <w:r w:rsidR="007F0DF6">
              <w:rPr>
                <w:noProof/>
                <w:webHidden/>
              </w:rPr>
              <w:t>23</w:t>
            </w:r>
            <w:r w:rsidR="007F0DF6">
              <w:rPr>
                <w:noProof/>
                <w:webHidden/>
              </w:rPr>
              <w:fldChar w:fldCharType="end"/>
            </w:r>
          </w:hyperlink>
        </w:p>
        <w:p w:rsidR="007F0DF6" w:rsidRDefault="00D70E44" w14:paraId="1AEA1824" w14:textId="619FC6B6">
          <w:pPr>
            <w:pStyle w:val="TOC2"/>
            <w:tabs>
              <w:tab w:val="right" w:leader="dot" w:pos="9350"/>
            </w:tabs>
            <w:rPr>
              <w:rFonts w:cstheme="minorBidi"/>
              <w:b w:val="0"/>
              <w:bCs w:val="0"/>
              <w:noProof/>
              <w:sz w:val="24"/>
              <w:szCs w:val="24"/>
            </w:rPr>
          </w:pPr>
          <w:hyperlink w:history="1" w:anchor="_Toc65097056">
            <w:r w:rsidRPr="00B54C0E" w:rsidR="007F0DF6">
              <w:rPr>
                <w:rStyle w:val="Hyperlink"/>
                <w:rFonts w:ascii="Calibri" w:hAnsi="Calibri" w:eastAsia="Calibri Light" w:cs="Calibri"/>
                <w:smallCaps/>
                <w:noProof/>
              </w:rPr>
              <w:t>Testing Approach</w:t>
            </w:r>
            <w:r w:rsidR="007F0DF6">
              <w:rPr>
                <w:noProof/>
                <w:webHidden/>
              </w:rPr>
              <w:tab/>
            </w:r>
            <w:r w:rsidR="007F0DF6">
              <w:rPr>
                <w:noProof/>
                <w:webHidden/>
              </w:rPr>
              <w:fldChar w:fldCharType="begin"/>
            </w:r>
            <w:r w:rsidR="007F0DF6">
              <w:rPr>
                <w:noProof/>
                <w:webHidden/>
              </w:rPr>
              <w:instrText xml:space="preserve"> PAGEREF _Toc65097056 \h </w:instrText>
            </w:r>
            <w:r w:rsidR="007F0DF6">
              <w:rPr>
                <w:noProof/>
                <w:webHidden/>
              </w:rPr>
            </w:r>
            <w:r w:rsidR="007F0DF6">
              <w:rPr>
                <w:noProof/>
                <w:webHidden/>
              </w:rPr>
              <w:fldChar w:fldCharType="separate"/>
            </w:r>
            <w:r w:rsidR="007F0DF6">
              <w:rPr>
                <w:noProof/>
                <w:webHidden/>
              </w:rPr>
              <w:t>23</w:t>
            </w:r>
            <w:r w:rsidR="007F0DF6">
              <w:rPr>
                <w:noProof/>
                <w:webHidden/>
              </w:rPr>
              <w:fldChar w:fldCharType="end"/>
            </w:r>
          </w:hyperlink>
        </w:p>
        <w:p w:rsidR="007F0DF6" w:rsidRDefault="00D70E44" w14:paraId="21ACF07A" w14:textId="45D79434">
          <w:pPr>
            <w:pStyle w:val="TOC2"/>
            <w:tabs>
              <w:tab w:val="right" w:leader="dot" w:pos="9350"/>
            </w:tabs>
            <w:rPr>
              <w:rFonts w:cstheme="minorBidi"/>
              <w:b w:val="0"/>
              <w:bCs w:val="0"/>
              <w:noProof/>
              <w:sz w:val="24"/>
              <w:szCs w:val="24"/>
            </w:rPr>
          </w:pPr>
          <w:hyperlink w:history="1" w:anchor="_Toc65097057">
            <w:r w:rsidRPr="00B54C0E" w:rsidR="007F0DF6">
              <w:rPr>
                <w:rStyle w:val="Hyperlink"/>
                <w:rFonts w:ascii="Calibri" w:hAnsi="Calibri" w:eastAsia="Calibri Light" w:cs="Calibri"/>
                <w:smallCaps/>
                <w:noProof/>
              </w:rPr>
              <w:t>Test Automation</w:t>
            </w:r>
            <w:r w:rsidR="007F0DF6">
              <w:rPr>
                <w:noProof/>
                <w:webHidden/>
              </w:rPr>
              <w:tab/>
            </w:r>
            <w:r w:rsidR="007F0DF6">
              <w:rPr>
                <w:noProof/>
                <w:webHidden/>
              </w:rPr>
              <w:fldChar w:fldCharType="begin"/>
            </w:r>
            <w:r w:rsidR="007F0DF6">
              <w:rPr>
                <w:noProof/>
                <w:webHidden/>
              </w:rPr>
              <w:instrText xml:space="preserve"> PAGEREF _Toc65097057 \h </w:instrText>
            </w:r>
            <w:r w:rsidR="007F0DF6">
              <w:rPr>
                <w:noProof/>
                <w:webHidden/>
              </w:rPr>
            </w:r>
            <w:r w:rsidR="007F0DF6">
              <w:rPr>
                <w:noProof/>
                <w:webHidden/>
              </w:rPr>
              <w:fldChar w:fldCharType="separate"/>
            </w:r>
            <w:r w:rsidR="007F0DF6">
              <w:rPr>
                <w:noProof/>
                <w:webHidden/>
              </w:rPr>
              <w:t>23</w:t>
            </w:r>
            <w:r w:rsidR="007F0DF6">
              <w:rPr>
                <w:noProof/>
                <w:webHidden/>
              </w:rPr>
              <w:fldChar w:fldCharType="end"/>
            </w:r>
          </w:hyperlink>
        </w:p>
        <w:p w:rsidR="007F0DF6" w:rsidRDefault="00D70E44" w14:paraId="0292322B" w14:textId="335221BB">
          <w:pPr>
            <w:pStyle w:val="TOC2"/>
            <w:tabs>
              <w:tab w:val="right" w:leader="dot" w:pos="9350"/>
            </w:tabs>
            <w:rPr>
              <w:rFonts w:cstheme="minorBidi"/>
              <w:b w:val="0"/>
              <w:bCs w:val="0"/>
              <w:noProof/>
              <w:sz w:val="24"/>
              <w:szCs w:val="24"/>
            </w:rPr>
          </w:pPr>
          <w:hyperlink w:history="1" w:anchor="_Toc65097058">
            <w:r w:rsidRPr="00B54C0E" w:rsidR="007F0DF6">
              <w:rPr>
                <w:rStyle w:val="Hyperlink"/>
                <w:rFonts w:ascii="Calibri" w:hAnsi="Calibri" w:eastAsia="Calibri Light" w:cs="Calibri"/>
                <w:smallCaps/>
                <w:noProof/>
              </w:rPr>
              <w:t>Functional Requirements of Test Cases</w:t>
            </w:r>
            <w:r w:rsidR="007F0DF6">
              <w:rPr>
                <w:noProof/>
                <w:webHidden/>
              </w:rPr>
              <w:tab/>
            </w:r>
            <w:r w:rsidR="007F0DF6">
              <w:rPr>
                <w:noProof/>
                <w:webHidden/>
              </w:rPr>
              <w:fldChar w:fldCharType="begin"/>
            </w:r>
            <w:r w:rsidR="007F0DF6">
              <w:rPr>
                <w:noProof/>
                <w:webHidden/>
              </w:rPr>
              <w:instrText xml:space="preserve"> PAGEREF _Toc65097058 \h </w:instrText>
            </w:r>
            <w:r w:rsidR="007F0DF6">
              <w:rPr>
                <w:noProof/>
                <w:webHidden/>
              </w:rPr>
            </w:r>
            <w:r w:rsidR="007F0DF6">
              <w:rPr>
                <w:noProof/>
                <w:webHidden/>
              </w:rPr>
              <w:fldChar w:fldCharType="separate"/>
            </w:r>
            <w:r w:rsidR="007F0DF6">
              <w:rPr>
                <w:noProof/>
                <w:webHidden/>
              </w:rPr>
              <w:t>23</w:t>
            </w:r>
            <w:r w:rsidR="007F0DF6">
              <w:rPr>
                <w:noProof/>
                <w:webHidden/>
              </w:rPr>
              <w:fldChar w:fldCharType="end"/>
            </w:r>
          </w:hyperlink>
        </w:p>
        <w:p w:rsidR="007F0DF6" w:rsidRDefault="00D70E44" w14:paraId="3D9B57CA" w14:textId="5D9CF0CE">
          <w:pPr>
            <w:pStyle w:val="TOC2"/>
            <w:tabs>
              <w:tab w:val="right" w:leader="dot" w:pos="9350"/>
            </w:tabs>
            <w:rPr>
              <w:rFonts w:cstheme="minorBidi"/>
              <w:b w:val="0"/>
              <w:bCs w:val="0"/>
              <w:noProof/>
              <w:sz w:val="24"/>
              <w:szCs w:val="24"/>
            </w:rPr>
          </w:pPr>
          <w:hyperlink w:history="1" w:anchor="_Toc65097059">
            <w:r w:rsidRPr="00B54C0E" w:rsidR="007F0DF6">
              <w:rPr>
                <w:rStyle w:val="Hyperlink"/>
                <w:rFonts w:ascii="Calibri Light" w:hAnsi="Calibri Light" w:eastAsia="Calibri Light" w:cs="Calibri Light"/>
                <w:smallCaps/>
                <w:noProof/>
              </w:rPr>
              <w:t>Test Plan Metrics</w:t>
            </w:r>
            <w:r w:rsidR="007F0DF6">
              <w:rPr>
                <w:noProof/>
                <w:webHidden/>
              </w:rPr>
              <w:tab/>
            </w:r>
            <w:r w:rsidR="007F0DF6">
              <w:rPr>
                <w:noProof/>
                <w:webHidden/>
              </w:rPr>
              <w:fldChar w:fldCharType="begin"/>
            </w:r>
            <w:r w:rsidR="007F0DF6">
              <w:rPr>
                <w:noProof/>
                <w:webHidden/>
              </w:rPr>
              <w:instrText xml:space="preserve"> PAGEREF _Toc65097059 \h </w:instrText>
            </w:r>
            <w:r w:rsidR="007F0DF6">
              <w:rPr>
                <w:noProof/>
                <w:webHidden/>
              </w:rPr>
            </w:r>
            <w:r w:rsidR="007F0DF6">
              <w:rPr>
                <w:noProof/>
                <w:webHidden/>
              </w:rPr>
              <w:fldChar w:fldCharType="separate"/>
            </w:r>
            <w:r w:rsidR="007F0DF6">
              <w:rPr>
                <w:noProof/>
                <w:webHidden/>
              </w:rPr>
              <w:t>24</w:t>
            </w:r>
            <w:r w:rsidR="007F0DF6">
              <w:rPr>
                <w:noProof/>
                <w:webHidden/>
              </w:rPr>
              <w:fldChar w:fldCharType="end"/>
            </w:r>
          </w:hyperlink>
        </w:p>
        <w:p w:rsidR="007F0DF6" w:rsidRDefault="00D70E44" w14:paraId="0B83B4C2" w14:textId="50A57142">
          <w:pPr>
            <w:pStyle w:val="TOC1"/>
            <w:rPr>
              <w:rFonts w:cstheme="minorBidi"/>
              <w:b w:val="0"/>
              <w:bCs w:val="0"/>
              <w:i w:val="0"/>
              <w:iCs w:val="0"/>
              <w:noProof/>
            </w:rPr>
          </w:pPr>
          <w:hyperlink w:history="1" w:anchor="_Toc65097060">
            <w:r w:rsidRPr="00B54C0E" w:rsidR="007F0DF6">
              <w:rPr>
                <w:rStyle w:val="Hyperlink"/>
                <w:rFonts w:ascii="Calibri Light" w:hAnsi="Calibri Light" w:eastAsia="Calibri Light" w:cs="Calibri Light"/>
                <w:smallCaps/>
                <w:noProof/>
              </w:rPr>
              <w:t>Test Cases</w:t>
            </w:r>
            <w:r w:rsidR="007F0DF6">
              <w:rPr>
                <w:noProof/>
                <w:webHidden/>
              </w:rPr>
              <w:tab/>
            </w:r>
            <w:r w:rsidR="007F0DF6">
              <w:rPr>
                <w:noProof/>
                <w:webHidden/>
              </w:rPr>
              <w:fldChar w:fldCharType="begin"/>
            </w:r>
            <w:r w:rsidR="007F0DF6">
              <w:rPr>
                <w:noProof/>
                <w:webHidden/>
              </w:rPr>
              <w:instrText xml:space="preserve"> PAGEREF _Toc65097060 \h </w:instrText>
            </w:r>
            <w:r w:rsidR="007F0DF6">
              <w:rPr>
                <w:noProof/>
                <w:webHidden/>
              </w:rPr>
            </w:r>
            <w:r w:rsidR="007F0DF6">
              <w:rPr>
                <w:noProof/>
                <w:webHidden/>
              </w:rPr>
              <w:fldChar w:fldCharType="separate"/>
            </w:r>
            <w:r w:rsidR="007F0DF6">
              <w:rPr>
                <w:noProof/>
                <w:webHidden/>
              </w:rPr>
              <w:t>24</w:t>
            </w:r>
            <w:r w:rsidR="007F0DF6">
              <w:rPr>
                <w:noProof/>
                <w:webHidden/>
              </w:rPr>
              <w:fldChar w:fldCharType="end"/>
            </w:r>
          </w:hyperlink>
        </w:p>
        <w:p w:rsidR="007F0DF6" w:rsidRDefault="00D70E44" w14:paraId="56BA2ED2" w14:textId="5AC2AD5B">
          <w:pPr>
            <w:pStyle w:val="TOC2"/>
            <w:tabs>
              <w:tab w:val="right" w:leader="dot" w:pos="9350"/>
            </w:tabs>
            <w:rPr>
              <w:rFonts w:cstheme="minorBidi"/>
              <w:b w:val="0"/>
              <w:bCs w:val="0"/>
              <w:noProof/>
              <w:sz w:val="24"/>
              <w:szCs w:val="24"/>
            </w:rPr>
          </w:pPr>
          <w:hyperlink w:history="1" w:anchor="_Toc65097061">
            <w:r w:rsidRPr="00B54C0E" w:rsidR="007F0DF6">
              <w:rPr>
                <w:rStyle w:val="Hyperlink"/>
                <w:rFonts w:ascii="Calibri Light" w:hAnsi="Calibri Light" w:eastAsia="Calibri Light" w:cs="Calibri Light"/>
                <w:smallCaps/>
                <w:noProof/>
              </w:rPr>
              <w:t>Test Case 01: Isolate primary user’s voice for use within the service</w:t>
            </w:r>
            <w:r w:rsidR="007F0DF6">
              <w:rPr>
                <w:noProof/>
                <w:webHidden/>
              </w:rPr>
              <w:tab/>
            </w:r>
            <w:r w:rsidR="007F0DF6">
              <w:rPr>
                <w:noProof/>
                <w:webHidden/>
              </w:rPr>
              <w:fldChar w:fldCharType="begin"/>
            </w:r>
            <w:r w:rsidR="007F0DF6">
              <w:rPr>
                <w:noProof/>
                <w:webHidden/>
              </w:rPr>
              <w:instrText xml:space="preserve"> PAGEREF _Toc65097061 \h </w:instrText>
            </w:r>
            <w:r w:rsidR="007F0DF6">
              <w:rPr>
                <w:noProof/>
                <w:webHidden/>
              </w:rPr>
            </w:r>
            <w:r w:rsidR="007F0DF6">
              <w:rPr>
                <w:noProof/>
                <w:webHidden/>
              </w:rPr>
              <w:fldChar w:fldCharType="separate"/>
            </w:r>
            <w:r w:rsidR="007F0DF6">
              <w:rPr>
                <w:noProof/>
                <w:webHidden/>
              </w:rPr>
              <w:t>24</w:t>
            </w:r>
            <w:r w:rsidR="007F0DF6">
              <w:rPr>
                <w:noProof/>
                <w:webHidden/>
              </w:rPr>
              <w:fldChar w:fldCharType="end"/>
            </w:r>
          </w:hyperlink>
        </w:p>
        <w:p w:rsidR="007F0DF6" w:rsidRDefault="00D70E44" w14:paraId="3FA31EE8" w14:textId="401FBE9B">
          <w:pPr>
            <w:pStyle w:val="TOC2"/>
            <w:tabs>
              <w:tab w:val="right" w:leader="dot" w:pos="9350"/>
            </w:tabs>
            <w:rPr>
              <w:rFonts w:cstheme="minorBidi"/>
              <w:b w:val="0"/>
              <w:bCs w:val="0"/>
              <w:noProof/>
              <w:sz w:val="24"/>
              <w:szCs w:val="24"/>
            </w:rPr>
          </w:pPr>
          <w:hyperlink w:history="1" w:anchor="_Toc65097062">
            <w:r w:rsidRPr="00B54C0E" w:rsidR="007F0DF6">
              <w:rPr>
                <w:rStyle w:val="Hyperlink"/>
                <w:rFonts w:ascii="Calibri Light" w:hAnsi="Calibri Light" w:eastAsia="Calibri Light" w:cs="Calibri Light"/>
                <w:smallCaps/>
                <w:noProof/>
              </w:rPr>
              <w:t>Test Case 02: Dialogflow service is integrated within the mobile application</w:t>
            </w:r>
            <w:r w:rsidR="007F0DF6">
              <w:rPr>
                <w:noProof/>
                <w:webHidden/>
              </w:rPr>
              <w:tab/>
            </w:r>
            <w:r w:rsidR="007F0DF6">
              <w:rPr>
                <w:noProof/>
                <w:webHidden/>
              </w:rPr>
              <w:fldChar w:fldCharType="begin"/>
            </w:r>
            <w:r w:rsidR="007F0DF6">
              <w:rPr>
                <w:noProof/>
                <w:webHidden/>
              </w:rPr>
              <w:instrText xml:space="preserve"> PAGEREF _Toc65097062 \h </w:instrText>
            </w:r>
            <w:r w:rsidR="007F0DF6">
              <w:rPr>
                <w:noProof/>
                <w:webHidden/>
              </w:rPr>
            </w:r>
            <w:r w:rsidR="007F0DF6">
              <w:rPr>
                <w:noProof/>
                <w:webHidden/>
              </w:rPr>
              <w:fldChar w:fldCharType="separate"/>
            </w:r>
            <w:r w:rsidR="007F0DF6">
              <w:rPr>
                <w:noProof/>
                <w:webHidden/>
              </w:rPr>
              <w:t>25</w:t>
            </w:r>
            <w:r w:rsidR="007F0DF6">
              <w:rPr>
                <w:noProof/>
                <w:webHidden/>
              </w:rPr>
              <w:fldChar w:fldCharType="end"/>
            </w:r>
          </w:hyperlink>
        </w:p>
        <w:p w:rsidR="007F0DF6" w:rsidRDefault="00D70E44" w14:paraId="6FE58458" w14:textId="6DC4C956">
          <w:pPr>
            <w:pStyle w:val="TOC2"/>
            <w:tabs>
              <w:tab w:val="right" w:leader="dot" w:pos="9350"/>
            </w:tabs>
            <w:rPr>
              <w:rFonts w:cstheme="minorBidi"/>
              <w:b w:val="0"/>
              <w:bCs w:val="0"/>
              <w:noProof/>
              <w:sz w:val="24"/>
              <w:szCs w:val="24"/>
            </w:rPr>
          </w:pPr>
          <w:hyperlink w:history="1" w:anchor="_Toc65097063">
            <w:r w:rsidRPr="00B54C0E" w:rsidR="007F0DF6">
              <w:rPr>
                <w:rStyle w:val="Hyperlink"/>
                <w:rFonts w:ascii="Calibri Light" w:hAnsi="Calibri Light" w:eastAsia="Calibri Light" w:cs="Calibri Light"/>
                <w:smallCaps/>
                <w:noProof/>
              </w:rPr>
              <w:t>Test Case 03: Receive report identifier from user</w:t>
            </w:r>
            <w:r w:rsidR="007F0DF6">
              <w:rPr>
                <w:noProof/>
                <w:webHidden/>
              </w:rPr>
              <w:tab/>
            </w:r>
            <w:r w:rsidR="007F0DF6">
              <w:rPr>
                <w:noProof/>
                <w:webHidden/>
              </w:rPr>
              <w:fldChar w:fldCharType="begin"/>
            </w:r>
            <w:r w:rsidR="007F0DF6">
              <w:rPr>
                <w:noProof/>
                <w:webHidden/>
              </w:rPr>
              <w:instrText xml:space="preserve"> PAGEREF _Toc65097063 \h </w:instrText>
            </w:r>
            <w:r w:rsidR="007F0DF6">
              <w:rPr>
                <w:noProof/>
                <w:webHidden/>
              </w:rPr>
            </w:r>
            <w:r w:rsidR="007F0DF6">
              <w:rPr>
                <w:noProof/>
                <w:webHidden/>
              </w:rPr>
              <w:fldChar w:fldCharType="separate"/>
            </w:r>
            <w:r w:rsidR="007F0DF6">
              <w:rPr>
                <w:noProof/>
                <w:webHidden/>
              </w:rPr>
              <w:t>26</w:t>
            </w:r>
            <w:r w:rsidR="007F0DF6">
              <w:rPr>
                <w:noProof/>
                <w:webHidden/>
              </w:rPr>
              <w:fldChar w:fldCharType="end"/>
            </w:r>
          </w:hyperlink>
        </w:p>
        <w:p w:rsidR="007F0DF6" w:rsidRDefault="00D70E44" w14:paraId="53130A8B" w14:textId="06BF6811">
          <w:pPr>
            <w:pStyle w:val="TOC2"/>
            <w:tabs>
              <w:tab w:val="right" w:leader="dot" w:pos="9350"/>
            </w:tabs>
            <w:rPr>
              <w:rFonts w:cstheme="minorBidi"/>
              <w:b w:val="0"/>
              <w:bCs w:val="0"/>
              <w:noProof/>
              <w:sz w:val="24"/>
              <w:szCs w:val="24"/>
            </w:rPr>
          </w:pPr>
          <w:hyperlink w:history="1" w:anchor="_Toc65097064">
            <w:r w:rsidRPr="00B54C0E" w:rsidR="007F0DF6">
              <w:rPr>
                <w:rStyle w:val="Hyperlink"/>
                <w:rFonts w:ascii="Calibri Light" w:hAnsi="Calibri Light" w:eastAsia="Calibri Light" w:cs="Calibri Light"/>
                <w:smallCaps/>
                <w:noProof/>
              </w:rPr>
              <w:t>Test Case 04: Get report fields from database</w:t>
            </w:r>
            <w:r w:rsidR="007F0DF6">
              <w:rPr>
                <w:noProof/>
                <w:webHidden/>
              </w:rPr>
              <w:tab/>
            </w:r>
            <w:r w:rsidR="007F0DF6">
              <w:rPr>
                <w:noProof/>
                <w:webHidden/>
              </w:rPr>
              <w:fldChar w:fldCharType="begin"/>
            </w:r>
            <w:r w:rsidR="007F0DF6">
              <w:rPr>
                <w:noProof/>
                <w:webHidden/>
              </w:rPr>
              <w:instrText xml:space="preserve"> PAGEREF _Toc65097064 \h </w:instrText>
            </w:r>
            <w:r w:rsidR="007F0DF6">
              <w:rPr>
                <w:noProof/>
                <w:webHidden/>
              </w:rPr>
            </w:r>
            <w:r w:rsidR="007F0DF6">
              <w:rPr>
                <w:noProof/>
                <w:webHidden/>
              </w:rPr>
              <w:fldChar w:fldCharType="separate"/>
            </w:r>
            <w:r w:rsidR="007F0DF6">
              <w:rPr>
                <w:noProof/>
                <w:webHidden/>
              </w:rPr>
              <w:t>27</w:t>
            </w:r>
            <w:r w:rsidR="007F0DF6">
              <w:rPr>
                <w:noProof/>
                <w:webHidden/>
              </w:rPr>
              <w:fldChar w:fldCharType="end"/>
            </w:r>
          </w:hyperlink>
        </w:p>
        <w:p w:rsidR="007F0DF6" w:rsidRDefault="00D70E44" w14:paraId="1C8869F7" w14:textId="6D4C047C">
          <w:pPr>
            <w:pStyle w:val="TOC2"/>
            <w:tabs>
              <w:tab w:val="right" w:leader="dot" w:pos="9350"/>
            </w:tabs>
            <w:rPr>
              <w:rFonts w:cstheme="minorBidi"/>
              <w:b w:val="0"/>
              <w:bCs w:val="0"/>
              <w:noProof/>
              <w:sz w:val="24"/>
              <w:szCs w:val="24"/>
            </w:rPr>
          </w:pPr>
          <w:hyperlink w:history="1" w:anchor="_Toc65097065">
            <w:r w:rsidRPr="00B54C0E" w:rsidR="007F0DF6">
              <w:rPr>
                <w:rStyle w:val="Hyperlink"/>
                <w:rFonts w:ascii="Calibri Light" w:hAnsi="Calibri Light" w:eastAsia="Calibri Light" w:cs="Calibri Light"/>
                <w:smallCaps/>
                <w:noProof/>
              </w:rPr>
              <w:t>Test Case 05: Process report contents and fields.</w:t>
            </w:r>
            <w:r w:rsidR="007F0DF6">
              <w:rPr>
                <w:noProof/>
                <w:webHidden/>
              </w:rPr>
              <w:tab/>
            </w:r>
            <w:r w:rsidR="007F0DF6">
              <w:rPr>
                <w:noProof/>
                <w:webHidden/>
              </w:rPr>
              <w:fldChar w:fldCharType="begin"/>
            </w:r>
            <w:r w:rsidR="007F0DF6">
              <w:rPr>
                <w:noProof/>
                <w:webHidden/>
              </w:rPr>
              <w:instrText xml:space="preserve"> PAGEREF _Toc65097065 \h </w:instrText>
            </w:r>
            <w:r w:rsidR="007F0DF6">
              <w:rPr>
                <w:noProof/>
                <w:webHidden/>
              </w:rPr>
            </w:r>
            <w:r w:rsidR="007F0DF6">
              <w:rPr>
                <w:noProof/>
                <w:webHidden/>
              </w:rPr>
              <w:fldChar w:fldCharType="separate"/>
            </w:r>
            <w:r w:rsidR="007F0DF6">
              <w:rPr>
                <w:noProof/>
                <w:webHidden/>
              </w:rPr>
              <w:t>27</w:t>
            </w:r>
            <w:r w:rsidR="007F0DF6">
              <w:rPr>
                <w:noProof/>
                <w:webHidden/>
              </w:rPr>
              <w:fldChar w:fldCharType="end"/>
            </w:r>
          </w:hyperlink>
        </w:p>
        <w:p w:rsidR="007F0DF6" w:rsidRDefault="00D70E44" w14:paraId="3855D8AF" w14:textId="791735C0">
          <w:pPr>
            <w:pStyle w:val="TOC2"/>
            <w:tabs>
              <w:tab w:val="right" w:leader="dot" w:pos="9350"/>
            </w:tabs>
            <w:rPr>
              <w:rFonts w:cstheme="minorBidi"/>
              <w:b w:val="0"/>
              <w:bCs w:val="0"/>
              <w:noProof/>
              <w:sz w:val="24"/>
              <w:szCs w:val="24"/>
            </w:rPr>
          </w:pPr>
          <w:hyperlink w:history="1" w:anchor="_Toc65097066">
            <w:r w:rsidRPr="00B54C0E" w:rsidR="007F0DF6">
              <w:rPr>
                <w:rStyle w:val="Hyperlink"/>
                <w:rFonts w:ascii="Calibri Light" w:hAnsi="Calibri Light" w:eastAsia="Calibri Light" w:cs="Calibri Light"/>
                <w:smallCaps/>
                <w:noProof/>
              </w:rPr>
              <w:t>Test Case 06: Generate dynamic intents to capture report fields</w:t>
            </w:r>
            <w:r w:rsidR="007F0DF6">
              <w:rPr>
                <w:noProof/>
                <w:webHidden/>
              </w:rPr>
              <w:tab/>
            </w:r>
            <w:r w:rsidR="007F0DF6">
              <w:rPr>
                <w:noProof/>
                <w:webHidden/>
              </w:rPr>
              <w:fldChar w:fldCharType="begin"/>
            </w:r>
            <w:r w:rsidR="007F0DF6">
              <w:rPr>
                <w:noProof/>
                <w:webHidden/>
              </w:rPr>
              <w:instrText xml:space="preserve"> PAGEREF _Toc65097066 \h </w:instrText>
            </w:r>
            <w:r w:rsidR="007F0DF6">
              <w:rPr>
                <w:noProof/>
                <w:webHidden/>
              </w:rPr>
            </w:r>
            <w:r w:rsidR="007F0DF6">
              <w:rPr>
                <w:noProof/>
                <w:webHidden/>
              </w:rPr>
              <w:fldChar w:fldCharType="separate"/>
            </w:r>
            <w:r w:rsidR="007F0DF6">
              <w:rPr>
                <w:noProof/>
                <w:webHidden/>
              </w:rPr>
              <w:t>28</w:t>
            </w:r>
            <w:r w:rsidR="007F0DF6">
              <w:rPr>
                <w:noProof/>
                <w:webHidden/>
              </w:rPr>
              <w:fldChar w:fldCharType="end"/>
            </w:r>
          </w:hyperlink>
        </w:p>
        <w:p w:rsidR="007F0DF6" w:rsidRDefault="00D70E44" w14:paraId="50669501" w14:textId="701F1B2E">
          <w:pPr>
            <w:pStyle w:val="TOC2"/>
            <w:tabs>
              <w:tab w:val="right" w:leader="dot" w:pos="9350"/>
            </w:tabs>
            <w:rPr>
              <w:rFonts w:cstheme="minorBidi"/>
              <w:b w:val="0"/>
              <w:bCs w:val="0"/>
              <w:noProof/>
              <w:sz w:val="24"/>
              <w:szCs w:val="24"/>
            </w:rPr>
          </w:pPr>
          <w:hyperlink w:history="1" w:anchor="_Toc65097067">
            <w:r w:rsidRPr="00B54C0E" w:rsidR="007F0DF6">
              <w:rPr>
                <w:rStyle w:val="Hyperlink"/>
                <w:rFonts w:ascii="Calibri Light" w:hAnsi="Calibri Light" w:eastAsia="Calibri Light" w:cs="Calibri Light"/>
                <w:smallCaps/>
                <w:noProof/>
              </w:rPr>
              <w:t>Test Case 07: Identify report contents extracted by the Dialogflow agent</w:t>
            </w:r>
            <w:r w:rsidR="007F0DF6">
              <w:rPr>
                <w:noProof/>
                <w:webHidden/>
              </w:rPr>
              <w:tab/>
            </w:r>
            <w:r w:rsidR="007F0DF6">
              <w:rPr>
                <w:noProof/>
                <w:webHidden/>
              </w:rPr>
              <w:fldChar w:fldCharType="begin"/>
            </w:r>
            <w:r w:rsidR="007F0DF6">
              <w:rPr>
                <w:noProof/>
                <w:webHidden/>
              </w:rPr>
              <w:instrText xml:space="preserve"> PAGEREF _Toc65097067 \h </w:instrText>
            </w:r>
            <w:r w:rsidR="007F0DF6">
              <w:rPr>
                <w:noProof/>
                <w:webHidden/>
              </w:rPr>
            </w:r>
            <w:r w:rsidR="007F0DF6">
              <w:rPr>
                <w:noProof/>
                <w:webHidden/>
              </w:rPr>
              <w:fldChar w:fldCharType="separate"/>
            </w:r>
            <w:r w:rsidR="007F0DF6">
              <w:rPr>
                <w:noProof/>
                <w:webHidden/>
              </w:rPr>
              <w:t>29</w:t>
            </w:r>
            <w:r w:rsidR="007F0DF6">
              <w:rPr>
                <w:noProof/>
                <w:webHidden/>
              </w:rPr>
              <w:fldChar w:fldCharType="end"/>
            </w:r>
          </w:hyperlink>
        </w:p>
        <w:p w:rsidR="007F0DF6" w:rsidRDefault="00D70E44" w14:paraId="0A6F22A1" w14:textId="5D60FF64">
          <w:pPr>
            <w:pStyle w:val="TOC2"/>
            <w:tabs>
              <w:tab w:val="right" w:leader="dot" w:pos="9350"/>
            </w:tabs>
            <w:rPr>
              <w:rFonts w:cstheme="minorBidi"/>
              <w:b w:val="0"/>
              <w:bCs w:val="0"/>
              <w:noProof/>
              <w:sz w:val="24"/>
              <w:szCs w:val="24"/>
            </w:rPr>
          </w:pPr>
          <w:hyperlink w:history="1" w:anchor="_Toc65097068">
            <w:r w:rsidRPr="00B54C0E" w:rsidR="007F0DF6">
              <w:rPr>
                <w:rStyle w:val="Hyperlink"/>
                <w:rFonts w:ascii="Calibri Light" w:hAnsi="Calibri Light" w:eastAsia="Calibri Light" w:cs="Calibri Light"/>
                <w:smallCaps/>
                <w:noProof/>
              </w:rPr>
              <w:t>Test Case 08: Store extracted report contents into a database</w:t>
            </w:r>
            <w:r w:rsidR="007F0DF6">
              <w:rPr>
                <w:noProof/>
                <w:webHidden/>
              </w:rPr>
              <w:tab/>
            </w:r>
            <w:r w:rsidR="007F0DF6">
              <w:rPr>
                <w:noProof/>
                <w:webHidden/>
              </w:rPr>
              <w:fldChar w:fldCharType="begin"/>
            </w:r>
            <w:r w:rsidR="007F0DF6">
              <w:rPr>
                <w:noProof/>
                <w:webHidden/>
              </w:rPr>
              <w:instrText xml:space="preserve"> PAGEREF _Toc65097068 \h </w:instrText>
            </w:r>
            <w:r w:rsidR="007F0DF6">
              <w:rPr>
                <w:noProof/>
                <w:webHidden/>
              </w:rPr>
            </w:r>
            <w:r w:rsidR="007F0DF6">
              <w:rPr>
                <w:noProof/>
                <w:webHidden/>
              </w:rPr>
              <w:fldChar w:fldCharType="separate"/>
            </w:r>
            <w:r w:rsidR="007F0DF6">
              <w:rPr>
                <w:noProof/>
                <w:webHidden/>
              </w:rPr>
              <w:t>30</w:t>
            </w:r>
            <w:r w:rsidR="007F0DF6">
              <w:rPr>
                <w:noProof/>
                <w:webHidden/>
              </w:rPr>
              <w:fldChar w:fldCharType="end"/>
            </w:r>
          </w:hyperlink>
        </w:p>
        <w:p w:rsidR="007F0DF6" w:rsidRDefault="00D70E44" w14:paraId="6490371A" w14:textId="6618E2F8">
          <w:pPr>
            <w:pStyle w:val="TOC2"/>
            <w:tabs>
              <w:tab w:val="right" w:leader="dot" w:pos="9350"/>
            </w:tabs>
            <w:rPr>
              <w:rFonts w:cstheme="minorBidi"/>
              <w:b w:val="0"/>
              <w:bCs w:val="0"/>
              <w:noProof/>
              <w:sz w:val="24"/>
              <w:szCs w:val="24"/>
            </w:rPr>
          </w:pPr>
          <w:hyperlink w:history="1" w:anchor="_Toc65097069">
            <w:r w:rsidRPr="00B54C0E" w:rsidR="007F0DF6">
              <w:rPr>
                <w:rStyle w:val="Hyperlink"/>
                <w:rFonts w:ascii="Calibri Light" w:hAnsi="Calibri Light" w:eastAsia="Calibri Light" w:cs="Calibri Light"/>
                <w:smallCaps/>
                <w:noProof/>
              </w:rPr>
              <w:t>Test Case 09: Initiate connection with database</w:t>
            </w:r>
            <w:r w:rsidR="007F0DF6">
              <w:rPr>
                <w:noProof/>
                <w:webHidden/>
              </w:rPr>
              <w:tab/>
            </w:r>
            <w:r w:rsidR="007F0DF6">
              <w:rPr>
                <w:noProof/>
                <w:webHidden/>
              </w:rPr>
              <w:fldChar w:fldCharType="begin"/>
            </w:r>
            <w:r w:rsidR="007F0DF6">
              <w:rPr>
                <w:noProof/>
                <w:webHidden/>
              </w:rPr>
              <w:instrText xml:space="preserve"> PAGEREF _Toc65097069 \h </w:instrText>
            </w:r>
            <w:r w:rsidR="007F0DF6">
              <w:rPr>
                <w:noProof/>
                <w:webHidden/>
              </w:rPr>
            </w:r>
            <w:r w:rsidR="007F0DF6">
              <w:rPr>
                <w:noProof/>
                <w:webHidden/>
              </w:rPr>
              <w:fldChar w:fldCharType="separate"/>
            </w:r>
            <w:r w:rsidR="007F0DF6">
              <w:rPr>
                <w:noProof/>
                <w:webHidden/>
              </w:rPr>
              <w:t>31</w:t>
            </w:r>
            <w:r w:rsidR="007F0DF6">
              <w:rPr>
                <w:noProof/>
                <w:webHidden/>
              </w:rPr>
              <w:fldChar w:fldCharType="end"/>
            </w:r>
          </w:hyperlink>
        </w:p>
        <w:p w:rsidR="007F0DF6" w:rsidRDefault="00D70E44" w14:paraId="0B9EDEA1" w14:textId="25B3B8F0">
          <w:pPr>
            <w:pStyle w:val="TOC2"/>
            <w:tabs>
              <w:tab w:val="right" w:leader="dot" w:pos="9350"/>
            </w:tabs>
            <w:rPr>
              <w:rFonts w:cstheme="minorBidi"/>
              <w:b w:val="0"/>
              <w:bCs w:val="0"/>
              <w:noProof/>
              <w:sz w:val="24"/>
              <w:szCs w:val="24"/>
            </w:rPr>
          </w:pPr>
          <w:hyperlink w:history="1" w:anchor="_Toc65097070">
            <w:r w:rsidRPr="00B54C0E" w:rsidR="007F0DF6">
              <w:rPr>
                <w:rStyle w:val="Hyperlink"/>
                <w:rFonts w:ascii="Calibri Light" w:hAnsi="Calibri Light" w:eastAsia="Calibri Light" w:cs="Calibri Light"/>
                <w:smallCaps/>
                <w:noProof/>
              </w:rPr>
              <w:t>Test Case 10: Dialogflow Help Support Response</w:t>
            </w:r>
            <w:r w:rsidR="007F0DF6">
              <w:rPr>
                <w:noProof/>
                <w:webHidden/>
              </w:rPr>
              <w:tab/>
            </w:r>
            <w:r w:rsidR="007F0DF6">
              <w:rPr>
                <w:noProof/>
                <w:webHidden/>
              </w:rPr>
              <w:fldChar w:fldCharType="begin"/>
            </w:r>
            <w:r w:rsidR="007F0DF6">
              <w:rPr>
                <w:noProof/>
                <w:webHidden/>
              </w:rPr>
              <w:instrText xml:space="preserve"> PAGEREF _Toc65097070 \h </w:instrText>
            </w:r>
            <w:r w:rsidR="007F0DF6">
              <w:rPr>
                <w:noProof/>
                <w:webHidden/>
              </w:rPr>
            </w:r>
            <w:r w:rsidR="007F0DF6">
              <w:rPr>
                <w:noProof/>
                <w:webHidden/>
              </w:rPr>
              <w:fldChar w:fldCharType="separate"/>
            </w:r>
            <w:r w:rsidR="007F0DF6">
              <w:rPr>
                <w:noProof/>
                <w:webHidden/>
              </w:rPr>
              <w:t>31</w:t>
            </w:r>
            <w:r w:rsidR="007F0DF6">
              <w:rPr>
                <w:noProof/>
                <w:webHidden/>
              </w:rPr>
              <w:fldChar w:fldCharType="end"/>
            </w:r>
          </w:hyperlink>
        </w:p>
        <w:p w:rsidR="007F0DF6" w:rsidRDefault="00D70E44" w14:paraId="68CF7577" w14:textId="5685A876">
          <w:pPr>
            <w:pStyle w:val="TOC1"/>
            <w:rPr>
              <w:rFonts w:cstheme="minorBidi"/>
              <w:b w:val="0"/>
              <w:bCs w:val="0"/>
              <w:i w:val="0"/>
              <w:iCs w:val="0"/>
              <w:noProof/>
            </w:rPr>
          </w:pPr>
          <w:hyperlink w:history="1" w:anchor="_Toc65097071">
            <w:r w:rsidRPr="00B54C0E" w:rsidR="007F0DF6">
              <w:rPr>
                <w:rStyle w:val="Hyperlink"/>
                <w:rFonts w:ascii="Calibri Light" w:hAnsi="Calibri Light" w:eastAsia="Calibri Light" w:cs="Calibri Light"/>
                <w:smallCaps/>
                <w:noProof/>
              </w:rPr>
              <w:t>Testing Criteria</w:t>
            </w:r>
            <w:r w:rsidR="007F0DF6">
              <w:rPr>
                <w:noProof/>
                <w:webHidden/>
              </w:rPr>
              <w:tab/>
            </w:r>
            <w:r w:rsidR="007F0DF6">
              <w:rPr>
                <w:noProof/>
                <w:webHidden/>
              </w:rPr>
              <w:fldChar w:fldCharType="begin"/>
            </w:r>
            <w:r w:rsidR="007F0DF6">
              <w:rPr>
                <w:noProof/>
                <w:webHidden/>
              </w:rPr>
              <w:instrText xml:space="preserve"> PAGEREF _Toc65097071 \h </w:instrText>
            </w:r>
            <w:r w:rsidR="007F0DF6">
              <w:rPr>
                <w:noProof/>
                <w:webHidden/>
              </w:rPr>
            </w:r>
            <w:r w:rsidR="007F0DF6">
              <w:rPr>
                <w:noProof/>
                <w:webHidden/>
              </w:rPr>
              <w:fldChar w:fldCharType="separate"/>
            </w:r>
            <w:r w:rsidR="007F0DF6">
              <w:rPr>
                <w:noProof/>
                <w:webHidden/>
              </w:rPr>
              <w:t>32</w:t>
            </w:r>
            <w:r w:rsidR="007F0DF6">
              <w:rPr>
                <w:noProof/>
                <w:webHidden/>
              </w:rPr>
              <w:fldChar w:fldCharType="end"/>
            </w:r>
          </w:hyperlink>
        </w:p>
        <w:p w:rsidR="007F0DF6" w:rsidRDefault="00D70E44" w14:paraId="79DA5229" w14:textId="62A19BB4">
          <w:pPr>
            <w:pStyle w:val="TOC2"/>
            <w:tabs>
              <w:tab w:val="right" w:leader="dot" w:pos="9350"/>
            </w:tabs>
            <w:rPr>
              <w:rFonts w:cstheme="minorBidi"/>
              <w:b w:val="0"/>
              <w:bCs w:val="0"/>
              <w:noProof/>
              <w:sz w:val="24"/>
              <w:szCs w:val="24"/>
            </w:rPr>
          </w:pPr>
          <w:hyperlink w:history="1" w:anchor="_Toc65097072">
            <w:r w:rsidRPr="00B54C0E" w:rsidR="007F0DF6">
              <w:rPr>
                <w:rStyle w:val="Hyperlink"/>
                <w:rFonts w:ascii="Calibri Light" w:hAnsi="Calibri Light" w:eastAsia="Calibri Light" w:cs="Calibri Light"/>
                <w:smallCaps/>
                <w:noProof/>
              </w:rPr>
              <w:t>Suspension Criteria</w:t>
            </w:r>
            <w:r w:rsidR="007F0DF6">
              <w:rPr>
                <w:noProof/>
                <w:webHidden/>
              </w:rPr>
              <w:tab/>
            </w:r>
            <w:r w:rsidR="007F0DF6">
              <w:rPr>
                <w:noProof/>
                <w:webHidden/>
              </w:rPr>
              <w:fldChar w:fldCharType="begin"/>
            </w:r>
            <w:r w:rsidR="007F0DF6">
              <w:rPr>
                <w:noProof/>
                <w:webHidden/>
              </w:rPr>
              <w:instrText xml:space="preserve"> PAGEREF _Toc65097072 \h </w:instrText>
            </w:r>
            <w:r w:rsidR="007F0DF6">
              <w:rPr>
                <w:noProof/>
                <w:webHidden/>
              </w:rPr>
            </w:r>
            <w:r w:rsidR="007F0DF6">
              <w:rPr>
                <w:noProof/>
                <w:webHidden/>
              </w:rPr>
              <w:fldChar w:fldCharType="separate"/>
            </w:r>
            <w:r w:rsidR="007F0DF6">
              <w:rPr>
                <w:noProof/>
                <w:webHidden/>
              </w:rPr>
              <w:t>32</w:t>
            </w:r>
            <w:r w:rsidR="007F0DF6">
              <w:rPr>
                <w:noProof/>
                <w:webHidden/>
              </w:rPr>
              <w:fldChar w:fldCharType="end"/>
            </w:r>
          </w:hyperlink>
        </w:p>
        <w:p w:rsidR="007F0DF6" w:rsidRDefault="00D70E44" w14:paraId="478ED95E" w14:textId="3858F6E0">
          <w:pPr>
            <w:pStyle w:val="TOC2"/>
            <w:tabs>
              <w:tab w:val="right" w:leader="dot" w:pos="9350"/>
            </w:tabs>
            <w:rPr>
              <w:rFonts w:cstheme="minorBidi"/>
              <w:b w:val="0"/>
              <w:bCs w:val="0"/>
              <w:noProof/>
              <w:sz w:val="24"/>
              <w:szCs w:val="24"/>
            </w:rPr>
          </w:pPr>
          <w:hyperlink w:history="1" w:anchor="_Toc65097073">
            <w:r w:rsidRPr="00B54C0E" w:rsidR="007F0DF6">
              <w:rPr>
                <w:rStyle w:val="Hyperlink"/>
                <w:rFonts w:ascii="Calibri Light" w:hAnsi="Calibri Light" w:eastAsia="Calibri Light" w:cs="Calibri Light"/>
                <w:smallCaps/>
                <w:noProof/>
              </w:rPr>
              <w:t>Resumption Criteria</w:t>
            </w:r>
            <w:r w:rsidR="007F0DF6">
              <w:rPr>
                <w:noProof/>
                <w:webHidden/>
              </w:rPr>
              <w:tab/>
            </w:r>
            <w:r w:rsidR="007F0DF6">
              <w:rPr>
                <w:noProof/>
                <w:webHidden/>
              </w:rPr>
              <w:fldChar w:fldCharType="begin"/>
            </w:r>
            <w:r w:rsidR="007F0DF6">
              <w:rPr>
                <w:noProof/>
                <w:webHidden/>
              </w:rPr>
              <w:instrText xml:space="preserve"> PAGEREF _Toc65097073 \h </w:instrText>
            </w:r>
            <w:r w:rsidR="007F0DF6">
              <w:rPr>
                <w:noProof/>
                <w:webHidden/>
              </w:rPr>
            </w:r>
            <w:r w:rsidR="007F0DF6">
              <w:rPr>
                <w:noProof/>
                <w:webHidden/>
              </w:rPr>
              <w:fldChar w:fldCharType="separate"/>
            </w:r>
            <w:r w:rsidR="007F0DF6">
              <w:rPr>
                <w:noProof/>
                <w:webHidden/>
              </w:rPr>
              <w:t>32</w:t>
            </w:r>
            <w:r w:rsidR="007F0DF6">
              <w:rPr>
                <w:noProof/>
                <w:webHidden/>
              </w:rPr>
              <w:fldChar w:fldCharType="end"/>
            </w:r>
          </w:hyperlink>
        </w:p>
        <w:p w:rsidR="007F0DF6" w:rsidRDefault="00D70E44" w14:paraId="4E35C955" w14:textId="3367DC49">
          <w:pPr>
            <w:pStyle w:val="TOC2"/>
            <w:tabs>
              <w:tab w:val="right" w:leader="dot" w:pos="9350"/>
            </w:tabs>
            <w:rPr>
              <w:rFonts w:cstheme="minorBidi"/>
              <w:b w:val="0"/>
              <w:bCs w:val="0"/>
              <w:noProof/>
              <w:sz w:val="24"/>
              <w:szCs w:val="24"/>
            </w:rPr>
          </w:pPr>
          <w:hyperlink w:history="1" w:anchor="_Toc65097074">
            <w:r w:rsidRPr="00B54C0E" w:rsidR="007F0DF6">
              <w:rPr>
                <w:rStyle w:val="Hyperlink"/>
                <w:rFonts w:ascii="Calibri Light" w:hAnsi="Calibri Light" w:eastAsia="Calibri Light" w:cs="Calibri Light"/>
                <w:smallCaps/>
                <w:noProof/>
              </w:rPr>
              <w:t>Test Completeness</w:t>
            </w:r>
            <w:r w:rsidR="007F0DF6">
              <w:rPr>
                <w:noProof/>
                <w:webHidden/>
              </w:rPr>
              <w:tab/>
            </w:r>
            <w:r w:rsidR="007F0DF6">
              <w:rPr>
                <w:noProof/>
                <w:webHidden/>
              </w:rPr>
              <w:fldChar w:fldCharType="begin"/>
            </w:r>
            <w:r w:rsidR="007F0DF6">
              <w:rPr>
                <w:noProof/>
                <w:webHidden/>
              </w:rPr>
              <w:instrText xml:space="preserve"> PAGEREF _Toc65097074 \h </w:instrText>
            </w:r>
            <w:r w:rsidR="007F0DF6">
              <w:rPr>
                <w:noProof/>
                <w:webHidden/>
              </w:rPr>
            </w:r>
            <w:r w:rsidR="007F0DF6">
              <w:rPr>
                <w:noProof/>
                <w:webHidden/>
              </w:rPr>
              <w:fldChar w:fldCharType="separate"/>
            </w:r>
            <w:r w:rsidR="007F0DF6">
              <w:rPr>
                <w:noProof/>
                <w:webHidden/>
              </w:rPr>
              <w:t>32</w:t>
            </w:r>
            <w:r w:rsidR="007F0DF6">
              <w:rPr>
                <w:noProof/>
                <w:webHidden/>
              </w:rPr>
              <w:fldChar w:fldCharType="end"/>
            </w:r>
          </w:hyperlink>
        </w:p>
        <w:p w:rsidR="007F0DF6" w:rsidRDefault="00D70E44" w14:paraId="0079A816" w14:textId="57A243C3">
          <w:pPr>
            <w:pStyle w:val="TOC2"/>
            <w:tabs>
              <w:tab w:val="right" w:leader="dot" w:pos="9350"/>
            </w:tabs>
            <w:rPr>
              <w:rFonts w:cstheme="minorBidi"/>
              <w:b w:val="0"/>
              <w:bCs w:val="0"/>
              <w:noProof/>
              <w:sz w:val="24"/>
              <w:szCs w:val="24"/>
            </w:rPr>
          </w:pPr>
          <w:hyperlink w:history="1" w:anchor="_Toc65097075">
            <w:r w:rsidRPr="00B54C0E" w:rsidR="007F0DF6">
              <w:rPr>
                <w:rStyle w:val="Hyperlink"/>
                <w:rFonts w:ascii="Calibri Light" w:hAnsi="Calibri Light" w:eastAsia="Calibri Light" w:cs="Calibri Light"/>
                <w:smallCaps/>
                <w:noProof/>
              </w:rPr>
              <w:t>Test Deliverables</w:t>
            </w:r>
            <w:r w:rsidR="007F0DF6">
              <w:rPr>
                <w:noProof/>
                <w:webHidden/>
              </w:rPr>
              <w:tab/>
            </w:r>
            <w:r w:rsidR="007F0DF6">
              <w:rPr>
                <w:noProof/>
                <w:webHidden/>
              </w:rPr>
              <w:fldChar w:fldCharType="begin"/>
            </w:r>
            <w:r w:rsidR="007F0DF6">
              <w:rPr>
                <w:noProof/>
                <w:webHidden/>
              </w:rPr>
              <w:instrText xml:space="preserve"> PAGEREF _Toc65097075 \h </w:instrText>
            </w:r>
            <w:r w:rsidR="007F0DF6">
              <w:rPr>
                <w:noProof/>
                <w:webHidden/>
              </w:rPr>
            </w:r>
            <w:r w:rsidR="007F0DF6">
              <w:rPr>
                <w:noProof/>
                <w:webHidden/>
              </w:rPr>
              <w:fldChar w:fldCharType="separate"/>
            </w:r>
            <w:r w:rsidR="007F0DF6">
              <w:rPr>
                <w:noProof/>
                <w:webHidden/>
              </w:rPr>
              <w:t>33</w:t>
            </w:r>
            <w:r w:rsidR="007F0DF6">
              <w:rPr>
                <w:noProof/>
                <w:webHidden/>
              </w:rPr>
              <w:fldChar w:fldCharType="end"/>
            </w:r>
          </w:hyperlink>
        </w:p>
        <w:p w:rsidR="007F0DF6" w:rsidRDefault="00D70E44" w14:paraId="5631FE2D" w14:textId="22034B8B">
          <w:pPr>
            <w:pStyle w:val="TOC1"/>
            <w:rPr>
              <w:rFonts w:cstheme="minorBidi"/>
              <w:b w:val="0"/>
              <w:bCs w:val="0"/>
              <w:i w:val="0"/>
              <w:iCs w:val="0"/>
              <w:noProof/>
            </w:rPr>
          </w:pPr>
          <w:hyperlink w:history="1" w:anchor="_Toc65097076">
            <w:r w:rsidRPr="00B54C0E" w:rsidR="007F0DF6">
              <w:rPr>
                <w:rStyle w:val="Hyperlink"/>
                <w:rFonts w:ascii="Calibri Light" w:hAnsi="Calibri Light" w:eastAsia="Calibri Light" w:cs="Calibri Light"/>
                <w:smallCaps/>
                <w:noProof/>
              </w:rPr>
              <w:t>Resource &amp; Environment Needs</w:t>
            </w:r>
            <w:r w:rsidR="007F0DF6">
              <w:rPr>
                <w:noProof/>
                <w:webHidden/>
              </w:rPr>
              <w:tab/>
            </w:r>
            <w:r w:rsidR="007F0DF6">
              <w:rPr>
                <w:noProof/>
                <w:webHidden/>
              </w:rPr>
              <w:fldChar w:fldCharType="begin"/>
            </w:r>
            <w:r w:rsidR="007F0DF6">
              <w:rPr>
                <w:noProof/>
                <w:webHidden/>
              </w:rPr>
              <w:instrText xml:space="preserve"> PAGEREF _Toc65097076 \h </w:instrText>
            </w:r>
            <w:r w:rsidR="007F0DF6">
              <w:rPr>
                <w:noProof/>
                <w:webHidden/>
              </w:rPr>
            </w:r>
            <w:r w:rsidR="007F0DF6">
              <w:rPr>
                <w:noProof/>
                <w:webHidden/>
              </w:rPr>
              <w:fldChar w:fldCharType="separate"/>
            </w:r>
            <w:r w:rsidR="007F0DF6">
              <w:rPr>
                <w:noProof/>
                <w:webHidden/>
              </w:rPr>
              <w:t>33</w:t>
            </w:r>
            <w:r w:rsidR="007F0DF6">
              <w:rPr>
                <w:noProof/>
                <w:webHidden/>
              </w:rPr>
              <w:fldChar w:fldCharType="end"/>
            </w:r>
          </w:hyperlink>
        </w:p>
        <w:p w:rsidR="007F0DF6" w:rsidRDefault="00D70E44" w14:paraId="56F0E84D" w14:textId="5B529F28">
          <w:pPr>
            <w:pStyle w:val="TOC2"/>
            <w:tabs>
              <w:tab w:val="right" w:leader="dot" w:pos="9350"/>
            </w:tabs>
            <w:rPr>
              <w:rFonts w:cstheme="minorBidi"/>
              <w:b w:val="0"/>
              <w:bCs w:val="0"/>
              <w:noProof/>
              <w:sz w:val="24"/>
              <w:szCs w:val="24"/>
            </w:rPr>
          </w:pPr>
          <w:hyperlink w:history="1" w:anchor="_Toc65097077">
            <w:r w:rsidRPr="00B54C0E" w:rsidR="007F0DF6">
              <w:rPr>
                <w:rStyle w:val="Hyperlink"/>
                <w:rFonts w:ascii="Calibri Light" w:hAnsi="Calibri Light" w:eastAsia="Calibri Light" w:cs="Calibri Light"/>
                <w:smallCaps/>
                <w:noProof/>
              </w:rPr>
              <w:t>Testing Tools</w:t>
            </w:r>
            <w:r w:rsidR="007F0DF6">
              <w:rPr>
                <w:noProof/>
                <w:webHidden/>
              </w:rPr>
              <w:tab/>
            </w:r>
            <w:r w:rsidR="007F0DF6">
              <w:rPr>
                <w:noProof/>
                <w:webHidden/>
              </w:rPr>
              <w:fldChar w:fldCharType="begin"/>
            </w:r>
            <w:r w:rsidR="007F0DF6">
              <w:rPr>
                <w:noProof/>
                <w:webHidden/>
              </w:rPr>
              <w:instrText xml:space="preserve"> PAGEREF _Toc65097077 \h </w:instrText>
            </w:r>
            <w:r w:rsidR="007F0DF6">
              <w:rPr>
                <w:noProof/>
                <w:webHidden/>
              </w:rPr>
            </w:r>
            <w:r w:rsidR="007F0DF6">
              <w:rPr>
                <w:noProof/>
                <w:webHidden/>
              </w:rPr>
              <w:fldChar w:fldCharType="separate"/>
            </w:r>
            <w:r w:rsidR="007F0DF6">
              <w:rPr>
                <w:noProof/>
                <w:webHidden/>
              </w:rPr>
              <w:t>33</w:t>
            </w:r>
            <w:r w:rsidR="007F0DF6">
              <w:rPr>
                <w:noProof/>
                <w:webHidden/>
              </w:rPr>
              <w:fldChar w:fldCharType="end"/>
            </w:r>
          </w:hyperlink>
        </w:p>
        <w:p w:rsidR="007F0DF6" w:rsidRDefault="00D70E44" w14:paraId="730CC31D" w14:textId="76FDEE96">
          <w:pPr>
            <w:pStyle w:val="TOC1"/>
            <w:rPr>
              <w:rFonts w:cstheme="minorBidi"/>
              <w:b w:val="0"/>
              <w:bCs w:val="0"/>
              <w:i w:val="0"/>
              <w:iCs w:val="0"/>
              <w:noProof/>
            </w:rPr>
          </w:pPr>
          <w:hyperlink w:history="1" w:anchor="_Toc65097078">
            <w:r w:rsidRPr="00B54C0E" w:rsidR="007F0DF6">
              <w:rPr>
                <w:rStyle w:val="Hyperlink"/>
                <w:noProof/>
              </w:rPr>
              <w:t>Appendix A WBS</w:t>
            </w:r>
            <w:r w:rsidR="007F0DF6">
              <w:rPr>
                <w:noProof/>
                <w:webHidden/>
              </w:rPr>
              <w:tab/>
            </w:r>
            <w:r w:rsidR="007F0DF6">
              <w:rPr>
                <w:noProof/>
                <w:webHidden/>
              </w:rPr>
              <w:fldChar w:fldCharType="begin"/>
            </w:r>
            <w:r w:rsidR="007F0DF6">
              <w:rPr>
                <w:noProof/>
                <w:webHidden/>
              </w:rPr>
              <w:instrText xml:space="preserve"> PAGEREF _Toc65097078 \h </w:instrText>
            </w:r>
            <w:r w:rsidR="007F0DF6">
              <w:rPr>
                <w:noProof/>
                <w:webHidden/>
              </w:rPr>
            </w:r>
            <w:r w:rsidR="007F0DF6">
              <w:rPr>
                <w:noProof/>
                <w:webHidden/>
              </w:rPr>
              <w:fldChar w:fldCharType="separate"/>
            </w:r>
            <w:r w:rsidR="007F0DF6">
              <w:rPr>
                <w:noProof/>
                <w:webHidden/>
              </w:rPr>
              <w:t>36</w:t>
            </w:r>
            <w:r w:rsidR="007F0DF6">
              <w:rPr>
                <w:noProof/>
                <w:webHidden/>
              </w:rPr>
              <w:fldChar w:fldCharType="end"/>
            </w:r>
          </w:hyperlink>
        </w:p>
        <w:p w:rsidR="00E71F26" w:rsidRDefault="00E71F26" w14:paraId="2A5EB398" w14:textId="4BA61403">
          <w:r>
            <w:rPr>
              <w:b/>
              <w:bCs/>
              <w:noProof/>
            </w:rPr>
            <w:fldChar w:fldCharType="end"/>
          </w:r>
        </w:p>
      </w:sdtContent>
    </w:sdt>
    <w:p w:rsidR="23108433" w:rsidP="23108433" w:rsidRDefault="23108433" w14:paraId="7B2326DF" w14:textId="4A3E7236"/>
    <w:p w:rsidR="23108433" w:rsidP="23108433" w:rsidRDefault="23108433" w14:paraId="1786C459" w14:textId="08C7FFF6"/>
    <w:p w:rsidR="00E71F26" w:rsidP="00862D5E" w:rsidRDefault="00E71F26" w14:paraId="2127EABF" w14:textId="77777777">
      <w:pPr>
        <w:pStyle w:val="Heading1"/>
      </w:pPr>
    </w:p>
    <w:p w:rsidR="00E71F26" w:rsidP="00862D5E" w:rsidRDefault="00E71F26" w14:paraId="32052D7E" w14:textId="77777777">
      <w:pPr>
        <w:pStyle w:val="Heading1"/>
      </w:pPr>
    </w:p>
    <w:p w:rsidR="00E71F26" w:rsidP="00862D5E" w:rsidRDefault="00E71F26" w14:paraId="5483360E" w14:textId="77777777">
      <w:pPr>
        <w:pStyle w:val="Heading1"/>
      </w:pPr>
    </w:p>
    <w:p w:rsidR="00E71F26" w:rsidP="00862D5E" w:rsidRDefault="00E71F26" w14:paraId="2BACE2ED" w14:textId="77777777">
      <w:pPr>
        <w:pStyle w:val="Heading1"/>
      </w:pPr>
    </w:p>
    <w:p w:rsidR="00E71F26" w:rsidP="00862D5E" w:rsidRDefault="00E71F26" w14:paraId="33001CB1" w14:textId="77777777">
      <w:pPr>
        <w:pStyle w:val="Heading1"/>
      </w:pPr>
    </w:p>
    <w:p w:rsidR="00E71F26" w:rsidP="00862D5E" w:rsidRDefault="00E71F26" w14:paraId="5228EC5B" w14:textId="77777777">
      <w:pPr>
        <w:pStyle w:val="Heading1"/>
      </w:pPr>
    </w:p>
    <w:p w:rsidR="00E71F26" w:rsidP="00862D5E" w:rsidRDefault="00E71F26" w14:paraId="300F1028" w14:textId="77777777">
      <w:pPr>
        <w:pStyle w:val="Heading1"/>
      </w:pPr>
    </w:p>
    <w:p w:rsidR="00E71F26" w:rsidP="00862D5E" w:rsidRDefault="00E71F26" w14:paraId="068D62DC" w14:textId="77777777">
      <w:pPr>
        <w:pStyle w:val="Heading1"/>
      </w:pPr>
    </w:p>
    <w:p w:rsidR="00E71F26" w:rsidP="00862D5E" w:rsidRDefault="00E71F26" w14:paraId="69680995" w14:textId="77777777">
      <w:pPr>
        <w:pStyle w:val="Heading1"/>
      </w:pPr>
    </w:p>
    <w:p w:rsidR="00E71F26" w:rsidP="00862D5E" w:rsidRDefault="00E71F26" w14:paraId="7B9EBBDC" w14:textId="77777777">
      <w:pPr>
        <w:pStyle w:val="Heading1"/>
      </w:pPr>
    </w:p>
    <w:p w:rsidR="00E71F26" w:rsidP="00862D5E" w:rsidRDefault="00E71F26" w14:paraId="186B9C2E" w14:textId="2F496BDF">
      <w:pPr>
        <w:pStyle w:val="Heading1"/>
      </w:pPr>
    </w:p>
    <w:p w:rsidR="00E71F26" w:rsidP="00E71F26" w:rsidRDefault="00E71F26" w14:paraId="2EBC21D4" w14:textId="026A975D"/>
    <w:p w:rsidR="00E71F26" w:rsidP="00E71F26" w:rsidRDefault="00E71F26" w14:paraId="4E3D79FD" w14:textId="277DC963"/>
    <w:p w:rsidR="00E71F26" w:rsidP="00E71F26" w:rsidRDefault="00E71F26" w14:paraId="1FA3A9B7" w14:textId="64B2A7A5"/>
    <w:p w:rsidR="476E9399" w:rsidP="046E462B" w:rsidRDefault="476E9399" w14:paraId="1A1366B5" w14:textId="5C0E6CCF">
      <w:pPr>
        <w:pStyle w:val="Heading1"/>
        <w:spacing w:line="259" w:lineRule="auto"/>
      </w:pPr>
      <w:bookmarkStart w:name="_Toc65097004" w:id="2"/>
      <w:r>
        <w:lastRenderedPageBreak/>
        <w:t>Background</w:t>
      </w:r>
      <w:bookmarkEnd w:id="2"/>
    </w:p>
    <w:p w:rsidR="476E9399" w:rsidP="3F933F6D" w:rsidRDefault="476E9399" w14:paraId="149ECE12" w14:textId="5998D0D5">
      <w:r w:rsidR="476E9399">
        <w:rPr/>
        <w:t xml:space="preserve">The </w:t>
      </w:r>
      <w:del w:author="Thomas Barton" w:date="2021-03-05T02:51:49.178Z" w:id="128216235">
        <w:r w:rsidDel="476E9399">
          <w:delText>Form Bot</w:delText>
        </w:r>
      </w:del>
      <w:ins w:author="Thomas Barton" w:date="2021-03-06T20:41:34.291Z" w:id="1280916465">
        <w:r w:rsidR="1F60C341">
          <w:t>Form Scriber</w:t>
        </w:r>
      </w:ins>
      <w:r w:rsidR="476E9399">
        <w:rPr/>
        <w:t xml:space="preserve"> application project wa</w:t>
      </w:r>
      <w:r w:rsidR="3DFDD001">
        <w:rPr/>
        <w:t xml:space="preserve">s created by Dr. Mir </w:t>
      </w:r>
      <w:r w:rsidR="00621002">
        <w:rPr/>
        <w:t xml:space="preserve">Mohammed </w:t>
      </w:r>
      <w:proofErr w:type="spellStart"/>
      <w:r w:rsidR="3DFDD001">
        <w:rPr/>
        <w:t>Assadullah</w:t>
      </w:r>
      <w:proofErr w:type="spellEnd"/>
      <w:r w:rsidR="4BF0C18B">
        <w:rPr/>
        <w:t xml:space="preserve">. Dr. </w:t>
      </w:r>
      <w:proofErr w:type="spellStart"/>
      <w:r w:rsidR="4BF0C18B">
        <w:rPr/>
        <w:t>Assadullah</w:t>
      </w:r>
      <w:proofErr w:type="spellEnd"/>
      <w:r w:rsidR="4BF0C18B">
        <w:rPr/>
        <w:t xml:space="preserve"> created this project for SWEN 670 the Software Engineering Project or often called the </w:t>
      </w:r>
      <w:r w:rsidR="00621002">
        <w:rPr/>
        <w:t>Capstone</w:t>
      </w:r>
      <w:r w:rsidR="713A7A27">
        <w:rPr/>
        <w:t xml:space="preserve"> Project. This project is designed to measure what students have taught throughout their </w:t>
      </w:r>
      <w:r w:rsidR="713A7A27">
        <w:rPr/>
        <w:t>Master’s</w:t>
      </w:r>
      <w:r w:rsidR="713A7A27">
        <w:rPr/>
        <w:t xml:space="preserve"> degree.</w:t>
      </w:r>
      <w:r w:rsidR="6575B1A3">
        <w:rPr/>
        <w:t xml:space="preserve"> Completion of this team project is designed to integrate knowledge and skills gained through previous study and provide experience of the constraints commonly experienced in industry (scheduling, vagueness of clients).</w:t>
      </w:r>
      <w:r w:rsidR="5D08052E">
        <w:rPr/>
        <w:t xml:space="preserve"> </w:t>
      </w:r>
      <w:proofErr w:type="spellStart"/>
      <w:r w:rsidR="5D08052E">
        <w:rPr/>
        <w:t>Dialogflow</w:t>
      </w:r>
      <w:proofErr w:type="spellEnd"/>
      <w:r w:rsidR="5D08052E">
        <w:rPr/>
        <w:t xml:space="preserve"> team, Mobile team,</w:t>
      </w:r>
      <w:ins w:author="Thomas Barton" w:date="2021-03-05T02:25:07.188Z" w:id="1810224875">
        <w:r w:rsidR="4107A728">
          <w:t xml:space="preserve"> and</w:t>
        </w:r>
      </w:ins>
      <w:r w:rsidR="5D08052E">
        <w:rPr/>
        <w:t xml:space="preserve"> </w:t>
      </w:r>
      <w:proofErr w:type="spellStart"/>
      <w:r w:rsidR="49FA8127">
        <w:rPr/>
        <w:t>DevSecOps</w:t>
      </w:r>
      <w:proofErr w:type="spellEnd"/>
      <w:r w:rsidR="49FA8127">
        <w:rPr/>
        <w:t xml:space="preserve"> team</w:t>
      </w:r>
      <w:del w:author="Thomas Barton" w:date="2021-03-05T02:25:15.878Z" w:id="1924986389">
        <w:r w:rsidDel="476E9399">
          <w:delText xml:space="preserve">, </w:delText>
        </w:r>
        <w:r w:rsidDel="476E9399">
          <w:delText>and Web team</w:delText>
        </w:r>
      </w:del>
      <w:r w:rsidR="5D08052E">
        <w:rPr/>
        <w:t xml:space="preserve"> are the teams that have been created </w:t>
      </w:r>
      <w:r w:rsidR="23DCDC86">
        <w:rPr/>
        <w:t xml:space="preserve">to </w:t>
      </w:r>
      <w:r w:rsidR="3B5E3AD8">
        <w:rPr/>
        <w:t>collaborate and complete the project.</w:t>
      </w:r>
      <w:r w:rsidR="531C5EAC">
        <w:rPr/>
        <w:t xml:space="preserve"> The customers for the project are </w:t>
      </w:r>
      <w:del w:author="Thomas Barton" w:date="2021-03-05T02:25:26.387Z" w:id="1636281059">
        <w:r w:rsidDel="476E9399">
          <w:delText>doctors, medical t</w:delText>
        </w:r>
        <w:r w:rsidDel="476E9399">
          <w:delText>echnicians</w:delText>
        </w:r>
        <w:r w:rsidDel="476E9399">
          <w:delText xml:space="preserve">, and law </w:delText>
        </w:r>
        <w:r w:rsidDel="476E9399">
          <w:delText>enforcement</w:delText>
        </w:r>
      </w:del>
      <w:ins w:author="Thomas Barton" w:date="2021-03-05T02:25:35.808Z" w:id="577535491">
        <w:r w:rsidR="7DEAB661">
          <w:t xml:space="preserve">any general professional whom </w:t>
        </w:r>
      </w:ins>
      <w:ins w:author="Thomas Barton" w:date="2021-03-05T02:27:20.574Z" w:id="1762005035">
        <w:r w:rsidR="2137AB15">
          <w:t>fills out forms after interacting with clients and/or customers</w:t>
        </w:r>
      </w:ins>
      <w:r w:rsidR="4C5EB6D4">
        <w:rPr/>
        <w:t>.</w:t>
      </w:r>
    </w:p>
    <w:p w:rsidR="3F933F6D" w:rsidP="3F933F6D" w:rsidRDefault="3F933F6D" w14:paraId="6F626009" w14:textId="090D6034"/>
    <w:p w:rsidR="476E9399" w:rsidRDefault="476E9399" w14:paraId="63A4972E" w14:textId="27E47A96">
      <w:r w:rsidR="476E9399">
        <w:rPr/>
        <w:t xml:space="preserve">The </w:t>
      </w:r>
      <w:del w:author="Thomas Barton" w:date="2021-03-05T02:51:49.188Z" w:id="1306129403">
        <w:r w:rsidDel="476E9399">
          <w:delText>Form Bot</w:delText>
        </w:r>
      </w:del>
      <w:ins w:author="Thomas Barton" w:date="2021-03-06T20:41:34.296Z" w:id="320599566">
        <w:r w:rsidR="1F60C341">
          <w:t>Form Scriber</w:t>
        </w:r>
      </w:ins>
      <w:r w:rsidR="476E9399">
        <w:rPr/>
        <w:t xml:space="preserve"> project will develop an AI service to help professionals </w:t>
      </w:r>
      <w:del w:author="Thomas Barton" w:date="2021-03-05T02:39:20.396Z" w:id="1017667195">
        <w:r w:rsidDel="476E9399">
          <w:delText>in public service</w:delText>
        </w:r>
      </w:del>
      <w:r w:rsidR="476E9399">
        <w:rPr/>
        <w:t xml:space="preserve"> to prepare text reports </w:t>
      </w:r>
      <w:del w:author="Thomas Barton" w:date="2021-03-05T02:39:26.667Z" w:id="512831350">
        <w:r w:rsidDel="476E9399">
          <w:delText>after performing a portion of their job.</w:delText>
        </w:r>
      </w:del>
      <w:ins w:author="Thomas Barton" w:date="2021-03-05T02:39:39.465Z" w:id="85579654">
        <w:r w:rsidR="57A53F4D">
          <w:t>while interacting with their clients.</w:t>
        </w:r>
      </w:ins>
      <w:r w:rsidR="476E9399">
        <w:rPr/>
        <w:t xml:space="preserve"> An example of this may be</w:t>
      </w:r>
      <w:r w:rsidR="5015B899">
        <w:rPr/>
        <w:t xml:space="preserve"> listening to a medical professional </w:t>
      </w:r>
      <w:r w:rsidR="3FF91DD9">
        <w:rPr/>
        <w:t xml:space="preserve">as they speak to a </w:t>
      </w:r>
      <w:r w:rsidR="3FF91DD9">
        <w:rPr/>
        <w:t>patient, and</w:t>
      </w:r>
      <w:r w:rsidR="3FF91DD9">
        <w:rPr/>
        <w:t xml:space="preserve"> records important information that the medical professional says during their conversation with the patient before recording to</w:t>
      </w:r>
      <w:r w:rsidR="54E1E2BC">
        <w:rPr/>
        <w:t xml:space="preserve"> a form and into the </w:t>
      </w:r>
      <w:del w:author="Thomas Barton" w:date="2021-03-05T02:40:09.073Z" w:id="1000007179">
        <w:r w:rsidDel="476E9399">
          <w:delText>Eletronic</w:delText>
        </w:r>
        <w:r w:rsidDel="476E9399">
          <w:delText xml:space="preserve"> Medical Records (EMR) system</w:delText>
        </w:r>
      </w:del>
      <w:ins w:author="Thomas Barton" w:date="2021-03-05T02:40:34.131Z" w:id="345517617">
        <w:r w:rsidR="4579E065">
          <w:t>an integrated and internal Google Docs storage system</w:t>
        </w:r>
      </w:ins>
      <w:r w:rsidR="54E1E2BC">
        <w:rPr/>
        <w:t>.</w:t>
      </w:r>
    </w:p>
    <w:p w:rsidR="3F933F6D" w:rsidRDefault="3F933F6D" w14:paraId="40BD9B4B" w14:textId="77777777"/>
    <w:p w:rsidR="476E9399" w:rsidRDefault="476E9399" w14:paraId="167F48C9" w14:textId="40F5BF86">
      <w:pPr>
        <w:rPr>
          <w:ins w:author="Thomas Barton" w:date="2021-03-17T01:47:39.693Z" w:id="1632763331"/>
        </w:rPr>
      </w:pPr>
      <w:r w:rsidR="476E9399">
        <w:rPr/>
        <w:t xml:space="preserve">Our team will focus on building out the AI Service using Google Cloud Platform’s (GCP) </w:t>
      </w:r>
      <w:proofErr w:type="spellStart"/>
      <w:r w:rsidR="476E9399">
        <w:rPr/>
        <w:t>DialogFlow</w:t>
      </w:r>
      <w:proofErr w:type="spellEnd"/>
      <w:r w:rsidR="476E9399">
        <w:rPr/>
        <w:t xml:space="preserve"> service. Our service will integrate with the web and mobile UIs that will be built and designed by other teams in the overall project.</w:t>
      </w:r>
    </w:p>
    <w:p w:rsidR="58C8D31B" w:rsidP="58C8D31B" w:rsidRDefault="58C8D31B" w14:paraId="6D6F0542" w14:textId="3F6DA090">
      <w:pPr>
        <w:pStyle w:val="Normal"/>
        <w:rPr>
          <w:ins w:author="Thomas Barton" w:date="2021-03-17T01:47:40.198Z" w:id="727659951"/>
        </w:rPr>
      </w:pPr>
    </w:p>
    <w:p w:rsidR="6FB0D3AB" w:rsidP="58C8D31B" w:rsidRDefault="6FB0D3AB" w14:paraId="17D93687" w14:textId="3F03529C">
      <w:pPr>
        <w:pStyle w:val="Normal"/>
      </w:pPr>
      <w:ins w:author="Thomas Barton" w:date="2021-03-17T01:47:47.475Z" w:id="1949605951">
        <w:r w:rsidR="6FB0D3AB">
          <w:t xml:space="preserve">At the end of the project, the </w:t>
        </w:r>
      </w:ins>
      <w:ins w:author="Thomas Barton" w:date="2021-03-17T01:52:59.96Z" w:id="467624832">
        <w:r w:rsidR="0B075F51">
          <w:t>app</w:t>
        </w:r>
      </w:ins>
      <w:ins w:author="Thomas Barton" w:date="2021-03-17T01:53:15.798Z" w:id="1518446458">
        <w:r w:rsidR="0B075F51">
          <w:t xml:space="preserve">lication will continue to be hosted on </w:t>
        </w:r>
      </w:ins>
      <w:ins w:author="Thomas Barton" w:date="2021-03-17T01:58:54.587Z" w:id="1974103622">
        <w:r w:rsidR="48976FE7">
          <w:t>Gi</w:t>
        </w:r>
      </w:ins>
      <w:ins w:author="Thomas Barton" w:date="2021-03-17T01:53:15.798Z" w:id="1765664009">
        <w:r w:rsidR="0B075F51">
          <w:t xml:space="preserve">thub </w:t>
        </w:r>
      </w:ins>
      <w:ins w:author="Thomas Barton" w:date="2021-03-17T01:58:48.417Z" w:id="334890771">
        <w:r w:rsidR="2DFBE34A">
          <w:t>to be examined and downloaded for others use.</w:t>
        </w:r>
      </w:ins>
    </w:p>
    <w:p w:rsidR="00495627" w:rsidP="3F933F6D" w:rsidRDefault="00495627" w14:paraId="02F77DC9" w14:textId="735344B5">
      <w:pPr>
        <w:pStyle w:val="Heading1"/>
      </w:pPr>
      <w:bookmarkStart w:name="_Toc65097005" w:id="3"/>
      <w:r>
        <w:t>Statement of Need</w:t>
      </w:r>
      <w:bookmarkEnd w:id="3"/>
    </w:p>
    <w:p w:rsidR="2089EA30" w:rsidP="3F933F6D" w:rsidRDefault="2089EA30" w14:paraId="41ECA9F2" w14:textId="16B84DDD">
      <w:pPr>
        <w:spacing w:line="259" w:lineRule="auto"/>
      </w:pPr>
      <w:r>
        <w:t xml:space="preserve">Public service professionals </w:t>
      </w:r>
      <w:r w:rsidR="398AA826">
        <w:t xml:space="preserve">are constantly filing paperwork which takes up a significant portion of their job. In order to maximize </w:t>
      </w:r>
      <w:r w:rsidR="1F43B123">
        <w:t>time and productivity</w:t>
      </w:r>
      <w:r w:rsidR="398AA826">
        <w:t xml:space="preserve"> </w:t>
      </w:r>
      <w:r w:rsidR="1E7FEDE8">
        <w:t>public service professionals need</w:t>
      </w:r>
      <w:r w:rsidR="789E5601">
        <w:t xml:space="preserve"> a tool that can automatically </w:t>
      </w:r>
      <w:r w:rsidR="13B9A5DF">
        <w:t>take input from service workers and organize it within form templates</w:t>
      </w:r>
      <w:r w:rsidR="789E5601">
        <w:t xml:space="preserve">. </w:t>
      </w:r>
    </w:p>
    <w:p w:rsidR="002972AF" w:rsidP="3F933F6D" w:rsidRDefault="57283D7F" w14:paraId="2635E364" w14:textId="7052D8C8">
      <w:pPr>
        <w:pStyle w:val="Heading1"/>
      </w:pPr>
      <w:bookmarkStart w:name="_Toc65097006" w:id="4"/>
      <w:r>
        <w:t>Vision Statement</w:t>
      </w:r>
      <w:bookmarkEnd w:id="4"/>
    </w:p>
    <w:p w:rsidR="00BB456D" w:rsidP="2424B9C9" w:rsidRDefault="57283D7F" w14:paraId="1515CF97" w14:textId="5D5EE67B">
      <w:pPr>
        <w:pStyle w:val="Normal"/>
      </w:pPr>
      <w:r w:rsidR="57283D7F">
        <w:rPr/>
        <w:t xml:space="preserve">The </w:t>
      </w:r>
      <w:ins w:author="Caleb Crickette" w:date="2021-03-14T17:43:37.831Z" w:id="1708532741">
        <w:r w:rsidR="43B5F722">
          <w:t>Form Scriber</w:t>
        </w:r>
      </w:ins>
      <w:del w:author="Caleb Crickette" w:date="2021-03-14T17:43:34.125Z" w:id="262679815">
        <w:r w:rsidDel="57283D7F">
          <w:delText>Fo</w:delText>
        </w:r>
        <w:r w:rsidDel="57283D7F">
          <w:delText>rm</w:delText>
        </w:r>
      </w:del>
      <w:ins w:author="Thomas Barton" w:date="2021-03-05T02:42:57.78Z" w:id="295098872">
        <w:del w:author="Caleb Crickette" w:date="2021-03-14T17:43:30.099Z" w:id="1756668509">
          <w:r w:rsidDel="2448DA32">
            <w:delText>s</w:delText>
          </w:r>
          <w:r w:rsidDel="2448DA32">
            <w:delText>cribe</w:delText>
          </w:r>
        </w:del>
      </w:ins>
      <w:del w:author="Caleb Crickette" w:date="2021-03-14T17:43:29.824Z" w:id="361320186">
        <w:r w:rsidDel="57283D7F">
          <w:delText xml:space="preserve"> </w:delText>
        </w:r>
      </w:del>
      <w:del w:author="Thomas Barton" w:date="2021-03-05T02:42:56.005Z" w:id="1937332587">
        <w:r w:rsidDel="57283D7F">
          <w:delText>Bot</w:delText>
        </w:r>
      </w:del>
      <w:r w:rsidR="57283D7F">
        <w:rPr/>
        <w:t xml:space="preserve"> project will </w:t>
      </w:r>
      <w:del w:author="Thomas Barton" w:date="2021-03-05T02:43:09.299Z" w:id="1457891566">
        <w:r w:rsidDel="57283D7F">
          <w:delText>develop an</w:delText>
        </w:r>
      </w:del>
      <w:ins w:author="Thomas Barton" w:date="2021-03-05T02:43:12.51Z" w:id="78403692">
        <w:r w:rsidR="75BCDEC5">
          <w:t>integrate an</w:t>
        </w:r>
      </w:ins>
      <w:r w:rsidR="57283D7F">
        <w:rPr/>
        <w:t xml:space="preserve"> AI service to help professionals in public service to prepare text reports after performing a portion of their job. An example of this may be recording a conversation between a patient and physician to prepare potential notes that the physician can edit before saving them in </w:t>
      </w:r>
      <w:del w:author="Jean-nae' Dedrick" w:date="2021-03-12T21:27:00.041Z" w:id="2111823353">
        <w:r w:rsidDel="57283D7F">
          <w:delText>an</w:delText>
        </w:r>
      </w:del>
      <w:r w:rsidR="57283D7F">
        <w:rPr/>
        <w:t xml:space="preserve"> </w:t>
      </w:r>
      <w:del w:author="Thomas Barton" w:date="2021-03-05T02:43:34.478Z" w:id="187075159">
        <w:r w:rsidDel="57283D7F">
          <w:delText>Electronic Medical Record (EMR) system</w:delText>
        </w:r>
      </w:del>
      <w:ins w:author="Thomas Barton" w:date="2021-03-05T02:43:34.538Z" w:id="288327407">
        <w:r w:rsidR="7B2C0A3B">
          <w:t xml:space="preserve"> an integrated and internal Google Docs storage system</w:t>
        </w:r>
      </w:ins>
      <w:r w:rsidR="57283D7F">
        <w:rPr/>
        <w:t xml:space="preserve">. </w:t>
      </w:r>
    </w:p>
    <w:p w:rsidR="00BB456D" w:rsidP="00BB456D" w:rsidRDefault="00BB456D" w14:paraId="1DA85F01" w14:textId="77777777"/>
    <w:p w:rsidR="00BB456D" w:rsidP="00BB456D" w:rsidRDefault="57283D7F" w14:paraId="3A7CE263" w14:textId="2876DC99">
      <w:r>
        <w:t xml:space="preserve">Team </w:t>
      </w:r>
      <w:proofErr w:type="spellStart"/>
      <w:r>
        <w:t>Dialogflow</w:t>
      </w:r>
      <w:proofErr w:type="spellEnd"/>
      <w:r>
        <w:t xml:space="preserve"> will focus on building out the AI Service using Google Cloud Platform’s (GCP) </w:t>
      </w:r>
      <w:proofErr w:type="spellStart"/>
      <w:r>
        <w:t>DialogFlow</w:t>
      </w:r>
      <w:proofErr w:type="spellEnd"/>
      <w:r>
        <w:t xml:space="preserve"> service. Our service will integrate with the web and mobile UIs that will be built and designed by other teams in the overall project. The </w:t>
      </w:r>
      <w:r w:rsidR="00621002">
        <w:t>Web</w:t>
      </w:r>
      <w:r>
        <w:t xml:space="preserve"> app will off</w:t>
      </w:r>
      <w:r w:rsidR="40F93F8F">
        <w:t>er a comple</w:t>
      </w:r>
      <w:r w:rsidR="00621002">
        <w:t>t</w:t>
      </w:r>
      <w:r w:rsidR="40F93F8F">
        <w:t>ed form with collected data. The Mobile app will generate a report based on th</w:t>
      </w:r>
      <w:r w:rsidR="4FFFA030">
        <w:t>e form template.</w:t>
      </w:r>
    </w:p>
    <w:p w:rsidR="00BB456D" w:rsidP="3F933F6D" w:rsidRDefault="00BB456D" w14:paraId="2DA56C92" w14:textId="6C41B7DA"/>
    <w:p w:rsidR="00BB456D" w:rsidP="00BB456D" w:rsidRDefault="01E50A39" w14:paraId="1954EBF1" w14:textId="41EEFF41">
      <w:r w:rsidR="01E50A39">
        <w:rPr/>
        <w:t xml:space="preserve">The intended audience for this document </w:t>
      </w:r>
      <w:r w:rsidR="45846883">
        <w:rPr/>
        <w:t>is</w:t>
      </w:r>
      <w:r w:rsidR="01E50A39">
        <w:rPr/>
        <w:t xml:space="preserve"> the stakeholders </w:t>
      </w:r>
      <w:r w:rsidR="2CDAFAC6">
        <w:rPr/>
        <w:t>which include</w:t>
      </w:r>
      <w:r w:rsidR="26B765DB">
        <w:rPr/>
        <w:t>s</w:t>
      </w:r>
      <w:r w:rsidR="2CDAFAC6">
        <w:rPr/>
        <w:t xml:space="preserve"> the</w:t>
      </w:r>
      <w:r w:rsidR="01E50A39">
        <w:rPr/>
        <w:t xml:space="preserve"> development team</w:t>
      </w:r>
      <w:r w:rsidR="13E1493B">
        <w:rPr/>
        <w:t xml:space="preserve">, </w:t>
      </w:r>
      <w:r w:rsidR="7EA7F3A3">
        <w:rPr/>
        <w:t>and the project approv</w:t>
      </w:r>
      <w:r w:rsidR="1F016C9F">
        <w:rPr/>
        <w:t>al personnel</w:t>
      </w:r>
      <w:r w:rsidR="01E50A39">
        <w:rPr/>
        <w:t xml:space="preserve">. </w:t>
      </w:r>
      <w:r w:rsidR="7E80F8F0">
        <w:rPr/>
        <w:t xml:space="preserve">This </w:t>
      </w:r>
      <w:r w:rsidR="01E50A39">
        <w:rPr/>
        <w:t>document provides</w:t>
      </w:r>
      <w:r w:rsidR="7E80F8F0">
        <w:rPr/>
        <w:t xml:space="preserve"> the details required to execute and control the </w:t>
      </w:r>
      <w:del w:author="Thomas Barton" w:date="2021-03-05T02:51:49.191Z" w:id="1513382735">
        <w:r w:rsidDel="01E50A39">
          <w:delText>Form Bot</w:delText>
        </w:r>
      </w:del>
      <w:ins w:author="Thomas Barton" w:date="2021-03-06T20:41:34.301Z" w:id="1046513427">
        <w:r w:rsidR="1F60C341">
          <w:t>Form Scriber</w:t>
        </w:r>
      </w:ins>
      <w:r w:rsidR="7E80F8F0">
        <w:rPr/>
        <w:t xml:space="preserve"> project successfully. </w:t>
      </w:r>
      <w:r w:rsidR="01E50A39">
        <w:rPr/>
        <w:t>D</w:t>
      </w:r>
      <w:r w:rsidR="7E80F8F0">
        <w:rPr/>
        <w:t>etails regarding facilitating communication among stakeholders</w:t>
      </w:r>
      <w:r w:rsidR="01E50A39">
        <w:rPr/>
        <w:t xml:space="preserve">, </w:t>
      </w:r>
      <w:r w:rsidR="7E80F8F0">
        <w:rPr/>
        <w:t>establishing the project’s deliverables</w:t>
      </w:r>
      <w:r w:rsidR="01E50A39">
        <w:rPr/>
        <w:t>, and i</w:t>
      </w:r>
      <w:r w:rsidR="7E80F8F0">
        <w:rPr/>
        <w:t xml:space="preserve">nformation specific to the project’s document planning, assumptions, decisions, scope, and schedule </w:t>
      </w:r>
      <w:r w:rsidR="7E80F8F0">
        <w:rPr/>
        <w:t xml:space="preserve">baseline </w:t>
      </w:r>
      <w:r w:rsidR="5CD1ECF1">
        <w:rPr/>
        <w:t>can also be found within this document</w:t>
      </w:r>
      <w:r w:rsidR="7E80F8F0">
        <w:rPr/>
        <w:t xml:space="preserve">. Throughout this document, “project” refers to </w:t>
      </w:r>
      <w:r w:rsidR="43221FDB">
        <w:rPr/>
        <w:t>the</w:t>
      </w:r>
      <w:r w:rsidR="519EDCF8">
        <w:rPr/>
        <w:t xml:space="preserve"> </w:t>
      </w:r>
      <w:del w:author="Thomas Barton" w:date="2021-03-05T02:51:49.194Z" w:id="1058953826">
        <w:r w:rsidDel="01E50A39">
          <w:delText>Form Bot</w:delText>
        </w:r>
      </w:del>
      <w:ins w:author="Thomas Barton" w:date="2021-03-06T20:41:34.305Z" w:id="1557692000">
        <w:r w:rsidR="1F60C341">
          <w:t>Form Scriber</w:t>
        </w:r>
      </w:ins>
      <w:r w:rsidR="519EDCF8">
        <w:rPr/>
        <w:t xml:space="preserve"> </w:t>
      </w:r>
      <w:r w:rsidR="43221FDB">
        <w:rPr/>
        <w:t>project</w:t>
      </w:r>
      <w:r w:rsidR="7E80F8F0">
        <w:rPr/>
        <w:t>.</w:t>
      </w:r>
    </w:p>
    <w:p w:rsidR="00BB456D" w:rsidP="063E13FB" w:rsidRDefault="00BB456D" w14:paraId="3761E40A" w14:textId="70145E04"/>
    <w:p w:rsidR="113254CE" w:rsidP="0C84AE5E" w:rsidRDefault="113254CE" w14:paraId="34909638" w14:textId="2B8CAC96">
      <w:pPr>
        <w:pStyle w:val="Heading1"/>
      </w:pPr>
      <w:bookmarkStart w:name="_Toc65097007" w:id="5"/>
      <w:r>
        <w:t>Project Tools</w:t>
      </w:r>
      <w:bookmarkEnd w:id="5"/>
    </w:p>
    <w:p w:rsidR="786957D7" w:rsidP="0C84AE5E" w:rsidRDefault="786957D7" w14:paraId="741A4433" w14:textId="0FA114D6">
      <w:r>
        <w:t>There are several key tools that will be used within the project to accomplish creating and delivering the end product.</w:t>
      </w:r>
    </w:p>
    <w:p w:rsidR="0C84AE5E" w:rsidP="0C84AE5E" w:rsidRDefault="0C84AE5E" w14:paraId="5DCA6B6F" w14:textId="584E5115"/>
    <w:p w:rsidR="04E7F4A4" w:rsidP="046E462B" w:rsidRDefault="04E7F4A4" w14:paraId="10F9E746" w14:textId="66A0F6C9">
      <w:pPr>
        <w:pStyle w:val="Heading2"/>
      </w:pPr>
      <w:bookmarkStart w:name="_Toc65097008" w:id="6"/>
      <w:r>
        <w:t>Microsoft Office and Teams</w:t>
      </w:r>
      <w:bookmarkEnd w:id="6"/>
    </w:p>
    <w:p w:rsidR="04E7F4A4" w:rsidP="0C84AE5E" w:rsidRDefault="04E7F4A4" w14:paraId="5AA3C74E" w14:textId="7ABE6FD7">
      <w:r>
        <w:t xml:space="preserve">Microsoft </w:t>
      </w:r>
      <w:r w:rsidR="00621002">
        <w:t>O</w:t>
      </w:r>
      <w:r w:rsidR="080A7DFA">
        <w:t xml:space="preserve">ffice tools such as </w:t>
      </w:r>
      <w:r w:rsidR="5F415877">
        <w:t>Microsoft</w:t>
      </w:r>
      <w:r w:rsidR="080A7DFA">
        <w:t xml:space="preserve"> </w:t>
      </w:r>
      <w:r w:rsidR="00621002">
        <w:t>W</w:t>
      </w:r>
      <w:r w:rsidR="080A7DFA">
        <w:t xml:space="preserve">ord and </w:t>
      </w:r>
      <w:r w:rsidR="7A6EF64F">
        <w:t>PowerPoint</w:t>
      </w:r>
      <w:r w:rsidR="080A7DFA">
        <w:t xml:space="preserve"> will be necessary for creating document deliverables, as well as </w:t>
      </w:r>
      <w:r w:rsidR="5765EB9F">
        <w:t>Microsoft</w:t>
      </w:r>
      <w:r w:rsidR="080A7DFA">
        <w:t xml:space="preserve"> pro</w:t>
      </w:r>
      <w:r w:rsidR="37BE6C02">
        <w:t>ject for managing the project hours and creating the project timeline graphics.</w:t>
      </w:r>
      <w:r w:rsidR="627AD941">
        <w:t xml:space="preserve"> Microsoft </w:t>
      </w:r>
      <w:r w:rsidR="00621002">
        <w:t>T</w:t>
      </w:r>
      <w:r w:rsidR="627AD941">
        <w:t xml:space="preserve">eams will be an integral collaboration platform for </w:t>
      </w:r>
      <w:r w:rsidR="04845E6F">
        <w:t>document sharing and collaboration and otherwise being used for communication purposes.</w:t>
      </w:r>
    </w:p>
    <w:p w:rsidR="0C84AE5E" w:rsidP="0C84AE5E" w:rsidRDefault="0C84AE5E" w14:paraId="2712CB32" w14:textId="60C49305"/>
    <w:p w:rsidR="04845E6F" w:rsidP="0C84AE5E" w:rsidRDefault="04845E6F" w14:paraId="0F35C35E" w14:textId="33E50A16">
      <w:pPr>
        <w:pStyle w:val="Heading2"/>
      </w:pPr>
      <w:bookmarkStart w:name="_Toc65097009" w:id="7"/>
      <w:proofErr w:type="spellStart"/>
      <w:r>
        <w:t>DevCloud</w:t>
      </w:r>
      <w:proofErr w:type="spellEnd"/>
      <w:r>
        <w:t xml:space="preserve"> A</w:t>
      </w:r>
      <w:r w:rsidR="4DCD9782">
        <w:t>z</w:t>
      </w:r>
      <w:r>
        <w:t>ure</w:t>
      </w:r>
      <w:bookmarkEnd w:id="7"/>
    </w:p>
    <w:p w:rsidR="04845E6F" w:rsidP="0C84AE5E" w:rsidRDefault="04845E6F" w14:paraId="33310758" w14:textId="45945452">
      <w:r>
        <w:t xml:space="preserve">This tool will be used as a task tracking </w:t>
      </w:r>
      <w:r w:rsidR="1020D61C">
        <w:t>and overall plan fulfillment.</w:t>
      </w:r>
    </w:p>
    <w:p w:rsidR="0C84AE5E" w:rsidP="0C84AE5E" w:rsidRDefault="0C84AE5E" w14:paraId="5DA807F9" w14:textId="60598EA3"/>
    <w:p w:rsidR="1020D61C" w:rsidP="0C84AE5E" w:rsidRDefault="1020D61C" w14:paraId="7712EDE3" w14:textId="2BBF13AD">
      <w:pPr>
        <w:pStyle w:val="Heading2"/>
      </w:pPr>
      <w:bookmarkStart w:name="_Toc65097010" w:id="8"/>
      <w:proofErr w:type="spellStart"/>
      <w:r>
        <w:t>Github</w:t>
      </w:r>
      <w:bookmarkEnd w:id="8"/>
      <w:proofErr w:type="spellEnd"/>
    </w:p>
    <w:p w:rsidR="1020D61C" w:rsidP="0C84AE5E" w:rsidRDefault="1020D61C" w14:paraId="7DB2F90E" w14:textId="5FC5E378">
      <w:r>
        <w:t>This cloud platform will be used to host the project code deliverables, as well as allow for team collaboration and version manag</w:t>
      </w:r>
      <w:r w:rsidR="06954171">
        <w:t>ement.</w:t>
      </w:r>
    </w:p>
    <w:p w:rsidR="0C84AE5E" w:rsidP="0C84AE5E" w:rsidRDefault="0C84AE5E" w14:paraId="566F29E0" w14:textId="2C6C565B"/>
    <w:p w:rsidR="06954171" w:rsidP="0C84AE5E" w:rsidRDefault="06954171" w14:paraId="75F5259B" w14:textId="67232175">
      <w:pPr>
        <w:pStyle w:val="Heading2"/>
      </w:pPr>
      <w:bookmarkStart w:name="_Toc65097011" w:id="9"/>
      <w:r>
        <w:t xml:space="preserve">Google’s </w:t>
      </w:r>
      <w:proofErr w:type="spellStart"/>
      <w:r>
        <w:t>Dialogflow</w:t>
      </w:r>
      <w:proofErr w:type="spellEnd"/>
      <w:r>
        <w:t xml:space="preserve"> development console</w:t>
      </w:r>
      <w:bookmarkEnd w:id="9"/>
    </w:p>
    <w:p w:rsidR="06954171" w:rsidP="0C84AE5E" w:rsidRDefault="06954171" w14:paraId="396806AA" w14:textId="0A7CD105">
      <w:pPr>
        <w:rPr>
          <w:ins w:author="Thomas Barton" w:date="2021-03-05T03:00:34.505Z" w:id="652320735"/>
        </w:rPr>
      </w:pPr>
      <w:r w:rsidR="06954171">
        <w:rPr/>
        <w:t xml:space="preserve">The </w:t>
      </w:r>
      <w:proofErr w:type="spellStart"/>
      <w:r w:rsidR="06954171">
        <w:rPr/>
        <w:t>Dialogflow</w:t>
      </w:r>
      <w:proofErr w:type="spellEnd"/>
      <w:r w:rsidR="06954171">
        <w:rPr/>
        <w:t xml:space="preserve"> interpreter will be developed using googles specialty built </w:t>
      </w:r>
      <w:proofErr w:type="spellStart"/>
      <w:r w:rsidR="681AFF5D">
        <w:rPr/>
        <w:t>D</w:t>
      </w:r>
      <w:r w:rsidR="06954171">
        <w:rPr/>
        <w:t>ialogflow</w:t>
      </w:r>
      <w:proofErr w:type="spellEnd"/>
      <w:r w:rsidR="06954171">
        <w:rPr/>
        <w:t xml:space="preserve"> console which will allow for the customization and training of the </w:t>
      </w:r>
      <w:proofErr w:type="spellStart"/>
      <w:r w:rsidR="1BE6E679">
        <w:rPr/>
        <w:t>D</w:t>
      </w:r>
      <w:r w:rsidR="06954171">
        <w:rPr/>
        <w:t>ialogflow</w:t>
      </w:r>
      <w:proofErr w:type="spellEnd"/>
      <w:r w:rsidR="06954171">
        <w:rPr/>
        <w:t xml:space="preserve"> service.</w:t>
      </w:r>
    </w:p>
    <w:p w:rsidR="2424B9C9" w:rsidP="2424B9C9" w:rsidRDefault="2424B9C9" w14:paraId="796C8FDD" w14:textId="51D10E0E">
      <w:pPr>
        <w:pStyle w:val="Normal"/>
        <w:rPr>
          <w:ins w:author="Thomas Barton" w:date="2021-03-05T03:00:34.725Z" w:id="1076075411"/>
        </w:rPr>
      </w:pPr>
    </w:p>
    <w:p w:rsidR="236E0D13" w:rsidP="2424B9C9" w:rsidRDefault="236E0D13" w14:paraId="7456DB2A" w14:textId="511F0E77">
      <w:pPr>
        <w:pStyle w:val="Heading2"/>
        <w:rPr>
          <w:ins w:author="Thomas Barton" w:date="2021-03-05T03:00:35.259Z" w:id="266388183"/>
        </w:rPr>
      </w:pPr>
      <w:ins w:author="Thomas Barton" w:date="2021-03-05T03:00:44.482Z" w:id="842406714">
        <w:r w:rsidR="236E0D13">
          <w:t>Google Docs</w:t>
        </w:r>
      </w:ins>
    </w:p>
    <w:p w:rsidR="236E0D13" w:rsidP="2424B9C9" w:rsidRDefault="236E0D13" w14:paraId="7CCB722A" w14:textId="69475872">
      <w:pPr>
        <w:pStyle w:val="Normal"/>
      </w:pPr>
      <w:ins w:author="Thomas Barton" w:date="2021-03-05T03:00:59.926Z" w:id="589614898">
        <w:r w:rsidR="236E0D13">
          <w:t>This cloud file repository all</w:t>
        </w:r>
      </w:ins>
      <w:ins w:author="Thomas Barton" w:date="2021-03-05T03:01:02.066Z" w:id="387647031">
        <w:r w:rsidR="236E0D13">
          <w:t xml:space="preserve">ows for </w:t>
        </w:r>
      </w:ins>
      <w:ins w:author="Thomas Barton" w:date="2021-03-05T03:02:20.821Z" w:id="196799942">
        <w:r w:rsidR="0BB797B6">
          <w:t>the storage of template documents and finalized doucments.</w:t>
        </w:r>
      </w:ins>
    </w:p>
    <w:p w:rsidR="00495627" w:rsidP="00495627" w:rsidRDefault="00495627" w14:paraId="3D355E2B" w14:textId="4F53DB98">
      <w:pPr>
        <w:pStyle w:val="Heading1"/>
      </w:pPr>
      <w:bookmarkStart w:name="_Toc65097012" w:id="10"/>
      <w:r>
        <w:t>Project Deliverables and Milestones</w:t>
      </w:r>
      <w:bookmarkEnd w:id="10"/>
    </w:p>
    <w:p w:rsidR="00495627" w:rsidP="00495627" w:rsidRDefault="00495627" w14:paraId="5F1C3620" w14:textId="40BC949E">
      <w:r>
        <w:t>The below table shows the deliverables that will be submitted for each milestone. Deliverables may be revised based on client and stakeholder feedback and submitted again to the next milestone.</w:t>
      </w:r>
    </w:p>
    <w:p w:rsidR="0099513C" w:rsidP="00495627" w:rsidRDefault="0099513C" w14:paraId="1D9E5B46" w14:textId="77777777"/>
    <w:p w:rsidR="0099513C" w:rsidP="0099513C" w:rsidRDefault="0099513C" w14:paraId="0C51471A" w14:textId="2277CA60">
      <w:pPr>
        <w:pStyle w:val="Caption"/>
        <w:keepNext/>
        <w:jc w:val="center"/>
      </w:pPr>
      <w:r>
        <w:t xml:space="preserve">Table </w:t>
      </w:r>
      <w:r>
        <w:fldChar w:fldCharType="begin"/>
      </w:r>
      <w:r>
        <w:instrText>SEQ Table \* ARABIC</w:instrText>
      </w:r>
      <w:r>
        <w:fldChar w:fldCharType="separate"/>
      </w:r>
      <w:r w:rsidR="00DA415A">
        <w:rPr>
          <w:noProof/>
        </w:rPr>
        <w:t>1</w:t>
      </w:r>
      <w:r>
        <w:fldChar w:fldCharType="end"/>
      </w:r>
      <w:r>
        <w:t xml:space="preserve"> - Project Deliverables</w:t>
      </w:r>
    </w:p>
    <w:tbl>
      <w:tblPr>
        <w:tblStyle w:val="GridTable4-Accent1"/>
        <w:tblW w:w="9360" w:type="dxa"/>
        <w:tblLook w:val="04A0" w:firstRow="1" w:lastRow="0" w:firstColumn="1" w:lastColumn="0" w:noHBand="0" w:noVBand="1"/>
      </w:tblPr>
      <w:tblGrid>
        <w:gridCol w:w="3120"/>
        <w:gridCol w:w="3120"/>
        <w:gridCol w:w="3120"/>
      </w:tblGrid>
      <w:tr w:rsidR="00495627" w:rsidTr="3D406F40" w14:paraId="6A80E67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495627" w:rsidP="00495627" w:rsidRDefault="00495627" w14:paraId="2E908147" w14:textId="65EBF4BF">
            <w:r>
              <w:t>Milestone</w:t>
            </w:r>
          </w:p>
        </w:tc>
        <w:tc>
          <w:tcPr>
            <w:tcW w:w="3120" w:type="dxa"/>
          </w:tcPr>
          <w:p w:rsidR="00495627" w:rsidP="00495627" w:rsidRDefault="00495627" w14:paraId="78BC4A72" w14:textId="797258DB">
            <w:pPr>
              <w:cnfStyle w:val="100000000000" w:firstRow="1" w:lastRow="0" w:firstColumn="0" w:lastColumn="0" w:oddVBand="0" w:evenVBand="0" w:oddHBand="0" w:evenHBand="0" w:firstRowFirstColumn="0" w:firstRowLastColumn="0" w:lastRowFirstColumn="0" w:lastRowLastColumn="0"/>
            </w:pPr>
            <w:r>
              <w:t>Deliverables</w:t>
            </w:r>
          </w:p>
        </w:tc>
        <w:tc>
          <w:tcPr>
            <w:tcW w:w="3120" w:type="dxa"/>
          </w:tcPr>
          <w:p w:rsidR="0EB99AA2" w:rsidP="59757D13" w:rsidRDefault="0EB99AA2" w14:paraId="61254595" w14:textId="6F75E671">
            <w:pPr>
              <w:cnfStyle w:val="100000000000" w:firstRow="1" w:lastRow="0" w:firstColumn="0" w:lastColumn="0" w:oddVBand="0" w:evenVBand="0" w:oddHBand="0" w:evenHBand="0" w:firstRowFirstColumn="0" w:firstRowLastColumn="0" w:lastRowFirstColumn="0" w:lastRowLastColumn="0"/>
            </w:pPr>
            <w:r>
              <w:t>Due date</w:t>
            </w:r>
          </w:p>
        </w:tc>
      </w:tr>
      <w:tr w:rsidR="00495627" w:rsidTr="3D406F40" w14:paraId="14A8973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495627" w:rsidP="00495627" w:rsidRDefault="00495627" w14:paraId="6E15F7D5" w14:textId="5E879B71">
            <w:r>
              <w:t>Milestone 1</w:t>
            </w:r>
          </w:p>
        </w:tc>
        <w:tc>
          <w:tcPr>
            <w:tcW w:w="3120" w:type="dxa"/>
          </w:tcPr>
          <w:p w:rsidR="00495627" w:rsidP="00495627" w:rsidRDefault="00495627" w14:paraId="3F3FFC80" w14:textId="77777777">
            <w:pPr>
              <w:cnfStyle w:val="000000100000" w:firstRow="0" w:lastRow="0" w:firstColumn="0" w:lastColumn="0" w:oddVBand="0" w:evenVBand="0" w:oddHBand="1" w:evenHBand="0" w:firstRowFirstColumn="0" w:firstRowLastColumn="0" w:lastRowFirstColumn="0" w:lastRowLastColumn="0"/>
            </w:pPr>
            <w:r>
              <w:t>Software Reference Specification</w:t>
            </w:r>
          </w:p>
          <w:p w:rsidR="00495627" w:rsidP="00495627" w:rsidRDefault="00495627" w14:paraId="6DABB6DA" w14:textId="77777777">
            <w:pPr>
              <w:cnfStyle w:val="000000100000" w:firstRow="0" w:lastRow="0" w:firstColumn="0" w:lastColumn="0" w:oddVBand="0" w:evenVBand="0" w:oddHBand="1" w:evenHBand="0" w:firstRowFirstColumn="0" w:firstRowLastColumn="0" w:lastRowFirstColumn="0" w:lastRowLastColumn="0"/>
            </w:pPr>
            <w:r>
              <w:t>Project Plan</w:t>
            </w:r>
          </w:p>
          <w:p w:rsidR="00495627" w:rsidP="00495627" w:rsidRDefault="00495627" w14:paraId="5BD1A4B5" w14:textId="17A1D5FD">
            <w:pPr>
              <w:cnfStyle w:val="000000100000" w:firstRow="0" w:lastRow="0" w:firstColumn="0" w:lastColumn="0" w:oddVBand="0" w:evenVBand="0" w:oddHBand="1" w:evenHBand="0" w:firstRowFirstColumn="0" w:firstRowLastColumn="0" w:lastRowFirstColumn="0" w:lastRowLastColumn="0"/>
            </w:pPr>
            <w:r>
              <w:t>Team Roles and Presentation</w:t>
            </w:r>
          </w:p>
        </w:tc>
        <w:tc>
          <w:tcPr>
            <w:tcW w:w="3120" w:type="dxa"/>
          </w:tcPr>
          <w:p w:rsidR="59757D13" w:rsidP="59757D13" w:rsidRDefault="3A21FE6B" w14:paraId="600DF4C1" w14:textId="0ECF22BD">
            <w:pPr>
              <w:cnfStyle w:val="000000100000" w:firstRow="0" w:lastRow="0" w:firstColumn="0" w:lastColumn="0" w:oddVBand="0" w:evenVBand="0" w:oddHBand="1" w:evenHBand="0" w:firstRowFirstColumn="0" w:firstRowLastColumn="0" w:lastRowFirstColumn="0" w:lastRowLastColumn="0"/>
            </w:pPr>
            <w:r>
              <w:t>2/</w:t>
            </w:r>
            <w:r w:rsidR="7851646D">
              <w:t>2</w:t>
            </w:r>
            <w:r>
              <w:t>/21</w:t>
            </w:r>
          </w:p>
        </w:tc>
      </w:tr>
      <w:tr w:rsidR="00495627" w:rsidTr="3D406F40" w14:paraId="7BC678A1" w14:textId="77777777">
        <w:tc>
          <w:tcPr>
            <w:cnfStyle w:val="001000000000" w:firstRow="0" w:lastRow="0" w:firstColumn="1" w:lastColumn="0" w:oddVBand="0" w:evenVBand="0" w:oddHBand="0" w:evenHBand="0" w:firstRowFirstColumn="0" w:firstRowLastColumn="0" w:lastRowFirstColumn="0" w:lastRowLastColumn="0"/>
            <w:tcW w:w="3120" w:type="dxa"/>
          </w:tcPr>
          <w:p w:rsidR="00495627" w:rsidP="00495627" w:rsidRDefault="00495627" w14:paraId="547F1BD6" w14:textId="4C40F101">
            <w:r>
              <w:t>Milestone 2</w:t>
            </w:r>
          </w:p>
        </w:tc>
        <w:tc>
          <w:tcPr>
            <w:tcW w:w="3120" w:type="dxa"/>
          </w:tcPr>
          <w:p w:rsidR="00495627" w:rsidP="00495627" w:rsidRDefault="00495627" w14:paraId="67655FB8" w14:textId="77777777">
            <w:pPr>
              <w:cnfStyle w:val="000000000000" w:firstRow="0" w:lastRow="0" w:firstColumn="0" w:lastColumn="0" w:oddVBand="0" w:evenVBand="0" w:oddHBand="0" w:evenHBand="0" w:firstRowFirstColumn="0" w:firstRowLastColumn="0" w:lastRowFirstColumn="0" w:lastRowLastColumn="0"/>
            </w:pPr>
            <w:r>
              <w:t>Technical Design Document</w:t>
            </w:r>
          </w:p>
          <w:p w:rsidR="00495627" w:rsidP="00495627" w:rsidRDefault="00495627" w14:paraId="018C0F01" w14:textId="248D272D">
            <w:pPr>
              <w:cnfStyle w:val="000000000000" w:firstRow="0" w:lastRow="0" w:firstColumn="0" w:lastColumn="0" w:oddVBand="0" w:evenVBand="0" w:oddHBand="0" w:evenHBand="0" w:firstRowFirstColumn="0" w:firstRowLastColumn="0" w:lastRowFirstColumn="0" w:lastRowLastColumn="0"/>
            </w:pPr>
            <w:r>
              <w:t>Software Test Plan</w:t>
            </w:r>
          </w:p>
          <w:p w:rsidR="00495627" w:rsidP="59757D13" w:rsidRDefault="62771C02" w14:paraId="2B5BCCA4" w14:textId="41297FC2">
            <w:pPr>
              <w:cnfStyle w:val="000000000000" w:firstRow="0" w:lastRow="0" w:firstColumn="0" w:lastColumn="0" w:oddVBand="0" w:evenVBand="0" w:oddHBand="0" w:evenHBand="0" w:firstRowFirstColumn="0" w:firstRowLastColumn="0" w:lastRowFirstColumn="0" w:lastRowLastColumn="0"/>
            </w:pPr>
            <w:r>
              <w:t>Presentation</w:t>
            </w:r>
          </w:p>
        </w:tc>
        <w:tc>
          <w:tcPr>
            <w:tcW w:w="3120" w:type="dxa"/>
          </w:tcPr>
          <w:p w:rsidR="59757D13" w:rsidP="59757D13" w:rsidRDefault="77646508" w14:paraId="299A9026" w14:textId="5487189A">
            <w:pPr>
              <w:cnfStyle w:val="000000000000" w:firstRow="0" w:lastRow="0" w:firstColumn="0" w:lastColumn="0" w:oddVBand="0" w:evenVBand="0" w:oddHBand="0" w:evenHBand="0" w:firstRowFirstColumn="0" w:firstRowLastColumn="0" w:lastRowFirstColumn="0" w:lastRowLastColumn="0"/>
            </w:pPr>
            <w:r>
              <w:t>2/2</w:t>
            </w:r>
            <w:r w:rsidR="4ABC1FE2">
              <w:t>3</w:t>
            </w:r>
            <w:r>
              <w:t>/21</w:t>
            </w:r>
          </w:p>
        </w:tc>
      </w:tr>
      <w:tr w:rsidR="00495627" w:rsidTr="3D406F40" w14:paraId="7FEBD66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rsidR="00495627" w:rsidP="00495627" w:rsidRDefault="00495627" w14:paraId="40DA1503" w14:textId="7B5EE514">
            <w:r>
              <w:t>Milestone 3</w:t>
            </w:r>
          </w:p>
        </w:tc>
        <w:tc>
          <w:tcPr>
            <w:tcW w:w="3120" w:type="dxa"/>
          </w:tcPr>
          <w:p w:rsidR="00495627" w:rsidP="00495627" w:rsidRDefault="0099513C" w14:paraId="090752AE" w14:textId="72932A58">
            <w:pPr>
              <w:cnfStyle w:val="000000100000" w:firstRow="0" w:lastRow="0" w:firstColumn="0" w:lastColumn="0" w:oddVBand="0" w:evenVBand="0" w:oddHBand="1" w:evenHBand="0" w:firstRowFirstColumn="0" w:firstRowLastColumn="0" w:lastRowFirstColumn="0" w:lastRowLastColumn="0"/>
            </w:pPr>
            <w:r>
              <w:t>Deployment and Operations Guide</w:t>
            </w:r>
          </w:p>
          <w:p w:rsidR="00495627" w:rsidP="00495627" w:rsidRDefault="00495627" w14:paraId="3A0D0EE0" w14:textId="68760026">
            <w:pPr>
              <w:cnfStyle w:val="000000100000" w:firstRow="0" w:lastRow="0" w:firstColumn="0" w:lastColumn="0" w:oddVBand="0" w:evenVBand="0" w:oddHBand="1" w:evenHBand="0" w:firstRowFirstColumn="0" w:firstRowLastColumn="0" w:lastRowFirstColumn="0" w:lastRowLastColumn="0"/>
            </w:pPr>
            <w:r>
              <w:lastRenderedPageBreak/>
              <w:t>Programmer Guide</w:t>
            </w:r>
          </w:p>
          <w:p w:rsidR="00495627" w:rsidP="59757D13" w:rsidRDefault="70836336" w14:paraId="0964ED2F" w14:textId="38F52399">
            <w:pPr>
              <w:cnfStyle w:val="000000100000" w:firstRow="0" w:lastRow="0" w:firstColumn="0" w:lastColumn="0" w:oddVBand="0" w:evenVBand="0" w:oddHBand="1" w:evenHBand="0" w:firstRowFirstColumn="0" w:firstRowLastColumn="0" w:lastRowFirstColumn="0" w:lastRowLastColumn="0"/>
            </w:pPr>
            <w:r>
              <w:t>Presentation</w:t>
            </w:r>
          </w:p>
        </w:tc>
        <w:tc>
          <w:tcPr>
            <w:tcW w:w="3120" w:type="dxa"/>
          </w:tcPr>
          <w:p w:rsidR="59757D13" w:rsidP="59757D13" w:rsidRDefault="479C4B16" w14:paraId="7BFD3126" w14:textId="2AC5A4D6">
            <w:pPr>
              <w:cnfStyle w:val="000000100000" w:firstRow="0" w:lastRow="0" w:firstColumn="0" w:lastColumn="0" w:oddVBand="0" w:evenVBand="0" w:oddHBand="1" w:evenHBand="0" w:firstRowFirstColumn="0" w:firstRowLastColumn="0" w:lastRowFirstColumn="0" w:lastRowLastColumn="0"/>
            </w:pPr>
            <w:r>
              <w:lastRenderedPageBreak/>
              <w:t>3/1</w:t>
            </w:r>
            <w:r w:rsidR="2C1D4B89">
              <w:t>6</w:t>
            </w:r>
            <w:r>
              <w:t>/21</w:t>
            </w:r>
          </w:p>
        </w:tc>
      </w:tr>
      <w:tr w:rsidR="00495627" w:rsidTr="3D406F40" w14:paraId="11227EA7" w14:textId="77777777">
        <w:tc>
          <w:tcPr>
            <w:cnfStyle w:val="001000000000" w:firstRow="0" w:lastRow="0" w:firstColumn="1" w:lastColumn="0" w:oddVBand="0" w:evenVBand="0" w:oddHBand="0" w:evenHBand="0" w:firstRowFirstColumn="0" w:firstRowLastColumn="0" w:lastRowFirstColumn="0" w:lastRowLastColumn="0"/>
            <w:tcW w:w="3120" w:type="dxa"/>
          </w:tcPr>
          <w:p w:rsidR="00495627" w:rsidP="00495627" w:rsidRDefault="00495627" w14:paraId="29EFC62F" w14:textId="3BFAA2AC">
            <w:r>
              <w:t>Milestone 4</w:t>
            </w:r>
          </w:p>
        </w:tc>
        <w:tc>
          <w:tcPr>
            <w:tcW w:w="3120" w:type="dxa"/>
          </w:tcPr>
          <w:p w:rsidR="00495627" w:rsidP="00495627" w:rsidRDefault="00495627" w14:paraId="7D2C8D56" w14:textId="77777777">
            <w:pPr>
              <w:cnfStyle w:val="000000000000" w:firstRow="0" w:lastRow="0" w:firstColumn="0" w:lastColumn="0" w:oddVBand="0" w:evenVBand="0" w:oddHBand="0" w:evenHBand="0" w:firstRowFirstColumn="0" w:firstRowLastColumn="0" w:lastRowFirstColumn="0" w:lastRowLastColumn="0"/>
            </w:pPr>
            <w:r>
              <w:t>User Guide</w:t>
            </w:r>
          </w:p>
          <w:p w:rsidR="00495627" w:rsidP="00495627" w:rsidRDefault="00495627" w14:paraId="7EBEAC95" w14:textId="77777777">
            <w:pPr>
              <w:cnfStyle w:val="000000000000" w:firstRow="0" w:lastRow="0" w:firstColumn="0" w:lastColumn="0" w:oddVBand="0" w:evenVBand="0" w:oddHBand="0" w:evenHBand="0" w:firstRowFirstColumn="0" w:firstRowLastColumn="0" w:lastRowFirstColumn="0" w:lastRowLastColumn="0"/>
            </w:pPr>
            <w:r>
              <w:t>Test Report</w:t>
            </w:r>
          </w:p>
          <w:p w:rsidR="00495627" w:rsidP="00495627" w:rsidRDefault="00495627" w14:paraId="6E92CF2A" w14:textId="399F800C">
            <w:pPr>
              <w:cnfStyle w:val="000000000000" w:firstRow="0" w:lastRow="0" w:firstColumn="0" w:lastColumn="0" w:oddVBand="0" w:evenVBand="0" w:oddHBand="0" w:evenHBand="0" w:firstRowFirstColumn="0" w:firstRowLastColumn="0" w:lastRowFirstColumn="0" w:lastRowLastColumn="0"/>
            </w:pPr>
            <w:r>
              <w:t>Final Presentation</w:t>
            </w:r>
          </w:p>
        </w:tc>
        <w:tc>
          <w:tcPr>
            <w:tcW w:w="3120" w:type="dxa"/>
          </w:tcPr>
          <w:p w:rsidR="59757D13" w:rsidP="59757D13" w:rsidRDefault="5A1AB4C5" w14:paraId="16D00780" w14:textId="723536A5">
            <w:pPr>
              <w:cnfStyle w:val="000000000000" w:firstRow="0" w:lastRow="0" w:firstColumn="0" w:lastColumn="0" w:oddVBand="0" w:evenVBand="0" w:oddHBand="0" w:evenHBand="0" w:firstRowFirstColumn="0" w:firstRowLastColumn="0" w:lastRowFirstColumn="0" w:lastRowLastColumn="0"/>
            </w:pPr>
            <w:r>
              <w:t>3/</w:t>
            </w:r>
            <w:r w:rsidR="55559B19">
              <w:t>30</w:t>
            </w:r>
            <w:r>
              <w:t>/21</w:t>
            </w:r>
          </w:p>
        </w:tc>
      </w:tr>
    </w:tbl>
    <w:p w:rsidR="00495627" w:rsidP="00495627" w:rsidRDefault="00495627" w14:paraId="61CA85E3" w14:textId="3D67886D"/>
    <w:p w:rsidR="005E6441" w:rsidRDefault="005E6441" w14:paraId="2CBAA700" w14:textId="77777777">
      <w:pPr>
        <w:rPr>
          <w:rFonts w:asciiTheme="majorHAnsi" w:hAnsiTheme="majorHAnsi" w:eastAsiaTheme="majorEastAsia" w:cstheme="majorBidi"/>
          <w:color w:val="2F5496" w:themeColor="accent1" w:themeShade="BF"/>
          <w:sz w:val="32"/>
          <w:szCs w:val="32"/>
        </w:rPr>
      </w:pPr>
      <w:r>
        <w:br w:type="page"/>
      </w:r>
    </w:p>
    <w:p w:rsidR="0099513C" w:rsidP="0099513C" w:rsidRDefault="0099513C" w14:paraId="47E98D52" w14:textId="512CC252">
      <w:pPr>
        <w:pStyle w:val="Heading1"/>
      </w:pPr>
      <w:bookmarkStart w:name="_Toc65097013" w:id="11"/>
      <w:r>
        <w:lastRenderedPageBreak/>
        <w:t>Definitions</w:t>
      </w:r>
      <w:r w:rsidR="005E6441">
        <w:t xml:space="preserve"> of</w:t>
      </w:r>
      <w:r>
        <w:t xml:space="preserve"> Acronyms and Abbreviations</w:t>
      </w:r>
      <w:bookmarkEnd w:id="11"/>
    </w:p>
    <w:p w:rsidR="005E6441" w:rsidP="005E6441" w:rsidRDefault="005E6441" w14:paraId="46680C37" w14:textId="0D34D65A">
      <w:r>
        <w:t>The below table has a list of acronyms and abbreviations found in this document.</w:t>
      </w:r>
    </w:p>
    <w:p w:rsidRPr="005E6441" w:rsidR="005E6441" w:rsidP="005E6441" w:rsidRDefault="005E6441" w14:paraId="3F0FF3DE" w14:textId="77777777"/>
    <w:p w:rsidR="005E6441" w:rsidP="005E6441" w:rsidRDefault="005E6441" w14:paraId="5F40A112" w14:textId="54A25ACD">
      <w:pPr>
        <w:pStyle w:val="Caption"/>
        <w:keepNext/>
        <w:jc w:val="center"/>
      </w:pPr>
      <w:r>
        <w:t xml:space="preserve">Table </w:t>
      </w:r>
      <w:r>
        <w:fldChar w:fldCharType="begin"/>
      </w:r>
      <w:r>
        <w:instrText>SEQ Table \* ARABIC</w:instrText>
      </w:r>
      <w:r>
        <w:fldChar w:fldCharType="separate"/>
      </w:r>
      <w:r w:rsidR="00DA415A">
        <w:rPr>
          <w:noProof/>
        </w:rPr>
        <w:t>2</w:t>
      </w:r>
      <w:r>
        <w:fldChar w:fldCharType="end"/>
      </w:r>
      <w:r>
        <w:t xml:space="preserve"> - Acronyms and Abbreviations</w:t>
      </w:r>
    </w:p>
    <w:tbl>
      <w:tblPr>
        <w:tblStyle w:val="GridTable4-Accent1"/>
        <w:tblW w:w="0" w:type="auto"/>
        <w:tblLook w:val="0420" w:firstRow="1" w:lastRow="0" w:firstColumn="0" w:lastColumn="0" w:noHBand="0" w:noVBand="1"/>
      </w:tblPr>
      <w:tblGrid>
        <w:gridCol w:w="4675"/>
        <w:gridCol w:w="4675"/>
      </w:tblGrid>
      <w:tr w:rsidR="0099513C" w:rsidTr="046E462B" w14:paraId="786AD8F5" w14:textId="77777777">
        <w:trPr>
          <w:cnfStyle w:val="100000000000" w:firstRow="1" w:lastRow="0" w:firstColumn="0" w:lastColumn="0" w:oddVBand="0" w:evenVBand="0" w:oddHBand="0" w:evenHBand="0" w:firstRowFirstColumn="0" w:firstRowLastColumn="0" w:lastRowFirstColumn="0" w:lastRowLastColumn="0"/>
        </w:trPr>
        <w:tc>
          <w:tcPr>
            <w:tcW w:w="4675" w:type="dxa"/>
          </w:tcPr>
          <w:p w:rsidR="0099513C" w:rsidP="00495627" w:rsidRDefault="0099513C" w14:paraId="40CE104B" w14:textId="7AB03E56">
            <w:r>
              <w:t>Acronym or Abbreviation</w:t>
            </w:r>
          </w:p>
        </w:tc>
        <w:tc>
          <w:tcPr>
            <w:tcW w:w="4675" w:type="dxa"/>
          </w:tcPr>
          <w:p w:rsidR="0099513C" w:rsidP="00495627" w:rsidRDefault="0099513C" w14:paraId="3C53DDA5" w14:textId="06704522">
            <w:r>
              <w:t>Definition</w:t>
            </w:r>
          </w:p>
        </w:tc>
      </w:tr>
      <w:tr w:rsidR="0099513C" w:rsidTr="046E462B" w14:paraId="5D66B109" w14:textId="77777777">
        <w:trPr>
          <w:cnfStyle w:val="000000100000" w:firstRow="0" w:lastRow="0" w:firstColumn="0" w:lastColumn="0" w:oddVBand="0" w:evenVBand="0" w:oddHBand="1" w:evenHBand="0" w:firstRowFirstColumn="0" w:firstRowLastColumn="0" w:lastRowFirstColumn="0" w:lastRowLastColumn="0"/>
        </w:trPr>
        <w:tc>
          <w:tcPr>
            <w:tcW w:w="4675" w:type="dxa"/>
          </w:tcPr>
          <w:p w:rsidR="0099513C" w:rsidP="00495627" w:rsidRDefault="0099513C" w14:paraId="36121CED" w14:textId="61DCC7B8">
            <w:r>
              <w:t>GCP</w:t>
            </w:r>
          </w:p>
        </w:tc>
        <w:tc>
          <w:tcPr>
            <w:tcW w:w="4675" w:type="dxa"/>
          </w:tcPr>
          <w:p w:rsidR="0099513C" w:rsidP="00495627" w:rsidRDefault="0099513C" w14:paraId="6FEC758E" w14:textId="67BB6973">
            <w:r>
              <w:t>Google Cloud Platform</w:t>
            </w:r>
          </w:p>
        </w:tc>
      </w:tr>
      <w:tr w:rsidR="0099513C" w:rsidTr="046E462B" w14:paraId="5E0E1726" w14:textId="77777777">
        <w:tc>
          <w:tcPr>
            <w:tcW w:w="4675" w:type="dxa"/>
          </w:tcPr>
          <w:p w:rsidR="0099513C" w:rsidP="00495627" w:rsidRDefault="0099513C" w14:paraId="0BF03550" w14:textId="34F1B25E">
            <w:r>
              <w:t>PMBOK</w:t>
            </w:r>
          </w:p>
        </w:tc>
        <w:tc>
          <w:tcPr>
            <w:tcW w:w="4675" w:type="dxa"/>
          </w:tcPr>
          <w:p w:rsidR="0099513C" w:rsidP="00495627" w:rsidRDefault="0099513C" w14:paraId="1939EB8C" w14:textId="2434BDF9">
            <w:r>
              <w:t>Project Management Body of Knowledge</w:t>
            </w:r>
          </w:p>
        </w:tc>
      </w:tr>
      <w:tr w:rsidR="0099513C" w:rsidTr="046E462B" w14:paraId="620E2A6A" w14:textId="77777777">
        <w:trPr>
          <w:cnfStyle w:val="000000100000" w:firstRow="0" w:lastRow="0" w:firstColumn="0" w:lastColumn="0" w:oddVBand="0" w:evenVBand="0" w:oddHBand="1" w:evenHBand="0" w:firstRowFirstColumn="0" w:firstRowLastColumn="0" w:lastRowFirstColumn="0" w:lastRowLastColumn="0"/>
        </w:trPr>
        <w:tc>
          <w:tcPr>
            <w:tcW w:w="4675" w:type="dxa"/>
          </w:tcPr>
          <w:p w:rsidR="0099513C" w:rsidP="00495627" w:rsidRDefault="0099513C" w14:paraId="35073BCB" w14:textId="7C538E10">
            <w:r>
              <w:t>QA</w:t>
            </w:r>
          </w:p>
        </w:tc>
        <w:tc>
          <w:tcPr>
            <w:tcW w:w="4675" w:type="dxa"/>
          </w:tcPr>
          <w:p w:rsidR="0099513C" w:rsidP="00495627" w:rsidRDefault="0099513C" w14:paraId="718DA55F" w14:textId="1D7BFBC7">
            <w:r>
              <w:t>Quality Assurance</w:t>
            </w:r>
          </w:p>
        </w:tc>
      </w:tr>
      <w:tr w:rsidR="0099513C" w:rsidTr="046E462B" w14:paraId="7199F5EB" w14:textId="77777777">
        <w:tc>
          <w:tcPr>
            <w:tcW w:w="4675" w:type="dxa"/>
          </w:tcPr>
          <w:p w:rsidR="0099513C" w:rsidP="00495627" w:rsidRDefault="0099513C" w14:paraId="53330E49" w14:textId="182BF2DE">
            <w:r>
              <w:t>UI/UX</w:t>
            </w:r>
          </w:p>
        </w:tc>
        <w:tc>
          <w:tcPr>
            <w:tcW w:w="4675" w:type="dxa"/>
          </w:tcPr>
          <w:p w:rsidR="0099513C" w:rsidP="00495627" w:rsidRDefault="0099513C" w14:paraId="68B7E35B" w14:textId="2D18C70F">
            <w:r>
              <w:t>User Interface/User Experience</w:t>
            </w:r>
          </w:p>
        </w:tc>
      </w:tr>
      <w:tr w:rsidR="0099513C" w:rsidTr="046E462B" w14:paraId="639B9F1E" w14:textId="77777777">
        <w:trPr>
          <w:cnfStyle w:val="000000100000" w:firstRow="0" w:lastRow="0" w:firstColumn="0" w:lastColumn="0" w:oddVBand="0" w:evenVBand="0" w:oddHBand="1" w:evenHBand="0" w:firstRowFirstColumn="0" w:firstRowLastColumn="0" w:lastRowFirstColumn="0" w:lastRowLastColumn="0"/>
        </w:trPr>
        <w:tc>
          <w:tcPr>
            <w:tcW w:w="4675" w:type="dxa"/>
          </w:tcPr>
          <w:p w:rsidR="0099513C" w:rsidP="00495627" w:rsidRDefault="0099513C" w14:paraId="6E4F6F57" w14:textId="7F30C921">
            <w:r>
              <w:t>UMGC</w:t>
            </w:r>
          </w:p>
        </w:tc>
        <w:tc>
          <w:tcPr>
            <w:tcW w:w="4675" w:type="dxa"/>
          </w:tcPr>
          <w:p w:rsidR="0099513C" w:rsidP="00495627" w:rsidRDefault="0099513C" w14:paraId="786F5EFA" w14:textId="2681067F">
            <w:r>
              <w:t>University of Maryland Global Campus`</w:t>
            </w:r>
          </w:p>
        </w:tc>
      </w:tr>
      <w:tr w:rsidR="0099513C" w:rsidTr="046E462B" w14:paraId="22AA9951" w14:textId="77777777">
        <w:tc>
          <w:tcPr>
            <w:tcW w:w="4675" w:type="dxa"/>
          </w:tcPr>
          <w:p w:rsidR="0099513C" w:rsidP="00495627" w:rsidRDefault="0099513C" w14:paraId="01900E50" w14:textId="7DDB41A7">
            <w:r>
              <w:t>SDLC</w:t>
            </w:r>
          </w:p>
        </w:tc>
        <w:tc>
          <w:tcPr>
            <w:tcW w:w="4675" w:type="dxa"/>
          </w:tcPr>
          <w:p w:rsidR="0099513C" w:rsidP="00495627" w:rsidRDefault="0099513C" w14:paraId="0E81BFDF" w14:textId="184A6AF8">
            <w:r>
              <w:t>Software Development Lifecycle</w:t>
            </w:r>
          </w:p>
        </w:tc>
      </w:tr>
      <w:tr w:rsidR="0099513C" w:rsidTr="046E462B" w14:paraId="0C5FCCA6" w14:textId="77777777">
        <w:trPr>
          <w:cnfStyle w:val="000000100000" w:firstRow="0" w:lastRow="0" w:firstColumn="0" w:lastColumn="0" w:oddVBand="0" w:evenVBand="0" w:oddHBand="1" w:evenHBand="0" w:firstRowFirstColumn="0" w:firstRowLastColumn="0" w:lastRowFirstColumn="0" w:lastRowLastColumn="0"/>
        </w:trPr>
        <w:tc>
          <w:tcPr>
            <w:tcW w:w="4675" w:type="dxa"/>
          </w:tcPr>
          <w:p w:rsidR="0099513C" w:rsidP="00495627" w:rsidRDefault="0099513C" w14:paraId="4BAA3D31" w14:textId="693546D8">
            <w:r>
              <w:t>PMI</w:t>
            </w:r>
          </w:p>
        </w:tc>
        <w:tc>
          <w:tcPr>
            <w:tcW w:w="4675" w:type="dxa"/>
          </w:tcPr>
          <w:p w:rsidR="0099513C" w:rsidP="00495627" w:rsidRDefault="0099513C" w14:paraId="5CFA60C8" w14:textId="55207268">
            <w:r>
              <w:t>Project Management Institute</w:t>
            </w:r>
          </w:p>
        </w:tc>
      </w:tr>
      <w:tr w:rsidR="0099513C" w:rsidTr="046E462B" w14:paraId="3A8FE709" w14:textId="77777777">
        <w:tc>
          <w:tcPr>
            <w:tcW w:w="4675" w:type="dxa"/>
          </w:tcPr>
          <w:p w:rsidR="0099513C" w:rsidP="00495627" w:rsidRDefault="0099513C" w14:paraId="4D397FB4" w14:textId="1892D50B">
            <w:r>
              <w:t>IT</w:t>
            </w:r>
          </w:p>
        </w:tc>
        <w:tc>
          <w:tcPr>
            <w:tcW w:w="4675" w:type="dxa"/>
          </w:tcPr>
          <w:p w:rsidR="0099513C" w:rsidP="00495627" w:rsidRDefault="0099513C" w14:paraId="31E508D0" w14:textId="7848874F">
            <w:r>
              <w:t>Information Technology</w:t>
            </w:r>
          </w:p>
        </w:tc>
      </w:tr>
      <w:tr w:rsidR="0099513C" w:rsidTr="046E462B" w14:paraId="35C7A742" w14:textId="77777777">
        <w:trPr>
          <w:cnfStyle w:val="000000100000" w:firstRow="0" w:lastRow="0" w:firstColumn="0" w:lastColumn="0" w:oddVBand="0" w:evenVBand="0" w:oddHBand="1" w:evenHBand="0" w:firstRowFirstColumn="0" w:firstRowLastColumn="0" w:lastRowFirstColumn="0" w:lastRowLastColumn="0"/>
        </w:trPr>
        <w:tc>
          <w:tcPr>
            <w:tcW w:w="4675" w:type="dxa"/>
          </w:tcPr>
          <w:p w:rsidR="0099513C" w:rsidP="00495627" w:rsidRDefault="0099513C" w14:paraId="7C92B978" w14:textId="2E2E5819">
            <w:r>
              <w:t>EMR</w:t>
            </w:r>
          </w:p>
        </w:tc>
        <w:tc>
          <w:tcPr>
            <w:tcW w:w="4675" w:type="dxa"/>
          </w:tcPr>
          <w:p w:rsidR="0099513C" w:rsidP="00495627" w:rsidRDefault="0099513C" w14:paraId="23E2258F" w14:textId="38FDC1A5">
            <w:r>
              <w:t>Electronic Medical Record</w:t>
            </w:r>
          </w:p>
        </w:tc>
      </w:tr>
      <w:tr w:rsidR="046E462B" w:rsidTr="046E462B" w14:paraId="6BD72865" w14:textId="77777777">
        <w:tc>
          <w:tcPr>
            <w:tcW w:w="4675" w:type="dxa"/>
          </w:tcPr>
          <w:p w:rsidR="44360A09" w:rsidP="046E462B" w:rsidRDefault="44360A09" w14:paraId="36E9FE80" w14:textId="4F56ABCB">
            <w:r>
              <w:t>UI</w:t>
            </w:r>
          </w:p>
        </w:tc>
        <w:tc>
          <w:tcPr>
            <w:tcW w:w="4675" w:type="dxa"/>
          </w:tcPr>
          <w:p w:rsidR="44360A09" w:rsidP="046E462B" w:rsidRDefault="44360A09" w14:paraId="37FB8538" w14:textId="5506B12B">
            <w:r>
              <w:t>User Interface</w:t>
            </w:r>
          </w:p>
        </w:tc>
      </w:tr>
      <w:tr w:rsidR="046E462B" w:rsidTr="046E462B" w14:paraId="35657C34" w14:textId="77777777">
        <w:trPr>
          <w:cnfStyle w:val="000000100000" w:firstRow="0" w:lastRow="0" w:firstColumn="0" w:lastColumn="0" w:oddVBand="0" w:evenVBand="0" w:oddHBand="1" w:evenHBand="0" w:firstRowFirstColumn="0" w:firstRowLastColumn="0" w:lastRowFirstColumn="0" w:lastRowLastColumn="0"/>
        </w:trPr>
        <w:tc>
          <w:tcPr>
            <w:tcW w:w="4675" w:type="dxa"/>
          </w:tcPr>
          <w:p w:rsidR="44360A09" w:rsidP="046E462B" w:rsidRDefault="44360A09" w14:paraId="46422A57" w14:textId="4D40BFE6">
            <w:r>
              <w:t>REST</w:t>
            </w:r>
          </w:p>
        </w:tc>
        <w:tc>
          <w:tcPr>
            <w:tcW w:w="4675" w:type="dxa"/>
          </w:tcPr>
          <w:p w:rsidR="44360A09" w:rsidP="046E462B" w:rsidRDefault="44360A09" w14:paraId="7D38DDAF" w14:textId="61050AE7">
            <w:r>
              <w:t>Representational State Transfer</w:t>
            </w:r>
          </w:p>
        </w:tc>
      </w:tr>
      <w:tr w:rsidR="046E462B" w:rsidTr="046E462B" w14:paraId="6381D890" w14:textId="77777777">
        <w:tc>
          <w:tcPr>
            <w:tcW w:w="4675" w:type="dxa"/>
          </w:tcPr>
          <w:p w:rsidR="44360A09" w:rsidP="046E462B" w:rsidRDefault="44360A09" w14:paraId="2BFC1D76" w14:textId="2925FC8E">
            <w:r>
              <w:t>GB</w:t>
            </w:r>
          </w:p>
        </w:tc>
        <w:tc>
          <w:tcPr>
            <w:tcW w:w="4675" w:type="dxa"/>
          </w:tcPr>
          <w:p w:rsidR="44360A09" w:rsidP="046E462B" w:rsidRDefault="44360A09" w14:paraId="2661A506" w14:textId="52CB29C1">
            <w:r>
              <w:t>Gigabyte</w:t>
            </w:r>
          </w:p>
        </w:tc>
      </w:tr>
      <w:tr w:rsidR="046E462B" w:rsidTr="046E462B" w14:paraId="3F64C68E" w14:textId="77777777">
        <w:trPr>
          <w:cnfStyle w:val="000000100000" w:firstRow="0" w:lastRow="0" w:firstColumn="0" w:lastColumn="0" w:oddVBand="0" w:evenVBand="0" w:oddHBand="1" w:evenHBand="0" w:firstRowFirstColumn="0" w:firstRowLastColumn="0" w:lastRowFirstColumn="0" w:lastRowLastColumn="0"/>
        </w:trPr>
        <w:tc>
          <w:tcPr>
            <w:tcW w:w="4675" w:type="dxa"/>
          </w:tcPr>
          <w:p w:rsidR="44360A09" w:rsidP="046E462B" w:rsidRDefault="44360A09" w14:paraId="29D89D7C" w14:textId="73BB56AA">
            <w:r>
              <w:t>SRS</w:t>
            </w:r>
          </w:p>
        </w:tc>
        <w:tc>
          <w:tcPr>
            <w:tcW w:w="4675" w:type="dxa"/>
          </w:tcPr>
          <w:p w:rsidR="44360A09" w:rsidP="046E462B" w:rsidRDefault="44360A09" w14:paraId="29A413AA" w14:textId="65489207">
            <w:r>
              <w:t>Software Requirements Systems</w:t>
            </w:r>
          </w:p>
        </w:tc>
      </w:tr>
      <w:tr w:rsidR="046E462B" w:rsidTr="046E462B" w14:paraId="64A471DC" w14:textId="77777777">
        <w:tc>
          <w:tcPr>
            <w:tcW w:w="4675" w:type="dxa"/>
          </w:tcPr>
          <w:p w:rsidR="44360A09" w:rsidP="046E462B" w:rsidRDefault="44360A09" w14:paraId="78A63A82" w14:textId="7ADA866E">
            <w:r>
              <w:t>Form Scriber</w:t>
            </w:r>
          </w:p>
        </w:tc>
        <w:tc>
          <w:tcPr>
            <w:tcW w:w="4675" w:type="dxa"/>
          </w:tcPr>
          <w:p w:rsidR="44360A09" w:rsidP="046E462B" w:rsidRDefault="44360A09" w14:paraId="73C25DD6" w14:textId="79DE5021">
            <w:r>
              <w:t>The name of the system</w:t>
            </w:r>
          </w:p>
        </w:tc>
      </w:tr>
      <w:tr w:rsidR="046E462B" w:rsidTr="046E462B" w14:paraId="7545D802" w14:textId="77777777">
        <w:trPr>
          <w:cnfStyle w:val="000000100000" w:firstRow="0" w:lastRow="0" w:firstColumn="0" w:lastColumn="0" w:oddVBand="0" w:evenVBand="0" w:oddHBand="1" w:evenHBand="0" w:firstRowFirstColumn="0" w:firstRowLastColumn="0" w:lastRowFirstColumn="0" w:lastRowLastColumn="0"/>
        </w:trPr>
        <w:tc>
          <w:tcPr>
            <w:tcW w:w="4675" w:type="dxa"/>
          </w:tcPr>
          <w:p w:rsidR="44360A09" w:rsidP="046E462B" w:rsidRDefault="44360A09" w14:paraId="0F72DD80" w14:textId="0460177A">
            <w:r>
              <w:t>HTTP</w:t>
            </w:r>
          </w:p>
        </w:tc>
        <w:tc>
          <w:tcPr>
            <w:tcW w:w="4675" w:type="dxa"/>
          </w:tcPr>
          <w:p w:rsidR="18327CC8" w:rsidP="046E462B" w:rsidRDefault="18327CC8" w14:paraId="147715F7" w14:textId="407EBA24">
            <w:r>
              <w:t>Hypertext Transfer Protocol</w:t>
            </w:r>
          </w:p>
        </w:tc>
      </w:tr>
      <w:tr w:rsidR="046E462B" w:rsidTr="046E462B" w14:paraId="598C06B8" w14:textId="77777777">
        <w:tc>
          <w:tcPr>
            <w:tcW w:w="4675" w:type="dxa"/>
          </w:tcPr>
          <w:p w:rsidR="18327CC8" w:rsidP="046E462B" w:rsidRDefault="18327CC8" w14:paraId="0D2D2938" w14:textId="29FC277B">
            <w:r>
              <w:t>JSON</w:t>
            </w:r>
          </w:p>
        </w:tc>
        <w:tc>
          <w:tcPr>
            <w:tcW w:w="4675" w:type="dxa"/>
          </w:tcPr>
          <w:p w:rsidR="18327CC8" w:rsidP="046E462B" w:rsidRDefault="18327CC8" w14:paraId="1B3B681B" w14:textId="579F392F">
            <w:r>
              <w:t>JavaScript Object Notation</w:t>
            </w:r>
          </w:p>
        </w:tc>
      </w:tr>
      <w:tr w:rsidR="046E462B" w:rsidTr="046E462B" w14:paraId="10B4BD8A" w14:textId="77777777">
        <w:trPr>
          <w:cnfStyle w:val="000000100000" w:firstRow="0" w:lastRow="0" w:firstColumn="0" w:lastColumn="0" w:oddVBand="0" w:evenVBand="0" w:oddHBand="1" w:evenHBand="0" w:firstRowFirstColumn="0" w:firstRowLastColumn="0" w:lastRowFirstColumn="0" w:lastRowLastColumn="0"/>
        </w:trPr>
        <w:tc>
          <w:tcPr>
            <w:tcW w:w="4675" w:type="dxa"/>
          </w:tcPr>
          <w:p w:rsidR="18327CC8" w:rsidP="046E462B" w:rsidRDefault="18327CC8" w14:paraId="41DA2B0B" w14:textId="5AC50C90">
            <w:r>
              <w:t>ID</w:t>
            </w:r>
          </w:p>
        </w:tc>
        <w:tc>
          <w:tcPr>
            <w:tcW w:w="4675" w:type="dxa"/>
          </w:tcPr>
          <w:p w:rsidR="18327CC8" w:rsidP="046E462B" w:rsidRDefault="18327CC8" w14:paraId="0A847455" w14:textId="4F7FC42C">
            <w:r>
              <w:t>Identification</w:t>
            </w:r>
          </w:p>
        </w:tc>
      </w:tr>
      <w:tr w:rsidR="046E462B" w:rsidTr="046E462B" w14:paraId="6FE913BA" w14:textId="77777777">
        <w:tc>
          <w:tcPr>
            <w:tcW w:w="4675" w:type="dxa"/>
          </w:tcPr>
          <w:p w:rsidR="18327CC8" w:rsidP="046E462B" w:rsidRDefault="18327CC8" w14:paraId="1CCA089E" w14:textId="07A2C8BC">
            <w:r>
              <w:t>GCP</w:t>
            </w:r>
          </w:p>
        </w:tc>
        <w:tc>
          <w:tcPr>
            <w:tcW w:w="4675" w:type="dxa"/>
          </w:tcPr>
          <w:p w:rsidR="18327CC8" w:rsidP="046E462B" w:rsidRDefault="18327CC8" w14:paraId="28C4ADF9" w14:textId="4C43A397">
            <w:r>
              <w:t>Google Cloud Platform</w:t>
            </w:r>
          </w:p>
        </w:tc>
      </w:tr>
      <w:tr w:rsidR="046E462B" w:rsidTr="046E462B" w14:paraId="60196AF7" w14:textId="77777777">
        <w:trPr>
          <w:cnfStyle w:val="000000100000" w:firstRow="0" w:lastRow="0" w:firstColumn="0" w:lastColumn="0" w:oddVBand="0" w:evenVBand="0" w:oddHBand="1" w:evenHBand="0" w:firstRowFirstColumn="0" w:firstRowLastColumn="0" w:lastRowFirstColumn="0" w:lastRowLastColumn="0"/>
        </w:trPr>
        <w:tc>
          <w:tcPr>
            <w:tcW w:w="4675" w:type="dxa"/>
          </w:tcPr>
          <w:p w:rsidR="18327CC8" w:rsidP="046E462B" w:rsidRDefault="18327CC8" w14:paraId="576B908F" w14:textId="32C86DF6">
            <w:r>
              <w:t>OS</w:t>
            </w:r>
          </w:p>
        </w:tc>
        <w:tc>
          <w:tcPr>
            <w:tcW w:w="4675" w:type="dxa"/>
          </w:tcPr>
          <w:p w:rsidR="18327CC8" w:rsidP="046E462B" w:rsidRDefault="18327CC8" w14:paraId="70A4ED03" w14:textId="62096A55">
            <w:r>
              <w:t>Operating System</w:t>
            </w:r>
          </w:p>
        </w:tc>
      </w:tr>
      <w:tr w:rsidR="046E462B" w:rsidTr="046E462B" w14:paraId="3217A8C7" w14:textId="77777777">
        <w:tc>
          <w:tcPr>
            <w:tcW w:w="4675" w:type="dxa"/>
          </w:tcPr>
          <w:p w:rsidR="18327CC8" w:rsidP="046E462B" w:rsidRDefault="18327CC8" w14:paraId="5EFC58C5" w14:textId="23C09CD2">
            <w:r>
              <w:t>E2E</w:t>
            </w:r>
          </w:p>
        </w:tc>
        <w:tc>
          <w:tcPr>
            <w:tcW w:w="4675" w:type="dxa"/>
          </w:tcPr>
          <w:p w:rsidR="18327CC8" w:rsidP="046E462B" w:rsidRDefault="18327CC8" w14:paraId="12299E9A" w14:textId="1F13DEC4">
            <w:r>
              <w:t>End to End</w:t>
            </w:r>
          </w:p>
        </w:tc>
      </w:tr>
    </w:tbl>
    <w:p w:rsidR="59757D13" w:rsidRDefault="59757D13" w14:paraId="34F42385" w14:textId="0D45A23A"/>
    <w:p w:rsidR="00872973" w:rsidP="046E462B" w:rsidRDefault="0099513C" w14:paraId="0B6DF8D9" w14:textId="56B2DCC7">
      <w:pPr>
        <w:pStyle w:val="Heading1"/>
      </w:pPr>
      <w:bookmarkStart w:name="_Toc65097014" w:id="12"/>
      <w:r>
        <w:t>Scope Management Plan</w:t>
      </w:r>
      <w:bookmarkEnd w:id="12"/>
    </w:p>
    <w:p w:rsidR="0099513C" w:rsidP="0099513C" w:rsidRDefault="0099513C" w14:paraId="61909044" w14:textId="4576F3D5">
      <w:r>
        <w:t xml:space="preserve">The project will be built with GCP’s </w:t>
      </w:r>
      <w:proofErr w:type="spellStart"/>
      <w:r>
        <w:t>DialogFlow</w:t>
      </w:r>
      <w:proofErr w:type="spellEnd"/>
      <w:r>
        <w:t xml:space="preserve"> service. In-scope </w:t>
      </w:r>
      <w:r w:rsidR="1313A6B2">
        <w:t>activities</w:t>
      </w:r>
      <w:r>
        <w:t xml:space="preserve"> will include project management, design, validation, testing, and deployment of the AI service and any other artifacts needed to successfully fill all requirements and milestones.</w:t>
      </w:r>
    </w:p>
    <w:p w:rsidRPr="0099513C" w:rsidR="0099513C" w:rsidP="0099513C" w:rsidRDefault="0099513C" w14:paraId="443EB755" w14:textId="77777777"/>
    <w:p w:rsidRPr="00BB456D" w:rsidR="00872973" w:rsidP="0099513C" w:rsidRDefault="000E589C" w14:paraId="701D858C" w14:textId="01F32ACD">
      <w:pPr>
        <w:pStyle w:val="Heading2"/>
      </w:pPr>
      <w:bookmarkStart w:name="_Toc65097015" w:id="13"/>
      <w:r w:rsidRPr="00BB456D">
        <w:t>Project In-Scope Activities</w:t>
      </w:r>
      <w:bookmarkEnd w:id="13"/>
    </w:p>
    <w:p w:rsidR="006254D9" w:rsidP="296E8978" w:rsidRDefault="006254D9" w14:paraId="67498BBF" w14:textId="7EB478A8">
      <w:r w:rsidRPr="296E8978">
        <w:t>Activities in-scope focus on the necessary components required for a system build and maintaining scope over the course of the project’s lifecycle; each project artifact is tailored for ensuring effective management of project activities (Project Management Institute, 2017).</w:t>
      </w:r>
    </w:p>
    <w:p w:rsidR="006254D9" w:rsidP="296E8978" w:rsidRDefault="006254D9" w14:paraId="6F4682DA" w14:textId="7D1D7933"/>
    <w:p w:rsidR="006254D9" w:rsidP="296E8978" w:rsidRDefault="006254D9" w14:paraId="6EBF86B2" w14:textId="515881F5">
      <w:r w:rsidRPr="296E8978">
        <w:t>At the minimum, the below deliverables will be delivered by the end of the project:</w:t>
      </w:r>
    </w:p>
    <w:p w:rsidR="006254D9" w:rsidP="296E8978" w:rsidRDefault="006254D9" w14:paraId="75F25EFD" w14:textId="29679285">
      <w:pPr>
        <w:pStyle w:val="ListParagraph"/>
        <w:numPr>
          <w:ilvl w:val="0"/>
          <w:numId w:val="24"/>
        </w:numPr>
      </w:pPr>
      <w:r>
        <w:t xml:space="preserve">Project Plan </w:t>
      </w:r>
    </w:p>
    <w:p w:rsidR="006254D9" w:rsidP="00EF2AC6" w:rsidRDefault="1EEFB7BE" w14:paraId="1A6086B6" w14:textId="4367560B">
      <w:pPr>
        <w:pStyle w:val="ListParagraph"/>
        <w:numPr>
          <w:ilvl w:val="1"/>
          <w:numId w:val="24"/>
        </w:numPr>
      </w:pPr>
      <w:r>
        <w:t>This would include the document being presented currently</w:t>
      </w:r>
    </w:p>
    <w:p w:rsidR="006254D9" w:rsidP="296E8978" w:rsidRDefault="006254D9" w14:paraId="379769C7" w14:textId="0E5B47D7">
      <w:pPr>
        <w:pStyle w:val="ListParagraph"/>
        <w:numPr>
          <w:ilvl w:val="0"/>
          <w:numId w:val="24"/>
        </w:numPr>
      </w:pPr>
      <w:r>
        <w:t>Test Plan and Report</w:t>
      </w:r>
    </w:p>
    <w:p w:rsidR="0021FEFE" w:rsidP="00EF2AC6" w:rsidRDefault="0021FEFE" w14:paraId="71C336A9" w14:textId="72D97A6E">
      <w:pPr>
        <w:pStyle w:val="ListParagraph"/>
        <w:numPr>
          <w:ilvl w:val="1"/>
          <w:numId w:val="24"/>
        </w:numPr>
      </w:pPr>
      <w:r>
        <w:lastRenderedPageBreak/>
        <w:t xml:space="preserve">The test plan would include the things that would need to be tested in order for the project to be </w:t>
      </w:r>
      <w:r w:rsidR="362719F2">
        <w:t>considered</w:t>
      </w:r>
      <w:r>
        <w:t xml:space="preserve"> fulfilling requirements.</w:t>
      </w:r>
    </w:p>
    <w:p w:rsidR="006254D9" w:rsidP="296E8978" w:rsidRDefault="006254D9" w14:paraId="7CBF3073" w14:textId="3982DFE1">
      <w:pPr>
        <w:pStyle w:val="ListParagraph"/>
        <w:numPr>
          <w:ilvl w:val="0"/>
          <w:numId w:val="24"/>
        </w:numPr>
      </w:pPr>
      <w:r>
        <w:t>Software Requirements Specification (SRS)</w:t>
      </w:r>
    </w:p>
    <w:p w:rsidR="3EC6E42F" w:rsidP="00EF2AC6" w:rsidRDefault="3EC6E42F" w14:paraId="2FAA0FA2" w14:textId="64CDD01C">
      <w:pPr>
        <w:pStyle w:val="ListParagraph"/>
        <w:numPr>
          <w:ilvl w:val="1"/>
          <w:numId w:val="24"/>
        </w:numPr>
      </w:pPr>
      <w:r>
        <w:t>The software requirements are defined in detail within this document, interpreted f</w:t>
      </w:r>
      <w:r w:rsidR="3525E60C">
        <w:t>rom stakeholder and client resources and sources.</w:t>
      </w:r>
    </w:p>
    <w:p w:rsidR="006254D9" w:rsidP="296E8978" w:rsidRDefault="006254D9" w14:paraId="6CD3958D" w14:textId="6B3AC602">
      <w:pPr>
        <w:pStyle w:val="ListParagraph"/>
        <w:numPr>
          <w:ilvl w:val="0"/>
          <w:numId w:val="24"/>
        </w:numPr>
      </w:pPr>
      <w:r>
        <w:t>Technical Design Document</w:t>
      </w:r>
    </w:p>
    <w:p w:rsidR="73554417" w:rsidP="00EF2AC6" w:rsidRDefault="73554417" w14:paraId="69C81D05" w14:textId="0138AA9A">
      <w:pPr>
        <w:pStyle w:val="ListParagraph"/>
        <w:numPr>
          <w:ilvl w:val="1"/>
          <w:numId w:val="24"/>
        </w:numPr>
        <w:rPr/>
      </w:pPr>
      <w:r w:rsidR="73554417">
        <w:rPr/>
        <w:t xml:space="preserve">This document will </w:t>
      </w:r>
      <w:r w:rsidR="7BF50E54">
        <w:rPr/>
        <w:t>detail</w:t>
      </w:r>
      <w:r w:rsidR="73554417">
        <w:rPr/>
        <w:t xml:space="preserve"> the</w:t>
      </w:r>
      <w:r w:rsidR="08ACD1A5">
        <w:rPr/>
        <w:t xml:space="preserve"> different aspect of the </w:t>
      </w:r>
      <w:r w:rsidR="2C17C507">
        <w:rPr/>
        <w:t xml:space="preserve">software for the </w:t>
      </w:r>
      <w:del w:author="Thomas Barton" w:date="2021-03-05T02:51:49.196Z" w:id="1147688803">
        <w:r w:rsidDel="73554417">
          <w:delText>F</w:delText>
        </w:r>
        <w:r w:rsidDel="73554417">
          <w:delText>orm</w:delText>
        </w:r>
        <w:r w:rsidDel="73554417">
          <w:delText xml:space="preserve"> </w:delText>
        </w:r>
        <w:r w:rsidDel="73554417">
          <w:delText>B</w:delText>
        </w:r>
        <w:r w:rsidDel="73554417">
          <w:delText>ot</w:delText>
        </w:r>
      </w:del>
      <w:ins w:author="Thomas Barton" w:date="2021-03-06T20:41:34.308Z" w:id="116319480">
        <w:r w:rsidR="1F60C341">
          <w:t>Form Scriber</w:t>
        </w:r>
      </w:ins>
      <w:r w:rsidR="2C17C507">
        <w:rPr/>
        <w:t xml:space="preserve"> and get into greater </w:t>
      </w:r>
    </w:p>
    <w:p w:rsidR="7828A315" w:rsidP="296E8978" w:rsidRDefault="7828A315" w14:paraId="54F0F5B9" w14:textId="68879D69">
      <w:pPr>
        <w:pStyle w:val="ListParagraph"/>
        <w:numPr>
          <w:ilvl w:val="0"/>
          <w:numId w:val="24"/>
        </w:numPr>
        <w:rPr/>
      </w:pPr>
      <w:del w:author="Thomas Barton" w:date="2021-03-05T02:51:49.197Z" w:id="1322108169">
        <w:r w:rsidDel="7828A315">
          <w:delText>Form Bot</w:delText>
        </w:r>
      </w:del>
      <w:ins w:author="Thomas Barton" w:date="2021-03-06T20:41:34.311Z" w:id="174591181">
        <w:r w:rsidR="1F60C341">
          <w:t>Form Scriber</w:t>
        </w:r>
      </w:ins>
      <w:r w:rsidR="7828A315">
        <w:rPr/>
        <w:t xml:space="preserve"> intent training</w:t>
      </w:r>
    </w:p>
    <w:p w:rsidR="4ED5528A" w:rsidP="00EF2AC6" w:rsidRDefault="4ED5528A" w14:paraId="3EFFF1E7" w14:textId="2D47EE27">
      <w:pPr>
        <w:pStyle w:val="ListParagraph"/>
        <w:numPr>
          <w:ilvl w:val="1"/>
          <w:numId w:val="24"/>
        </w:numPr>
      </w:pPr>
      <w:r>
        <w:t xml:space="preserve">This is a general task for the creation of intents within the </w:t>
      </w:r>
      <w:r w:rsidR="79ECA4FE">
        <w:t>G</w:t>
      </w:r>
      <w:r>
        <w:t xml:space="preserve">oogle </w:t>
      </w:r>
      <w:proofErr w:type="spellStart"/>
      <w:r w:rsidR="3533B995">
        <w:t>D</w:t>
      </w:r>
      <w:r>
        <w:t>ialogflow</w:t>
      </w:r>
      <w:proofErr w:type="spellEnd"/>
      <w:r>
        <w:t xml:space="preserve"> service, so that data may be extracted.</w:t>
      </w:r>
    </w:p>
    <w:p w:rsidR="7828A315" w:rsidP="296E8978" w:rsidRDefault="7828A315" w14:paraId="4D679898" w14:textId="1FCEF39D">
      <w:pPr>
        <w:pStyle w:val="ListParagraph"/>
        <w:numPr>
          <w:ilvl w:val="0"/>
          <w:numId w:val="24"/>
        </w:numPr>
      </w:pPr>
      <w:r>
        <w:t>Web hook creation.</w:t>
      </w:r>
    </w:p>
    <w:p w:rsidR="66A6C92C" w:rsidP="00EF2AC6" w:rsidRDefault="66A6C92C" w14:paraId="4A069C7C" w14:textId="1EC22922">
      <w:pPr>
        <w:pStyle w:val="ListParagraph"/>
        <w:numPr>
          <w:ilvl w:val="1"/>
          <w:numId w:val="24"/>
        </w:numPr>
      </w:pPr>
      <w:r>
        <w:t xml:space="preserve">The webhook creation will require collaboration with the web server </w:t>
      </w:r>
      <w:proofErr w:type="gramStart"/>
      <w:r>
        <w:t xml:space="preserve">team, </w:t>
      </w:r>
      <w:r w:rsidR="13A15351">
        <w:t>and</w:t>
      </w:r>
      <w:proofErr w:type="gramEnd"/>
      <w:r w:rsidR="13A15351">
        <w:t xml:space="preserve"> allow communication between the dialog flow and </w:t>
      </w:r>
      <w:r w:rsidR="2A2EA77D">
        <w:t>web server service.</w:t>
      </w:r>
    </w:p>
    <w:p w:rsidR="006254D9" w:rsidP="296E8978" w:rsidRDefault="006254D9" w14:paraId="48CB34EF" w14:textId="4F8AD6CF">
      <w:pPr>
        <w:pStyle w:val="ListParagraph"/>
        <w:numPr>
          <w:ilvl w:val="0"/>
          <w:numId w:val="24"/>
        </w:numPr>
      </w:pPr>
      <w:r>
        <w:t>User Guide</w:t>
      </w:r>
    </w:p>
    <w:p w:rsidR="10819468" w:rsidP="00EF2AC6" w:rsidRDefault="10819468" w14:paraId="324EE859" w14:textId="0F3064EB">
      <w:pPr>
        <w:pStyle w:val="ListParagraph"/>
        <w:numPr>
          <w:ilvl w:val="1"/>
          <w:numId w:val="24"/>
        </w:numPr>
      </w:pPr>
      <w:r>
        <w:t xml:space="preserve">This guide shall detail in what ways the application </w:t>
      </w:r>
      <w:r w:rsidR="029D2BD7">
        <w:t>is intended to be used by the users.</w:t>
      </w:r>
    </w:p>
    <w:p w:rsidR="006254D9" w:rsidP="296E8978" w:rsidRDefault="006254D9" w14:paraId="1C5F9240" w14:textId="78CAB227">
      <w:pPr>
        <w:pStyle w:val="ListParagraph"/>
        <w:numPr>
          <w:ilvl w:val="0"/>
          <w:numId w:val="24"/>
        </w:numPr>
      </w:pPr>
      <w:r>
        <w:t>Programmer Guide</w:t>
      </w:r>
    </w:p>
    <w:p w:rsidR="67F77E18" w:rsidP="00EF2AC6" w:rsidRDefault="67F77E18" w14:paraId="4ED1AB97" w14:textId="01F7E86C">
      <w:pPr>
        <w:pStyle w:val="ListParagraph"/>
        <w:numPr>
          <w:ilvl w:val="1"/>
          <w:numId w:val="24"/>
        </w:numPr>
      </w:pPr>
      <w:r>
        <w:t>This guide wi</w:t>
      </w:r>
      <w:r w:rsidR="6F65C9D2">
        <w:t>ll allow other programmers to pick up the nuances of how to set up this project and the reasoning behind the decisions that wen</w:t>
      </w:r>
      <w:r w:rsidR="509B59D3">
        <w:t>t into the project</w:t>
      </w:r>
      <w:r w:rsidR="6F65C9D2">
        <w:t>.</w:t>
      </w:r>
    </w:p>
    <w:p w:rsidR="006254D9" w:rsidP="296E8978" w:rsidRDefault="006254D9" w14:paraId="132181EC" w14:textId="53BBEC7C">
      <w:pPr>
        <w:pStyle w:val="ListParagraph"/>
        <w:numPr>
          <w:ilvl w:val="0"/>
          <w:numId w:val="24"/>
        </w:numPr>
      </w:pPr>
      <w:r>
        <w:t>Deployment and Operations Handbook</w:t>
      </w:r>
    </w:p>
    <w:p w:rsidR="3790A077" w:rsidP="00EF2AC6" w:rsidRDefault="3790A077" w14:paraId="4A75E5EE" w14:textId="4C989869">
      <w:pPr>
        <w:pStyle w:val="ListParagraph"/>
        <w:numPr>
          <w:ilvl w:val="1"/>
          <w:numId w:val="24"/>
        </w:numPr>
      </w:pPr>
      <w:r>
        <w:t>This handbook shall detail how to set up and maintain this project.</w:t>
      </w:r>
    </w:p>
    <w:p w:rsidR="006254D9" w:rsidP="296E8978" w:rsidRDefault="006254D9" w14:paraId="6B6C2783" w14:textId="45A22452">
      <w:pPr>
        <w:pStyle w:val="ListParagraph"/>
        <w:numPr>
          <w:ilvl w:val="0"/>
          <w:numId w:val="24"/>
        </w:numPr>
      </w:pPr>
      <w:r>
        <w:t>Research Paper documenting the project</w:t>
      </w:r>
    </w:p>
    <w:p w:rsidR="2A9045C0" w:rsidP="00EF2AC6" w:rsidRDefault="2A9045C0" w14:paraId="66CA3726" w14:textId="19B47360">
      <w:pPr>
        <w:pStyle w:val="ListParagraph"/>
        <w:numPr>
          <w:ilvl w:val="1"/>
          <w:numId w:val="24"/>
        </w:numPr>
      </w:pPr>
      <w:r>
        <w:t xml:space="preserve">Various lessoned learned and </w:t>
      </w:r>
      <w:r w:rsidR="4FE85FD2">
        <w:t>other pieces of information gleamed from working on this project.</w:t>
      </w:r>
    </w:p>
    <w:p w:rsidRPr="006254D9" w:rsidR="006254D9" w:rsidP="296E8978" w:rsidRDefault="006254D9" w14:paraId="7C4AE8C7" w14:textId="03BA9D40">
      <w:pPr>
        <w:pStyle w:val="ListParagraph"/>
        <w:numPr>
          <w:ilvl w:val="0"/>
          <w:numId w:val="24"/>
        </w:numPr>
      </w:pPr>
      <w:r>
        <w:t>Software Demo/Presentation</w:t>
      </w:r>
    </w:p>
    <w:p w:rsidR="7442D076" w:rsidP="00EF2AC6" w:rsidRDefault="7442D076" w14:paraId="32E819F0" w14:textId="7A9BAE66">
      <w:pPr>
        <w:pStyle w:val="ListParagraph"/>
        <w:numPr>
          <w:ilvl w:val="1"/>
          <w:numId w:val="24"/>
        </w:numPr>
      </w:pPr>
      <w:r>
        <w:t>This shall be the final product where the project shall be presented and demoed to the key stakeholder.</w:t>
      </w:r>
    </w:p>
    <w:p w:rsidR="006254D9" w:rsidP="006254D9" w:rsidRDefault="006254D9" w14:paraId="3FDA7CCC" w14:textId="77777777">
      <w:pPr>
        <w:rPr>
          <w:rFonts w:ascii="Times New Roman" w:hAnsi="Times New Roman" w:cs="Times New Roman"/>
        </w:rPr>
      </w:pPr>
    </w:p>
    <w:p w:rsidRPr="003A1E0D" w:rsidR="00872973" w:rsidP="0099513C" w:rsidRDefault="000E589C" w14:paraId="44CDD050" w14:textId="34E8EFF0">
      <w:pPr>
        <w:pStyle w:val="Heading2"/>
      </w:pPr>
      <w:bookmarkStart w:name="_Toc65097016" w:id="14"/>
      <w:r w:rsidRPr="003A1E0D">
        <w:t>Project Out-of-Scope Activities</w:t>
      </w:r>
      <w:bookmarkEnd w:id="14"/>
    </w:p>
    <w:p w:rsidR="00BB456D" w:rsidP="006254D9" w:rsidRDefault="006254D9" w14:paraId="5717492A" w14:textId="3A808126">
      <w:r>
        <w:t>Out-of-Scope activities include those activities that will be accomplished by other teams. This includes but is not limited to:</w:t>
      </w:r>
    </w:p>
    <w:p w:rsidR="006254D9" w:rsidP="006254D9" w:rsidRDefault="006254D9" w14:paraId="24355E9B" w14:textId="3A5F41A3">
      <w:pPr>
        <w:pStyle w:val="ListParagraph"/>
        <w:numPr>
          <w:ilvl w:val="0"/>
          <w:numId w:val="24"/>
        </w:numPr>
        <w:rPr>
          <w:del w:author="Thomas Barton" w:date="2021-03-05T03:02:38.305Z" w:id="1286226632"/>
        </w:rPr>
      </w:pPr>
      <w:del w:author="Thomas Barton" w:date="2021-03-05T03:02:38.331Z" w:id="1378864758">
        <w:r w:rsidDel="006254D9">
          <w:delText>Web UI</w:delText>
        </w:r>
      </w:del>
    </w:p>
    <w:p w:rsidR="006254D9" w:rsidP="006254D9" w:rsidRDefault="006254D9" w14:paraId="7365E09B" w14:textId="47FD204C" w14:noSpellErr="1">
      <w:pPr>
        <w:pStyle w:val="ListParagraph"/>
        <w:numPr>
          <w:ilvl w:val="0"/>
          <w:numId w:val="24"/>
        </w:numPr>
        <w:rPr>
          <w:del w:author="Thomas Barton" w:date="2021-03-05T03:02:46.182Z" w:id="1616400636"/>
        </w:rPr>
      </w:pPr>
      <w:r w:rsidR="006254D9">
        <w:rPr/>
        <w:t>Mobile UI</w:t>
      </w:r>
    </w:p>
    <w:p w:rsidRPr="006254D9" w:rsidR="006254D9" w:rsidP="063E13FB" w:rsidRDefault="5CD1ECF1" w14:paraId="2F41EFE5" w14:textId="652E549A">
      <w:pPr>
        <w:pStyle w:val="ListParagraph"/>
        <w:numPr>
          <w:ilvl w:val="0"/>
          <w:numId w:val="24"/>
        </w:numPr>
        <w:rPr>
          <w:del w:author="Thomas Barton" w:date="2021-03-05T03:02:46.154Z" w:id="1198912225"/>
        </w:rPr>
      </w:pPr>
      <w:del w:author="Thomas Barton" w:date="2021-03-05T03:02:46.181Z" w:id="1333769151">
        <w:r w:rsidDel="5CD1ECF1">
          <w:delText>Databases that integrate with the UI</w:delText>
        </w:r>
        <w:r w:rsidDel="3EF4AD76">
          <w:delText xml:space="preserve"> </w:delText>
        </w:r>
      </w:del>
    </w:p>
    <w:p w:rsidR="34BAA1C0" w:rsidP="69B219B4" w:rsidRDefault="34BAA1C0" w14:paraId="1BB47556" w14:textId="21BEEEEB">
      <w:pPr>
        <w:pStyle w:val="ListParagraph"/>
        <w:numPr>
          <w:ilvl w:val="0"/>
          <w:numId w:val="24"/>
        </w:numPr>
      </w:pPr>
      <w:r>
        <w:t>Project post development hosting.</w:t>
      </w:r>
    </w:p>
    <w:p w:rsidR="34BAA1C0" w:rsidP="69B219B4" w:rsidRDefault="34BAA1C0" w14:paraId="5CEAC2FE" w14:textId="142F4E53">
      <w:pPr>
        <w:pStyle w:val="ListParagraph"/>
        <w:numPr>
          <w:ilvl w:val="0"/>
          <w:numId w:val="24"/>
        </w:numPr>
      </w:pPr>
      <w:r>
        <w:t xml:space="preserve">Project infrastructure hosting setup and </w:t>
      </w:r>
      <w:r w:rsidR="61FC571C">
        <w:t>maintenance</w:t>
      </w:r>
      <w:r>
        <w:t>.</w:t>
      </w:r>
    </w:p>
    <w:p w:rsidR="006254D9" w:rsidP="006254D9" w:rsidRDefault="006254D9" w14:paraId="6E5A273D" w14:textId="77777777"/>
    <w:p w:rsidR="00872973" w:rsidP="0099513C" w:rsidRDefault="000E589C" w14:paraId="5AD3DEEF" w14:textId="01010CF8">
      <w:pPr>
        <w:pStyle w:val="Heading2"/>
      </w:pPr>
      <w:bookmarkStart w:name="_Toc65097017" w:id="15"/>
      <w:r w:rsidRPr="0099513C">
        <w:t>Success</w:t>
      </w:r>
      <w:r w:rsidRPr="00862D5E">
        <w:t xml:space="preserve"> Criteria</w:t>
      </w:r>
      <w:bookmarkEnd w:id="15"/>
    </w:p>
    <w:p w:rsidR="00461818" w:rsidP="00461818" w:rsidRDefault="00461818" w14:paraId="26627418" w14:textId="4473F4B5">
      <w:pPr>
        <w:rPr>
          <w:rFonts w:ascii="Times New Roman" w:hAnsi="Times New Roman" w:cs="Times New Roman"/>
        </w:rPr>
      </w:pPr>
      <w:r w:rsidRPr="00F00FC3">
        <w:rPr>
          <w:rFonts w:ascii="Times New Roman" w:hAnsi="Times New Roman" w:cs="Times New Roman"/>
        </w:rPr>
        <w:t>The following are the minimum project success criteria to be considered an organizational enabler (Project Management Institute, 2018)</w:t>
      </w:r>
      <w:r>
        <w:rPr>
          <w:rFonts w:ascii="Times New Roman" w:hAnsi="Times New Roman" w:cs="Times New Roman"/>
        </w:rPr>
        <w:t>:</w:t>
      </w:r>
    </w:p>
    <w:p w:rsidR="00461818" w:rsidP="00461818" w:rsidRDefault="00461818" w14:paraId="2F7FA503" w14:textId="312A54DB">
      <w:pPr>
        <w:pStyle w:val="ListParagraph"/>
        <w:numPr>
          <w:ilvl w:val="0"/>
          <w:numId w:val="24"/>
        </w:numPr>
        <w:rPr>
          <w:rFonts w:ascii="Times New Roman" w:hAnsi="Times New Roman" w:cs="Times New Roman"/>
        </w:rPr>
      </w:pPr>
      <w:r>
        <w:rPr>
          <w:rFonts w:ascii="Times New Roman" w:hAnsi="Times New Roman" w:cs="Times New Roman"/>
        </w:rPr>
        <w:t>Delivered according to the approved schedule and budget.</w:t>
      </w:r>
    </w:p>
    <w:p w:rsidR="00461818" w:rsidP="00461818" w:rsidRDefault="00461818" w14:paraId="021C7C87" w14:textId="4652A4E0">
      <w:pPr>
        <w:pStyle w:val="ListParagraph"/>
        <w:numPr>
          <w:ilvl w:val="0"/>
          <w:numId w:val="24"/>
        </w:numPr>
        <w:rPr>
          <w:rFonts w:ascii="Times New Roman" w:hAnsi="Times New Roman" w:cs="Times New Roman"/>
        </w:rPr>
      </w:pPr>
      <w:r>
        <w:rPr>
          <w:rFonts w:ascii="Times New Roman" w:hAnsi="Times New Roman" w:cs="Times New Roman"/>
        </w:rPr>
        <w:t>All required documentation is provided to the stakeholder.</w:t>
      </w:r>
    </w:p>
    <w:p w:rsidR="00461818" w:rsidP="00461818" w:rsidRDefault="00461818" w14:paraId="6B8C0787" w14:textId="60A4DE78">
      <w:pPr>
        <w:pStyle w:val="ListParagraph"/>
        <w:numPr>
          <w:ilvl w:val="0"/>
          <w:numId w:val="24"/>
        </w:numPr>
        <w:rPr>
          <w:rFonts w:ascii="Times New Roman" w:hAnsi="Times New Roman" w:cs="Times New Roman"/>
        </w:rPr>
      </w:pPr>
      <w:r w:rsidRPr="59757D13">
        <w:rPr>
          <w:rFonts w:ascii="Times New Roman" w:hAnsi="Times New Roman" w:cs="Times New Roman"/>
        </w:rPr>
        <w:lastRenderedPageBreak/>
        <w:t>All completed code at the end of the project schedule is provided to the stakeholder</w:t>
      </w:r>
      <w:r w:rsidRPr="59757D13" w:rsidR="4A5754BC">
        <w:rPr>
          <w:rFonts w:ascii="Times New Roman" w:hAnsi="Times New Roman" w:cs="Times New Roman"/>
        </w:rPr>
        <w:t xml:space="preserve"> and hosted on </w:t>
      </w:r>
      <w:r w:rsidRPr="59757D13" w:rsidR="5DEC1EDF">
        <w:rPr>
          <w:rFonts w:ascii="Times New Roman" w:hAnsi="Times New Roman" w:cs="Times New Roman"/>
        </w:rPr>
        <w:t>GitHub</w:t>
      </w:r>
      <w:r w:rsidRPr="59757D13" w:rsidR="4A5754BC">
        <w:rPr>
          <w:rFonts w:ascii="Times New Roman" w:hAnsi="Times New Roman" w:cs="Times New Roman"/>
        </w:rPr>
        <w:t>.</w:t>
      </w:r>
    </w:p>
    <w:p w:rsidR="00461818" w:rsidP="00461818" w:rsidRDefault="00461818" w14:paraId="35132C86" w14:textId="3C449DB4">
      <w:pPr>
        <w:pStyle w:val="ListParagraph"/>
        <w:numPr>
          <w:ilvl w:val="1"/>
          <w:numId w:val="24"/>
        </w:numPr>
        <w:rPr>
          <w:rFonts w:ascii="Times New Roman" w:hAnsi="Times New Roman" w:cs="Times New Roman"/>
        </w:rPr>
      </w:pPr>
      <w:r w:rsidRPr="35076B44">
        <w:rPr>
          <w:rFonts w:ascii="Times New Roman" w:hAnsi="Times New Roman" w:cs="Times New Roman"/>
        </w:rPr>
        <w:t xml:space="preserve">*Note: due to time constraints, code may not be fully </w:t>
      </w:r>
      <w:proofErr w:type="gramStart"/>
      <w:r w:rsidRPr="35076B44">
        <w:rPr>
          <w:rFonts w:ascii="Times New Roman" w:hAnsi="Times New Roman" w:cs="Times New Roman"/>
        </w:rPr>
        <w:t>functional</w:t>
      </w:r>
      <w:proofErr w:type="gramEnd"/>
      <w:r w:rsidRPr="35076B44">
        <w:rPr>
          <w:rFonts w:ascii="Times New Roman" w:hAnsi="Times New Roman" w:cs="Times New Roman"/>
        </w:rPr>
        <w:t xml:space="preserve"> but documentation will exist on any missing components.</w:t>
      </w:r>
    </w:p>
    <w:p w:rsidR="72A403F2" w:rsidP="046E462B" w:rsidRDefault="72A403F2" w14:paraId="1DBEBD27" w14:textId="50BB9F99">
      <w:pPr>
        <w:pStyle w:val="Heading2"/>
        <w:rPr>
          <w:rFonts w:ascii="Calibri Light" w:hAnsi="Calibri Light" w:eastAsia="Malgun Gothic" w:cs="Times New Roman"/>
        </w:rPr>
      </w:pPr>
    </w:p>
    <w:p w:rsidRPr="003A79C6" w:rsidR="003A79C6" w:rsidP="003A79C6" w:rsidRDefault="003A79C6" w14:paraId="7B2CD811" w14:textId="77777777"/>
    <w:p w:rsidR="00872973" w:rsidP="046E462B" w:rsidRDefault="000E589C" w14:paraId="0399F2D6" w14:textId="24014739">
      <w:pPr>
        <w:pStyle w:val="Heading2"/>
      </w:pPr>
      <w:bookmarkStart w:name="_Toc65097018" w:id="16"/>
      <w:r>
        <w:t>Project Assumptions</w:t>
      </w:r>
      <w:bookmarkEnd w:id="16"/>
    </w:p>
    <w:p w:rsidR="00461818" w:rsidP="00461818" w:rsidRDefault="00461818" w14:paraId="60160A4E" w14:textId="20F9C52E">
      <w:r>
        <w:t>Assumptions identified by the team are:</w:t>
      </w:r>
    </w:p>
    <w:p w:rsidR="00461818" w:rsidP="00461818" w:rsidRDefault="18D8348C" w14:paraId="290E2FA2" w14:textId="600D9839">
      <w:pPr>
        <w:pStyle w:val="ListParagraph"/>
        <w:numPr>
          <w:ilvl w:val="0"/>
          <w:numId w:val="24"/>
        </w:numPr>
      </w:pPr>
      <w:r>
        <w:t xml:space="preserve">Code needs </w:t>
      </w:r>
      <w:r w:rsidR="6282CE00">
        <w:t>to be delivered in a functional state with minimal requirements satisfied.</w:t>
      </w:r>
    </w:p>
    <w:p w:rsidR="2F8BD938" w:rsidP="046E462B" w:rsidRDefault="01766522" w14:paraId="6619025E" w14:textId="6ECBBCD2">
      <w:pPr>
        <w:pStyle w:val="ListParagraph"/>
        <w:numPr>
          <w:ilvl w:val="0"/>
          <w:numId w:val="24"/>
        </w:numPr>
        <w:rPr/>
      </w:pPr>
      <w:r w:rsidR="01766522">
        <w:rPr/>
        <w:t xml:space="preserve">Currently </w:t>
      </w:r>
      <w:r w:rsidR="6504EE9D">
        <w:rPr/>
        <w:t xml:space="preserve">it is assumed that </w:t>
      </w:r>
      <w:r w:rsidR="4CBC70F6">
        <w:rPr/>
        <w:t>only the professional</w:t>
      </w:r>
      <w:r w:rsidR="36973FF7">
        <w:rPr/>
        <w:t>’</w:t>
      </w:r>
      <w:r w:rsidR="4CBC70F6">
        <w:rPr/>
        <w:t xml:space="preserve">s voice will be recorded, meaning that the intents within </w:t>
      </w:r>
      <w:proofErr w:type="spellStart"/>
      <w:r w:rsidR="4CBC70F6">
        <w:rPr/>
        <w:t>Dialogflow</w:t>
      </w:r>
      <w:proofErr w:type="spellEnd"/>
      <w:r w:rsidR="4CBC70F6">
        <w:rPr/>
        <w:t xml:space="preserve"> will need to be </w:t>
      </w:r>
      <w:r w:rsidR="2865B326">
        <w:rPr/>
        <w:t>tailored</w:t>
      </w:r>
      <w:r w:rsidR="4CBC70F6">
        <w:rPr/>
        <w:t xml:space="preserve"> to </w:t>
      </w:r>
      <w:r w:rsidR="78B1C51D">
        <w:rPr/>
        <w:t xml:space="preserve">that sort of </w:t>
      </w:r>
      <w:r w:rsidR="78B1C51D">
        <w:rPr/>
        <w:t>input</w:t>
      </w:r>
      <w:ins w:author="Thomas Barton" w:date="2021-03-05T03:03:44.901Z" w:id="280876337">
        <w:r w:rsidR="216BB2BC">
          <w:t xml:space="preserve"> (</w:t>
        </w:r>
        <w:r w:rsidR="216BB2BC">
          <w:t>onesided</w:t>
        </w:r>
        <w:r w:rsidR="216BB2BC">
          <w:t xml:space="preserve"> conversations or otherwise)</w:t>
        </w:r>
      </w:ins>
      <w:r w:rsidR="78B1C51D">
        <w:rPr/>
        <w:t>.</w:t>
      </w:r>
      <w:ins w:author="Thomas Barton" w:date="2021-03-05T03:03:12.537Z" w:id="161319636">
        <w:r w:rsidR="692D63EE">
          <w:t xml:space="preserve"> </w:t>
        </w:r>
      </w:ins>
      <w:r w:rsidR="2F8BD938">
        <w:rPr/>
        <w:t>An</w:t>
      </w:r>
      <w:r w:rsidR="2F8BD938">
        <w:rPr/>
        <w:t xml:space="preserve"> end product will not be delivered to a specific customer, only hosted on </w:t>
      </w:r>
      <w:r w:rsidR="5C21B3B0">
        <w:rPr/>
        <w:t>GitHub</w:t>
      </w:r>
      <w:r w:rsidR="548D04B3">
        <w:rPr/>
        <w:t>.</w:t>
      </w:r>
    </w:p>
    <w:p w:rsidR="6CCF94DA" w:rsidP="51FF9D0E" w:rsidRDefault="6CCF94DA" w14:paraId="7D92E4CE" w14:textId="54759335">
      <w:pPr>
        <w:pStyle w:val="ListParagraph"/>
        <w:numPr>
          <w:ilvl w:val="0"/>
          <w:numId w:val="24"/>
        </w:numPr>
      </w:pPr>
      <w:r>
        <w:t>The application will need to have some sort of network connection (either an internal network, or full internet connection) for the application to be functional.</w:t>
      </w:r>
    </w:p>
    <w:p w:rsidR="00461818" w:rsidP="00461818" w:rsidRDefault="00461818" w14:paraId="06F98998" w14:textId="78ACE41B">
      <w:pPr>
        <w:pStyle w:val="ListParagraph"/>
        <w:numPr>
          <w:ilvl w:val="0"/>
          <w:numId w:val="24"/>
        </w:numPr>
        <w:rPr/>
      </w:pPr>
      <w:r w:rsidR="00461818">
        <w:rPr/>
        <w:t xml:space="preserve">UI will primarily be handled by the </w:t>
      </w:r>
      <w:del w:author="Thomas Barton" w:date="2021-03-05T03:04:15.43Z" w:id="87905082">
        <w:r w:rsidDel="00461818">
          <w:delText>other two teams</w:delText>
        </w:r>
      </w:del>
      <w:ins w:author="Thomas Barton" w:date="2021-03-05T03:04:17.916Z" w:id="595396115">
        <w:r w:rsidR="74752AAE">
          <w:t>mobile team.</w:t>
        </w:r>
      </w:ins>
    </w:p>
    <w:p w:rsidR="00461818" w:rsidP="00461818" w:rsidRDefault="00461818" w14:paraId="0AA25423" w14:textId="41038727">
      <w:pPr>
        <w:pStyle w:val="ListParagraph"/>
        <w:numPr>
          <w:ilvl w:val="1"/>
          <w:numId w:val="24"/>
        </w:numPr>
      </w:pPr>
      <w:r>
        <w:t>*Note: A simple, demo UI will be created to showcase and validate this team’s work.</w:t>
      </w:r>
    </w:p>
    <w:p w:rsidRPr="00461818" w:rsidR="00461818" w:rsidP="00461818" w:rsidRDefault="00461818" w14:paraId="3F64B5BD" w14:textId="77777777"/>
    <w:p w:rsidRPr="003A1E0D" w:rsidR="00461818" w:rsidP="00495627" w:rsidRDefault="00461818" w14:paraId="6D042DD7" w14:textId="77777777">
      <w:pPr>
        <w:pStyle w:val="Heading2"/>
      </w:pPr>
      <w:bookmarkStart w:name="_Toc65097019" w:id="17"/>
      <w:r w:rsidRPr="003A1E0D">
        <w:t>Project Dependencies</w:t>
      </w:r>
      <w:bookmarkEnd w:id="17"/>
    </w:p>
    <w:p w:rsidR="00461818" w:rsidP="00461818" w:rsidRDefault="00461818" w14:paraId="545F7343" w14:textId="49DF4B05">
      <w:r>
        <w:t xml:space="preserve">The </w:t>
      </w:r>
      <w:proofErr w:type="spellStart"/>
      <w:r>
        <w:t>DevSecOps</w:t>
      </w:r>
      <w:proofErr w:type="spellEnd"/>
      <w:r>
        <w:t xml:space="preserve"> team will need to provide our team with the tools and resources to standardize, interoperate, and create best practices and procedures. Specifically, the following tools and process will need to be formalized:</w:t>
      </w:r>
    </w:p>
    <w:p w:rsidR="00461818" w:rsidP="00461818" w:rsidRDefault="00461818" w14:paraId="6CD5B4C4" w14:textId="783FB1A6">
      <w:pPr>
        <w:pStyle w:val="ListParagraph"/>
        <w:numPr>
          <w:ilvl w:val="0"/>
          <w:numId w:val="24"/>
        </w:numPr>
      </w:pPr>
      <w:r>
        <w:t>Code Repository</w:t>
      </w:r>
      <w:r w:rsidR="79B7A144">
        <w:t xml:space="preserve"> in the form of </w:t>
      </w:r>
      <w:r w:rsidR="0BD5A1B9">
        <w:t>GitHub</w:t>
      </w:r>
      <w:r w:rsidR="79B7A144">
        <w:t>.</w:t>
      </w:r>
    </w:p>
    <w:p w:rsidR="00461818" w:rsidP="00461818" w:rsidRDefault="00461818" w14:paraId="5D84C4D4" w14:textId="64F4ACD7">
      <w:pPr>
        <w:pStyle w:val="ListParagraph"/>
        <w:numPr>
          <w:ilvl w:val="0"/>
          <w:numId w:val="24"/>
        </w:numPr>
      </w:pPr>
      <w:r>
        <w:t>Deployment Pipeline</w:t>
      </w:r>
    </w:p>
    <w:p w:rsidR="00461818" w:rsidP="00461818" w:rsidRDefault="00461818" w14:paraId="497FDC25" w14:textId="7AAF0897">
      <w:pPr>
        <w:pStyle w:val="ListParagraph"/>
        <w:numPr>
          <w:ilvl w:val="0"/>
          <w:numId w:val="24"/>
        </w:numPr>
      </w:pPr>
      <w:r>
        <w:t>Artifact Repository</w:t>
      </w:r>
      <w:r w:rsidR="0F21F3C7">
        <w:t xml:space="preserve"> in the form of azure dev ops.</w:t>
      </w:r>
    </w:p>
    <w:p w:rsidR="00461818" w:rsidP="00461818" w:rsidRDefault="00461818" w14:paraId="492D5D32" w14:textId="77777777"/>
    <w:p w:rsidR="00461818" w:rsidP="00461818" w:rsidRDefault="00461818" w14:paraId="6C5D1443" w14:textId="42CE77B5">
      <w:r w:rsidR="00461818">
        <w:rPr/>
        <w:t xml:space="preserve">The project is codependent with the </w:t>
      </w:r>
      <w:r w:rsidR="7B76D9FE">
        <w:rPr/>
        <w:t xml:space="preserve">mobile team </w:t>
      </w:r>
      <w:del w:author="Thomas Barton" w:date="2021-03-05T03:06:03.241Z" w:id="1570011557">
        <w:r w:rsidDel="7B76D9FE">
          <w:delText xml:space="preserve">and the webserver </w:delText>
        </w:r>
        <w:r w:rsidDel="00461818">
          <w:delText>team</w:delText>
        </w:r>
      </w:del>
      <w:r w:rsidR="00461818">
        <w:rPr/>
        <w:t xml:space="preserve"> to ensure that a cohesive, unified product is released. </w:t>
      </w:r>
      <w:r w:rsidR="3BF47A92">
        <w:rPr/>
        <w:t xml:space="preserve">The dialog flow program is integral to the success of the project, as it will allow for the main functionality needed for the mobile component to get any information </w:t>
      </w:r>
      <w:del w:author="Thomas Barton" w:date="2021-03-05T03:06:20.518Z" w:id="555579240">
        <w:r w:rsidDel="3BF47A92">
          <w:delText>into the web service</w:delText>
        </w:r>
      </w:del>
      <w:ins w:author="Thomas Barton" w:date="2021-03-05T03:06:33.125Z" w:id="1666328301">
        <w:r w:rsidR="4210542A">
          <w:t>into the report forms</w:t>
        </w:r>
      </w:ins>
      <w:r w:rsidR="3BF47A92">
        <w:rPr/>
        <w:t>.</w:t>
      </w:r>
    </w:p>
    <w:p w:rsidR="00461818" w:rsidP="00461818" w:rsidRDefault="00461818" w14:paraId="0596C708" w14:textId="77777777"/>
    <w:p w:rsidR="00461818" w:rsidP="00862D5E" w:rsidRDefault="000E589C" w14:paraId="00FD64BB" w14:textId="77777777">
      <w:pPr>
        <w:pStyle w:val="Heading2"/>
      </w:pPr>
      <w:bookmarkStart w:name="_Toc65097020" w:id="18"/>
      <w:r w:rsidRPr="00862D5E">
        <w:t>Project Constraints</w:t>
      </w:r>
      <w:bookmarkEnd w:id="18"/>
    </w:p>
    <w:p w:rsidR="00461818" w:rsidP="00461818" w:rsidRDefault="00461818" w14:paraId="35778E5E" w14:textId="77777777">
      <w:r>
        <w:t>Significant project constraints identified by the team are the following:</w:t>
      </w:r>
    </w:p>
    <w:p w:rsidR="00461818" w:rsidP="046E462B" w:rsidRDefault="00461818" w14:paraId="13B74E23" w14:textId="42E3092E">
      <w:pPr>
        <w:pStyle w:val="ListParagraph"/>
        <w:numPr>
          <w:ilvl w:val="0"/>
          <w:numId w:val="24"/>
        </w:numPr>
      </w:pPr>
      <w:r>
        <w:t>Short timeline to deliver fully functional code.</w:t>
      </w:r>
    </w:p>
    <w:p w:rsidR="1C5F4985" w:rsidP="0CE53259" w:rsidRDefault="005C636F" w14:paraId="1792FF65" w14:textId="78433B78">
      <w:pPr>
        <w:pStyle w:val="ListParagraph"/>
        <w:numPr>
          <w:ilvl w:val="0"/>
          <w:numId w:val="24"/>
        </w:numPr>
      </w:pPr>
      <w:r>
        <w:t>300-dollar</w:t>
      </w:r>
      <w:r w:rsidR="1C5F4985">
        <w:t xml:space="preserve"> credit (free trial for dialog flow interpretation and webhook use) per team member</w:t>
      </w:r>
      <w:r w:rsidR="44BDE411">
        <w:t>.</w:t>
      </w:r>
    </w:p>
    <w:p w:rsidR="61DEE1D4" w:rsidP="7F8314B7" w:rsidRDefault="61DEE1D4" w14:paraId="1C50FF76" w14:textId="562D0AF7">
      <w:pPr>
        <w:pStyle w:val="ListParagraph"/>
        <w:numPr>
          <w:ilvl w:val="0"/>
          <w:numId w:val="24"/>
        </w:numPr>
        <w:rPr/>
      </w:pPr>
      <w:r w:rsidR="61DEE1D4">
        <w:rPr/>
        <w:t>HIPPA requirements</w:t>
      </w:r>
      <w:ins w:author="Thomas Barton" w:date="2021-03-05T03:06:59.609Z" w:id="1237633289">
        <w:r w:rsidR="25D52E75">
          <w:t xml:space="preserve"> and other </w:t>
        </w:r>
      </w:ins>
      <w:ins w:author="Thomas Barton" w:date="2021-03-05T03:07:02.97Z" w:id="1313771520">
        <w:r w:rsidR="25D52E75">
          <w:t>proprietary conditions</w:t>
        </w:r>
      </w:ins>
      <w:r w:rsidR="61DEE1D4">
        <w:rPr/>
        <w:t xml:space="preserve"> prevent the project team from collecting examples of live </w:t>
      </w:r>
      <w:r w:rsidR="61DEE1D4">
        <w:rPr/>
        <w:t>data, and</w:t>
      </w:r>
      <w:r w:rsidR="61DEE1D4">
        <w:rPr/>
        <w:t xml:space="preserve"> can only use moc</w:t>
      </w:r>
      <w:r w:rsidR="6EAC0E9C">
        <w:rPr/>
        <w:t>k data for testing purposes.</w:t>
      </w:r>
    </w:p>
    <w:p w:rsidR="0D53EB77" w:rsidP="7F8314B7" w:rsidRDefault="0D53EB77" w14:paraId="6D79A4B3" w14:textId="3E342E57">
      <w:pPr>
        <w:pStyle w:val="ListParagraph"/>
        <w:numPr>
          <w:ilvl w:val="0"/>
          <w:numId w:val="24"/>
        </w:numPr>
        <w:rPr/>
      </w:pPr>
      <w:r w:rsidR="0D53EB77">
        <w:rPr/>
        <w:t xml:space="preserve">Similar to above requirements, consideration needs to be taken to protect </w:t>
      </w:r>
      <w:del w:author="Thomas Barton" w:date="2021-03-05T03:07:22.532Z" w:id="1812738808">
        <w:r w:rsidDel="0D53EB77">
          <w:delText>patient</w:delText>
        </w:r>
      </w:del>
      <w:ins w:author="Thomas Barton" w:date="2021-03-05T03:07:26.76Z" w:id="2013260325">
        <w:r w:rsidR="5BFA4CCA">
          <w:t>sensitive and private</w:t>
        </w:r>
      </w:ins>
      <w:r w:rsidR="0D53EB77">
        <w:rPr/>
        <w:t xml:space="preserve"> data.</w:t>
      </w:r>
    </w:p>
    <w:p w:rsidR="40B7AD8E" w:rsidP="51FF9D0E" w:rsidRDefault="40B7AD8E" w14:paraId="613804F7" w14:textId="01C94718">
      <w:pPr>
        <w:pStyle w:val="ListParagraph"/>
        <w:numPr>
          <w:ilvl w:val="0"/>
          <w:numId w:val="24"/>
        </w:numPr>
        <w:rPr/>
      </w:pPr>
      <w:r w:rsidR="40B7AD8E">
        <w:rPr/>
        <w:t xml:space="preserve">In order for the application to function, </w:t>
      </w:r>
      <w:ins w:author="Thomas Barton" w:date="2021-03-05T03:08:59.073Z" w:id="1529310564">
        <w:r w:rsidR="70C30E4C">
          <w:t>a server to run the webhook portions of the application will need to be set up.</w:t>
        </w:r>
      </w:ins>
    </w:p>
    <w:p w:rsidR="00DA415A" w:rsidRDefault="00DA415A" w14:paraId="087874CF" w14:textId="77777777">
      <w:pPr>
        <w:rPr>
          <w:rFonts w:asciiTheme="majorHAnsi" w:hAnsiTheme="majorHAnsi" w:eastAsiaTheme="majorEastAsia" w:cstheme="majorBidi"/>
          <w:color w:val="2F5496" w:themeColor="accent1" w:themeShade="BF"/>
          <w:sz w:val="32"/>
          <w:szCs w:val="32"/>
        </w:rPr>
      </w:pPr>
      <w:r>
        <w:br w:type="page"/>
      </w:r>
    </w:p>
    <w:p w:rsidR="00040C99" w:rsidP="00A13CF7" w:rsidRDefault="00040C99" w14:paraId="6D27BEA2" w14:textId="39B3269E">
      <w:pPr>
        <w:pStyle w:val="Heading1"/>
      </w:pPr>
      <w:bookmarkStart w:name="_Toc65097021" w:id="19"/>
      <w:r>
        <w:lastRenderedPageBreak/>
        <w:t xml:space="preserve">Project </w:t>
      </w:r>
      <w:r w:rsidR="6FB03597">
        <w:t>Approach</w:t>
      </w:r>
      <w:bookmarkEnd w:id="19"/>
    </w:p>
    <w:p w:rsidR="00A13CF7" w:rsidP="00A13CF7" w:rsidRDefault="07A7871E" w14:paraId="1BBCE63D" w14:textId="5342C504">
      <w:r>
        <w:t xml:space="preserve">The project team will follow a standard Software Development Lifecycle (SDLC) of plan, design, develop, and implement. Using an agile methodology, the team will divide the work into </w:t>
      </w:r>
      <w:r w:rsidR="4202872A">
        <w:t>four</w:t>
      </w:r>
      <w:r>
        <w:t xml:space="preserve"> sprints. At the end of the final sprint, the team will close out the project with the final deliverables and artifacts being turned over to the project stakeholders.</w:t>
      </w:r>
    </w:p>
    <w:p w:rsidR="59757D13" w:rsidP="59757D13" w:rsidRDefault="59757D13" w14:paraId="57EF9186" w14:textId="79537A13"/>
    <w:p w:rsidR="213AD3E0" w:rsidP="003A79C6" w:rsidRDefault="1A47E01F" w14:paraId="2AC72FED" w14:textId="219E8E74">
      <w:pPr>
        <w:spacing w:line="259" w:lineRule="auto"/>
      </w:pPr>
      <w:r>
        <w:t xml:space="preserve">The agile methodology for this project will consist of four sprints that align with the </w:t>
      </w:r>
      <w:r w:rsidR="38E095A3">
        <w:t>project milestones. Within a sprint there will be initial sprint planning for that sprint,</w:t>
      </w:r>
      <w:r w:rsidR="675C2640">
        <w:t xml:space="preserve"> and as needed or at minimum weekly team check in meetings to ensure that project objectives are being met. A normal staple of agile methodologies is the daily standup, which due to </w:t>
      </w:r>
      <w:r w:rsidR="3CBA4AA9">
        <w:t>the asynchronous schedule of the team members</w:t>
      </w:r>
      <w:r w:rsidR="496B742B">
        <w:t xml:space="preserve">, daily standups will be omitted. </w:t>
      </w:r>
      <w:r w:rsidR="6DA4A782">
        <w:t>Sprint closeout meetings will also occur reviewing what occurred in that sprint, and the next s</w:t>
      </w:r>
      <w:r w:rsidR="15302080">
        <w:t>print planning meeting will occur immediately following.</w:t>
      </w:r>
    </w:p>
    <w:p w:rsidR="69B219B4" w:rsidP="69B219B4" w:rsidRDefault="69B219B4" w14:paraId="59DDFE99" w14:textId="2E792626">
      <w:pPr>
        <w:spacing w:line="259" w:lineRule="auto"/>
      </w:pPr>
    </w:p>
    <w:p w:rsidR="72558338" w:rsidP="00EF2AC6" w:rsidRDefault="72558338" w14:paraId="52F96019" w14:textId="49C5E286">
      <w:pPr>
        <w:pStyle w:val="Heading2"/>
      </w:pPr>
      <w:bookmarkStart w:name="_Toc65097022" w:id="20"/>
      <w:r>
        <w:t>Project timeline</w:t>
      </w:r>
      <w:r w:rsidR="1439D33A">
        <w:t xml:space="preserve"> (Gannt Chart)</w:t>
      </w:r>
      <w:bookmarkEnd w:id="20"/>
    </w:p>
    <w:p w:rsidR="69B219B4" w:rsidP="509871F4" w:rsidRDefault="69B219B4" w14:paraId="285B7CE7" w14:textId="01502231"/>
    <w:p w:rsidR="69B219B4" w:rsidP="69B219B4" w:rsidRDefault="1439D33A" w14:paraId="186EFB41" w14:textId="778EF868">
      <w:pPr>
        <w:spacing w:line="259" w:lineRule="auto"/>
      </w:pPr>
      <w:r w:rsidR="1439D33A">
        <w:drawing>
          <wp:inline wp14:editId="4E756CBA" wp14:anchorId="33DDFAFD">
            <wp:extent cx="5792651" cy="3994515"/>
            <wp:effectExtent l="0" t="0" r="0" b="0"/>
            <wp:docPr id="1218073566" name="Picture 1218073566" title=""/>
            <wp:cNvGraphicFramePr>
              <a:graphicFrameLocks noChangeAspect="1"/>
            </wp:cNvGraphicFramePr>
            <a:graphic>
              <a:graphicData uri="http://schemas.openxmlformats.org/drawingml/2006/picture">
                <pic:pic>
                  <pic:nvPicPr>
                    <pic:cNvPr id="0" name="Picture 1218073566"/>
                    <pic:cNvPicPr/>
                  </pic:nvPicPr>
                  <pic:blipFill>
                    <a:blip r:embed="R5fe2f4e628a344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92651" cy="3994515"/>
                    </a:xfrm>
                    <a:prstGeom prst="rect">
                      <a:avLst/>
                    </a:prstGeom>
                  </pic:spPr>
                </pic:pic>
              </a:graphicData>
            </a:graphic>
          </wp:inline>
        </w:drawing>
      </w:r>
    </w:p>
    <w:p w:rsidR="69B219B4" w:rsidP="509871F4" w:rsidRDefault="69B219B4" w14:paraId="023BE64B" w14:textId="6CC37D12"/>
    <w:p w:rsidR="72558338" w:rsidP="00EF2AC6" w:rsidRDefault="72558338" w14:paraId="48F28664" w14:textId="7D2CB92E">
      <w:pPr>
        <w:pStyle w:val="Heading2"/>
      </w:pPr>
      <w:bookmarkStart w:name="_Toc65097023" w:id="21"/>
      <w:r>
        <w:t>Project Work Breakdown</w:t>
      </w:r>
      <w:bookmarkEnd w:id="21"/>
    </w:p>
    <w:p w:rsidR="0C84AE5E" w:rsidP="0C84AE5E" w:rsidRDefault="0C84AE5E" w14:paraId="638F47D6" w14:textId="7BA1F32B"/>
    <w:p w:rsidRPr="003A79C6" w:rsidR="003A79C6" w:rsidP="003A79C6" w:rsidRDefault="003A79C6" w14:paraId="6ED288A3" w14:textId="7C4DD34C">
      <w:r w:rsidRPr="003A79C6">
        <w:rPr>
          <w:rFonts w:ascii="Times New Roman" w:hAnsi="Times New Roman" w:eastAsia="Times New Roman" w:cs="Times New Roman"/>
          <w:sz w:val="22"/>
          <w:szCs w:val="22"/>
        </w:rPr>
        <w:t xml:space="preserve"> </w:t>
      </w:r>
      <w:r w:rsidRPr="003A79C6">
        <w:t xml:space="preserve">The following Work Breakdown Structure (WBS) will be used as the initial guiding schedule for project development. This WBS in its simplest state specifies the individual milestones and their </w:t>
      </w:r>
      <w:r w:rsidRPr="003A79C6">
        <w:lastRenderedPageBreak/>
        <w:t xml:space="preserve">delivery date. In addition to the milestones, the WBS provides an intended format for the sprints that will be used throughout this project to deliver specific functionality to the stakeholders at the earliest opportunity. This work breakdown structure is detailed in overview below and in a more in-depth manner in Appendix </w:t>
      </w:r>
      <w:r>
        <w:t>A</w:t>
      </w:r>
      <w:r w:rsidRPr="003A79C6">
        <w:t xml:space="preserve">. The WBS will be maintained and updated throughout the life of this project. </w:t>
      </w:r>
    </w:p>
    <w:p w:rsidR="16223269" w:rsidP="046E462B" w:rsidRDefault="6BDD53E3" w14:paraId="23C0F72D" w14:textId="5883A64E">
      <w:pPr>
        <w:pStyle w:val="Heading2"/>
      </w:pPr>
      <w:bookmarkStart w:name="_Toc65097024" w:id="22"/>
      <w:r>
        <w:t xml:space="preserve">Sprint </w:t>
      </w:r>
      <w:r w:rsidR="16223269">
        <w:t>1</w:t>
      </w:r>
      <w:bookmarkEnd w:id="22"/>
    </w:p>
    <w:p w:rsidR="67E0CB22" w:rsidP="59757D13" w:rsidRDefault="67E0CB22" w14:paraId="62F266FD" w14:textId="01ECDCE4"/>
    <w:p w:rsidR="7EBC4889" w:rsidP="67E0CB22" w:rsidRDefault="7EBC4889" w14:paraId="11D0C5CD" w14:textId="599D5826">
      <w:r>
        <w:t xml:space="preserve">This sprint consists of creating key project documents used to outline what the </w:t>
      </w:r>
      <w:r w:rsidR="4B88ED9B">
        <w:t xml:space="preserve">overall project process will entail. </w:t>
      </w:r>
      <w:r w:rsidR="59E211ED">
        <w:t>The major key documents include the Software Requirements Specification and this document, the project plan. There will also be research conducted to determine the best approach to t</w:t>
      </w:r>
      <w:r w:rsidR="039E323C">
        <w:t>he project.</w:t>
      </w:r>
    </w:p>
    <w:p w:rsidR="242E31FA" w:rsidP="59757D13" w:rsidRDefault="242E31FA" w14:paraId="454264A5" w14:textId="39ACF43A"/>
    <w:p w:rsidR="16223269" w:rsidP="59757D13" w:rsidRDefault="5FA103E2" w14:paraId="222451D4" w14:textId="1CE2837A">
      <w:pPr>
        <w:pStyle w:val="Heading2"/>
      </w:pPr>
      <w:bookmarkStart w:name="_Toc65097025" w:id="23"/>
      <w:r>
        <w:t>Sprint</w:t>
      </w:r>
      <w:r w:rsidR="16223269">
        <w:t xml:space="preserve"> 2</w:t>
      </w:r>
      <w:bookmarkEnd w:id="23"/>
    </w:p>
    <w:p w:rsidR="67E0CB22" w:rsidP="59757D13" w:rsidRDefault="67E0CB22" w14:paraId="588E1D2C" w14:textId="19B30BAD"/>
    <w:p w:rsidR="4BE41590" w:rsidP="67E0CB22" w:rsidRDefault="4BE41590" w14:paraId="14E3A677" w14:textId="0376DE12">
      <w:r>
        <w:t xml:space="preserve">This is largely a design sprint where details of </w:t>
      </w:r>
      <w:r w:rsidR="69DB6D5A">
        <w:t>how to accomplish completing this project are defined.</w:t>
      </w:r>
      <w:r w:rsidR="33C092D7">
        <w:t xml:space="preserve"> The technical design document, software test plan, and deployment and operations handbook will be created. </w:t>
      </w:r>
      <w:r w:rsidR="28D0C5C5">
        <w:t>The project will also likely have code start to be laid down.</w:t>
      </w:r>
    </w:p>
    <w:p w:rsidR="242E31FA" w:rsidP="59757D13" w:rsidRDefault="242E31FA" w14:paraId="36E22EE9" w14:textId="6EA6AD11"/>
    <w:p w:rsidR="16223269" w:rsidP="59757D13" w:rsidRDefault="65A179B2" w14:paraId="5BF1587B" w14:textId="0BAE9046">
      <w:pPr>
        <w:pStyle w:val="Heading2"/>
      </w:pPr>
      <w:bookmarkStart w:name="_Toc65097026" w:id="24"/>
      <w:r>
        <w:t>Sprint</w:t>
      </w:r>
      <w:r w:rsidR="16223269">
        <w:t xml:space="preserve"> 3</w:t>
      </w:r>
      <w:bookmarkEnd w:id="24"/>
    </w:p>
    <w:p w:rsidR="67E0CB22" w:rsidP="59757D13" w:rsidRDefault="67E0CB22" w14:paraId="5AF57400" w14:textId="79BC394B"/>
    <w:p w:rsidR="242E31FA" w:rsidP="59757D13" w:rsidRDefault="16A566DD" w14:paraId="077CC0D5" w14:textId="57A1209C">
      <w:r>
        <w:t xml:space="preserve">The bulk of the coding will occur in this </w:t>
      </w:r>
      <w:r w:rsidR="22CE096E">
        <w:t xml:space="preserve">sprint </w:t>
      </w:r>
      <w:r>
        <w:t xml:space="preserve">(as well as the next) with the previous document designs realized into the start of the ‘physical’ product. </w:t>
      </w:r>
      <w:r w:rsidR="40E5B94D">
        <w:t>A programmer guide, and the start of the user guide will be crea</w:t>
      </w:r>
      <w:r w:rsidR="20382BE6">
        <w:t xml:space="preserve">ted. </w:t>
      </w:r>
    </w:p>
    <w:p w:rsidR="16223269" w:rsidP="59757D13" w:rsidRDefault="54BFD221" w14:paraId="60EA2CFB" w14:textId="7DF0E53B">
      <w:pPr>
        <w:pStyle w:val="Heading2"/>
      </w:pPr>
      <w:bookmarkStart w:name="_Toc65097027" w:id="25"/>
      <w:r>
        <w:t>Sprint</w:t>
      </w:r>
      <w:r w:rsidR="16223269">
        <w:t xml:space="preserve"> 4</w:t>
      </w:r>
      <w:bookmarkEnd w:id="25"/>
    </w:p>
    <w:p w:rsidR="67E0CB22" w:rsidP="59757D13" w:rsidRDefault="67E0CB22" w14:paraId="32F3CE9E" w14:textId="11AAE7B3"/>
    <w:p w:rsidR="41EAEF4A" w:rsidP="67E0CB22" w:rsidRDefault="41EAEF4A" w14:paraId="165E25F8" w14:textId="1AF1A63B">
      <w:pPr>
        <w:rPr>
          <w:ins w:author="Thomas Barton" w:date="2021-03-05T03:09:28.734Z" w:id="1215906664"/>
        </w:rPr>
      </w:pPr>
      <w:r w:rsidR="41EAEF4A">
        <w:rPr/>
        <w:t xml:space="preserve">This is the final sprint in which the finished product will be delivered, outstanding documents will be </w:t>
      </w:r>
      <w:r w:rsidR="41EAEF4A">
        <w:rPr/>
        <w:t>finished</w:t>
      </w:r>
      <w:r w:rsidR="41EAEF4A">
        <w:rPr/>
        <w:t xml:space="preserve"> and the research paper published.</w:t>
      </w:r>
    </w:p>
    <w:p w:rsidR="2424B9C9" w:rsidP="2424B9C9" w:rsidRDefault="2424B9C9" w14:paraId="445113D1" w14:textId="2EF25661">
      <w:pPr>
        <w:pStyle w:val="Normal"/>
        <w:rPr>
          <w:ins w:author="Thomas Barton" w:date="2021-03-05T03:09:31.316Z" w:id="476344479"/>
        </w:rPr>
      </w:pPr>
    </w:p>
    <w:p w:rsidR="149CCA59" w:rsidP="2424B9C9" w:rsidRDefault="149CCA59" w14:paraId="27BB51E6" w14:textId="34D86F69">
      <w:pPr>
        <w:pStyle w:val="Heading2"/>
        <w:rPr>
          <w:ins w:author="Thomas Barton" w:date="2021-03-05T03:09:40.007Z" w:id="968735407"/>
        </w:rPr>
      </w:pPr>
      <w:ins w:author="Thomas Barton" w:date="2021-03-05T03:09:56.961Z" w:id="1518021961">
        <w:r w:rsidR="149CCA59">
          <w:t>Post Agile activities</w:t>
        </w:r>
      </w:ins>
    </w:p>
    <w:p w:rsidR="149CCA59" w:rsidP="2424B9C9" w:rsidRDefault="149CCA59" w14:paraId="634153EC" w14:textId="00F5CA21">
      <w:pPr>
        <w:pStyle w:val="Normal"/>
      </w:pPr>
      <w:ins w:author="Thomas Barton" w:date="2021-03-05T03:09:59.999Z" w:id="1420939624">
        <w:r w:rsidR="149CCA59">
          <w:t xml:space="preserve">A </w:t>
        </w:r>
      </w:ins>
      <w:ins w:author="Thomas Barton" w:date="2021-03-05T03:10:57.489Z" w:id="917994202">
        <w:r w:rsidR="149CCA59">
          <w:t xml:space="preserve">short period of polish and </w:t>
        </w:r>
        <w:r w:rsidR="149CCA59">
          <w:t>wrapup</w:t>
        </w:r>
        <w:r w:rsidR="149CCA59">
          <w:t xml:space="preserve"> will be conducted to finalize any loose ends after the development and testing completes during the agile development.</w:t>
        </w:r>
      </w:ins>
    </w:p>
    <w:p w:rsidR="3347A836" w:rsidP="3347A836" w:rsidRDefault="3347A836" w14:paraId="73F24B06" w14:textId="531D3B69"/>
    <w:p w:rsidR="005E6441" w:rsidP="005E6441" w:rsidRDefault="005E6441" w14:paraId="10489DC2" w14:textId="5B126E8B">
      <w:pPr>
        <w:pStyle w:val="Heading1"/>
      </w:pPr>
      <w:bookmarkStart w:name="_Toc65097028" w:id="26"/>
      <w:r>
        <w:t>Requirements Management Plan</w:t>
      </w:r>
      <w:bookmarkEnd w:id="26"/>
    </w:p>
    <w:p w:rsidR="7CB74751" w:rsidP="59757D13" w:rsidRDefault="7CB74751" w14:paraId="40D82A00" w14:textId="6A6A402D">
      <w:r>
        <w:t xml:space="preserve">It is </w:t>
      </w:r>
      <w:proofErr w:type="spellStart"/>
      <w:r>
        <w:t>DialogFlow</w:t>
      </w:r>
      <w:r w:rsidR="7DAA421D">
        <w:t>’s</w:t>
      </w:r>
      <w:proofErr w:type="spellEnd"/>
      <w:r w:rsidR="7DAA421D">
        <w:t xml:space="preserve"> </w:t>
      </w:r>
      <w:r w:rsidR="1639173D">
        <w:t>responsibility</w:t>
      </w:r>
      <w:r w:rsidR="7DAA421D">
        <w:t xml:space="preserve"> to </w:t>
      </w:r>
      <w:r w:rsidR="3EF723D2">
        <w:t xml:space="preserve">provide successful implementation of the following requirements: extract name(s) from speech, understand the user’s different intents from speech, extract </w:t>
      </w:r>
      <w:r w:rsidR="3C9C4F0C">
        <w:t>entities</w:t>
      </w:r>
      <w:r w:rsidR="3EF723D2">
        <w:t xml:space="preserve"> and data from user’s speech, insert extracted entities and data into a database, </w:t>
      </w:r>
      <w:r w:rsidR="0AC04644">
        <w:t xml:space="preserve">and ensure </w:t>
      </w:r>
      <w:r w:rsidR="3EF723D2">
        <w:t xml:space="preserve">service is integrated with mobile application. </w:t>
      </w:r>
      <w:r w:rsidR="53DFE8B5">
        <w:t xml:space="preserve">Due to time constraints all team members will be involved in </w:t>
      </w:r>
      <w:r w:rsidR="7BD19DD4">
        <w:t>contributing</w:t>
      </w:r>
      <w:r w:rsidR="53DFE8B5">
        <w:t xml:space="preserve"> to</w:t>
      </w:r>
      <w:r w:rsidR="3D08E90E">
        <w:t xml:space="preserve"> </w:t>
      </w:r>
      <w:r w:rsidR="2175C510">
        <w:t xml:space="preserve">ensuring that all requirements are implemented successfully. </w:t>
      </w:r>
      <w:proofErr w:type="spellStart"/>
      <w:r w:rsidR="2175C510">
        <w:t>DevCloud</w:t>
      </w:r>
      <w:proofErr w:type="spellEnd"/>
      <w:r w:rsidR="2175C510">
        <w:t xml:space="preserve"> Azure, </w:t>
      </w:r>
      <w:proofErr w:type="spellStart"/>
      <w:r w:rsidR="2175C510">
        <w:t>Github</w:t>
      </w:r>
      <w:proofErr w:type="spellEnd"/>
      <w:r w:rsidR="2175C510">
        <w:t>,</w:t>
      </w:r>
      <w:r w:rsidR="072ECE0D">
        <w:t xml:space="preserve"> </w:t>
      </w:r>
      <w:proofErr w:type="spellStart"/>
      <w:r w:rsidR="072ECE0D">
        <w:t>Dialogflow’s</w:t>
      </w:r>
      <w:proofErr w:type="spellEnd"/>
      <w:r w:rsidR="072ECE0D">
        <w:t xml:space="preserve"> development console will be used in </w:t>
      </w:r>
      <w:r w:rsidR="0E042D1B">
        <w:t>fulfilling</w:t>
      </w:r>
      <w:r w:rsidR="072ECE0D">
        <w:t xml:space="preserve"> the </w:t>
      </w:r>
      <w:r w:rsidR="2F5E1680">
        <w:t>requirements</w:t>
      </w:r>
      <w:r w:rsidR="072ECE0D">
        <w:t xml:space="preserve"> throughout </w:t>
      </w:r>
      <w:r w:rsidR="028ED8F0">
        <w:t>the project lifecycle.</w:t>
      </w:r>
    </w:p>
    <w:p w:rsidR="005E6441" w:rsidP="005E6441" w:rsidRDefault="005E6441" w14:paraId="50A8F5A5" w14:textId="1F68B740">
      <w:pPr>
        <w:pStyle w:val="Heading2"/>
      </w:pPr>
      <w:bookmarkStart w:name="_Toc65097029" w:id="27"/>
      <w:r>
        <w:t>Pending Functional Requirements</w:t>
      </w:r>
      <w:bookmarkEnd w:id="27"/>
    </w:p>
    <w:p w:rsidR="4199E05C" w:rsidP="59757D13" w:rsidRDefault="4199E05C" w14:paraId="1F94CCCB" w14:textId="66D32E95">
      <w:pPr>
        <w:pStyle w:val="Heading3"/>
        <w:rPr>
          <w:rFonts w:asciiTheme="minorHAnsi" w:hAnsiTheme="minorHAnsi" w:eastAsiaTheme="minorEastAsia" w:cstheme="minorBidi"/>
          <w:color w:val="000000" w:themeColor="text1"/>
        </w:rPr>
      </w:pPr>
      <w:bookmarkStart w:name="_Toc65097030" w:id="28"/>
      <w:r w:rsidRPr="59757D13">
        <w:rPr>
          <w:rFonts w:asciiTheme="minorHAnsi" w:hAnsiTheme="minorHAnsi" w:eastAsiaTheme="minorEastAsia" w:cstheme="minorBidi"/>
          <w:color w:val="000000" w:themeColor="text1"/>
        </w:rPr>
        <w:t>1. Use Case: Extract Name(s) from speech.</w:t>
      </w:r>
      <w:bookmarkEnd w:id="28"/>
    </w:p>
    <w:p w:rsidR="4199E05C" w:rsidP="59757D13" w:rsidRDefault="4199E05C" w14:paraId="5EA0672E" w14:textId="6306EE71">
      <w:pPr>
        <w:ind w:left="720"/>
        <w:rPr>
          <w:color w:val="000000" w:themeColor="text1"/>
        </w:rPr>
      </w:pPr>
      <w:r w:rsidRPr="59757D13">
        <w:rPr>
          <w:b/>
          <w:bCs/>
          <w:color w:val="000000" w:themeColor="text1"/>
        </w:rPr>
        <w:t xml:space="preserve">Summary: </w:t>
      </w:r>
      <w:proofErr w:type="spellStart"/>
      <w:r w:rsidRPr="59757D13">
        <w:rPr>
          <w:color w:val="000000" w:themeColor="text1"/>
        </w:rPr>
        <w:t>DialogFlow</w:t>
      </w:r>
      <w:proofErr w:type="spellEnd"/>
      <w:r w:rsidRPr="59757D13">
        <w:rPr>
          <w:color w:val="000000" w:themeColor="text1"/>
        </w:rPr>
        <w:t xml:space="preserve"> is used to record information we are interested in using for a report. One of the fields is names, which can be a first name or last name.</w:t>
      </w:r>
    </w:p>
    <w:p w:rsidR="4199E05C" w:rsidP="59757D13" w:rsidRDefault="4199E05C" w14:paraId="0F6B095A" w14:textId="2173FABB">
      <w:pPr>
        <w:pStyle w:val="Heading3"/>
        <w:rPr>
          <w:rFonts w:asciiTheme="minorHAnsi" w:hAnsiTheme="minorHAnsi" w:eastAsiaTheme="minorEastAsia" w:cstheme="minorBidi"/>
          <w:color w:val="000000" w:themeColor="text1"/>
        </w:rPr>
      </w:pPr>
      <w:bookmarkStart w:name="_Toc65097031" w:id="29"/>
      <w:r w:rsidRPr="59757D13">
        <w:rPr>
          <w:rFonts w:asciiTheme="minorHAnsi" w:hAnsiTheme="minorHAnsi" w:eastAsiaTheme="minorEastAsia" w:cstheme="minorBidi"/>
          <w:color w:val="000000" w:themeColor="text1"/>
        </w:rPr>
        <w:lastRenderedPageBreak/>
        <w:t>2. Use Case: Understand the user’s different intents from speech.</w:t>
      </w:r>
      <w:bookmarkEnd w:id="29"/>
    </w:p>
    <w:p w:rsidR="4199E05C" w:rsidP="59757D13" w:rsidRDefault="4199E05C" w14:paraId="75557256" w14:textId="75EF4948">
      <w:pPr>
        <w:ind w:firstLine="720"/>
        <w:rPr>
          <w:color w:val="000000" w:themeColor="text1"/>
        </w:rPr>
      </w:pPr>
      <w:r w:rsidRPr="59757D13">
        <w:rPr>
          <w:b/>
          <w:bCs/>
          <w:color w:val="000000" w:themeColor="text1"/>
        </w:rPr>
        <w:t xml:space="preserve">Summary: </w:t>
      </w:r>
      <w:proofErr w:type="spellStart"/>
      <w:r w:rsidRPr="59757D13">
        <w:rPr>
          <w:color w:val="000000" w:themeColor="text1"/>
        </w:rPr>
        <w:t>DialogFlow</w:t>
      </w:r>
      <w:proofErr w:type="spellEnd"/>
      <w:r w:rsidRPr="59757D13">
        <w:rPr>
          <w:color w:val="000000" w:themeColor="text1"/>
        </w:rPr>
        <w:t xml:space="preserve"> is used to recognize the different intents from the user’s speech. </w:t>
      </w:r>
      <w:r>
        <w:tab/>
      </w:r>
      <w:r w:rsidRPr="59757D13">
        <w:rPr>
          <w:color w:val="000000" w:themeColor="text1"/>
        </w:rPr>
        <w:t>Each intent corresponds to a form field that the user wants to capture data for.</w:t>
      </w:r>
    </w:p>
    <w:p w:rsidR="4199E05C" w:rsidP="59757D13" w:rsidRDefault="4199E05C" w14:paraId="7E1F7DED" w14:textId="00C42D44">
      <w:pPr>
        <w:pStyle w:val="Heading3"/>
        <w:rPr>
          <w:rFonts w:asciiTheme="minorHAnsi" w:hAnsiTheme="minorHAnsi" w:eastAsiaTheme="minorEastAsia" w:cstheme="minorBidi"/>
          <w:color w:val="000000" w:themeColor="text1"/>
        </w:rPr>
      </w:pPr>
      <w:bookmarkStart w:name="_Toc65097032" w:id="30"/>
      <w:r w:rsidRPr="59757D13">
        <w:rPr>
          <w:rFonts w:asciiTheme="minorHAnsi" w:hAnsiTheme="minorHAnsi" w:eastAsiaTheme="minorEastAsia" w:cstheme="minorBidi"/>
          <w:color w:val="000000" w:themeColor="text1"/>
        </w:rPr>
        <w:t>3. Use Case: Extract entities and data from speech</w:t>
      </w:r>
      <w:bookmarkEnd w:id="30"/>
    </w:p>
    <w:p w:rsidR="4199E05C" w:rsidP="59757D13" w:rsidRDefault="4199E05C" w14:paraId="4D6C2133" w14:textId="2660F1D8">
      <w:pPr>
        <w:ind w:left="720"/>
        <w:rPr>
          <w:color w:val="000000" w:themeColor="text1"/>
        </w:rPr>
      </w:pPr>
      <w:r w:rsidRPr="59757D13">
        <w:rPr>
          <w:b/>
          <w:bCs/>
          <w:color w:val="000000" w:themeColor="text1"/>
        </w:rPr>
        <w:t xml:space="preserve">Summary: </w:t>
      </w:r>
      <w:proofErr w:type="spellStart"/>
      <w:r w:rsidRPr="59757D13">
        <w:rPr>
          <w:color w:val="000000" w:themeColor="text1"/>
        </w:rPr>
        <w:t>DialogFlow</w:t>
      </w:r>
      <w:proofErr w:type="spellEnd"/>
      <w:r w:rsidRPr="59757D13">
        <w:rPr>
          <w:color w:val="000000" w:themeColor="text1"/>
        </w:rPr>
        <w:t xml:space="preserve"> is used to extract specific entities and data from the speech related to its intent. Each intent corresponds to a form field that the user wants to capture data for. Each entity corresponds to the data content of the form field.</w:t>
      </w:r>
    </w:p>
    <w:p w:rsidR="78232D72" w:rsidP="51FF9D0E" w:rsidRDefault="78232D72" w14:paraId="203BAF5E" w14:textId="6188E129">
      <w:pPr>
        <w:pStyle w:val="Heading3"/>
        <w:rPr>
          <w:rFonts w:asciiTheme="minorHAnsi" w:hAnsiTheme="minorHAnsi" w:eastAsiaTheme="minorEastAsia" w:cstheme="minorBidi"/>
          <w:color w:val="000000" w:themeColor="text1"/>
        </w:rPr>
      </w:pPr>
      <w:bookmarkStart w:name="_Toc65097033" w:id="31"/>
      <w:r w:rsidRPr="046E462B">
        <w:rPr>
          <w:rFonts w:asciiTheme="minorHAnsi" w:hAnsiTheme="minorHAnsi" w:eastAsiaTheme="minorEastAsia" w:cstheme="minorBidi"/>
          <w:color w:val="000000" w:themeColor="text1"/>
        </w:rPr>
        <w:t>4</w:t>
      </w:r>
      <w:r w:rsidRPr="046E462B" w:rsidR="1E89B129">
        <w:rPr>
          <w:rFonts w:asciiTheme="minorHAnsi" w:hAnsiTheme="minorHAnsi" w:eastAsiaTheme="minorEastAsia" w:cstheme="minorBidi"/>
          <w:color w:val="000000" w:themeColor="text1"/>
        </w:rPr>
        <w:t>.</w:t>
      </w:r>
      <w:r w:rsidRPr="046E462B">
        <w:rPr>
          <w:rFonts w:asciiTheme="minorHAnsi" w:hAnsiTheme="minorHAnsi" w:eastAsiaTheme="minorEastAsia" w:cstheme="minorBidi"/>
          <w:color w:val="000000" w:themeColor="text1"/>
        </w:rPr>
        <w:t xml:space="preserve"> Use Case: Insert extracted entities and data into a database.</w:t>
      </w:r>
      <w:bookmarkEnd w:id="31"/>
    </w:p>
    <w:p w:rsidR="78232D72" w:rsidP="59757D13" w:rsidRDefault="78232D72" w14:paraId="1C087289" w14:textId="0CF29A7F">
      <w:pPr>
        <w:ind w:left="720"/>
        <w:rPr>
          <w:color w:val="000000" w:themeColor="text1"/>
        </w:rPr>
      </w:pPr>
      <w:r w:rsidRPr="59757D13">
        <w:rPr>
          <w:b/>
          <w:bCs/>
          <w:color w:val="000000" w:themeColor="text1"/>
        </w:rPr>
        <w:t xml:space="preserve">Summary: </w:t>
      </w:r>
      <w:r w:rsidRPr="59757D13">
        <w:rPr>
          <w:color w:val="000000" w:themeColor="text1"/>
        </w:rPr>
        <w:t xml:space="preserve">After </w:t>
      </w:r>
      <w:proofErr w:type="spellStart"/>
      <w:r w:rsidRPr="59757D13">
        <w:rPr>
          <w:color w:val="000000" w:themeColor="text1"/>
        </w:rPr>
        <w:t>DialogFlow</w:t>
      </w:r>
      <w:proofErr w:type="spellEnd"/>
      <w:r w:rsidRPr="59757D13">
        <w:rPr>
          <w:color w:val="000000" w:themeColor="text1"/>
        </w:rPr>
        <w:t xml:space="preserve"> has extracted </w:t>
      </w:r>
      <w:r w:rsidRPr="59757D13" w:rsidR="5BEC6811">
        <w:rPr>
          <w:color w:val="000000" w:themeColor="text1"/>
        </w:rPr>
        <w:t>entities</w:t>
      </w:r>
      <w:r w:rsidRPr="59757D13">
        <w:rPr>
          <w:color w:val="000000" w:themeColor="text1"/>
        </w:rPr>
        <w:t xml:space="preserve"> and relevant form data, the service needs to insert the data into a database so that other teams can take it and update the forms as needed.</w:t>
      </w:r>
    </w:p>
    <w:p w:rsidR="78232D72" w:rsidP="51FF9D0E" w:rsidRDefault="78232D72" w14:paraId="1AF05D99" w14:textId="7C406DDC">
      <w:pPr>
        <w:pStyle w:val="Heading3"/>
        <w:rPr>
          <w:rFonts w:asciiTheme="minorHAnsi" w:hAnsiTheme="minorHAnsi" w:eastAsiaTheme="minorEastAsia" w:cstheme="minorBidi"/>
          <w:color w:val="000000" w:themeColor="text1"/>
        </w:rPr>
      </w:pPr>
      <w:bookmarkStart w:name="_Toc65097034" w:id="32"/>
      <w:r w:rsidRPr="046E462B">
        <w:rPr>
          <w:rFonts w:asciiTheme="minorHAnsi" w:hAnsiTheme="minorHAnsi" w:eastAsiaTheme="minorEastAsia" w:cstheme="minorBidi"/>
          <w:color w:val="000000" w:themeColor="text1"/>
        </w:rPr>
        <w:t>5</w:t>
      </w:r>
      <w:r w:rsidRPr="046E462B" w:rsidR="546C8E59">
        <w:rPr>
          <w:rFonts w:asciiTheme="minorHAnsi" w:hAnsiTheme="minorHAnsi" w:eastAsiaTheme="minorEastAsia" w:cstheme="minorBidi"/>
          <w:color w:val="000000" w:themeColor="text1"/>
        </w:rPr>
        <w:t>.</w:t>
      </w:r>
      <w:r w:rsidRPr="046E462B">
        <w:rPr>
          <w:rFonts w:asciiTheme="minorHAnsi" w:hAnsiTheme="minorHAnsi" w:eastAsiaTheme="minorEastAsia" w:cstheme="minorBidi"/>
          <w:color w:val="000000" w:themeColor="text1"/>
        </w:rPr>
        <w:t xml:space="preserve">   Use Case: Service is integrated with mobile application</w:t>
      </w:r>
      <w:bookmarkEnd w:id="32"/>
    </w:p>
    <w:p w:rsidR="78232D72" w:rsidP="59757D13" w:rsidRDefault="78232D72" w14:paraId="4A5143FA" w14:textId="36D768AC">
      <w:pPr>
        <w:ind w:left="720"/>
        <w:rPr>
          <w:color w:val="000000" w:themeColor="text1"/>
        </w:rPr>
      </w:pPr>
      <w:r w:rsidRPr="59757D13">
        <w:rPr>
          <w:b/>
          <w:bCs/>
          <w:color w:val="000000" w:themeColor="text1"/>
        </w:rPr>
        <w:t xml:space="preserve">Summary: </w:t>
      </w:r>
      <w:proofErr w:type="spellStart"/>
      <w:r w:rsidRPr="59757D13">
        <w:rPr>
          <w:color w:val="000000" w:themeColor="text1"/>
        </w:rPr>
        <w:t>DialogFlow</w:t>
      </w:r>
      <w:proofErr w:type="spellEnd"/>
      <w:r w:rsidRPr="59757D13">
        <w:rPr>
          <w:color w:val="000000" w:themeColor="text1"/>
        </w:rPr>
        <w:t xml:space="preserve"> will be integrated into the mobile application, thus our service needs to be able to be accessed by the mobile application.</w:t>
      </w:r>
    </w:p>
    <w:p w:rsidR="00040C99" w:rsidP="00A13CF7" w:rsidRDefault="005E6441" w14:paraId="7B5DC750" w14:textId="28B877AA">
      <w:pPr>
        <w:pStyle w:val="Heading1"/>
      </w:pPr>
      <w:bookmarkStart w:name="_Toc65097035" w:id="33"/>
      <w:r>
        <w:t>Integration Management Plan</w:t>
      </w:r>
      <w:bookmarkEnd w:id="33"/>
    </w:p>
    <w:p w:rsidR="00040C99" w:rsidP="59757D13" w:rsidRDefault="381D54EE" w14:paraId="2EF8CBC3" w14:textId="4174A1D4">
      <w:r w:rsidR="381D54EE">
        <w:rPr/>
        <w:t xml:space="preserve">To ensure that the various elements of the projects are properly coordinated </w:t>
      </w:r>
      <w:r w:rsidR="2C588C6A">
        <w:rPr/>
        <w:t xml:space="preserve">team </w:t>
      </w:r>
      <w:proofErr w:type="spellStart"/>
      <w:r w:rsidR="2C588C6A">
        <w:rPr/>
        <w:t>Dialogflow</w:t>
      </w:r>
      <w:proofErr w:type="spellEnd"/>
      <w:r w:rsidR="2C588C6A">
        <w:rPr/>
        <w:t xml:space="preserve"> will abide by the project schedule displayed above. </w:t>
      </w:r>
      <w:r w:rsidR="3524537E">
        <w:rPr/>
        <w:t>This will make certain that the due dates of all milestone deliverables of the project are aligned and met.</w:t>
      </w:r>
      <w:r w:rsidR="05F49798">
        <w:rPr/>
        <w:t xml:space="preserve"> Microsoft Teams </w:t>
      </w:r>
      <w:r w:rsidR="2A74DD4E">
        <w:rPr/>
        <w:t xml:space="preserve">provides a change log that </w:t>
      </w:r>
      <w:r w:rsidR="05F49798">
        <w:rPr/>
        <w:t xml:space="preserve">allows team members to view changes made </w:t>
      </w:r>
      <w:r w:rsidR="4EA94396">
        <w:rPr/>
        <w:t xml:space="preserve">by fellow team members, which helps measure and </w:t>
      </w:r>
      <w:r w:rsidR="1BD05747">
        <w:rPr/>
        <w:t>monitor</w:t>
      </w:r>
      <w:r w:rsidR="4EA94396">
        <w:rPr/>
        <w:t xml:space="preserve"> the project’s progress in between due dates.</w:t>
      </w:r>
      <w:r w:rsidR="2B88072A">
        <w:rPr/>
        <w:t xml:space="preserve"> Contact will be made regularly with </w:t>
      </w:r>
      <w:r w:rsidR="6E7E2418">
        <w:rPr/>
        <w:t>DevSecOps</w:t>
      </w:r>
      <w:del w:author="Thomas Barton" w:date="2021-03-05T03:11:10.282Z" w:id="1656121210">
        <w:r w:rsidDel="6E7E2418">
          <w:delText>, Web,</w:delText>
        </w:r>
      </w:del>
      <w:r w:rsidR="6E7E2418">
        <w:rPr/>
        <w:t xml:space="preserve"> and Mobile teams, especially in the design phase to ensure all the different aspects of the overall project fit together correctly.</w:t>
      </w:r>
      <w:r w:rsidR="258EF3C7">
        <w:rPr/>
        <w:t xml:space="preserve"> </w:t>
      </w:r>
    </w:p>
    <w:p w:rsidR="00040C99" w:rsidP="06059C6B" w:rsidRDefault="005E6441" w14:paraId="3AFD222C" w14:textId="2ED842B8">
      <w:pPr>
        <w:pStyle w:val="Heading1"/>
      </w:pPr>
      <w:bookmarkStart w:name="_Toc65097036" w:id="34"/>
      <w:r>
        <w:t>Change Management Plan</w:t>
      </w:r>
      <w:bookmarkEnd w:id="34"/>
    </w:p>
    <w:p w:rsidRPr="003A79C6" w:rsidR="003A79C6" w:rsidP="00ED42A1" w:rsidRDefault="137B9335" w14:paraId="01D82723" w14:textId="07BEF682">
      <w:bookmarkStart w:name="_Toc63024417" w:id="35"/>
      <w:bookmarkStart w:name="_Toc63025172" w:id="36"/>
      <w:bookmarkStart w:name="_Toc63192271" w:id="37"/>
      <w:proofErr w:type="spellStart"/>
      <w:r w:rsidRPr="046E462B">
        <w:t>Dialogflow’s</w:t>
      </w:r>
      <w:proofErr w:type="spellEnd"/>
      <w:r w:rsidRPr="046E462B">
        <w:t xml:space="preserve"> change control board (</w:t>
      </w:r>
      <w:r w:rsidRPr="046E462B" w:rsidR="611FA8A9">
        <w:t xml:space="preserve">Stefon Williams, Eugene Kim, </w:t>
      </w:r>
      <w:r w:rsidRPr="046E462B" w:rsidR="40F64D64">
        <w:t xml:space="preserve">Thomas Barton, </w:t>
      </w:r>
      <w:r w:rsidRPr="046E462B" w:rsidR="588E1786">
        <w:t>Caleb Crickette</w:t>
      </w:r>
      <w:r w:rsidRPr="046E462B" w:rsidR="06F9AE69">
        <w:t>)</w:t>
      </w:r>
      <w:r w:rsidRPr="046E462B" w:rsidR="588E1786">
        <w:t xml:space="preserve"> will </w:t>
      </w:r>
      <w:r w:rsidRPr="046E462B" w:rsidR="1A6E876A">
        <w:t xml:space="preserve">review and authorize any changes that may occur during the SDLC. </w:t>
      </w:r>
      <w:r w:rsidRPr="046E462B" w:rsidR="64D00970">
        <w:t xml:space="preserve">To ensure that change management is </w:t>
      </w:r>
      <w:r w:rsidRPr="046E462B" w:rsidR="6AAB64F6">
        <w:t>manageable</w:t>
      </w:r>
      <w:r w:rsidRPr="046E462B" w:rsidR="64D00970">
        <w:t xml:space="preserve">, we will conduct a Teams meeting </w:t>
      </w:r>
      <w:r w:rsidRPr="046E462B" w:rsidR="6195A1B1">
        <w:t>after receiving any change requests. This process will allow us to evaluate, authorize, an</w:t>
      </w:r>
      <w:r w:rsidRPr="046E462B" w:rsidR="4F6A42C9">
        <w:t xml:space="preserve">d control the change requests. Team </w:t>
      </w:r>
      <w:proofErr w:type="spellStart"/>
      <w:r w:rsidRPr="046E462B" w:rsidR="4F6A42C9">
        <w:t>Dialogflow</w:t>
      </w:r>
      <w:proofErr w:type="spellEnd"/>
      <w:r w:rsidRPr="046E462B" w:rsidR="4F6A42C9">
        <w:t xml:space="preserve"> will</w:t>
      </w:r>
      <w:r w:rsidRPr="046E462B" w:rsidR="3BF8AAD4">
        <w:t xml:space="preserve"> maintain a change log</w:t>
      </w:r>
      <w:r w:rsidRPr="046E462B" w:rsidR="4F6A42C9">
        <w:t xml:space="preserve"> </w:t>
      </w:r>
      <w:r w:rsidRPr="046E462B" w:rsidR="7F8CF97B">
        <w:t>collect and track any changes made during the SDLC</w:t>
      </w:r>
      <w:r w:rsidRPr="046E462B" w:rsidR="1475BE5F">
        <w:t xml:space="preserve"> within Microsoft Teams.</w:t>
      </w:r>
      <w:r w:rsidRPr="046E462B" w:rsidR="49727CC4">
        <w:t xml:space="preserve"> In addition, the </w:t>
      </w:r>
      <w:proofErr w:type="spellStart"/>
      <w:r w:rsidRPr="046E462B" w:rsidR="49727CC4">
        <w:t>Dialogflow</w:t>
      </w:r>
      <w:proofErr w:type="spellEnd"/>
      <w:r w:rsidRPr="046E462B" w:rsidR="49727CC4">
        <w:t xml:space="preserve"> team will coordinate a harmonized change management plan with other teams</w:t>
      </w:r>
      <w:r w:rsidRPr="046E462B" w:rsidR="62FDE3E4">
        <w:t xml:space="preserve"> and stakeholders</w:t>
      </w:r>
      <w:r w:rsidRPr="046E462B" w:rsidR="49727CC4">
        <w:t xml:space="preserve"> in order to ensure </w:t>
      </w:r>
      <w:r w:rsidRPr="046E462B" w:rsidR="275527AE">
        <w:t xml:space="preserve">all </w:t>
      </w:r>
      <w:r w:rsidRPr="046E462B" w:rsidR="49727CC4">
        <w:t>are aligned with said change.</w:t>
      </w:r>
      <w:r w:rsidRPr="046E462B" w:rsidR="177F2075">
        <w:t xml:space="preserve"> </w:t>
      </w:r>
      <w:r w:rsidRPr="046E462B" w:rsidR="10EE3782">
        <w:t xml:space="preserve">Project Managers from Web team, Mobile team, and </w:t>
      </w:r>
      <w:proofErr w:type="spellStart"/>
      <w:r w:rsidRPr="046E462B" w:rsidR="10EE3782">
        <w:t>Dialogflow</w:t>
      </w:r>
      <w:proofErr w:type="spellEnd"/>
      <w:r w:rsidRPr="046E462B" w:rsidR="10EE3782">
        <w:t xml:space="preserve"> team meet weekly </w:t>
      </w:r>
      <w:r w:rsidRPr="046E462B" w:rsidR="1F9320C8">
        <w:t xml:space="preserve">on Microsoft Teams </w:t>
      </w:r>
      <w:r w:rsidRPr="046E462B" w:rsidR="10EE3782">
        <w:t>for status updates</w:t>
      </w:r>
      <w:r w:rsidRPr="046E462B" w:rsidR="5A11AC2A">
        <w:t xml:space="preserve">. If </w:t>
      </w:r>
      <w:r w:rsidRPr="046E462B" w:rsidR="005C636F">
        <w:t>possible,</w:t>
      </w:r>
      <w:r w:rsidRPr="046E462B" w:rsidR="5A11AC2A">
        <w:t xml:space="preserve"> change requests occur during the week, said change requests will be approved or unapproved during</w:t>
      </w:r>
      <w:r w:rsidRPr="046E462B" w:rsidR="2AE1F044">
        <w:t xml:space="preserve"> these weekly meetings. If a </w:t>
      </w:r>
      <w:r w:rsidRPr="046E462B" w:rsidR="39E850E5">
        <w:t xml:space="preserve">change request occurs </w:t>
      </w:r>
      <w:r w:rsidRPr="046E462B" w:rsidR="192C8A64">
        <w:t xml:space="preserve">and </w:t>
      </w:r>
      <w:r w:rsidRPr="046E462B" w:rsidR="304752C2">
        <w:t>needs to be immediately addressed, an impro</w:t>
      </w:r>
      <w:r w:rsidRPr="046E462B" w:rsidR="1A6677A2">
        <w:t>mp</w:t>
      </w:r>
      <w:r w:rsidRPr="046E462B" w:rsidR="304752C2">
        <w:t>tu meeting will occur</w:t>
      </w:r>
      <w:r w:rsidRPr="046E462B" w:rsidR="0CE9CDB6">
        <w:t xml:space="preserve"> </w:t>
      </w:r>
      <w:r w:rsidRPr="046E462B" w:rsidR="4A38C41C">
        <w:t>to discuss the change. Team developers meet as needed</w:t>
      </w:r>
      <w:r w:rsidRPr="046E462B" w:rsidR="729C98BA">
        <w:t xml:space="preserve"> to discuss changes within the project.</w:t>
      </w:r>
      <w:bookmarkEnd w:id="35"/>
      <w:bookmarkEnd w:id="36"/>
      <w:bookmarkEnd w:id="37"/>
    </w:p>
    <w:p w:rsidR="00040C99" w:rsidP="00A13CF7" w:rsidRDefault="005E6441" w14:paraId="668E3BCB" w14:textId="3B9C9A4C">
      <w:pPr>
        <w:pStyle w:val="Heading1"/>
      </w:pPr>
      <w:bookmarkStart w:name="_Toc65097037" w:id="38"/>
      <w:r>
        <w:t>Quality Management Pla</w:t>
      </w:r>
      <w:r w:rsidR="00A13CF7">
        <w:t>n</w:t>
      </w:r>
      <w:bookmarkEnd w:id="38"/>
    </w:p>
    <w:p w:rsidR="7066622E" w:rsidP="59757D13" w:rsidRDefault="75D16004" w14:paraId="5DA2723B" w14:textId="338E23F9">
      <w:pPr>
        <w:spacing w:after="120" w:line="240" w:lineRule="atLeast"/>
        <w:rPr>
          <w:ins w:author="Anthony Cedeno" w:date="2021-03-06T22:36:36.606Z" w:id="23948295"/>
        </w:rPr>
      </w:pPr>
      <w:r w:rsidR="75D16004">
        <w:rPr/>
        <w:t xml:space="preserve">The processes subject to </w:t>
      </w:r>
      <w:r w:rsidR="453DE5B9">
        <w:rPr/>
        <w:t>quality</w:t>
      </w:r>
      <w:r w:rsidR="75D16004">
        <w:rPr/>
        <w:t xml:space="preserve"> review are the </w:t>
      </w:r>
      <w:r w:rsidR="3D34366F">
        <w:rPr/>
        <w:t>following:</w:t>
      </w:r>
      <w:r w:rsidR="75D16004">
        <w:rPr/>
        <w:t xml:space="preserve"> e</w:t>
      </w:r>
      <w:r w:rsidR="161024C2">
        <w:rPr/>
        <w:t>xtract name(s) from speech</w:t>
      </w:r>
      <w:r w:rsidR="67BDFA2F">
        <w:rPr/>
        <w:t>, u</w:t>
      </w:r>
      <w:r w:rsidR="161024C2">
        <w:rPr/>
        <w:t>nderstand the user’s different intents from speech</w:t>
      </w:r>
      <w:r w:rsidR="19AB1C11">
        <w:rPr/>
        <w:t>, e</w:t>
      </w:r>
      <w:r w:rsidR="161024C2">
        <w:rPr/>
        <w:t>xtract entit</w:t>
      </w:r>
      <w:r w:rsidR="7C253716">
        <w:rPr/>
        <w:t>i</w:t>
      </w:r>
      <w:r w:rsidR="161024C2">
        <w:rPr/>
        <w:t>es and data from user’s speech</w:t>
      </w:r>
      <w:r w:rsidR="0124797F">
        <w:rPr/>
        <w:t>, i</w:t>
      </w:r>
      <w:r w:rsidR="161024C2">
        <w:rPr/>
        <w:t>nsert extracted entities and data into a database</w:t>
      </w:r>
      <w:r w:rsidR="51241DE4">
        <w:rPr/>
        <w:t xml:space="preserve">, </w:t>
      </w:r>
      <w:r w:rsidR="69787504">
        <w:rPr/>
        <w:t xml:space="preserve">and </w:t>
      </w:r>
      <w:r w:rsidR="51241DE4">
        <w:rPr/>
        <w:t>s</w:t>
      </w:r>
      <w:r w:rsidR="161024C2">
        <w:rPr/>
        <w:t xml:space="preserve">ervice is integrated with mobile </w:t>
      </w:r>
      <w:r w:rsidR="161024C2">
        <w:rPr/>
        <w:t>application.</w:t>
      </w:r>
      <w:r w:rsidR="07BFD5F6">
        <w:rPr/>
        <w:t xml:space="preserve"> </w:t>
      </w:r>
      <w:r w:rsidR="1A48B9C2">
        <w:rPr/>
        <w:t>Nicholas Ballo (Test Engineer) will con</w:t>
      </w:r>
      <w:r w:rsidR="275AEBB1">
        <w:rPr/>
        <w:t>duct testing of the software during its development to ensure proper fu</w:t>
      </w:r>
      <w:r w:rsidR="195CEF54">
        <w:rPr/>
        <w:t xml:space="preserve">nctionality. </w:t>
      </w:r>
      <w:proofErr w:type="spellStart"/>
      <w:r w:rsidR="4BB8D9DF">
        <w:rPr/>
        <w:t>Dialogflow</w:t>
      </w:r>
      <w:proofErr w:type="spellEnd"/>
      <w:r w:rsidR="4BB8D9DF">
        <w:rPr/>
        <w:t xml:space="preserve"> will record specific requirements and check off various qu</w:t>
      </w:r>
      <w:r w:rsidR="39FC43A1">
        <w:rPr/>
        <w:t xml:space="preserve">ality management and testing activities. </w:t>
      </w:r>
    </w:p>
    <w:p w:rsidR="41633C1B" w:rsidP="41633C1B" w:rsidRDefault="41633C1B" w14:paraId="10F9A03E" w14:textId="5633C4FD">
      <w:pPr>
        <w:pStyle w:val="Normal"/>
        <w:spacing w:after="120" w:line="240" w:lineRule="atLeast"/>
        <w:rPr>
          <w:ins w:author="Anthony Cedeno" w:date="2021-03-06T22:36:37.215Z" w:id="986814023"/>
        </w:rPr>
      </w:pPr>
    </w:p>
    <w:p w:rsidR="41633C1B" w:rsidP="53A406BB" w:rsidRDefault="41633C1B" w14:paraId="2F542E27" w14:textId="77777777">
      <w:pPr>
        <w:pStyle w:val="Heading1"/>
        <w:spacing w:after="120" w:line="240" w:lineRule="atLeast"/>
        <w:rPr>
          <w:ins w:author="Anthony Cedeno" w:date="2021-03-14T10:14:56.909Z" w:id="1266730839"/>
          <w:rFonts w:ascii="Calibri Light" w:hAnsi="Calibri Light" w:eastAsia="Malgun Gothic" w:cs="Times New Roman"/>
        </w:rPr>
      </w:pPr>
      <w:commentRangeStart w:id="1453925282"/>
      <w:ins w:author="Anthony Cedeno" w:date="2021-03-14T10:14:56.908Z" w:id="308613111">
        <w:r w:rsidRPr="53A406BB" w:rsidR="7C5F07FC">
          <w:rPr>
            <w:rFonts w:ascii="Calibri Light" w:hAnsi="Calibri Light" w:eastAsia="Malgun Gothic" w:cs="Times New Roman"/>
          </w:rPr>
          <w:t xml:space="preserve">Test Plan </w:t>
        </w:r>
      </w:ins>
      <w:commentRangeEnd w:id="1453925282"/>
      <w:r>
        <w:rPr>
          <w:rStyle w:val="CommentReference"/>
        </w:rPr>
        <w:commentReference w:id="1453925282"/>
      </w:r>
      <w:ins w:author="Anthony Cedeno" w:date="2021-03-14T10:14:56.908Z" w:id="948795262">
        <w:r w:rsidRPr="53A406BB" w:rsidR="7C5F07FC">
          <w:rPr>
            <w:rFonts w:ascii="Calibri Light" w:hAnsi="Calibri Light" w:eastAsia="Malgun Gothic" w:cs="Times New Roman"/>
          </w:rPr>
          <w:t>Identifier</w:t>
        </w:r>
      </w:ins>
    </w:p>
    <w:p w:rsidR="41633C1B" w:rsidP="53A406BB" w:rsidRDefault="41633C1B" w14:paraId="63AF41EE" w14:textId="169B751B">
      <w:pPr>
        <w:pStyle w:val="Heading1"/>
        <w:spacing w:after="120" w:line="240" w:lineRule="atLeast"/>
        <w:rPr>
          <w:ins w:author="Anthony Cedeno" w:date="2021-03-14T10:14:56.909Z" w:id="1556215715"/>
          <w:rFonts w:ascii="Calibri" w:hAnsi="Calibri" w:eastAsia="Malgun Gothic" w:cs="Calibri"/>
        </w:rPr>
      </w:pPr>
      <w:ins w:author="Anthony Cedeno" w:date="2021-03-14T10:14:56.909Z" w:id="1917012486">
        <w:r w:rsidRPr="53A406BB" w:rsidR="7C5F07FC">
          <w:rPr>
            <w:rFonts w:ascii="Calibri" w:hAnsi="Calibri" w:eastAsia="Calibri Light" w:cs="Calibri"/>
            <w:smallCaps w:val="1"/>
            <w:color w:val="000000" w:themeColor="text1" w:themeTint="FF" w:themeShade="FF"/>
            <w:sz w:val="36"/>
            <w:szCs w:val="36"/>
          </w:rPr>
          <w:t>Introduction</w:t>
        </w:r>
        <w:r w:rsidRPr="53A406BB" w:rsidR="7C5F07FC">
          <w:rPr>
            <w:rFonts w:ascii="Calibri" w:hAnsi="Calibri" w:eastAsia="Calibri" w:cs="Calibri"/>
            <w:smallCaps w:val="1"/>
            <w:color w:val="000000" w:themeColor="text1" w:themeTint="FF" w:themeShade="FF"/>
            <w:sz w:val="36"/>
            <w:szCs w:val="36"/>
          </w:rPr>
          <w:t xml:space="preserve"> </w:t>
        </w:r>
        <w:r w:rsidRPr="53A406BB" w:rsidR="7C5F07FC">
          <w:rPr>
            <w:rFonts w:ascii="Calibri" w:hAnsi="Calibri" w:eastAsia="Calibri Light" w:cs="Calibri"/>
            <w:smallCaps w:val="1"/>
            <w:color w:val="000000" w:themeColor="text1" w:themeTint="FF" w:themeShade="FF"/>
            <w:sz w:val="36"/>
            <w:szCs w:val="36"/>
          </w:rPr>
          <w:t> </w:t>
        </w:r>
      </w:ins>
    </w:p>
    <w:p w:rsidR="41633C1B" w:rsidP="53A406BB" w:rsidRDefault="41633C1B" w14:paraId="4F8E859C" w14:textId="167A09D2">
      <w:pPr>
        <w:pStyle w:val="Heading2"/>
        <w:spacing w:before="200" w:after="120" w:line="271" w:lineRule="auto"/>
        <w:rPr>
          <w:ins w:author="Anthony Cedeno" w:date="2021-03-14T10:14:56.909Z" w:id="765490796"/>
          <w:rFonts w:ascii="Calibri" w:hAnsi="Calibri" w:eastAsia="Calibri Light" w:cs="Calibri"/>
          <w:smallCaps w:val="1"/>
          <w:color w:val="000000" w:themeColor="text1" w:themeTint="FF" w:themeShade="FF"/>
          <w:sz w:val="28"/>
          <w:szCs w:val="28"/>
        </w:rPr>
      </w:pPr>
      <w:ins w:author="Anthony Cedeno" w:date="2021-03-14T10:14:56.909Z" w:id="1499801870">
        <w:r w:rsidRPr="53A406BB" w:rsidR="7C5F07FC">
          <w:rPr>
            <w:rFonts w:ascii="Calibri" w:hAnsi="Calibri" w:eastAsia="Calibri Light" w:cs="Calibri"/>
            <w:smallCaps w:val="1"/>
            <w:color w:val="000000" w:themeColor="text1" w:themeTint="FF" w:themeShade="FF"/>
            <w:sz w:val="28"/>
            <w:szCs w:val="28"/>
          </w:rPr>
          <w:t>Purpose</w:t>
        </w:r>
        <w:r w:rsidRPr="53A406BB" w:rsidR="7C5F07FC">
          <w:rPr>
            <w:rFonts w:ascii="Calibri" w:hAnsi="Calibri" w:eastAsia="Calibri Light" w:cs="Calibri"/>
            <w:smallCaps w:val="1"/>
            <w:color w:val="000000" w:themeColor="text1" w:themeTint="FF" w:themeShade="FF"/>
            <w:sz w:val="28"/>
            <w:szCs w:val="28"/>
          </w:rPr>
          <w:t> </w:t>
        </w:r>
      </w:ins>
    </w:p>
    <w:p w:rsidR="41633C1B" w:rsidP="53A406BB" w:rsidRDefault="41633C1B" w14:paraId="70BB8F1E" w14:textId="0A006FFE">
      <w:pPr>
        <w:spacing w:after="200" w:line="240" w:lineRule="atLeast"/>
        <w:rPr>
          <w:ins w:author="Anthony Cedeno" w:date="2021-03-14T10:14:56.91Z" w:id="1157791343"/>
          <w:rFonts w:ascii="Calibri" w:hAnsi="Calibri" w:eastAsia="Calibri Light" w:cs="Calibri"/>
          <w:color w:val="000000" w:themeColor="text1" w:themeTint="FF" w:themeShade="FF"/>
        </w:rPr>
      </w:pPr>
      <w:ins w:author="Anthony Cedeno" w:date="2021-03-14T10:14:56.909Z" w:id="306864989">
        <w:r w:rsidRPr="53A406BB" w:rsidR="7C5F07FC">
          <w:rPr>
            <w:rFonts w:eastAsia="Calibri Light" w:cs="Calibri" w:cstheme="minorAscii"/>
            <w:color w:val="000000" w:themeColor="text1" w:themeTint="FF" w:themeShade="FF"/>
          </w:rPr>
          <w:t>This section describes the plans for testing the functional requirements of REST calls for the</w:t>
        </w:r>
        <w:r w:rsidRPr="53A406BB" w:rsidR="7C5F07FC">
          <w:rPr>
            <w:rFonts w:eastAsia="Times New Roman" w:cs="Calibri" w:cstheme="minorAscii"/>
            <w:color w:val="000000" w:themeColor="text1" w:themeTint="FF" w:themeShade="FF"/>
          </w:rPr>
          <w:t xml:space="preserve"> </w:t>
        </w:r>
        <w:r w:rsidRPr="53A406BB" w:rsidR="7C5F07FC">
          <w:rPr>
            <w:rFonts w:eastAsia="Calibri Light" w:cs="Calibri" w:cstheme="minorAscii"/>
            <w:b w:val="1"/>
            <w:bCs w:val="1"/>
            <w:color w:val="000000" w:themeColor="text1" w:themeTint="FF" w:themeShade="FF"/>
          </w:rPr>
          <w:t>Form Scriber</w:t>
        </w:r>
        <w:r w:rsidRPr="53A406BB" w:rsidR="7C5F07FC">
          <w:rPr>
            <w:rFonts w:eastAsia="Times New Roman" w:cs="Calibri" w:cstheme="minorAscii"/>
            <w:b w:val="1"/>
            <w:bCs w:val="1"/>
            <w:color w:val="000000" w:themeColor="text1" w:themeTint="FF" w:themeShade="FF"/>
          </w:rPr>
          <w:t xml:space="preserve"> – </w:t>
        </w:r>
        <w:r w:rsidRPr="53A406BB" w:rsidR="7C5F07FC">
          <w:rPr>
            <w:rFonts w:eastAsia="Calibri Light" w:cs="Calibri" w:cstheme="minorAscii"/>
            <w:b w:val="1"/>
            <w:bCs w:val="1"/>
            <w:color w:val="000000" w:themeColor="text1" w:themeTint="FF" w:themeShade="FF"/>
          </w:rPr>
          <w:t>Dialogflow Service</w:t>
        </w:r>
        <w:r w:rsidRPr="53A406BB" w:rsidR="7C5F07FC">
          <w:rPr>
            <w:rFonts w:eastAsia="Times New Roman" w:cs="Calibri" w:cstheme="minorAscii"/>
            <w:b w:val="1"/>
            <w:bCs w:val="1"/>
            <w:color w:val="000000" w:themeColor="text1" w:themeTint="FF" w:themeShade="FF"/>
          </w:rPr>
          <w:t>. </w:t>
        </w:r>
        <w:r w:rsidRPr="53A406BB" w:rsidR="7C5F07FC">
          <w:rPr>
            <w:rFonts w:eastAsia="Calibri Light" w:cs="Calibri" w:cstheme="minorAscii"/>
            <w:color w:val="000000" w:themeColor="text1" w:themeTint="FF" w:themeShade="FF"/>
          </w:rPr>
          <w:t>Additionaly, this section describes the testing approaches that will be used to test the</w:t>
        </w:r>
        <w:r w:rsidRPr="53A406BB" w:rsidR="7C5F07FC">
          <w:rPr>
            <w:rFonts w:eastAsia="Times New Roman" w:cs="Calibri" w:cstheme="minorAscii"/>
            <w:color w:val="000000" w:themeColor="text1" w:themeTint="FF" w:themeShade="FF"/>
          </w:rPr>
          <w:t xml:space="preserve"> </w:t>
        </w:r>
        <w:r w:rsidRPr="53A406BB" w:rsidR="7C5F07FC">
          <w:rPr>
            <w:rFonts w:eastAsia="Calibri Light" w:cs="Calibri" w:cstheme="minorAscii"/>
            <w:color w:val="000000" w:themeColor="text1" w:themeTint="FF" w:themeShade="FF"/>
          </w:rPr>
          <w:t>REST calls of the system. The test plan will help identify the testing scope, testing objectives, test responsibilities, test schedule, major milestones, testing approach, suspension and resumption criteria, test deliverables</w:t>
        </w:r>
        <w:r w:rsidRPr="53A406BB" w:rsidR="7C5F07FC">
          <w:rPr>
            <w:rFonts w:ascii="Calibri" w:hAnsi="Calibri" w:eastAsia="Calibri Light" w:cs="Calibri"/>
            <w:color w:val="000000" w:themeColor="text1" w:themeTint="FF" w:themeShade="FF"/>
          </w:rPr>
          <w:t>, and resources and environments needed for testing.</w:t>
        </w:r>
      </w:ins>
    </w:p>
    <w:p w:rsidR="41633C1B" w:rsidP="53A406BB" w:rsidRDefault="41633C1B" w14:paraId="7DA47DCE" w14:textId="72DA7E5F">
      <w:pPr>
        <w:pStyle w:val="Heading2"/>
        <w:spacing w:before="200" w:after="120" w:line="271" w:lineRule="auto"/>
        <w:rPr>
          <w:ins w:author="Anthony Cedeno" w:date="2021-03-14T10:14:56.91Z" w:id="569432001"/>
          <w:rFonts w:ascii="Calibri" w:hAnsi="Calibri" w:eastAsia="Calibri Light" w:cs="Calibri"/>
          <w:smallCaps w:val="1"/>
          <w:color w:val="000000" w:themeColor="text1" w:themeTint="FF" w:themeShade="FF"/>
          <w:sz w:val="28"/>
          <w:szCs w:val="28"/>
        </w:rPr>
      </w:pPr>
      <w:ins w:author="Anthony Cedeno" w:date="2021-03-14T10:14:56.91Z" w:id="1313334041">
        <w:r w:rsidRPr="53A406BB" w:rsidR="7C5F07FC">
          <w:rPr>
            <w:rFonts w:ascii="Calibri" w:hAnsi="Calibri" w:eastAsia="Calibri Light" w:cs="Calibri"/>
            <w:smallCaps w:val="1"/>
            <w:color w:val="000000" w:themeColor="text1" w:themeTint="FF" w:themeShade="FF"/>
            <w:sz w:val="28"/>
            <w:szCs w:val="28"/>
          </w:rPr>
          <w:t>Test Scope</w:t>
        </w:r>
        <w:r w:rsidRPr="53A406BB" w:rsidR="7C5F07FC">
          <w:rPr>
            <w:rFonts w:ascii="Calibri" w:hAnsi="Calibri" w:eastAsia="Calibri Light" w:cs="Calibri"/>
            <w:smallCaps w:val="1"/>
            <w:color w:val="000000" w:themeColor="text1" w:themeTint="FF" w:themeShade="FF"/>
            <w:sz w:val="28"/>
            <w:szCs w:val="28"/>
          </w:rPr>
          <w:t> </w:t>
        </w:r>
      </w:ins>
    </w:p>
    <w:p w:rsidR="41633C1B" w:rsidP="53A406BB" w:rsidRDefault="41633C1B" w14:paraId="3C53D680" w14:textId="15B18059">
      <w:pPr>
        <w:spacing w:after="200" w:line="240" w:lineRule="atLeast"/>
        <w:jc w:val="both"/>
        <w:rPr>
          <w:ins w:author="Anthony Cedeno" w:date="2021-03-14T10:14:56.911Z" w:id="1483519474"/>
          <w:rFonts w:ascii="Calibri" w:hAnsi="Calibri" w:eastAsia="Calibri Light" w:cs="Calibri"/>
          <w:color w:val="000000" w:themeColor="text1" w:themeTint="FF" w:themeShade="FF"/>
        </w:rPr>
      </w:pPr>
      <w:ins w:author="Anthony Cedeno" w:date="2021-03-14T10:14:56.91Z" w:id="105681891">
        <w:r w:rsidRPr="53A406BB" w:rsidR="7C5F07FC">
          <w:rPr>
            <w:rFonts w:ascii="Calibri" w:hAnsi="Calibri" w:eastAsia="Calibri Light" w:cs="Calibri"/>
            <w:color w:val="000000" w:themeColor="text1" w:themeTint="FF" w:themeShade="FF"/>
          </w:rPr>
          <w:t xml:space="preserve">This test plan will be used  in testing the application's </w:t>
        </w:r>
      </w:ins>
      <w:commentRangeStart w:id="232000814"/>
      <w:ins w:author="Anthony Cedeno" w:date="2021-03-14T10:14:56.91Z" w:id="100777173">
        <w:r w:rsidRPr="53A406BB" w:rsidR="7C5F07FC">
          <w:rPr>
            <w:rFonts w:ascii="Calibri" w:hAnsi="Calibri" w:eastAsia="Calibri Light" w:cs="Calibri"/>
            <w:color w:val="000000" w:themeColor="text1" w:themeTint="FF" w:themeShade="FF"/>
          </w:rPr>
          <w:t xml:space="preserve">input and output </w:t>
        </w:r>
      </w:ins>
      <w:commentRangeEnd w:id="232000814"/>
      <w:r>
        <w:rPr>
          <w:rStyle w:val="CommentReference"/>
        </w:rPr>
        <w:commentReference w:id="232000814"/>
      </w:r>
      <w:ins w:author="Anthony Cedeno" w:date="2021-03-14T10:14:56.91Z" w:id="1619708413">
        <w:r w:rsidRPr="53A406BB" w:rsidR="7C5F07FC">
          <w:rPr>
            <w:rFonts w:ascii="Calibri" w:hAnsi="Calibri" w:eastAsia="Calibri Light" w:cs="Calibri"/>
            <w:color w:val="000000" w:themeColor="text1" w:themeTint="FF" w:themeShade="FF"/>
          </w:rPr>
          <w:t>in terms of meeting the expected results of the  in-scope testing requirements.  The following details the in-scope and out-of-scope testing. There will be an additional overall testing effort for integration testing which will require coordination with the mobie team.</w:t>
        </w:r>
      </w:ins>
    </w:p>
    <w:p w:rsidR="41633C1B" w:rsidP="53A406BB" w:rsidRDefault="41633C1B" w14:paraId="6BD2204A" w14:textId="1490BA82">
      <w:pPr>
        <w:pStyle w:val="Heading3"/>
        <w:spacing w:before="200" w:after="120" w:line="271" w:lineRule="auto"/>
        <w:rPr>
          <w:ins w:author="Anthony Cedeno" w:date="2021-03-14T10:14:56.911Z" w:id="180446795"/>
          <w:rFonts w:ascii="Calibri" w:hAnsi="Calibri" w:eastAsia="Calibri Light" w:cs="Calibri"/>
          <w:i w:val="1"/>
          <w:iCs w:val="1"/>
          <w:smallCaps w:val="1"/>
          <w:color w:val="000000" w:themeColor="text1" w:themeTint="FF" w:themeShade="FF"/>
          <w:sz w:val="26"/>
          <w:szCs w:val="26"/>
        </w:rPr>
      </w:pPr>
      <w:ins w:author="Anthony Cedeno" w:date="2021-03-14T10:14:56.911Z" w:id="1575077653">
        <w:r w:rsidRPr="53A406BB" w:rsidR="7C5F07FC">
          <w:rPr>
            <w:rFonts w:ascii="Calibri" w:hAnsi="Calibri" w:eastAsia="Calibri Light" w:cs="Calibri"/>
            <w:i w:val="1"/>
            <w:iCs w:val="1"/>
            <w:smallCaps w:val="1"/>
            <w:color w:val="000000" w:themeColor="text1" w:themeTint="FF" w:themeShade="FF"/>
            <w:sz w:val="26"/>
            <w:szCs w:val="26"/>
          </w:rPr>
          <w:t>In-Scope</w:t>
        </w:r>
        <w:r w:rsidRPr="53A406BB" w:rsidR="7C5F07FC">
          <w:rPr>
            <w:rFonts w:ascii="Calibri" w:hAnsi="Calibri" w:eastAsia="Calibri Light" w:cs="Calibri"/>
            <w:i w:val="1"/>
            <w:iCs w:val="1"/>
            <w:smallCaps w:val="1"/>
            <w:color w:val="000000" w:themeColor="text1" w:themeTint="FF" w:themeShade="FF"/>
            <w:sz w:val="26"/>
            <w:szCs w:val="26"/>
          </w:rPr>
          <w:t> </w:t>
        </w:r>
      </w:ins>
    </w:p>
    <w:p w:rsidR="41633C1B" w:rsidP="53A406BB" w:rsidRDefault="41633C1B" w14:paraId="308DA342" w14:textId="50C89B34">
      <w:pPr>
        <w:spacing w:after="200" w:line="240" w:lineRule="atLeast"/>
        <w:rPr>
          <w:ins w:author="Anthony Cedeno" w:date="2021-03-14T10:14:56.911Z" w:id="1359042721"/>
          <w:rFonts w:ascii="Calibri" w:hAnsi="Calibri" w:eastAsia="Times New Roman" w:cs="Calibri"/>
          <w:color w:val="000000" w:themeColor="text1" w:themeTint="FF" w:themeShade="FF"/>
        </w:rPr>
      </w:pPr>
      <w:ins w:author="Anthony Cedeno" w:date="2021-03-14T10:14:56.911Z" w:id="1993939256">
        <w:r w:rsidRPr="53A406BB" w:rsidR="7C5F07FC">
          <w:rPr>
            <w:rFonts w:ascii="Calibri" w:hAnsi="Calibri" w:eastAsia="Calibri Light" w:cs="Calibri"/>
            <w:color w:val="000000" w:themeColor="text1" w:themeTint="FF" w:themeShade="FF"/>
          </w:rPr>
          <w:t>The scope of this test plan is to test the REST services of the </w:t>
        </w:r>
        <w:r w:rsidRPr="53A406BB" w:rsidR="7C5F07FC">
          <w:rPr>
            <w:rFonts w:ascii="Calibri" w:hAnsi="Calibri" w:eastAsia="Times New Roman" w:cs="Calibri"/>
            <w:b w:val="1"/>
            <w:bCs w:val="1"/>
            <w:color w:val="000000" w:themeColor="text1" w:themeTint="FF" w:themeShade="FF"/>
          </w:rPr>
          <w:t>"</w:t>
        </w:r>
        <w:r w:rsidRPr="53A406BB" w:rsidR="7C5F07FC">
          <w:rPr>
            <w:rFonts w:ascii="Calibri" w:hAnsi="Calibri" w:eastAsia="Calibri Light" w:cs="Calibri"/>
            <w:b w:val="1"/>
            <w:bCs w:val="1"/>
            <w:color w:val="000000" w:themeColor="text1" w:themeTint="FF" w:themeShade="FF"/>
          </w:rPr>
          <w:t>Form Scriber</w:t>
        </w:r>
        <w:r w:rsidRPr="53A406BB" w:rsidR="7C5F07FC">
          <w:rPr>
            <w:rFonts w:ascii="Calibri" w:hAnsi="Calibri" w:eastAsia="Times New Roman" w:cs="Calibri"/>
            <w:b w:val="1"/>
            <w:bCs w:val="1"/>
            <w:color w:val="000000" w:themeColor="text1" w:themeTint="FF" w:themeShade="FF"/>
          </w:rPr>
          <w:t xml:space="preserve">- </w:t>
        </w:r>
        <w:r w:rsidRPr="53A406BB" w:rsidR="7C5F07FC">
          <w:rPr>
            <w:rFonts w:ascii="Calibri" w:hAnsi="Calibri" w:eastAsia="Calibri Light" w:cs="Calibri"/>
            <w:b w:val="1"/>
            <w:bCs w:val="1"/>
            <w:color w:val="000000" w:themeColor="text1" w:themeTint="FF" w:themeShade="FF"/>
          </w:rPr>
          <w:t>Dialogflow Service</w:t>
        </w:r>
        <w:r w:rsidRPr="53A406BB" w:rsidR="7C5F07FC">
          <w:rPr>
            <w:rFonts w:ascii="Calibri" w:hAnsi="Calibri" w:eastAsia="Times New Roman" w:cs="Calibri"/>
            <w:b w:val="1"/>
            <w:bCs w:val="1"/>
            <w:color w:val="000000" w:themeColor="text1" w:themeTint="FF" w:themeShade="FF"/>
          </w:rPr>
          <w:t>",</w:t>
        </w:r>
        <w:r w:rsidRPr="53A406BB" w:rsidR="7C5F07FC">
          <w:rPr>
            <w:rFonts w:ascii="Calibri" w:hAnsi="Calibri" w:eastAsia="Calibri Light" w:cs="Calibri"/>
            <w:color w:val="000000" w:themeColor="text1" w:themeTint="FF" w:themeShade="FF"/>
          </w:rPr>
          <w:t xml:space="preserve"> as described in the SRS. The following testing methods will be implemented: Unit Testing, Integration Testing, and Overall Integration Testing</w:t>
        </w:r>
        <w:r w:rsidRPr="53A406BB" w:rsidR="7C5F07FC">
          <w:rPr>
            <w:rFonts w:ascii="Calibri" w:hAnsi="Calibri" w:eastAsia="Times New Roman" w:cs="Calibri"/>
            <w:color w:val="000000" w:themeColor="text1" w:themeTint="FF" w:themeShade="FF"/>
          </w:rPr>
          <w:t xml:space="preserve">. </w:t>
        </w:r>
      </w:ins>
    </w:p>
    <w:p w:rsidR="41633C1B" w:rsidP="53A406BB" w:rsidRDefault="41633C1B" w14:paraId="0975FE29" w14:textId="79DE2CA4">
      <w:pPr>
        <w:spacing w:after="200" w:line="240" w:lineRule="atLeast"/>
        <w:rPr>
          <w:ins w:author="Anthony Cedeno" w:date="2021-03-14T10:14:56.912Z" w:id="1279320037"/>
          <w:rFonts w:eastAsia="Times New Roman" w:cs="Calibri" w:cstheme="minorAscii"/>
          <w:color w:val="000000" w:themeColor="text1" w:themeTint="FF" w:themeShade="FF"/>
        </w:rPr>
      </w:pPr>
      <w:ins w:author="Anthony Cedeno" w:date="2021-03-14T10:14:56.911Z" w:id="1684210493">
        <w:r w:rsidRPr="53A406BB" w:rsidR="7C5F07FC">
          <w:rPr>
            <w:rFonts w:eastAsia="Calibri Light" w:cs="Calibri" w:cstheme="minorAscii"/>
            <w:b w:val="1"/>
            <w:bCs w:val="1"/>
            <w:i w:val="1"/>
            <w:iCs w:val="1"/>
            <w:color w:val="000000" w:themeColor="text1" w:themeTint="FF" w:themeShade="FF"/>
          </w:rPr>
          <w:t>Unit Testing</w:t>
        </w:r>
        <w:r w:rsidRPr="53A406BB" w:rsidR="7C5F07FC">
          <w:rPr>
            <w:rFonts w:eastAsia="Times New Roman" w:cs="Calibri" w:cstheme="minorAscii"/>
            <w:i w:val="1"/>
            <w:iCs w:val="1"/>
            <w:color w:val="000000" w:themeColor="text1" w:themeTint="FF" w:themeShade="FF"/>
          </w:rPr>
          <w:t xml:space="preserve"> </w:t>
        </w:r>
        <w:r w:rsidRPr="53A406BB" w:rsidR="7C5F07FC">
          <w:rPr>
            <w:rFonts w:eastAsia="Calibri Light" w:cs="Calibri" w:cstheme="minorAscii"/>
            <w:color w:val="000000" w:themeColor="text1" w:themeTint="FF" w:themeShade="FF"/>
          </w:rPr>
          <w:t>which involves testing a program unit independently</w:t>
        </w:r>
        <w:r w:rsidRPr="53A406BB" w:rsidR="7C5F07FC">
          <w:rPr>
            <w:rFonts w:eastAsia="Times New Roman" w:cs="Calibri" w:cstheme="minorAscii"/>
            <w:color w:val="000000" w:themeColor="text1" w:themeTint="FF" w:themeShade="FF"/>
          </w:rPr>
          <w:t xml:space="preserve">. </w:t>
        </w:r>
        <w:r w:rsidRPr="53A406BB" w:rsidR="7C5F07FC">
          <w:rPr>
            <w:rFonts w:eastAsia="Calibri Light" w:cs="Calibri" w:cstheme="minorAscii"/>
            <w:color w:val="000000" w:themeColor="text1" w:themeTint="FF" w:themeShade="FF"/>
          </w:rPr>
          <w:t>Developers of the RESTful web services will independently test each of their APIs, as well as independently across teams.  Similarly, developers of the User Interface will also independently test their web pages.   All these unit tests need to be completed prior to the next testing method:</w:t>
        </w:r>
        <w:r w:rsidRPr="53A406BB" w:rsidR="7C5F07FC">
          <w:rPr>
            <w:rFonts w:eastAsia="Times New Roman" w:cs="Calibri" w:cstheme="minorAscii"/>
            <w:color w:val="000000" w:themeColor="text1" w:themeTint="FF" w:themeShade="FF"/>
          </w:rPr>
          <w:t xml:space="preserve"> </w:t>
        </w:r>
        <w:r w:rsidRPr="53A406BB" w:rsidR="7C5F07FC">
          <w:rPr>
            <w:rFonts w:eastAsia="Calibri Light" w:cs="Calibri" w:cstheme="minorAscii"/>
            <w:i w:val="1"/>
            <w:iCs w:val="1"/>
            <w:color w:val="000000" w:themeColor="text1" w:themeTint="FF" w:themeShade="FF"/>
          </w:rPr>
          <w:t>Integration Testing</w:t>
        </w:r>
        <w:r w:rsidRPr="53A406BB" w:rsidR="7C5F07FC">
          <w:rPr>
            <w:rFonts w:eastAsia="Times New Roman" w:cs="Calibri" w:cstheme="minorAscii"/>
            <w:color w:val="000000" w:themeColor="text1" w:themeTint="FF" w:themeShade="FF"/>
          </w:rPr>
          <w:t xml:space="preserve">. </w:t>
        </w:r>
      </w:ins>
    </w:p>
    <w:p w:rsidR="41633C1B" w:rsidP="53A406BB" w:rsidRDefault="41633C1B" w14:paraId="18E1E22F" w14:textId="52C11A1A">
      <w:pPr>
        <w:spacing w:after="200" w:line="240" w:lineRule="atLeast"/>
        <w:rPr>
          <w:ins w:author="Anthony Cedeno" w:date="2021-03-14T10:14:56.912Z" w:id="1720000952"/>
          <w:rFonts w:ascii="Calibri" w:hAnsi="Calibri" w:eastAsia="Times New Roman" w:cs="Calibri"/>
          <w:color w:val="000000" w:themeColor="text1" w:themeTint="FF" w:themeShade="FF"/>
        </w:rPr>
      </w:pPr>
      <w:commentRangeStart w:id="1242858576"/>
      <w:commentRangeStart w:id="39600134"/>
      <w:ins w:author="Anthony Cedeno" w:date="2021-03-14T10:14:56.912Z" w:id="355937478">
        <w:r w:rsidRPr="53A406BB" w:rsidR="7C5F07FC">
          <w:rPr>
            <w:rFonts w:eastAsia="Calibri Light" w:cs="Calibri" w:cstheme="minorAscii"/>
            <w:b w:val="1"/>
            <w:bCs w:val="1"/>
            <w:i w:val="1"/>
            <w:iCs w:val="1"/>
            <w:color w:val="000000" w:themeColor="text1" w:themeTint="FF" w:themeShade="FF"/>
          </w:rPr>
          <w:t>Integration Testing</w:t>
        </w:r>
        <w:r w:rsidRPr="53A406BB" w:rsidR="7C5F07FC">
          <w:rPr>
            <w:rFonts w:eastAsia="Times New Roman" w:cs="Calibri" w:cstheme="minorAscii"/>
            <w:i w:val="1"/>
            <w:iCs w:val="1"/>
            <w:color w:val="000000" w:themeColor="text1" w:themeTint="FF" w:themeShade="FF"/>
          </w:rPr>
          <w:t xml:space="preserve"> </w:t>
        </w:r>
      </w:ins>
      <w:commentRangeEnd w:id="1242858576"/>
      <w:r>
        <w:rPr>
          <w:rStyle w:val="CommentReference"/>
        </w:rPr>
        <w:commentReference w:id="1242858576"/>
      </w:r>
      <w:commentRangeEnd w:id="39600134"/>
      <w:r>
        <w:rPr>
          <w:rStyle w:val="CommentReference"/>
        </w:rPr>
        <w:commentReference w:id="39600134"/>
      </w:r>
      <w:ins w:author="Anthony Cedeno" w:date="2021-03-14T10:14:56.912Z" w:id="664713623">
        <w:r w:rsidRPr="53A406BB" w:rsidR="7C5F07FC">
          <w:rPr>
            <w:rFonts w:eastAsia="Calibri Light" w:cs="Calibri" w:cstheme="minorAscii"/>
            <w:color w:val="000000" w:themeColor="text1" w:themeTint="FF" w:themeShade="FF"/>
          </w:rPr>
          <w:t>will involve testing all REST services in cooperation with the GCP Dialogflow service</w:t>
        </w:r>
        <w:r w:rsidRPr="53A406BB" w:rsidR="7C5F07FC">
          <w:rPr>
            <w:rFonts w:eastAsia="Times New Roman" w:cs="Calibri" w:cstheme="minorAscii"/>
            <w:color w:val="000000" w:themeColor="text1" w:themeTint="FF" w:themeShade="FF"/>
          </w:rPr>
          <w:t xml:space="preserve">. </w:t>
        </w:r>
        <w:r w:rsidRPr="53A406BB" w:rsidR="7C5F07FC">
          <w:rPr>
            <w:rFonts w:eastAsia="Calibri Light" w:cs="Calibri" w:cstheme="minorAscii"/>
            <w:color w:val="000000" w:themeColor="text1" w:themeTint="FF" w:themeShade="FF"/>
          </w:rPr>
          <w:t>Therefore, this occurs when the work of all REST services and setup of the Dialogflow service chat agents are completed</w:t>
        </w:r>
        <w:r w:rsidRPr="53A406BB" w:rsidR="7C5F07FC">
          <w:rPr>
            <w:rFonts w:eastAsia="Times New Roman" w:cs="Calibri" w:cstheme="minorAscii"/>
            <w:color w:val="000000" w:themeColor="text1" w:themeTint="FF" w:themeShade="FF"/>
          </w:rPr>
          <w:t>.</w:t>
        </w:r>
        <w:r w:rsidRPr="53A406BB" w:rsidR="7C5F07FC">
          <w:rPr>
            <w:rFonts w:eastAsia="Calibri Light" w:cs="Calibri" w:cstheme="minorAscii"/>
            <w:color w:val="000000" w:themeColor="text1" w:themeTint="FF" w:themeShade="FF"/>
          </w:rPr>
          <w:t xml:space="preserve"> This will utilize GCP’s assistant service to fully test the system.</w:t>
        </w:r>
      </w:ins>
    </w:p>
    <w:p w:rsidR="41633C1B" w:rsidP="53A406BB" w:rsidRDefault="41633C1B" w14:paraId="699659A3" w14:textId="44A65F60">
      <w:pPr>
        <w:spacing w:after="200" w:line="240" w:lineRule="atLeast"/>
        <w:rPr>
          <w:ins w:author="Anthony Cedeno" w:date="2021-03-14T10:14:56.913Z" w:id="1438135845"/>
          <w:rFonts w:ascii="Calibri" w:hAnsi="Calibri" w:eastAsia="Calibri Light" w:cs="Calibri"/>
          <w:color w:val="000000" w:themeColor="text1" w:themeTint="FF" w:themeShade="FF"/>
        </w:rPr>
      </w:pPr>
      <w:ins w:author="Anthony Cedeno" w:date="2021-03-14T10:14:56.912Z" w:id="1231621621">
        <w:r w:rsidRPr="53A406BB" w:rsidR="7C5F07FC">
          <w:rPr>
            <w:rFonts w:ascii="Calibri" w:hAnsi="Calibri" w:eastAsia="Calibri Light" w:cs="Calibri"/>
            <w:b w:val="1"/>
            <w:bCs w:val="1"/>
            <w:i w:val="1"/>
            <w:iCs w:val="1"/>
            <w:color w:val="000000" w:themeColor="text1" w:themeTint="FF" w:themeShade="FF"/>
          </w:rPr>
          <w:t>End-to-End (E2E) Testing</w:t>
        </w:r>
        <w:r w:rsidRPr="53A406BB" w:rsidR="7C5F07FC">
          <w:rPr>
            <w:rFonts w:ascii="Calibri" w:hAnsi="Calibri" w:eastAsia="Times New Roman" w:cs="Calibri"/>
            <w:i w:val="1"/>
            <w:iCs w:val="1"/>
            <w:color w:val="000000" w:themeColor="text1" w:themeTint="FF" w:themeShade="FF"/>
          </w:rPr>
          <w:t xml:space="preserve">.  </w:t>
        </w:r>
        <w:r w:rsidRPr="53A406BB" w:rsidR="7C5F07FC">
          <w:rPr>
            <w:rFonts w:ascii="Calibri" w:hAnsi="Calibri" w:eastAsia="Calibri Light" w:cs="Calibri"/>
            <w:color w:val="000000" w:themeColor="text1" w:themeTint="FF" w:themeShade="FF"/>
          </w:rPr>
          <w:t>At the time of this document’s delivery</w:t>
        </w:r>
        <w:r w:rsidRPr="53A406BB" w:rsidR="7C5F07FC">
          <w:rPr>
            <w:rFonts w:ascii="Calibri" w:hAnsi="Calibri" w:eastAsia="Times New Roman" w:cs="Calibri"/>
            <w:color w:val="000000" w:themeColor="text1" w:themeTint="FF" w:themeShade="FF"/>
          </w:rPr>
          <w:t xml:space="preserve">, </w:t>
        </w:r>
        <w:r w:rsidRPr="53A406BB" w:rsidR="7C5F07FC">
          <w:rPr>
            <w:rFonts w:ascii="Calibri" w:hAnsi="Calibri" w:eastAsia="Calibri Light" w:cs="Calibri"/>
            <w:color w:val="000000" w:themeColor="text1" w:themeTint="FF" w:themeShade="FF"/>
          </w:rPr>
          <w:t>a detailed test plan for</w:t>
        </w:r>
        <w:r w:rsidRPr="53A406BB" w:rsidR="7C5F07FC">
          <w:rPr>
            <w:rFonts w:ascii="Calibri" w:hAnsi="Calibri" w:eastAsia="Times New Roman" w:cs="Calibri"/>
            <w:color w:val="000000" w:themeColor="text1" w:themeTint="FF" w:themeShade="FF"/>
          </w:rPr>
          <w:t xml:space="preserve"> </w:t>
        </w:r>
        <w:r w:rsidRPr="53A406BB" w:rsidR="7C5F07FC">
          <w:rPr>
            <w:rFonts w:ascii="Calibri" w:hAnsi="Calibri" w:eastAsia="Calibri Light" w:cs="Calibri"/>
            <w:b w:val="1"/>
            <w:bCs w:val="1"/>
            <w:color w:val="000000" w:themeColor="text1" w:themeTint="FF" w:themeShade="FF"/>
          </w:rPr>
          <w:t>Form Scriber</w:t>
        </w:r>
        <w:r w:rsidRPr="53A406BB" w:rsidR="7C5F07FC">
          <w:rPr>
            <w:rFonts w:ascii="Calibri" w:hAnsi="Calibri" w:eastAsia="Times New Roman" w:cs="Calibri"/>
            <w:b w:val="1"/>
            <w:bCs w:val="1"/>
            <w:color w:val="000000" w:themeColor="text1" w:themeTint="FF" w:themeShade="FF"/>
          </w:rPr>
          <w:t xml:space="preserve"> – </w:t>
        </w:r>
        <w:r w:rsidRPr="53A406BB" w:rsidR="7C5F07FC">
          <w:rPr>
            <w:rFonts w:ascii="Calibri" w:hAnsi="Calibri" w:eastAsia="Calibri Light" w:cs="Calibri"/>
            <w:b w:val="1"/>
            <w:bCs w:val="1"/>
            <w:color w:val="000000" w:themeColor="text1" w:themeTint="FF" w:themeShade="FF"/>
          </w:rPr>
          <w:t>Dialogflow Service</w:t>
        </w:r>
        <w:r w:rsidRPr="53A406BB" w:rsidR="7C5F07FC">
          <w:rPr>
            <w:rFonts w:ascii="Calibri" w:hAnsi="Calibri" w:eastAsia="Times New Roman" w:cs="Calibri"/>
            <w:color w:val="000000" w:themeColor="text1" w:themeTint="FF" w:themeShade="FF"/>
          </w:rPr>
          <w:t xml:space="preserve"> </w:t>
        </w:r>
        <w:r w:rsidRPr="53A406BB" w:rsidR="7C5F07FC">
          <w:rPr>
            <w:rFonts w:ascii="Calibri" w:hAnsi="Calibri" w:eastAsia="Calibri Light" w:cs="Calibri"/>
            <w:color w:val="000000" w:themeColor="text1" w:themeTint="FF" w:themeShade="FF"/>
          </w:rPr>
          <w:t>as it interacts with the mobile teams  deliverables are not yet identified</w:t>
        </w:r>
        <w:r w:rsidRPr="53A406BB" w:rsidR="7C5F07FC">
          <w:rPr>
            <w:rFonts w:ascii="Calibri" w:hAnsi="Calibri" w:eastAsia="Times New Roman" w:cs="Calibri"/>
            <w:color w:val="000000" w:themeColor="text1" w:themeTint="FF" w:themeShade="FF"/>
          </w:rPr>
          <w:t xml:space="preserve">.  </w:t>
        </w:r>
        <w:r w:rsidRPr="53A406BB" w:rsidR="7C5F07FC">
          <w:rPr>
            <w:rFonts w:ascii="Calibri" w:hAnsi="Calibri" w:eastAsia="Calibri Light" w:cs="Calibri"/>
            <w:color w:val="000000" w:themeColor="text1" w:themeTint="FF" w:themeShade="FF"/>
          </w:rPr>
          <w:t>However,</w:t>
        </w:r>
        <w:r w:rsidRPr="53A406BB" w:rsidR="7C5F07FC">
          <w:rPr>
            <w:rFonts w:ascii="Calibri" w:hAnsi="Calibri" w:eastAsia="Times New Roman" w:cs="Calibri"/>
            <w:color w:val="000000" w:themeColor="text1" w:themeTint="FF" w:themeShade="FF"/>
          </w:rPr>
          <w:t xml:space="preserve"> </w:t>
        </w:r>
        <w:r w:rsidRPr="53A406BB" w:rsidR="7C5F07FC">
          <w:rPr>
            <w:rFonts w:ascii="Calibri" w:hAnsi="Calibri" w:eastAsia="Calibri Light" w:cs="Calibri"/>
            <w:color w:val="000000" w:themeColor="text1" w:themeTint="FF" w:themeShade="FF"/>
          </w:rPr>
          <w:t>it is worth</w:t>
        </w:r>
        <w:r w:rsidRPr="53A406BB" w:rsidR="7C5F07FC">
          <w:rPr>
            <w:rFonts w:ascii="Calibri" w:hAnsi="Calibri" w:eastAsia="Times New Roman" w:cs="Calibri"/>
            <w:color w:val="000000" w:themeColor="text1" w:themeTint="FF" w:themeShade="FF"/>
          </w:rPr>
          <w:t>-</w:t>
        </w:r>
        <w:r w:rsidRPr="53A406BB" w:rsidR="7C5F07FC">
          <w:rPr>
            <w:rFonts w:ascii="Calibri" w:hAnsi="Calibri" w:eastAsia="Calibri Light" w:cs="Calibri"/>
            <w:color w:val="000000" w:themeColor="text1" w:themeTint="FF" w:themeShade="FF"/>
          </w:rPr>
          <w:t xml:space="preserve">noting in this document of the intent to perform such testing since the data inputs of our application will depend on the requests of another team.  Similarly,  the mobile team will rely on the services that our team will provide. As the project evolves and gets completed, test cases for this particular testing method are to be determined as the process of identifying them will need further coordination with the mobile team . </w:t>
        </w:r>
      </w:ins>
    </w:p>
    <w:p w:rsidR="41633C1B" w:rsidP="53A406BB" w:rsidRDefault="41633C1B" w14:paraId="60A6CFA7" w14:textId="16C50D63">
      <w:pPr>
        <w:pStyle w:val="Heading3"/>
        <w:spacing w:before="200" w:after="120" w:line="271" w:lineRule="auto"/>
        <w:rPr>
          <w:ins w:author="Anthony Cedeno" w:date="2021-03-14T10:14:56.913Z" w:id="1063569387"/>
          <w:rFonts w:ascii="Calibri" w:hAnsi="Calibri" w:eastAsia="Calibri Light" w:cs="Calibri"/>
          <w:i w:val="1"/>
          <w:iCs w:val="1"/>
          <w:smallCaps w:val="1"/>
          <w:color w:val="000000" w:themeColor="text1" w:themeTint="FF" w:themeShade="FF"/>
        </w:rPr>
      </w:pPr>
      <w:ins w:author="Anthony Cedeno" w:date="2021-03-14T10:14:56.913Z" w:id="1574452185">
        <w:r w:rsidRPr="53A406BB" w:rsidR="7C5F07FC">
          <w:rPr>
            <w:rFonts w:ascii="Calibri" w:hAnsi="Calibri" w:eastAsia="Calibri Light" w:cs="Calibri"/>
            <w:i w:val="1"/>
            <w:iCs w:val="1"/>
            <w:smallCaps w:val="1"/>
            <w:color w:val="000000" w:themeColor="text1" w:themeTint="FF" w:themeShade="FF"/>
          </w:rPr>
          <w:t>Out-of-Scope</w:t>
        </w:r>
        <w:r w:rsidRPr="53A406BB" w:rsidR="7C5F07FC">
          <w:rPr>
            <w:rFonts w:ascii="Calibri" w:hAnsi="Calibri" w:eastAsia="Calibri Light" w:cs="Calibri"/>
            <w:i w:val="1"/>
            <w:iCs w:val="1"/>
            <w:smallCaps w:val="1"/>
            <w:color w:val="000000" w:themeColor="text1" w:themeTint="FF" w:themeShade="FF"/>
          </w:rPr>
          <w:t> </w:t>
        </w:r>
      </w:ins>
    </w:p>
    <w:p w:rsidR="41633C1B" w:rsidP="53A406BB" w:rsidRDefault="41633C1B" w14:paraId="3582DF28" w14:textId="732F3D4F">
      <w:pPr>
        <w:spacing w:after="200" w:line="240" w:lineRule="atLeast"/>
        <w:rPr>
          <w:ins w:author="Anthony Cedeno" w:date="2021-03-14T10:14:56.913Z" w:id="2039678435"/>
          <w:rFonts w:ascii="Calibri" w:hAnsi="Calibri" w:eastAsia="Calibri Light" w:cs="Calibri"/>
          <w:color w:val="000000" w:themeColor="text1" w:themeTint="FF" w:themeShade="FF"/>
        </w:rPr>
      </w:pPr>
      <w:ins w:author="Anthony Cedeno" w:date="2021-03-14T10:14:56.913Z" w:id="2132205553">
        <w:r w:rsidRPr="53A406BB" w:rsidR="7C5F07FC">
          <w:rPr>
            <w:rFonts w:ascii="Calibri" w:hAnsi="Calibri" w:eastAsia="Calibri Light" w:cs="Calibri"/>
            <w:color w:val="000000" w:themeColor="text1" w:themeTint="FF" w:themeShade="FF"/>
          </w:rPr>
          <w:t xml:space="preserve">Out-of-scope testing activities for the </w:t>
        </w:r>
        <w:r w:rsidRPr="53A406BB" w:rsidR="7C5F07FC">
          <w:rPr>
            <w:rFonts w:ascii="Calibri" w:hAnsi="Calibri" w:eastAsia="Calibri Light" w:cs="Calibri"/>
            <w:b w:val="1"/>
            <w:bCs w:val="1"/>
            <w:color w:val="000000" w:themeColor="text1" w:themeTint="FF" w:themeShade="FF"/>
          </w:rPr>
          <w:t>Form Scriber</w:t>
        </w:r>
        <w:r w:rsidRPr="53A406BB" w:rsidR="7C5F07FC">
          <w:rPr>
            <w:rFonts w:ascii="Calibri" w:hAnsi="Calibri" w:eastAsia="Times New Roman" w:cs="Calibri"/>
            <w:b w:val="1"/>
            <w:bCs w:val="1"/>
            <w:color w:val="000000" w:themeColor="text1" w:themeTint="FF" w:themeShade="FF"/>
          </w:rPr>
          <w:t xml:space="preserve"> – </w:t>
        </w:r>
        <w:r w:rsidRPr="53A406BB" w:rsidR="7C5F07FC">
          <w:rPr>
            <w:rFonts w:ascii="Calibri" w:hAnsi="Calibri" w:eastAsia="Calibri Light" w:cs="Calibri"/>
            <w:b w:val="1"/>
            <w:bCs w:val="1"/>
            <w:color w:val="000000" w:themeColor="text1" w:themeTint="FF" w:themeShade="FF"/>
          </w:rPr>
          <w:t>Dialogflow Service</w:t>
        </w:r>
        <w:r w:rsidRPr="53A406BB" w:rsidR="7C5F07FC">
          <w:rPr>
            <w:rFonts w:ascii="Calibri" w:hAnsi="Calibri" w:eastAsia="Calibri Light" w:cs="Calibri"/>
            <w:color w:val="000000" w:themeColor="text1" w:themeTint="FF" w:themeShade="FF"/>
          </w:rPr>
          <w:t xml:space="preserve"> include</w:t>
        </w:r>
        <w:r w:rsidRPr="53A406BB" w:rsidR="7C5F07FC">
          <w:rPr>
            <w:rFonts w:ascii="Calibri" w:hAnsi="Calibri" w:eastAsia="Times New Roman" w:cs="Calibri"/>
            <w:color w:val="000000" w:themeColor="text1" w:themeTint="FF" w:themeShade="FF"/>
          </w:rPr>
          <w:t xml:space="preserve"> </w:t>
        </w:r>
        <w:r w:rsidRPr="53A406BB" w:rsidR="7C5F07FC">
          <w:rPr>
            <w:rFonts w:ascii="Calibri" w:hAnsi="Calibri" w:eastAsia="Calibri Light" w:cs="Calibri"/>
            <w:color w:val="000000" w:themeColor="text1" w:themeTint="FF" w:themeShade="FF"/>
          </w:rPr>
          <w:t>performance testing, stress testing, system testing, and user acceptance testing. </w:t>
        </w:r>
      </w:ins>
    </w:p>
    <w:p w:rsidR="41633C1B" w:rsidP="53A406BB" w:rsidRDefault="41633C1B" w14:paraId="0ED1C4A0" w14:textId="5A3F15A9">
      <w:pPr>
        <w:pStyle w:val="Heading2"/>
        <w:spacing w:before="200" w:after="120" w:line="271" w:lineRule="auto"/>
        <w:rPr>
          <w:ins w:author="Anthony Cedeno" w:date="2021-03-14T10:14:56.913Z" w:id="2106980563"/>
          <w:rFonts w:ascii="Calibri" w:hAnsi="Calibri" w:eastAsia="Times New Roman" w:cs="Calibri"/>
          <w:smallCaps w:val="1"/>
          <w:color w:val="000000" w:themeColor="text1" w:themeTint="FF" w:themeShade="FF"/>
          <w:sz w:val="24"/>
          <w:szCs w:val="24"/>
        </w:rPr>
      </w:pPr>
      <w:ins w:author="Anthony Cedeno" w:date="2021-03-14T10:14:56.913Z" w:id="1831001029">
        <w:r w:rsidRPr="53A406BB" w:rsidR="7C5F07FC">
          <w:rPr>
            <w:rFonts w:ascii="Calibri" w:hAnsi="Calibri" w:eastAsia="Calibri Light" w:cs="Calibri"/>
            <w:smallCaps w:val="1"/>
            <w:color w:val="000000" w:themeColor="text1" w:themeTint="FF" w:themeShade="FF"/>
            <w:sz w:val="24"/>
            <w:szCs w:val="24"/>
          </w:rPr>
          <w:t>Test Objective</w:t>
        </w:r>
        <w:r w:rsidRPr="53A406BB" w:rsidR="7C5F07FC">
          <w:rPr>
            <w:rFonts w:ascii="Calibri" w:hAnsi="Calibri" w:eastAsia="Calibri Light" w:cs="Calibri"/>
            <w:smallCaps w:val="1"/>
            <w:color w:val="000000" w:themeColor="text1" w:themeTint="FF" w:themeShade="FF"/>
            <w:sz w:val="24"/>
            <w:szCs w:val="24"/>
          </w:rPr>
          <w:t> </w:t>
        </w:r>
        <w:r w:rsidRPr="53A406BB" w:rsidR="7C5F07FC">
          <w:rPr>
            <w:rFonts w:ascii="Calibri" w:hAnsi="Calibri" w:eastAsia="Times New Roman" w:cs="Calibri"/>
            <w:smallCaps w:val="1"/>
            <w:color w:val="000000" w:themeColor="text1" w:themeTint="FF" w:themeShade="FF"/>
            <w:sz w:val="24"/>
            <w:szCs w:val="24"/>
          </w:rPr>
          <w:t> </w:t>
        </w:r>
      </w:ins>
    </w:p>
    <w:p w:rsidR="41633C1B" w:rsidP="53A406BB" w:rsidRDefault="41633C1B" w14:paraId="17D82202" w14:textId="2FF4FD35">
      <w:pPr>
        <w:spacing w:after="200" w:line="240" w:lineRule="atLeast"/>
        <w:rPr>
          <w:ins w:author="Anthony Cedeno" w:date="2021-03-14T10:14:56.914Z" w:id="100663296"/>
          <w:rFonts w:ascii="Calibri" w:hAnsi="Calibri" w:eastAsia="Calibri Light" w:cs="Calibri"/>
          <w:color w:val="000000" w:themeColor="text1" w:themeTint="FF" w:themeShade="FF"/>
        </w:rPr>
      </w:pPr>
      <w:ins w:author="Anthony Cedeno" w:date="2021-03-14T10:14:56.914Z" w:id="195699817">
        <w:r w:rsidRPr="53A406BB" w:rsidR="7C5F07FC">
          <w:rPr>
            <w:rFonts w:ascii="Calibri" w:hAnsi="Calibri" w:eastAsia="Calibri Light" w:cs="Calibri"/>
            <w:color w:val="000000" w:themeColor="text1" w:themeTint="FF" w:themeShade="FF"/>
          </w:rPr>
          <w:t xml:space="preserve">The objectives of the testing of the </w:t>
        </w:r>
        <w:r w:rsidRPr="53A406BB" w:rsidR="7C5F07FC">
          <w:rPr>
            <w:rFonts w:ascii="Calibri" w:hAnsi="Calibri" w:eastAsia="Times New Roman" w:cs="Calibri"/>
            <w:b w:val="1"/>
            <w:bCs w:val="1"/>
            <w:color w:val="000000" w:themeColor="text1" w:themeTint="FF" w:themeShade="FF"/>
          </w:rPr>
          <w:t>"</w:t>
        </w:r>
        <w:r w:rsidRPr="53A406BB" w:rsidR="7C5F07FC">
          <w:rPr>
            <w:rFonts w:ascii="Calibri" w:hAnsi="Calibri" w:eastAsia="Calibri Light" w:cs="Calibri"/>
            <w:b w:val="1"/>
            <w:bCs w:val="1"/>
            <w:color w:val="000000" w:themeColor="text1" w:themeTint="FF" w:themeShade="FF"/>
          </w:rPr>
          <w:t>Form Scriber Project</w:t>
        </w:r>
        <w:r w:rsidRPr="53A406BB" w:rsidR="7C5F07FC">
          <w:rPr>
            <w:rFonts w:ascii="Calibri" w:hAnsi="Calibri" w:eastAsia="Times New Roman" w:cs="Calibri"/>
            <w:b w:val="1"/>
            <w:bCs w:val="1"/>
            <w:color w:val="000000" w:themeColor="text1" w:themeTint="FF" w:themeShade="FF"/>
          </w:rPr>
          <w:t>"</w:t>
        </w:r>
        <w:r w:rsidRPr="53A406BB" w:rsidR="7C5F07FC">
          <w:rPr>
            <w:rFonts w:ascii="Calibri" w:hAnsi="Calibri" w:eastAsia="Calibri Light" w:cs="Calibri"/>
            <w:color w:val="000000" w:themeColor="text1" w:themeTint="FF" w:themeShade="FF"/>
          </w:rPr>
          <w:t> are: </w:t>
        </w:r>
      </w:ins>
    </w:p>
    <w:p w:rsidR="41633C1B" w:rsidP="53A406BB" w:rsidRDefault="41633C1B" w14:paraId="3DF203EA" w14:textId="1CA59644">
      <w:pPr>
        <w:pStyle w:val="ListParagraph"/>
        <w:numPr>
          <w:ilvl w:val="0"/>
          <w:numId w:val="15"/>
        </w:numPr>
        <w:spacing w:after="200" w:line="240" w:lineRule="atLeast"/>
        <w:ind w:left="360" w:firstLine="0"/>
        <w:jc w:val="both"/>
        <w:rPr>
          <w:ins w:author="Anthony Cedeno" w:date="2021-03-14T10:14:56.914Z" w:id="2091469922"/>
          <w:rFonts w:ascii="Calibri" w:hAnsi="Calibri" w:cs="Calibri"/>
          <w:color w:val="000000" w:themeColor="text1" w:themeTint="FF" w:themeShade="FF"/>
        </w:rPr>
      </w:pPr>
      <w:ins w:author="Anthony Cedeno" w:date="2021-03-14T10:14:56.914Z" w:id="46192099">
        <w:r w:rsidRPr="53A406BB" w:rsidR="7C5F07FC">
          <w:rPr>
            <w:rFonts w:ascii="Calibri" w:hAnsi="Calibri" w:eastAsia="Calibri Light" w:cs="Calibri"/>
            <w:color w:val="000000" w:themeColor="text1" w:themeTint="FF" w:themeShade="FF"/>
          </w:rPr>
          <w:t>Check to see if the intents within Dialogflow are functioning as expected.</w:t>
        </w:r>
      </w:ins>
    </w:p>
    <w:p w:rsidR="41633C1B" w:rsidP="53A406BB" w:rsidRDefault="41633C1B" w14:paraId="0D410ECC" w14:textId="7E9E8373">
      <w:pPr>
        <w:pStyle w:val="ListParagraph"/>
        <w:numPr>
          <w:ilvl w:val="0"/>
          <w:numId w:val="15"/>
        </w:numPr>
        <w:spacing w:after="200" w:line="240" w:lineRule="atLeast"/>
        <w:ind w:left="360" w:firstLine="0"/>
        <w:jc w:val="both"/>
        <w:rPr>
          <w:ins w:author="Anthony Cedeno" w:date="2021-03-14T10:14:56.929Z" w:id="452399319"/>
          <w:rFonts w:ascii="Calibri" w:hAnsi="Calibri" w:cs="Calibri"/>
          <w:color w:val="000000" w:themeColor="text1" w:themeTint="FF" w:themeShade="FF"/>
        </w:rPr>
      </w:pPr>
      <w:ins w:author="Anthony Cedeno" w:date="2021-03-14T10:14:56.929Z" w:id="2074027223">
        <w:r w:rsidRPr="53A406BB" w:rsidR="7C5F07FC">
          <w:rPr>
            <w:rFonts w:ascii="Calibri" w:hAnsi="Calibri" w:eastAsia="Calibri Light" w:cs="Calibri"/>
            <w:color w:val="000000" w:themeColor="text1" w:themeTint="FF" w:themeShade="FF"/>
          </w:rPr>
          <w:t xml:space="preserve">Ensure that all REST calls of the software are correctly working, and these REST calls' </w:t>
        </w:r>
        <w:r>
          <w:tab/>
        </w:r>
        <w:r w:rsidRPr="53A406BB" w:rsidR="7C5F07FC">
          <w:rPr>
            <w:rFonts w:ascii="Calibri" w:hAnsi="Calibri" w:eastAsia="Calibri Light" w:cs="Calibri"/>
            <w:color w:val="000000" w:themeColor="text1" w:themeTint="FF" w:themeShade="FF"/>
          </w:rPr>
          <w:t>responses are as intended. </w:t>
        </w:r>
      </w:ins>
    </w:p>
    <w:p w:rsidR="41633C1B" w:rsidP="53A406BB" w:rsidRDefault="41633C1B" w14:paraId="6CC4F549" w14:textId="7B23A721">
      <w:pPr>
        <w:pStyle w:val="ListParagraph"/>
        <w:numPr>
          <w:ilvl w:val="0"/>
          <w:numId w:val="15"/>
        </w:numPr>
        <w:spacing w:after="200" w:line="240" w:lineRule="atLeast"/>
        <w:ind w:left="360" w:firstLine="0"/>
        <w:rPr>
          <w:ins w:author="Anthony Cedeno" w:date="2021-03-14T10:14:56.944Z" w:id="439532894"/>
          <w:rFonts w:ascii="Calibri" w:hAnsi="Calibri" w:cs="Calibri"/>
          <w:color w:val="000000" w:themeColor="text1" w:themeTint="FF" w:themeShade="FF"/>
        </w:rPr>
      </w:pPr>
      <w:ins w:author="Anthony Cedeno" w:date="2021-03-14T10:14:56.944Z" w:id="1720673403">
        <w:r w:rsidRPr="53A406BB" w:rsidR="7C5F07FC">
          <w:rPr>
            <w:rFonts w:ascii="Calibri" w:hAnsi="Calibri" w:eastAsia="Calibri Light" w:cs="Calibri"/>
            <w:color w:val="000000" w:themeColor="text1" w:themeTint="FF" w:themeShade="FF"/>
          </w:rPr>
          <w:t>Identify defects</w:t>
        </w:r>
        <w:r w:rsidRPr="53A406BB" w:rsidR="7C5F07FC">
          <w:rPr>
            <w:rFonts w:ascii="Calibri" w:hAnsi="Calibri" w:eastAsia="Times New Roman" w:cs="Calibri"/>
            <w:color w:val="000000" w:themeColor="text1" w:themeTint="FF" w:themeShade="FF"/>
          </w:rPr>
          <w:t xml:space="preserve"> </w:t>
        </w:r>
        <w:r w:rsidRPr="53A406BB" w:rsidR="7C5F07FC">
          <w:rPr>
            <w:rFonts w:ascii="Calibri" w:hAnsi="Calibri" w:eastAsia="Calibri Light" w:cs="Calibri"/>
            <w:color w:val="000000" w:themeColor="text1" w:themeTint="FF" w:themeShade="FF"/>
          </w:rPr>
          <w:t>in the REST calls  and be reported for correction. </w:t>
        </w:r>
      </w:ins>
    </w:p>
    <w:p w:rsidR="41633C1B" w:rsidP="53A406BB" w:rsidRDefault="41633C1B" w14:paraId="21F6379E" w14:textId="4E929E99">
      <w:pPr>
        <w:spacing w:after="200" w:line="240" w:lineRule="atLeast"/>
        <w:rPr>
          <w:ins w:author="Anthony Cedeno" w:date="2021-03-14T10:14:56.96Z" w:id="1369979643"/>
          <w:rFonts w:ascii="Calibri" w:hAnsi="Calibri" w:eastAsia="Calibri Light" w:cs="Calibri"/>
          <w:smallCaps w:val="1"/>
          <w:color w:val="000000" w:themeColor="text1" w:themeTint="FF" w:themeShade="FF"/>
        </w:rPr>
      </w:pPr>
      <w:ins w:author="Anthony Cedeno" w:date="2021-03-14T10:14:56.96Z" w:id="1686430430">
        <w:r w:rsidRPr="53A406BB" w:rsidR="7C5F07FC">
          <w:rPr>
            <w:rFonts w:ascii="Calibri" w:hAnsi="Calibri" w:eastAsia="Calibri Light" w:cs="Calibri"/>
            <w:smallCaps w:val="1"/>
            <w:color w:val="000000" w:themeColor="text1" w:themeTint="FF" w:themeShade="FF"/>
          </w:rPr>
          <w:t>Intended Audience </w:t>
        </w:r>
      </w:ins>
    </w:p>
    <w:p w:rsidR="41633C1B" w:rsidP="53A406BB" w:rsidRDefault="41633C1B" w14:paraId="33FA656C" w14:textId="6B60BD55">
      <w:pPr>
        <w:spacing w:after="200" w:line="240" w:lineRule="atLeast"/>
        <w:jc w:val="both"/>
        <w:rPr>
          <w:ins w:author="Anthony Cedeno" w:date="2021-03-14T10:14:56.96Z" w:id="430149375"/>
          <w:rFonts w:ascii="Calibri" w:hAnsi="Calibri" w:eastAsia="Times New Roman" w:cs="Calibri"/>
          <w:color w:val="000000" w:themeColor="text1" w:themeTint="FF" w:themeShade="FF"/>
        </w:rPr>
      </w:pPr>
      <w:ins w:author="Anthony Cedeno" w:date="2021-03-14T10:14:56.96Z" w:id="143592496">
        <w:r w:rsidRPr="53A406BB" w:rsidR="7C5F07FC">
          <w:rPr>
            <w:rFonts w:ascii="Calibri" w:hAnsi="Calibri" w:eastAsia="Calibri Light" w:cs="Calibri"/>
            <w:color w:val="000000" w:themeColor="text1" w:themeTint="FF" w:themeShade="FF"/>
          </w:rPr>
          <w:t xml:space="preserve"> The intented audience of this test plan include the project manager, developers, testers, and other team members who will participate in the REST calls testing of the </w:t>
        </w:r>
        <w:r w:rsidRPr="53A406BB" w:rsidR="7C5F07FC">
          <w:rPr>
            <w:rFonts w:ascii="Calibri" w:hAnsi="Calibri" w:eastAsia="Calibri Light" w:cs="Calibri"/>
            <w:b w:val="1"/>
            <w:bCs w:val="1"/>
            <w:color w:val="000000" w:themeColor="text1" w:themeTint="FF" w:themeShade="FF"/>
          </w:rPr>
          <w:t>Form Scriber</w:t>
        </w:r>
        <w:r w:rsidRPr="53A406BB" w:rsidR="7C5F07FC">
          <w:rPr>
            <w:rFonts w:ascii="Calibri" w:hAnsi="Calibri" w:eastAsia="Times New Roman" w:cs="Calibri"/>
            <w:b w:val="1"/>
            <w:bCs w:val="1"/>
            <w:color w:val="000000" w:themeColor="text1" w:themeTint="FF" w:themeShade="FF"/>
          </w:rPr>
          <w:t xml:space="preserve"> – </w:t>
        </w:r>
        <w:r w:rsidRPr="53A406BB" w:rsidR="7C5F07FC">
          <w:rPr>
            <w:rFonts w:ascii="Calibri" w:hAnsi="Calibri" w:eastAsia="Calibri Light" w:cs="Calibri"/>
            <w:b w:val="1"/>
            <w:bCs w:val="1"/>
            <w:color w:val="000000" w:themeColor="text1" w:themeTint="FF" w:themeShade="FF"/>
          </w:rPr>
          <w:t>Dialogflow Service</w:t>
        </w:r>
        <w:r w:rsidRPr="53A406BB" w:rsidR="7C5F07FC">
          <w:rPr>
            <w:rFonts w:ascii="Calibri" w:hAnsi="Calibri" w:eastAsia="Times New Roman" w:cs="Calibri"/>
            <w:b w:val="1"/>
            <w:bCs w:val="1"/>
            <w:color w:val="000000" w:themeColor="text1" w:themeTint="FF" w:themeShade="FF"/>
          </w:rPr>
          <w:t>.</w:t>
        </w:r>
        <w:r w:rsidRPr="53A406BB" w:rsidR="7C5F07FC">
          <w:rPr>
            <w:rFonts w:ascii="Calibri" w:hAnsi="Calibri" w:eastAsia="Times New Roman" w:cs="Calibri"/>
            <w:color w:val="000000" w:themeColor="text1" w:themeTint="FF" w:themeShade="FF"/>
          </w:rPr>
          <w:t> </w:t>
        </w:r>
      </w:ins>
    </w:p>
    <w:p w:rsidR="41633C1B" w:rsidP="53A406BB" w:rsidRDefault="41633C1B" w14:paraId="76957479" w14:textId="418996E8">
      <w:pPr>
        <w:pStyle w:val="Heading2"/>
        <w:spacing w:before="200" w:after="120" w:line="271" w:lineRule="auto"/>
        <w:rPr>
          <w:ins w:author="Anthony Cedeno" w:date="2021-03-14T10:14:56.96Z" w:id="214969532"/>
          <w:rFonts w:ascii="Calibri" w:hAnsi="Calibri" w:eastAsia="Calibri Light" w:cs="Calibri"/>
          <w:smallCaps w:val="1"/>
          <w:color w:val="000000" w:themeColor="text1" w:themeTint="FF" w:themeShade="FF"/>
          <w:sz w:val="28"/>
          <w:szCs w:val="28"/>
        </w:rPr>
      </w:pPr>
      <w:ins w:author="Anthony Cedeno" w:date="2021-03-14T10:14:56.96Z" w:id="555224323">
        <w:r w:rsidRPr="53A406BB" w:rsidR="7C5F07FC">
          <w:rPr>
            <w:rFonts w:ascii="Calibri" w:hAnsi="Calibri" w:eastAsia="Calibri Light" w:cs="Calibri"/>
            <w:smallCaps w:val="1"/>
            <w:color w:val="000000" w:themeColor="text1" w:themeTint="FF" w:themeShade="FF"/>
            <w:sz w:val="28"/>
            <w:szCs w:val="28"/>
          </w:rPr>
          <w:t>Roles and Responsibilities</w:t>
        </w:r>
        <w:r w:rsidRPr="53A406BB" w:rsidR="7C5F07FC">
          <w:rPr>
            <w:rFonts w:ascii="Calibri" w:hAnsi="Calibri" w:eastAsia="Calibri Light" w:cs="Calibri"/>
            <w:smallCaps w:val="1"/>
            <w:color w:val="000000" w:themeColor="text1" w:themeTint="FF" w:themeShade="FF"/>
            <w:sz w:val="28"/>
            <w:szCs w:val="28"/>
          </w:rPr>
          <w:t> </w:t>
        </w:r>
      </w:ins>
    </w:p>
    <w:p w:rsidR="41633C1B" w:rsidP="53A406BB" w:rsidRDefault="41633C1B" w14:paraId="06C3CB84" w14:textId="7550C628">
      <w:pPr>
        <w:spacing w:after="200" w:line="240" w:lineRule="atLeast"/>
        <w:rPr>
          <w:ins w:author="Anthony Cedeno" w:date="2021-03-14T10:14:56.96Z" w:id="1140673506"/>
          <w:rFonts w:ascii="Calibri" w:hAnsi="Calibri" w:eastAsia="Calibri Light" w:cs="Calibri"/>
          <w:color w:val="000000" w:themeColor="text1" w:themeTint="FF" w:themeShade="FF"/>
        </w:rPr>
      </w:pPr>
      <w:ins w:author="Anthony Cedeno" w:date="2021-03-14T10:14:56.96Z" w:id="299125683">
        <w:r w:rsidRPr="53A406BB" w:rsidR="7C5F07FC">
          <w:rPr>
            <w:rFonts w:ascii="Calibri" w:hAnsi="Calibri" w:eastAsia="Calibri Light" w:cs="Calibri"/>
            <w:color w:val="000000" w:themeColor="text1" w:themeTint="FF" w:themeShade="FF"/>
          </w:rPr>
          <w:t>Roles and responsibilities of different team members of the testing team are: </w:t>
        </w:r>
      </w:ins>
    </w:p>
    <w:p w:rsidR="41633C1B" w:rsidP="53A406BB" w:rsidRDefault="41633C1B" w14:paraId="60AFCE6B" w14:textId="260587DC">
      <w:pPr>
        <w:spacing w:after="200" w:line="240" w:lineRule="atLeast"/>
        <w:jc w:val="center"/>
        <w:rPr>
          <w:ins w:author="Anthony Cedeno" w:date="2021-03-14T10:14:56.961Z" w:id="367850654"/>
          <w:rFonts w:ascii="Calibri" w:hAnsi="Calibri" w:eastAsia="Times New Roman" w:cs="Calibri"/>
          <w:color w:val="1F3864" w:themeColor="accent1" w:themeTint="FF" w:themeShade="80"/>
          <w:sz w:val="22"/>
          <w:szCs w:val="22"/>
        </w:rPr>
      </w:pPr>
    </w:p>
    <w:p w:rsidR="41633C1B" w:rsidP="53A406BB" w:rsidRDefault="41633C1B" w14:paraId="29D6D33E" w14:textId="696D304B">
      <w:pPr>
        <w:spacing w:after="200" w:line="240" w:lineRule="atLeast"/>
        <w:jc w:val="center"/>
        <w:rPr>
          <w:ins w:author="Anthony Cedeno" w:date="2021-03-14T10:14:56.961Z" w:id="1894106678"/>
          <w:rFonts w:ascii="Calibri" w:hAnsi="Calibri" w:eastAsia="Calibri Light" w:cs="Calibri"/>
          <w:color w:val="1F3864" w:themeColor="accent1" w:themeTint="FF" w:themeShade="80"/>
          <w:sz w:val="22"/>
          <w:szCs w:val="22"/>
        </w:rPr>
      </w:pPr>
      <w:ins w:author="Anthony Cedeno" w:date="2021-03-14T10:14:56.961Z" w:id="306806417">
        <w:r w:rsidRPr="53A406BB" w:rsidR="7C5F07FC">
          <w:rPr>
            <w:rFonts w:ascii="Calibri" w:hAnsi="Calibri" w:eastAsia="Calibri Light" w:cs="Calibri"/>
            <w:b w:val="1"/>
            <w:bCs w:val="1"/>
            <w:i w:val="1"/>
            <w:iCs w:val="1"/>
            <w:color w:val="1F3864" w:themeColor="accent1" w:themeTint="FF" w:themeShade="80"/>
            <w:sz w:val="22"/>
            <w:szCs w:val="22"/>
          </w:rPr>
          <w:t>Table 2: </w:t>
        </w:r>
        <w:r w:rsidRPr="53A406BB" w:rsidR="7C5F07FC">
          <w:rPr>
            <w:rFonts w:ascii="Calibri" w:hAnsi="Calibri" w:eastAsia="Calibri Light" w:cs="Calibri"/>
            <w:i w:val="1"/>
            <w:iCs w:val="1"/>
            <w:color w:val="1F3864" w:themeColor="accent1" w:themeTint="FF" w:themeShade="80"/>
            <w:sz w:val="22"/>
            <w:szCs w:val="22"/>
          </w:rPr>
          <w:t>Roles and Responsibilities </w:t>
        </w:r>
      </w:ins>
    </w:p>
    <w:tbl>
      <w:tblPr>
        <w:tblStyle w:val="GridTable4-Accent1"/>
        <w:tblW w:w="0" w:type="auto"/>
        <w:tblLook w:val="04A0" w:firstRow="1" w:lastRow="0" w:firstColumn="1" w:lastColumn="0" w:noHBand="0" w:noVBand="1"/>
      </w:tblPr>
      <w:tblGrid>
        <w:gridCol w:w="2145"/>
        <w:gridCol w:w="1620"/>
        <w:gridCol w:w="5565"/>
      </w:tblGrid>
      <w:tr w:rsidR="53A406BB" w:rsidTr="72921540" w14:paraId="1787A488">
        <w:trPr>
          <w:ins w:author="Anthony Cedeno" w:date="2021-03-14T10:14:56Z" w:id="931690278"/>
        </w:trPr>
        <w:tc>
          <w:tcPr>
            <w:cnfStyle w:val="001000000000" w:firstRow="0" w:lastRow="0" w:firstColumn="1" w:lastColumn="0" w:oddVBand="0" w:evenVBand="0" w:oddHBand="0" w:evenHBand="0" w:firstRowFirstColumn="0" w:firstRowLastColumn="0" w:lastRowFirstColumn="0" w:lastRowLastColumn="0"/>
            <w:tcW w:w="2145" w:type="dxa"/>
            <w:tcMar/>
          </w:tcPr>
          <w:p w:rsidR="53A406BB" w:rsidP="53A406BB" w:rsidRDefault="53A406BB" w14:paraId="50FCB9D3" w14:textId="2C2B8E64">
            <w:pPr>
              <w:spacing w:after="200" w:line="276" w:lineRule="auto"/>
              <w:jc w:val="center"/>
              <w:rPr>
                <w:rFonts w:ascii="Calibri" w:hAnsi="Calibri" w:eastAsia="Calibri Light" w:cs="Calibri"/>
                <w:sz w:val="28"/>
                <w:szCs w:val="28"/>
              </w:rPr>
            </w:pPr>
            <w:ins w:author="Anthony Cedeno" w:date="2021-03-14T10:14:56.961Z" w:id="969398281">
              <w:r w:rsidRPr="53A406BB" w:rsidR="53A406BB">
                <w:rPr>
                  <w:rFonts w:ascii="Calibri" w:hAnsi="Calibri" w:eastAsia="Calibri Light" w:cs="Calibri"/>
                  <w:sz w:val="28"/>
                  <w:szCs w:val="28"/>
                </w:rPr>
                <w:t>Name </w:t>
              </w:r>
            </w:ins>
          </w:p>
        </w:tc>
        <w:tc>
          <w:tcPr>
            <w:cnfStyle w:val="000000000000" w:firstRow="0" w:lastRow="0" w:firstColumn="0" w:lastColumn="0" w:oddVBand="0" w:evenVBand="0" w:oddHBand="0" w:evenHBand="0" w:firstRowFirstColumn="0" w:firstRowLastColumn="0" w:lastRowFirstColumn="0" w:lastRowLastColumn="0"/>
            <w:tcW w:w="1620" w:type="dxa"/>
            <w:tcMar/>
          </w:tcPr>
          <w:p w:rsidR="53A406BB" w:rsidP="53A406BB" w:rsidRDefault="53A406BB" w14:paraId="78A4F8C4" w14:textId="6DB3CDE5">
            <w:pPr>
              <w:spacing w:after="200" w:line="276" w:lineRule="auto"/>
              <w:jc w:val="center"/>
              <w:rPr>
                <w:rFonts w:ascii="Calibri" w:hAnsi="Calibri" w:eastAsia="Calibri Light" w:cs="Calibri"/>
                <w:b w:val="0"/>
                <w:bCs w:val="0"/>
                <w:sz w:val="28"/>
                <w:szCs w:val="28"/>
              </w:rPr>
            </w:pPr>
            <w:ins w:author="Anthony Cedeno" w:date="2021-03-14T10:14:56.962Z" w:id="864500395">
              <w:r w:rsidRPr="53A406BB" w:rsidR="53A406BB">
                <w:rPr>
                  <w:rFonts w:ascii="Calibri" w:hAnsi="Calibri" w:eastAsia="Calibri Light" w:cs="Calibri"/>
                  <w:sz w:val="28"/>
                  <w:szCs w:val="28"/>
                </w:rPr>
                <w:t>Role </w:t>
              </w:r>
            </w:ins>
          </w:p>
        </w:tc>
        <w:tc>
          <w:tcPr>
            <w:cnfStyle w:val="000000000000" w:firstRow="0" w:lastRow="0" w:firstColumn="0" w:lastColumn="0" w:oddVBand="0" w:evenVBand="0" w:oddHBand="0" w:evenHBand="0" w:firstRowFirstColumn="0" w:firstRowLastColumn="0" w:lastRowFirstColumn="0" w:lastRowLastColumn="0"/>
            <w:tcW w:w="5565" w:type="dxa"/>
            <w:tcMar/>
          </w:tcPr>
          <w:p w:rsidR="53A406BB" w:rsidP="53A406BB" w:rsidRDefault="53A406BB" w14:paraId="22BBA9C0" w14:textId="4A968847">
            <w:pPr>
              <w:spacing w:after="200" w:line="276" w:lineRule="auto"/>
              <w:jc w:val="center"/>
              <w:rPr>
                <w:rFonts w:ascii="Calibri" w:hAnsi="Calibri" w:eastAsia="Calibri Light" w:cs="Calibri"/>
                <w:b w:val="0"/>
                <w:bCs w:val="0"/>
                <w:sz w:val="28"/>
                <w:szCs w:val="28"/>
              </w:rPr>
            </w:pPr>
            <w:ins w:author="Anthony Cedeno" w:date="2021-03-14T10:14:56.962Z" w:id="546774540">
              <w:r w:rsidRPr="53A406BB" w:rsidR="53A406BB">
                <w:rPr>
                  <w:rFonts w:ascii="Calibri" w:hAnsi="Calibri" w:eastAsia="Calibri Light" w:cs="Calibri"/>
                  <w:sz w:val="28"/>
                  <w:szCs w:val="28"/>
                </w:rPr>
                <w:t>Responsibilities </w:t>
              </w:r>
            </w:ins>
          </w:p>
        </w:tc>
      </w:tr>
      <w:tr w:rsidR="53A406BB" w:rsidTr="72921540" w14:paraId="520E277F">
        <w:trPr>
          <w:ins w:author="Anthony Cedeno" w:date="2021-03-14T10:14:56Z" w:id="1523568784"/>
        </w:trPr>
        <w:tc>
          <w:tcPr>
            <w:cnfStyle w:val="001000000000" w:firstRow="0" w:lastRow="0" w:firstColumn="1" w:lastColumn="0" w:oddVBand="0" w:evenVBand="0" w:oddHBand="0" w:evenHBand="0" w:firstRowFirstColumn="0" w:firstRowLastColumn="0" w:lastRowFirstColumn="0" w:lastRowLastColumn="0"/>
            <w:tcW w:w="2145" w:type="dxa"/>
            <w:tcMar/>
          </w:tcPr>
          <w:p w:rsidR="53A406BB" w:rsidP="53A406BB" w:rsidRDefault="53A406BB" w14:paraId="595CDB1E" w14:textId="743EAE71">
            <w:pPr>
              <w:spacing w:after="200" w:line="276" w:lineRule="auto"/>
              <w:rPr>
                <w:rFonts w:ascii="Calibri" w:hAnsi="Calibri" w:eastAsia="Calibri Light" w:cs="Calibri"/>
                <w:sz w:val="22"/>
                <w:szCs w:val="22"/>
              </w:rPr>
            </w:pPr>
            <w:ins w:author="Anthony Cedeno" w:date="2021-03-14T10:14:56.962Z" w:id="313959607">
              <w:r w:rsidRPr="53A406BB" w:rsidR="53A406BB">
                <w:rPr>
                  <w:rFonts w:ascii="Calibri" w:hAnsi="Calibri" w:eastAsia="Calibri Light" w:cs="Calibri"/>
                  <w:sz w:val="22"/>
                  <w:szCs w:val="22"/>
                </w:rPr>
                <w:t>Nicholas Ballo</w:t>
              </w:r>
            </w:ins>
          </w:p>
        </w:tc>
        <w:tc>
          <w:tcPr>
            <w:cnfStyle w:val="000000000000" w:firstRow="0" w:lastRow="0" w:firstColumn="0" w:lastColumn="0" w:oddVBand="0" w:evenVBand="0" w:oddHBand="0" w:evenHBand="0" w:firstRowFirstColumn="0" w:firstRowLastColumn="0" w:lastRowFirstColumn="0" w:lastRowLastColumn="0"/>
            <w:tcW w:w="1620" w:type="dxa"/>
            <w:tcMar/>
          </w:tcPr>
          <w:p w:rsidR="53A406BB" w:rsidP="53A406BB" w:rsidRDefault="53A406BB" w14:paraId="6F7B55FD" w14:textId="10D96707">
            <w:pPr>
              <w:spacing w:after="200" w:line="276" w:lineRule="auto"/>
              <w:rPr>
                <w:rFonts w:ascii="Calibri" w:hAnsi="Calibri" w:eastAsia="Calibri Light" w:cs="Calibri"/>
                <w:sz w:val="22"/>
                <w:szCs w:val="22"/>
              </w:rPr>
            </w:pPr>
            <w:ins w:author="Anthony Cedeno" w:date="2021-03-14T10:14:56.962Z" w:id="437040323">
              <w:r w:rsidRPr="53A406BB" w:rsidR="53A406BB">
                <w:rPr>
                  <w:rFonts w:ascii="Calibri" w:hAnsi="Calibri" w:eastAsia="Calibri Light" w:cs="Calibri"/>
                  <w:sz w:val="22"/>
                  <w:szCs w:val="22"/>
                </w:rPr>
                <w:t>Test Manager </w:t>
              </w:r>
            </w:ins>
          </w:p>
        </w:tc>
        <w:tc>
          <w:tcPr>
            <w:cnfStyle w:val="000000000000" w:firstRow="0" w:lastRow="0" w:firstColumn="0" w:lastColumn="0" w:oddVBand="0" w:evenVBand="0" w:oddHBand="0" w:evenHBand="0" w:firstRowFirstColumn="0" w:firstRowLastColumn="0" w:lastRowFirstColumn="0" w:lastRowLastColumn="0"/>
            <w:tcW w:w="5565" w:type="dxa"/>
            <w:tcMar/>
          </w:tcPr>
          <w:p w:rsidR="53A406BB" w:rsidP="53A406BB" w:rsidRDefault="53A406BB" w14:paraId="29DC5EC8" w14:textId="2AF4A9D0">
            <w:pPr>
              <w:spacing w:after="200" w:line="276" w:lineRule="auto"/>
              <w:rPr>
                <w:ins w:author="Anthony Cedeno" w:date="2021-03-14T10:14:56.962Z" w:id="977063515"/>
                <w:rFonts w:ascii="Calibri" w:hAnsi="Calibri" w:eastAsia="Calibri Light" w:cs="Calibri"/>
                <w:sz w:val="22"/>
                <w:szCs w:val="22"/>
              </w:rPr>
            </w:pPr>
            <w:ins w:author="Anthony Cedeno" w:date="2021-03-14T10:14:56.962Z" w:id="449722003">
              <w:r w:rsidRPr="53A406BB" w:rsidR="53A406BB">
                <w:rPr>
                  <w:rFonts w:ascii="Calibri" w:hAnsi="Calibri" w:eastAsia="Calibri Light" w:cs="Calibri"/>
                  <w:sz w:val="22"/>
                  <w:szCs w:val="22"/>
                </w:rPr>
                <w:t>Ensure proper planning and management of test resources.</w:t>
              </w:r>
            </w:ins>
          </w:p>
          <w:p w:rsidR="53A406BB" w:rsidP="53A406BB" w:rsidRDefault="53A406BB" w14:paraId="0A984B43" w14:textId="6ED4C18B">
            <w:pPr>
              <w:spacing w:after="200" w:line="276" w:lineRule="auto"/>
              <w:rPr>
                <w:ins w:author="Anthony Cedeno" w:date="2021-03-14T10:14:56.963Z" w:id="99197512"/>
                <w:rFonts w:ascii="Calibri" w:hAnsi="Calibri" w:eastAsia="Calibri Light" w:cs="Calibri"/>
                <w:sz w:val="22"/>
                <w:szCs w:val="22"/>
              </w:rPr>
            </w:pPr>
            <w:ins w:author="Anthony Cedeno" w:date="2021-03-14T10:14:56.963Z" w:id="1794326179">
              <w:r w:rsidRPr="53A406BB" w:rsidR="53A406BB">
                <w:rPr>
                  <w:rFonts w:ascii="Calibri" w:hAnsi="Calibri" w:eastAsia="Calibri Light" w:cs="Calibri"/>
                  <w:sz w:val="22"/>
                  <w:szCs w:val="22"/>
                </w:rPr>
                <w:t>Assess the progress and effectiveness of the testing effort.</w:t>
              </w:r>
            </w:ins>
          </w:p>
          <w:p w:rsidR="53A406BB" w:rsidP="53A406BB" w:rsidRDefault="53A406BB" w14:paraId="0943C3A6" w14:textId="2C8C1021">
            <w:pPr>
              <w:spacing w:after="200" w:line="276" w:lineRule="auto"/>
              <w:rPr>
                <w:rFonts w:ascii="Calibri" w:hAnsi="Calibri" w:eastAsia="Calibri Light" w:cs="Calibri"/>
                <w:sz w:val="22"/>
                <w:szCs w:val="22"/>
              </w:rPr>
            </w:pPr>
            <w:ins w:author="Anthony Cedeno" w:date="2021-03-14T10:14:56.963Z" w:id="1998066207">
              <w:r w:rsidRPr="53A406BB" w:rsidR="53A406BB">
                <w:rPr>
                  <w:rFonts w:ascii="Calibri" w:hAnsi="Calibri" w:eastAsia="Calibri Light" w:cs="Calibri"/>
                  <w:sz w:val="22"/>
                  <w:szCs w:val="22"/>
                </w:rPr>
                <w:t>Support the appropriate level of quality with the resolution of significant defects.</w:t>
              </w:r>
            </w:ins>
          </w:p>
        </w:tc>
      </w:tr>
      <w:tr w:rsidR="53A406BB" w:rsidTr="72921540" w14:paraId="3C47AEC9">
        <w:trPr>
          <w:ins w:author="Anthony Cedeno" w:date="2021-03-14T10:14:56Z" w:id="2112057306"/>
        </w:trPr>
        <w:tc>
          <w:tcPr>
            <w:cnfStyle w:val="001000000000" w:firstRow="0" w:lastRow="0" w:firstColumn="1" w:lastColumn="0" w:oddVBand="0" w:evenVBand="0" w:oddHBand="0" w:evenHBand="0" w:firstRowFirstColumn="0" w:firstRowLastColumn="0" w:lastRowFirstColumn="0" w:lastRowLastColumn="0"/>
            <w:tcW w:w="2145" w:type="dxa"/>
            <w:tcMar/>
          </w:tcPr>
          <w:p w:rsidR="53A406BB" w:rsidP="53A406BB" w:rsidRDefault="53A406BB" w14:paraId="50340585">
            <w:pPr>
              <w:spacing w:after="200" w:line="276" w:lineRule="auto"/>
              <w:rPr>
                <w:ins w:author="Anthony Cedeno" w:date="2021-03-14T10:14:56.963Z" w:id="1984269726"/>
                <w:rFonts w:ascii="Calibri" w:hAnsi="Calibri" w:eastAsia="Calibri Light" w:cs="Calibri"/>
                <w:b w:val="0"/>
                <w:bCs w:val="0"/>
                <w:sz w:val="22"/>
                <w:szCs w:val="22"/>
              </w:rPr>
            </w:pPr>
            <w:ins w:author="Anthony Cedeno" w:date="2021-03-14T10:14:56.963Z" w:id="1002128989">
              <w:r w:rsidRPr="53A406BB" w:rsidR="53A406BB">
                <w:rPr>
                  <w:rFonts w:ascii="Calibri" w:hAnsi="Calibri" w:eastAsia="Calibri Light" w:cs="Calibri"/>
                  <w:sz w:val="22"/>
                  <w:szCs w:val="22"/>
                </w:rPr>
                <w:t>Eugene Kim</w:t>
              </w:r>
            </w:ins>
          </w:p>
          <w:p w:rsidR="53A406BB" w:rsidP="53A406BB" w:rsidRDefault="53A406BB" w14:paraId="21BE3E7F" w14:textId="04D57952">
            <w:pPr>
              <w:spacing w:after="200" w:line="276" w:lineRule="auto"/>
              <w:rPr>
                <w:rFonts w:ascii="Calibri" w:hAnsi="Calibri" w:eastAsia="Calibri Light" w:cs="Calibri"/>
                <w:sz w:val="22"/>
                <w:szCs w:val="22"/>
              </w:rPr>
            </w:pPr>
            <w:ins w:author="Anthony Cedeno" w:date="2021-03-14T10:14:56.963Z" w:id="1706423219">
              <w:r w:rsidRPr="53A406BB" w:rsidR="53A406BB">
                <w:rPr>
                  <w:rFonts w:ascii="Calibri" w:hAnsi="Calibri" w:eastAsia="Calibri Light" w:cs="Calibri"/>
                  <w:sz w:val="22"/>
                  <w:szCs w:val="22"/>
                </w:rPr>
                <w:t>Stefon Williams</w:t>
              </w:r>
            </w:ins>
          </w:p>
        </w:tc>
        <w:tc>
          <w:tcPr>
            <w:cnfStyle w:val="000000000000" w:firstRow="0" w:lastRow="0" w:firstColumn="0" w:lastColumn="0" w:oddVBand="0" w:evenVBand="0" w:oddHBand="0" w:evenHBand="0" w:firstRowFirstColumn="0" w:firstRowLastColumn="0" w:lastRowFirstColumn="0" w:lastRowLastColumn="0"/>
            <w:tcW w:w="1620" w:type="dxa"/>
            <w:tcMar/>
          </w:tcPr>
          <w:p w:rsidR="53A406BB" w:rsidP="53A406BB" w:rsidRDefault="53A406BB" w14:paraId="29D6BDB0" w14:textId="36792484">
            <w:pPr>
              <w:spacing w:after="200" w:line="276" w:lineRule="auto"/>
              <w:rPr>
                <w:rFonts w:ascii="Calibri" w:hAnsi="Calibri" w:eastAsia="Calibri Light" w:cs="Calibri"/>
                <w:sz w:val="22"/>
                <w:szCs w:val="22"/>
              </w:rPr>
            </w:pPr>
            <w:ins w:author="Anthony Cedeno" w:date="2021-03-14T10:14:56.964Z" w:id="2030887284">
              <w:r w:rsidRPr="53A406BB" w:rsidR="53A406BB">
                <w:rPr>
                  <w:rFonts w:ascii="Calibri" w:hAnsi="Calibri" w:eastAsia="Calibri Light" w:cs="Calibri"/>
                  <w:sz w:val="22"/>
                  <w:szCs w:val="22"/>
                </w:rPr>
                <w:t>Test Analyst  </w:t>
              </w:r>
            </w:ins>
          </w:p>
        </w:tc>
        <w:tc>
          <w:tcPr>
            <w:cnfStyle w:val="000000000000" w:firstRow="0" w:lastRow="0" w:firstColumn="0" w:lastColumn="0" w:oddVBand="0" w:evenVBand="0" w:oddHBand="0" w:evenHBand="0" w:firstRowFirstColumn="0" w:firstRowLastColumn="0" w:lastRowFirstColumn="0" w:lastRowLastColumn="0"/>
            <w:tcW w:w="5565" w:type="dxa"/>
            <w:tcMar/>
          </w:tcPr>
          <w:p w:rsidR="53A406BB" w:rsidP="53A406BB" w:rsidRDefault="53A406BB" w14:paraId="377AF6C3" w14:textId="4D53ABF5">
            <w:pPr>
              <w:spacing w:after="200" w:line="276" w:lineRule="auto"/>
              <w:rPr>
                <w:ins w:author="Anthony Cedeno" w:date="2021-03-14T10:14:56.964Z" w:id="100821354"/>
                <w:rFonts w:ascii="Calibri" w:hAnsi="Calibri" w:eastAsia="Calibri Light" w:cs="Calibri"/>
                <w:sz w:val="22"/>
                <w:szCs w:val="22"/>
              </w:rPr>
            </w:pPr>
            <w:ins w:author="Anthony Cedeno" w:date="2021-03-14T10:14:56.964Z" w:id="1581375746">
              <w:r w:rsidRPr="53A406BB" w:rsidR="53A406BB">
                <w:rPr>
                  <w:rFonts w:ascii="Calibri" w:hAnsi="Calibri" w:eastAsia="Calibri Light" w:cs="Calibri"/>
                  <w:sz w:val="22"/>
                  <w:szCs w:val="22"/>
                </w:rPr>
                <w:t>Identify and define the necessary tests. </w:t>
              </w:r>
            </w:ins>
          </w:p>
          <w:p w:rsidR="53A406BB" w:rsidP="53A406BB" w:rsidRDefault="53A406BB" w14:paraId="18C62873" w14:textId="7699634B">
            <w:pPr>
              <w:spacing w:after="200" w:line="276" w:lineRule="auto"/>
              <w:rPr>
                <w:ins w:author="Anthony Cedeno" w:date="2021-03-14T10:14:56.964Z" w:id="225767691"/>
                <w:rFonts w:ascii="Calibri" w:hAnsi="Calibri" w:eastAsia="Calibri Light" w:cs="Calibri"/>
                <w:sz w:val="22"/>
                <w:szCs w:val="22"/>
              </w:rPr>
            </w:pPr>
            <w:ins w:author="Anthony Cedeno" w:date="2021-03-14T10:14:56.964Z" w:id="886880742">
              <w:r w:rsidRPr="53A406BB" w:rsidR="53A406BB">
                <w:rPr>
                  <w:rFonts w:ascii="Calibri" w:hAnsi="Calibri" w:eastAsia="Calibri Light" w:cs="Calibri"/>
                  <w:sz w:val="22"/>
                  <w:szCs w:val="22"/>
                </w:rPr>
                <w:t>Detailed monitoring of the tests. </w:t>
              </w:r>
            </w:ins>
          </w:p>
          <w:p w:rsidR="53A406BB" w:rsidP="53A406BB" w:rsidRDefault="53A406BB" w14:paraId="1EEFC1A0" w14:textId="57285514">
            <w:pPr>
              <w:spacing w:after="200" w:line="276" w:lineRule="auto"/>
              <w:rPr>
                <w:ins w:author="Anthony Cedeno" w:date="2021-03-14T10:14:56.964Z" w:id="1422941517"/>
                <w:rFonts w:ascii="Calibri" w:hAnsi="Calibri" w:eastAsia="Calibri Light" w:cs="Calibri"/>
                <w:sz w:val="22"/>
                <w:szCs w:val="22"/>
              </w:rPr>
            </w:pPr>
            <w:ins w:author="Anthony Cedeno" w:date="2021-03-14T10:14:56.964Z" w:id="2042778949">
              <w:r w:rsidRPr="53A406BB" w:rsidR="53A406BB">
                <w:rPr>
                  <w:rFonts w:ascii="Calibri" w:hAnsi="Calibri" w:eastAsia="Calibri Light" w:cs="Calibri"/>
                  <w:sz w:val="22"/>
                  <w:szCs w:val="22"/>
                </w:rPr>
                <w:t>Collection and management of test data in each test</w:t>
              </w:r>
              <w:r w:rsidRPr="53A406BB" w:rsidR="53A406BB">
                <w:rPr>
                  <w:rFonts w:ascii="Calibri" w:hAnsi="Calibri" w:eastAsia="Times New Roman" w:cs="Calibri"/>
                  <w:sz w:val="22"/>
                  <w:szCs w:val="22"/>
                </w:rPr>
                <w:t xml:space="preserve"> </w:t>
              </w:r>
              <w:r w:rsidRPr="53A406BB" w:rsidR="53A406BB">
                <w:rPr>
                  <w:rFonts w:ascii="Calibri" w:hAnsi="Calibri" w:eastAsia="Calibri Light" w:cs="Calibri"/>
                  <w:sz w:val="22"/>
                  <w:szCs w:val="22"/>
                </w:rPr>
                <w:t>cycle. </w:t>
              </w:r>
            </w:ins>
          </w:p>
          <w:p w:rsidR="53A406BB" w:rsidP="53A406BB" w:rsidRDefault="53A406BB" w14:paraId="310EE637" w14:textId="7CB1934C">
            <w:pPr>
              <w:spacing w:after="200" w:line="276" w:lineRule="auto"/>
              <w:rPr>
                <w:rFonts w:ascii="Calibri" w:hAnsi="Calibri" w:eastAsia="Times New Roman" w:cs="Calibri"/>
                <w:sz w:val="22"/>
                <w:szCs w:val="22"/>
              </w:rPr>
            </w:pPr>
            <w:ins w:author="Anthony Cedeno" w:date="2021-03-14T10:14:56.964Z" w:id="74775241">
              <w:r w:rsidRPr="53A406BB" w:rsidR="53A406BB">
                <w:rPr>
                  <w:rFonts w:ascii="Calibri" w:hAnsi="Calibri" w:eastAsia="Calibri Light" w:cs="Calibri"/>
                  <w:sz w:val="22"/>
                  <w:szCs w:val="22"/>
                </w:rPr>
                <w:t>Overall quality assessment as a result of testing activity</w:t>
              </w:r>
              <w:r w:rsidRPr="53A406BB" w:rsidR="53A406BB">
                <w:rPr>
                  <w:rFonts w:ascii="Calibri" w:hAnsi="Calibri" w:eastAsia="Times New Roman" w:cs="Calibri"/>
                  <w:sz w:val="22"/>
                  <w:szCs w:val="22"/>
                </w:rPr>
                <w:t>. </w:t>
              </w:r>
            </w:ins>
          </w:p>
        </w:tc>
      </w:tr>
      <w:tr w:rsidR="53A406BB" w:rsidTr="72921540" w14:paraId="05ADD778">
        <w:trPr>
          <w:ins w:author="Anthony Cedeno" w:date="2021-03-14T10:14:56Z" w:id="2009055144"/>
        </w:trPr>
        <w:tc>
          <w:tcPr>
            <w:cnfStyle w:val="001000000000" w:firstRow="0" w:lastRow="0" w:firstColumn="1" w:lastColumn="0" w:oddVBand="0" w:evenVBand="0" w:oddHBand="0" w:evenHBand="0" w:firstRowFirstColumn="0" w:firstRowLastColumn="0" w:lastRowFirstColumn="0" w:lastRowLastColumn="0"/>
            <w:tcW w:w="2145" w:type="dxa"/>
            <w:tcMar/>
          </w:tcPr>
          <w:p w:rsidR="53A406BB" w:rsidP="53A406BB" w:rsidRDefault="53A406BB" w14:paraId="531A70E7" w14:textId="30B8169E">
            <w:pPr>
              <w:spacing w:after="200" w:line="276" w:lineRule="auto"/>
              <w:rPr>
                <w:ins w:author="Anthony Cedeno" w:date="2021-03-14T10:14:56.965Z" w:id="1446633892"/>
                <w:rFonts w:ascii="Calibri" w:hAnsi="Calibri" w:eastAsia="Calibri Light" w:cs="Calibri"/>
                <w:sz w:val="22"/>
                <w:szCs w:val="22"/>
              </w:rPr>
            </w:pPr>
            <w:ins w:author="Anthony Cedeno" w:date="2021-03-14T10:14:56.965Z" w:id="71158790">
              <w:r w:rsidRPr="53A406BB" w:rsidR="53A406BB">
                <w:rPr>
                  <w:rFonts w:ascii="Calibri" w:hAnsi="Calibri" w:eastAsia="Calibri Light" w:cs="Calibri"/>
                  <w:sz w:val="22"/>
                  <w:szCs w:val="22"/>
                </w:rPr>
                <w:t>Sohail Sobhani</w:t>
              </w:r>
            </w:ins>
          </w:p>
          <w:p w:rsidR="53A406BB" w:rsidP="53A406BB" w:rsidRDefault="53A406BB" w14:paraId="4F50AA5F" w14:textId="074A5A9B">
            <w:pPr>
              <w:spacing w:after="200" w:line="276" w:lineRule="auto"/>
              <w:rPr>
                <w:ins w:author="Anthony Cedeno" w:date="2021-03-14T10:14:56.965Z" w:id="192368897"/>
                <w:rFonts w:ascii="Calibri" w:hAnsi="Calibri" w:eastAsia="Calibri Light" w:cs="Calibri"/>
                <w:sz w:val="22"/>
                <w:szCs w:val="22"/>
              </w:rPr>
            </w:pPr>
            <w:ins w:author="Anthony Cedeno" w:date="2021-03-14T10:14:56.965Z" w:id="312964270">
              <w:r w:rsidRPr="53A406BB" w:rsidR="53A406BB">
                <w:rPr>
                  <w:rFonts w:ascii="Calibri" w:hAnsi="Calibri" w:eastAsia="Calibri Light" w:cs="Calibri"/>
                  <w:sz w:val="22"/>
                  <w:szCs w:val="22"/>
                </w:rPr>
                <w:t>Abdul Kamara</w:t>
              </w:r>
            </w:ins>
          </w:p>
          <w:p w:rsidR="53A406BB" w:rsidP="53A406BB" w:rsidRDefault="53A406BB" w14:paraId="01E3C6C5" w14:textId="28C15B2A">
            <w:pPr>
              <w:pStyle w:val="Normal"/>
              <w:spacing w:after="200" w:line="276" w:lineRule="auto"/>
              <w:rPr>
                <w:rFonts w:ascii="Calibri" w:hAnsi="Calibri" w:eastAsia="Calibri Light" w:cs="Calibri"/>
                <w:sz w:val="22"/>
                <w:szCs w:val="22"/>
              </w:rPr>
            </w:pPr>
            <w:ins w:author="Anthony Cedeno" w:date="2021-03-14T10:14:56.965Z" w:id="1191131937">
              <w:r w:rsidRPr="53A406BB" w:rsidR="53A406BB">
                <w:rPr>
                  <w:rFonts w:ascii="Calibri" w:hAnsi="Calibri" w:eastAsia="Calibri Light" w:cs="Calibri"/>
                  <w:sz w:val="22"/>
                  <w:szCs w:val="22"/>
                </w:rPr>
                <w:t>Anthony Cedeno</w:t>
              </w:r>
            </w:ins>
          </w:p>
        </w:tc>
        <w:tc>
          <w:tcPr>
            <w:cnfStyle w:val="000000000000" w:firstRow="0" w:lastRow="0" w:firstColumn="0" w:lastColumn="0" w:oddVBand="0" w:evenVBand="0" w:oddHBand="0" w:evenHBand="0" w:firstRowFirstColumn="0" w:firstRowLastColumn="0" w:lastRowFirstColumn="0" w:lastRowLastColumn="0"/>
            <w:tcW w:w="1620" w:type="dxa"/>
            <w:tcMar/>
          </w:tcPr>
          <w:p w:rsidR="53A406BB" w:rsidP="53A406BB" w:rsidRDefault="53A406BB" w14:paraId="1617B31E" w14:textId="720607CC">
            <w:pPr>
              <w:spacing w:after="200" w:line="276" w:lineRule="auto"/>
              <w:rPr>
                <w:rFonts w:ascii="Calibri" w:hAnsi="Calibri" w:eastAsia="Calibri Light" w:cs="Calibri"/>
                <w:sz w:val="22"/>
                <w:szCs w:val="22"/>
              </w:rPr>
            </w:pPr>
            <w:ins w:author="Anthony Cedeno" w:date="2021-03-14T10:14:56.965Z" w:id="131936736">
              <w:r w:rsidRPr="53A406BB" w:rsidR="53A406BB">
                <w:rPr>
                  <w:rFonts w:ascii="Calibri" w:hAnsi="Calibri" w:eastAsia="Calibri Light" w:cs="Calibri"/>
                  <w:sz w:val="22"/>
                  <w:szCs w:val="22"/>
                </w:rPr>
                <w:t>Test Analysts / Tester </w:t>
              </w:r>
            </w:ins>
          </w:p>
        </w:tc>
        <w:tc>
          <w:tcPr>
            <w:cnfStyle w:val="000000000000" w:firstRow="0" w:lastRow="0" w:firstColumn="0" w:lastColumn="0" w:oddVBand="0" w:evenVBand="0" w:oddHBand="0" w:evenHBand="0" w:firstRowFirstColumn="0" w:firstRowLastColumn="0" w:lastRowFirstColumn="0" w:lastRowLastColumn="0"/>
            <w:tcW w:w="5565" w:type="dxa"/>
            <w:tcMar/>
          </w:tcPr>
          <w:p w:rsidR="53A406BB" w:rsidP="53A406BB" w:rsidRDefault="53A406BB" w14:paraId="1B743762" w14:textId="75BA8CA6">
            <w:pPr>
              <w:spacing w:after="200" w:line="276" w:lineRule="auto"/>
              <w:rPr>
                <w:ins w:author="Anthony Cedeno" w:date="2021-03-14T10:14:56.965Z" w:id="1409051264"/>
                <w:rFonts w:ascii="Calibri" w:hAnsi="Calibri" w:eastAsia="Calibri Light" w:cs="Calibri"/>
                <w:sz w:val="22"/>
                <w:szCs w:val="22"/>
              </w:rPr>
            </w:pPr>
            <w:ins w:author="Anthony Cedeno" w:date="2021-03-14T10:14:56.965Z" w:id="702518046">
              <w:r w:rsidRPr="53A406BB" w:rsidR="53A406BB">
                <w:rPr>
                  <w:rFonts w:ascii="Calibri" w:hAnsi="Calibri" w:eastAsia="Calibri Light" w:cs="Calibri"/>
                  <w:sz w:val="22"/>
                  <w:szCs w:val="22"/>
                </w:rPr>
                <w:t>Perform responsibilities of a Test Analyst</w:t>
              </w:r>
            </w:ins>
          </w:p>
          <w:p w:rsidR="53A406BB" w:rsidP="53A406BB" w:rsidRDefault="53A406BB" w14:paraId="58AC6DD8" w14:textId="738E0077">
            <w:pPr>
              <w:spacing w:after="200" w:line="276" w:lineRule="auto"/>
              <w:rPr>
                <w:ins w:author="Anthony Cedeno" w:date="2021-03-14T10:14:56.965Z" w:id="348900649"/>
                <w:rFonts w:ascii="Calibri" w:hAnsi="Calibri" w:eastAsia="Calibri Light" w:cs="Calibri"/>
                <w:sz w:val="22"/>
                <w:szCs w:val="22"/>
              </w:rPr>
            </w:pPr>
            <w:ins w:author="Anthony Cedeno" w:date="2021-03-14T10:14:56.965Z" w:id="859183314">
              <w:r w:rsidRPr="53A406BB" w:rsidR="53A406BB">
                <w:rPr>
                  <w:rFonts w:ascii="Calibri" w:hAnsi="Calibri" w:eastAsia="Calibri Light" w:cs="Calibri"/>
                  <w:sz w:val="22"/>
                  <w:szCs w:val="22"/>
                </w:rPr>
                <w:t>Responsible for executing test cases. </w:t>
              </w:r>
            </w:ins>
          </w:p>
          <w:p w:rsidR="53A406BB" w:rsidP="53A406BB" w:rsidRDefault="53A406BB" w14:paraId="1097067E" w14:textId="0F728185">
            <w:pPr>
              <w:spacing w:after="200" w:line="276" w:lineRule="auto"/>
              <w:rPr>
                <w:ins w:author="Anthony Cedeno" w:date="2021-03-14T10:14:56.966Z" w:id="1568558488"/>
                <w:rFonts w:ascii="Calibri" w:hAnsi="Calibri" w:eastAsia="Calibri Light" w:cs="Calibri"/>
                <w:sz w:val="22"/>
                <w:szCs w:val="22"/>
              </w:rPr>
            </w:pPr>
            <w:ins w:author="Anthony Cedeno" w:date="2021-03-14T10:14:56.965Z" w:id="90182773">
              <w:r w:rsidRPr="53A406BB" w:rsidR="53A406BB">
                <w:rPr>
                  <w:rFonts w:ascii="Calibri" w:hAnsi="Calibri" w:eastAsia="Calibri Light" w:cs="Calibri"/>
                  <w:sz w:val="22"/>
                  <w:szCs w:val="22"/>
                </w:rPr>
                <w:t>Identify and report REST calls defects within the software. </w:t>
              </w:r>
            </w:ins>
          </w:p>
          <w:p w:rsidR="53A406BB" w:rsidP="53A406BB" w:rsidRDefault="53A406BB" w14:paraId="14F1B040" w14:textId="499A2561">
            <w:pPr>
              <w:spacing w:after="200" w:line="276" w:lineRule="auto"/>
              <w:rPr>
                <w:rFonts w:ascii="Calibri" w:hAnsi="Calibri" w:eastAsia="Calibri Light" w:cs="Calibri"/>
                <w:sz w:val="22"/>
                <w:szCs w:val="22"/>
              </w:rPr>
            </w:pPr>
            <w:ins w:author="Anthony Cedeno" w:date="2021-03-14T10:14:56.966Z" w:id="718885083">
              <w:r w:rsidRPr="53A406BB" w:rsidR="53A406BB">
                <w:rPr>
                  <w:rFonts w:ascii="Calibri" w:hAnsi="Calibri" w:eastAsia="Calibri Light" w:cs="Calibri"/>
                  <w:sz w:val="22"/>
                  <w:szCs w:val="22"/>
                </w:rPr>
                <w:t>Follow-up test resolutions and subsequent verification.  </w:t>
              </w:r>
            </w:ins>
          </w:p>
        </w:tc>
      </w:tr>
      <w:tr w:rsidR="53A406BB" w:rsidTr="72921540" w14:paraId="24A27C23">
        <w:trPr>
          <w:ins w:author="Anthony Cedeno" w:date="2021-03-14T10:14:56.966Z" w:id="1891740497"/>
        </w:trPr>
        <w:tc>
          <w:tcPr>
            <w:cnfStyle w:val="001000000000" w:firstRow="0" w:lastRow="0" w:firstColumn="1" w:lastColumn="0" w:oddVBand="0" w:evenVBand="0" w:oddHBand="0" w:evenHBand="0" w:firstRowFirstColumn="0" w:firstRowLastColumn="0" w:lastRowFirstColumn="0" w:lastRowLastColumn="0"/>
            <w:tcW w:w="2145" w:type="dxa"/>
            <w:tcMar/>
          </w:tcPr>
          <w:p w:rsidR="53A406BB" w:rsidP="53A406BB" w:rsidRDefault="53A406BB" w14:paraId="39FCDB31" w14:textId="02B9EADE">
            <w:pPr>
              <w:spacing w:after="200" w:line="276" w:lineRule="auto"/>
              <w:rPr>
                <w:ins w:author="Anthony Cedeno" w:date="2021-03-14T10:14:56.966Z" w:id="927353748"/>
                <w:rFonts w:ascii="Calibri" w:hAnsi="Calibri" w:eastAsia="Calibri Light" w:cs="Calibri"/>
                <w:sz w:val="22"/>
                <w:szCs w:val="22"/>
              </w:rPr>
            </w:pPr>
            <w:ins w:author="Anthony Cedeno" w:date="2021-03-14T10:14:56.966Z" w:id="510150032">
              <w:r w:rsidRPr="53A406BB" w:rsidR="53A406BB">
                <w:rPr>
                  <w:rFonts w:ascii="Calibri" w:hAnsi="Calibri" w:eastAsia="Calibri Light" w:cs="Calibri"/>
                  <w:sz w:val="22"/>
                  <w:szCs w:val="22"/>
                </w:rPr>
                <w:t>Caleb Crickette</w:t>
              </w:r>
            </w:ins>
          </w:p>
          <w:p w:rsidR="53A406BB" w:rsidP="53A406BB" w:rsidRDefault="53A406BB" w14:paraId="6159ED58" w14:textId="4AAFF469">
            <w:pPr>
              <w:spacing w:after="200" w:line="276" w:lineRule="auto"/>
              <w:rPr>
                <w:ins w:author="Anthony Cedeno" w:date="2021-03-14T10:14:56.966Z" w:id="1940027781"/>
                <w:rFonts w:ascii="Calibri" w:hAnsi="Calibri" w:eastAsia="Calibri Light" w:cs="Calibri"/>
                <w:sz w:val="22"/>
                <w:szCs w:val="22"/>
              </w:rPr>
            </w:pPr>
            <w:ins w:author="Anthony Cedeno" w:date="2021-03-14T10:14:56.966Z" w:id="2127185312">
              <w:r w:rsidRPr="53A406BB" w:rsidR="53A406BB">
                <w:rPr>
                  <w:rFonts w:ascii="Calibri" w:hAnsi="Calibri" w:eastAsia="Calibri Light" w:cs="Calibri"/>
                  <w:sz w:val="22"/>
                  <w:szCs w:val="22"/>
                </w:rPr>
                <w:t>Thomas Barton</w:t>
              </w:r>
            </w:ins>
          </w:p>
          <w:p w:rsidR="53A406BB" w:rsidP="53A406BB" w:rsidRDefault="53A406BB" w14:paraId="622EC728" w14:textId="3CF5BD85">
            <w:pPr>
              <w:spacing w:after="200" w:line="276" w:lineRule="auto"/>
              <w:rPr>
                <w:ins w:author="Anthony Cedeno" w:date="2021-03-14T10:14:56.966Z" w:id="1883196636"/>
                <w:rFonts w:ascii="Calibri" w:hAnsi="Calibri" w:eastAsia="Calibri Light" w:cs="Calibri"/>
                <w:sz w:val="22"/>
                <w:szCs w:val="22"/>
              </w:rPr>
            </w:pPr>
            <w:ins w:author="Anthony Cedeno" w:date="2021-03-14T10:14:56.966Z" w:id="930111757">
              <w:r w:rsidRPr="53A406BB" w:rsidR="53A406BB">
                <w:rPr>
                  <w:rFonts w:ascii="Calibri" w:hAnsi="Calibri" w:eastAsia="Calibri Light" w:cs="Calibri"/>
                  <w:sz w:val="22"/>
                  <w:szCs w:val="22"/>
                </w:rPr>
                <w:t>Sohail Sobhani</w:t>
              </w:r>
            </w:ins>
          </w:p>
          <w:p w:rsidR="53A406BB" w:rsidP="7B8A2FFB" w:rsidRDefault="53A406BB" w14:paraId="660DA19B" w14:textId="1F00820A">
            <w:pPr>
              <w:spacing w:after="200" w:line="276" w:lineRule="auto"/>
              <w:rPr>
                <w:ins w:author="Caleb Crickette" w:date="2021-03-14T17:45:03.308Z" w:id="847253154"/>
                <w:rFonts w:ascii="Calibri" w:hAnsi="Calibri" w:eastAsia="Calibri Light" w:cs="Calibri"/>
                <w:sz w:val="22"/>
                <w:szCs w:val="22"/>
              </w:rPr>
            </w:pPr>
            <w:ins w:author="Anthony Cedeno" w:date="2021-03-14T10:14:56.966Z" w:id="1075438928">
              <w:r w:rsidRPr="7B8A2FFB" w:rsidR="73829763">
                <w:rPr>
                  <w:rFonts w:ascii="Calibri" w:hAnsi="Calibri" w:eastAsia="Calibri Light" w:cs="Calibri"/>
                  <w:sz w:val="22"/>
                  <w:szCs w:val="22"/>
                </w:rPr>
                <w:t>Abdul Kamara</w:t>
              </w:r>
            </w:ins>
          </w:p>
          <w:p w:rsidR="53A406BB" w:rsidP="7B8A2FFB" w:rsidRDefault="53A406BB" w14:paraId="6D36AA92" w14:textId="797D71A2">
            <w:pPr>
              <w:pStyle w:val="Normal"/>
              <w:spacing w:after="200" w:line="276" w:lineRule="auto"/>
              <w:rPr>
                <w:rFonts w:ascii="Calibri" w:hAnsi="Calibri" w:eastAsia="Calibri Light" w:cs="Calibri"/>
                <w:sz w:val="22"/>
                <w:szCs w:val="22"/>
              </w:rPr>
            </w:pPr>
            <w:ins w:author="Caleb Crickette" w:date="2021-03-14T17:45:05.521Z" w:id="1077014910">
              <w:r w:rsidRPr="72921540" w:rsidR="6579EBDF">
                <w:rPr>
                  <w:rFonts w:ascii="Calibri" w:hAnsi="Calibri" w:eastAsia="Calibri Light" w:cs="Calibri"/>
                  <w:sz w:val="22"/>
                  <w:szCs w:val="22"/>
                </w:rPr>
                <w:t>Geoff</w:t>
              </w:r>
              <w:del w:author="Anthony Cedeno" w:date="2021-03-15T00:45:51.178Z" w:id="1058180883">
                <w:r w:rsidRPr="72921540" w:rsidDel="6579EBDF">
                  <w:rPr>
                    <w:rFonts w:ascii="Calibri" w:hAnsi="Calibri" w:eastAsia="Calibri Light" w:cs="Calibri"/>
                    <w:sz w:val="22"/>
                    <w:szCs w:val="22"/>
                  </w:rPr>
                  <w:delText>e</w:delText>
                </w:r>
              </w:del>
              <w:r w:rsidRPr="72921540" w:rsidR="6579EBDF">
                <w:rPr>
                  <w:rFonts w:ascii="Calibri" w:hAnsi="Calibri" w:eastAsia="Calibri Light" w:cs="Calibri"/>
                  <w:sz w:val="22"/>
                  <w:szCs w:val="22"/>
                </w:rPr>
                <w:t>rey</w:t>
              </w:r>
              <w:r w:rsidRPr="72921540" w:rsidR="6579EBDF">
                <w:rPr>
                  <w:rFonts w:ascii="Calibri" w:hAnsi="Calibri" w:eastAsia="Calibri Light" w:cs="Calibri"/>
                  <w:sz w:val="22"/>
                  <w:szCs w:val="22"/>
                </w:rPr>
                <w:t xml:space="preserve"> Dean</w:t>
              </w:r>
            </w:ins>
          </w:p>
        </w:tc>
        <w:tc>
          <w:tcPr>
            <w:cnfStyle w:val="000000000000" w:firstRow="0" w:lastRow="0" w:firstColumn="0" w:lastColumn="0" w:oddVBand="0" w:evenVBand="0" w:oddHBand="0" w:evenHBand="0" w:firstRowFirstColumn="0" w:firstRowLastColumn="0" w:lastRowFirstColumn="0" w:lastRowLastColumn="0"/>
            <w:tcW w:w="1620" w:type="dxa"/>
            <w:tcMar/>
          </w:tcPr>
          <w:p w:rsidR="53A406BB" w:rsidP="53A406BB" w:rsidRDefault="53A406BB" w14:paraId="092B4135" w14:textId="4C960159">
            <w:pPr>
              <w:spacing w:after="200" w:line="276" w:lineRule="auto"/>
              <w:rPr>
                <w:rFonts w:ascii="Calibri" w:hAnsi="Calibri" w:eastAsia="Calibri Light" w:cs="Calibri"/>
                <w:sz w:val="22"/>
                <w:szCs w:val="22"/>
              </w:rPr>
            </w:pPr>
            <w:ins w:author="Anthony Cedeno" w:date="2021-03-14T10:14:56.966Z" w:id="1540940792">
              <w:r w:rsidRPr="53A406BB" w:rsidR="53A406BB">
                <w:rPr>
                  <w:rFonts w:ascii="Calibri" w:hAnsi="Calibri" w:eastAsia="Calibri Light" w:cs="Calibri"/>
                  <w:sz w:val="22"/>
                  <w:szCs w:val="22"/>
                </w:rPr>
                <w:t>Developer </w:t>
              </w:r>
            </w:ins>
          </w:p>
        </w:tc>
        <w:tc>
          <w:tcPr>
            <w:cnfStyle w:val="000000000000" w:firstRow="0" w:lastRow="0" w:firstColumn="0" w:lastColumn="0" w:oddVBand="0" w:evenVBand="0" w:oddHBand="0" w:evenHBand="0" w:firstRowFirstColumn="0" w:firstRowLastColumn="0" w:lastRowFirstColumn="0" w:lastRowLastColumn="0"/>
            <w:tcW w:w="5565" w:type="dxa"/>
            <w:tcMar/>
          </w:tcPr>
          <w:p w:rsidR="53A406BB" w:rsidP="53A406BB" w:rsidRDefault="53A406BB" w14:paraId="0EE0D7AB" w14:textId="68CC5C34">
            <w:pPr>
              <w:spacing w:after="200" w:line="276" w:lineRule="auto"/>
              <w:rPr>
                <w:rFonts w:ascii="Calibri" w:hAnsi="Calibri" w:eastAsia="Calibri Light" w:cs="Calibri"/>
                <w:sz w:val="22"/>
                <w:szCs w:val="22"/>
              </w:rPr>
            </w:pPr>
            <w:ins w:author="Anthony Cedeno" w:date="2021-03-14T10:14:56.967Z" w:id="1318337361">
              <w:r w:rsidRPr="53A406BB" w:rsidR="53A406BB">
                <w:rPr>
                  <w:rFonts w:ascii="Calibri" w:hAnsi="Calibri" w:eastAsia="Calibri Light" w:cs="Calibri"/>
                  <w:sz w:val="22"/>
                  <w:szCs w:val="22"/>
                </w:rPr>
                <w:t>Will be responsible for fixing the identified UI and REST calls defects of the system. </w:t>
              </w:r>
            </w:ins>
          </w:p>
        </w:tc>
      </w:tr>
    </w:tbl>
    <w:p w:rsidR="41633C1B" w:rsidP="53A406BB" w:rsidRDefault="41633C1B" w14:paraId="4E368F58" w14:textId="6ED9EAB4">
      <w:pPr>
        <w:pStyle w:val="Heading2"/>
        <w:spacing w:before="200" w:after="120" w:line="271" w:lineRule="auto"/>
        <w:rPr>
          <w:ins w:author="Anthony Cedeno" w:date="2021-03-14T10:14:56.967Z" w:id="396157929"/>
          <w:rFonts w:ascii="Calibri" w:hAnsi="Calibri" w:eastAsia="Calibri Light" w:cs="Calibri"/>
          <w:smallCaps w:val="1"/>
          <w:color w:val="000000" w:themeColor="text1" w:themeTint="FF" w:themeShade="FF"/>
          <w:sz w:val="28"/>
          <w:szCs w:val="28"/>
        </w:rPr>
      </w:pPr>
    </w:p>
    <w:p w:rsidR="41633C1B" w:rsidP="53A406BB" w:rsidRDefault="41633C1B" w14:paraId="509D923C" w14:textId="77777777">
      <w:pPr>
        <w:spacing w:after="120" w:line="240" w:lineRule="atLeast"/>
        <w:rPr>
          <w:ins w:author="Anthony Cedeno" w:date="2021-03-14T10:14:56.967Z" w:id="1363075574"/>
        </w:rPr>
      </w:pPr>
    </w:p>
    <w:p w:rsidR="41633C1B" w:rsidP="53A406BB" w:rsidRDefault="41633C1B" w14:paraId="7A3C0BA6" w14:textId="4E2BCA34">
      <w:pPr>
        <w:pStyle w:val="Heading2"/>
        <w:spacing w:before="200" w:after="120" w:line="271" w:lineRule="auto"/>
        <w:rPr>
          <w:ins w:author="Anthony Cedeno" w:date="2021-03-14T10:14:56.967Z" w:id="1576403316"/>
          <w:rFonts w:ascii="Calibri" w:hAnsi="Calibri" w:eastAsia="Calibri Light" w:cs="Calibri"/>
          <w:smallCaps w:val="1"/>
          <w:color w:val="000000" w:themeColor="text1" w:themeTint="FF" w:themeShade="FF"/>
          <w:sz w:val="28"/>
          <w:szCs w:val="28"/>
        </w:rPr>
      </w:pPr>
      <w:ins w:author="Anthony Cedeno" w:date="2021-03-14T10:14:56.967Z" w:id="1655667412">
        <w:r w:rsidRPr="53A406BB" w:rsidR="7C5F07FC">
          <w:rPr>
            <w:rFonts w:ascii="Calibri" w:hAnsi="Calibri" w:eastAsia="Calibri Light" w:cs="Calibri"/>
            <w:smallCaps w:val="1"/>
            <w:color w:val="000000" w:themeColor="text1" w:themeTint="FF" w:themeShade="FF"/>
            <w:sz w:val="28"/>
            <w:szCs w:val="28"/>
          </w:rPr>
          <w:t>Testing Schedule</w:t>
        </w:r>
        <w:r w:rsidRPr="53A406BB" w:rsidR="7C5F07FC">
          <w:rPr>
            <w:rFonts w:ascii="Calibri" w:hAnsi="Calibri" w:eastAsia="Calibri Light" w:cs="Calibri"/>
            <w:smallCaps w:val="1"/>
            <w:color w:val="000000" w:themeColor="text1" w:themeTint="FF" w:themeShade="FF"/>
            <w:sz w:val="28"/>
            <w:szCs w:val="28"/>
          </w:rPr>
          <w:t> </w:t>
        </w:r>
      </w:ins>
    </w:p>
    <w:p w:rsidR="41633C1B" w:rsidP="53A406BB" w:rsidRDefault="41633C1B" w14:paraId="36319368" w14:textId="0C9BFEDB">
      <w:pPr>
        <w:spacing w:after="200" w:line="240" w:lineRule="atLeast"/>
        <w:jc w:val="both"/>
        <w:rPr>
          <w:ins w:author="Anthony Cedeno" w:date="2021-03-14T10:14:56.967Z" w:id="1805941559"/>
          <w:rFonts w:ascii="Calibri" w:hAnsi="Calibri" w:eastAsia="Calibri Light" w:cs="Calibri"/>
          <w:color w:val="000000" w:themeColor="text1" w:themeTint="FF" w:themeShade="FF"/>
        </w:rPr>
      </w:pPr>
      <w:ins w:author="Anthony Cedeno" w:date="2021-03-14T10:14:56.967Z" w:id="727748809">
        <w:r w:rsidRPr="53A406BB" w:rsidR="7C5F07FC">
          <w:rPr>
            <w:rFonts w:ascii="Calibri" w:hAnsi="Calibri" w:eastAsia="Calibri Light" w:cs="Calibri"/>
            <w:color w:val="000000" w:themeColor="text1" w:themeTint="FF" w:themeShade="FF"/>
          </w:rPr>
          <w:t>The schedule of the testing is: </w:t>
        </w:r>
      </w:ins>
    </w:p>
    <w:p w:rsidR="41633C1B" w:rsidP="53A406BB" w:rsidRDefault="41633C1B" w14:paraId="77D6272C" w14:textId="77777777">
      <w:pPr>
        <w:spacing w:after="200" w:line="240" w:lineRule="atLeast"/>
        <w:jc w:val="both"/>
        <w:rPr>
          <w:ins w:author="Anthony Cedeno" w:date="2021-03-14T10:14:56.967Z" w:id="1864656443"/>
          <w:rFonts w:ascii="Calibri" w:hAnsi="Calibri" w:eastAsia="Calibri Light" w:cs="Calibri"/>
          <w:color w:val="000000" w:themeColor="text1" w:themeTint="FF" w:themeShade="FF"/>
        </w:rPr>
      </w:pPr>
    </w:p>
    <w:p w:rsidR="41633C1B" w:rsidP="53A406BB" w:rsidRDefault="41633C1B" w14:paraId="1853DC5E" w14:textId="25A59DB3">
      <w:pPr>
        <w:spacing w:after="200" w:line="240" w:lineRule="atLeast"/>
        <w:jc w:val="center"/>
        <w:rPr>
          <w:ins w:author="Anthony Cedeno" w:date="2021-03-14T10:14:56.967Z" w:id="909973912"/>
          <w:rFonts w:ascii="Calibri" w:hAnsi="Calibri" w:eastAsia="Calibri Light" w:cs="Calibri"/>
          <w:color w:val="1F3864" w:themeColor="accent1" w:themeTint="FF" w:themeShade="80"/>
          <w:sz w:val="22"/>
          <w:szCs w:val="22"/>
        </w:rPr>
      </w:pPr>
      <w:ins w:author="Anthony Cedeno" w:date="2021-03-14T10:14:56.967Z" w:id="760624834">
        <w:r w:rsidRPr="53A406BB" w:rsidR="7C5F07FC">
          <w:rPr>
            <w:rFonts w:ascii="Calibri" w:hAnsi="Calibri" w:eastAsia="Calibri Light" w:cs="Calibri"/>
            <w:b w:val="1"/>
            <w:bCs w:val="1"/>
            <w:i w:val="1"/>
            <w:iCs w:val="1"/>
            <w:color w:val="1F3864" w:themeColor="accent1" w:themeTint="FF" w:themeShade="80"/>
            <w:sz w:val="22"/>
            <w:szCs w:val="22"/>
          </w:rPr>
          <w:t>Table 3: </w:t>
        </w:r>
        <w:r w:rsidRPr="53A406BB" w:rsidR="7C5F07FC">
          <w:rPr>
            <w:rFonts w:ascii="Calibri" w:hAnsi="Calibri" w:eastAsia="Calibri Light" w:cs="Calibri"/>
            <w:i w:val="1"/>
            <w:iCs w:val="1"/>
            <w:color w:val="1F3864" w:themeColor="accent1" w:themeTint="FF" w:themeShade="80"/>
            <w:sz w:val="22"/>
            <w:szCs w:val="22"/>
          </w:rPr>
          <w:t>Testing Schedule </w:t>
        </w:r>
      </w:ins>
    </w:p>
    <w:tbl>
      <w:tblPr>
        <w:tblStyle w:val="GridTable4-Accent1"/>
        <w:tblW w:w="0" w:type="auto"/>
        <w:tblLook w:val="04A0" w:firstRow="1" w:lastRow="0" w:firstColumn="1" w:lastColumn="0" w:noHBand="0" w:noVBand="1"/>
      </w:tblPr>
      <w:tblGrid>
        <w:gridCol w:w="1065"/>
        <w:gridCol w:w="4080"/>
        <w:gridCol w:w="1470"/>
        <w:gridCol w:w="1470"/>
        <w:gridCol w:w="1215"/>
      </w:tblGrid>
      <w:tr w:rsidR="53A406BB" w:rsidTr="53A406BB" w14:paraId="7841417A">
        <w:trPr>
          <w:trHeight w:val="315"/>
          <w:ins w:author="Anthony Cedeno" w:date="2021-03-14T10:14:56.967Z" w:id="1652321944"/>
        </w:trPr>
        <w:tc>
          <w:tcPr>
            <w:cnfStyle w:val="001000000000" w:firstRow="0" w:lastRow="0" w:firstColumn="1" w:lastColumn="0" w:oddVBand="0" w:evenVBand="0" w:oddHBand="0" w:evenHBand="0" w:firstRowFirstColumn="0" w:firstRowLastColumn="0" w:lastRowFirstColumn="0" w:lastRowLastColumn="0"/>
            <w:tcW w:w="1065" w:type="dxa"/>
            <w:tcBorders>
              <w:top w:val="single" w:color="4472C4" w:themeColor="accent1" w:sz="6"/>
              <w:left w:val="single" w:color="4472C4" w:themeColor="accent1" w:sz="6"/>
              <w:bottom w:val="single" w:color="4472C4" w:themeColor="accent1" w:sz="6"/>
            </w:tcBorders>
            <w:tcMar/>
            <w:vAlign w:val="center"/>
          </w:tcPr>
          <w:p w:rsidR="53A406BB" w:rsidP="53A406BB" w:rsidRDefault="53A406BB" w14:paraId="26365962" w14:textId="6FC02209">
            <w:pPr>
              <w:spacing w:after="200" w:line="276" w:lineRule="auto"/>
              <w:jc w:val="center"/>
              <w:rPr>
                <w:rFonts w:ascii="Calibri" w:hAnsi="Calibri" w:eastAsia="Calibri Light" w:cs="Calibri"/>
                <w:sz w:val="28"/>
                <w:szCs w:val="28"/>
              </w:rPr>
            </w:pPr>
            <w:ins w:author="Anthony Cedeno" w:date="2021-03-14T10:14:56.968Z" w:id="1695485974">
              <w:r w:rsidRPr="53A406BB" w:rsidR="53A406BB">
                <w:rPr>
                  <w:rFonts w:ascii="Calibri" w:hAnsi="Calibri" w:eastAsia="Calibri Light" w:cs="Calibri"/>
                  <w:sz w:val="28"/>
                  <w:szCs w:val="28"/>
                </w:rPr>
                <w:t>Task No.</w:t>
              </w:r>
            </w:ins>
          </w:p>
        </w:tc>
        <w:tc>
          <w:tcPr>
            <w:cnfStyle w:val="000000000000" w:firstRow="0" w:lastRow="0" w:firstColumn="0" w:lastColumn="0" w:oddVBand="0" w:evenVBand="0" w:oddHBand="0" w:evenHBand="0" w:firstRowFirstColumn="0" w:firstRowLastColumn="0" w:lastRowFirstColumn="0" w:lastRowLastColumn="0"/>
            <w:tcW w:w="4080" w:type="dxa"/>
            <w:tcBorders>
              <w:top w:val="single" w:color="4472C4" w:themeColor="accent1" w:sz="6"/>
              <w:bottom w:val="single" w:color="4472C4" w:themeColor="accent1" w:sz="6"/>
            </w:tcBorders>
            <w:tcMar/>
            <w:vAlign w:val="center"/>
          </w:tcPr>
          <w:p w:rsidR="53A406BB" w:rsidP="53A406BB" w:rsidRDefault="53A406BB" w14:paraId="0C96ADAA" w14:textId="47CC2653">
            <w:pPr>
              <w:spacing w:after="200" w:line="276" w:lineRule="auto"/>
              <w:jc w:val="center"/>
              <w:rPr>
                <w:rFonts w:ascii="Calibri" w:hAnsi="Calibri" w:eastAsia="Calibri Light" w:cs="Calibri"/>
                <w:b w:val="0"/>
                <w:bCs w:val="0"/>
                <w:sz w:val="28"/>
                <w:szCs w:val="28"/>
              </w:rPr>
            </w:pPr>
            <w:ins w:author="Anthony Cedeno" w:date="2021-03-14T10:14:56.968Z" w:id="917891809">
              <w:r w:rsidRPr="53A406BB" w:rsidR="53A406BB">
                <w:rPr>
                  <w:rFonts w:ascii="Calibri" w:hAnsi="Calibri" w:eastAsia="Calibri Light" w:cs="Calibri"/>
                  <w:sz w:val="28"/>
                  <w:szCs w:val="28"/>
                </w:rPr>
                <w:t>Task Activity</w:t>
              </w:r>
            </w:ins>
          </w:p>
        </w:tc>
        <w:tc>
          <w:tcPr>
            <w:cnfStyle w:val="000000000000" w:firstRow="0" w:lastRow="0" w:firstColumn="0" w:lastColumn="0" w:oddVBand="0" w:evenVBand="0" w:oddHBand="0" w:evenHBand="0" w:firstRowFirstColumn="0" w:firstRowLastColumn="0" w:lastRowFirstColumn="0" w:lastRowLastColumn="0"/>
            <w:tcW w:w="1470" w:type="dxa"/>
            <w:tcBorders>
              <w:top w:val="single" w:color="4472C4" w:themeColor="accent1" w:sz="6"/>
              <w:bottom w:val="single" w:color="4472C4" w:themeColor="accent1" w:sz="6"/>
            </w:tcBorders>
            <w:tcMar/>
            <w:vAlign w:val="center"/>
          </w:tcPr>
          <w:p w:rsidR="53A406BB" w:rsidP="53A406BB" w:rsidRDefault="53A406BB" w14:paraId="32B4F6EE" w14:textId="50E75952">
            <w:pPr>
              <w:spacing w:after="200" w:line="276" w:lineRule="auto"/>
              <w:jc w:val="center"/>
              <w:rPr>
                <w:rFonts w:ascii="Calibri" w:hAnsi="Calibri" w:eastAsia="Calibri Light" w:cs="Calibri"/>
                <w:b w:val="0"/>
                <w:bCs w:val="0"/>
                <w:sz w:val="28"/>
                <w:szCs w:val="28"/>
              </w:rPr>
            </w:pPr>
            <w:ins w:author="Anthony Cedeno" w:date="2021-03-14T10:14:56.968Z" w:id="1471385407">
              <w:r w:rsidRPr="53A406BB" w:rsidR="53A406BB">
                <w:rPr>
                  <w:rFonts w:ascii="Calibri" w:hAnsi="Calibri" w:eastAsia="Calibri Light" w:cs="Calibri"/>
                  <w:sz w:val="28"/>
                  <w:szCs w:val="28"/>
                </w:rPr>
                <w:t>Start Date</w:t>
              </w:r>
            </w:ins>
          </w:p>
        </w:tc>
        <w:tc>
          <w:tcPr>
            <w:cnfStyle w:val="000000000000" w:firstRow="0" w:lastRow="0" w:firstColumn="0" w:lastColumn="0" w:oddVBand="0" w:evenVBand="0" w:oddHBand="0" w:evenHBand="0" w:firstRowFirstColumn="0" w:firstRowLastColumn="0" w:lastRowFirstColumn="0" w:lastRowLastColumn="0"/>
            <w:tcW w:w="1470" w:type="dxa"/>
            <w:tcBorders>
              <w:top w:val="single" w:color="4472C4" w:themeColor="accent1" w:sz="6"/>
              <w:bottom w:val="single" w:color="4472C4" w:themeColor="accent1" w:sz="6"/>
            </w:tcBorders>
            <w:tcMar/>
            <w:vAlign w:val="center"/>
          </w:tcPr>
          <w:p w:rsidR="53A406BB" w:rsidP="53A406BB" w:rsidRDefault="53A406BB" w14:paraId="67910087" w14:textId="76E40AA4">
            <w:pPr>
              <w:spacing w:after="200" w:line="276" w:lineRule="auto"/>
              <w:jc w:val="center"/>
              <w:rPr>
                <w:rFonts w:ascii="Calibri" w:hAnsi="Calibri" w:eastAsia="Calibri Light" w:cs="Calibri"/>
                <w:b w:val="0"/>
                <w:bCs w:val="0"/>
                <w:sz w:val="28"/>
                <w:szCs w:val="28"/>
              </w:rPr>
            </w:pPr>
            <w:ins w:author="Anthony Cedeno" w:date="2021-03-14T10:14:56.968Z" w:id="372959271">
              <w:r w:rsidRPr="53A406BB" w:rsidR="53A406BB">
                <w:rPr>
                  <w:rFonts w:ascii="Calibri" w:hAnsi="Calibri" w:eastAsia="Calibri Light" w:cs="Calibri"/>
                  <w:sz w:val="28"/>
                  <w:szCs w:val="28"/>
                </w:rPr>
                <w:t>End Date</w:t>
              </w:r>
            </w:ins>
          </w:p>
        </w:tc>
        <w:tc>
          <w:tcPr>
            <w:cnfStyle w:val="000000000000" w:firstRow="0" w:lastRow="0" w:firstColumn="0" w:lastColumn="0" w:oddVBand="0" w:evenVBand="0" w:oddHBand="0" w:evenHBand="0" w:firstRowFirstColumn="0" w:firstRowLastColumn="0" w:lastRowFirstColumn="0" w:lastRowLastColumn="0"/>
            <w:tcW w:w="1215" w:type="dxa"/>
            <w:tcBorders>
              <w:top w:val="single" w:color="4472C4" w:themeColor="accent1" w:sz="6"/>
              <w:bottom w:val="single" w:color="4472C4" w:themeColor="accent1" w:sz="6"/>
              <w:right w:val="single" w:color="4472C4" w:themeColor="accent1" w:sz="6"/>
            </w:tcBorders>
            <w:tcMar/>
            <w:vAlign w:val="center"/>
          </w:tcPr>
          <w:p w:rsidR="53A406BB" w:rsidP="53A406BB" w:rsidRDefault="53A406BB" w14:paraId="44DD59FF" w14:textId="3C16EF51">
            <w:pPr>
              <w:spacing w:after="200" w:line="276" w:lineRule="auto"/>
              <w:jc w:val="center"/>
              <w:rPr>
                <w:rFonts w:ascii="Calibri" w:hAnsi="Calibri" w:eastAsia="Calibri Light" w:cs="Calibri"/>
                <w:b w:val="0"/>
                <w:bCs w:val="0"/>
                <w:sz w:val="28"/>
                <w:szCs w:val="28"/>
              </w:rPr>
            </w:pPr>
            <w:ins w:author="Anthony Cedeno" w:date="2021-03-14T10:14:56.968Z" w:id="13464555">
              <w:r w:rsidRPr="53A406BB" w:rsidR="53A406BB">
                <w:rPr>
                  <w:rFonts w:ascii="Calibri" w:hAnsi="Calibri" w:eastAsia="Calibri Light" w:cs="Calibri"/>
                  <w:sz w:val="28"/>
                  <w:szCs w:val="28"/>
                </w:rPr>
                <w:t>Duration</w:t>
              </w:r>
            </w:ins>
          </w:p>
        </w:tc>
      </w:tr>
      <w:tr w:rsidR="53A406BB" w:rsidTr="53A406BB" w14:paraId="2760E1C3">
        <w:trPr>
          <w:trHeight w:val="405"/>
          <w:ins w:author="Anthony Cedeno" w:date="2021-03-14T10:14:56.968Z" w:id="235836056"/>
        </w:trPr>
        <w:tc>
          <w:tcPr>
            <w:cnfStyle w:val="001000000000" w:firstRow="0" w:lastRow="0" w:firstColumn="1" w:lastColumn="0" w:oddVBand="0" w:evenVBand="0" w:oddHBand="0" w:evenHBand="0" w:firstRowFirstColumn="0" w:firstRowLastColumn="0" w:lastRowFirstColumn="0" w:lastRowLastColumn="0"/>
            <w:tcW w:w="1065" w:type="dxa"/>
            <w:tcMar/>
          </w:tcPr>
          <w:p w:rsidR="53A406BB" w:rsidP="53A406BB" w:rsidRDefault="53A406BB" w14:paraId="2A94CFFC" w14:textId="4FDC3E9C">
            <w:pPr>
              <w:spacing w:after="200" w:line="276" w:lineRule="auto"/>
              <w:jc w:val="center"/>
              <w:rPr>
                <w:rFonts w:ascii="Calibri" w:hAnsi="Calibri" w:eastAsia="Calibri Light" w:cs="Calibri"/>
                <w:color w:val="000000" w:themeColor="text1" w:themeTint="FF" w:themeShade="FF"/>
                <w:sz w:val="20"/>
                <w:szCs w:val="20"/>
              </w:rPr>
            </w:pPr>
            <w:ins w:author="Anthony Cedeno" w:date="2021-03-14T10:14:56.969Z" w:id="2072504295">
              <w:r w:rsidRPr="53A406BB" w:rsidR="53A406BB">
                <w:rPr>
                  <w:rFonts w:ascii="Calibri" w:hAnsi="Calibri" w:eastAsia="Calibri Light" w:cs="Calibri"/>
                  <w:color w:val="000000" w:themeColor="text1" w:themeTint="FF" w:themeShade="FF"/>
                  <w:sz w:val="20"/>
                  <w:szCs w:val="20"/>
                </w:rPr>
                <w:t>1</w:t>
              </w:r>
            </w:ins>
          </w:p>
        </w:tc>
        <w:tc>
          <w:tcPr>
            <w:cnfStyle w:val="000000000000" w:firstRow="0" w:lastRow="0" w:firstColumn="0" w:lastColumn="0" w:oddVBand="0" w:evenVBand="0" w:oddHBand="0" w:evenHBand="0" w:firstRowFirstColumn="0" w:firstRowLastColumn="0" w:lastRowFirstColumn="0" w:lastRowLastColumn="0"/>
            <w:tcW w:w="4080" w:type="dxa"/>
            <w:tcMar/>
          </w:tcPr>
          <w:p w:rsidR="53A406BB" w:rsidP="53A406BB" w:rsidRDefault="53A406BB" w14:paraId="2429D388" w14:textId="12895F24">
            <w:pPr>
              <w:spacing w:after="200" w:line="276" w:lineRule="auto"/>
              <w:jc w:val="both"/>
              <w:rPr>
                <w:rFonts w:ascii="Calibri" w:hAnsi="Calibri" w:eastAsia="Calibri Light" w:cs="Calibri"/>
                <w:sz w:val="20"/>
                <w:szCs w:val="20"/>
              </w:rPr>
            </w:pPr>
            <w:ins w:author="Anthony Cedeno" w:date="2021-03-14T10:14:56.969Z" w:id="534482948">
              <w:r w:rsidRPr="53A406BB" w:rsidR="53A406BB">
                <w:rPr>
                  <w:rFonts w:ascii="Calibri" w:hAnsi="Calibri" w:eastAsia="Calibri Light" w:cs="Calibri"/>
                  <w:sz w:val="20"/>
                  <w:szCs w:val="20"/>
                </w:rPr>
                <w:t>REST Calls Testing</w:t>
              </w:r>
            </w:ins>
          </w:p>
        </w:tc>
        <w:tc>
          <w:tcPr>
            <w:cnfStyle w:val="000000000000" w:firstRow="0" w:lastRow="0" w:firstColumn="0" w:lastColumn="0" w:oddVBand="0" w:evenVBand="0" w:oddHBand="0" w:evenHBand="0" w:firstRowFirstColumn="0" w:firstRowLastColumn="0" w:lastRowFirstColumn="0" w:lastRowLastColumn="0"/>
            <w:tcW w:w="1470" w:type="dxa"/>
            <w:tcMar/>
          </w:tcPr>
          <w:p w:rsidR="53A406BB" w:rsidP="53A406BB" w:rsidRDefault="53A406BB" w14:paraId="367BC88B" w14:textId="40FCE17F">
            <w:pPr>
              <w:spacing w:after="200" w:line="276" w:lineRule="auto"/>
              <w:jc w:val="both"/>
              <w:rPr>
                <w:rFonts w:ascii="Calibri" w:hAnsi="Calibri" w:eastAsia="Times New Roman" w:cs="Calibri"/>
                <w:color w:val="000000" w:themeColor="text1" w:themeTint="FF" w:themeShade="FF"/>
                <w:sz w:val="20"/>
                <w:szCs w:val="20"/>
              </w:rPr>
            </w:pPr>
            <w:ins w:author="Anthony Cedeno" w:date="2021-03-14T10:14:56.969Z" w:id="1645277873">
              <w:r w:rsidRPr="53A406BB" w:rsidR="53A406BB">
                <w:rPr>
                  <w:rFonts w:ascii="Calibri" w:hAnsi="Calibri" w:eastAsia="Calibri Light" w:cs="Calibri"/>
                  <w:color w:val="000000" w:themeColor="text1" w:themeTint="FF" w:themeShade="FF"/>
                  <w:sz w:val="20"/>
                  <w:szCs w:val="20"/>
                </w:rPr>
                <w:t>3/17/2021</w:t>
              </w:r>
              <w:r w:rsidRPr="53A406BB" w:rsidR="53A406BB">
                <w:rPr>
                  <w:rFonts w:ascii="Calibri" w:hAnsi="Calibri" w:eastAsia="Times New Roman" w:cs="Calibri"/>
                  <w:color w:val="000000" w:themeColor="text1" w:themeTint="FF" w:themeShade="FF"/>
                  <w:sz w:val="20"/>
                  <w:szCs w:val="20"/>
                </w:rPr>
                <w:t> </w:t>
              </w:r>
            </w:ins>
          </w:p>
        </w:tc>
        <w:tc>
          <w:tcPr>
            <w:cnfStyle w:val="000000000000" w:firstRow="0" w:lastRow="0" w:firstColumn="0" w:lastColumn="0" w:oddVBand="0" w:evenVBand="0" w:oddHBand="0" w:evenHBand="0" w:firstRowFirstColumn="0" w:firstRowLastColumn="0" w:lastRowFirstColumn="0" w:lastRowLastColumn="0"/>
            <w:tcW w:w="1470" w:type="dxa"/>
            <w:tcMar/>
          </w:tcPr>
          <w:p w:rsidR="53A406BB" w:rsidP="53A406BB" w:rsidRDefault="53A406BB" w14:paraId="7BB369E4" w14:textId="6A835A42">
            <w:pPr>
              <w:spacing w:after="200" w:line="276" w:lineRule="auto"/>
              <w:jc w:val="both"/>
              <w:rPr>
                <w:rFonts w:ascii="Calibri" w:hAnsi="Calibri" w:eastAsia="Calibri Light" w:cs="Calibri"/>
                <w:color w:val="000000" w:themeColor="text1" w:themeTint="FF" w:themeShade="FF"/>
                <w:sz w:val="20"/>
                <w:szCs w:val="20"/>
              </w:rPr>
            </w:pPr>
            <w:ins w:author="Anthony Cedeno" w:date="2021-03-14T10:14:56.969Z" w:id="2047827925">
              <w:r w:rsidRPr="53A406BB" w:rsidR="53A406BB">
                <w:rPr>
                  <w:rFonts w:ascii="Calibri" w:hAnsi="Calibri" w:eastAsia="Calibri Light" w:cs="Calibri"/>
                  <w:color w:val="000000" w:themeColor="text1" w:themeTint="FF" w:themeShade="FF"/>
                  <w:sz w:val="20"/>
                  <w:szCs w:val="20"/>
                </w:rPr>
                <w:t>03</w:t>
              </w:r>
              <w:r w:rsidRPr="53A406BB" w:rsidR="53A406BB">
                <w:rPr>
                  <w:rFonts w:ascii="Calibri" w:hAnsi="Calibri" w:eastAsia="Times New Roman" w:cs="Calibri"/>
                  <w:color w:val="000000" w:themeColor="text1" w:themeTint="FF" w:themeShade="FF"/>
                  <w:sz w:val="20"/>
                  <w:szCs w:val="20"/>
                </w:rPr>
                <w:t>/</w:t>
              </w:r>
              <w:r w:rsidRPr="53A406BB" w:rsidR="53A406BB">
                <w:rPr>
                  <w:rFonts w:ascii="Calibri" w:hAnsi="Calibri" w:eastAsia="Calibri Light" w:cs="Calibri"/>
                  <w:color w:val="000000" w:themeColor="text1" w:themeTint="FF" w:themeShade="FF"/>
                  <w:sz w:val="20"/>
                  <w:szCs w:val="20"/>
                </w:rPr>
                <w:t>21/2021 </w:t>
              </w:r>
            </w:ins>
          </w:p>
        </w:tc>
        <w:tc>
          <w:tcPr>
            <w:cnfStyle w:val="000000000000" w:firstRow="0" w:lastRow="0" w:firstColumn="0" w:lastColumn="0" w:oddVBand="0" w:evenVBand="0" w:oddHBand="0" w:evenHBand="0" w:firstRowFirstColumn="0" w:firstRowLastColumn="0" w:lastRowFirstColumn="0" w:lastRowLastColumn="0"/>
            <w:tcW w:w="1215" w:type="dxa"/>
            <w:tcMar/>
          </w:tcPr>
          <w:p w:rsidR="53A406BB" w:rsidP="53A406BB" w:rsidRDefault="53A406BB" w14:paraId="36B98E22" w14:textId="2D6FB6F6">
            <w:pPr>
              <w:spacing w:after="200" w:line="276" w:lineRule="auto"/>
              <w:jc w:val="center"/>
              <w:rPr>
                <w:rFonts w:ascii="Calibri" w:hAnsi="Calibri" w:eastAsia="Times New Roman" w:cs="Calibri"/>
                <w:color w:val="000000" w:themeColor="text1" w:themeTint="FF" w:themeShade="FF"/>
                <w:sz w:val="20"/>
                <w:szCs w:val="20"/>
              </w:rPr>
            </w:pPr>
            <w:ins w:author="Anthony Cedeno" w:date="2021-03-14T10:14:56.969Z" w:id="252490693">
              <w:r w:rsidRPr="53A406BB" w:rsidR="53A406BB">
                <w:rPr>
                  <w:rFonts w:ascii="Calibri" w:hAnsi="Calibri" w:eastAsia="Calibri Light" w:cs="Calibri"/>
                  <w:color w:val="000000" w:themeColor="text1" w:themeTint="FF" w:themeShade="FF"/>
                  <w:sz w:val="20"/>
                  <w:szCs w:val="20"/>
                </w:rPr>
                <w:t>5 days</w:t>
              </w:r>
              <w:r w:rsidRPr="53A406BB" w:rsidR="53A406BB">
                <w:rPr>
                  <w:rFonts w:ascii="Calibri" w:hAnsi="Calibri" w:eastAsia="Times New Roman" w:cs="Calibri"/>
                  <w:color w:val="000000" w:themeColor="text1" w:themeTint="FF" w:themeShade="FF"/>
                  <w:sz w:val="20"/>
                  <w:szCs w:val="20"/>
                </w:rPr>
                <w:t> </w:t>
              </w:r>
            </w:ins>
          </w:p>
        </w:tc>
      </w:tr>
      <w:tr w:rsidR="53A406BB" w:rsidTr="53A406BB" w14:paraId="4D3C586B">
        <w:trPr>
          <w:trHeight w:val="390"/>
          <w:ins w:author="Anthony Cedeno" w:date="2021-03-14T10:14:56.969Z" w:id="1104490034"/>
        </w:trPr>
        <w:tc>
          <w:tcPr>
            <w:cnfStyle w:val="001000000000" w:firstRow="0" w:lastRow="0" w:firstColumn="1" w:lastColumn="0" w:oddVBand="0" w:evenVBand="0" w:oddHBand="0" w:evenHBand="0" w:firstRowFirstColumn="0" w:firstRowLastColumn="0" w:lastRowFirstColumn="0" w:lastRowLastColumn="0"/>
            <w:tcW w:w="1065" w:type="dxa"/>
            <w:tcMar/>
          </w:tcPr>
          <w:p w:rsidR="53A406BB" w:rsidP="53A406BB" w:rsidRDefault="53A406BB" w14:paraId="3FE73EFF" w14:textId="7652219C">
            <w:pPr>
              <w:spacing w:after="200" w:line="276" w:lineRule="auto"/>
              <w:jc w:val="center"/>
              <w:rPr>
                <w:rFonts w:ascii="Calibri" w:hAnsi="Calibri" w:eastAsia="Calibri Light" w:cs="Calibri"/>
                <w:color w:val="000000" w:themeColor="text1" w:themeTint="FF" w:themeShade="FF"/>
                <w:sz w:val="20"/>
                <w:szCs w:val="20"/>
              </w:rPr>
            </w:pPr>
            <w:ins w:author="Anthony Cedeno" w:date="2021-03-14T10:14:56.969Z" w:id="1480689768">
              <w:r w:rsidRPr="53A406BB" w:rsidR="53A406BB">
                <w:rPr>
                  <w:rFonts w:ascii="Calibri" w:hAnsi="Calibri" w:eastAsia="Calibri Light" w:cs="Calibri"/>
                  <w:color w:val="000000" w:themeColor="text1" w:themeTint="FF" w:themeShade="FF"/>
                  <w:sz w:val="20"/>
                  <w:szCs w:val="20"/>
                </w:rPr>
                <w:t>2</w:t>
              </w:r>
            </w:ins>
          </w:p>
        </w:tc>
        <w:tc>
          <w:tcPr>
            <w:cnfStyle w:val="000000000000" w:firstRow="0" w:lastRow="0" w:firstColumn="0" w:lastColumn="0" w:oddVBand="0" w:evenVBand="0" w:oddHBand="0" w:evenHBand="0" w:firstRowFirstColumn="0" w:firstRowLastColumn="0" w:lastRowFirstColumn="0" w:lastRowLastColumn="0"/>
            <w:tcW w:w="4080" w:type="dxa"/>
            <w:tcMar/>
          </w:tcPr>
          <w:p w:rsidR="53A406BB" w:rsidP="53A406BB" w:rsidRDefault="53A406BB" w14:paraId="3EF8CA23" w14:textId="49934B98">
            <w:pPr>
              <w:spacing w:after="200" w:line="276" w:lineRule="auto"/>
              <w:jc w:val="both"/>
              <w:rPr>
                <w:rFonts w:ascii="Calibri" w:hAnsi="Calibri" w:eastAsia="Calibri Light" w:cs="Calibri"/>
                <w:sz w:val="20"/>
                <w:szCs w:val="20"/>
              </w:rPr>
            </w:pPr>
            <w:ins w:author="Anthony Cedeno" w:date="2021-03-14T10:14:56.969Z" w:id="1873173400">
              <w:r w:rsidRPr="53A406BB" w:rsidR="53A406BB">
                <w:rPr>
                  <w:rFonts w:ascii="Calibri" w:hAnsi="Calibri" w:eastAsia="Calibri Light" w:cs="Calibri"/>
                  <w:sz w:val="20"/>
                  <w:szCs w:val="20"/>
                </w:rPr>
                <w:t>Dialogflow Assistant Testing</w:t>
              </w:r>
            </w:ins>
          </w:p>
        </w:tc>
        <w:tc>
          <w:tcPr>
            <w:cnfStyle w:val="000000000000" w:firstRow="0" w:lastRow="0" w:firstColumn="0" w:lastColumn="0" w:oddVBand="0" w:evenVBand="0" w:oddHBand="0" w:evenHBand="0" w:firstRowFirstColumn="0" w:firstRowLastColumn="0" w:lastRowFirstColumn="0" w:lastRowLastColumn="0"/>
            <w:tcW w:w="1470" w:type="dxa"/>
            <w:tcMar/>
          </w:tcPr>
          <w:p w:rsidR="53A406BB" w:rsidP="53A406BB" w:rsidRDefault="53A406BB" w14:paraId="094D03F9" w14:textId="1D37E4C2">
            <w:pPr>
              <w:spacing w:after="200" w:line="276" w:lineRule="auto"/>
              <w:jc w:val="both"/>
              <w:rPr>
                <w:rFonts w:ascii="Calibri" w:hAnsi="Calibri" w:eastAsia="Calibri Light" w:cs="Calibri"/>
                <w:color w:val="000000" w:themeColor="text1" w:themeTint="FF" w:themeShade="FF"/>
                <w:sz w:val="20"/>
                <w:szCs w:val="20"/>
              </w:rPr>
            </w:pPr>
            <w:ins w:author="Anthony Cedeno" w:date="2021-03-14T10:14:56.97Z" w:id="1925330453">
              <w:r w:rsidRPr="53A406BB" w:rsidR="53A406BB">
                <w:rPr>
                  <w:rFonts w:ascii="Calibri" w:hAnsi="Calibri" w:eastAsia="Calibri Light" w:cs="Calibri"/>
                  <w:color w:val="000000" w:themeColor="text1" w:themeTint="FF" w:themeShade="FF"/>
                  <w:sz w:val="20"/>
                  <w:szCs w:val="20"/>
                </w:rPr>
                <w:t>3/22/2021</w:t>
              </w:r>
            </w:ins>
          </w:p>
        </w:tc>
        <w:tc>
          <w:tcPr>
            <w:cnfStyle w:val="000000000000" w:firstRow="0" w:lastRow="0" w:firstColumn="0" w:lastColumn="0" w:oddVBand="0" w:evenVBand="0" w:oddHBand="0" w:evenHBand="0" w:firstRowFirstColumn="0" w:firstRowLastColumn="0" w:lastRowFirstColumn="0" w:lastRowLastColumn="0"/>
            <w:tcW w:w="1470" w:type="dxa"/>
            <w:tcMar/>
          </w:tcPr>
          <w:p w:rsidR="53A406BB" w:rsidP="53A406BB" w:rsidRDefault="53A406BB" w14:paraId="75478C0E" w14:textId="056E2A72">
            <w:pPr>
              <w:spacing w:after="200" w:line="276" w:lineRule="auto"/>
              <w:jc w:val="both"/>
              <w:rPr>
                <w:rFonts w:ascii="Calibri" w:hAnsi="Calibri" w:eastAsia="Calibri" w:cs="Calibri"/>
                <w:color w:val="000000" w:themeColor="text1" w:themeTint="FF" w:themeShade="FF"/>
                <w:sz w:val="20"/>
                <w:szCs w:val="20"/>
              </w:rPr>
            </w:pPr>
            <w:ins w:author="Anthony Cedeno" w:date="2021-03-14T10:14:56.97Z" w:id="791338876">
              <w:r w:rsidRPr="53A406BB" w:rsidR="53A406BB">
                <w:rPr>
                  <w:rFonts w:ascii="Calibri" w:hAnsi="Calibri" w:eastAsia="Calibri" w:cs="Calibri"/>
                  <w:color w:val="000000" w:themeColor="text1" w:themeTint="FF" w:themeShade="FF"/>
                  <w:sz w:val="20"/>
                  <w:szCs w:val="20"/>
                </w:rPr>
                <w:t>3/26/2021</w:t>
              </w:r>
            </w:ins>
          </w:p>
        </w:tc>
        <w:tc>
          <w:tcPr>
            <w:cnfStyle w:val="000000000000" w:firstRow="0" w:lastRow="0" w:firstColumn="0" w:lastColumn="0" w:oddVBand="0" w:evenVBand="0" w:oddHBand="0" w:evenHBand="0" w:firstRowFirstColumn="0" w:firstRowLastColumn="0" w:lastRowFirstColumn="0" w:lastRowLastColumn="0"/>
            <w:tcW w:w="1215" w:type="dxa"/>
            <w:tcMar/>
          </w:tcPr>
          <w:p w:rsidR="53A406BB" w:rsidP="53A406BB" w:rsidRDefault="53A406BB" w14:paraId="1F4DBD15" w14:textId="3DE17545">
            <w:pPr>
              <w:spacing w:after="200" w:line="276" w:lineRule="auto"/>
              <w:jc w:val="center"/>
              <w:rPr>
                <w:rFonts w:ascii="Calibri" w:hAnsi="Calibri" w:eastAsia="Calibri Light" w:cs="Calibri"/>
                <w:color w:val="000000" w:themeColor="text1" w:themeTint="FF" w:themeShade="FF"/>
                <w:sz w:val="20"/>
                <w:szCs w:val="20"/>
              </w:rPr>
            </w:pPr>
            <w:ins w:author="Anthony Cedeno" w:date="2021-03-14T10:14:56.97Z" w:id="1436310274">
              <w:r w:rsidRPr="53A406BB" w:rsidR="53A406BB">
                <w:rPr>
                  <w:rFonts w:ascii="Calibri" w:hAnsi="Calibri" w:eastAsia="Calibri Light" w:cs="Calibri"/>
                  <w:color w:val="000000" w:themeColor="text1" w:themeTint="FF" w:themeShade="FF"/>
                  <w:sz w:val="20"/>
                  <w:szCs w:val="20"/>
                </w:rPr>
                <w:t>5 days</w:t>
              </w:r>
            </w:ins>
          </w:p>
        </w:tc>
      </w:tr>
      <w:tr w:rsidR="53A406BB" w:rsidTr="53A406BB" w14:paraId="13B46671">
        <w:trPr>
          <w:trHeight w:val="390"/>
          <w:ins w:author="Anthony Cedeno" w:date="2021-03-14T10:14:56.97Z" w:id="226141886"/>
        </w:trPr>
        <w:tc>
          <w:tcPr>
            <w:cnfStyle w:val="001000000000" w:firstRow="0" w:lastRow="0" w:firstColumn="1" w:lastColumn="0" w:oddVBand="0" w:evenVBand="0" w:oddHBand="0" w:evenHBand="0" w:firstRowFirstColumn="0" w:firstRowLastColumn="0" w:lastRowFirstColumn="0" w:lastRowLastColumn="0"/>
            <w:tcW w:w="1065" w:type="dxa"/>
            <w:tcMar/>
          </w:tcPr>
          <w:p w:rsidR="53A406BB" w:rsidP="53A406BB" w:rsidRDefault="53A406BB" w14:paraId="0A16A0B8" w14:textId="30767571">
            <w:pPr>
              <w:spacing w:after="200" w:line="276" w:lineRule="auto"/>
              <w:jc w:val="center"/>
              <w:rPr>
                <w:rFonts w:ascii="Calibri" w:hAnsi="Calibri" w:eastAsia="Calibri Light" w:cs="Calibri"/>
                <w:color w:val="000000" w:themeColor="text1" w:themeTint="FF" w:themeShade="FF"/>
                <w:sz w:val="20"/>
                <w:szCs w:val="20"/>
              </w:rPr>
            </w:pPr>
            <w:ins w:author="Anthony Cedeno" w:date="2021-03-14T10:14:56.97Z" w:id="413195211">
              <w:r w:rsidRPr="53A406BB" w:rsidR="53A406BB">
                <w:rPr>
                  <w:rFonts w:ascii="Calibri" w:hAnsi="Calibri" w:eastAsia="Calibri Light" w:cs="Calibri"/>
                  <w:color w:val="000000" w:themeColor="text1" w:themeTint="FF" w:themeShade="FF"/>
                  <w:sz w:val="20"/>
                  <w:szCs w:val="20"/>
                </w:rPr>
                <w:t>3</w:t>
              </w:r>
            </w:ins>
          </w:p>
        </w:tc>
        <w:tc>
          <w:tcPr>
            <w:cnfStyle w:val="000000000000" w:firstRow="0" w:lastRow="0" w:firstColumn="0" w:lastColumn="0" w:oddVBand="0" w:evenVBand="0" w:oddHBand="0" w:evenHBand="0" w:firstRowFirstColumn="0" w:firstRowLastColumn="0" w:lastRowFirstColumn="0" w:lastRowLastColumn="0"/>
            <w:tcW w:w="4080" w:type="dxa"/>
            <w:tcMar/>
          </w:tcPr>
          <w:p w:rsidR="53A406BB" w:rsidP="53A406BB" w:rsidRDefault="53A406BB" w14:paraId="6475CC3C" w14:textId="36E39BE6">
            <w:pPr>
              <w:spacing w:after="200" w:line="276" w:lineRule="auto"/>
              <w:jc w:val="both"/>
              <w:rPr>
                <w:rFonts w:ascii="Calibri" w:hAnsi="Calibri" w:eastAsia="Calibri Light" w:cs="Calibri"/>
                <w:sz w:val="20"/>
                <w:szCs w:val="20"/>
              </w:rPr>
            </w:pPr>
            <w:ins w:author="Anthony Cedeno" w:date="2021-03-14T10:14:56.97Z" w:id="1702523593">
              <w:r w:rsidRPr="53A406BB" w:rsidR="53A406BB">
                <w:rPr>
                  <w:rFonts w:ascii="Calibri" w:hAnsi="Calibri" w:eastAsia="Calibri Light" w:cs="Calibri"/>
                  <w:sz w:val="20"/>
                  <w:szCs w:val="20"/>
                </w:rPr>
                <w:t>E2E Integration Testing</w:t>
              </w:r>
            </w:ins>
          </w:p>
        </w:tc>
        <w:tc>
          <w:tcPr>
            <w:cnfStyle w:val="000000000000" w:firstRow="0" w:lastRow="0" w:firstColumn="0" w:lastColumn="0" w:oddVBand="0" w:evenVBand="0" w:oddHBand="0" w:evenHBand="0" w:firstRowFirstColumn="0" w:firstRowLastColumn="0" w:lastRowFirstColumn="0" w:lastRowLastColumn="0"/>
            <w:tcW w:w="1470" w:type="dxa"/>
            <w:tcMar/>
          </w:tcPr>
          <w:p w:rsidR="53A406BB" w:rsidP="53A406BB" w:rsidRDefault="53A406BB" w14:paraId="575FAD76" w14:textId="0B5C1CAE">
            <w:pPr>
              <w:spacing w:after="200" w:line="276" w:lineRule="auto"/>
              <w:jc w:val="both"/>
              <w:rPr>
                <w:rFonts w:ascii="Calibri" w:hAnsi="Calibri" w:eastAsia="Calibri Light" w:cs="Calibri"/>
                <w:color w:val="000000" w:themeColor="text1" w:themeTint="FF" w:themeShade="FF"/>
                <w:sz w:val="20"/>
                <w:szCs w:val="20"/>
              </w:rPr>
            </w:pPr>
            <w:ins w:author="Anthony Cedeno" w:date="2021-03-14T10:14:56.97Z" w:id="488262830">
              <w:r w:rsidRPr="53A406BB" w:rsidR="53A406BB">
                <w:rPr>
                  <w:rFonts w:ascii="Calibri" w:hAnsi="Calibri" w:eastAsia="Calibri Light" w:cs="Calibri"/>
                  <w:color w:val="000000" w:themeColor="text1" w:themeTint="FF" w:themeShade="FF"/>
                  <w:sz w:val="20"/>
                  <w:szCs w:val="20"/>
                </w:rPr>
                <w:t>3/27/2021</w:t>
              </w:r>
            </w:ins>
          </w:p>
        </w:tc>
        <w:tc>
          <w:tcPr>
            <w:cnfStyle w:val="000000000000" w:firstRow="0" w:lastRow="0" w:firstColumn="0" w:lastColumn="0" w:oddVBand="0" w:evenVBand="0" w:oddHBand="0" w:evenHBand="0" w:firstRowFirstColumn="0" w:firstRowLastColumn="0" w:lastRowFirstColumn="0" w:lastRowLastColumn="0"/>
            <w:tcW w:w="1470" w:type="dxa"/>
            <w:tcMar/>
          </w:tcPr>
          <w:p w:rsidR="53A406BB" w:rsidP="53A406BB" w:rsidRDefault="53A406BB" w14:paraId="2BC483DD" w14:textId="6E3D8D29">
            <w:pPr>
              <w:spacing w:after="200" w:line="276" w:lineRule="auto"/>
              <w:jc w:val="both"/>
              <w:rPr>
                <w:rFonts w:ascii="Calibri" w:hAnsi="Calibri" w:eastAsia="Calibri" w:cs="Calibri"/>
                <w:color w:val="000000" w:themeColor="text1" w:themeTint="FF" w:themeShade="FF"/>
                <w:sz w:val="20"/>
                <w:szCs w:val="20"/>
              </w:rPr>
            </w:pPr>
            <w:ins w:author="Anthony Cedeno" w:date="2021-03-14T10:14:56.97Z" w:id="97551234">
              <w:r w:rsidRPr="53A406BB" w:rsidR="53A406BB">
                <w:rPr>
                  <w:rFonts w:ascii="Calibri" w:hAnsi="Calibri" w:eastAsia="Calibri" w:cs="Calibri"/>
                  <w:color w:val="000000" w:themeColor="text1" w:themeTint="FF" w:themeShade="FF"/>
                  <w:sz w:val="20"/>
                  <w:szCs w:val="20"/>
                </w:rPr>
                <w:t>3/30/2021</w:t>
              </w:r>
            </w:ins>
          </w:p>
        </w:tc>
        <w:tc>
          <w:tcPr>
            <w:cnfStyle w:val="000000000000" w:firstRow="0" w:lastRow="0" w:firstColumn="0" w:lastColumn="0" w:oddVBand="0" w:evenVBand="0" w:oddHBand="0" w:evenHBand="0" w:firstRowFirstColumn="0" w:firstRowLastColumn="0" w:lastRowFirstColumn="0" w:lastRowLastColumn="0"/>
            <w:tcW w:w="1215" w:type="dxa"/>
            <w:tcMar/>
          </w:tcPr>
          <w:p w:rsidR="53A406BB" w:rsidP="53A406BB" w:rsidRDefault="53A406BB" w14:paraId="0A1177E1" w14:textId="25D9B12D">
            <w:pPr>
              <w:spacing w:after="200" w:line="276" w:lineRule="auto"/>
              <w:jc w:val="center"/>
              <w:rPr>
                <w:rFonts w:ascii="Calibri" w:hAnsi="Calibri" w:eastAsia="Calibri Light" w:cs="Calibri"/>
                <w:color w:val="000000" w:themeColor="text1" w:themeTint="FF" w:themeShade="FF"/>
                <w:sz w:val="20"/>
                <w:szCs w:val="20"/>
              </w:rPr>
            </w:pPr>
            <w:ins w:author="Anthony Cedeno" w:date="2021-03-14T10:14:56.971Z" w:id="1939635795">
              <w:r w:rsidRPr="53A406BB" w:rsidR="53A406BB">
                <w:rPr>
                  <w:rFonts w:ascii="Calibri" w:hAnsi="Calibri" w:eastAsia="Calibri Light" w:cs="Calibri"/>
                  <w:color w:val="000000" w:themeColor="text1" w:themeTint="FF" w:themeShade="FF"/>
                  <w:sz w:val="20"/>
                  <w:szCs w:val="20"/>
                </w:rPr>
                <w:t>3 days</w:t>
              </w:r>
            </w:ins>
          </w:p>
        </w:tc>
      </w:tr>
    </w:tbl>
    <w:p w:rsidR="41633C1B" w:rsidP="53A406BB" w:rsidRDefault="41633C1B" w14:paraId="72B2EBCC" w14:textId="42650937">
      <w:pPr>
        <w:pStyle w:val="Heading2"/>
        <w:spacing w:before="200" w:after="120" w:line="271" w:lineRule="auto"/>
        <w:rPr>
          <w:ins w:author="Anthony Cedeno" w:date="2021-03-14T10:14:56.971Z" w:id="578595229"/>
          <w:rFonts w:ascii="Calibri" w:hAnsi="Calibri" w:eastAsia="Times New Roman" w:cs="Calibri"/>
          <w:smallCaps w:val="1"/>
          <w:color w:val="000000" w:themeColor="text1" w:themeTint="FF" w:themeShade="FF"/>
          <w:sz w:val="28"/>
          <w:szCs w:val="28"/>
        </w:rPr>
      </w:pPr>
      <w:ins w:author="Anthony Cedeno" w:date="2021-03-14T10:14:56.971Z" w:id="1974404161">
        <w:r w:rsidRPr="53A406BB" w:rsidR="7C5F07FC">
          <w:rPr>
            <w:rFonts w:ascii="Calibri" w:hAnsi="Calibri" w:eastAsia="Calibri Light" w:cs="Calibri"/>
            <w:smallCaps w:val="1"/>
            <w:color w:val="000000" w:themeColor="text1" w:themeTint="FF" w:themeShade="FF"/>
            <w:sz w:val="28"/>
            <w:szCs w:val="28"/>
          </w:rPr>
          <w:t>Key Milestones</w:t>
        </w:r>
        <w:r w:rsidRPr="53A406BB" w:rsidR="7C5F07FC">
          <w:rPr>
            <w:rFonts w:ascii="Calibri" w:hAnsi="Calibri" w:eastAsia="Times New Roman" w:cs="Calibri"/>
            <w:smallCaps w:val="1"/>
            <w:color w:val="000000" w:themeColor="text1" w:themeTint="FF" w:themeShade="FF"/>
            <w:sz w:val="28"/>
            <w:szCs w:val="28"/>
          </w:rPr>
          <w:t> </w:t>
        </w:r>
      </w:ins>
    </w:p>
    <w:p w:rsidR="41633C1B" w:rsidP="53A406BB" w:rsidRDefault="41633C1B" w14:paraId="54DEA98C" w14:textId="7BDD3D77">
      <w:pPr>
        <w:spacing w:after="200" w:line="240" w:lineRule="atLeast"/>
        <w:rPr>
          <w:ins w:author="Anthony Cedeno" w:date="2021-03-14T10:14:56.971Z" w:id="1425667039"/>
          <w:rFonts w:ascii="Calibri" w:hAnsi="Calibri" w:eastAsia="Calibri Light" w:cs="Calibri"/>
          <w:color w:val="000000" w:themeColor="text1" w:themeTint="FF" w:themeShade="FF"/>
        </w:rPr>
      </w:pPr>
      <w:ins w:author="Anthony Cedeno" w:date="2021-03-14T10:14:56.971Z" w:id="882034236">
        <w:r w:rsidRPr="53A406BB" w:rsidR="7C5F07FC">
          <w:rPr>
            <w:rFonts w:ascii="Calibri" w:hAnsi="Calibri" w:eastAsia="Calibri Light" w:cs="Calibri"/>
            <w:color w:val="000000" w:themeColor="text1" w:themeTint="FF" w:themeShade="FF"/>
          </w:rPr>
          <w:t>The key milestones of the testing activities will be: </w:t>
        </w:r>
      </w:ins>
    </w:p>
    <w:p w:rsidR="41633C1B" w:rsidP="53A406BB" w:rsidRDefault="41633C1B" w14:paraId="12263A26" w14:textId="7E6FFF51">
      <w:pPr>
        <w:spacing w:after="200" w:line="240" w:lineRule="atLeast"/>
        <w:jc w:val="center"/>
        <w:rPr>
          <w:ins w:author="Anthony Cedeno" w:date="2021-03-14T10:14:56.971Z" w:id="282396664"/>
          <w:rFonts w:ascii="Calibri" w:hAnsi="Calibri" w:eastAsia="Calibri Light" w:cs="Calibri"/>
          <w:color w:val="1F3864" w:themeColor="accent1" w:themeTint="FF" w:themeShade="80"/>
          <w:sz w:val="22"/>
          <w:szCs w:val="22"/>
        </w:rPr>
      </w:pPr>
      <w:ins w:author="Anthony Cedeno" w:date="2021-03-14T10:14:56.971Z" w:id="415857959">
        <w:r w:rsidRPr="53A406BB" w:rsidR="7C5F07FC">
          <w:rPr>
            <w:rFonts w:ascii="Calibri" w:hAnsi="Calibri" w:eastAsia="Calibri Light" w:cs="Calibri"/>
            <w:b w:val="1"/>
            <w:bCs w:val="1"/>
            <w:i w:val="1"/>
            <w:iCs w:val="1"/>
            <w:color w:val="1F3864" w:themeColor="accent1" w:themeTint="FF" w:themeShade="80"/>
            <w:sz w:val="22"/>
            <w:szCs w:val="22"/>
          </w:rPr>
          <w:t>Table </w:t>
        </w:r>
        <w:r w:rsidRPr="53A406BB" w:rsidR="7C5F07FC">
          <w:rPr>
            <w:rFonts w:ascii="Calibri" w:hAnsi="Calibri" w:eastAsia="Calibri Light" w:cs="Calibri"/>
            <w:b w:val="1"/>
            <w:bCs w:val="1"/>
            <w:i w:val="1"/>
            <w:iCs w:val="1"/>
            <w:color w:val="000000" w:themeColor="text1" w:themeTint="FF" w:themeShade="FF"/>
            <w:sz w:val="22"/>
            <w:szCs w:val="22"/>
          </w:rPr>
          <w:t>3</w:t>
        </w:r>
        <w:r w:rsidRPr="53A406BB" w:rsidR="7C5F07FC">
          <w:rPr>
            <w:rFonts w:ascii="Calibri" w:hAnsi="Calibri" w:eastAsia="Times New Roman" w:cs="Calibri"/>
            <w:b w:val="1"/>
            <w:bCs w:val="1"/>
            <w:i w:val="1"/>
            <w:iCs w:val="1"/>
            <w:color w:val="1F3864" w:themeColor="accent1" w:themeTint="FF" w:themeShade="80"/>
            <w:sz w:val="22"/>
            <w:szCs w:val="22"/>
          </w:rPr>
          <w:t xml:space="preserve">: </w:t>
        </w:r>
        <w:r w:rsidRPr="53A406BB" w:rsidR="7C5F07FC">
          <w:rPr>
            <w:rFonts w:ascii="Calibri" w:hAnsi="Calibri" w:eastAsia="Calibri Light" w:cs="Calibri"/>
            <w:i w:val="1"/>
            <w:iCs w:val="1"/>
            <w:color w:val="1F3864" w:themeColor="accent1" w:themeTint="FF" w:themeShade="80"/>
            <w:sz w:val="22"/>
            <w:szCs w:val="22"/>
          </w:rPr>
          <w:t>Key Milestones of Testing </w:t>
        </w:r>
      </w:ins>
    </w:p>
    <w:tbl>
      <w:tblPr>
        <w:tblStyle w:val="GridTable4-Accent1"/>
        <w:tblW w:w="0" w:type="auto"/>
        <w:tblLook w:val="04A0" w:firstRow="1" w:lastRow="0" w:firstColumn="1" w:lastColumn="0" w:noHBand="0" w:noVBand="1"/>
      </w:tblPr>
      <w:tblGrid>
        <w:gridCol w:w="1515"/>
        <w:gridCol w:w="3015"/>
        <w:gridCol w:w="4800"/>
      </w:tblGrid>
      <w:tr w:rsidR="53A406BB" w:rsidTr="53A406BB" w14:paraId="79AB6C03">
        <w:trPr>
          <w:trHeight w:val="315"/>
          <w:ins w:author="Anthony Cedeno" w:date="2021-03-14T10:14:56.971Z" w:id="181348707"/>
        </w:trPr>
        <w:tc>
          <w:tcPr>
            <w:cnfStyle w:val="001000000000" w:firstRow="0" w:lastRow="0" w:firstColumn="1" w:lastColumn="0" w:oddVBand="0" w:evenVBand="0" w:oddHBand="0" w:evenHBand="0" w:firstRowFirstColumn="0" w:firstRowLastColumn="0" w:lastRowFirstColumn="0" w:lastRowLastColumn="0"/>
            <w:tcW w:w="1515" w:type="dxa"/>
            <w:tcBorders>
              <w:top w:val="single" w:color="4472C4" w:themeColor="accent1" w:sz="6"/>
              <w:left w:val="single" w:color="4472C4" w:themeColor="accent1" w:sz="6"/>
              <w:bottom w:val="single" w:color="4472C4" w:themeColor="accent1" w:sz="6"/>
            </w:tcBorders>
            <w:tcMar/>
          </w:tcPr>
          <w:p w:rsidR="53A406BB" w:rsidP="53A406BB" w:rsidRDefault="53A406BB" w14:paraId="52380A34" w14:textId="47AC057F">
            <w:pPr>
              <w:spacing w:after="200" w:line="276" w:lineRule="auto"/>
              <w:jc w:val="center"/>
              <w:rPr>
                <w:rFonts w:ascii="Calibri" w:hAnsi="Calibri" w:eastAsia="Calibri Light" w:cs="Calibri"/>
                <w:sz w:val="28"/>
                <w:szCs w:val="28"/>
              </w:rPr>
            </w:pPr>
            <w:ins w:author="Anthony Cedeno" w:date="2021-03-14T10:14:56.971Z" w:id="1245656321">
              <w:r w:rsidRPr="53A406BB" w:rsidR="53A406BB">
                <w:rPr>
                  <w:rFonts w:ascii="Calibri" w:hAnsi="Calibri" w:eastAsia="Calibri Light" w:cs="Calibri"/>
                  <w:sz w:val="28"/>
                  <w:szCs w:val="28"/>
                </w:rPr>
                <w:t>Task No. </w:t>
              </w:r>
            </w:ins>
          </w:p>
        </w:tc>
        <w:tc>
          <w:tcPr>
            <w:cnfStyle w:val="000000000000" w:firstRow="0" w:lastRow="0" w:firstColumn="0" w:lastColumn="0" w:oddVBand="0" w:evenVBand="0" w:oddHBand="0" w:evenHBand="0" w:firstRowFirstColumn="0" w:firstRowLastColumn="0" w:lastRowFirstColumn="0" w:lastRowLastColumn="0"/>
            <w:tcW w:w="3015" w:type="dxa"/>
            <w:tcBorders>
              <w:top w:val="single" w:color="4472C4" w:themeColor="accent1" w:sz="6"/>
              <w:bottom w:val="single" w:color="4472C4" w:themeColor="accent1" w:sz="6"/>
            </w:tcBorders>
            <w:tcMar/>
          </w:tcPr>
          <w:p w:rsidR="53A406BB" w:rsidP="53A406BB" w:rsidRDefault="53A406BB" w14:paraId="6ADDB1FC" w14:textId="1805AA99">
            <w:pPr>
              <w:spacing w:after="200" w:line="276" w:lineRule="auto"/>
              <w:jc w:val="center"/>
              <w:rPr>
                <w:rFonts w:ascii="Calibri" w:hAnsi="Calibri" w:eastAsia="Calibri Light" w:cs="Calibri"/>
                <w:b w:val="0"/>
                <w:bCs w:val="0"/>
                <w:sz w:val="28"/>
                <w:szCs w:val="28"/>
              </w:rPr>
            </w:pPr>
            <w:ins w:author="Anthony Cedeno" w:date="2021-03-14T10:14:56.972Z" w:id="540787839">
              <w:r w:rsidRPr="53A406BB" w:rsidR="53A406BB">
                <w:rPr>
                  <w:rFonts w:ascii="Calibri" w:hAnsi="Calibri" w:eastAsia="Calibri Light" w:cs="Calibri"/>
                  <w:sz w:val="28"/>
                  <w:szCs w:val="28"/>
                </w:rPr>
                <w:t>Task Activity </w:t>
              </w:r>
            </w:ins>
          </w:p>
        </w:tc>
        <w:tc>
          <w:tcPr>
            <w:cnfStyle w:val="000000000000" w:firstRow="0" w:lastRow="0" w:firstColumn="0" w:lastColumn="0" w:oddVBand="0" w:evenVBand="0" w:oddHBand="0" w:evenHBand="0" w:firstRowFirstColumn="0" w:firstRowLastColumn="0" w:lastRowFirstColumn="0" w:lastRowLastColumn="0"/>
            <w:tcW w:w="4800" w:type="dxa"/>
            <w:tcBorders>
              <w:top w:val="single" w:color="4472C4" w:themeColor="accent1" w:sz="6"/>
              <w:bottom w:val="single" w:color="4472C4" w:themeColor="accent1" w:sz="6"/>
              <w:right w:val="single" w:color="4472C4" w:themeColor="accent1" w:sz="6"/>
            </w:tcBorders>
            <w:tcMar/>
          </w:tcPr>
          <w:p w:rsidR="53A406BB" w:rsidP="53A406BB" w:rsidRDefault="53A406BB" w14:paraId="32ECCBD8" w14:textId="69373C14">
            <w:pPr>
              <w:spacing w:after="200" w:line="276" w:lineRule="auto"/>
              <w:jc w:val="center"/>
              <w:rPr>
                <w:rFonts w:ascii="Calibri" w:hAnsi="Calibri" w:eastAsia="Calibri Light" w:cs="Calibri"/>
                <w:b w:val="0"/>
                <w:bCs w:val="0"/>
                <w:sz w:val="28"/>
                <w:szCs w:val="28"/>
              </w:rPr>
            </w:pPr>
            <w:ins w:author="Anthony Cedeno" w:date="2021-03-14T10:14:56.972Z" w:id="278307269">
              <w:r w:rsidRPr="53A406BB" w:rsidR="53A406BB">
                <w:rPr>
                  <w:rFonts w:ascii="Calibri" w:hAnsi="Calibri" w:eastAsia="Calibri Light" w:cs="Calibri"/>
                  <w:sz w:val="28"/>
                  <w:szCs w:val="28"/>
                </w:rPr>
                <w:t>Milestone </w:t>
              </w:r>
            </w:ins>
          </w:p>
        </w:tc>
      </w:tr>
      <w:tr w:rsidR="53A406BB" w:rsidTr="53A406BB" w14:paraId="03F1C2D0">
        <w:trPr>
          <w:trHeight w:val="405"/>
          <w:ins w:author="Anthony Cedeno" w:date="2021-03-14T10:14:56.972Z" w:id="1254547882"/>
        </w:trPr>
        <w:tc>
          <w:tcPr>
            <w:cnfStyle w:val="001000000000" w:firstRow="0" w:lastRow="0" w:firstColumn="1" w:lastColumn="0" w:oddVBand="0" w:evenVBand="0" w:oddHBand="0" w:evenHBand="0" w:firstRowFirstColumn="0" w:firstRowLastColumn="0" w:lastRowFirstColumn="0" w:lastRowLastColumn="0"/>
            <w:tcW w:w="1515" w:type="dxa"/>
            <w:tcMar/>
          </w:tcPr>
          <w:p w:rsidR="53A406BB" w:rsidP="53A406BB" w:rsidRDefault="53A406BB" w14:paraId="02BF030E" w14:textId="5ACC5085">
            <w:pPr>
              <w:spacing w:after="200" w:line="276" w:lineRule="auto"/>
              <w:jc w:val="both"/>
              <w:rPr>
                <w:rFonts w:ascii="Calibri" w:hAnsi="Calibri" w:eastAsia="Calibri Light" w:cs="Calibri"/>
                <w:color w:val="000000" w:themeColor="text1" w:themeTint="FF" w:themeShade="FF"/>
                <w:sz w:val="20"/>
                <w:szCs w:val="20"/>
              </w:rPr>
            </w:pPr>
            <w:ins w:author="Anthony Cedeno" w:date="2021-03-14T10:14:56.972Z" w:id="1900656906">
              <w:r w:rsidRPr="53A406BB" w:rsidR="53A406BB">
                <w:rPr>
                  <w:rFonts w:ascii="Calibri" w:hAnsi="Calibri" w:eastAsia="Calibri Light" w:cs="Calibri"/>
                  <w:color w:val="000000" w:themeColor="text1" w:themeTint="FF" w:themeShade="FF"/>
                  <w:sz w:val="20"/>
                  <w:szCs w:val="20"/>
                </w:rPr>
                <w:t>1 </w:t>
              </w:r>
            </w:ins>
          </w:p>
        </w:tc>
        <w:tc>
          <w:tcPr>
            <w:cnfStyle w:val="000000000000" w:firstRow="0" w:lastRow="0" w:firstColumn="0" w:lastColumn="0" w:oddVBand="0" w:evenVBand="0" w:oddHBand="0" w:evenHBand="0" w:firstRowFirstColumn="0" w:firstRowLastColumn="0" w:lastRowFirstColumn="0" w:lastRowLastColumn="0"/>
            <w:tcW w:w="3015" w:type="dxa"/>
            <w:tcMar/>
          </w:tcPr>
          <w:p w:rsidR="53A406BB" w:rsidP="53A406BB" w:rsidRDefault="53A406BB" w14:paraId="2DEF37CB" w14:textId="10667A77">
            <w:pPr>
              <w:spacing w:after="200" w:line="276" w:lineRule="auto"/>
              <w:jc w:val="both"/>
              <w:rPr>
                <w:rFonts w:ascii="Calibri" w:hAnsi="Calibri" w:eastAsia="Calibri Light" w:cs="Calibri"/>
                <w:sz w:val="20"/>
                <w:szCs w:val="20"/>
              </w:rPr>
            </w:pPr>
            <w:ins w:author="Anthony Cedeno" w:date="2021-03-14T10:14:56.972Z" w:id="154939459">
              <w:r w:rsidRPr="53A406BB" w:rsidR="53A406BB">
                <w:rPr>
                  <w:rFonts w:ascii="Calibri" w:hAnsi="Calibri" w:eastAsia="Calibri Light" w:cs="Calibri"/>
                  <w:sz w:val="20"/>
                  <w:szCs w:val="20"/>
                </w:rPr>
                <w:t>REST Calls Testing</w:t>
              </w:r>
            </w:ins>
          </w:p>
        </w:tc>
        <w:tc>
          <w:tcPr>
            <w:cnfStyle w:val="000000000000" w:firstRow="0" w:lastRow="0" w:firstColumn="0" w:lastColumn="0" w:oddVBand="0" w:evenVBand="0" w:oddHBand="0" w:evenHBand="0" w:firstRowFirstColumn="0" w:firstRowLastColumn="0" w:lastRowFirstColumn="0" w:lastRowLastColumn="0"/>
            <w:tcW w:w="4800" w:type="dxa"/>
            <w:tcMar/>
          </w:tcPr>
          <w:p w:rsidR="53A406BB" w:rsidP="53A406BB" w:rsidRDefault="53A406BB" w14:paraId="63684DF9" w14:textId="136E89DC">
            <w:pPr>
              <w:spacing w:after="200" w:line="276" w:lineRule="auto"/>
              <w:jc w:val="both"/>
              <w:rPr>
                <w:rFonts w:ascii="Calibri" w:hAnsi="Calibri" w:eastAsia="Calibri Light" w:cs="Calibri"/>
                <w:color w:val="000000" w:themeColor="text1" w:themeTint="FF" w:themeShade="FF"/>
                <w:sz w:val="20"/>
                <w:szCs w:val="20"/>
              </w:rPr>
            </w:pPr>
            <w:ins w:author="Anthony Cedeno" w:date="2021-03-14T10:14:56.972Z" w:id="186423861">
              <w:r w:rsidRPr="53A406BB" w:rsidR="53A406BB">
                <w:rPr>
                  <w:rFonts w:ascii="Calibri" w:hAnsi="Calibri" w:eastAsia="Calibri Light" w:cs="Calibri"/>
                  <w:color w:val="000000" w:themeColor="text1" w:themeTint="FF" w:themeShade="FF"/>
                  <w:sz w:val="20"/>
                  <w:szCs w:val="20"/>
                </w:rPr>
                <w:t>Completed REST calls testing </w:t>
              </w:r>
            </w:ins>
          </w:p>
        </w:tc>
      </w:tr>
      <w:tr w:rsidR="53A406BB" w:rsidTr="53A406BB" w14:paraId="2F98D1BC">
        <w:trPr>
          <w:trHeight w:val="390"/>
          <w:ins w:author="Anthony Cedeno" w:date="2021-03-14T10:14:56.972Z" w:id="1505054660"/>
        </w:trPr>
        <w:tc>
          <w:tcPr>
            <w:cnfStyle w:val="001000000000" w:firstRow="0" w:lastRow="0" w:firstColumn="1" w:lastColumn="0" w:oddVBand="0" w:evenVBand="0" w:oddHBand="0" w:evenHBand="0" w:firstRowFirstColumn="0" w:firstRowLastColumn="0" w:lastRowFirstColumn="0" w:lastRowLastColumn="0"/>
            <w:tcW w:w="1515" w:type="dxa"/>
            <w:tcMar/>
          </w:tcPr>
          <w:p w:rsidR="53A406BB" w:rsidP="53A406BB" w:rsidRDefault="53A406BB" w14:paraId="66E302A6" w14:textId="183C6A74">
            <w:pPr>
              <w:spacing w:after="200" w:line="276" w:lineRule="auto"/>
              <w:jc w:val="both"/>
              <w:rPr>
                <w:rFonts w:ascii="Calibri" w:hAnsi="Calibri" w:eastAsia="Calibri Light" w:cs="Calibri"/>
                <w:color w:val="000000" w:themeColor="text1" w:themeTint="FF" w:themeShade="FF"/>
                <w:sz w:val="20"/>
                <w:szCs w:val="20"/>
              </w:rPr>
            </w:pPr>
            <w:ins w:author="Anthony Cedeno" w:date="2021-03-14T10:14:56.973Z" w:id="1504353767">
              <w:r w:rsidRPr="53A406BB" w:rsidR="53A406BB">
                <w:rPr>
                  <w:rFonts w:ascii="Calibri" w:hAnsi="Calibri" w:eastAsia="Calibri Light" w:cs="Calibri"/>
                  <w:color w:val="000000" w:themeColor="text1" w:themeTint="FF" w:themeShade="FF"/>
                  <w:sz w:val="20"/>
                  <w:szCs w:val="20"/>
                </w:rPr>
                <w:t>2 </w:t>
              </w:r>
            </w:ins>
          </w:p>
        </w:tc>
        <w:tc>
          <w:tcPr>
            <w:cnfStyle w:val="000000000000" w:firstRow="0" w:lastRow="0" w:firstColumn="0" w:lastColumn="0" w:oddVBand="0" w:evenVBand="0" w:oddHBand="0" w:evenHBand="0" w:firstRowFirstColumn="0" w:firstRowLastColumn="0" w:lastRowFirstColumn="0" w:lastRowLastColumn="0"/>
            <w:tcW w:w="3015" w:type="dxa"/>
            <w:tcMar/>
          </w:tcPr>
          <w:p w:rsidR="53A406BB" w:rsidP="53A406BB" w:rsidRDefault="53A406BB" w14:paraId="5544AAE2" w14:textId="3C7742EA">
            <w:pPr>
              <w:spacing w:after="200" w:line="276" w:lineRule="auto"/>
              <w:jc w:val="both"/>
              <w:rPr>
                <w:rFonts w:ascii="Calibri" w:hAnsi="Calibri" w:eastAsia="Calibri Light" w:cs="Calibri"/>
                <w:sz w:val="20"/>
                <w:szCs w:val="20"/>
              </w:rPr>
            </w:pPr>
            <w:ins w:author="Anthony Cedeno" w:date="2021-03-14T10:14:56.973Z" w:id="2100976228">
              <w:r w:rsidRPr="53A406BB" w:rsidR="53A406BB">
                <w:rPr>
                  <w:rFonts w:ascii="Calibri" w:hAnsi="Calibri" w:eastAsia="Calibri Light" w:cs="Calibri"/>
                  <w:sz w:val="20"/>
                  <w:szCs w:val="20"/>
                </w:rPr>
                <w:t>Dialogflow Assistant Testing</w:t>
              </w:r>
            </w:ins>
          </w:p>
        </w:tc>
        <w:tc>
          <w:tcPr>
            <w:cnfStyle w:val="000000000000" w:firstRow="0" w:lastRow="0" w:firstColumn="0" w:lastColumn="0" w:oddVBand="0" w:evenVBand="0" w:oddHBand="0" w:evenHBand="0" w:firstRowFirstColumn="0" w:firstRowLastColumn="0" w:lastRowFirstColumn="0" w:lastRowLastColumn="0"/>
            <w:tcW w:w="4800" w:type="dxa"/>
            <w:tcMar/>
          </w:tcPr>
          <w:p w:rsidR="53A406BB" w:rsidP="53A406BB" w:rsidRDefault="53A406BB" w14:paraId="490BF958" w14:textId="63C7058A">
            <w:pPr>
              <w:spacing w:after="200" w:line="276" w:lineRule="auto"/>
              <w:jc w:val="both"/>
              <w:rPr>
                <w:rFonts w:ascii="Calibri" w:hAnsi="Calibri" w:eastAsia="Calibri Light" w:cs="Calibri"/>
                <w:color w:val="000000" w:themeColor="text1" w:themeTint="FF" w:themeShade="FF"/>
                <w:sz w:val="20"/>
                <w:szCs w:val="20"/>
              </w:rPr>
            </w:pPr>
            <w:ins w:author="Anthony Cedeno" w:date="2021-03-14T10:14:56.973Z" w:id="2095260646">
              <w:r w:rsidRPr="53A406BB" w:rsidR="53A406BB">
                <w:rPr>
                  <w:rFonts w:ascii="Calibri" w:hAnsi="Calibri" w:eastAsia="Calibri Light" w:cs="Calibri"/>
                  <w:color w:val="000000" w:themeColor="text1" w:themeTint="FF" w:themeShade="FF"/>
                  <w:sz w:val="20"/>
                  <w:szCs w:val="20"/>
                </w:rPr>
                <w:t>Completed Dialogflow Assistant Testing</w:t>
              </w:r>
            </w:ins>
          </w:p>
        </w:tc>
      </w:tr>
      <w:tr w:rsidR="53A406BB" w:rsidTr="53A406BB" w14:paraId="46CC61C4">
        <w:trPr>
          <w:trHeight w:val="390"/>
          <w:ins w:author="Anthony Cedeno" w:date="2021-03-14T10:14:56.973Z" w:id="1744952930"/>
        </w:trPr>
        <w:tc>
          <w:tcPr>
            <w:cnfStyle w:val="001000000000" w:firstRow="0" w:lastRow="0" w:firstColumn="1" w:lastColumn="0" w:oddVBand="0" w:evenVBand="0" w:oddHBand="0" w:evenHBand="0" w:firstRowFirstColumn="0" w:firstRowLastColumn="0" w:lastRowFirstColumn="0" w:lastRowLastColumn="0"/>
            <w:tcW w:w="1515" w:type="dxa"/>
            <w:tcMar/>
          </w:tcPr>
          <w:p w:rsidR="53A406BB" w:rsidP="53A406BB" w:rsidRDefault="53A406BB" w14:paraId="177698CF" w14:textId="25FA32AB">
            <w:pPr>
              <w:spacing w:after="200" w:line="276" w:lineRule="auto"/>
              <w:jc w:val="both"/>
              <w:rPr>
                <w:rFonts w:ascii="Calibri" w:hAnsi="Calibri" w:eastAsia="Calibri Light" w:cs="Calibri"/>
                <w:color w:val="000000" w:themeColor="text1" w:themeTint="FF" w:themeShade="FF"/>
                <w:sz w:val="20"/>
                <w:szCs w:val="20"/>
              </w:rPr>
            </w:pPr>
            <w:ins w:author="Anthony Cedeno" w:date="2021-03-14T10:14:56.973Z" w:id="36004663">
              <w:r w:rsidRPr="53A406BB" w:rsidR="53A406BB">
                <w:rPr>
                  <w:rFonts w:ascii="Calibri" w:hAnsi="Calibri" w:eastAsia="Calibri Light" w:cs="Calibri"/>
                  <w:color w:val="000000" w:themeColor="text1" w:themeTint="FF" w:themeShade="FF"/>
                  <w:sz w:val="20"/>
                  <w:szCs w:val="20"/>
                </w:rPr>
                <w:t>3</w:t>
              </w:r>
            </w:ins>
          </w:p>
        </w:tc>
        <w:tc>
          <w:tcPr>
            <w:cnfStyle w:val="000000000000" w:firstRow="0" w:lastRow="0" w:firstColumn="0" w:lastColumn="0" w:oddVBand="0" w:evenVBand="0" w:oddHBand="0" w:evenHBand="0" w:firstRowFirstColumn="0" w:firstRowLastColumn="0" w:lastRowFirstColumn="0" w:lastRowLastColumn="0"/>
            <w:tcW w:w="3015" w:type="dxa"/>
            <w:tcMar/>
          </w:tcPr>
          <w:p w:rsidR="53A406BB" w:rsidP="53A406BB" w:rsidRDefault="53A406BB" w14:paraId="77F03263" w14:textId="359E1C38">
            <w:pPr>
              <w:spacing w:after="200" w:line="276" w:lineRule="auto"/>
              <w:jc w:val="both"/>
              <w:rPr>
                <w:rFonts w:ascii="Calibri" w:hAnsi="Calibri" w:eastAsia="Calibri Light" w:cs="Calibri"/>
                <w:sz w:val="20"/>
                <w:szCs w:val="20"/>
              </w:rPr>
            </w:pPr>
            <w:ins w:author="Anthony Cedeno" w:date="2021-03-14T10:14:56.973Z" w:id="2045320152">
              <w:r w:rsidRPr="53A406BB" w:rsidR="53A406BB">
                <w:rPr>
                  <w:rFonts w:ascii="Calibri" w:hAnsi="Calibri" w:eastAsia="Calibri Light" w:cs="Calibri"/>
                  <w:sz w:val="20"/>
                  <w:szCs w:val="20"/>
                </w:rPr>
                <w:t>E2E Integration Testing</w:t>
              </w:r>
            </w:ins>
          </w:p>
        </w:tc>
        <w:tc>
          <w:tcPr>
            <w:cnfStyle w:val="000000000000" w:firstRow="0" w:lastRow="0" w:firstColumn="0" w:lastColumn="0" w:oddVBand="0" w:evenVBand="0" w:oddHBand="0" w:evenHBand="0" w:firstRowFirstColumn="0" w:firstRowLastColumn="0" w:lastRowFirstColumn="0" w:lastRowLastColumn="0"/>
            <w:tcW w:w="4800" w:type="dxa"/>
            <w:tcMar/>
          </w:tcPr>
          <w:p w:rsidR="53A406BB" w:rsidP="53A406BB" w:rsidRDefault="53A406BB" w14:paraId="57732CA3" w14:textId="4BABE42E">
            <w:pPr>
              <w:spacing w:after="200" w:line="276" w:lineRule="auto"/>
              <w:jc w:val="both"/>
              <w:rPr>
                <w:rFonts w:ascii="Calibri" w:hAnsi="Calibri" w:eastAsia="Calibri Light" w:cs="Calibri"/>
                <w:color w:val="000000" w:themeColor="text1" w:themeTint="FF" w:themeShade="FF"/>
                <w:sz w:val="20"/>
                <w:szCs w:val="20"/>
              </w:rPr>
            </w:pPr>
            <w:ins w:author="Anthony Cedeno" w:date="2021-03-14T10:14:56.973Z" w:id="1016952205">
              <w:r w:rsidRPr="53A406BB" w:rsidR="53A406BB">
                <w:rPr>
                  <w:rFonts w:ascii="Calibri" w:hAnsi="Calibri" w:eastAsia="Calibri Light" w:cs="Calibri"/>
                  <w:color w:val="000000" w:themeColor="text1" w:themeTint="FF" w:themeShade="FF"/>
                  <w:sz w:val="20"/>
                  <w:szCs w:val="20"/>
                </w:rPr>
                <w:t>Completed E2E Testing</w:t>
              </w:r>
            </w:ins>
          </w:p>
        </w:tc>
      </w:tr>
    </w:tbl>
    <w:p w:rsidR="41633C1B" w:rsidP="53A406BB" w:rsidRDefault="41633C1B" w14:paraId="710AD559" w14:textId="66CC823D">
      <w:pPr>
        <w:spacing w:after="200" w:line="240" w:lineRule="atLeast"/>
        <w:rPr>
          <w:ins w:author="Anthony Cedeno" w:date="2021-03-14T10:14:56.974Z" w:id="1198914499"/>
          <w:rFonts w:ascii="Calibri" w:hAnsi="Calibri" w:eastAsia="Times New Roman" w:cs="Calibri"/>
          <w:color w:val="000000" w:themeColor="text1" w:themeTint="FF" w:themeShade="FF"/>
          <w:sz w:val="20"/>
          <w:szCs w:val="20"/>
        </w:rPr>
      </w:pPr>
      <w:ins w:author="Anthony Cedeno" w:date="2021-03-14T10:14:56.974Z" w:id="1510080340">
        <w:r w:rsidRPr="53A406BB" w:rsidR="7C5F07FC">
          <w:rPr>
            <w:rFonts w:ascii="Calibri" w:hAnsi="Calibri" w:eastAsia="Times New Roman" w:cs="Calibri"/>
            <w:color w:val="000000" w:themeColor="text1" w:themeTint="FF" w:themeShade="FF"/>
            <w:sz w:val="20"/>
            <w:szCs w:val="20"/>
          </w:rPr>
          <w:t> </w:t>
        </w:r>
      </w:ins>
    </w:p>
    <w:p w:rsidR="41633C1B" w:rsidP="53A406BB" w:rsidRDefault="41633C1B" w14:paraId="41BF13DB" w14:textId="0EB709CA">
      <w:pPr>
        <w:pStyle w:val="Heading2"/>
        <w:spacing w:before="200" w:after="120" w:line="271" w:lineRule="auto"/>
        <w:rPr>
          <w:ins w:author="Anthony Cedeno" w:date="2021-03-14T10:14:56.975Z" w:id="1433616322"/>
          <w:rFonts w:ascii="Calibri" w:hAnsi="Calibri" w:eastAsia="Calibri Light" w:cs="Calibri"/>
          <w:smallCaps w:val="1"/>
          <w:color w:val="000000" w:themeColor="text1" w:themeTint="FF" w:themeShade="FF"/>
          <w:sz w:val="28"/>
          <w:szCs w:val="28"/>
        </w:rPr>
      </w:pPr>
      <w:ins w:author="Anthony Cedeno" w:date="2021-03-14T10:14:56.975Z" w:id="46066559">
        <w:r w:rsidRPr="53A406BB" w:rsidR="7C5F07FC">
          <w:rPr>
            <w:rFonts w:ascii="Calibri" w:hAnsi="Calibri" w:eastAsia="Calibri Light" w:cs="Calibri"/>
            <w:smallCaps w:val="1"/>
            <w:color w:val="000000" w:themeColor="text1" w:themeTint="FF" w:themeShade="FF"/>
            <w:sz w:val="28"/>
            <w:szCs w:val="28"/>
          </w:rPr>
          <w:t>Testing Approach</w:t>
        </w:r>
        <w:r w:rsidRPr="53A406BB" w:rsidR="7C5F07FC">
          <w:rPr>
            <w:rFonts w:ascii="Calibri" w:hAnsi="Calibri" w:eastAsia="Calibri Light" w:cs="Calibri"/>
            <w:smallCaps w:val="1"/>
            <w:color w:val="000000" w:themeColor="text1" w:themeTint="FF" w:themeShade="FF"/>
            <w:sz w:val="28"/>
            <w:szCs w:val="28"/>
          </w:rPr>
          <w:t> </w:t>
        </w:r>
      </w:ins>
    </w:p>
    <w:p w:rsidR="41633C1B" w:rsidP="53A406BB" w:rsidRDefault="41633C1B" w14:paraId="67B165F0" w14:textId="0C164611">
      <w:pPr>
        <w:spacing w:after="200" w:line="240" w:lineRule="atLeast"/>
        <w:rPr>
          <w:ins w:author="Anthony Cedeno" w:date="2021-03-14T10:14:56.976Z" w:id="229434098"/>
          <w:rFonts w:ascii="Calibri" w:hAnsi="Calibri" w:eastAsia="Times New Roman" w:cs="Calibri"/>
          <w:color w:val="000000" w:themeColor="text1" w:themeTint="FF" w:themeShade="FF"/>
        </w:rPr>
      </w:pPr>
      <w:ins w:author="Anthony Cedeno" w:date="2021-03-14T10:14:56.975Z" w:id="2104162323">
        <w:r w:rsidRPr="53A406BB" w:rsidR="7C5F07FC">
          <w:rPr>
            <w:rFonts w:ascii="Calibri" w:hAnsi="Calibri" w:eastAsia="Calibri Light" w:cs="Calibri"/>
            <w:color w:val="000000" w:themeColor="text1" w:themeTint="FF" w:themeShade="FF"/>
          </w:rPr>
          <w:t>As defined in the test scope</w:t>
        </w:r>
        <w:r w:rsidRPr="53A406BB" w:rsidR="7C5F07FC">
          <w:rPr>
            <w:rFonts w:ascii="Calibri" w:hAnsi="Calibri" w:eastAsia="Times New Roman" w:cs="Calibri"/>
            <w:color w:val="000000" w:themeColor="text1" w:themeTint="FF" w:themeShade="FF"/>
          </w:rPr>
          <w:t>,</w:t>
        </w:r>
        <w:r w:rsidRPr="53A406BB" w:rsidR="7C5F07FC">
          <w:rPr>
            <w:rFonts w:ascii="Calibri" w:hAnsi="Calibri" w:eastAsia="Calibri Light" w:cs="Calibri"/>
            <w:color w:val="000000" w:themeColor="text1" w:themeTint="FF" w:themeShade="FF"/>
          </w:rPr>
          <w:t xml:space="preserve"> the following type of tests for the Form Scriber</w:t>
        </w:r>
        <w:r w:rsidRPr="53A406BB" w:rsidR="7C5F07FC">
          <w:rPr>
            <w:rFonts w:ascii="Calibri" w:hAnsi="Calibri" w:eastAsia="Times New Roman" w:cs="Calibri"/>
            <w:color w:val="000000" w:themeColor="text1" w:themeTint="FF" w:themeShade="FF"/>
          </w:rPr>
          <w:t xml:space="preserve"> – </w:t>
        </w:r>
        <w:r w:rsidRPr="53A406BB" w:rsidR="7C5F07FC">
          <w:rPr>
            <w:rFonts w:ascii="Calibri" w:hAnsi="Calibri" w:eastAsia="Calibri Light" w:cs="Calibri"/>
            <w:color w:val="000000" w:themeColor="text1" w:themeTint="FF" w:themeShade="FF"/>
          </w:rPr>
          <w:t>Dialogflow Service will be performed</w:t>
        </w:r>
        <w:r w:rsidRPr="53A406BB" w:rsidR="7C5F07FC">
          <w:rPr>
            <w:rFonts w:ascii="Calibri" w:hAnsi="Calibri" w:eastAsia="Times New Roman" w:cs="Calibri"/>
            <w:color w:val="000000" w:themeColor="text1" w:themeTint="FF" w:themeShade="FF"/>
          </w:rPr>
          <w:t>: </w:t>
        </w:r>
      </w:ins>
    </w:p>
    <w:p w:rsidR="41633C1B" w:rsidP="53A406BB" w:rsidRDefault="41633C1B" w14:paraId="75172DB2" w14:textId="7F03A477">
      <w:pPr>
        <w:pStyle w:val="ListParagraph"/>
        <w:numPr>
          <w:ilvl w:val="0"/>
          <w:numId w:val="14"/>
        </w:numPr>
        <w:spacing w:after="200" w:line="240" w:lineRule="atLeast"/>
        <w:rPr>
          <w:ins w:author="Anthony Cedeno" w:date="2021-03-14T10:14:56.976Z" w:id="1529038725"/>
          <w:rFonts w:ascii="Calibri" w:hAnsi="Calibri" w:cs="Calibri"/>
          <w:b w:val="1"/>
          <w:bCs w:val="1"/>
          <w:color w:val="000000" w:themeColor="text1" w:themeTint="FF" w:themeShade="FF"/>
          <w:sz w:val="28"/>
          <w:szCs w:val="28"/>
        </w:rPr>
      </w:pPr>
      <w:ins w:author="Anthony Cedeno" w:date="2021-03-14T10:14:56.976Z" w:id="886973530">
        <w:r w:rsidRPr="53A406BB" w:rsidR="7C5F07FC">
          <w:rPr>
            <w:rFonts w:ascii="Calibri" w:hAnsi="Calibri" w:eastAsia="Calibri Light" w:cs="Calibri"/>
            <w:b w:val="1"/>
            <w:bCs w:val="1"/>
            <w:color w:val="000000" w:themeColor="text1" w:themeTint="FF" w:themeShade="FF"/>
            <w:sz w:val="28"/>
            <w:szCs w:val="28"/>
          </w:rPr>
          <w:t>REST Calls Testing</w:t>
        </w:r>
      </w:ins>
    </w:p>
    <w:p w:rsidR="41633C1B" w:rsidP="53A406BB" w:rsidRDefault="41633C1B" w14:paraId="4C3C8D17" w14:textId="4E2C4565">
      <w:pPr>
        <w:pStyle w:val="ListParagraph"/>
        <w:numPr>
          <w:ilvl w:val="1"/>
          <w:numId w:val="14"/>
        </w:numPr>
        <w:spacing w:after="200" w:line="240" w:lineRule="atLeast"/>
        <w:rPr>
          <w:ins w:author="Anthony Cedeno" w:date="2021-03-14T10:14:56.993Z" w:id="642951334"/>
          <w:rFonts w:ascii="Calibri" w:hAnsi="Calibri" w:cs="Calibri"/>
          <w:color w:val="000000" w:themeColor="text1" w:themeTint="FF" w:themeShade="FF"/>
        </w:rPr>
      </w:pPr>
      <w:ins w:author="Anthony Cedeno" w:date="2021-03-14T10:14:56.993Z" w:id="1147476970">
        <w:r w:rsidRPr="53A406BB" w:rsidR="7C5F07FC">
          <w:rPr>
            <w:rFonts w:ascii="Calibri" w:hAnsi="Calibri" w:eastAsia="Calibri Light" w:cs="Calibri"/>
            <w:color w:val="000000" w:themeColor="text1" w:themeTint="FF" w:themeShade="FF"/>
          </w:rPr>
          <w:t>The REST calls of the Form Scriber</w:t>
        </w:r>
        <w:r w:rsidRPr="53A406BB" w:rsidR="7C5F07FC">
          <w:rPr>
            <w:rFonts w:ascii="Calibri" w:hAnsi="Calibri" w:eastAsia="Times New Roman" w:cs="Calibri"/>
            <w:color w:val="000000" w:themeColor="text1" w:themeTint="FF" w:themeShade="FF"/>
          </w:rPr>
          <w:t xml:space="preserve"> – </w:t>
        </w:r>
        <w:r w:rsidRPr="53A406BB" w:rsidR="7C5F07FC">
          <w:rPr>
            <w:rFonts w:ascii="Calibri" w:hAnsi="Calibri" w:eastAsia="Calibri Light" w:cs="Calibri"/>
            <w:color w:val="000000" w:themeColor="text1" w:themeTint="FF" w:themeShade="FF"/>
          </w:rPr>
          <w:t>Dialogflow Service will be tested to ensure all features are implemented in the system and working correctly</w:t>
        </w:r>
        <w:r w:rsidRPr="53A406BB" w:rsidR="7C5F07FC">
          <w:rPr>
            <w:rFonts w:ascii="Calibri" w:hAnsi="Calibri" w:eastAsia="Times New Roman" w:cs="Calibri"/>
            <w:color w:val="000000" w:themeColor="text1" w:themeTint="FF" w:themeShade="FF"/>
          </w:rPr>
          <w:t xml:space="preserve">, </w:t>
        </w:r>
        <w:r w:rsidRPr="53A406BB" w:rsidR="7C5F07FC">
          <w:rPr>
            <w:rFonts w:ascii="Calibri" w:hAnsi="Calibri" w:eastAsia="Calibri Light" w:cs="Calibri"/>
            <w:color w:val="000000" w:themeColor="text1" w:themeTint="FF" w:themeShade="FF"/>
          </w:rPr>
          <w:t>and responses of these REST calls are as intended.</w:t>
        </w:r>
      </w:ins>
    </w:p>
    <w:p w:rsidR="41633C1B" w:rsidP="53A406BB" w:rsidRDefault="41633C1B" w14:paraId="4BCF70EE" w14:textId="500AE4DC">
      <w:pPr>
        <w:pStyle w:val="ListParagraph"/>
        <w:numPr>
          <w:ilvl w:val="0"/>
          <w:numId w:val="14"/>
        </w:numPr>
        <w:spacing w:after="200" w:line="240" w:lineRule="atLeast"/>
        <w:jc w:val="both"/>
        <w:rPr>
          <w:ins w:author="Anthony Cedeno" w:date="2021-03-14T10:14:57.008Z" w:id="583879424"/>
          <w:rFonts w:ascii="Calibri" w:hAnsi="Calibri" w:cs="Calibri"/>
          <w:b w:val="1"/>
          <w:bCs w:val="1"/>
          <w:color w:val="000000" w:themeColor="text1" w:themeTint="FF" w:themeShade="FF"/>
          <w:sz w:val="28"/>
          <w:szCs w:val="28"/>
        </w:rPr>
      </w:pPr>
      <w:ins w:author="Anthony Cedeno" w:date="2021-03-14T10:14:57.008Z" w:id="1408838711">
        <w:r w:rsidRPr="53A406BB" w:rsidR="7C5F07FC">
          <w:rPr>
            <w:rFonts w:ascii="Calibri" w:hAnsi="Calibri" w:eastAsia="Calibri Light" w:cs="Calibri"/>
            <w:b w:val="1"/>
            <w:bCs w:val="1"/>
            <w:color w:val="000000" w:themeColor="text1" w:themeTint="FF" w:themeShade="FF"/>
            <w:sz w:val="28"/>
            <w:szCs w:val="28"/>
          </w:rPr>
          <w:t>Dialogflow Assistant Testing</w:t>
        </w:r>
      </w:ins>
    </w:p>
    <w:p w:rsidR="41633C1B" w:rsidP="53A406BB" w:rsidRDefault="41633C1B" w14:paraId="557BABF3" w14:textId="18BD6757">
      <w:pPr>
        <w:pStyle w:val="ListParagraph"/>
        <w:numPr>
          <w:ilvl w:val="1"/>
          <w:numId w:val="14"/>
        </w:numPr>
        <w:spacing w:after="200" w:line="240" w:lineRule="atLeast"/>
        <w:jc w:val="both"/>
        <w:rPr>
          <w:ins w:author="Anthony Cedeno" w:date="2021-03-14T10:14:57.023Z" w:id="482426860"/>
          <w:rFonts w:ascii="Calibri" w:hAnsi="Calibri" w:cs="Calibri"/>
          <w:color w:val="000000" w:themeColor="text1" w:themeTint="FF" w:themeShade="FF"/>
        </w:rPr>
      </w:pPr>
      <w:ins w:author="Anthony Cedeno" w:date="2021-03-14T10:14:57.023Z" w:id="1287590313">
        <w:r w:rsidRPr="53A406BB" w:rsidR="7C5F07FC">
          <w:rPr>
            <w:rFonts w:ascii="Calibri" w:hAnsi="Calibri" w:eastAsia="Calibri Light" w:cs="Calibri"/>
            <w:color w:val="000000" w:themeColor="text1" w:themeTint="FF" w:themeShade="FF"/>
          </w:rPr>
          <w:t>The Dialogflow agent will be tested using GCP’s assistant service to ensure that the system works as intended.</w:t>
        </w:r>
      </w:ins>
    </w:p>
    <w:p w:rsidR="41633C1B" w:rsidP="53A406BB" w:rsidRDefault="41633C1B" w14:paraId="6F5F21DE" w14:textId="295C15F6">
      <w:pPr>
        <w:pStyle w:val="ListParagraph"/>
        <w:numPr>
          <w:ilvl w:val="0"/>
          <w:numId w:val="14"/>
        </w:numPr>
        <w:spacing w:after="200" w:line="240" w:lineRule="atLeast"/>
        <w:jc w:val="both"/>
        <w:rPr>
          <w:ins w:author="Anthony Cedeno" w:date="2021-03-14T10:14:57.038Z" w:id="1739593091"/>
          <w:rFonts w:ascii="Calibri" w:hAnsi="Calibri" w:cs="Calibri"/>
          <w:b w:val="1"/>
          <w:bCs w:val="1"/>
          <w:color w:val="000000" w:themeColor="text1" w:themeTint="FF" w:themeShade="FF"/>
          <w:sz w:val="28"/>
          <w:szCs w:val="28"/>
        </w:rPr>
      </w:pPr>
      <w:ins w:author="Anthony Cedeno" w:date="2021-03-14T10:14:57.038Z" w:id="819030013">
        <w:r w:rsidRPr="53A406BB" w:rsidR="7C5F07FC">
          <w:rPr>
            <w:rFonts w:ascii="Calibri" w:hAnsi="Calibri" w:eastAsia="Calibri Light" w:cs="Calibri"/>
            <w:b w:val="1"/>
            <w:bCs w:val="1"/>
            <w:color w:val="000000" w:themeColor="text1" w:themeTint="FF" w:themeShade="FF"/>
            <w:sz w:val="28"/>
            <w:szCs w:val="28"/>
          </w:rPr>
          <w:t>E2E Integration Testing</w:t>
        </w:r>
      </w:ins>
    </w:p>
    <w:p w:rsidR="41633C1B" w:rsidP="53A406BB" w:rsidRDefault="41633C1B" w14:paraId="07DFC2C0" w14:textId="63531641">
      <w:pPr>
        <w:pStyle w:val="ListParagraph"/>
        <w:numPr>
          <w:ilvl w:val="1"/>
          <w:numId w:val="14"/>
        </w:numPr>
        <w:spacing w:after="200" w:line="240" w:lineRule="atLeast"/>
        <w:jc w:val="both"/>
        <w:rPr>
          <w:ins w:author="Anthony Cedeno" w:date="2021-03-14T10:14:57.053Z" w:id="376193683"/>
          <w:rFonts w:ascii="Calibri" w:hAnsi="Calibri" w:cs="Calibri"/>
          <w:color w:val="000000" w:themeColor="text1" w:themeTint="FF" w:themeShade="FF"/>
        </w:rPr>
      </w:pPr>
      <w:ins w:author="Anthony Cedeno" w:date="2021-03-14T10:14:57.053Z" w:id="895120662">
        <w:r w:rsidRPr="53A406BB" w:rsidR="7C5F07FC">
          <w:rPr>
            <w:rFonts w:ascii="Calibri" w:hAnsi="Calibri" w:eastAsia="Calibri Light" w:cs="Calibri"/>
            <w:color w:val="000000" w:themeColor="text1" w:themeTint="FF" w:themeShade="FF"/>
          </w:rPr>
          <w:t xml:space="preserve">An E2E test will be performed to ensure that the </w:t>
        </w:r>
      </w:ins>
      <w:commentRangeStart w:id="1138759736"/>
      <w:ins w:author="Anthony Cedeno" w:date="2021-03-14T10:14:57.053Z" w:id="1733665832">
        <w:r w:rsidRPr="53A406BB" w:rsidR="7C5F07FC">
          <w:rPr>
            <w:rFonts w:ascii="Calibri" w:hAnsi="Calibri" w:eastAsia="Calibri Light" w:cs="Calibri"/>
            <w:color w:val="000000" w:themeColor="text1" w:themeTint="FF" w:themeShade="FF"/>
          </w:rPr>
          <w:t xml:space="preserve">entire system from all teams </w:t>
        </w:r>
      </w:ins>
      <w:commentRangeEnd w:id="1138759736"/>
      <w:r>
        <w:rPr>
          <w:rStyle w:val="CommentReference"/>
        </w:rPr>
        <w:commentReference w:id="1138759736"/>
      </w:r>
      <w:ins w:author="Anthony Cedeno" w:date="2021-03-14T10:14:57.053Z" w:id="1861969749">
        <w:r w:rsidRPr="53A406BB" w:rsidR="7C5F07FC">
          <w:rPr>
            <w:rFonts w:ascii="Calibri" w:hAnsi="Calibri" w:eastAsia="Calibri Light" w:cs="Calibri"/>
            <w:color w:val="000000" w:themeColor="text1" w:themeTint="FF" w:themeShade="FF"/>
          </w:rPr>
          <w:t>are integrated appropriately and any issues or defects are addressed.</w:t>
        </w:r>
      </w:ins>
    </w:p>
    <w:p w:rsidR="41633C1B" w:rsidP="53A406BB" w:rsidRDefault="41633C1B" w14:paraId="19FD0260" w14:textId="07EFA82D">
      <w:pPr>
        <w:pStyle w:val="Heading2"/>
        <w:spacing w:before="200" w:after="120" w:line="271" w:lineRule="auto"/>
        <w:rPr>
          <w:ins w:author="Anthony Cedeno" w:date="2021-03-14T10:14:57.067Z" w:id="1915386801"/>
          <w:rFonts w:ascii="Calibri" w:hAnsi="Calibri" w:eastAsia="Calibri Light" w:cs="Calibri"/>
          <w:smallCaps w:val="1"/>
          <w:color w:val="000000" w:themeColor="text1" w:themeTint="FF" w:themeShade="FF"/>
          <w:sz w:val="28"/>
          <w:szCs w:val="28"/>
        </w:rPr>
      </w:pPr>
      <w:ins w:author="Anthony Cedeno" w:date="2021-03-14T10:14:57.067Z" w:id="1576082355">
        <w:r w:rsidRPr="53A406BB" w:rsidR="7C5F07FC">
          <w:rPr>
            <w:rFonts w:ascii="Calibri" w:hAnsi="Calibri" w:eastAsia="Calibri Light" w:cs="Calibri"/>
            <w:smallCaps w:val="1"/>
            <w:color w:val="000000" w:themeColor="text1" w:themeTint="FF" w:themeShade="FF"/>
            <w:sz w:val="28"/>
            <w:szCs w:val="28"/>
          </w:rPr>
          <w:t>Test Automation</w:t>
        </w:r>
      </w:ins>
    </w:p>
    <w:p w:rsidR="41633C1B" w:rsidP="53A406BB" w:rsidRDefault="41633C1B" w14:paraId="7092500F" w14:textId="0779B495">
      <w:pPr>
        <w:spacing w:after="200" w:line="240" w:lineRule="atLeast"/>
        <w:jc w:val="both"/>
        <w:rPr>
          <w:ins w:author="Anthony Cedeno" w:date="2021-03-14T10:14:57.067Z" w:id="407220080"/>
          <w:rFonts w:ascii="Calibri" w:hAnsi="Calibri" w:eastAsia="Calibri Light" w:cs="Calibri"/>
          <w:color w:val="000000" w:themeColor="text1" w:themeTint="FF" w:themeShade="FF"/>
        </w:rPr>
      </w:pPr>
      <w:ins w:author="Anthony Cedeno" w:date="2021-03-14T10:14:57.067Z" w:id="821512298">
        <w:r w:rsidRPr="53A406BB" w:rsidR="7C5F07FC">
          <w:rPr>
            <w:rFonts w:ascii="Calibri" w:hAnsi="Calibri" w:eastAsia="Calibri Light" w:cs="Calibri"/>
            <w:color w:val="000000" w:themeColor="text1" w:themeTint="FF" w:themeShade="FF"/>
          </w:rPr>
          <w:t>Test automation tools will be used to test the REST calls and Dialogflow agents</w:t>
        </w:r>
        <w:r w:rsidRPr="53A406BB" w:rsidR="7C5F07FC">
          <w:rPr>
            <w:rFonts w:ascii="Calibri" w:hAnsi="Calibri" w:eastAsia="Times New Roman" w:cs="Calibri"/>
            <w:color w:val="000000" w:themeColor="text1" w:themeTint="FF" w:themeShade="FF"/>
          </w:rPr>
          <w:t xml:space="preserve">. </w:t>
        </w:r>
        <w:r w:rsidRPr="53A406BB" w:rsidR="7C5F07FC">
          <w:rPr>
            <w:rFonts w:ascii="Calibri" w:hAnsi="Calibri" w:eastAsia="Calibri Light" w:cs="Calibri"/>
            <w:color w:val="000000" w:themeColor="text1" w:themeTint="FF" w:themeShade="FF"/>
          </w:rPr>
          <w:t>The Fiddler tool will be used for automation testing of REST calls and responses. GCP has an automated test API that we can leverage to test the chat agents.</w:t>
        </w:r>
      </w:ins>
    </w:p>
    <w:p w:rsidR="41633C1B" w:rsidP="53A406BB" w:rsidRDefault="41633C1B" w14:paraId="3B2C9244" w14:textId="4C1232C2">
      <w:pPr>
        <w:pStyle w:val="Heading2"/>
        <w:spacing w:before="200" w:after="120" w:line="271" w:lineRule="auto"/>
        <w:rPr>
          <w:ins w:author="Anthony Cedeno" w:date="2021-03-14T10:14:57.068Z" w:id="2117562391"/>
          <w:rFonts w:ascii="Calibri" w:hAnsi="Calibri" w:eastAsia="Calibri Light" w:cs="Calibri"/>
          <w:smallCaps w:val="1"/>
          <w:color w:val="000000" w:themeColor="text1" w:themeTint="FF" w:themeShade="FF"/>
          <w:sz w:val="28"/>
          <w:szCs w:val="28"/>
        </w:rPr>
      </w:pPr>
      <w:ins w:author="Anthony Cedeno" w:date="2021-03-14T10:14:57.068Z" w:id="2094666108">
        <w:r w:rsidRPr="53A406BB" w:rsidR="7C5F07FC">
          <w:rPr>
            <w:rFonts w:ascii="Calibri" w:hAnsi="Calibri" w:eastAsia="Calibri Light" w:cs="Calibri"/>
            <w:smallCaps w:val="1"/>
            <w:color w:val="000000" w:themeColor="text1" w:themeTint="FF" w:themeShade="FF"/>
            <w:sz w:val="28"/>
            <w:szCs w:val="28"/>
          </w:rPr>
          <w:t>Functional Requirements of Test Cases</w:t>
        </w:r>
        <w:r w:rsidRPr="53A406BB" w:rsidR="7C5F07FC">
          <w:rPr>
            <w:rFonts w:ascii="Calibri" w:hAnsi="Calibri" w:eastAsia="Calibri Light" w:cs="Calibri"/>
            <w:smallCaps w:val="1"/>
            <w:color w:val="000000" w:themeColor="text1" w:themeTint="FF" w:themeShade="FF"/>
            <w:sz w:val="28"/>
            <w:szCs w:val="28"/>
          </w:rPr>
          <w:t> </w:t>
        </w:r>
      </w:ins>
    </w:p>
    <w:p w:rsidR="41633C1B" w:rsidP="53A406BB" w:rsidRDefault="41633C1B" w14:paraId="477FEAD6" w14:textId="01304E10">
      <w:pPr>
        <w:spacing w:after="200" w:line="240" w:lineRule="atLeast"/>
        <w:ind w:left="360"/>
        <w:rPr>
          <w:ins w:author="Anthony Cedeno" w:date="2021-03-14T10:14:57.068Z" w:id="1596472393"/>
          <w:rFonts w:ascii="Calibri" w:hAnsi="Calibri" w:eastAsia="Calibri Light" w:cs="Calibri"/>
          <w:color w:val="000000" w:themeColor="text1" w:themeTint="FF" w:themeShade="FF"/>
        </w:rPr>
      </w:pPr>
      <w:ins w:author="Anthony Cedeno" w:date="2021-03-14T10:14:57.068Z" w:id="483989427">
        <w:r w:rsidRPr="53A406BB" w:rsidR="7C5F07FC">
          <w:rPr>
            <w:rFonts w:ascii="Calibri" w:hAnsi="Calibri" w:eastAsia="Calibri Light" w:cs="Calibri"/>
            <w:color w:val="000000" w:themeColor="text1" w:themeTint="FF" w:themeShade="FF"/>
          </w:rPr>
          <w:t>1.  Isolate primary user’s voice for use within the service</w:t>
        </w:r>
      </w:ins>
    </w:p>
    <w:p w:rsidR="41633C1B" w:rsidP="53A406BB" w:rsidRDefault="41633C1B" w14:paraId="089C045F" w14:textId="30514A23">
      <w:pPr>
        <w:spacing w:after="200" w:line="240" w:lineRule="atLeast"/>
        <w:ind w:left="360"/>
        <w:rPr>
          <w:ins w:author="Anthony Cedeno" w:date="2021-03-14T10:14:57.068Z" w:id="523001524"/>
          <w:rFonts w:ascii="Calibri" w:hAnsi="Calibri" w:eastAsia="Calibri Light" w:cs="Calibri"/>
          <w:color w:val="000000" w:themeColor="text1" w:themeTint="FF" w:themeShade="FF"/>
        </w:rPr>
      </w:pPr>
      <w:ins w:author="Anthony Cedeno" w:date="2021-03-14T10:14:57.068Z" w:id="436142584">
        <w:r w:rsidRPr="53A406BB" w:rsidR="7C5F07FC">
          <w:rPr>
            <w:rFonts w:ascii="Calibri" w:hAnsi="Calibri" w:eastAsia="Calibri Light" w:cs="Calibri"/>
            <w:color w:val="000000" w:themeColor="text1" w:themeTint="FF" w:themeShade="FF"/>
          </w:rPr>
          <w:t>2.  Dialogflow service is integrated within the mobile application</w:t>
        </w:r>
      </w:ins>
    </w:p>
    <w:p w:rsidR="41633C1B" w:rsidP="53A406BB" w:rsidRDefault="41633C1B" w14:paraId="2761CAF8" w14:textId="48310CC1">
      <w:pPr>
        <w:spacing w:after="200" w:line="240" w:lineRule="atLeast"/>
        <w:ind w:left="360"/>
        <w:rPr>
          <w:ins w:author="Anthony Cedeno" w:date="2021-03-15T00:54:17.594Z" w:id="2031903821"/>
          <w:rFonts w:ascii="Calibri" w:hAnsi="Calibri" w:eastAsia="Calibri Light" w:cs="Calibri"/>
          <w:color w:val="000000" w:themeColor="text1" w:themeTint="FF" w:themeShade="FF"/>
        </w:rPr>
      </w:pPr>
      <w:ins w:author="Anthony Cedeno" w:date="2021-03-14T10:14:57.068Z" w:id="1654257458">
        <w:r w:rsidRPr="72921540" w:rsidR="7C5F07FC">
          <w:rPr>
            <w:rFonts w:ascii="Calibri" w:hAnsi="Calibri" w:eastAsia="Calibri Light" w:cs="Calibri"/>
            <w:color w:val="000000" w:themeColor="text1" w:themeTint="FF" w:themeShade="FF"/>
          </w:rPr>
          <w:t>3.  Receive report identifier from user</w:t>
        </w:r>
        <w:r w:rsidRPr="72921540" w:rsidR="7C5F07FC">
          <w:rPr>
            <w:rFonts w:ascii="Calibri" w:hAnsi="Calibri" w:eastAsia="Calibri Light" w:cs="Calibri"/>
            <w:color w:val="000000" w:themeColor="text1" w:themeTint="FF" w:themeShade="FF"/>
          </w:rPr>
          <w:t>5.  Process report contents and fields.</w:t>
        </w:r>
      </w:ins>
    </w:p>
    <w:p w:rsidR="41633C1B" w:rsidP="72921540" w:rsidRDefault="41633C1B" w14:paraId="403A65AC" w14:textId="0382D4CF">
      <w:pPr>
        <w:spacing w:after="200" w:line="240" w:lineRule="atLeast"/>
        <w:ind w:left="360"/>
        <w:rPr>
          <w:ins w:author="Anthony Cedeno" w:date="2021-03-15T00:55:48.9Z" w:id="1092537751"/>
          <w:rFonts w:ascii="Calibri" w:hAnsi="Calibri" w:eastAsia="Calibri Light" w:cs="Calibri"/>
          <w:color w:val="000000" w:themeColor="text1" w:themeTint="FF" w:themeShade="FF"/>
        </w:rPr>
      </w:pPr>
      <w:ins w:author="Anthony Cedeno" w:date="2021-03-15T00:54:25.705Z" w:id="1620271430">
        <w:r w:rsidRPr="72921540" w:rsidR="5C9A25B9">
          <w:rPr>
            <w:rFonts w:ascii="Calibri" w:hAnsi="Calibri" w:eastAsia="Calibri Light" w:cs="Calibri"/>
            <w:color w:val="000000" w:themeColor="text1" w:themeTint="FF" w:themeShade="FF"/>
          </w:rPr>
          <w:t>4</w:t>
        </w:r>
      </w:ins>
      <w:ins w:author="Anthony Cedeno" w:date="2021-03-14T10:14:57.069Z" w:id="129277716">
        <w:r w:rsidRPr="72921540" w:rsidR="7C5F07FC">
          <w:rPr>
            <w:rFonts w:ascii="Calibri" w:hAnsi="Calibri" w:eastAsia="Calibri Light" w:cs="Calibri"/>
            <w:color w:val="000000" w:themeColor="text1" w:themeTint="FF" w:themeShade="FF"/>
          </w:rPr>
          <w:t xml:space="preserve">.  </w:t>
        </w:r>
      </w:ins>
      <w:ins w:author="Anthony Cedeno" w:date="2021-03-15T00:55:58.321Z" w:id="124156808">
        <w:r w:rsidRPr="72921540" w:rsidR="0CBCDC6C">
          <w:rPr>
            <w:rFonts w:ascii="Calibri" w:hAnsi="Calibri" w:eastAsia="Calibri Light" w:cs="Calibri"/>
            <w:color w:val="000000" w:themeColor="text1" w:themeTint="FF" w:themeShade="FF"/>
          </w:rPr>
          <w:t>Process report contents and fields.</w:t>
        </w:r>
      </w:ins>
    </w:p>
    <w:p w:rsidR="41633C1B" w:rsidP="53A406BB" w:rsidRDefault="41633C1B" w14:paraId="6343EDAF" w14:textId="52809F32">
      <w:pPr>
        <w:spacing w:after="200" w:line="240" w:lineRule="atLeast"/>
        <w:ind w:left="360"/>
        <w:rPr>
          <w:ins w:author="Anthony Cedeno" w:date="2021-03-14T10:14:57.069Z" w:id="145710677"/>
          <w:rFonts w:ascii="Calibri" w:hAnsi="Calibri" w:eastAsia="Calibri Light" w:cs="Calibri"/>
          <w:color w:val="000000" w:themeColor="text1" w:themeTint="FF" w:themeShade="FF"/>
        </w:rPr>
      </w:pPr>
      <w:ins w:author="Anthony Cedeno" w:date="2021-03-15T00:55:51.868Z" w:id="330076226">
        <w:r w:rsidRPr="72921540" w:rsidR="0CBCDC6C">
          <w:rPr>
            <w:rFonts w:ascii="Calibri" w:hAnsi="Calibri" w:eastAsia="Calibri Light" w:cs="Calibri"/>
            <w:color w:val="000000" w:themeColor="text1" w:themeTint="FF" w:themeShade="FF"/>
          </w:rPr>
          <w:t xml:space="preserve">5.  </w:t>
        </w:r>
      </w:ins>
      <w:ins w:author="Anthony Cedeno" w:date="2021-03-14T10:14:57.069Z" w:id="1462662687">
        <w:r w:rsidRPr="72921540" w:rsidR="7C5F07FC">
          <w:rPr>
            <w:rFonts w:ascii="Calibri" w:hAnsi="Calibri" w:eastAsia="Calibri Light" w:cs="Calibri"/>
            <w:color w:val="000000" w:themeColor="text1" w:themeTint="FF" w:themeShade="FF"/>
          </w:rPr>
          <w:t>Generate dynamic intents to capture report fields.</w:t>
        </w:r>
      </w:ins>
    </w:p>
    <w:p w:rsidR="41633C1B" w:rsidP="53A406BB" w:rsidRDefault="41633C1B" w14:paraId="3083D478" w14:textId="242128F7">
      <w:pPr>
        <w:spacing w:after="200" w:line="240" w:lineRule="atLeast"/>
        <w:ind w:left="360"/>
        <w:rPr>
          <w:ins w:author="Anthony Cedeno" w:date="2021-03-14T10:14:57.069Z" w:id="169056143"/>
          <w:rFonts w:ascii="Calibri" w:hAnsi="Calibri" w:eastAsia="Calibri Light" w:cs="Calibri"/>
          <w:color w:val="000000" w:themeColor="text1" w:themeTint="FF" w:themeShade="FF"/>
        </w:rPr>
      </w:pPr>
      <w:ins w:author="Anthony Cedeno" w:date="2021-03-15T00:56:02.366Z" w:id="1287163774">
        <w:r w:rsidRPr="72921540" w:rsidR="06DA782A">
          <w:rPr>
            <w:rFonts w:ascii="Calibri" w:hAnsi="Calibri" w:eastAsia="Calibri Light" w:cs="Calibri"/>
            <w:color w:val="000000" w:themeColor="text1" w:themeTint="FF" w:themeShade="FF"/>
          </w:rPr>
          <w:t>6</w:t>
        </w:r>
      </w:ins>
      <w:ins w:author="Anthony Cedeno" w:date="2021-03-14T10:14:57.069Z" w:id="969857576">
        <w:r w:rsidRPr="72921540" w:rsidR="7C5F07FC">
          <w:rPr>
            <w:rFonts w:ascii="Calibri" w:hAnsi="Calibri" w:eastAsia="Calibri Light" w:cs="Calibri"/>
            <w:color w:val="000000" w:themeColor="text1" w:themeTint="FF" w:themeShade="FF"/>
          </w:rPr>
          <w:t xml:space="preserve">.  Identify report contents extracted by the </w:t>
        </w:r>
        <w:r w:rsidRPr="72921540" w:rsidR="7C5F07FC">
          <w:rPr>
            <w:rFonts w:ascii="Calibri" w:hAnsi="Calibri" w:eastAsia="Calibri Light" w:cs="Calibri"/>
            <w:color w:val="000000" w:themeColor="text1" w:themeTint="FF" w:themeShade="FF"/>
          </w:rPr>
          <w:t>Dialogflow</w:t>
        </w:r>
        <w:r w:rsidRPr="72921540" w:rsidR="7C5F07FC">
          <w:rPr>
            <w:rFonts w:ascii="Calibri" w:hAnsi="Calibri" w:eastAsia="Calibri Light" w:cs="Calibri"/>
            <w:color w:val="000000" w:themeColor="text1" w:themeTint="FF" w:themeShade="FF"/>
          </w:rPr>
          <w:t xml:space="preserve"> agent.</w:t>
        </w:r>
      </w:ins>
    </w:p>
    <w:p w:rsidR="41633C1B" w:rsidP="72921540" w:rsidRDefault="41633C1B" w14:paraId="5941C4FE" w14:textId="5D404376">
      <w:pPr>
        <w:spacing w:before="200" w:after="200" w:line="240" w:lineRule="atLeast"/>
        <w:ind w:left="0"/>
        <w:rPr>
          <w:ins w:author="Anthony Cedeno" w:date="2021-03-14T10:14:57.069Z" w:id="591559442"/>
          <w:rFonts w:ascii="Calibri Light" w:hAnsi="Calibri Light" w:eastAsia="Calibri Light" w:cs="Calibri Light"/>
          <w:smallCaps w:val="1"/>
          <w:color w:val="000000" w:themeColor="text1" w:themeTint="FF" w:themeShade="FF"/>
          <w:sz w:val="28"/>
          <w:szCs w:val="28"/>
        </w:rPr>
        <w:pPrChange w:author="Anthony Cedeno" w:date="2021-03-15T00:54:51.605Z">
          <w:pPr>
            <w:spacing w:after="200" w:line="240" w:lineRule="atLeast"/>
            <w:ind w:left="360"/>
          </w:pPr>
        </w:pPrChange>
      </w:pPr>
      <w:ins w:author="Anthony Cedeno" w:date="2021-03-14T10:14:57.069Z" w:id="741411656">
        <w:r w:rsidRPr="72921540" w:rsidR="7C5F07FC">
          <w:rPr>
            <w:rFonts w:ascii="Calibri Light" w:hAnsi="Calibri Light" w:eastAsia="Calibri Light" w:cs="Calibri Light"/>
            <w:smallCaps w:val="1"/>
            <w:color w:val="000000" w:themeColor="text1" w:themeTint="FF" w:themeShade="FF"/>
            <w:sz w:val="28"/>
            <w:szCs w:val="28"/>
          </w:rPr>
          <w:t>Test Plan Metrics</w:t>
        </w:r>
      </w:ins>
    </w:p>
    <w:p w:rsidR="41633C1B" w:rsidP="53A406BB" w:rsidRDefault="41633C1B" w14:paraId="7991EB5E" w14:textId="6C5BCD2E">
      <w:pPr>
        <w:spacing w:after="200" w:line="276" w:lineRule="auto"/>
        <w:rPr>
          <w:ins w:author="Anthony Cedeno" w:date="2021-03-14T10:14:57.069Z" w:id="1419188996"/>
          <w:rFonts w:ascii="Calibri Light" w:hAnsi="Calibri Light" w:eastAsia="Calibri Light" w:cs="Calibri Light"/>
          <w:color w:val="000000" w:themeColor="text1" w:themeTint="FF" w:themeShade="FF"/>
        </w:rPr>
      </w:pPr>
      <w:ins w:author="Anthony Cedeno" w:date="2021-03-14T10:14:57.069Z" w:id="276278591">
        <w:r w:rsidRPr="72921540" w:rsidR="7C5F07FC">
          <w:rPr>
            <w:rFonts w:ascii="Calibri Light" w:hAnsi="Calibri Light" w:eastAsia="Calibri Light" w:cs="Calibri Light"/>
            <w:color w:val="000000" w:themeColor="text1" w:themeTint="FF" w:themeShade="FF"/>
          </w:rPr>
          <w:t>These test metrics will be used to indicate the overall success status of the testing effort. The testing metrics are as follows.</w:t>
        </w:r>
      </w:ins>
      <w:ins w:author="Anthony Cedeno" w:date="2021-03-15T00:47:48.639Z" w:id="29582502">
        <w:r w:rsidRPr="72921540" w:rsidR="61139627">
          <w:rPr>
            <w:rFonts w:ascii="Calibri Light" w:hAnsi="Calibri Light" w:eastAsia="Calibri Light" w:cs="Calibri Light"/>
            <w:color w:val="000000" w:themeColor="text1" w:themeTint="FF" w:themeShade="FF"/>
          </w:rPr>
          <w:t xml:space="preserve"> </w:t>
        </w:r>
      </w:ins>
      <w:ins w:author="Anthony Cedeno" w:date="2021-03-15T00:57:52.534Z" w:id="227227224">
        <w:r w:rsidRPr="72921540" w:rsidR="41CEA67D">
          <w:rPr>
            <w:rFonts w:ascii="Calibri Light" w:hAnsi="Calibri Light" w:eastAsia="Calibri Light" w:cs="Calibri Light"/>
            <w:color w:val="000000" w:themeColor="text1" w:themeTint="FF" w:themeShade="FF"/>
          </w:rPr>
          <w:t xml:space="preserve"> </w:t>
        </w:r>
      </w:ins>
    </w:p>
    <w:tbl>
      <w:tblPr>
        <w:tblStyle w:val="TableGrid"/>
        <w:tblW w:w="0" w:type="auto"/>
        <w:tblLook w:val="06A0" w:firstRow="1" w:lastRow="0" w:firstColumn="1" w:lastColumn="0" w:noHBand="1" w:noVBand="1"/>
      </w:tblPr>
      <w:tblGrid>
        <w:gridCol w:w="2340"/>
        <w:gridCol w:w="2340"/>
        <w:gridCol w:w="2340"/>
        <w:gridCol w:w="2340"/>
      </w:tblGrid>
      <w:tr w:rsidR="53A406BB" w:rsidTr="72921540" w14:paraId="4E5857BA">
        <w:trPr>
          <w:ins w:author="Anthony Cedeno" w:date="2021-03-14T10:14:57Z" w:id="1169808075"/>
        </w:trPr>
        <w:tc>
          <w:tcPr>
            <w:tcW w:w="2340" w:type="dxa"/>
            <w:tcBorders>
              <w:top w:val="single" w:color="auto" w:sz="6"/>
              <w:left w:val="single" w:color="auto" w:sz="6"/>
              <w:bottom w:val="single" w:color="auto" w:sz="6"/>
              <w:right w:val="single" w:color="auto" w:sz="6"/>
            </w:tcBorders>
            <w:shd w:val="clear" w:color="auto" w:fill="BFBFBF" w:themeFill="background1" w:themeFillShade="BF"/>
            <w:tcMar/>
          </w:tcPr>
          <w:p w:rsidR="53A406BB" w:rsidP="53A406BB" w:rsidRDefault="53A406BB" w14:paraId="534017BD" w14:textId="7885E7A6">
            <w:pPr>
              <w:spacing w:after="200" w:line="276" w:lineRule="auto"/>
              <w:rPr>
                <w:rFonts w:ascii="Times New Roman" w:hAnsi="Times New Roman" w:eastAsia="Times New Roman" w:cs="Times New Roman"/>
                <w:color w:val="000000" w:themeColor="text1" w:themeTint="FF" w:themeShade="FF"/>
              </w:rPr>
            </w:pPr>
            <w:ins w:author="Anthony Cedeno" w:date="2021-03-14T10:14:57.07Z" w:id="683645751">
              <w:r w:rsidRPr="53A406BB" w:rsidR="53A406BB">
                <w:rPr>
                  <w:rFonts w:ascii="Times New Roman" w:hAnsi="Times New Roman" w:eastAsia="Times New Roman" w:cs="Times New Roman"/>
                  <w:b w:val="1"/>
                  <w:bCs w:val="1"/>
                </w:rPr>
                <w:t xml:space="preserve">Test Cases </w:t>
              </w:r>
              <w:r w:rsidRPr="53A406BB" w:rsidR="53A406BB">
                <w:rPr>
                  <w:rFonts w:ascii="Times New Roman" w:hAnsi="Times New Roman" w:eastAsia="Times New Roman" w:cs="Times New Roman"/>
                  <w:b w:val="1"/>
                  <w:bCs w:val="1"/>
                  <w:color w:val="000000" w:themeColor="text1" w:themeTint="FF" w:themeShade="FF"/>
                </w:rPr>
                <w:t>Planned</w:t>
              </w:r>
            </w:ins>
          </w:p>
        </w:tc>
        <w:tc>
          <w:tcPr>
            <w:tcW w:w="2340" w:type="dxa"/>
            <w:tcBorders>
              <w:top w:val="single" w:color="auto" w:sz="6"/>
              <w:left w:val="single" w:color="auto" w:sz="6"/>
              <w:bottom w:val="single" w:color="auto" w:sz="6"/>
              <w:right w:val="single" w:color="auto" w:sz="6"/>
            </w:tcBorders>
            <w:shd w:val="clear" w:color="auto" w:fill="BFBFBF" w:themeFill="background1" w:themeFillShade="BF"/>
            <w:tcMar/>
          </w:tcPr>
          <w:p w:rsidR="53A406BB" w:rsidP="53A406BB" w:rsidRDefault="53A406BB" w14:paraId="5DC67D28" w14:textId="0A7A559E">
            <w:pPr>
              <w:spacing w:after="200" w:line="276" w:lineRule="auto"/>
              <w:rPr>
                <w:rFonts w:ascii="Times New Roman" w:hAnsi="Times New Roman" w:eastAsia="Times New Roman" w:cs="Times New Roman"/>
                <w:color w:val="000000" w:themeColor="text1" w:themeTint="FF" w:themeShade="FF"/>
              </w:rPr>
            </w:pPr>
            <w:ins w:author="Anthony Cedeno" w:date="2021-03-14T10:14:57.07Z" w:id="993408942">
              <w:r w:rsidRPr="53A406BB" w:rsidR="53A406BB">
                <w:rPr>
                  <w:rFonts w:ascii="Times New Roman" w:hAnsi="Times New Roman" w:eastAsia="Times New Roman" w:cs="Times New Roman"/>
                  <w:b w:val="1"/>
                  <w:bCs w:val="1"/>
                  <w:color w:val="000000" w:themeColor="text1" w:themeTint="FF" w:themeShade="FF"/>
                </w:rPr>
                <w:t>Test Cases Executed</w:t>
              </w:r>
            </w:ins>
          </w:p>
        </w:tc>
        <w:tc>
          <w:tcPr>
            <w:tcW w:w="2340" w:type="dxa"/>
            <w:tcBorders>
              <w:top w:val="single" w:color="auto" w:sz="6"/>
              <w:left w:val="single" w:color="auto" w:sz="6"/>
              <w:bottom w:val="single" w:color="auto" w:sz="6"/>
              <w:right w:val="single" w:color="auto" w:sz="6"/>
            </w:tcBorders>
            <w:shd w:val="clear" w:color="auto" w:fill="BFBFBF" w:themeFill="background1" w:themeFillShade="BF"/>
            <w:tcMar/>
          </w:tcPr>
          <w:p w:rsidR="53A406BB" w:rsidP="53A406BB" w:rsidRDefault="53A406BB" w14:paraId="7E84DB8D" w14:textId="387487EC">
            <w:pPr>
              <w:spacing w:after="200" w:line="276" w:lineRule="auto"/>
              <w:rPr>
                <w:rFonts w:ascii="Times New Roman" w:hAnsi="Times New Roman" w:eastAsia="Times New Roman" w:cs="Times New Roman"/>
                <w:color w:val="000000" w:themeColor="text1" w:themeTint="FF" w:themeShade="FF"/>
              </w:rPr>
            </w:pPr>
            <w:ins w:author="Anthony Cedeno" w:date="2021-03-14T10:14:57.07Z" w:id="1913143032">
              <w:r w:rsidRPr="53A406BB" w:rsidR="53A406BB">
                <w:rPr>
                  <w:rFonts w:ascii="Times New Roman" w:hAnsi="Times New Roman" w:eastAsia="Times New Roman" w:cs="Times New Roman"/>
                  <w:b w:val="1"/>
                  <w:bCs w:val="1"/>
                  <w:color w:val="000000" w:themeColor="text1" w:themeTint="FF" w:themeShade="FF"/>
                </w:rPr>
                <w:t>Test Cases Passed</w:t>
              </w:r>
            </w:ins>
          </w:p>
        </w:tc>
        <w:tc>
          <w:tcPr>
            <w:tcW w:w="2340" w:type="dxa"/>
            <w:tcBorders>
              <w:top w:val="single" w:color="auto" w:sz="6"/>
              <w:left w:val="single" w:color="auto" w:sz="6"/>
              <w:bottom w:val="single" w:color="auto" w:sz="6"/>
              <w:right w:val="single" w:color="auto" w:sz="6"/>
            </w:tcBorders>
            <w:shd w:val="clear" w:color="auto" w:fill="BFBFBF" w:themeFill="background1" w:themeFillShade="BF"/>
            <w:tcMar/>
          </w:tcPr>
          <w:p w:rsidR="53A406BB" w:rsidP="53A406BB" w:rsidRDefault="53A406BB" w14:paraId="55546A2C" w14:textId="2F331FFE">
            <w:pPr>
              <w:spacing w:after="200" w:line="276" w:lineRule="auto"/>
              <w:rPr>
                <w:rFonts w:ascii="Times New Roman" w:hAnsi="Times New Roman" w:eastAsia="Times New Roman" w:cs="Times New Roman"/>
                <w:color w:val="000000" w:themeColor="text1" w:themeTint="FF" w:themeShade="FF"/>
              </w:rPr>
            </w:pPr>
            <w:ins w:author="Anthony Cedeno" w:date="2021-03-14T10:14:57.07Z" w:id="142035601">
              <w:r w:rsidRPr="53A406BB" w:rsidR="53A406BB">
                <w:rPr>
                  <w:rFonts w:ascii="Times New Roman" w:hAnsi="Times New Roman" w:eastAsia="Times New Roman" w:cs="Times New Roman"/>
                  <w:b w:val="1"/>
                  <w:bCs w:val="1"/>
                  <w:color w:val="000000" w:themeColor="text1" w:themeTint="FF" w:themeShade="FF"/>
                </w:rPr>
                <w:t>Test Cases Failed</w:t>
              </w:r>
            </w:ins>
          </w:p>
        </w:tc>
      </w:tr>
      <w:tr w:rsidR="53A406BB" w:rsidTr="72921540" w14:paraId="5E5B257F">
        <w:trPr>
          <w:ins w:author="Anthony Cedeno" w:date="2021-03-14T10:14:57.07Z" w:id="762199368"/>
        </w:trPr>
        <w:tc>
          <w:tcPr>
            <w:tcW w:w="2340" w:type="dxa"/>
            <w:tcBorders>
              <w:top w:val="single" w:color="auto" w:sz="6"/>
              <w:left w:val="single" w:color="auto" w:sz="6"/>
              <w:bottom w:val="single" w:color="auto" w:sz="6"/>
              <w:right w:val="single" w:color="auto" w:sz="6"/>
            </w:tcBorders>
            <w:tcMar/>
          </w:tcPr>
          <w:p w:rsidR="53A406BB" w:rsidP="72921540" w:rsidRDefault="53A406BB" w14:paraId="4E62EA4E" w14:textId="7B51F552">
            <w:pPr>
              <w:pStyle w:val="Normal"/>
              <w:bidi w:val="0"/>
              <w:spacing w:before="0" w:beforeAutospacing="off" w:after="200" w:afterAutospacing="off" w:line="276" w:lineRule="auto"/>
              <w:ind w:left="0" w:right="0"/>
              <w:jc w:val="left"/>
              <w:rPr>
                <w:rFonts w:ascii="Times New Roman" w:hAnsi="Times New Roman" w:eastAsia="Times New Roman" w:cs="Times New Roman"/>
              </w:rPr>
            </w:pPr>
            <w:commentRangeStart w:id="176767214"/>
            <w:ins w:author="Anthony Cedeno" w:date="2021-03-15T00:56:19.113Z" w:id="967018841">
              <w:r w:rsidRPr="72921540" w:rsidR="62ADCEAB">
                <w:rPr>
                  <w:rFonts w:ascii="Times New Roman" w:hAnsi="Times New Roman" w:eastAsia="Times New Roman" w:cs="Times New Roman"/>
                </w:rPr>
                <w:t>6</w:t>
              </w:r>
            </w:ins>
            <w:commentRangeEnd w:id="176767214"/>
            <w:r>
              <w:rPr>
                <w:rStyle w:val="CommentReference"/>
              </w:rPr>
              <w:commentReference w:id="176767214"/>
            </w:r>
          </w:p>
        </w:tc>
        <w:tc>
          <w:tcPr>
            <w:tcW w:w="2340" w:type="dxa"/>
            <w:tcBorders>
              <w:top w:val="single" w:color="auto" w:sz="6"/>
              <w:left w:val="single" w:color="auto" w:sz="6"/>
              <w:bottom w:val="single" w:color="auto" w:sz="6"/>
              <w:right w:val="single" w:color="auto" w:sz="6"/>
            </w:tcBorders>
            <w:tcMar/>
          </w:tcPr>
          <w:p w:rsidR="53A406BB" w:rsidP="53A406BB" w:rsidRDefault="53A406BB" w14:paraId="106BF62B" w14:textId="20D6028B">
            <w:pPr>
              <w:spacing w:after="200" w:line="276" w:lineRule="auto"/>
              <w:rPr>
                <w:rFonts w:ascii="Times New Roman" w:hAnsi="Times New Roman" w:eastAsia="Times New Roman" w:cs="Times New Roman"/>
              </w:rPr>
            </w:pPr>
            <w:ins w:author="Anthony Cedeno" w:date="2021-03-14T10:14:57.071Z" w:id="1364340259">
              <w:r w:rsidRPr="53A406BB" w:rsidR="53A406BB">
                <w:rPr>
                  <w:rFonts w:ascii="Times New Roman" w:hAnsi="Times New Roman" w:eastAsia="Times New Roman" w:cs="Times New Roman"/>
                </w:rPr>
                <w:t>0</w:t>
              </w:r>
            </w:ins>
          </w:p>
        </w:tc>
        <w:tc>
          <w:tcPr>
            <w:tcW w:w="2340" w:type="dxa"/>
            <w:tcBorders>
              <w:top w:val="single" w:color="auto" w:sz="6"/>
              <w:left w:val="single" w:color="auto" w:sz="6"/>
              <w:bottom w:val="single" w:color="auto" w:sz="6"/>
              <w:right w:val="single" w:color="auto" w:sz="6"/>
            </w:tcBorders>
            <w:tcMar/>
          </w:tcPr>
          <w:p w:rsidR="53A406BB" w:rsidP="53A406BB" w:rsidRDefault="53A406BB" w14:paraId="0E38BD78" w14:textId="68ED6CB5">
            <w:pPr>
              <w:spacing w:after="200" w:line="276" w:lineRule="auto"/>
              <w:rPr>
                <w:rFonts w:ascii="Times New Roman" w:hAnsi="Times New Roman" w:eastAsia="Times New Roman" w:cs="Times New Roman"/>
              </w:rPr>
            </w:pPr>
            <w:ins w:author="Anthony Cedeno" w:date="2021-03-14T10:14:57.071Z" w:id="1503597883">
              <w:r w:rsidRPr="53A406BB" w:rsidR="53A406BB">
                <w:rPr>
                  <w:rFonts w:ascii="Times New Roman" w:hAnsi="Times New Roman" w:eastAsia="Times New Roman" w:cs="Times New Roman"/>
                </w:rPr>
                <w:t>0</w:t>
              </w:r>
            </w:ins>
          </w:p>
        </w:tc>
        <w:tc>
          <w:tcPr>
            <w:tcW w:w="2340" w:type="dxa"/>
            <w:tcBorders>
              <w:top w:val="single" w:color="auto" w:sz="6"/>
              <w:left w:val="single" w:color="auto" w:sz="6"/>
              <w:bottom w:val="single" w:color="auto" w:sz="6"/>
              <w:right w:val="single" w:color="auto" w:sz="6"/>
            </w:tcBorders>
            <w:tcMar/>
          </w:tcPr>
          <w:p w:rsidR="53A406BB" w:rsidP="53A406BB" w:rsidRDefault="53A406BB" w14:paraId="36DD199E" w14:textId="5CC7326D">
            <w:pPr>
              <w:spacing w:after="200" w:line="276" w:lineRule="auto"/>
              <w:rPr>
                <w:rFonts w:ascii="Times New Roman" w:hAnsi="Times New Roman" w:eastAsia="Times New Roman" w:cs="Times New Roman"/>
              </w:rPr>
            </w:pPr>
            <w:ins w:author="Anthony Cedeno" w:date="2021-03-14T10:14:57.071Z" w:id="728683879">
              <w:r w:rsidRPr="53A406BB" w:rsidR="53A406BB">
                <w:rPr>
                  <w:rFonts w:ascii="Times New Roman" w:hAnsi="Times New Roman" w:eastAsia="Times New Roman" w:cs="Times New Roman"/>
                </w:rPr>
                <w:t>0</w:t>
              </w:r>
            </w:ins>
          </w:p>
        </w:tc>
      </w:tr>
    </w:tbl>
    <w:p w:rsidR="41633C1B" w:rsidP="53A406BB" w:rsidRDefault="41633C1B" w14:paraId="413E2B97" w14:textId="785A60A2">
      <w:pPr>
        <w:spacing w:after="200" w:line="276" w:lineRule="auto"/>
        <w:rPr>
          <w:ins w:author="Anthony Cedeno" w:date="2021-03-14T10:14:57.071Z" w:id="1170135833"/>
          <w:rFonts w:eastAsia="Calibri Light" w:cs="Calibri" w:cstheme="minorAscii"/>
          <w:color w:val="000000" w:themeColor="text1" w:themeTint="FF" w:themeShade="FF"/>
        </w:rPr>
      </w:pPr>
      <w:ins w:author="Anthony Cedeno" w:date="2021-03-14T10:14:57.071Z" w:id="38826344">
        <w:r w:rsidRPr="53A406BB" w:rsidR="7C5F07FC">
          <w:rPr>
            <w:rFonts w:eastAsia="Calibri Light" w:cs="Calibri" w:cstheme="minorAscii"/>
            <w:color w:val="000000" w:themeColor="text1" w:themeTint="FF" w:themeShade="FF"/>
          </w:rPr>
          <w:t>Statistics: This is a list of percentages that will visualize key project benchmarks.</w:t>
        </w:r>
      </w:ins>
    </w:p>
    <w:p w:rsidR="41633C1B" w:rsidP="53A406BB" w:rsidRDefault="41633C1B" w14:paraId="78140A6D" w14:textId="7D8FDF4F">
      <w:pPr>
        <w:spacing w:after="200" w:line="276" w:lineRule="auto"/>
        <w:rPr>
          <w:ins w:author="Anthony Cedeno" w:date="2021-03-14T10:14:57.071Z" w:id="1798340777"/>
          <w:rFonts w:eastAsia="Calibri Light" w:cs="Calibri" w:cstheme="minorAscii"/>
          <w:color w:val="000000" w:themeColor="text1" w:themeTint="FF" w:themeShade="FF"/>
        </w:rPr>
      </w:pPr>
      <w:ins w:author="Anthony Cedeno" w:date="2021-03-14T10:14:57.071Z" w:id="1198189259">
        <w:r w:rsidRPr="53A406BB" w:rsidR="7C5F07FC">
          <w:rPr>
            <w:rFonts w:eastAsia="Calibri Light" w:cs="Calibri" w:cstheme="minorAscii"/>
            <w:color w:val="000000" w:themeColor="text1" w:themeTint="FF" w:themeShade="FF"/>
          </w:rPr>
          <w:t>Executed Tests (number of tests executed/planned): 0%</w:t>
        </w:r>
      </w:ins>
    </w:p>
    <w:p w:rsidR="41633C1B" w:rsidP="53A406BB" w:rsidRDefault="41633C1B" w14:paraId="19F6AD5F" w14:textId="134351F3">
      <w:pPr>
        <w:spacing w:after="200" w:line="276" w:lineRule="auto"/>
        <w:rPr>
          <w:ins w:author="Anthony Cedeno" w:date="2021-03-14T10:14:57.071Z" w:id="1887540444"/>
          <w:rFonts w:eastAsia="Calibri Light" w:cs="Calibri" w:cstheme="minorAscii"/>
          <w:color w:val="000000" w:themeColor="text1" w:themeTint="FF" w:themeShade="FF"/>
        </w:rPr>
      </w:pPr>
      <w:ins w:author="Anthony Cedeno" w:date="2021-03-14T10:14:57.071Z" w:id="1460486040">
        <w:r w:rsidRPr="53A406BB" w:rsidR="7C5F07FC">
          <w:rPr>
            <w:rFonts w:eastAsia="Calibri Light" w:cs="Calibri" w:cstheme="minorAscii"/>
            <w:color w:val="000000" w:themeColor="text1" w:themeTint="FF" w:themeShade="FF"/>
          </w:rPr>
          <w:t>Passed Tests (number of passed tests/executed): 0%</w:t>
        </w:r>
      </w:ins>
    </w:p>
    <w:p w:rsidR="41633C1B" w:rsidP="53A406BB" w:rsidRDefault="41633C1B" w14:paraId="0424AE03" w14:textId="4531AB0A">
      <w:pPr>
        <w:spacing w:after="200" w:line="276" w:lineRule="auto"/>
        <w:rPr>
          <w:ins w:author="Anthony Cedeno" w:date="2021-03-14T10:14:57.071Z" w:id="103837331"/>
          <w:rFonts w:eastAsia="Calibri Light" w:cs="Calibri" w:cstheme="minorAscii"/>
          <w:color w:val="000000" w:themeColor="text1" w:themeTint="FF" w:themeShade="FF"/>
        </w:rPr>
      </w:pPr>
      <w:ins w:author="Anthony Cedeno" w:date="2021-03-14T10:14:57.071Z" w:id="2049156062">
        <w:r w:rsidRPr="53A406BB" w:rsidR="7C5F07FC">
          <w:rPr>
            <w:rFonts w:eastAsia="Calibri Light" w:cs="Calibri" w:cstheme="minorAscii"/>
            <w:color w:val="000000" w:themeColor="text1" w:themeTint="FF" w:themeShade="FF"/>
          </w:rPr>
          <w:t>Failed Tests (number of failed tests/executed): 0%</w:t>
        </w:r>
      </w:ins>
    </w:p>
    <w:p w:rsidR="41633C1B" w:rsidP="53A406BB" w:rsidRDefault="41633C1B" w14:paraId="7F1B5102" w14:textId="3C130526">
      <w:pPr>
        <w:spacing w:after="200" w:line="276" w:lineRule="auto"/>
        <w:rPr>
          <w:ins w:author="Anthony Cedeno" w:date="2021-03-14T10:14:57.072Z" w:id="1962595286"/>
          <w:rFonts w:eastAsia="Calibri Light" w:cs="Calibri" w:cstheme="minorAscii"/>
          <w:color w:val="000000" w:themeColor="text1" w:themeTint="FF" w:themeShade="FF"/>
        </w:rPr>
      </w:pPr>
      <w:ins w:author="Anthony Cedeno" w:date="2021-03-14T10:14:57.072Z" w:id="1494580681">
        <w:r w:rsidRPr="53A406BB" w:rsidR="7C5F07FC">
          <w:rPr>
            <w:rFonts w:eastAsia="Calibri Light" w:cs="Calibri" w:cstheme="minorAscii"/>
            <w:color w:val="000000" w:themeColor="text1" w:themeTint="FF" w:themeShade="FF"/>
          </w:rPr>
          <w:t>Fixed Defect percentage (Defects Fixed/Reported): 0%</w:t>
        </w:r>
      </w:ins>
    </w:p>
    <w:p w:rsidR="41633C1B" w:rsidP="53A406BB" w:rsidRDefault="41633C1B" w14:paraId="57A3966C" w14:textId="64D482B1">
      <w:pPr>
        <w:spacing w:after="200" w:line="276" w:lineRule="auto"/>
        <w:rPr>
          <w:ins w:author="Anthony Cedeno" w:date="2021-03-14T10:14:57.072Z" w:id="1449217234"/>
          <w:rFonts w:eastAsia="Calibri Light" w:cs="Calibri" w:cstheme="minorAscii"/>
          <w:color w:val="000000" w:themeColor="text1" w:themeTint="FF" w:themeShade="FF"/>
        </w:rPr>
      </w:pPr>
      <w:ins w:author="Anthony Cedeno" w:date="2021-03-14T10:14:57.072Z" w:id="66225515">
        <w:r w:rsidRPr="53A406BB" w:rsidR="7C5F07FC">
          <w:rPr>
            <w:rFonts w:eastAsia="Calibri Light" w:cs="Calibri" w:cstheme="minorAscii"/>
            <w:color w:val="000000" w:themeColor="text1" w:themeTint="FF" w:themeShade="FF"/>
          </w:rPr>
          <w:t>Defects Deferred Percentage (Defects Deferred/Total Reported Defects): 0%</w:t>
        </w:r>
      </w:ins>
    </w:p>
    <w:p w:rsidR="41633C1B" w:rsidP="53A406BB" w:rsidRDefault="41633C1B" w14:paraId="6EF9499C" w14:textId="0AD4B227">
      <w:pPr>
        <w:pStyle w:val="Heading1"/>
        <w:spacing w:before="480" w:after="120" w:line="276" w:lineRule="auto"/>
        <w:rPr>
          <w:ins w:author="Anthony Cedeno" w:date="2021-03-14T10:14:57.072Z" w:id="517727120"/>
          <w:rFonts w:ascii="Calibri Light" w:hAnsi="Calibri Light" w:eastAsia="Calibri Light" w:cs="Calibri Light"/>
          <w:smallCaps w:val="1"/>
          <w:color w:val="000000" w:themeColor="text1" w:themeTint="FF" w:themeShade="FF"/>
          <w:sz w:val="36"/>
          <w:szCs w:val="36"/>
        </w:rPr>
      </w:pPr>
      <w:commentRangeStart w:id="2130420536"/>
      <w:ins w:author="Anthony Cedeno" w:date="2021-03-14T10:14:57.072Z" w:id="1105357893">
        <w:r w:rsidRPr="53A406BB" w:rsidR="7C5F07FC">
          <w:rPr>
            <w:rFonts w:ascii="Calibri Light" w:hAnsi="Calibri Light" w:eastAsia="Calibri Light" w:cs="Calibri Light"/>
            <w:smallCaps w:val="1"/>
            <w:color w:val="000000" w:themeColor="text1" w:themeTint="FF" w:themeShade="FF"/>
            <w:sz w:val="36"/>
            <w:szCs w:val="36"/>
          </w:rPr>
          <w:t>Test Cases</w:t>
        </w:r>
        <w:r w:rsidRPr="53A406BB" w:rsidR="7C5F07FC">
          <w:rPr>
            <w:rFonts w:ascii="Calibri Light" w:hAnsi="Calibri Light" w:eastAsia="Calibri Light" w:cs="Calibri Light"/>
            <w:smallCaps w:val="1"/>
            <w:color w:val="000000" w:themeColor="text1" w:themeTint="FF" w:themeShade="FF"/>
            <w:sz w:val="36"/>
            <w:szCs w:val="36"/>
          </w:rPr>
          <w:t> </w:t>
        </w:r>
      </w:ins>
      <w:commentRangeEnd w:id="2130420536"/>
      <w:r>
        <w:rPr>
          <w:rStyle w:val="CommentReference"/>
        </w:rPr>
        <w:commentReference w:id="2130420536"/>
      </w:r>
    </w:p>
    <w:p w:rsidR="41633C1B" w:rsidP="53A406BB" w:rsidRDefault="41633C1B" w14:paraId="473B8230" w14:textId="57A11291">
      <w:pPr>
        <w:pStyle w:val="Heading2"/>
        <w:spacing w:before="200" w:after="120" w:line="271" w:lineRule="auto"/>
        <w:rPr>
          <w:ins w:author="Anthony Cedeno" w:date="2021-03-14T10:14:57.072Z" w:id="136235613"/>
          <w:rFonts w:ascii="Calibri Light" w:hAnsi="Calibri Light" w:eastAsia="Calibri Light" w:cs="Calibri Light"/>
          <w:smallCaps w:val="1"/>
          <w:color w:val="000000" w:themeColor="text1" w:themeTint="FF" w:themeShade="FF"/>
          <w:sz w:val="28"/>
          <w:szCs w:val="28"/>
        </w:rPr>
      </w:pPr>
      <w:ins w:author="Anthony Cedeno" w:date="2021-03-14T10:14:57.072Z" w:id="870585283">
        <w:r w:rsidRPr="53A406BB" w:rsidR="7C5F07FC">
          <w:rPr>
            <w:rFonts w:ascii="Calibri Light" w:hAnsi="Calibri Light" w:eastAsia="Calibri Light" w:cs="Calibri Light"/>
            <w:b w:val="1"/>
            <w:bCs w:val="1"/>
            <w:smallCaps w:val="1"/>
            <w:color w:val="000000" w:themeColor="text1" w:themeTint="FF" w:themeShade="FF"/>
            <w:sz w:val="28"/>
            <w:szCs w:val="28"/>
          </w:rPr>
          <w:t>Test Case 01</w:t>
        </w:r>
        <w:r w:rsidRPr="53A406BB" w:rsidR="7C5F07FC">
          <w:rPr>
            <w:rFonts w:ascii="Calibri Light" w:hAnsi="Calibri Light" w:eastAsia="Calibri Light" w:cs="Calibri Light"/>
            <w:smallCaps w:val="1"/>
            <w:color w:val="000000" w:themeColor="text1" w:themeTint="FF" w:themeShade="FF"/>
            <w:sz w:val="28"/>
            <w:szCs w:val="28"/>
          </w:rPr>
          <w:t>: Isolate primary user’s voice for use within the service</w:t>
        </w:r>
      </w:ins>
    </w:p>
    <w:tbl>
      <w:tblPr>
        <w:tblW w:w="0" w:type="auto"/>
        <w:tblInd w:w="360" w:type="dxa"/>
        <w:tblLook w:val="04A0" w:firstRow="1" w:lastRow="0" w:firstColumn="1" w:lastColumn="0" w:noHBand="0" w:noVBand="1"/>
      </w:tblPr>
      <w:tblGrid>
        <w:gridCol w:w="2235"/>
        <w:gridCol w:w="6735"/>
      </w:tblGrid>
      <w:tr w:rsidR="53A406BB" w:rsidTr="53A406BB" w14:paraId="726FD6ED">
        <w:trPr>
          <w:ins w:author="Anthony Cedeno" w:date="2021-03-14T10:14:57.072Z" w:id="1732010125"/>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63EFFC84" w14:textId="2F156C10">
            <w:pPr>
              <w:spacing w:after="200"/>
              <w:ind w:left="-15"/>
              <w:rPr>
                <w:rFonts w:ascii="Times New Roman" w:hAnsi="Times New Roman" w:eastAsia="Times New Roman" w:cs="Times New Roman"/>
              </w:rPr>
            </w:pPr>
            <w:ins w:author="Anthony Cedeno" w:date="2021-03-14T10:14:57.072Z" w:id="189111414">
              <w:r w:rsidRPr="53A406BB" w:rsidR="53A406BB">
                <w:rPr>
                  <w:rFonts w:ascii="Calibri Light" w:hAnsi="Calibri Light" w:eastAsia="Calibri Light" w:cs="Calibri Light"/>
                  <w:b w:val="1"/>
                  <w:bCs w:val="1"/>
                </w:rPr>
                <w:t>Description:</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AB434DF" w14:textId="2F930ED3">
            <w:pPr>
              <w:spacing w:after="200"/>
              <w:rPr>
                <w:rFonts w:eastAsia="Calibri Light" w:cs="Calibri" w:cstheme="minorAscii"/>
              </w:rPr>
            </w:pPr>
            <w:ins w:author="Anthony Cedeno" w:date="2021-03-14T10:14:57.073Z" w:id="1937453292">
              <w:r w:rsidRPr="53A406BB" w:rsidR="53A406BB">
                <w:rPr>
                  <w:rFonts w:eastAsia="Calibri Light" w:cs="Calibri" w:cstheme="minorAscii"/>
                </w:rPr>
                <w:t>Discern primary user’s voice as the input to the Dialogflow service.</w:t>
              </w:r>
            </w:ins>
          </w:p>
        </w:tc>
      </w:tr>
      <w:tr w:rsidR="53A406BB" w:rsidTr="53A406BB" w14:paraId="315909DA">
        <w:trPr>
          <w:trHeight w:val="300"/>
          <w:ins w:author="Anthony Cedeno" w:date="2021-03-14T10:14:57.073Z" w:id="1792696998"/>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2C2B505" w14:textId="652ADC7C">
            <w:pPr>
              <w:spacing w:after="200"/>
              <w:rPr>
                <w:ins w:author="Anthony Cedeno" w:date="2021-03-14T10:14:57.073Z" w:id="971537615"/>
                <w:rFonts w:ascii="Times New Roman" w:hAnsi="Times New Roman" w:eastAsia="Times New Roman" w:cs="Times New Roman"/>
              </w:rPr>
            </w:pPr>
            <w:ins w:author="Anthony Cedeno" w:date="2021-03-14T10:14:57.073Z" w:id="1465970295">
              <w:r w:rsidRPr="53A406BB" w:rsidR="53A406BB">
                <w:rPr>
                  <w:rFonts w:ascii="Calibri Light" w:hAnsi="Calibri Light" w:eastAsia="Calibri Light" w:cs="Calibri Light"/>
                  <w:b w:val="1"/>
                  <w:bCs w:val="1"/>
                </w:rPr>
                <w:t>Requirements:</w:t>
              </w:r>
              <w:r w:rsidRPr="53A406BB" w:rsidR="53A406BB">
                <w:rPr>
                  <w:rFonts w:ascii="Times New Roman" w:hAnsi="Times New Roman" w:eastAsia="Times New Roman" w:cs="Times New Roman"/>
                </w:rPr>
                <w:t> </w:t>
              </w:r>
            </w:ins>
          </w:p>
          <w:p w:rsidR="53A406BB" w:rsidP="53A406BB" w:rsidRDefault="53A406BB" w14:paraId="5E808CF8" w14:textId="473A29A3">
            <w:pPr>
              <w:spacing w:after="200"/>
              <w:rPr>
                <w:rFonts w:ascii="Times New Roman" w:hAnsi="Times New Roman" w:eastAsia="Times New Roman" w:cs="Times New Roman"/>
              </w:rPr>
            </w:pPr>
            <w:ins w:author="Anthony Cedeno" w:date="2021-03-14T10:14:57.073Z" w:id="1305597950">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30547031" w14:textId="574C2B9B">
            <w:pPr>
              <w:spacing w:after="200"/>
              <w:rPr>
                <w:rFonts w:eastAsia="Calibri Light" w:cs="Calibri" w:cstheme="minorAscii"/>
              </w:rPr>
            </w:pPr>
            <w:ins w:author="Anthony Cedeno" w:date="2021-03-14T10:14:57.073Z" w:id="485908229">
              <w:r w:rsidRPr="53A406BB" w:rsidR="53A406BB">
                <w:rPr>
                  <w:rFonts w:eastAsia="Calibri Light" w:cs="Calibri" w:cstheme="minorAscii"/>
                </w:rPr>
                <w:t>The user initiates a request to record their voice as an input to the Dialogflow service through the Google Assistant. Only the primary user’s voice will be recognized and sent to the service for voice recognition.</w:t>
              </w:r>
            </w:ins>
          </w:p>
        </w:tc>
      </w:tr>
      <w:tr w:rsidR="53A406BB" w:rsidTr="53A406BB" w14:paraId="23BB5CC1">
        <w:trPr>
          <w:ins w:author="Anthony Cedeno" w:date="2021-03-14T10:14:57.073Z" w:id="1633164304"/>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20E8BC82" w14:textId="78751156">
            <w:pPr>
              <w:spacing w:after="200"/>
              <w:rPr>
                <w:rFonts w:ascii="Times New Roman" w:hAnsi="Times New Roman" w:eastAsia="Times New Roman" w:cs="Times New Roman"/>
              </w:rPr>
            </w:pPr>
            <w:ins w:author="Anthony Cedeno" w:date="2021-03-14T10:14:57.073Z" w:id="289031040">
              <w:r w:rsidRPr="53A406BB" w:rsidR="53A406BB">
                <w:rPr>
                  <w:rFonts w:ascii="Calibri Light" w:hAnsi="Calibri Light" w:eastAsia="Calibri Light" w:cs="Calibri Light"/>
                  <w:b w:val="1"/>
                  <w:bCs w:val="1"/>
                </w:rPr>
                <w:t>Actor:</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3AB1A9E5" w14:textId="3BE05E85">
            <w:pPr>
              <w:spacing w:after="200"/>
              <w:rPr>
                <w:rFonts w:eastAsia="Calibri Light" w:cs="Calibri" w:cstheme="minorAscii"/>
              </w:rPr>
            </w:pPr>
            <w:ins w:author="Anthony Cedeno" w:date="2021-03-14T10:14:57.073Z" w:id="1546283786">
              <w:r w:rsidRPr="53A406BB" w:rsidR="53A406BB">
                <w:rPr>
                  <w:rFonts w:eastAsia="Calibri Light" w:cs="Calibri" w:cstheme="minorAscii"/>
                </w:rPr>
                <w:t>The mobile app should perform the user’s request using the Assistant API that our team will provide.</w:t>
              </w:r>
            </w:ins>
          </w:p>
        </w:tc>
      </w:tr>
      <w:tr w:rsidR="53A406BB" w:rsidTr="53A406BB" w14:paraId="1EA66850">
        <w:trPr>
          <w:ins w:author="Anthony Cedeno" w:date="2021-03-14T10:14:57.074Z" w:id="250796709"/>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54CE113" w14:textId="4AF6D3DE">
            <w:pPr>
              <w:spacing w:after="200"/>
              <w:rPr>
                <w:ins w:author="Anthony Cedeno" w:date="2021-03-14T10:14:57.074Z" w:id="392688721"/>
                <w:rFonts w:ascii="Times New Roman" w:hAnsi="Times New Roman" w:eastAsia="Times New Roman" w:cs="Times New Roman"/>
              </w:rPr>
            </w:pPr>
            <w:ins w:author="Anthony Cedeno" w:date="2021-03-14T10:14:57.074Z" w:id="487316475">
              <w:r w:rsidRPr="53A406BB" w:rsidR="53A406BB">
                <w:rPr>
                  <w:rFonts w:ascii="Calibri Light" w:hAnsi="Calibri Light" w:eastAsia="Calibri Light" w:cs="Calibri Light"/>
                  <w:b w:val="1"/>
                  <w:bCs w:val="1"/>
                </w:rPr>
                <w:t>Trigger</w:t>
              </w:r>
              <w:r w:rsidRPr="53A406BB" w:rsidR="53A406BB">
                <w:rPr>
                  <w:rFonts w:ascii="Times New Roman" w:hAnsi="Times New Roman" w:eastAsia="Times New Roman" w:cs="Times New Roman"/>
                </w:rPr>
                <w:t> </w:t>
              </w:r>
            </w:ins>
          </w:p>
          <w:p w:rsidR="53A406BB" w:rsidP="53A406BB" w:rsidRDefault="53A406BB" w14:paraId="55F27F4B" w14:textId="66B5A6BE">
            <w:pPr>
              <w:spacing w:after="200"/>
              <w:rPr>
                <w:rFonts w:ascii="Times New Roman" w:hAnsi="Times New Roman" w:eastAsia="Times New Roman" w:cs="Times New Roman"/>
              </w:rPr>
            </w:pPr>
            <w:ins w:author="Anthony Cedeno" w:date="2021-03-14T10:14:57.074Z" w:id="1058395118">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4966F0A9" w14:textId="65DCB799">
            <w:pPr>
              <w:spacing w:after="200"/>
              <w:rPr>
                <w:rFonts w:eastAsia="Calibri Light" w:cs="Calibri" w:cstheme="minorAscii"/>
              </w:rPr>
            </w:pPr>
            <w:ins w:author="Anthony Cedeno" w:date="2021-03-14T10:14:57.074Z" w:id="2076731511">
              <w:r w:rsidRPr="53A406BB" w:rsidR="53A406BB">
                <w:rPr>
                  <w:rFonts w:eastAsia="Calibri Light" w:cs="Calibri" w:cstheme="minorAscii"/>
                </w:rPr>
                <w:t>The user will select a record button to record their voice or use a prebuilt voice trigger (i.e., Form Scriber do this) to recognize the user.</w:t>
              </w:r>
            </w:ins>
          </w:p>
        </w:tc>
      </w:tr>
      <w:tr w:rsidR="53A406BB" w:rsidTr="53A406BB" w14:paraId="59E16231">
        <w:trPr>
          <w:ins w:author="Anthony Cedeno" w:date="2021-03-14T10:14:57.074Z" w:id="1258867768"/>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EFB1EB7" w14:textId="21D3EE93">
            <w:pPr>
              <w:spacing w:after="200"/>
              <w:rPr>
                <w:ins w:author="Anthony Cedeno" w:date="2021-03-14T10:14:57.074Z" w:id="2017250866"/>
                <w:rFonts w:ascii="Times New Roman" w:hAnsi="Times New Roman" w:eastAsia="Times New Roman" w:cs="Times New Roman"/>
              </w:rPr>
            </w:pPr>
            <w:ins w:author="Anthony Cedeno" w:date="2021-03-14T10:14:57.074Z" w:id="1562293307">
              <w:r w:rsidRPr="53A406BB" w:rsidR="53A406BB">
                <w:rPr>
                  <w:rFonts w:ascii="Calibri Light" w:hAnsi="Calibri Light" w:eastAsia="Calibri Light" w:cs="Calibri Light"/>
                  <w:b w:val="1"/>
                  <w:bCs w:val="1"/>
                </w:rPr>
                <w:t>Precondition:</w:t>
              </w:r>
              <w:r w:rsidRPr="53A406BB" w:rsidR="53A406BB">
                <w:rPr>
                  <w:rFonts w:ascii="Times New Roman" w:hAnsi="Times New Roman" w:eastAsia="Times New Roman" w:cs="Times New Roman"/>
                </w:rPr>
                <w:t> </w:t>
              </w:r>
            </w:ins>
          </w:p>
          <w:p w:rsidR="53A406BB" w:rsidP="53A406BB" w:rsidRDefault="53A406BB" w14:paraId="5AEB28B8" w14:textId="4555A4A9">
            <w:pPr>
              <w:spacing w:after="200"/>
              <w:rPr>
                <w:rFonts w:ascii="Times New Roman" w:hAnsi="Times New Roman" w:eastAsia="Times New Roman" w:cs="Times New Roman"/>
              </w:rPr>
            </w:pPr>
            <w:ins w:author="Anthony Cedeno" w:date="2021-03-14T10:14:57.074Z" w:id="1091135148">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351BFDA" w14:textId="2754593C">
            <w:pPr>
              <w:spacing w:after="200"/>
              <w:rPr>
                <w:ins w:author="Anthony Cedeno" w:date="2021-03-14T10:14:57.075Z" w:id="1617634161"/>
                <w:rFonts w:eastAsia="Calibri Light" w:cs="Calibri" w:cstheme="minorAscii"/>
              </w:rPr>
            </w:pPr>
            <w:ins w:author="Anthony Cedeno" w:date="2021-03-14T10:14:57.075Z" w:id="48065605">
              <w:r w:rsidRPr="53A406BB" w:rsidR="53A406BB">
                <w:rPr>
                  <w:rFonts w:eastAsia="Calibri Light" w:cs="Calibri" w:cstheme="minorAscii"/>
                </w:rPr>
                <w:t>The system should have:</w:t>
              </w:r>
            </w:ins>
          </w:p>
          <w:p w:rsidR="53A406BB" w:rsidP="53A406BB" w:rsidRDefault="53A406BB" w14:paraId="66A2CD17" w14:textId="4598BE41">
            <w:pPr>
              <w:pStyle w:val="ListParagraph"/>
              <w:numPr>
                <w:ilvl w:val="0"/>
                <w:numId w:val="13"/>
              </w:numPr>
              <w:spacing w:after="200"/>
              <w:rPr>
                <w:ins w:author="Anthony Cedeno" w:date="2021-03-14T10:14:57.075Z" w:id="1576887161"/>
                <w:rFonts w:cs="Calibri" w:cstheme="minorAscii"/>
              </w:rPr>
            </w:pPr>
            <w:ins w:author="Anthony Cedeno" w:date="2021-03-14T10:14:57.075Z" w:id="1776901178">
              <w:r w:rsidRPr="53A406BB" w:rsidR="53A406BB">
                <w:rPr>
                  <w:rFonts w:eastAsia="Calibri Light" w:cs="Calibri" w:cstheme="minorAscii"/>
                </w:rPr>
                <w:t>App installed with the proper OS version.</w:t>
              </w:r>
            </w:ins>
          </w:p>
          <w:p w:rsidR="53A406BB" w:rsidP="53A406BB" w:rsidRDefault="53A406BB" w14:paraId="6C59208F" w14:textId="2ADA1FEB">
            <w:pPr>
              <w:pStyle w:val="ListParagraph"/>
              <w:numPr>
                <w:ilvl w:val="0"/>
                <w:numId w:val="13"/>
              </w:numPr>
              <w:spacing w:after="200"/>
              <w:rPr>
                <w:ins w:author="Anthony Cedeno" w:date="2021-03-14T10:14:57.09Z" w:id="288225963"/>
                <w:rFonts w:cs="Calibri" w:cstheme="minorAscii"/>
              </w:rPr>
            </w:pPr>
            <w:ins w:author="Anthony Cedeno" w:date="2021-03-14T10:14:57.089Z" w:id="624028243">
              <w:r w:rsidRPr="53A406BB" w:rsidR="53A406BB">
                <w:rPr>
                  <w:rFonts w:eastAsia="Calibri Light" w:cs="Calibri" w:cstheme="minorAscii"/>
                </w:rPr>
                <w:t>Voice recording capability</w:t>
              </w:r>
            </w:ins>
          </w:p>
          <w:p w:rsidR="53A406BB" w:rsidP="53A406BB" w:rsidRDefault="53A406BB" w14:paraId="7B2398F0" w14:textId="71888FB3">
            <w:pPr>
              <w:pStyle w:val="ListParagraph"/>
              <w:numPr>
                <w:ilvl w:val="0"/>
                <w:numId w:val="13"/>
              </w:numPr>
              <w:spacing w:after="200"/>
              <w:rPr>
                <w:rFonts w:cs="Calibri" w:cstheme="minorAscii"/>
              </w:rPr>
            </w:pPr>
            <w:ins w:author="Anthony Cedeno" w:date="2021-03-14T10:14:57.104Z" w:id="1052861705">
              <w:r w:rsidRPr="53A406BB" w:rsidR="53A406BB">
                <w:rPr>
                  <w:rFonts w:eastAsia="Calibri Light" w:cs="Calibri" w:cstheme="minorAscii"/>
                </w:rPr>
                <w:t>Internet Access</w:t>
              </w:r>
            </w:ins>
          </w:p>
        </w:tc>
      </w:tr>
      <w:tr w:rsidR="53A406BB" w:rsidTr="53A406BB" w14:paraId="7C2E93BF">
        <w:trPr>
          <w:ins w:author="Anthony Cedeno" w:date="2021-03-14T10:14:57.104Z" w:id="734694690"/>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05FFC4D4" w14:textId="54776AF3">
            <w:pPr>
              <w:spacing w:after="200"/>
              <w:rPr>
                <w:rFonts w:ascii="Times New Roman" w:hAnsi="Times New Roman" w:eastAsia="Times New Roman" w:cs="Times New Roman"/>
              </w:rPr>
            </w:pPr>
            <w:ins w:author="Anthony Cedeno" w:date="2021-03-14T10:14:57.104Z" w:id="1704069278">
              <w:r w:rsidRPr="53A406BB" w:rsidR="53A406BB">
                <w:rPr>
                  <w:rFonts w:ascii="Calibri Light" w:hAnsi="Calibri Light" w:eastAsia="Calibri Light" w:cs="Calibri Light"/>
                  <w:b w:val="1"/>
                  <w:bCs w:val="1"/>
                </w:rPr>
                <w:t>System Response</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05E8647D" w14:textId="3D85FBC7">
            <w:pPr>
              <w:spacing w:after="200"/>
              <w:rPr>
                <w:rFonts w:eastAsia="Calibri Light" w:cs="Calibri" w:cstheme="minorAscii"/>
              </w:rPr>
            </w:pPr>
            <w:ins w:author="Anthony Cedeno" w:date="2021-03-14T10:14:57.104Z" w:id="1092133540">
              <w:r w:rsidRPr="53A406BB" w:rsidR="53A406BB">
                <w:rPr>
                  <w:rFonts w:eastAsia="Calibri Light" w:cs="Calibri" w:cstheme="minorAscii"/>
                </w:rPr>
                <w:t>The system should recognize the user’s voice and pass to Dialogflow</w:t>
              </w:r>
            </w:ins>
          </w:p>
        </w:tc>
      </w:tr>
      <w:tr w:rsidR="53A406BB" w:rsidTr="53A406BB" w14:paraId="58F48C84">
        <w:trPr>
          <w:ins w:author="Anthony Cedeno" w:date="2021-03-14T10:14:57.104Z" w:id="720740906"/>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2525A06D" w14:textId="122FD839">
            <w:pPr>
              <w:spacing w:after="200"/>
              <w:rPr>
                <w:rFonts w:ascii="Times New Roman" w:hAnsi="Times New Roman" w:eastAsia="Times New Roman" w:cs="Times New Roman"/>
              </w:rPr>
            </w:pPr>
            <w:ins w:author="Anthony Cedeno" w:date="2021-03-14T10:14:57.105Z" w:id="1339321404">
              <w:r w:rsidRPr="53A406BB" w:rsidR="53A406BB">
                <w:rPr>
                  <w:rFonts w:ascii="Calibri Light" w:hAnsi="Calibri Light" w:eastAsia="Calibri Light" w:cs="Calibri Light"/>
                  <w:b w:val="1"/>
                  <w:bCs w:val="1"/>
                </w:rPr>
                <w:t>Post Condition</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254AF7D9" w14:textId="532FB6F6">
            <w:pPr>
              <w:spacing w:after="200"/>
              <w:rPr>
                <w:rFonts w:eastAsia="Calibri Light" w:cs="Calibri" w:cstheme="minorAscii"/>
              </w:rPr>
            </w:pPr>
            <w:ins w:author="Anthony Cedeno" w:date="2021-03-14T10:14:57.105Z" w:id="1067845152">
              <w:r w:rsidRPr="53A406BB" w:rsidR="53A406BB">
                <w:rPr>
                  <w:rFonts w:eastAsia="Calibri Light" w:cs="Calibri" w:cstheme="minorAscii"/>
                </w:rPr>
                <w:t>Dialogflow will recognize user’s intent and respond appropriately or send request to webhook depending on the message.</w:t>
              </w:r>
            </w:ins>
          </w:p>
        </w:tc>
      </w:tr>
      <w:tr w:rsidR="53A406BB" w:rsidTr="53A406BB" w14:paraId="742DA3A8">
        <w:trPr>
          <w:ins w:author="Anthony Cedeno" w:date="2021-03-14T10:14:57.105Z" w:id="1345379539"/>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78ED104E" w14:textId="042CBAF9">
            <w:pPr>
              <w:spacing w:after="200"/>
              <w:rPr>
                <w:rFonts w:ascii="Times New Roman" w:hAnsi="Times New Roman" w:eastAsia="Times New Roman" w:cs="Times New Roman"/>
              </w:rPr>
            </w:pPr>
            <w:ins w:author="Anthony Cedeno" w:date="2021-03-14T10:14:57.105Z" w:id="670571">
              <w:r w:rsidRPr="53A406BB" w:rsidR="53A406BB">
                <w:rPr>
                  <w:rFonts w:ascii="Calibri Light" w:hAnsi="Calibri Light" w:eastAsia="Calibri Light" w:cs="Calibri Light"/>
                  <w:b w:val="1"/>
                  <w:bCs w:val="1"/>
                </w:rPr>
                <w:t>Alternate Path</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099C247B" w14:textId="1030B5C5">
            <w:pPr>
              <w:spacing w:after="200"/>
              <w:rPr>
                <w:rFonts w:eastAsia="Calibri Light" w:cs="Calibri" w:cstheme="minorAscii"/>
              </w:rPr>
            </w:pPr>
            <w:ins w:author="Anthony Cedeno" w:date="2021-03-14T10:14:57.105Z" w:id="293749111">
              <w:r w:rsidRPr="53A406BB" w:rsidR="53A406BB">
                <w:rPr>
                  <w:rFonts w:eastAsia="Calibri Light" w:cs="Calibri" w:cstheme="minorAscii"/>
                </w:rPr>
                <w:t>If Dialogflow does not understand or misinterprets the user, the system will prompt the user to try again.</w:t>
              </w:r>
            </w:ins>
          </w:p>
        </w:tc>
      </w:tr>
    </w:tbl>
    <w:p w:rsidR="41633C1B" w:rsidP="53A406BB" w:rsidRDefault="41633C1B" w14:paraId="43883F0D" w14:textId="208D385E">
      <w:pPr>
        <w:spacing w:after="200" w:line="240" w:lineRule="atLeast"/>
        <w:rPr>
          <w:ins w:author="Anthony Cedeno" w:date="2021-03-14T10:14:57.105Z" w:id="81373185"/>
          <w:rFonts w:ascii="Times New Roman" w:hAnsi="Times New Roman" w:eastAsia="Times New Roman" w:cs="Times New Roman"/>
          <w:color w:val="000000" w:themeColor="text1" w:themeTint="FF" w:themeShade="FF"/>
          <w:sz w:val="20"/>
          <w:szCs w:val="20"/>
        </w:rPr>
      </w:pPr>
      <w:ins w:author="Anthony Cedeno" w:date="2021-03-14T10:14:57.105Z" w:id="1371602458">
        <w:r w:rsidRPr="53A406BB" w:rsidR="7C5F07FC">
          <w:rPr>
            <w:rFonts w:ascii="Times New Roman" w:hAnsi="Times New Roman" w:eastAsia="Times New Roman" w:cs="Times New Roman"/>
            <w:color w:val="000000" w:themeColor="text1" w:themeTint="FF" w:themeShade="FF"/>
            <w:sz w:val="20"/>
            <w:szCs w:val="20"/>
          </w:rPr>
          <w:t> </w:t>
        </w:r>
      </w:ins>
    </w:p>
    <w:p w:rsidR="41633C1B" w:rsidP="53A406BB" w:rsidRDefault="41633C1B" w14:paraId="0DE12632" w14:textId="525A2253">
      <w:pPr>
        <w:pStyle w:val="Heading2"/>
        <w:spacing w:before="200" w:after="120" w:line="271" w:lineRule="auto"/>
        <w:rPr>
          <w:ins w:author="Anthony Cedeno" w:date="2021-03-14T10:14:57.105Z" w:id="101623498"/>
          <w:rFonts w:ascii="Calibri Light" w:hAnsi="Calibri Light" w:eastAsia="Calibri Light" w:cs="Calibri Light"/>
          <w:smallCaps w:val="1"/>
          <w:color w:val="000000" w:themeColor="text1" w:themeTint="FF" w:themeShade="FF"/>
          <w:sz w:val="28"/>
          <w:szCs w:val="28"/>
        </w:rPr>
      </w:pPr>
      <w:ins w:author="Anthony Cedeno" w:date="2021-03-14T10:14:57.105Z" w:id="554713988">
        <w:r w:rsidRPr="53A406BB" w:rsidR="7C5F07FC">
          <w:rPr>
            <w:rFonts w:ascii="Calibri Light" w:hAnsi="Calibri Light" w:eastAsia="Calibri Light" w:cs="Calibri Light"/>
            <w:b w:val="1"/>
            <w:bCs w:val="1"/>
            <w:smallCaps w:val="1"/>
            <w:color w:val="000000" w:themeColor="text1" w:themeTint="FF" w:themeShade="FF"/>
            <w:sz w:val="28"/>
            <w:szCs w:val="28"/>
          </w:rPr>
          <w:t>Test Case 02</w:t>
        </w:r>
        <w:r w:rsidRPr="53A406BB" w:rsidR="7C5F07FC">
          <w:rPr>
            <w:rFonts w:ascii="Calibri Light" w:hAnsi="Calibri Light" w:eastAsia="Calibri Light" w:cs="Calibri Light"/>
            <w:smallCaps w:val="1"/>
            <w:color w:val="000000" w:themeColor="text1" w:themeTint="FF" w:themeShade="FF"/>
            <w:sz w:val="28"/>
            <w:szCs w:val="28"/>
          </w:rPr>
          <w:t>: Dialogflow service is integrated within the mobile application</w:t>
        </w:r>
      </w:ins>
    </w:p>
    <w:tbl>
      <w:tblPr>
        <w:tblW w:w="0" w:type="auto"/>
        <w:tblInd w:w="360" w:type="dxa"/>
        <w:tblLook w:val="04A0" w:firstRow="1" w:lastRow="0" w:firstColumn="1" w:lastColumn="0" w:noHBand="0" w:noVBand="1"/>
      </w:tblPr>
      <w:tblGrid>
        <w:gridCol w:w="2235"/>
        <w:gridCol w:w="6735"/>
      </w:tblGrid>
      <w:tr w:rsidR="53A406BB" w:rsidTr="53A406BB" w14:paraId="4E1647A2">
        <w:trPr>
          <w:ins w:author="Anthony Cedeno" w:date="2021-03-14T10:14:57.106Z" w:id="2002934228"/>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2F408D1D" w14:textId="2CAFB7D2">
            <w:pPr>
              <w:spacing w:after="200"/>
              <w:rPr>
                <w:rFonts w:ascii="Times New Roman" w:hAnsi="Times New Roman" w:eastAsia="Times New Roman" w:cs="Times New Roman"/>
              </w:rPr>
            </w:pPr>
            <w:ins w:author="Anthony Cedeno" w:date="2021-03-14T10:14:57.106Z" w:id="1321166991">
              <w:r w:rsidRPr="53A406BB" w:rsidR="53A406BB">
                <w:rPr>
                  <w:rFonts w:ascii="Calibri Light" w:hAnsi="Calibri Light" w:eastAsia="Calibri Light" w:cs="Calibri Light"/>
                  <w:b w:val="1"/>
                  <w:bCs w:val="1"/>
                </w:rPr>
                <w:t>Description:</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1DAC356" w14:textId="6E7D966F">
            <w:pPr>
              <w:spacing w:after="200"/>
              <w:rPr>
                <w:rFonts w:eastAsia="Calibri Light" w:cs="Calibri" w:cstheme="minorAscii"/>
              </w:rPr>
            </w:pPr>
            <w:ins w:author="Anthony Cedeno" w:date="2021-03-14T10:14:57.106Z" w:id="948025701">
              <w:r w:rsidRPr="53A406BB" w:rsidR="53A406BB">
                <w:rPr>
                  <w:rFonts w:eastAsia="Calibri Light" w:cs="Calibri" w:cstheme="minorAscii"/>
                </w:rPr>
                <w:t>DialogFlow engine can be used and accessed by the mobile application through an accessible API.</w:t>
              </w:r>
            </w:ins>
          </w:p>
        </w:tc>
      </w:tr>
      <w:tr w:rsidR="53A406BB" w:rsidTr="53A406BB" w14:paraId="34945799">
        <w:trPr>
          <w:trHeight w:val="300"/>
          <w:ins w:author="Anthony Cedeno" w:date="2021-03-14T10:14:57.106Z" w:id="394891206"/>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621784BB" w14:textId="73EEE19F">
            <w:pPr>
              <w:spacing w:after="200"/>
              <w:rPr>
                <w:ins w:author="Anthony Cedeno" w:date="2021-03-14T10:14:57.106Z" w:id="1056160272"/>
                <w:rFonts w:ascii="Times New Roman" w:hAnsi="Times New Roman" w:eastAsia="Times New Roman" w:cs="Times New Roman"/>
              </w:rPr>
            </w:pPr>
            <w:ins w:author="Anthony Cedeno" w:date="2021-03-14T10:14:57.106Z" w:id="21556819">
              <w:r w:rsidRPr="53A406BB" w:rsidR="53A406BB">
                <w:rPr>
                  <w:rFonts w:ascii="Calibri Light" w:hAnsi="Calibri Light" w:eastAsia="Calibri Light" w:cs="Calibri Light"/>
                  <w:b w:val="1"/>
                  <w:bCs w:val="1"/>
                </w:rPr>
                <w:t>Requirements:</w:t>
              </w:r>
              <w:r w:rsidRPr="53A406BB" w:rsidR="53A406BB">
                <w:rPr>
                  <w:rFonts w:ascii="Times New Roman" w:hAnsi="Times New Roman" w:eastAsia="Times New Roman" w:cs="Times New Roman"/>
                </w:rPr>
                <w:t> </w:t>
              </w:r>
            </w:ins>
          </w:p>
          <w:p w:rsidR="53A406BB" w:rsidP="53A406BB" w:rsidRDefault="53A406BB" w14:paraId="1FF70936" w14:textId="541EC5AE">
            <w:pPr>
              <w:spacing w:after="200"/>
              <w:rPr>
                <w:rFonts w:ascii="Times New Roman" w:hAnsi="Times New Roman" w:eastAsia="Times New Roman" w:cs="Times New Roman"/>
              </w:rPr>
            </w:pPr>
            <w:ins w:author="Anthony Cedeno" w:date="2021-03-14T10:14:57.106Z" w:id="934411725">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25548239" w14:textId="06AFF434">
            <w:pPr>
              <w:spacing w:after="200"/>
              <w:rPr>
                <w:rFonts w:eastAsia="Calibri Light" w:cs="Calibri" w:cstheme="minorAscii"/>
              </w:rPr>
            </w:pPr>
            <w:ins w:author="Anthony Cedeno" w:date="2021-03-14T10:14:57.106Z" w:id="561764984">
              <w:r w:rsidRPr="53A406BB" w:rsidR="53A406BB">
                <w:rPr>
                  <w:rFonts w:eastAsia="Calibri Light" w:cs="Calibri" w:cstheme="minorAscii"/>
                </w:rPr>
                <w:t>Dialogflow will provide an Assistants API to embed into the mobile application. This will allow the mobile team to access our services using this API. This also allows anyone to access the service via API if they choose to.</w:t>
              </w:r>
            </w:ins>
          </w:p>
        </w:tc>
      </w:tr>
      <w:tr w:rsidR="53A406BB" w:rsidTr="53A406BB" w14:paraId="06634515">
        <w:trPr>
          <w:ins w:author="Anthony Cedeno" w:date="2021-03-14T10:14:57.107Z" w:id="687900614"/>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791A6215" w14:textId="099085C6">
            <w:pPr>
              <w:spacing w:after="200"/>
              <w:rPr>
                <w:rFonts w:ascii="Times New Roman" w:hAnsi="Times New Roman" w:eastAsia="Times New Roman" w:cs="Times New Roman"/>
              </w:rPr>
            </w:pPr>
            <w:ins w:author="Anthony Cedeno" w:date="2021-03-14T10:14:57.107Z" w:id="1090330071">
              <w:r w:rsidRPr="53A406BB" w:rsidR="53A406BB">
                <w:rPr>
                  <w:rFonts w:ascii="Calibri Light" w:hAnsi="Calibri Light" w:eastAsia="Calibri Light" w:cs="Calibri Light"/>
                  <w:b w:val="1"/>
                  <w:bCs w:val="1"/>
                </w:rPr>
                <w:t>Actor:</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7A5B1300" w14:textId="422CDFCD">
            <w:pPr>
              <w:spacing w:after="200"/>
              <w:rPr>
                <w:rFonts w:eastAsia="Calibri Light" w:cs="Calibri" w:cstheme="minorAscii"/>
              </w:rPr>
            </w:pPr>
            <w:ins w:author="Anthony Cedeno" w:date="2021-03-14T10:14:57.107Z" w:id="1908133234">
              <w:r w:rsidRPr="53A406BB" w:rsidR="53A406BB">
                <w:rPr>
                  <w:rFonts w:eastAsia="Calibri Light" w:cs="Calibri" w:cstheme="minorAscii"/>
                </w:rPr>
                <w:t>The mobile app will embed the Assistants service.</w:t>
              </w:r>
            </w:ins>
          </w:p>
        </w:tc>
      </w:tr>
      <w:tr w:rsidR="53A406BB" w:rsidTr="53A406BB" w14:paraId="1BFDC3E2">
        <w:trPr>
          <w:ins w:author="Anthony Cedeno" w:date="2021-03-14T10:14:57.107Z" w:id="1704886603"/>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25AA0B35" w14:textId="0EA44910">
            <w:pPr>
              <w:spacing w:after="200"/>
              <w:rPr>
                <w:ins w:author="Anthony Cedeno" w:date="2021-03-14T10:14:57.107Z" w:id="2117191795"/>
                <w:rFonts w:ascii="Times New Roman" w:hAnsi="Times New Roman" w:eastAsia="Times New Roman" w:cs="Times New Roman"/>
              </w:rPr>
            </w:pPr>
            <w:ins w:author="Anthony Cedeno" w:date="2021-03-14T10:14:57.107Z" w:id="234234596">
              <w:r w:rsidRPr="53A406BB" w:rsidR="53A406BB">
                <w:rPr>
                  <w:rFonts w:ascii="Calibri Light" w:hAnsi="Calibri Light" w:eastAsia="Calibri Light" w:cs="Calibri Light"/>
                  <w:b w:val="1"/>
                  <w:bCs w:val="1"/>
                </w:rPr>
                <w:t>Trigger</w:t>
              </w:r>
              <w:r w:rsidRPr="53A406BB" w:rsidR="53A406BB">
                <w:rPr>
                  <w:rFonts w:ascii="Times New Roman" w:hAnsi="Times New Roman" w:eastAsia="Times New Roman" w:cs="Times New Roman"/>
                </w:rPr>
                <w:t> </w:t>
              </w:r>
            </w:ins>
          </w:p>
          <w:p w:rsidR="53A406BB" w:rsidP="53A406BB" w:rsidRDefault="53A406BB" w14:paraId="6A6E4979" w14:textId="132585ED">
            <w:pPr>
              <w:spacing w:after="200"/>
              <w:rPr>
                <w:rFonts w:ascii="Times New Roman" w:hAnsi="Times New Roman" w:eastAsia="Times New Roman" w:cs="Times New Roman"/>
              </w:rPr>
            </w:pPr>
            <w:ins w:author="Anthony Cedeno" w:date="2021-03-14T10:14:57.107Z" w:id="315847388">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4DF3610D" w14:textId="3760A177">
            <w:pPr>
              <w:spacing w:after="200"/>
              <w:rPr>
                <w:rFonts w:eastAsia="Calibri Light" w:cs="Calibri" w:cstheme="minorAscii"/>
              </w:rPr>
            </w:pPr>
            <w:ins w:author="Anthony Cedeno" w:date="2021-03-14T10:14:57.107Z" w:id="1426823251">
              <w:r w:rsidRPr="53A406BB" w:rsidR="53A406BB">
                <w:rPr>
                  <w:rFonts w:eastAsia="Calibri Light" w:cs="Calibri" w:cstheme="minorAscii"/>
                </w:rPr>
                <w:t>Mobile app startup.</w:t>
              </w:r>
            </w:ins>
          </w:p>
        </w:tc>
      </w:tr>
      <w:tr w:rsidR="53A406BB" w:rsidTr="53A406BB" w14:paraId="43C97919">
        <w:trPr>
          <w:ins w:author="Anthony Cedeno" w:date="2021-03-14T10:14:57.107Z" w:id="285410024"/>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2158CD30" w14:textId="3016EBE6">
            <w:pPr>
              <w:spacing w:after="200"/>
              <w:rPr>
                <w:ins w:author="Anthony Cedeno" w:date="2021-03-14T10:14:57.108Z" w:id="997812453"/>
                <w:rFonts w:ascii="Times New Roman" w:hAnsi="Times New Roman" w:eastAsia="Times New Roman" w:cs="Times New Roman"/>
              </w:rPr>
            </w:pPr>
            <w:ins w:author="Anthony Cedeno" w:date="2021-03-14T10:14:57.108Z" w:id="1433798410">
              <w:r w:rsidRPr="53A406BB" w:rsidR="53A406BB">
                <w:rPr>
                  <w:rFonts w:ascii="Calibri Light" w:hAnsi="Calibri Light" w:eastAsia="Calibri Light" w:cs="Calibri Light"/>
                  <w:b w:val="1"/>
                  <w:bCs w:val="1"/>
                </w:rPr>
                <w:t>Precondition:</w:t>
              </w:r>
              <w:r w:rsidRPr="53A406BB" w:rsidR="53A406BB">
                <w:rPr>
                  <w:rFonts w:ascii="Times New Roman" w:hAnsi="Times New Roman" w:eastAsia="Times New Roman" w:cs="Times New Roman"/>
                </w:rPr>
                <w:t> </w:t>
              </w:r>
            </w:ins>
          </w:p>
          <w:p w:rsidR="53A406BB" w:rsidP="53A406BB" w:rsidRDefault="53A406BB" w14:paraId="6C91993E" w14:textId="7D16C278">
            <w:pPr>
              <w:spacing w:after="200"/>
              <w:rPr>
                <w:rFonts w:ascii="Times New Roman" w:hAnsi="Times New Roman" w:eastAsia="Times New Roman" w:cs="Times New Roman"/>
              </w:rPr>
            </w:pPr>
            <w:ins w:author="Anthony Cedeno" w:date="2021-03-14T10:14:57.108Z" w:id="397353838">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0E90FDBC" w14:textId="01157E69">
            <w:pPr>
              <w:spacing w:after="200"/>
              <w:rPr>
                <w:ins w:author="Anthony Cedeno" w:date="2021-03-14T10:14:57.108Z" w:id="1613224781"/>
                <w:rFonts w:eastAsia="Calibri Light" w:cs="Calibri" w:cstheme="minorAscii"/>
              </w:rPr>
            </w:pPr>
            <w:ins w:author="Anthony Cedeno" w:date="2021-03-14T10:14:57.108Z" w:id="52883192">
              <w:r w:rsidRPr="53A406BB" w:rsidR="53A406BB">
                <w:rPr>
                  <w:rFonts w:eastAsia="Calibri Light" w:cs="Calibri" w:cstheme="minorAscii"/>
                </w:rPr>
                <w:t>The system should have:</w:t>
              </w:r>
            </w:ins>
          </w:p>
          <w:p w:rsidR="53A406BB" w:rsidP="53A406BB" w:rsidRDefault="53A406BB" w14:paraId="42A32A7F" w14:textId="4B0FCF15">
            <w:pPr>
              <w:pStyle w:val="ListParagraph"/>
              <w:numPr>
                <w:ilvl w:val="0"/>
                <w:numId w:val="13"/>
              </w:numPr>
              <w:spacing w:after="200"/>
              <w:rPr>
                <w:ins w:author="Anthony Cedeno" w:date="2021-03-14T10:14:57.108Z" w:id="1964242423"/>
                <w:rFonts w:cs="Calibri" w:cstheme="minorAscii"/>
              </w:rPr>
            </w:pPr>
            <w:ins w:author="Anthony Cedeno" w:date="2021-03-14T10:14:57.108Z" w:id="1949222319">
              <w:r w:rsidRPr="53A406BB" w:rsidR="53A406BB">
                <w:rPr>
                  <w:rFonts w:eastAsia="Calibri Light" w:cs="Calibri" w:cstheme="minorAscii"/>
                </w:rPr>
                <w:t>App installed with the proper OS version.</w:t>
              </w:r>
            </w:ins>
          </w:p>
          <w:p w:rsidR="53A406BB" w:rsidP="53A406BB" w:rsidRDefault="53A406BB" w14:paraId="417E7392" w14:textId="3B9B93BD">
            <w:pPr>
              <w:pStyle w:val="ListParagraph"/>
              <w:numPr>
                <w:ilvl w:val="0"/>
                <w:numId w:val="13"/>
              </w:numPr>
              <w:spacing w:after="200"/>
              <w:rPr>
                <w:ins w:author="Anthony Cedeno" w:date="2021-03-14T10:14:57.123Z" w:id="698175477"/>
                <w:rFonts w:cs="Calibri" w:cstheme="minorAscii"/>
              </w:rPr>
            </w:pPr>
            <w:ins w:author="Anthony Cedeno" w:date="2021-03-14T10:14:57.123Z" w:id="104087743">
              <w:r w:rsidRPr="53A406BB" w:rsidR="53A406BB">
                <w:rPr>
                  <w:rFonts w:eastAsia="Calibri Light" w:cs="Calibri" w:cstheme="minorAscii"/>
                </w:rPr>
                <w:t>Voice recording capability</w:t>
              </w:r>
            </w:ins>
          </w:p>
          <w:p w:rsidR="53A406BB" w:rsidP="53A406BB" w:rsidRDefault="53A406BB" w14:paraId="289FF103" w14:textId="3B5EE986">
            <w:pPr>
              <w:pStyle w:val="ListParagraph"/>
              <w:numPr>
                <w:ilvl w:val="0"/>
                <w:numId w:val="13"/>
              </w:numPr>
              <w:spacing w:after="200"/>
              <w:rPr>
                <w:rFonts w:cs="Calibri" w:cstheme="minorAscii"/>
              </w:rPr>
            </w:pPr>
            <w:ins w:author="Anthony Cedeno" w:date="2021-03-14T10:14:57.138Z" w:id="1791326669">
              <w:r w:rsidRPr="53A406BB" w:rsidR="53A406BB">
                <w:rPr>
                  <w:rFonts w:eastAsia="Calibri Light" w:cs="Calibri" w:cstheme="minorAscii"/>
                </w:rPr>
                <w:t>Internet Access</w:t>
              </w:r>
            </w:ins>
          </w:p>
        </w:tc>
      </w:tr>
      <w:tr w:rsidR="53A406BB" w:rsidTr="53A406BB" w14:paraId="6FF1C693">
        <w:trPr>
          <w:ins w:author="Anthony Cedeno" w:date="2021-03-14T10:14:57.138Z" w:id="1619353956"/>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2ABF8C73" w14:textId="17734C6D">
            <w:pPr>
              <w:spacing w:after="200"/>
              <w:rPr>
                <w:rFonts w:ascii="Times New Roman" w:hAnsi="Times New Roman" w:eastAsia="Times New Roman" w:cs="Times New Roman"/>
              </w:rPr>
            </w:pPr>
            <w:ins w:author="Anthony Cedeno" w:date="2021-03-14T10:14:57.138Z" w:id="383011583">
              <w:r w:rsidRPr="53A406BB" w:rsidR="53A406BB">
                <w:rPr>
                  <w:rFonts w:ascii="Calibri Light" w:hAnsi="Calibri Light" w:eastAsia="Calibri Light" w:cs="Calibri Light"/>
                  <w:b w:val="1"/>
                  <w:bCs w:val="1"/>
                </w:rPr>
                <w:t>System Response</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353E6A4E" w14:textId="3FEA3E37">
            <w:pPr>
              <w:spacing w:after="200"/>
              <w:rPr>
                <w:rFonts w:eastAsia="Calibri Light" w:cs="Calibri" w:cstheme="minorAscii"/>
              </w:rPr>
            </w:pPr>
            <w:ins w:author="Anthony Cedeno" w:date="2021-03-14T10:14:57.138Z" w:id="690882730">
              <w:r w:rsidRPr="53A406BB" w:rsidR="53A406BB">
                <w:rPr>
                  <w:rFonts w:eastAsia="Calibri Light" w:cs="Calibri" w:cstheme="minorAscii"/>
                </w:rPr>
                <w:t>The user should see the Google Assistant page when they go to the corresponding mobile page that embeds the API.</w:t>
              </w:r>
            </w:ins>
          </w:p>
        </w:tc>
      </w:tr>
      <w:tr w:rsidR="53A406BB" w:rsidTr="53A406BB" w14:paraId="36D8A60A">
        <w:trPr>
          <w:trHeight w:val="300"/>
          <w:ins w:author="Anthony Cedeno" w:date="2021-03-14T10:14:57.138Z" w:id="1498757316"/>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5F43EC6B" w14:textId="2371C608">
            <w:pPr>
              <w:spacing w:after="200"/>
              <w:rPr>
                <w:rFonts w:ascii="Times New Roman" w:hAnsi="Times New Roman" w:eastAsia="Times New Roman" w:cs="Times New Roman"/>
              </w:rPr>
            </w:pPr>
            <w:ins w:author="Anthony Cedeno" w:date="2021-03-14T10:14:57.139Z" w:id="2033226080">
              <w:r w:rsidRPr="53A406BB" w:rsidR="53A406BB">
                <w:rPr>
                  <w:rFonts w:ascii="Calibri Light" w:hAnsi="Calibri Light" w:eastAsia="Calibri Light" w:cs="Calibri Light"/>
                  <w:b w:val="1"/>
                  <w:bCs w:val="1"/>
                </w:rPr>
                <w:t>Post Condition</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A519A37" w14:textId="03B5E18E">
            <w:pPr>
              <w:spacing w:after="200"/>
              <w:rPr>
                <w:rFonts w:eastAsia="Calibri Light" w:cs="Calibri" w:cstheme="minorAscii"/>
              </w:rPr>
            </w:pPr>
            <w:ins w:author="Anthony Cedeno" w:date="2021-03-14T10:14:57.139Z" w:id="1270449405">
              <w:r w:rsidRPr="53A406BB" w:rsidR="53A406BB">
                <w:rPr>
                  <w:rFonts w:eastAsia="Calibri Light" w:cs="Calibri" w:cstheme="minorAscii"/>
                </w:rPr>
                <w:t>The user will be able to interact and speak with the assistant.</w:t>
              </w:r>
            </w:ins>
          </w:p>
        </w:tc>
      </w:tr>
      <w:tr w:rsidR="53A406BB" w:rsidTr="53A406BB" w14:paraId="77E1F36F">
        <w:trPr>
          <w:ins w:author="Anthony Cedeno" w:date="2021-03-14T10:14:57.139Z" w:id="692976233"/>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566A733F" w14:textId="33E88CC3">
            <w:pPr>
              <w:spacing w:after="200"/>
              <w:rPr>
                <w:rFonts w:ascii="Times New Roman" w:hAnsi="Times New Roman" w:eastAsia="Times New Roman" w:cs="Times New Roman"/>
              </w:rPr>
            </w:pPr>
            <w:ins w:author="Anthony Cedeno" w:date="2021-03-14T10:14:57.139Z" w:id="979800765">
              <w:r w:rsidRPr="53A406BB" w:rsidR="53A406BB">
                <w:rPr>
                  <w:rFonts w:ascii="Calibri Light" w:hAnsi="Calibri Light" w:eastAsia="Calibri Light" w:cs="Calibri Light"/>
                  <w:b w:val="1"/>
                  <w:bCs w:val="1"/>
                </w:rPr>
                <w:t>Alternate Path</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56C6BDA0" w14:textId="241B2319">
            <w:pPr>
              <w:spacing w:after="200"/>
              <w:rPr>
                <w:rFonts w:eastAsia="Calibri Light" w:cs="Calibri" w:cstheme="minorAscii"/>
              </w:rPr>
            </w:pPr>
            <w:ins w:author="Anthony Cedeno" w:date="2021-03-14T10:14:57.139Z" w:id="62479704">
              <w:r w:rsidRPr="53A406BB" w:rsidR="53A406BB">
                <w:rPr>
                  <w:rFonts w:eastAsia="Calibri Light" w:cs="Calibri" w:cstheme="minorAscii"/>
                </w:rPr>
                <w:t>If there is an error with the embedding of the API, the mobile team will display an error message indicating that it is unavailable. If there is an error with the API itself, an error message will appear from GCP.</w:t>
              </w:r>
            </w:ins>
          </w:p>
        </w:tc>
      </w:tr>
    </w:tbl>
    <w:p w:rsidR="41633C1B" w:rsidP="53A406BB" w:rsidRDefault="41633C1B" w14:paraId="6F89B6E6" w14:textId="595E722E">
      <w:pPr>
        <w:spacing w:after="200" w:line="240" w:lineRule="atLeast"/>
        <w:ind w:left="360"/>
        <w:rPr>
          <w:ins w:author="Anthony Cedeno" w:date="2021-03-14T10:14:57.139Z" w:id="1562879727"/>
          <w:rFonts w:ascii="Times New Roman" w:hAnsi="Times New Roman" w:eastAsia="Times New Roman" w:cs="Times New Roman"/>
          <w:color w:val="000000" w:themeColor="text1" w:themeTint="FF" w:themeShade="FF"/>
          <w:sz w:val="20"/>
          <w:szCs w:val="20"/>
        </w:rPr>
      </w:pPr>
      <w:ins w:author="Anthony Cedeno" w:date="2021-03-14T10:14:57.139Z" w:id="494671718">
        <w:r w:rsidRPr="53A406BB" w:rsidR="7C5F07FC">
          <w:rPr>
            <w:rFonts w:ascii="Times New Roman" w:hAnsi="Times New Roman" w:eastAsia="Times New Roman" w:cs="Times New Roman"/>
            <w:color w:val="000000" w:themeColor="text1" w:themeTint="FF" w:themeShade="FF"/>
            <w:sz w:val="20"/>
            <w:szCs w:val="20"/>
          </w:rPr>
          <w:t> </w:t>
        </w:r>
      </w:ins>
    </w:p>
    <w:p w:rsidR="41633C1B" w:rsidP="53A406BB" w:rsidRDefault="41633C1B" w14:paraId="1D610F45" w14:textId="066960C4">
      <w:pPr>
        <w:pStyle w:val="Heading2"/>
        <w:spacing w:before="200" w:after="120" w:line="271" w:lineRule="auto"/>
        <w:ind w:left="720" w:hanging="720"/>
        <w:rPr>
          <w:ins w:author="Anthony Cedeno" w:date="2021-03-14T10:14:57.14Z" w:id="816312416"/>
          <w:rFonts w:ascii="Calibri Light" w:hAnsi="Calibri Light" w:eastAsia="Calibri Light" w:cs="Calibri Light"/>
          <w:smallCaps w:val="1"/>
          <w:color w:val="000000" w:themeColor="text1" w:themeTint="FF" w:themeShade="FF"/>
          <w:sz w:val="28"/>
          <w:szCs w:val="28"/>
        </w:rPr>
      </w:pPr>
      <w:ins w:author="Anthony Cedeno" w:date="2021-03-14T10:14:57.14Z" w:id="963060600">
        <w:r w:rsidRPr="53A406BB" w:rsidR="7C5F07FC">
          <w:rPr>
            <w:rFonts w:ascii="Calibri Light" w:hAnsi="Calibri Light" w:eastAsia="Calibri Light" w:cs="Calibri Light"/>
            <w:b w:val="1"/>
            <w:bCs w:val="1"/>
            <w:smallCaps w:val="1"/>
            <w:color w:val="000000" w:themeColor="text1" w:themeTint="FF" w:themeShade="FF"/>
            <w:sz w:val="28"/>
            <w:szCs w:val="28"/>
          </w:rPr>
          <w:t>Test Case 03</w:t>
        </w:r>
        <w:r w:rsidRPr="53A406BB" w:rsidR="7C5F07FC">
          <w:rPr>
            <w:rFonts w:ascii="Calibri Light" w:hAnsi="Calibri Light" w:eastAsia="Calibri Light" w:cs="Calibri Light"/>
            <w:smallCaps w:val="1"/>
            <w:color w:val="000000" w:themeColor="text1" w:themeTint="FF" w:themeShade="FF"/>
            <w:sz w:val="28"/>
            <w:szCs w:val="28"/>
          </w:rPr>
          <w:t>: Receive report identifier from user</w:t>
        </w:r>
      </w:ins>
    </w:p>
    <w:tbl>
      <w:tblPr>
        <w:tblW w:w="0" w:type="auto"/>
        <w:tblInd w:w="360" w:type="dxa"/>
        <w:tblLook w:val="04A0" w:firstRow="1" w:lastRow="0" w:firstColumn="1" w:lastColumn="0" w:noHBand="0" w:noVBand="1"/>
      </w:tblPr>
      <w:tblGrid>
        <w:gridCol w:w="2235"/>
        <w:gridCol w:w="6735"/>
      </w:tblGrid>
      <w:tr w:rsidR="53A406BB" w:rsidTr="53A406BB" w14:paraId="48CAF472">
        <w:trPr>
          <w:ins w:author="Anthony Cedeno" w:date="2021-03-14T10:14:57.14Z" w:id="1630409444"/>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4C2A75AC" w14:textId="2A7B4C44">
            <w:pPr>
              <w:spacing w:after="200"/>
              <w:rPr>
                <w:rFonts w:ascii="Times New Roman" w:hAnsi="Times New Roman" w:eastAsia="Times New Roman" w:cs="Times New Roman"/>
              </w:rPr>
            </w:pPr>
            <w:ins w:author="Anthony Cedeno" w:date="2021-03-14T10:14:57.14Z" w:id="801844407">
              <w:r w:rsidRPr="53A406BB" w:rsidR="53A406BB">
                <w:rPr>
                  <w:rFonts w:ascii="Calibri Light" w:hAnsi="Calibri Light" w:eastAsia="Calibri Light" w:cs="Calibri Light"/>
                  <w:b w:val="1"/>
                  <w:bCs w:val="1"/>
                </w:rPr>
                <w:t>Description:</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7F36959C" w14:textId="47E46825">
            <w:pPr>
              <w:spacing w:after="200"/>
              <w:rPr>
                <w:rFonts w:eastAsia="Calibri Light" w:cs="Calibri" w:cstheme="minorAscii"/>
              </w:rPr>
            </w:pPr>
            <w:ins w:author="Anthony Cedeno" w:date="2021-03-14T10:14:57.14Z" w:id="880659682">
              <w:r w:rsidRPr="53A406BB" w:rsidR="53A406BB">
                <w:rPr>
                  <w:rFonts w:eastAsia="Calibri Light" w:cs="Calibri" w:cstheme="minorAscii"/>
                </w:rPr>
                <w:t>Identify report identifier from user to receive report metadata. This could be an id or unique name.</w:t>
              </w:r>
            </w:ins>
          </w:p>
        </w:tc>
      </w:tr>
      <w:tr w:rsidR="53A406BB" w:rsidTr="53A406BB" w14:paraId="1BE9E300">
        <w:trPr>
          <w:trHeight w:val="300"/>
          <w:ins w:author="Anthony Cedeno" w:date="2021-03-14T10:14:57.14Z" w:id="325979345"/>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6165D756" w14:textId="2B37AD62">
            <w:pPr>
              <w:spacing w:after="200"/>
              <w:rPr>
                <w:ins w:author="Anthony Cedeno" w:date="2021-03-14T10:14:57.141Z" w:id="450465003"/>
                <w:rFonts w:ascii="Times New Roman" w:hAnsi="Times New Roman" w:eastAsia="Times New Roman" w:cs="Times New Roman"/>
              </w:rPr>
            </w:pPr>
            <w:ins w:author="Anthony Cedeno" w:date="2021-03-14T10:14:57.141Z" w:id="1097993896">
              <w:r w:rsidRPr="53A406BB" w:rsidR="53A406BB">
                <w:rPr>
                  <w:rFonts w:ascii="Calibri Light" w:hAnsi="Calibri Light" w:eastAsia="Calibri Light" w:cs="Calibri Light"/>
                  <w:b w:val="1"/>
                  <w:bCs w:val="1"/>
                </w:rPr>
                <w:t>Requirements:</w:t>
              </w:r>
              <w:r w:rsidRPr="53A406BB" w:rsidR="53A406BB">
                <w:rPr>
                  <w:rFonts w:ascii="Times New Roman" w:hAnsi="Times New Roman" w:eastAsia="Times New Roman" w:cs="Times New Roman"/>
                </w:rPr>
                <w:t> </w:t>
              </w:r>
            </w:ins>
          </w:p>
          <w:p w:rsidR="53A406BB" w:rsidP="53A406BB" w:rsidRDefault="53A406BB" w14:paraId="2E86CD04" w14:textId="4C4D9A7D">
            <w:pPr>
              <w:spacing w:after="200"/>
              <w:rPr>
                <w:rFonts w:ascii="Times New Roman" w:hAnsi="Times New Roman" w:eastAsia="Times New Roman" w:cs="Times New Roman"/>
              </w:rPr>
            </w:pPr>
            <w:ins w:author="Anthony Cedeno" w:date="2021-03-14T10:14:57.142Z" w:id="1092532706">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28A79221" w14:textId="7889D696">
            <w:pPr>
              <w:spacing w:after="200"/>
              <w:rPr>
                <w:rFonts w:eastAsia="Calibri Light" w:cs="Calibri" w:cstheme="minorAscii"/>
              </w:rPr>
            </w:pPr>
            <w:ins w:author="Anthony Cedeno" w:date="2021-03-14T10:14:57.142Z" w:id="1681194072">
              <w:r w:rsidRPr="53A406BB" w:rsidR="53A406BB">
                <w:rPr>
                  <w:rFonts w:eastAsia="Calibri Light" w:cs="Calibri" w:cstheme="minorAscii"/>
                </w:rPr>
                <w:t>The user will initiate a voice command to retrieve a specific report by id or name. For example, the user may say “Form Scriber, I want to fill out the new patient form”. The system will then retrieve the report metadata for the new patient form.</w:t>
              </w:r>
            </w:ins>
          </w:p>
        </w:tc>
      </w:tr>
      <w:tr w:rsidR="53A406BB" w:rsidTr="53A406BB" w14:paraId="5462DB2A">
        <w:trPr>
          <w:ins w:author="Anthony Cedeno" w:date="2021-03-14T10:14:57.142Z" w:id="2063994348"/>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4BA5C46B" w14:textId="13314DC1">
            <w:pPr>
              <w:spacing w:after="200"/>
              <w:rPr>
                <w:rFonts w:ascii="Times New Roman" w:hAnsi="Times New Roman" w:eastAsia="Times New Roman" w:cs="Times New Roman"/>
              </w:rPr>
            </w:pPr>
            <w:ins w:author="Anthony Cedeno" w:date="2021-03-14T10:14:57.142Z" w:id="5199244">
              <w:r w:rsidRPr="53A406BB" w:rsidR="53A406BB">
                <w:rPr>
                  <w:rFonts w:ascii="Calibri Light" w:hAnsi="Calibri Light" w:eastAsia="Calibri Light" w:cs="Calibri Light"/>
                  <w:b w:val="1"/>
                  <w:bCs w:val="1"/>
                </w:rPr>
                <w:t>Actor:</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A7B78F3" w14:textId="4815715C">
            <w:pPr>
              <w:spacing w:after="200"/>
              <w:rPr>
                <w:rFonts w:eastAsia="Times New Roman" w:cs="Calibri" w:cstheme="minorAscii"/>
              </w:rPr>
            </w:pPr>
            <w:ins w:author="Anthony Cedeno" w:date="2021-03-14T10:14:57.142Z" w:id="577643629">
              <w:r w:rsidRPr="53A406BB" w:rsidR="53A406BB">
                <w:rPr>
                  <w:rFonts w:eastAsia="Calibri Light" w:cs="Calibri" w:cstheme="minorAscii"/>
                </w:rPr>
                <w:t>The mobile app should perform the user’s request using the Assistant API that our team will provide, which will send it to Dialogflow and our webhook service</w:t>
              </w:r>
              <w:r w:rsidRPr="53A406BB" w:rsidR="53A406BB">
                <w:rPr>
                  <w:rFonts w:eastAsia="Times New Roman" w:cs="Calibri" w:cstheme="minorAscii"/>
                </w:rPr>
                <w:t>.</w:t>
              </w:r>
            </w:ins>
          </w:p>
        </w:tc>
      </w:tr>
      <w:tr w:rsidR="53A406BB" w:rsidTr="53A406BB" w14:paraId="5D22DFC5">
        <w:trPr>
          <w:ins w:author="Anthony Cedeno" w:date="2021-03-14T10:14:57.142Z" w:id="1310599829"/>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ADE911A" w14:textId="592B7A77">
            <w:pPr>
              <w:spacing w:after="200"/>
              <w:rPr>
                <w:ins w:author="Anthony Cedeno" w:date="2021-03-14T10:14:57.143Z" w:id="917727956"/>
                <w:rFonts w:ascii="Times New Roman" w:hAnsi="Times New Roman" w:eastAsia="Times New Roman" w:cs="Times New Roman"/>
              </w:rPr>
            </w:pPr>
            <w:ins w:author="Anthony Cedeno" w:date="2021-03-14T10:14:57.143Z" w:id="157696082">
              <w:r w:rsidRPr="53A406BB" w:rsidR="53A406BB">
                <w:rPr>
                  <w:rFonts w:ascii="Calibri Light" w:hAnsi="Calibri Light" w:eastAsia="Calibri Light" w:cs="Calibri Light"/>
                  <w:b w:val="1"/>
                  <w:bCs w:val="1"/>
                </w:rPr>
                <w:t>Trigger</w:t>
              </w:r>
              <w:r w:rsidRPr="53A406BB" w:rsidR="53A406BB">
                <w:rPr>
                  <w:rFonts w:ascii="Times New Roman" w:hAnsi="Times New Roman" w:eastAsia="Times New Roman" w:cs="Times New Roman"/>
                </w:rPr>
                <w:t> </w:t>
              </w:r>
            </w:ins>
          </w:p>
          <w:p w:rsidR="53A406BB" w:rsidP="53A406BB" w:rsidRDefault="53A406BB" w14:paraId="5EEFAEC5" w14:textId="10834126">
            <w:pPr>
              <w:spacing w:after="200"/>
              <w:rPr>
                <w:rFonts w:ascii="Times New Roman" w:hAnsi="Times New Roman" w:eastAsia="Times New Roman" w:cs="Times New Roman"/>
              </w:rPr>
            </w:pPr>
            <w:ins w:author="Anthony Cedeno" w:date="2021-03-14T10:14:57.143Z" w:id="1920113513">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31236581" w14:textId="4E968133">
            <w:pPr>
              <w:spacing w:after="200"/>
              <w:rPr>
                <w:rFonts w:eastAsia="Calibri Light" w:cs="Calibri" w:cstheme="minorAscii"/>
              </w:rPr>
            </w:pPr>
            <w:ins w:author="Anthony Cedeno" w:date="2021-03-14T10:14:57.143Z" w:id="187732359">
              <w:r w:rsidRPr="53A406BB" w:rsidR="53A406BB">
                <w:rPr>
                  <w:rFonts w:eastAsia="Calibri Light" w:cs="Calibri" w:cstheme="minorAscii"/>
                </w:rPr>
                <w:t>The user will say a voice command to fill out a specific report name.</w:t>
              </w:r>
            </w:ins>
          </w:p>
        </w:tc>
      </w:tr>
      <w:tr w:rsidR="53A406BB" w:rsidTr="53A406BB" w14:paraId="2EBA1537">
        <w:trPr>
          <w:ins w:author="Anthony Cedeno" w:date="2021-03-14T10:14:57.143Z" w:id="1390737510"/>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0B5A52C6" w14:textId="5A3112A0">
            <w:pPr>
              <w:spacing w:after="200"/>
              <w:rPr>
                <w:ins w:author="Anthony Cedeno" w:date="2021-03-14T10:14:57.143Z" w:id="1959800198"/>
                <w:rFonts w:ascii="Times New Roman" w:hAnsi="Times New Roman" w:eastAsia="Times New Roman" w:cs="Times New Roman"/>
              </w:rPr>
            </w:pPr>
            <w:ins w:author="Anthony Cedeno" w:date="2021-03-14T10:14:57.143Z" w:id="472293440">
              <w:r w:rsidRPr="53A406BB" w:rsidR="53A406BB">
                <w:rPr>
                  <w:rFonts w:ascii="Calibri Light" w:hAnsi="Calibri Light" w:eastAsia="Calibri Light" w:cs="Calibri Light"/>
                  <w:b w:val="1"/>
                  <w:bCs w:val="1"/>
                </w:rPr>
                <w:t>Precondition:</w:t>
              </w:r>
              <w:r w:rsidRPr="53A406BB" w:rsidR="53A406BB">
                <w:rPr>
                  <w:rFonts w:ascii="Times New Roman" w:hAnsi="Times New Roman" w:eastAsia="Times New Roman" w:cs="Times New Roman"/>
                </w:rPr>
                <w:t> </w:t>
              </w:r>
            </w:ins>
          </w:p>
          <w:p w:rsidR="53A406BB" w:rsidP="53A406BB" w:rsidRDefault="53A406BB" w14:paraId="47599AC1" w14:textId="501B0F29">
            <w:pPr>
              <w:spacing w:after="200"/>
              <w:rPr>
                <w:rFonts w:ascii="Times New Roman" w:hAnsi="Times New Roman" w:eastAsia="Times New Roman" w:cs="Times New Roman"/>
              </w:rPr>
            </w:pPr>
            <w:ins w:author="Anthony Cedeno" w:date="2021-03-14T10:14:57.143Z" w:id="705772279">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013E5043" w14:textId="125024D6">
            <w:pPr>
              <w:spacing w:after="200"/>
              <w:rPr>
                <w:ins w:author="Anthony Cedeno" w:date="2021-03-14T10:14:57.144Z" w:id="1016160119"/>
                <w:rFonts w:eastAsia="Calibri Light" w:cs="Calibri" w:cstheme="minorAscii"/>
              </w:rPr>
            </w:pPr>
            <w:ins w:author="Anthony Cedeno" w:date="2021-03-14T10:14:57.144Z" w:id="464885831">
              <w:r w:rsidRPr="53A406BB" w:rsidR="53A406BB">
                <w:rPr>
                  <w:rFonts w:eastAsia="Calibri Light" w:cs="Calibri" w:cstheme="minorAscii"/>
                </w:rPr>
                <w:t>The system should have:</w:t>
              </w:r>
            </w:ins>
          </w:p>
          <w:p w:rsidR="53A406BB" w:rsidP="53A406BB" w:rsidRDefault="53A406BB" w14:paraId="24993809" w14:textId="11B472BA">
            <w:pPr>
              <w:pStyle w:val="ListParagraph"/>
              <w:numPr>
                <w:ilvl w:val="0"/>
                <w:numId w:val="12"/>
              </w:numPr>
              <w:spacing w:after="200"/>
              <w:rPr>
                <w:ins w:author="Anthony Cedeno" w:date="2021-03-14T10:14:57.144Z" w:id="1775633098"/>
                <w:rFonts w:cs="Calibri" w:cstheme="minorAscii"/>
              </w:rPr>
            </w:pPr>
            <w:ins w:author="Anthony Cedeno" w:date="2021-03-14T10:14:57.144Z" w:id="413949015">
              <w:r w:rsidRPr="53A406BB" w:rsidR="53A406BB">
                <w:rPr>
                  <w:rFonts w:eastAsia="Calibri Light" w:cs="Calibri" w:cstheme="minorAscii"/>
                </w:rPr>
                <w:t>App installed with the proper OS version.</w:t>
              </w:r>
            </w:ins>
          </w:p>
          <w:p w:rsidR="53A406BB" w:rsidP="53A406BB" w:rsidRDefault="53A406BB" w14:paraId="0A081EEA" w14:textId="61FAB827">
            <w:pPr>
              <w:pStyle w:val="ListParagraph"/>
              <w:numPr>
                <w:ilvl w:val="0"/>
                <w:numId w:val="12"/>
              </w:numPr>
              <w:spacing w:after="200"/>
              <w:rPr>
                <w:ins w:author="Anthony Cedeno" w:date="2021-03-14T10:14:57.158Z" w:id="259244517"/>
                <w:rFonts w:cs="Calibri" w:cstheme="minorAscii"/>
              </w:rPr>
            </w:pPr>
            <w:ins w:author="Anthony Cedeno" w:date="2021-03-14T10:14:57.158Z" w:id="1010696906">
              <w:r w:rsidRPr="53A406BB" w:rsidR="53A406BB">
                <w:rPr>
                  <w:rFonts w:eastAsia="Calibri Light" w:cs="Calibri" w:cstheme="minorAscii"/>
                </w:rPr>
                <w:t>Voice recording capability</w:t>
              </w:r>
            </w:ins>
          </w:p>
          <w:p w:rsidR="53A406BB" w:rsidP="53A406BB" w:rsidRDefault="53A406BB" w14:paraId="729EFF1C" w14:textId="1C93EAE4">
            <w:pPr>
              <w:pStyle w:val="ListParagraph"/>
              <w:numPr>
                <w:ilvl w:val="0"/>
                <w:numId w:val="12"/>
              </w:numPr>
              <w:spacing w:after="200"/>
              <w:rPr>
                <w:rFonts w:cs="Calibri" w:cstheme="minorAscii"/>
              </w:rPr>
            </w:pPr>
            <w:ins w:author="Anthony Cedeno" w:date="2021-03-14T10:14:57.173Z" w:id="1747045964">
              <w:r w:rsidRPr="53A406BB" w:rsidR="53A406BB">
                <w:rPr>
                  <w:rFonts w:eastAsia="Calibri Light" w:cs="Calibri" w:cstheme="minorAscii"/>
                </w:rPr>
                <w:t>Internet Access</w:t>
              </w:r>
              <w:r w:rsidRPr="53A406BB" w:rsidR="53A406BB">
                <w:rPr>
                  <w:rFonts w:eastAsia="Times New Roman" w:cs="Calibri" w:cstheme="minorAscii"/>
                </w:rPr>
                <w:t xml:space="preserve"> </w:t>
              </w:r>
            </w:ins>
          </w:p>
        </w:tc>
      </w:tr>
      <w:tr w:rsidR="53A406BB" w:rsidTr="53A406BB" w14:paraId="18E51CA8">
        <w:trPr>
          <w:ins w:author="Anthony Cedeno" w:date="2021-03-14T10:14:57.173Z" w:id="153151282"/>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B9ADE8C" w14:textId="65087E42">
            <w:pPr>
              <w:spacing w:after="200"/>
              <w:rPr>
                <w:rFonts w:ascii="Times New Roman" w:hAnsi="Times New Roman" w:eastAsia="Times New Roman" w:cs="Times New Roman"/>
              </w:rPr>
            </w:pPr>
            <w:ins w:author="Anthony Cedeno" w:date="2021-03-14T10:14:57.173Z" w:id="1619201073">
              <w:r w:rsidRPr="53A406BB" w:rsidR="53A406BB">
                <w:rPr>
                  <w:rFonts w:ascii="Calibri Light" w:hAnsi="Calibri Light" w:eastAsia="Calibri Light" w:cs="Calibri Light"/>
                  <w:b w:val="1"/>
                  <w:bCs w:val="1"/>
                </w:rPr>
                <w:t>System Response</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73F4B63A" w14:textId="3635ED4A">
            <w:pPr>
              <w:spacing w:after="200"/>
              <w:rPr>
                <w:rFonts w:eastAsia="Calibri Light" w:cs="Calibri" w:cstheme="minorAscii"/>
              </w:rPr>
            </w:pPr>
            <w:ins w:author="Anthony Cedeno" w:date="2021-03-14T10:14:57.173Z" w:id="345588778">
              <w:r w:rsidRPr="53A406BB" w:rsidR="53A406BB">
                <w:rPr>
                  <w:rFonts w:eastAsia="Calibri Light" w:cs="Calibri" w:cstheme="minorAscii"/>
                </w:rPr>
                <w:t>The system will respond with the field names to fill out and ask for user confirmation.</w:t>
              </w:r>
            </w:ins>
          </w:p>
        </w:tc>
      </w:tr>
      <w:tr w:rsidR="53A406BB" w:rsidTr="53A406BB" w14:paraId="76AFC69E">
        <w:trPr>
          <w:ins w:author="Anthony Cedeno" w:date="2021-03-14T10:14:57.173Z" w:id="1017929332"/>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56A46DC5" w14:textId="64255C34">
            <w:pPr>
              <w:spacing w:after="200"/>
              <w:rPr>
                <w:rFonts w:ascii="Times New Roman" w:hAnsi="Times New Roman" w:eastAsia="Times New Roman" w:cs="Times New Roman"/>
              </w:rPr>
            </w:pPr>
            <w:ins w:author="Anthony Cedeno" w:date="2021-03-14T10:14:57.173Z" w:id="1325364030">
              <w:r w:rsidRPr="53A406BB" w:rsidR="53A406BB">
                <w:rPr>
                  <w:rFonts w:ascii="Calibri Light" w:hAnsi="Calibri Light" w:eastAsia="Calibri Light" w:cs="Calibri Light"/>
                  <w:b w:val="1"/>
                  <w:bCs w:val="1"/>
                </w:rPr>
                <w:t>Post Condition</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367B067E" w14:textId="274FC0E6">
            <w:pPr>
              <w:spacing w:after="200"/>
              <w:rPr>
                <w:rFonts w:eastAsia="Calibri Light" w:cs="Calibri" w:cstheme="minorAscii"/>
              </w:rPr>
            </w:pPr>
            <w:ins w:author="Anthony Cedeno" w:date="2021-03-14T10:14:57.173Z" w:id="1504079935">
              <w:r w:rsidRPr="53A406BB" w:rsidR="53A406BB">
                <w:rPr>
                  <w:rFonts w:eastAsia="Calibri Light" w:cs="Calibri" w:cstheme="minorAscii"/>
                </w:rPr>
                <w:t>If the user confirms, the system will respond and continue to listen to the user’s report field triggers.</w:t>
              </w:r>
            </w:ins>
          </w:p>
        </w:tc>
      </w:tr>
      <w:tr w:rsidR="53A406BB" w:rsidTr="53A406BB" w14:paraId="3E2DB014">
        <w:trPr>
          <w:ins w:author="Anthony Cedeno" w:date="2021-03-14T10:14:57.174Z" w:id="952421588"/>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4880D14F" w14:textId="7C9CC201">
            <w:pPr>
              <w:spacing w:after="200"/>
              <w:rPr>
                <w:rFonts w:ascii="Times New Roman" w:hAnsi="Times New Roman" w:eastAsia="Times New Roman" w:cs="Times New Roman"/>
              </w:rPr>
            </w:pPr>
            <w:ins w:author="Anthony Cedeno" w:date="2021-03-14T10:14:57.174Z" w:id="1208900632">
              <w:r w:rsidRPr="53A406BB" w:rsidR="53A406BB">
                <w:rPr>
                  <w:rFonts w:ascii="Calibri Light" w:hAnsi="Calibri Light" w:eastAsia="Calibri Light" w:cs="Calibri Light"/>
                  <w:b w:val="1"/>
                  <w:bCs w:val="1"/>
                </w:rPr>
                <w:t>Alternate Path</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1405B18" w14:textId="4DCB0C9A">
            <w:pPr>
              <w:spacing w:after="200"/>
              <w:rPr>
                <w:ins w:author="Anthony Cedeno" w:date="2021-03-14T10:14:57.174Z" w:id="1940756472"/>
                <w:rFonts w:eastAsia="Calibri Light" w:cs="Calibri" w:cstheme="minorAscii"/>
              </w:rPr>
            </w:pPr>
            <w:ins w:author="Anthony Cedeno" w:date="2021-03-14T10:14:57.174Z" w:id="1378635440">
              <w:r w:rsidRPr="53A406BB" w:rsidR="53A406BB">
                <w:rPr>
                  <w:rFonts w:eastAsia="Calibri Light" w:cs="Calibri" w:cstheme="minorAscii"/>
                </w:rPr>
                <w:t>If there are multiple reports that match the query, the system will display the first available report. If the user denies, it will confirm the next available report. It will continue this pattern until the user confirms a report or does not confirm.</w:t>
              </w:r>
            </w:ins>
          </w:p>
          <w:p w:rsidR="53A406BB" w:rsidP="53A406BB" w:rsidRDefault="53A406BB" w14:paraId="66FBEB0A" w14:textId="5BCCBBAC">
            <w:pPr>
              <w:spacing w:after="200"/>
              <w:rPr>
                <w:ins w:author="Anthony Cedeno" w:date="2021-03-14T10:14:57.174Z" w:id="1047834229"/>
                <w:rFonts w:eastAsia="Times New Roman" w:cs="Calibri" w:cstheme="minorAscii"/>
              </w:rPr>
            </w:pPr>
          </w:p>
          <w:p w:rsidR="53A406BB" w:rsidP="53A406BB" w:rsidRDefault="53A406BB" w14:paraId="2D62DC50" w14:textId="4447F100">
            <w:pPr>
              <w:spacing w:after="200"/>
              <w:rPr>
                <w:rFonts w:eastAsia="Calibri Light" w:cs="Calibri" w:cstheme="minorAscii"/>
              </w:rPr>
            </w:pPr>
            <w:ins w:author="Anthony Cedeno" w:date="2021-03-14T10:14:57.174Z" w:id="276355885">
              <w:r w:rsidRPr="53A406BB" w:rsidR="53A406BB">
                <w:rPr>
                  <w:rFonts w:eastAsia="Calibri Light" w:cs="Calibri" w:cstheme="minorAscii"/>
                </w:rPr>
                <w:t>If the user does not confirm a report metadata and there are no other reports left to query, the system will respond to the user saying there is no available reports and to create the form on the web page.</w:t>
              </w:r>
            </w:ins>
          </w:p>
        </w:tc>
      </w:tr>
    </w:tbl>
    <w:p w:rsidR="41633C1B" w:rsidP="53A406BB" w:rsidRDefault="41633C1B" w14:paraId="3573F43B" w14:textId="48391D9A">
      <w:pPr>
        <w:spacing w:after="200" w:line="240" w:lineRule="atLeast"/>
        <w:ind w:left="360"/>
        <w:rPr>
          <w:ins w:author="Anthony Cedeno" w:date="2021-03-14T10:14:57.174Z" w:id="1965836748"/>
          <w:rFonts w:ascii="Times New Roman" w:hAnsi="Times New Roman" w:eastAsia="Times New Roman" w:cs="Times New Roman"/>
          <w:color w:val="2F5496" w:themeColor="accent1" w:themeTint="FF" w:themeShade="BF"/>
          <w:sz w:val="28"/>
          <w:szCs w:val="28"/>
        </w:rPr>
      </w:pPr>
      <w:ins w:author="Anthony Cedeno" w:date="2021-03-14T10:14:57.174Z" w:id="747576350">
        <w:r w:rsidRPr="53A406BB" w:rsidR="7C5F07FC">
          <w:rPr>
            <w:rFonts w:ascii="Times New Roman" w:hAnsi="Times New Roman" w:eastAsia="Times New Roman" w:cs="Times New Roman"/>
            <w:color w:val="2F5496" w:themeColor="accent1" w:themeTint="FF" w:themeShade="BF"/>
            <w:sz w:val="28"/>
            <w:szCs w:val="28"/>
          </w:rPr>
          <w:t> </w:t>
        </w:r>
      </w:ins>
    </w:p>
    <w:p w:rsidR="41633C1B" w:rsidP="53A406BB" w:rsidRDefault="41633C1B" w14:paraId="629099E8" w14:textId="4D2DBAEA">
      <w:pPr>
        <w:pStyle w:val="Heading2"/>
        <w:spacing w:before="200" w:after="120" w:line="271" w:lineRule="auto"/>
        <w:rPr>
          <w:ins w:author="Anthony Cedeno" w:date="2021-03-14T10:14:57.175Z" w:id="916212874"/>
          <w:rFonts w:ascii="Calibri Light" w:hAnsi="Calibri Light" w:eastAsia="Calibri Light" w:cs="Calibri Light"/>
          <w:smallCaps w:val="1"/>
          <w:color w:val="000000" w:themeColor="text1" w:themeTint="FF" w:themeShade="FF"/>
          <w:sz w:val="28"/>
          <w:szCs w:val="28"/>
        </w:rPr>
      </w:pPr>
      <w:ins w:author="Anthony Cedeno" w:date="2021-03-14T10:14:57.175Z" w:id="1591653546">
        <w:r w:rsidRPr="72921540" w:rsidR="7C5F07FC">
          <w:rPr>
            <w:rFonts w:ascii="Calibri Light" w:hAnsi="Calibri Light" w:eastAsia="Calibri Light" w:cs="Calibri Light"/>
            <w:b w:val="1"/>
            <w:bCs w:val="1"/>
            <w:smallCaps w:val="1"/>
            <w:color w:val="000000" w:themeColor="text1" w:themeTint="FF" w:themeShade="FF"/>
            <w:sz w:val="28"/>
            <w:szCs w:val="28"/>
          </w:rPr>
          <w:t>Test Case 0</w:t>
        </w:r>
      </w:ins>
      <w:ins w:author="Anthony Cedeno" w:date="2021-03-15T00:53:23.673Z" w:id="976933835">
        <w:r w:rsidRPr="72921540" w:rsidR="30A4D192">
          <w:rPr>
            <w:rFonts w:ascii="Calibri Light" w:hAnsi="Calibri Light" w:eastAsia="Calibri Light" w:cs="Calibri Light"/>
            <w:b w:val="1"/>
            <w:bCs w:val="1"/>
            <w:smallCaps w:val="1"/>
            <w:color w:val="000000" w:themeColor="text1" w:themeTint="FF" w:themeShade="FF"/>
            <w:sz w:val="28"/>
            <w:szCs w:val="28"/>
          </w:rPr>
          <w:t>4</w:t>
        </w:r>
      </w:ins>
      <w:ins w:author="Anthony Cedeno" w:date="2021-03-14T10:14:57.175Z" w:id="777601598">
        <w:r w:rsidRPr="72921540" w:rsidR="7C5F07FC">
          <w:rPr>
            <w:rFonts w:ascii="Calibri Light" w:hAnsi="Calibri Light" w:eastAsia="Calibri Light" w:cs="Calibri Light"/>
            <w:smallCaps w:val="1"/>
            <w:color w:val="000000" w:themeColor="text1" w:themeTint="FF" w:themeShade="FF"/>
            <w:sz w:val="28"/>
            <w:szCs w:val="28"/>
          </w:rPr>
          <w:t>: Process report contents and fields.</w:t>
        </w:r>
      </w:ins>
    </w:p>
    <w:tbl>
      <w:tblPr>
        <w:tblW w:w="0" w:type="auto"/>
        <w:tblInd w:w="360" w:type="dxa"/>
        <w:tblLook w:val="04A0" w:firstRow="1" w:lastRow="0" w:firstColumn="1" w:lastColumn="0" w:noHBand="0" w:noVBand="1"/>
      </w:tblPr>
      <w:tblGrid>
        <w:gridCol w:w="2235"/>
        <w:gridCol w:w="6735"/>
      </w:tblGrid>
      <w:tr w:rsidR="53A406BB" w:rsidTr="53A406BB" w14:paraId="746C5874">
        <w:trPr>
          <w:ins w:author="Anthony Cedeno" w:date="2021-03-14T10:14:57.175Z" w:id="802795144"/>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7053EF4F" w14:textId="6B9AEDCD">
            <w:pPr>
              <w:spacing w:after="200"/>
              <w:rPr>
                <w:rFonts w:ascii="Times New Roman" w:hAnsi="Times New Roman" w:eastAsia="Times New Roman" w:cs="Times New Roman"/>
              </w:rPr>
            </w:pPr>
            <w:ins w:author="Anthony Cedeno" w:date="2021-03-14T10:14:57.175Z" w:id="1256991997">
              <w:r w:rsidRPr="53A406BB" w:rsidR="53A406BB">
                <w:rPr>
                  <w:rFonts w:ascii="Calibri Light" w:hAnsi="Calibri Light" w:eastAsia="Calibri Light" w:cs="Calibri Light"/>
                  <w:b w:val="1"/>
                  <w:bCs w:val="1"/>
                </w:rPr>
                <w:t>Description:</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5F0818CD" w14:textId="4129A6B2">
            <w:pPr>
              <w:spacing w:after="200"/>
              <w:rPr>
                <w:rFonts w:eastAsia="Calibri Light" w:cs="Calibri" w:cstheme="minorAscii"/>
              </w:rPr>
            </w:pPr>
            <w:ins w:author="Anthony Cedeno" w:date="2021-03-14T10:14:57.175Z" w:id="980174267">
              <w:r w:rsidRPr="53A406BB" w:rsidR="53A406BB">
                <w:rPr>
                  <w:rFonts w:eastAsia="Calibri Light" w:cs="Calibri" w:cstheme="minorAscii"/>
                </w:rPr>
                <w:t>Process report fields and content into internal data structure.</w:t>
              </w:r>
            </w:ins>
          </w:p>
        </w:tc>
      </w:tr>
      <w:tr w:rsidR="53A406BB" w:rsidTr="53A406BB" w14:paraId="682897BA">
        <w:trPr>
          <w:trHeight w:val="300"/>
          <w:ins w:author="Anthony Cedeno" w:date="2021-03-14T10:14:57.175Z" w:id="979216533"/>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73D779D" w14:textId="5F5BE565">
            <w:pPr>
              <w:spacing w:after="200"/>
              <w:rPr>
                <w:ins w:author="Anthony Cedeno" w:date="2021-03-14T10:14:57.176Z" w:id="1445768129"/>
                <w:rFonts w:ascii="Times New Roman" w:hAnsi="Times New Roman" w:eastAsia="Times New Roman" w:cs="Times New Roman"/>
              </w:rPr>
            </w:pPr>
            <w:ins w:author="Anthony Cedeno" w:date="2021-03-14T10:14:57.175Z" w:id="530565837">
              <w:r w:rsidRPr="53A406BB" w:rsidR="53A406BB">
                <w:rPr>
                  <w:rFonts w:ascii="Calibri Light" w:hAnsi="Calibri Light" w:eastAsia="Calibri Light" w:cs="Calibri Light"/>
                  <w:b w:val="1"/>
                  <w:bCs w:val="1"/>
                </w:rPr>
                <w:t>Requirements:</w:t>
              </w:r>
              <w:r w:rsidRPr="53A406BB" w:rsidR="53A406BB">
                <w:rPr>
                  <w:rFonts w:ascii="Times New Roman" w:hAnsi="Times New Roman" w:eastAsia="Times New Roman" w:cs="Times New Roman"/>
                </w:rPr>
                <w:t> </w:t>
              </w:r>
            </w:ins>
          </w:p>
          <w:p w:rsidR="53A406BB" w:rsidP="53A406BB" w:rsidRDefault="53A406BB" w14:paraId="757521B8" w14:textId="7CAB0A8E">
            <w:pPr>
              <w:spacing w:after="200"/>
              <w:rPr>
                <w:rFonts w:ascii="Times New Roman" w:hAnsi="Times New Roman" w:eastAsia="Times New Roman" w:cs="Times New Roman"/>
              </w:rPr>
            </w:pPr>
            <w:ins w:author="Anthony Cedeno" w:date="2021-03-14T10:14:57.176Z" w:id="1727925299">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21547D46" w14:textId="3DE64F0F">
            <w:pPr>
              <w:spacing w:after="200"/>
              <w:rPr>
                <w:rFonts w:eastAsia="Calibri Light" w:cs="Calibri" w:cstheme="minorAscii"/>
              </w:rPr>
            </w:pPr>
            <w:ins w:author="Anthony Cedeno" w:date="2021-03-14T10:14:57.176Z" w:id="571366844">
              <w:r w:rsidRPr="53A406BB" w:rsidR="53A406BB">
                <w:rPr>
                  <w:rFonts w:eastAsia="Calibri Light" w:cs="Calibri" w:cstheme="minorAscii"/>
                </w:rPr>
                <w:t>The user initiates a request to create a report and triggers voice commands for the report contents. The system will need to capture and store this information in a meaningful structure to send to other components in the system.</w:t>
              </w:r>
            </w:ins>
          </w:p>
        </w:tc>
      </w:tr>
      <w:tr w:rsidR="53A406BB" w:rsidTr="53A406BB" w14:paraId="4BF2D38B">
        <w:trPr>
          <w:ins w:author="Anthony Cedeno" w:date="2021-03-14T10:14:57.176Z" w:id="1978163927"/>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CFCC015" w14:textId="2F77FC80">
            <w:pPr>
              <w:spacing w:after="200"/>
              <w:rPr>
                <w:rFonts w:ascii="Times New Roman" w:hAnsi="Times New Roman" w:eastAsia="Times New Roman" w:cs="Times New Roman"/>
              </w:rPr>
            </w:pPr>
            <w:ins w:author="Anthony Cedeno" w:date="2021-03-14T10:14:57.176Z" w:id="1540650837">
              <w:r w:rsidRPr="53A406BB" w:rsidR="53A406BB">
                <w:rPr>
                  <w:rFonts w:ascii="Calibri Light" w:hAnsi="Calibri Light" w:eastAsia="Calibri Light" w:cs="Calibri Light"/>
                  <w:b w:val="1"/>
                  <w:bCs w:val="1"/>
                </w:rPr>
                <w:t>Actor:</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0BBCAA8A" w14:textId="5A578E8C">
            <w:pPr>
              <w:spacing w:after="200"/>
              <w:rPr>
                <w:rFonts w:eastAsia="Calibri Light" w:cs="Calibri" w:cstheme="minorAscii"/>
              </w:rPr>
            </w:pPr>
            <w:ins w:author="Anthony Cedeno" w:date="2021-03-14T10:14:57.176Z" w:id="415947423">
              <w:r w:rsidRPr="53A406BB" w:rsidR="53A406BB">
                <w:rPr>
                  <w:rFonts w:eastAsia="Calibri Light" w:cs="Calibri" w:cstheme="minorAscii"/>
                </w:rPr>
                <w:t>The mobile app should perform the user’s request using the Assistant API that our team will provide, which will send it to Dialogflow and our webhook service.</w:t>
              </w:r>
            </w:ins>
          </w:p>
        </w:tc>
      </w:tr>
      <w:tr w:rsidR="53A406BB" w:rsidTr="53A406BB" w14:paraId="773B951A">
        <w:trPr>
          <w:ins w:author="Anthony Cedeno" w:date="2021-03-14T10:14:57.176Z" w:id="1309536950"/>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401188C1" w14:textId="7C7755AD">
            <w:pPr>
              <w:spacing w:after="200"/>
              <w:rPr>
                <w:ins w:author="Anthony Cedeno" w:date="2021-03-14T10:14:57.177Z" w:id="312305958"/>
                <w:rFonts w:ascii="Times New Roman" w:hAnsi="Times New Roman" w:eastAsia="Times New Roman" w:cs="Times New Roman"/>
              </w:rPr>
            </w:pPr>
            <w:ins w:author="Anthony Cedeno" w:date="2021-03-14T10:14:57.176Z" w:id="1857857649">
              <w:r w:rsidRPr="53A406BB" w:rsidR="53A406BB">
                <w:rPr>
                  <w:rFonts w:ascii="Calibri Light" w:hAnsi="Calibri Light" w:eastAsia="Calibri Light" w:cs="Calibri Light"/>
                  <w:b w:val="1"/>
                  <w:bCs w:val="1"/>
                </w:rPr>
                <w:t>Trigger</w:t>
              </w:r>
              <w:r w:rsidRPr="53A406BB" w:rsidR="53A406BB">
                <w:rPr>
                  <w:rFonts w:ascii="Times New Roman" w:hAnsi="Times New Roman" w:eastAsia="Times New Roman" w:cs="Times New Roman"/>
                </w:rPr>
                <w:t> </w:t>
              </w:r>
            </w:ins>
          </w:p>
          <w:p w:rsidR="53A406BB" w:rsidP="53A406BB" w:rsidRDefault="53A406BB" w14:paraId="66E4EF9E" w14:textId="3755553F">
            <w:pPr>
              <w:spacing w:after="200"/>
              <w:rPr>
                <w:rFonts w:ascii="Times New Roman" w:hAnsi="Times New Roman" w:eastAsia="Times New Roman" w:cs="Times New Roman"/>
              </w:rPr>
            </w:pPr>
            <w:ins w:author="Anthony Cedeno" w:date="2021-03-14T10:14:57.177Z" w:id="46740555">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72917A61" w14:textId="0C44FEF3">
            <w:pPr>
              <w:spacing w:after="200"/>
              <w:rPr>
                <w:rFonts w:eastAsia="Calibri Light" w:cs="Calibri" w:cstheme="minorAscii"/>
              </w:rPr>
            </w:pPr>
            <w:ins w:author="Anthony Cedeno" w:date="2021-03-14T10:14:57.177Z" w:id="1018451939">
              <w:r w:rsidRPr="53A406BB" w:rsidR="53A406BB">
                <w:rPr>
                  <w:rFonts w:eastAsia="Calibri Light" w:cs="Calibri" w:cstheme="minorAscii"/>
                </w:rPr>
                <w:t>The user will say a voice trigger to fill out a specific report. They will then continue to say voice triggers to fill out the report contents.</w:t>
              </w:r>
            </w:ins>
          </w:p>
        </w:tc>
      </w:tr>
      <w:tr w:rsidR="53A406BB" w:rsidTr="53A406BB" w14:paraId="0720125C">
        <w:trPr>
          <w:ins w:author="Anthony Cedeno" w:date="2021-03-14T10:14:57.177Z" w:id="1875609683"/>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32531C40" w14:textId="312BF149">
            <w:pPr>
              <w:spacing w:after="200"/>
              <w:rPr>
                <w:ins w:author="Anthony Cedeno" w:date="2021-03-14T10:14:57.177Z" w:id="1259214576"/>
                <w:rFonts w:ascii="Times New Roman" w:hAnsi="Times New Roman" w:eastAsia="Times New Roman" w:cs="Times New Roman"/>
              </w:rPr>
            </w:pPr>
            <w:ins w:author="Anthony Cedeno" w:date="2021-03-14T10:14:57.177Z" w:id="1748279728">
              <w:r w:rsidRPr="53A406BB" w:rsidR="53A406BB">
                <w:rPr>
                  <w:rFonts w:ascii="Calibri Light" w:hAnsi="Calibri Light" w:eastAsia="Calibri Light" w:cs="Calibri Light"/>
                  <w:b w:val="1"/>
                  <w:bCs w:val="1"/>
                </w:rPr>
                <w:t>Precondition:</w:t>
              </w:r>
              <w:r w:rsidRPr="53A406BB" w:rsidR="53A406BB">
                <w:rPr>
                  <w:rFonts w:ascii="Times New Roman" w:hAnsi="Times New Roman" w:eastAsia="Times New Roman" w:cs="Times New Roman"/>
                </w:rPr>
                <w:t> </w:t>
              </w:r>
            </w:ins>
          </w:p>
          <w:p w:rsidR="53A406BB" w:rsidP="53A406BB" w:rsidRDefault="53A406BB" w14:paraId="15D20879" w14:textId="1DAC4B7F">
            <w:pPr>
              <w:spacing w:after="200"/>
              <w:rPr>
                <w:rFonts w:ascii="Times New Roman" w:hAnsi="Times New Roman" w:eastAsia="Times New Roman" w:cs="Times New Roman"/>
              </w:rPr>
            </w:pPr>
            <w:ins w:author="Anthony Cedeno" w:date="2021-03-14T10:14:57.177Z" w:id="2119730968">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722B2620" w14:textId="0A84978A">
            <w:pPr>
              <w:spacing w:after="200"/>
              <w:rPr>
                <w:ins w:author="Anthony Cedeno" w:date="2021-03-14T10:14:57.177Z" w:id="1047878765"/>
                <w:rFonts w:eastAsia="Calibri Light" w:cs="Calibri" w:cstheme="minorAscii"/>
              </w:rPr>
            </w:pPr>
            <w:ins w:author="Anthony Cedeno" w:date="2021-03-14T10:14:57.177Z" w:id="1134550016">
              <w:r w:rsidRPr="53A406BB" w:rsidR="53A406BB">
                <w:rPr>
                  <w:rFonts w:eastAsia="Calibri Light" w:cs="Calibri" w:cstheme="minorAscii"/>
                </w:rPr>
                <w:t>The system should have:</w:t>
              </w:r>
            </w:ins>
          </w:p>
          <w:p w:rsidR="53A406BB" w:rsidP="53A406BB" w:rsidRDefault="53A406BB" w14:paraId="4398F662" w14:textId="5D21FF9C">
            <w:pPr>
              <w:pStyle w:val="ListParagraph"/>
              <w:numPr>
                <w:ilvl w:val="0"/>
                <w:numId w:val="11"/>
              </w:numPr>
              <w:spacing w:after="200"/>
              <w:rPr>
                <w:ins w:author="Anthony Cedeno" w:date="2021-03-14T10:14:57.177Z" w:id="517508507"/>
                <w:rFonts w:cs="Calibri" w:cstheme="minorAscii"/>
              </w:rPr>
            </w:pPr>
            <w:ins w:author="Anthony Cedeno" w:date="2021-03-14T10:14:57.177Z" w:id="773274393">
              <w:r w:rsidRPr="53A406BB" w:rsidR="53A406BB">
                <w:rPr>
                  <w:rFonts w:eastAsia="Calibri Light" w:cs="Calibri" w:cstheme="minorAscii"/>
                </w:rPr>
                <w:t>App installed with the proper OS version.</w:t>
              </w:r>
            </w:ins>
          </w:p>
          <w:p w:rsidR="53A406BB" w:rsidP="53A406BB" w:rsidRDefault="53A406BB" w14:paraId="34194762" w14:textId="124A0752">
            <w:pPr>
              <w:pStyle w:val="ListParagraph"/>
              <w:numPr>
                <w:ilvl w:val="0"/>
                <w:numId w:val="11"/>
              </w:numPr>
              <w:spacing w:after="200"/>
              <w:rPr>
                <w:ins w:author="Anthony Cedeno" w:date="2021-03-14T10:14:57.193Z" w:id="967016311"/>
                <w:rFonts w:cs="Calibri" w:cstheme="minorAscii"/>
              </w:rPr>
            </w:pPr>
            <w:ins w:author="Anthony Cedeno" w:date="2021-03-14T10:14:57.193Z" w:id="1416902728">
              <w:r w:rsidRPr="53A406BB" w:rsidR="53A406BB">
                <w:rPr>
                  <w:rFonts w:eastAsia="Calibri Light" w:cs="Calibri" w:cstheme="minorAscii"/>
                </w:rPr>
                <w:t>Voice recording capability</w:t>
              </w:r>
            </w:ins>
          </w:p>
          <w:p w:rsidR="53A406BB" w:rsidP="53A406BB" w:rsidRDefault="53A406BB" w14:paraId="6F54CB8E" w14:textId="3E6D1DD0">
            <w:pPr>
              <w:pStyle w:val="ListParagraph"/>
              <w:numPr>
                <w:ilvl w:val="0"/>
                <w:numId w:val="11"/>
              </w:numPr>
              <w:spacing w:after="200"/>
              <w:rPr>
                <w:ins w:author="Anthony Cedeno" w:date="2021-03-14T10:14:57.207Z" w:id="1095789715"/>
                <w:rFonts w:cs="Calibri" w:cstheme="minorAscii"/>
              </w:rPr>
            </w:pPr>
            <w:ins w:author="Anthony Cedeno" w:date="2021-03-14T10:14:57.207Z" w:id="1225644590">
              <w:r w:rsidRPr="53A406BB" w:rsidR="53A406BB">
                <w:rPr>
                  <w:rFonts w:eastAsia="Calibri Light" w:cs="Calibri" w:cstheme="minorAscii"/>
                </w:rPr>
                <w:t>Internet Access</w:t>
              </w:r>
            </w:ins>
          </w:p>
          <w:p w:rsidR="53A406BB" w:rsidP="53A406BB" w:rsidRDefault="53A406BB" w14:paraId="46A38A63" w14:textId="260BE9EE">
            <w:pPr>
              <w:pStyle w:val="ListParagraph"/>
              <w:numPr>
                <w:ilvl w:val="0"/>
                <w:numId w:val="11"/>
              </w:numPr>
              <w:spacing w:after="200"/>
              <w:rPr>
                <w:ins w:author="Anthony Cedeno" w:date="2021-03-14T10:14:57.222Z" w:id="1974320390"/>
                <w:rFonts w:cs="Calibri" w:cstheme="minorAscii"/>
              </w:rPr>
            </w:pPr>
            <w:ins w:author="Anthony Cedeno" w:date="2021-03-14T10:14:57.222Z" w:id="615661096">
              <w:r w:rsidRPr="53A406BB" w:rsidR="53A406BB">
                <w:rPr>
                  <w:rFonts w:eastAsia="Calibri Light" w:cs="Calibri" w:cstheme="minorAscii"/>
                </w:rPr>
                <w:t>Confirmation of user’s intent to create report</w:t>
              </w:r>
            </w:ins>
          </w:p>
          <w:p w:rsidR="53A406BB" w:rsidP="53A406BB" w:rsidRDefault="53A406BB" w14:paraId="3BBCA552" w14:textId="1112D933">
            <w:pPr>
              <w:pStyle w:val="ListParagraph"/>
              <w:numPr>
                <w:ilvl w:val="0"/>
                <w:numId w:val="11"/>
              </w:numPr>
              <w:spacing w:after="200"/>
              <w:rPr>
                <w:rFonts w:cs="Calibri" w:cstheme="minorAscii"/>
              </w:rPr>
            </w:pPr>
            <w:ins w:author="Anthony Cedeno" w:date="2021-03-14T10:14:57.236Z" w:id="586871411">
              <w:r w:rsidRPr="53A406BB" w:rsidR="53A406BB">
                <w:rPr>
                  <w:rFonts w:eastAsia="Calibri Light" w:cs="Calibri" w:cstheme="minorAscii"/>
                </w:rPr>
                <w:t>Confirmation of user’s intent to create report fields’ content</w:t>
              </w:r>
            </w:ins>
          </w:p>
        </w:tc>
      </w:tr>
      <w:tr w:rsidR="53A406BB" w:rsidTr="53A406BB" w14:paraId="54D13B05">
        <w:trPr>
          <w:ins w:author="Anthony Cedeno" w:date="2021-03-14T10:14:57.236Z" w:id="1110734989"/>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55B24ED7" w14:textId="0F924CAD">
            <w:pPr>
              <w:spacing w:after="200"/>
              <w:rPr>
                <w:rFonts w:ascii="Times New Roman" w:hAnsi="Times New Roman" w:eastAsia="Times New Roman" w:cs="Times New Roman"/>
              </w:rPr>
            </w:pPr>
            <w:ins w:author="Anthony Cedeno" w:date="2021-03-14T10:14:57.236Z" w:id="1574519742">
              <w:r w:rsidRPr="53A406BB" w:rsidR="53A406BB">
                <w:rPr>
                  <w:rFonts w:ascii="Calibri Light" w:hAnsi="Calibri Light" w:eastAsia="Calibri Light" w:cs="Calibri Light"/>
                  <w:b w:val="1"/>
                  <w:bCs w:val="1"/>
                </w:rPr>
                <w:t>System Response</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4871E147" w14:textId="164BCEBE">
            <w:pPr>
              <w:spacing w:after="200"/>
              <w:rPr>
                <w:rFonts w:eastAsia="Calibri Light" w:cs="Calibri" w:cstheme="minorAscii"/>
              </w:rPr>
            </w:pPr>
            <w:ins w:author="Anthony Cedeno" w:date="2021-03-14T10:14:57.237Z" w:id="136231179">
              <w:r w:rsidRPr="53A406BB" w:rsidR="53A406BB">
                <w:rPr>
                  <w:rFonts w:eastAsia="Calibri Light" w:cs="Calibri" w:cstheme="minorAscii"/>
                </w:rPr>
                <w:t>The system will respond with a success message.</w:t>
              </w:r>
            </w:ins>
          </w:p>
        </w:tc>
      </w:tr>
      <w:tr w:rsidR="53A406BB" w:rsidTr="53A406BB" w14:paraId="5FEC7C5A">
        <w:trPr>
          <w:trHeight w:val="62"/>
          <w:ins w:author="Anthony Cedeno" w:date="2021-03-14T10:14:57.237Z" w:id="1608277373"/>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3C7F1A50" w14:textId="23D7705B">
            <w:pPr>
              <w:spacing w:after="200"/>
              <w:rPr>
                <w:rFonts w:ascii="Times New Roman" w:hAnsi="Times New Roman" w:eastAsia="Times New Roman" w:cs="Times New Roman"/>
              </w:rPr>
            </w:pPr>
            <w:ins w:author="Anthony Cedeno" w:date="2021-03-14T10:14:57.237Z" w:id="780524612">
              <w:r w:rsidRPr="53A406BB" w:rsidR="53A406BB">
                <w:rPr>
                  <w:rFonts w:ascii="Calibri Light" w:hAnsi="Calibri Light" w:eastAsia="Calibri Light" w:cs="Calibri Light"/>
                  <w:b w:val="1"/>
                  <w:bCs w:val="1"/>
                </w:rPr>
                <w:t>Post Condition</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0C175614" w14:textId="08D490AD">
            <w:pPr>
              <w:spacing w:after="200"/>
              <w:rPr>
                <w:rFonts w:eastAsia="Calibri Light" w:cs="Calibri" w:cstheme="minorAscii"/>
              </w:rPr>
            </w:pPr>
            <w:ins w:author="Anthony Cedeno" w:date="2021-03-14T10:14:57.237Z" w:id="1568403516">
              <w:r w:rsidRPr="53A406BB" w:rsidR="53A406BB">
                <w:rPr>
                  <w:rFonts w:eastAsia="Calibri Light" w:cs="Calibri" w:cstheme="minorAscii"/>
                </w:rPr>
                <w:t>The system will store the report ID, user, and report contents based on the recognized intents from Dialogflow.</w:t>
              </w:r>
            </w:ins>
          </w:p>
        </w:tc>
      </w:tr>
      <w:tr w:rsidR="53A406BB" w:rsidTr="53A406BB" w14:paraId="0F9699D0">
        <w:trPr>
          <w:ins w:author="Anthony Cedeno" w:date="2021-03-14T10:14:57.237Z" w:id="1609836195"/>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0184B301" w14:textId="6A387437">
            <w:pPr>
              <w:spacing w:after="200"/>
              <w:rPr>
                <w:rFonts w:ascii="Times New Roman" w:hAnsi="Times New Roman" w:eastAsia="Times New Roman" w:cs="Times New Roman"/>
              </w:rPr>
            </w:pPr>
            <w:ins w:author="Anthony Cedeno" w:date="2021-03-14T10:14:57.238Z" w:id="1428881054">
              <w:r w:rsidRPr="53A406BB" w:rsidR="53A406BB">
                <w:rPr>
                  <w:rFonts w:ascii="Calibri Light" w:hAnsi="Calibri Light" w:eastAsia="Calibri Light" w:cs="Calibri Light"/>
                  <w:b w:val="1"/>
                  <w:bCs w:val="1"/>
                </w:rPr>
                <w:t>Alternate Path</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4EF5B65A" w14:textId="6C6C1EB0">
            <w:pPr>
              <w:spacing w:after="200"/>
              <w:rPr>
                <w:rFonts w:eastAsia="Calibri Light" w:cs="Calibri" w:cstheme="minorAscii"/>
              </w:rPr>
            </w:pPr>
            <w:ins w:author="Anthony Cedeno" w:date="2021-03-14T10:14:57.238Z" w:id="468932740">
              <w:r w:rsidRPr="53A406BB" w:rsidR="53A406BB">
                <w:rPr>
                  <w:rFonts w:eastAsia="Times New Roman" w:cs="Calibri" w:cstheme="minorAscii"/>
                </w:rPr>
                <w:t> </w:t>
              </w:r>
              <w:r w:rsidRPr="53A406BB" w:rsidR="53A406BB">
                <w:rPr>
                  <w:rFonts w:eastAsia="Calibri Light" w:cs="Calibri" w:cstheme="minorAscii"/>
                </w:rPr>
                <w:t>N/A</w:t>
              </w:r>
            </w:ins>
          </w:p>
        </w:tc>
      </w:tr>
    </w:tbl>
    <w:p w:rsidR="41633C1B" w:rsidP="53A406BB" w:rsidRDefault="41633C1B" w14:paraId="7395BFCE" w14:textId="7863E5C6">
      <w:pPr>
        <w:spacing w:after="200" w:line="240" w:lineRule="atLeast"/>
        <w:ind w:left="360"/>
        <w:rPr>
          <w:ins w:author="Anthony Cedeno" w:date="2021-03-14T10:14:57.238Z" w:id="51435628"/>
          <w:rFonts w:ascii="Times New Roman" w:hAnsi="Times New Roman" w:eastAsia="Times New Roman" w:cs="Times New Roman"/>
          <w:color w:val="000000" w:themeColor="text1" w:themeTint="FF" w:themeShade="FF"/>
          <w:sz w:val="20"/>
          <w:szCs w:val="20"/>
        </w:rPr>
      </w:pPr>
      <w:ins w:author="Anthony Cedeno" w:date="2021-03-14T10:14:57.238Z" w:id="777321474">
        <w:r w:rsidRPr="53A406BB" w:rsidR="7C5F07FC">
          <w:rPr>
            <w:rFonts w:ascii="Times New Roman" w:hAnsi="Times New Roman" w:eastAsia="Times New Roman" w:cs="Times New Roman"/>
            <w:color w:val="000000" w:themeColor="text1" w:themeTint="FF" w:themeShade="FF"/>
            <w:sz w:val="20"/>
            <w:szCs w:val="20"/>
          </w:rPr>
          <w:t> </w:t>
        </w:r>
      </w:ins>
    </w:p>
    <w:p w:rsidR="41633C1B" w:rsidP="53A406BB" w:rsidRDefault="41633C1B" w14:paraId="7AC1C397" w14:textId="4660F414">
      <w:pPr>
        <w:pStyle w:val="Heading2"/>
        <w:spacing w:before="200" w:after="120" w:line="271" w:lineRule="auto"/>
        <w:ind w:left="720" w:hanging="720"/>
        <w:rPr>
          <w:ins w:author="Anthony Cedeno" w:date="2021-03-14T10:14:57.238Z" w:id="886047155"/>
          <w:rFonts w:ascii="Calibri Light" w:hAnsi="Calibri Light" w:eastAsia="Calibri Light" w:cs="Calibri Light"/>
          <w:smallCaps w:val="1"/>
          <w:color w:val="000000" w:themeColor="text1" w:themeTint="FF" w:themeShade="FF"/>
          <w:sz w:val="28"/>
          <w:szCs w:val="28"/>
        </w:rPr>
      </w:pPr>
      <w:ins w:author="Anthony Cedeno" w:date="2021-03-14T10:14:57.238Z" w:id="1013532553">
        <w:r w:rsidRPr="72921540" w:rsidR="7C5F07FC">
          <w:rPr>
            <w:rFonts w:ascii="Calibri Light" w:hAnsi="Calibri Light" w:eastAsia="Calibri Light" w:cs="Calibri Light"/>
            <w:b w:val="1"/>
            <w:bCs w:val="1"/>
            <w:smallCaps w:val="1"/>
            <w:color w:val="000000" w:themeColor="text1" w:themeTint="FF" w:themeShade="FF"/>
            <w:sz w:val="28"/>
            <w:szCs w:val="28"/>
          </w:rPr>
          <w:t>Test Case 0</w:t>
        </w:r>
      </w:ins>
      <w:ins w:author="Anthony Cedeno" w:date="2021-03-15T00:53:30.189Z" w:id="938856664">
        <w:r w:rsidRPr="72921540" w:rsidR="411B46D8">
          <w:rPr>
            <w:rFonts w:ascii="Calibri Light" w:hAnsi="Calibri Light" w:eastAsia="Calibri Light" w:cs="Calibri Light"/>
            <w:b w:val="1"/>
            <w:bCs w:val="1"/>
            <w:smallCaps w:val="1"/>
            <w:color w:val="000000" w:themeColor="text1" w:themeTint="FF" w:themeShade="FF"/>
            <w:sz w:val="28"/>
            <w:szCs w:val="28"/>
          </w:rPr>
          <w:t>5</w:t>
        </w:r>
      </w:ins>
      <w:ins w:author="Anthony Cedeno" w:date="2021-03-14T10:14:57.238Z" w:id="296556127">
        <w:r w:rsidRPr="72921540" w:rsidR="7C5F07FC">
          <w:rPr>
            <w:rFonts w:ascii="Calibri Light" w:hAnsi="Calibri Light" w:eastAsia="Calibri Light" w:cs="Calibri Light"/>
            <w:smallCaps w:val="1"/>
            <w:color w:val="000000" w:themeColor="text1" w:themeTint="FF" w:themeShade="FF"/>
            <w:sz w:val="28"/>
            <w:szCs w:val="28"/>
          </w:rPr>
          <w:t>: Generate dynamic intents to capture report fields</w:t>
        </w:r>
      </w:ins>
    </w:p>
    <w:tbl>
      <w:tblPr>
        <w:tblW w:w="0" w:type="auto"/>
        <w:tblInd w:w="360" w:type="dxa"/>
        <w:tblLook w:val="04A0" w:firstRow="1" w:lastRow="0" w:firstColumn="1" w:lastColumn="0" w:noHBand="0" w:noVBand="1"/>
      </w:tblPr>
      <w:tblGrid>
        <w:gridCol w:w="2235"/>
        <w:gridCol w:w="6735"/>
      </w:tblGrid>
      <w:tr w:rsidR="53A406BB" w:rsidTr="53A406BB" w14:paraId="5184005A">
        <w:trPr>
          <w:ins w:author="Anthony Cedeno" w:date="2021-03-14T10:14:57.238Z" w:id="537618108"/>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4B4FC07" w14:textId="1C28BB0D">
            <w:pPr>
              <w:spacing w:after="200"/>
              <w:rPr>
                <w:rFonts w:ascii="Times New Roman" w:hAnsi="Times New Roman" w:eastAsia="Times New Roman" w:cs="Times New Roman"/>
              </w:rPr>
            </w:pPr>
            <w:ins w:author="Anthony Cedeno" w:date="2021-03-14T10:14:57.238Z" w:id="637043214">
              <w:r w:rsidRPr="53A406BB" w:rsidR="53A406BB">
                <w:rPr>
                  <w:rFonts w:ascii="Calibri Light" w:hAnsi="Calibri Light" w:eastAsia="Calibri Light" w:cs="Calibri Light"/>
                  <w:b w:val="1"/>
                  <w:bCs w:val="1"/>
                </w:rPr>
                <w:t>Description:</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54A236F7" w14:textId="58A665A5">
            <w:pPr>
              <w:spacing w:after="200"/>
              <w:rPr>
                <w:rFonts w:eastAsia="Calibri Light" w:cs="Calibri" w:cstheme="minorAscii"/>
              </w:rPr>
            </w:pPr>
            <w:ins w:author="Anthony Cedeno" w:date="2021-03-14T10:14:57.239Z" w:id="1998126342">
              <w:r w:rsidRPr="53A406BB" w:rsidR="53A406BB">
                <w:rPr>
                  <w:rFonts w:eastAsia="Calibri Light" w:cs="Calibri" w:cstheme="minorAscii"/>
                </w:rPr>
                <w:t>Use retrieved form fields to generate dynamic intents in Dialogflow.</w:t>
              </w:r>
            </w:ins>
          </w:p>
        </w:tc>
      </w:tr>
      <w:tr w:rsidR="53A406BB" w:rsidTr="53A406BB" w14:paraId="7CC7A5DE">
        <w:trPr>
          <w:trHeight w:val="300"/>
          <w:ins w:author="Anthony Cedeno" w:date="2021-03-14T10:14:57.239Z" w:id="1124518863"/>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08131678" w14:textId="64F9F02F">
            <w:pPr>
              <w:spacing w:after="200"/>
              <w:rPr>
                <w:ins w:author="Anthony Cedeno" w:date="2021-03-14T10:14:57.239Z" w:id="400956335"/>
                <w:rFonts w:ascii="Times New Roman" w:hAnsi="Times New Roman" w:eastAsia="Times New Roman" w:cs="Times New Roman"/>
              </w:rPr>
            </w:pPr>
            <w:ins w:author="Anthony Cedeno" w:date="2021-03-14T10:14:57.239Z" w:id="1012632112">
              <w:r w:rsidRPr="53A406BB" w:rsidR="53A406BB">
                <w:rPr>
                  <w:rFonts w:ascii="Calibri Light" w:hAnsi="Calibri Light" w:eastAsia="Calibri Light" w:cs="Calibri Light"/>
                  <w:b w:val="1"/>
                  <w:bCs w:val="1"/>
                </w:rPr>
                <w:t>Requirements:</w:t>
              </w:r>
              <w:r w:rsidRPr="53A406BB" w:rsidR="53A406BB">
                <w:rPr>
                  <w:rFonts w:ascii="Times New Roman" w:hAnsi="Times New Roman" w:eastAsia="Times New Roman" w:cs="Times New Roman"/>
                </w:rPr>
                <w:t> </w:t>
              </w:r>
            </w:ins>
          </w:p>
          <w:p w:rsidR="53A406BB" w:rsidP="53A406BB" w:rsidRDefault="53A406BB" w14:paraId="154F9C0E" w14:textId="1814B48A">
            <w:pPr>
              <w:spacing w:after="200"/>
              <w:rPr>
                <w:rFonts w:ascii="Times New Roman" w:hAnsi="Times New Roman" w:eastAsia="Times New Roman" w:cs="Times New Roman"/>
              </w:rPr>
            </w:pPr>
            <w:ins w:author="Anthony Cedeno" w:date="2021-03-14T10:14:57.239Z" w:id="496026555">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0575B5C5" w14:textId="0DEAF6D9">
            <w:pPr>
              <w:spacing w:after="200"/>
              <w:rPr>
                <w:rFonts w:eastAsia="Calibri Light" w:cs="Calibri" w:cstheme="minorAscii"/>
              </w:rPr>
            </w:pPr>
            <w:ins w:author="Anthony Cedeno" w:date="2021-03-14T10:14:57.239Z" w:id="1984542527">
              <w:r w:rsidRPr="53A406BB" w:rsidR="53A406BB">
                <w:rPr>
                  <w:rFonts w:eastAsia="Calibri Light" w:cs="Calibri" w:cstheme="minorAscii"/>
                </w:rPr>
                <w:t>The user initiates a request to create a report and triggers voice commands for the report contents. The system will need to capture the report metadata and dynamically generate the intents in Dialogflow to capture the relevant report fields.</w:t>
              </w:r>
            </w:ins>
          </w:p>
        </w:tc>
      </w:tr>
      <w:tr w:rsidR="53A406BB" w:rsidTr="53A406BB" w14:paraId="48A67D0C">
        <w:trPr>
          <w:ins w:author="Anthony Cedeno" w:date="2021-03-14T10:14:57.239Z" w:id="52338819"/>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363E9F11" w14:textId="3F04416E">
            <w:pPr>
              <w:spacing w:after="200"/>
              <w:rPr>
                <w:rFonts w:ascii="Times New Roman" w:hAnsi="Times New Roman" w:eastAsia="Times New Roman" w:cs="Times New Roman"/>
              </w:rPr>
            </w:pPr>
            <w:ins w:author="Anthony Cedeno" w:date="2021-03-14T10:14:57.24Z" w:id="809350535">
              <w:r w:rsidRPr="53A406BB" w:rsidR="53A406BB">
                <w:rPr>
                  <w:rFonts w:ascii="Calibri Light" w:hAnsi="Calibri Light" w:eastAsia="Calibri Light" w:cs="Calibri Light"/>
                  <w:b w:val="1"/>
                  <w:bCs w:val="1"/>
                </w:rPr>
                <w:t>Actor:</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577512EC" w14:textId="49F74294">
            <w:pPr>
              <w:spacing w:after="200"/>
              <w:rPr>
                <w:rFonts w:eastAsia="Calibri Light" w:cs="Calibri" w:cstheme="minorAscii"/>
              </w:rPr>
            </w:pPr>
            <w:ins w:author="Anthony Cedeno" w:date="2021-03-14T10:14:57.24Z" w:id="2105688804">
              <w:r w:rsidRPr="53A406BB" w:rsidR="53A406BB">
                <w:rPr>
                  <w:rFonts w:eastAsia="Calibri Light" w:cs="Calibri" w:cstheme="minorAscii"/>
                </w:rPr>
                <w:t>The mobile app should perform the user’s request using the Assistant API that our team will provide, which will send it to Dialogflow and our webhook service.</w:t>
              </w:r>
            </w:ins>
          </w:p>
        </w:tc>
      </w:tr>
      <w:tr w:rsidR="53A406BB" w:rsidTr="53A406BB" w14:paraId="7FAE0CF3">
        <w:trPr>
          <w:ins w:author="Anthony Cedeno" w:date="2021-03-14T10:14:57.24Z" w:id="834082211"/>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538B6556" w14:textId="0DF23958">
            <w:pPr>
              <w:spacing w:after="200"/>
              <w:rPr>
                <w:ins w:author="Anthony Cedeno" w:date="2021-03-14T10:14:57.24Z" w:id="1529913164"/>
                <w:rFonts w:ascii="Times New Roman" w:hAnsi="Times New Roman" w:eastAsia="Times New Roman" w:cs="Times New Roman"/>
              </w:rPr>
            </w:pPr>
            <w:ins w:author="Anthony Cedeno" w:date="2021-03-14T10:14:57.24Z" w:id="458244976">
              <w:r w:rsidRPr="53A406BB" w:rsidR="53A406BB">
                <w:rPr>
                  <w:rFonts w:ascii="Calibri Light" w:hAnsi="Calibri Light" w:eastAsia="Calibri Light" w:cs="Calibri Light"/>
                  <w:b w:val="1"/>
                  <w:bCs w:val="1"/>
                </w:rPr>
                <w:t>Trigger</w:t>
              </w:r>
              <w:r w:rsidRPr="53A406BB" w:rsidR="53A406BB">
                <w:rPr>
                  <w:rFonts w:ascii="Times New Roman" w:hAnsi="Times New Roman" w:eastAsia="Times New Roman" w:cs="Times New Roman"/>
                </w:rPr>
                <w:t> </w:t>
              </w:r>
            </w:ins>
          </w:p>
          <w:p w:rsidR="53A406BB" w:rsidP="53A406BB" w:rsidRDefault="53A406BB" w14:paraId="2FDC260B" w14:textId="1D2E4A78">
            <w:pPr>
              <w:spacing w:after="200"/>
              <w:rPr>
                <w:rFonts w:ascii="Times New Roman" w:hAnsi="Times New Roman" w:eastAsia="Times New Roman" w:cs="Times New Roman"/>
              </w:rPr>
            </w:pPr>
            <w:ins w:author="Anthony Cedeno" w:date="2021-03-14T10:14:57.24Z" w:id="1422992938">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2FE5103D" w14:textId="063A2C42">
            <w:pPr>
              <w:spacing w:after="200"/>
              <w:rPr>
                <w:rFonts w:eastAsia="Calibri Light" w:cs="Calibri" w:cstheme="minorAscii"/>
              </w:rPr>
            </w:pPr>
            <w:ins w:author="Anthony Cedeno" w:date="2021-03-14T10:14:57.24Z" w:id="6501706">
              <w:r w:rsidRPr="53A406BB" w:rsidR="53A406BB">
                <w:rPr>
                  <w:rFonts w:eastAsia="Calibri Light" w:cs="Calibri" w:cstheme="minorAscii"/>
                </w:rPr>
                <w:t>The user will say a voice trigger to fill out a specific report.</w:t>
              </w:r>
            </w:ins>
          </w:p>
        </w:tc>
      </w:tr>
      <w:tr w:rsidR="53A406BB" w:rsidTr="53A406BB" w14:paraId="3A79F2C5">
        <w:trPr>
          <w:ins w:author="Anthony Cedeno" w:date="2021-03-14T10:14:57.24Z" w:id="1096012189"/>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4284E815" w14:textId="49A021D3">
            <w:pPr>
              <w:spacing w:after="200"/>
              <w:rPr>
                <w:ins w:author="Anthony Cedeno" w:date="2021-03-14T10:14:57.241Z" w:id="55579030"/>
                <w:rFonts w:ascii="Times New Roman" w:hAnsi="Times New Roman" w:eastAsia="Times New Roman" w:cs="Times New Roman"/>
              </w:rPr>
            </w:pPr>
            <w:ins w:author="Anthony Cedeno" w:date="2021-03-14T10:14:57.241Z" w:id="1045712568">
              <w:r w:rsidRPr="53A406BB" w:rsidR="53A406BB">
                <w:rPr>
                  <w:rFonts w:ascii="Calibri Light" w:hAnsi="Calibri Light" w:eastAsia="Calibri Light" w:cs="Calibri Light"/>
                  <w:b w:val="1"/>
                  <w:bCs w:val="1"/>
                </w:rPr>
                <w:t>Precondition:</w:t>
              </w:r>
              <w:r w:rsidRPr="53A406BB" w:rsidR="53A406BB">
                <w:rPr>
                  <w:rFonts w:ascii="Times New Roman" w:hAnsi="Times New Roman" w:eastAsia="Times New Roman" w:cs="Times New Roman"/>
                </w:rPr>
                <w:t> </w:t>
              </w:r>
            </w:ins>
          </w:p>
          <w:p w:rsidR="53A406BB" w:rsidP="53A406BB" w:rsidRDefault="53A406BB" w14:paraId="516B862F" w14:textId="6C015B79">
            <w:pPr>
              <w:spacing w:after="200"/>
              <w:rPr>
                <w:rFonts w:ascii="Times New Roman" w:hAnsi="Times New Roman" w:eastAsia="Times New Roman" w:cs="Times New Roman"/>
              </w:rPr>
            </w:pPr>
            <w:ins w:author="Anthony Cedeno" w:date="2021-03-14T10:14:57.241Z" w:id="1977979603">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7C0C69D1" w14:textId="041FE039">
            <w:pPr>
              <w:spacing w:after="200"/>
              <w:rPr>
                <w:ins w:author="Anthony Cedeno" w:date="2021-03-14T10:14:57.241Z" w:id="466525143"/>
                <w:rFonts w:eastAsia="Calibri Light" w:cs="Calibri" w:cstheme="minorAscii"/>
              </w:rPr>
            </w:pPr>
            <w:ins w:author="Anthony Cedeno" w:date="2021-03-14T10:14:57.241Z" w:id="652822833">
              <w:r w:rsidRPr="53A406BB" w:rsidR="53A406BB">
                <w:rPr>
                  <w:rFonts w:eastAsia="Calibri Light" w:cs="Calibri" w:cstheme="minorAscii"/>
                </w:rPr>
                <w:t>The system should have:</w:t>
              </w:r>
            </w:ins>
          </w:p>
          <w:p w:rsidR="53A406BB" w:rsidP="53A406BB" w:rsidRDefault="53A406BB" w14:paraId="77DA0F2A" w14:textId="79A93AF1">
            <w:pPr>
              <w:pStyle w:val="ListParagraph"/>
              <w:numPr>
                <w:ilvl w:val="0"/>
                <w:numId w:val="11"/>
              </w:numPr>
              <w:spacing w:after="200"/>
              <w:rPr>
                <w:ins w:author="Anthony Cedeno" w:date="2021-03-14T10:14:57.242Z" w:id="1036015447"/>
                <w:rFonts w:cs="Calibri" w:cstheme="minorAscii"/>
              </w:rPr>
            </w:pPr>
            <w:ins w:author="Anthony Cedeno" w:date="2021-03-14T10:14:57.241Z" w:id="251533678">
              <w:r w:rsidRPr="53A406BB" w:rsidR="53A406BB">
                <w:rPr>
                  <w:rFonts w:eastAsia="Calibri Light" w:cs="Calibri" w:cstheme="minorAscii"/>
                </w:rPr>
                <w:t>App installed with the proper OS version.</w:t>
              </w:r>
            </w:ins>
          </w:p>
          <w:p w:rsidR="53A406BB" w:rsidP="53A406BB" w:rsidRDefault="53A406BB" w14:paraId="28F7E79B" w14:textId="4B7E20B9">
            <w:pPr>
              <w:pStyle w:val="ListParagraph"/>
              <w:numPr>
                <w:ilvl w:val="0"/>
                <w:numId w:val="11"/>
              </w:numPr>
              <w:spacing w:after="200"/>
              <w:rPr>
                <w:ins w:author="Anthony Cedeno" w:date="2021-03-14T10:14:57.258Z" w:id="792425132"/>
                <w:rFonts w:cs="Calibri" w:cstheme="minorAscii"/>
              </w:rPr>
            </w:pPr>
            <w:ins w:author="Anthony Cedeno" w:date="2021-03-14T10:14:57.258Z" w:id="1187761203">
              <w:r w:rsidRPr="53A406BB" w:rsidR="53A406BB">
                <w:rPr>
                  <w:rFonts w:eastAsia="Calibri Light" w:cs="Calibri" w:cstheme="minorAscii"/>
                </w:rPr>
                <w:t>Voice recording capability</w:t>
              </w:r>
            </w:ins>
          </w:p>
          <w:p w:rsidR="53A406BB" w:rsidP="53A406BB" w:rsidRDefault="53A406BB" w14:paraId="27F805A9" w14:textId="20DC0326">
            <w:pPr>
              <w:pStyle w:val="ListParagraph"/>
              <w:numPr>
                <w:ilvl w:val="0"/>
                <w:numId w:val="11"/>
              </w:numPr>
              <w:spacing w:after="200"/>
              <w:rPr>
                <w:ins w:author="Anthony Cedeno" w:date="2021-03-14T10:14:57.274Z" w:id="847019270"/>
                <w:rFonts w:cs="Calibri" w:cstheme="minorAscii"/>
              </w:rPr>
            </w:pPr>
            <w:ins w:author="Anthony Cedeno" w:date="2021-03-14T10:14:57.274Z" w:id="1279624751">
              <w:r w:rsidRPr="53A406BB" w:rsidR="53A406BB">
                <w:rPr>
                  <w:rFonts w:eastAsia="Calibri Light" w:cs="Calibri" w:cstheme="minorAscii"/>
                </w:rPr>
                <w:t>Internet Access</w:t>
              </w:r>
            </w:ins>
          </w:p>
          <w:p w:rsidR="53A406BB" w:rsidP="53A406BB" w:rsidRDefault="53A406BB" w14:paraId="13279D38" w14:textId="6415D3AF">
            <w:pPr>
              <w:pStyle w:val="ListParagraph"/>
              <w:numPr>
                <w:ilvl w:val="0"/>
                <w:numId w:val="11"/>
              </w:numPr>
              <w:spacing w:after="200"/>
              <w:rPr>
                <w:rFonts w:cs="Calibri" w:cstheme="minorAscii"/>
              </w:rPr>
            </w:pPr>
            <w:ins w:author="Anthony Cedeno" w:date="2021-03-14T10:14:57.291Z" w:id="584704395">
              <w:r w:rsidRPr="53A406BB" w:rsidR="53A406BB">
                <w:rPr>
                  <w:rFonts w:eastAsia="Calibri Light" w:cs="Calibri" w:cstheme="minorAscii"/>
                </w:rPr>
                <w:t>Confirmation of user’s intent to create report</w:t>
              </w:r>
            </w:ins>
          </w:p>
        </w:tc>
      </w:tr>
      <w:tr w:rsidR="53A406BB" w:rsidTr="53A406BB" w14:paraId="1F8C73CD">
        <w:trPr>
          <w:ins w:author="Anthony Cedeno" w:date="2021-03-14T10:14:57.292Z" w:id="1758349158"/>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0DF4357E" w14:textId="18026ADC">
            <w:pPr>
              <w:spacing w:after="200"/>
              <w:rPr>
                <w:rFonts w:ascii="Times New Roman" w:hAnsi="Times New Roman" w:eastAsia="Times New Roman" w:cs="Times New Roman"/>
              </w:rPr>
            </w:pPr>
            <w:ins w:author="Anthony Cedeno" w:date="2021-03-14T10:14:57.292Z" w:id="1729615892">
              <w:r w:rsidRPr="53A406BB" w:rsidR="53A406BB">
                <w:rPr>
                  <w:rFonts w:ascii="Calibri Light" w:hAnsi="Calibri Light" w:eastAsia="Calibri Light" w:cs="Calibri Light"/>
                  <w:b w:val="1"/>
                  <w:bCs w:val="1"/>
                </w:rPr>
                <w:t>System Response</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23066C31" w14:textId="771E9A00">
            <w:pPr>
              <w:spacing w:after="200"/>
              <w:rPr>
                <w:rFonts w:eastAsia="Calibri Light" w:cs="Calibri" w:cstheme="minorAscii"/>
              </w:rPr>
            </w:pPr>
            <w:ins w:author="Anthony Cedeno" w:date="2021-03-14T10:14:57.292Z" w:id="123103504">
              <w:r w:rsidRPr="53A406BB" w:rsidR="53A406BB">
                <w:rPr>
                  <w:rFonts w:eastAsia="Calibri Light" w:cs="Calibri" w:cstheme="minorAscii"/>
                </w:rPr>
                <w:t>The system will respond that it is ready to accept report content.</w:t>
              </w:r>
            </w:ins>
          </w:p>
        </w:tc>
      </w:tr>
      <w:tr w:rsidR="53A406BB" w:rsidTr="53A406BB" w14:paraId="42908D7D">
        <w:trPr>
          <w:ins w:author="Anthony Cedeno" w:date="2021-03-14T10:14:57.292Z" w:id="155378382"/>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3BF28A7E" w14:textId="0F9CD262">
            <w:pPr>
              <w:spacing w:after="200"/>
              <w:rPr>
                <w:rFonts w:ascii="Times New Roman" w:hAnsi="Times New Roman" w:eastAsia="Times New Roman" w:cs="Times New Roman"/>
              </w:rPr>
            </w:pPr>
            <w:ins w:author="Anthony Cedeno" w:date="2021-03-14T10:14:57.292Z" w:id="1567203544">
              <w:r w:rsidRPr="53A406BB" w:rsidR="53A406BB">
                <w:rPr>
                  <w:rFonts w:ascii="Calibri Light" w:hAnsi="Calibri Light" w:eastAsia="Calibri Light" w:cs="Calibri Light"/>
                  <w:b w:val="1"/>
                  <w:bCs w:val="1"/>
                </w:rPr>
                <w:t>Post Condition</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6053D980" w14:textId="00B7A793">
            <w:pPr>
              <w:spacing w:after="200"/>
              <w:rPr>
                <w:rFonts w:eastAsia="Calibri Light" w:cs="Calibri" w:cstheme="minorAscii"/>
              </w:rPr>
            </w:pPr>
            <w:ins w:author="Anthony Cedeno" w:date="2021-03-14T10:14:57.292Z" w:id="1248499435">
              <w:r w:rsidRPr="53A406BB" w:rsidR="53A406BB">
                <w:rPr>
                  <w:rFonts w:eastAsia="Calibri Light" w:cs="Calibri" w:cstheme="minorAscii"/>
                </w:rPr>
                <w:t>The system will retrieve the report metadata and use GCP’s Dialogflow API to create generic intents that capture any of the report fields as keywords and store any other information that comes after the keywords. For example, if a report field requires ‘heart rate’, our service will generate an intent that looks for the key word heart rate. To capture data, the user will need to say ‘heart rate 60 bpm’, where the keyword is ‘heart rate’ and the value is ‘60 bpm’</w:t>
              </w:r>
            </w:ins>
          </w:p>
        </w:tc>
      </w:tr>
      <w:tr w:rsidR="53A406BB" w:rsidTr="53A406BB" w14:paraId="070F3FED">
        <w:trPr>
          <w:trHeight w:val="62"/>
          <w:ins w:author="Anthony Cedeno" w:date="2021-03-14T10:14:57.293Z" w:id="1733297323"/>
        </w:trPr>
        <w:tc>
          <w:tcPr>
            <w:tcW w:w="2235" w:type="dxa"/>
            <w:tcBorders>
              <w:top w:val="single" w:color="000000" w:themeColor="text1" w:sz="6"/>
              <w:left w:val="single" w:color="000000" w:themeColor="text1" w:sz="6"/>
              <w:bottom w:val="nil"/>
              <w:right w:val="single" w:color="000000" w:themeColor="text1" w:sz="6"/>
            </w:tcBorders>
            <w:shd w:val="clear" w:color="auto" w:fill="F2F2F2" w:themeFill="background1" w:themeFillShade="F2"/>
            <w:tcMar/>
          </w:tcPr>
          <w:p w:rsidR="53A406BB" w:rsidP="53A406BB" w:rsidRDefault="53A406BB" w14:paraId="6CA7C0C1" w14:textId="5ACA4A4D">
            <w:pPr>
              <w:spacing w:after="200"/>
              <w:rPr>
                <w:rFonts w:ascii="Times New Roman" w:hAnsi="Times New Roman" w:eastAsia="Times New Roman" w:cs="Times New Roman"/>
              </w:rPr>
            </w:pPr>
            <w:ins w:author="Anthony Cedeno" w:date="2021-03-14T10:14:57.293Z" w:id="1068939833">
              <w:r w:rsidRPr="53A406BB" w:rsidR="53A406BB">
                <w:rPr>
                  <w:rFonts w:ascii="Calibri Light" w:hAnsi="Calibri Light" w:eastAsia="Calibri Light" w:cs="Calibri Light"/>
                  <w:b w:val="1"/>
                  <w:bCs w:val="1"/>
                </w:rPr>
                <w:t>Alternate Path</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nil"/>
              <w:right w:val="single" w:color="000000" w:themeColor="text1" w:sz="6"/>
            </w:tcBorders>
            <w:shd w:val="clear" w:color="auto" w:fill="F2F2F2" w:themeFill="background1" w:themeFillShade="F2"/>
            <w:tcMar/>
          </w:tcPr>
          <w:p w:rsidR="53A406BB" w:rsidP="53A406BB" w:rsidRDefault="53A406BB" w14:paraId="59A27439" w14:textId="2C445BD3">
            <w:pPr>
              <w:spacing w:after="200"/>
              <w:rPr>
                <w:rFonts w:ascii="Calibri Light" w:hAnsi="Calibri Light" w:eastAsia="Calibri Light" w:cs="Calibri Light"/>
                <w:b w:val="1"/>
                <w:bCs w:val="1"/>
              </w:rPr>
            </w:pPr>
            <w:ins w:author="Anthony Cedeno" w:date="2021-03-14T10:14:57.293Z" w:id="420318496">
              <w:r w:rsidRPr="53A406BB" w:rsidR="53A406BB">
                <w:rPr>
                  <w:rFonts w:ascii="Times New Roman" w:hAnsi="Times New Roman" w:eastAsia="Times New Roman" w:cs="Times New Roman"/>
                  <w:b w:val="1"/>
                  <w:bCs w:val="1"/>
                </w:rPr>
                <w:t> </w:t>
              </w:r>
              <w:r w:rsidRPr="53A406BB" w:rsidR="53A406BB">
                <w:rPr>
                  <w:rFonts w:ascii="Calibri Light" w:hAnsi="Calibri Light" w:eastAsia="Calibri Light" w:cs="Calibri Light"/>
                  <w:b w:val="1"/>
                  <w:bCs w:val="1"/>
                </w:rPr>
                <w:t>If an intent already exists due to a previous report, a new intent will not overwrite the existing. The system will use the existing intent.</w:t>
              </w:r>
            </w:ins>
          </w:p>
        </w:tc>
      </w:tr>
      <w:tr w:rsidR="53A406BB" w:rsidTr="53A406BB" w14:paraId="3FD4A386">
        <w:trPr>
          <w:ins w:author="Anthony Cedeno" w:date="2021-03-14T10:14:57.293Z" w:id="235231735"/>
        </w:trPr>
        <w:tc>
          <w:tcPr>
            <w:tcW w:w="2235" w:type="dxa"/>
            <w:tcBorders>
              <w:top w:val="nil"/>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991F5FA" w14:textId="5C5C142C">
            <w:pPr>
              <w:spacing w:after="200"/>
              <w:rPr>
                <w:ins w:author="Anthony Cedeno" w:date="2021-03-14T10:14:57.293Z" w:id="252522843"/>
                <w:rFonts w:ascii="Times New Roman" w:hAnsi="Times New Roman" w:eastAsia="Times New Roman" w:cs="Times New Roman"/>
              </w:rPr>
            </w:pPr>
          </w:p>
          <w:p w:rsidR="53A406BB" w:rsidP="53A406BB" w:rsidRDefault="53A406BB" w14:paraId="52891A02" w14:textId="49E150CF">
            <w:pPr>
              <w:spacing w:after="200"/>
              <w:rPr>
                <w:rFonts w:ascii="Times New Roman" w:hAnsi="Times New Roman" w:eastAsia="Times New Roman" w:cs="Times New Roman"/>
              </w:rPr>
            </w:pPr>
          </w:p>
        </w:tc>
        <w:tc>
          <w:tcPr>
            <w:tcW w:w="6735" w:type="dxa"/>
            <w:tcBorders>
              <w:top w:val="nil"/>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0146FFDF" w14:textId="5DA45DAE">
            <w:pPr>
              <w:spacing w:after="200"/>
              <w:rPr>
                <w:rFonts w:ascii="Times New Roman" w:hAnsi="Times New Roman" w:eastAsia="Times New Roman" w:cs="Times New Roman"/>
              </w:rPr>
            </w:pPr>
          </w:p>
        </w:tc>
      </w:tr>
    </w:tbl>
    <w:p w:rsidR="41633C1B" w:rsidP="53A406BB" w:rsidRDefault="41633C1B" w14:paraId="3D1E7385" w14:textId="0F3ED51E">
      <w:pPr>
        <w:pStyle w:val="Heading2"/>
        <w:spacing w:before="200" w:after="120" w:line="271" w:lineRule="auto"/>
        <w:rPr>
          <w:ins w:author="Anthony Cedeno" w:date="2021-03-14T10:14:57.294Z" w:id="959498006"/>
          <w:rFonts w:ascii="Calibri Light" w:hAnsi="Calibri Light" w:eastAsia="Calibri Light" w:cs="Calibri Light"/>
          <w:smallCaps w:val="1"/>
          <w:color w:val="000000" w:themeColor="text1" w:themeTint="FF" w:themeShade="FF"/>
          <w:sz w:val="28"/>
          <w:szCs w:val="28"/>
        </w:rPr>
      </w:pPr>
      <w:ins w:author="Anthony Cedeno" w:date="2021-03-14T10:14:57.294Z" w:id="1361560221">
        <w:r w:rsidRPr="53A406BB" w:rsidR="7C5F07FC">
          <w:rPr>
            <w:rFonts w:ascii="Calibri Light" w:hAnsi="Calibri Light" w:eastAsia="Calibri Light" w:cs="Calibri Light"/>
            <w:b w:val="1"/>
            <w:bCs w:val="1"/>
            <w:smallCaps w:val="1"/>
            <w:color w:val="000000" w:themeColor="text1" w:themeTint="FF" w:themeShade="FF"/>
            <w:sz w:val="28"/>
            <w:szCs w:val="28"/>
          </w:rPr>
          <w:t>Test Case 07</w:t>
        </w:r>
        <w:r w:rsidRPr="53A406BB" w:rsidR="7C5F07FC">
          <w:rPr>
            <w:rFonts w:ascii="Calibri Light" w:hAnsi="Calibri Light" w:eastAsia="Calibri Light" w:cs="Calibri Light"/>
            <w:smallCaps w:val="1"/>
            <w:color w:val="000000" w:themeColor="text1" w:themeTint="FF" w:themeShade="FF"/>
            <w:sz w:val="28"/>
            <w:szCs w:val="28"/>
          </w:rPr>
          <w:t>: Identify report contents extracted by the Dialogflow agent</w:t>
        </w:r>
      </w:ins>
    </w:p>
    <w:tbl>
      <w:tblPr>
        <w:tblW w:w="0" w:type="auto"/>
        <w:tblInd w:w="360" w:type="dxa"/>
        <w:tblLook w:val="04A0" w:firstRow="1" w:lastRow="0" w:firstColumn="1" w:lastColumn="0" w:noHBand="0" w:noVBand="1"/>
      </w:tblPr>
      <w:tblGrid>
        <w:gridCol w:w="2235"/>
        <w:gridCol w:w="6735"/>
      </w:tblGrid>
      <w:tr w:rsidR="53A406BB" w:rsidTr="53A406BB" w14:paraId="5595285F">
        <w:trPr>
          <w:ins w:author="Anthony Cedeno" w:date="2021-03-14T10:14:57.294Z" w:id="1934999659"/>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37D4DD6A" w14:textId="652C6205">
            <w:pPr>
              <w:spacing w:after="200"/>
              <w:rPr>
                <w:rFonts w:ascii="Times New Roman" w:hAnsi="Times New Roman" w:eastAsia="Times New Roman" w:cs="Times New Roman"/>
              </w:rPr>
            </w:pPr>
            <w:ins w:author="Anthony Cedeno" w:date="2021-03-14T10:14:57.294Z" w:id="1003303058">
              <w:r w:rsidRPr="53A406BB" w:rsidR="53A406BB">
                <w:rPr>
                  <w:rFonts w:ascii="Calibri Light" w:hAnsi="Calibri Light" w:eastAsia="Calibri Light" w:cs="Calibri Light"/>
                  <w:b w:val="1"/>
                  <w:bCs w:val="1"/>
                </w:rPr>
                <w:t>Description:</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39D2AA7" w14:textId="11ED8722">
            <w:pPr>
              <w:spacing w:after="200"/>
              <w:rPr>
                <w:rFonts w:eastAsia="Calibri Light" w:cs="Calibri" w:cstheme="minorAscii"/>
              </w:rPr>
            </w:pPr>
            <w:ins w:author="Anthony Cedeno" w:date="2021-03-14T10:14:57.294Z" w:id="684659554">
              <w:r w:rsidRPr="53A406BB" w:rsidR="53A406BB">
                <w:rPr>
                  <w:rFonts w:eastAsia="Calibri Light" w:cs="Calibri" w:cstheme="minorAscii"/>
                </w:rPr>
                <w:t xml:space="preserve">Identify report contents that are recognized from the user’s voice and dynamic intents using Dialogflow. </w:t>
              </w:r>
            </w:ins>
          </w:p>
        </w:tc>
      </w:tr>
      <w:tr w:rsidR="53A406BB" w:rsidTr="53A406BB" w14:paraId="70509A57">
        <w:trPr>
          <w:trHeight w:val="300"/>
          <w:ins w:author="Anthony Cedeno" w:date="2021-03-14T10:14:57.294Z" w:id="1224270439"/>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7A79A270" w14:textId="45457134">
            <w:pPr>
              <w:spacing w:after="200"/>
              <w:rPr>
                <w:ins w:author="Anthony Cedeno" w:date="2021-03-14T10:14:57.295Z" w:id="839015735"/>
                <w:rFonts w:ascii="Times New Roman" w:hAnsi="Times New Roman" w:eastAsia="Times New Roman" w:cs="Times New Roman"/>
              </w:rPr>
            </w:pPr>
            <w:ins w:author="Anthony Cedeno" w:date="2021-03-14T10:14:57.295Z" w:id="1032382821">
              <w:r w:rsidRPr="53A406BB" w:rsidR="53A406BB">
                <w:rPr>
                  <w:rFonts w:ascii="Calibri Light" w:hAnsi="Calibri Light" w:eastAsia="Calibri Light" w:cs="Calibri Light"/>
                  <w:b w:val="1"/>
                  <w:bCs w:val="1"/>
                </w:rPr>
                <w:t>Requirements:</w:t>
              </w:r>
              <w:r w:rsidRPr="53A406BB" w:rsidR="53A406BB">
                <w:rPr>
                  <w:rFonts w:ascii="Times New Roman" w:hAnsi="Times New Roman" w:eastAsia="Times New Roman" w:cs="Times New Roman"/>
                </w:rPr>
                <w:t> </w:t>
              </w:r>
            </w:ins>
          </w:p>
          <w:p w:rsidR="53A406BB" w:rsidP="53A406BB" w:rsidRDefault="53A406BB" w14:paraId="2BC975D5" w14:textId="4C211FE0">
            <w:pPr>
              <w:spacing w:after="200"/>
              <w:rPr>
                <w:rFonts w:ascii="Times New Roman" w:hAnsi="Times New Roman" w:eastAsia="Times New Roman" w:cs="Times New Roman"/>
              </w:rPr>
            </w:pPr>
            <w:ins w:author="Anthony Cedeno" w:date="2021-03-14T10:14:57.295Z" w:id="859306255">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2F7652F9" w14:textId="1CE6BCD9">
            <w:pPr>
              <w:spacing w:after="200"/>
              <w:rPr>
                <w:rFonts w:eastAsia="Calibri Light" w:cs="Calibri" w:cstheme="minorAscii"/>
              </w:rPr>
            </w:pPr>
            <w:ins w:author="Anthony Cedeno" w:date="2021-03-14T10:14:57.295Z" w:id="652122332">
              <w:r w:rsidRPr="53A406BB" w:rsidR="53A406BB">
                <w:rPr>
                  <w:rFonts w:eastAsia="Calibri Light" w:cs="Calibri" w:cstheme="minorAscii"/>
                </w:rPr>
                <w:t>The user initiates a request to create a report and triggers voice commands for the report contents. The report contents are sent to our webhook service after they have extracted by the Dialogflow Agent.</w:t>
              </w:r>
            </w:ins>
          </w:p>
        </w:tc>
      </w:tr>
      <w:tr w:rsidR="53A406BB" w:rsidTr="53A406BB" w14:paraId="679849FF">
        <w:trPr>
          <w:ins w:author="Anthony Cedeno" w:date="2021-03-14T10:14:57.295Z" w:id="1150914654"/>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4EA559C2" w14:textId="47F2E18D">
            <w:pPr>
              <w:spacing w:after="200"/>
              <w:rPr>
                <w:rFonts w:ascii="Times New Roman" w:hAnsi="Times New Roman" w:eastAsia="Times New Roman" w:cs="Times New Roman"/>
              </w:rPr>
            </w:pPr>
            <w:ins w:author="Anthony Cedeno" w:date="2021-03-14T10:14:57.295Z" w:id="889300891">
              <w:r w:rsidRPr="53A406BB" w:rsidR="53A406BB">
                <w:rPr>
                  <w:rFonts w:ascii="Calibri Light" w:hAnsi="Calibri Light" w:eastAsia="Calibri Light" w:cs="Calibri Light"/>
                  <w:b w:val="1"/>
                  <w:bCs w:val="1"/>
                </w:rPr>
                <w:t>Actor:</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421FDF9C" w14:textId="4749C7DB">
            <w:pPr>
              <w:spacing w:after="200"/>
              <w:rPr>
                <w:rFonts w:eastAsia="Calibri Light" w:cs="Calibri" w:cstheme="minorAscii"/>
              </w:rPr>
            </w:pPr>
            <w:ins w:author="Anthony Cedeno" w:date="2021-03-14T10:14:57.296Z" w:id="125788987">
              <w:r w:rsidRPr="53A406BB" w:rsidR="53A406BB">
                <w:rPr>
                  <w:rFonts w:eastAsia="Calibri Light" w:cs="Calibri" w:cstheme="minorAscii"/>
                </w:rPr>
                <w:t>The mobile app should perform the user’s request using the Assistant API that our team will provide, which will send it to Dialogflow and our webhook service.</w:t>
              </w:r>
            </w:ins>
          </w:p>
        </w:tc>
      </w:tr>
      <w:tr w:rsidR="53A406BB" w:rsidTr="53A406BB" w14:paraId="57AA76DF">
        <w:trPr>
          <w:ins w:author="Anthony Cedeno" w:date="2021-03-14T10:14:57.296Z" w:id="197066834"/>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5251B0F0" w14:textId="177D686D">
            <w:pPr>
              <w:spacing w:after="200"/>
              <w:rPr>
                <w:ins w:author="Anthony Cedeno" w:date="2021-03-14T10:14:57.296Z" w:id="1049806137"/>
                <w:rFonts w:ascii="Times New Roman" w:hAnsi="Times New Roman" w:eastAsia="Times New Roman" w:cs="Times New Roman"/>
              </w:rPr>
            </w:pPr>
            <w:ins w:author="Anthony Cedeno" w:date="2021-03-14T10:14:57.296Z" w:id="1852882241">
              <w:r w:rsidRPr="53A406BB" w:rsidR="53A406BB">
                <w:rPr>
                  <w:rFonts w:ascii="Calibri Light" w:hAnsi="Calibri Light" w:eastAsia="Calibri Light" w:cs="Calibri Light"/>
                  <w:b w:val="1"/>
                  <w:bCs w:val="1"/>
                </w:rPr>
                <w:t>Trigger</w:t>
              </w:r>
              <w:r w:rsidRPr="53A406BB" w:rsidR="53A406BB">
                <w:rPr>
                  <w:rFonts w:ascii="Times New Roman" w:hAnsi="Times New Roman" w:eastAsia="Times New Roman" w:cs="Times New Roman"/>
                </w:rPr>
                <w:t> </w:t>
              </w:r>
            </w:ins>
          </w:p>
          <w:p w:rsidR="53A406BB" w:rsidP="53A406BB" w:rsidRDefault="53A406BB" w14:paraId="2E27BCA2" w14:textId="315D0316">
            <w:pPr>
              <w:spacing w:after="200"/>
              <w:rPr>
                <w:rFonts w:ascii="Times New Roman" w:hAnsi="Times New Roman" w:eastAsia="Times New Roman" w:cs="Times New Roman"/>
              </w:rPr>
            </w:pPr>
            <w:ins w:author="Anthony Cedeno" w:date="2021-03-14T10:14:57.296Z" w:id="1674166838">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54FDA591" w14:textId="34A0EAA5">
            <w:pPr>
              <w:spacing w:after="200"/>
              <w:rPr>
                <w:rFonts w:eastAsia="Calibri Light" w:cs="Calibri" w:cstheme="minorAscii"/>
              </w:rPr>
            </w:pPr>
            <w:ins w:author="Anthony Cedeno" w:date="2021-03-14T10:14:57.296Z" w:id="2109372992">
              <w:r w:rsidRPr="53A406BB" w:rsidR="53A406BB">
                <w:rPr>
                  <w:rFonts w:eastAsia="Calibri Light" w:cs="Calibri" w:cstheme="minorAscii"/>
                </w:rPr>
                <w:t>The user will say a voice trigger to fill out a specific report. They will then continue to say voice triggers to fill out the report contents.</w:t>
              </w:r>
            </w:ins>
          </w:p>
        </w:tc>
      </w:tr>
      <w:tr w:rsidR="53A406BB" w:rsidTr="53A406BB" w14:paraId="2FF577C2">
        <w:trPr>
          <w:ins w:author="Anthony Cedeno" w:date="2021-03-14T10:14:57.296Z" w:id="1584311531"/>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94D2486" w14:textId="6FF2D584">
            <w:pPr>
              <w:spacing w:after="200"/>
              <w:rPr>
                <w:ins w:author="Anthony Cedeno" w:date="2021-03-14T10:14:57.297Z" w:id="1487309023"/>
                <w:rFonts w:ascii="Times New Roman" w:hAnsi="Times New Roman" w:eastAsia="Times New Roman" w:cs="Times New Roman"/>
              </w:rPr>
            </w:pPr>
            <w:ins w:author="Anthony Cedeno" w:date="2021-03-14T10:14:57.297Z" w:id="923146642">
              <w:r w:rsidRPr="53A406BB" w:rsidR="53A406BB">
                <w:rPr>
                  <w:rFonts w:ascii="Calibri Light" w:hAnsi="Calibri Light" w:eastAsia="Calibri Light" w:cs="Calibri Light"/>
                  <w:b w:val="1"/>
                  <w:bCs w:val="1"/>
                </w:rPr>
                <w:t>Precondition:</w:t>
              </w:r>
              <w:r w:rsidRPr="53A406BB" w:rsidR="53A406BB">
                <w:rPr>
                  <w:rFonts w:ascii="Times New Roman" w:hAnsi="Times New Roman" w:eastAsia="Times New Roman" w:cs="Times New Roman"/>
                </w:rPr>
                <w:t> </w:t>
              </w:r>
            </w:ins>
          </w:p>
          <w:p w:rsidR="53A406BB" w:rsidP="53A406BB" w:rsidRDefault="53A406BB" w14:paraId="08AE6A7D" w14:textId="0CCBE3DC">
            <w:pPr>
              <w:spacing w:after="200"/>
              <w:rPr>
                <w:rFonts w:ascii="Times New Roman" w:hAnsi="Times New Roman" w:eastAsia="Times New Roman" w:cs="Times New Roman"/>
              </w:rPr>
            </w:pPr>
            <w:ins w:author="Anthony Cedeno" w:date="2021-03-14T10:14:57.297Z" w:id="1669535391">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75AC04F5" w14:textId="5B786B58">
            <w:pPr>
              <w:spacing w:after="200"/>
              <w:rPr>
                <w:ins w:author="Anthony Cedeno" w:date="2021-03-14T10:14:57.297Z" w:id="625899366"/>
                <w:rFonts w:eastAsia="Calibri Light" w:cs="Calibri" w:cstheme="minorAscii"/>
              </w:rPr>
            </w:pPr>
            <w:ins w:author="Anthony Cedeno" w:date="2021-03-14T10:14:57.297Z" w:id="2065888529">
              <w:r w:rsidRPr="53A406BB" w:rsidR="53A406BB">
                <w:rPr>
                  <w:rFonts w:eastAsia="Calibri Light" w:cs="Calibri" w:cstheme="minorAscii"/>
                </w:rPr>
                <w:t>The system should have:</w:t>
              </w:r>
            </w:ins>
          </w:p>
          <w:p w:rsidR="53A406BB" w:rsidP="53A406BB" w:rsidRDefault="53A406BB" w14:paraId="67D02DD9" w14:textId="50B62079">
            <w:pPr>
              <w:pStyle w:val="ListParagraph"/>
              <w:numPr>
                <w:ilvl w:val="0"/>
                <w:numId w:val="10"/>
              </w:numPr>
              <w:spacing w:after="200"/>
              <w:rPr>
                <w:ins w:author="Anthony Cedeno" w:date="2021-03-14T10:14:57.297Z" w:id="1332331154"/>
                <w:rFonts w:cs="Calibri" w:cstheme="minorAscii"/>
              </w:rPr>
            </w:pPr>
            <w:ins w:author="Anthony Cedeno" w:date="2021-03-14T10:14:57.297Z" w:id="1022789215">
              <w:r w:rsidRPr="53A406BB" w:rsidR="53A406BB">
                <w:rPr>
                  <w:rFonts w:eastAsia="Calibri Light" w:cs="Calibri" w:cstheme="minorAscii"/>
                </w:rPr>
                <w:t>App installed with the proper OS version.</w:t>
              </w:r>
            </w:ins>
          </w:p>
          <w:p w:rsidR="53A406BB" w:rsidP="53A406BB" w:rsidRDefault="53A406BB" w14:paraId="4E4A0D4B" w14:textId="1946B84A">
            <w:pPr>
              <w:pStyle w:val="ListParagraph"/>
              <w:numPr>
                <w:ilvl w:val="0"/>
                <w:numId w:val="10"/>
              </w:numPr>
              <w:spacing w:after="200"/>
              <w:rPr>
                <w:ins w:author="Anthony Cedeno" w:date="2021-03-14T10:14:57.315Z" w:id="217749597"/>
                <w:rFonts w:cs="Calibri" w:cstheme="minorAscii"/>
              </w:rPr>
            </w:pPr>
            <w:ins w:author="Anthony Cedeno" w:date="2021-03-14T10:14:57.315Z" w:id="1011428575">
              <w:r w:rsidRPr="53A406BB" w:rsidR="53A406BB">
                <w:rPr>
                  <w:rFonts w:eastAsia="Calibri Light" w:cs="Calibri" w:cstheme="minorAscii"/>
                </w:rPr>
                <w:t>Voice recording capability</w:t>
              </w:r>
            </w:ins>
          </w:p>
          <w:p w:rsidR="53A406BB" w:rsidP="53A406BB" w:rsidRDefault="53A406BB" w14:paraId="76CE207F" w14:textId="76F931F4">
            <w:pPr>
              <w:pStyle w:val="ListParagraph"/>
              <w:numPr>
                <w:ilvl w:val="0"/>
                <w:numId w:val="10"/>
              </w:numPr>
              <w:spacing w:after="200"/>
              <w:rPr>
                <w:ins w:author="Anthony Cedeno" w:date="2021-03-14T10:14:57.331Z" w:id="641847560"/>
                <w:rFonts w:cs="Calibri" w:cstheme="minorAscii"/>
              </w:rPr>
            </w:pPr>
            <w:ins w:author="Anthony Cedeno" w:date="2021-03-14T10:14:57.331Z" w:id="1259895702">
              <w:r w:rsidRPr="53A406BB" w:rsidR="53A406BB">
                <w:rPr>
                  <w:rFonts w:eastAsia="Calibri Light" w:cs="Calibri" w:cstheme="minorAscii"/>
                </w:rPr>
                <w:t>Internet Access</w:t>
              </w:r>
            </w:ins>
          </w:p>
          <w:p w:rsidR="53A406BB" w:rsidP="53A406BB" w:rsidRDefault="53A406BB" w14:paraId="6B30BB9F" w14:textId="2EDCE3D9">
            <w:pPr>
              <w:pStyle w:val="ListParagraph"/>
              <w:numPr>
                <w:ilvl w:val="0"/>
                <w:numId w:val="10"/>
              </w:numPr>
              <w:spacing w:after="200"/>
              <w:rPr>
                <w:ins w:author="Anthony Cedeno" w:date="2021-03-14T10:14:57.346Z" w:id="672242890"/>
                <w:rFonts w:cs="Calibri" w:cstheme="minorAscii"/>
              </w:rPr>
            </w:pPr>
            <w:ins w:author="Anthony Cedeno" w:date="2021-03-14T10:14:57.346Z" w:id="458870695">
              <w:r w:rsidRPr="53A406BB" w:rsidR="53A406BB">
                <w:rPr>
                  <w:rFonts w:eastAsia="Calibri Light" w:cs="Calibri" w:cstheme="minorAscii"/>
                </w:rPr>
                <w:t>Confirmation of user’s intent to create report</w:t>
              </w:r>
            </w:ins>
          </w:p>
          <w:p w:rsidR="53A406BB" w:rsidP="53A406BB" w:rsidRDefault="53A406BB" w14:paraId="6C4E185A" w14:textId="7D513CC6">
            <w:pPr>
              <w:pStyle w:val="ListParagraph"/>
              <w:numPr>
                <w:ilvl w:val="0"/>
                <w:numId w:val="10"/>
              </w:numPr>
              <w:spacing w:after="200"/>
              <w:rPr>
                <w:rFonts w:cs="Calibri" w:cstheme="minorAscii"/>
              </w:rPr>
            </w:pPr>
            <w:ins w:author="Anthony Cedeno" w:date="2021-03-14T10:14:57.36Z" w:id="1915010514">
              <w:r w:rsidRPr="53A406BB" w:rsidR="53A406BB">
                <w:rPr>
                  <w:rFonts w:eastAsia="Calibri Light" w:cs="Calibri" w:cstheme="minorAscii"/>
                </w:rPr>
                <w:t>Confirmation of user’s intent to create report fields’ content</w:t>
              </w:r>
            </w:ins>
          </w:p>
        </w:tc>
      </w:tr>
      <w:tr w:rsidR="53A406BB" w:rsidTr="53A406BB" w14:paraId="0122EC0E">
        <w:trPr>
          <w:ins w:author="Anthony Cedeno" w:date="2021-03-14T10:14:57.36Z" w:id="851503857"/>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03177ACC" w14:textId="494C7D48">
            <w:pPr>
              <w:spacing w:after="200"/>
              <w:rPr>
                <w:rFonts w:ascii="Times New Roman" w:hAnsi="Times New Roman" w:eastAsia="Times New Roman" w:cs="Times New Roman"/>
              </w:rPr>
            </w:pPr>
            <w:ins w:author="Anthony Cedeno" w:date="2021-03-14T10:14:57.36Z" w:id="1779893933">
              <w:r w:rsidRPr="53A406BB" w:rsidR="53A406BB">
                <w:rPr>
                  <w:rFonts w:ascii="Calibri Light" w:hAnsi="Calibri Light" w:eastAsia="Calibri Light" w:cs="Calibri Light"/>
                  <w:b w:val="1"/>
                  <w:bCs w:val="1"/>
                </w:rPr>
                <w:t>System Response</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4CC6C8FD" w14:textId="21226364">
            <w:pPr>
              <w:spacing w:after="200"/>
              <w:rPr>
                <w:rFonts w:eastAsia="Calibri Light" w:cs="Calibri" w:cstheme="minorAscii"/>
              </w:rPr>
            </w:pPr>
            <w:ins w:author="Anthony Cedeno" w:date="2021-03-14T10:14:57.361Z" w:id="641948901">
              <w:r w:rsidRPr="53A406BB" w:rsidR="53A406BB">
                <w:rPr>
                  <w:rFonts w:eastAsia="Calibri Light" w:cs="Calibri" w:cstheme="minorAscii"/>
                </w:rPr>
                <w:t>The system will respond with a confirmation of the user’s voice recognition for the triggered report field.</w:t>
              </w:r>
            </w:ins>
          </w:p>
        </w:tc>
      </w:tr>
      <w:tr w:rsidR="53A406BB" w:rsidTr="53A406BB" w14:paraId="070187DD">
        <w:trPr>
          <w:ins w:author="Anthony Cedeno" w:date="2021-03-14T10:14:57.361Z" w:id="2044650629"/>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4B002C11" w14:textId="5DA543CD">
            <w:pPr>
              <w:spacing w:after="200"/>
              <w:rPr>
                <w:rFonts w:ascii="Times New Roman" w:hAnsi="Times New Roman" w:eastAsia="Times New Roman" w:cs="Times New Roman"/>
              </w:rPr>
            </w:pPr>
            <w:ins w:author="Anthony Cedeno" w:date="2021-03-14T10:14:57.361Z" w:id="1460528452">
              <w:r w:rsidRPr="53A406BB" w:rsidR="53A406BB">
                <w:rPr>
                  <w:rFonts w:ascii="Calibri Light" w:hAnsi="Calibri Light" w:eastAsia="Calibri Light" w:cs="Calibri Light"/>
                  <w:b w:val="1"/>
                  <w:bCs w:val="1"/>
                </w:rPr>
                <w:t>Post Condition</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F5B1288" w14:textId="1F71826C">
            <w:pPr>
              <w:spacing w:after="200"/>
              <w:rPr>
                <w:rFonts w:eastAsia="Calibri Light" w:cs="Calibri" w:cstheme="minorAscii"/>
              </w:rPr>
            </w:pPr>
            <w:ins w:author="Anthony Cedeno" w:date="2021-03-14T10:14:57.361Z" w:id="1367249147">
              <w:r w:rsidRPr="53A406BB" w:rsidR="53A406BB">
                <w:rPr>
                  <w:rFonts w:eastAsia="Calibri Light" w:cs="Calibri" w:cstheme="minorAscii"/>
                </w:rPr>
                <w:t>If the user confirms, the system will store the report field as metadata.</w:t>
              </w:r>
            </w:ins>
          </w:p>
        </w:tc>
      </w:tr>
      <w:tr w:rsidR="53A406BB" w:rsidTr="53A406BB" w14:paraId="0957228B">
        <w:trPr>
          <w:ins w:author="Anthony Cedeno" w:date="2021-03-14T10:14:57.361Z" w:id="1317265459"/>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30D4E5E7" w14:textId="5D82B239">
            <w:pPr>
              <w:spacing w:after="200"/>
              <w:rPr>
                <w:rFonts w:ascii="Times New Roman" w:hAnsi="Times New Roman" w:eastAsia="Times New Roman" w:cs="Times New Roman"/>
              </w:rPr>
            </w:pPr>
            <w:ins w:author="Anthony Cedeno" w:date="2021-03-14T10:14:57.361Z" w:id="207384105">
              <w:r w:rsidRPr="53A406BB" w:rsidR="53A406BB">
                <w:rPr>
                  <w:rFonts w:ascii="Calibri Light" w:hAnsi="Calibri Light" w:eastAsia="Calibri Light" w:cs="Calibri Light"/>
                  <w:b w:val="1"/>
                  <w:bCs w:val="1"/>
                </w:rPr>
                <w:t>Alternate Path</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D3DE040" w14:textId="6562F1F7">
            <w:pPr>
              <w:spacing w:after="200"/>
              <w:rPr>
                <w:rFonts w:eastAsia="Calibri Light" w:cs="Calibri" w:cstheme="minorAscii"/>
              </w:rPr>
            </w:pPr>
            <w:ins w:author="Anthony Cedeno" w:date="2021-03-14T10:14:57.361Z" w:id="996282916">
              <w:r w:rsidRPr="53A406BB" w:rsidR="53A406BB">
                <w:rPr>
                  <w:rFonts w:eastAsia="Calibri Light" w:cs="Calibri" w:cstheme="minorAscii"/>
                </w:rPr>
                <w:t>If the system does not understand the key word as a valid intent, it will ask the user to try again.</w:t>
              </w:r>
            </w:ins>
          </w:p>
        </w:tc>
      </w:tr>
    </w:tbl>
    <w:p w:rsidR="41633C1B" w:rsidP="53A406BB" w:rsidRDefault="41633C1B" w14:paraId="7EEB9E1C" w14:textId="127FBAC1">
      <w:pPr>
        <w:spacing w:after="200" w:line="240" w:lineRule="atLeast"/>
        <w:ind w:left="360"/>
        <w:rPr>
          <w:ins w:author="Anthony Cedeno" w:date="2021-03-14T10:14:57.362Z" w:id="1721353480"/>
          <w:rFonts w:ascii="Times New Roman" w:hAnsi="Times New Roman" w:eastAsia="Times New Roman" w:cs="Times New Roman"/>
          <w:color w:val="000000" w:themeColor="text1" w:themeTint="FF" w:themeShade="FF"/>
          <w:sz w:val="20"/>
          <w:szCs w:val="20"/>
        </w:rPr>
      </w:pPr>
      <w:ins w:author="Anthony Cedeno" w:date="2021-03-14T10:14:57.361Z" w:id="1503235171">
        <w:r w:rsidRPr="53A406BB" w:rsidR="7C5F07FC">
          <w:rPr>
            <w:rFonts w:ascii="Times New Roman" w:hAnsi="Times New Roman" w:eastAsia="Times New Roman" w:cs="Times New Roman"/>
            <w:color w:val="000000" w:themeColor="text1" w:themeTint="FF" w:themeShade="FF"/>
            <w:sz w:val="20"/>
            <w:szCs w:val="20"/>
          </w:rPr>
          <w:t> </w:t>
        </w:r>
      </w:ins>
    </w:p>
    <w:p w:rsidR="41633C1B" w:rsidP="53A406BB" w:rsidRDefault="41633C1B" w14:paraId="0C817AE2" w14:textId="22C79AF1">
      <w:pPr>
        <w:spacing w:after="200" w:line="240" w:lineRule="atLeast"/>
        <w:rPr>
          <w:ins w:author="Anthony Cedeno" w:date="2021-03-14T10:14:57.362Z" w:id="1084654779"/>
          <w:rFonts w:ascii="Times New Roman" w:hAnsi="Times New Roman" w:eastAsia="Times New Roman" w:cs="Times New Roman"/>
          <w:color w:val="000000" w:themeColor="text1" w:themeTint="FF" w:themeShade="FF"/>
          <w:sz w:val="20"/>
          <w:szCs w:val="20"/>
        </w:rPr>
      </w:pPr>
    </w:p>
    <w:p w:rsidR="41633C1B" w:rsidP="53A406BB" w:rsidRDefault="41633C1B" w14:paraId="4D3A0D54" w14:textId="27E04978">
      <w:pPr>
        <w:pStyle w:val="Heading2"/>
        <w:spacing w:before="200" w:after="120" w:line="271" w:lineRule="auto"/>
        <w:ind w:left="720" w:hanging="720"/>
        <w:rPr>
          <w:ins w:author="Anthony Cedeno" w:date="2021-03-14T10:14:57.362Z" w:id="1966346629"/>
          <w:rFonts w:ascii="Calibri Light" w:hAnsi="Calibri Light" w:eastAsia="Calibri Light" w:cs="Calibri Light"/>
          <w:smallCaps w:val="1"/>
          <w:color w:val="000000" w:themeColor="text1" w:themeTint="FF" w:themeShade="FF"/>
          <w:sz w:val="28"/>
          <w:szCs w:val="28"/>
        </w:rPr>
      </w:pPr>
      <w:ins w:author="Anthony Cedeno" w:date="2021-03-14T10:14:57.362Z" w:id="338527929">
        <w:r w:rsidRPr="72921540" w:rsidR="7C5F07FC">
          <w:rPr>
            <w:rFonts w:ascii="Calibri Light" w:hAnsi="Calibri Light" w:eastAsia="Calibri Light" w:cs="Calibri Light"/>
            <w:b w:val="1"/>
            <w:bCs w:val="1"/>
            <w:smallCaps w:val="1"/>
            <w:color w:val="000000" w:themeColor="text1" w:themeTint="FF" w:themeShade="FF"/>
            <w:sz w:val="28"/>
            <w:szCs w:val="28"/>
          </w:rPr>
          <w:t xml:space="preserve">Test Case </w:t>
        </w:r>
      </w:ins>
      <w:ins w:author="Anthony Cedeno" w:date="2021-03-15T00:53:38.554Z" w:id="1311972752">
        <w:r w:rsidRPr="72921540" w:rsidR="53AA0691">
          <w:rPr>
            <w:rFonts w:ascii="Calibri Light" w:hAnsi="Calibri Light" w:eastAsia="Calibri Light" w:cs="Calibri Light"/>
            <w:b w:val="1"/>
            <w:bCs w:val="1"/>
            <w:smallCaps w:val="1"/>
            <w:color w:val="000000" w:themeColor="text1" w:themeTint="FF" w:themeShade="FF"/>
            <w:sz w:val="28"/>
            <w:szCs w:val="28"/>
          </w:rPr>
          <w:t>06</w:t>
        </w:r>
      </w:ins>
      <w:ins w:author="Anthony Cedeno" w:date="2021-03-14T10:14:57.362Z" w:id="314457436">
        <w:r w:rsidRPr="72921540" w:rsidR="7C5F07FC">
          <w:rPr>
            <w:rFonts w:ascii="Calibri Light" w:hAnsi="Calibri Light" w:eastAsia="Calibri Light" w:cs="Calibri Light"/>
            <w:smallCaps w:val="1"/>
            <w:color w:val="000000" w:themeColor="text1" w:themeTint="FF" w:themeShade="FF"/>
            <w:sz w:val="28"/>
            <w:szCs w:val="28"/>
          </w:rPr>
          <w:t xml:space="preserve">: </w:t>
        </w:r>
        <w:r w:rsidRPr="72921540" w:rsidR="7C5F07FC">
          <w:rPr>
            <w:rFonts w:ascii="Calibri Light" w:hAnsi="Calibri Light" w:eastAsia="Calibri Light" w:cs="Calibri Light"/>
            <w:smallCaps w:val="1"/>
            <w:color w:val="000000" w:themeColor="text1" w:themeTint="FF" w:themeShade="FF"/>
            <w:sz w:val="28"/>
            <w:szCs w:val="28"/>
          </w:rPr>
          <w:t>Dialogflow</w:t>
        </w:r>
        <w:r w:rsidRPr="72921540" w:rsidR="7C5F07FC">
          <w:rPr>
            <w:rFonts w:ascii="Calibri Light" w:hAnsi="Calibri Light" w:eastAsia="Calibri Light" w:cs="Calibri Light"/>
            <w:smallCaps w:val="1"/>
            <w:color w:val="000000" w:themeColor="text1" w:themeTint="FF" w:themeShade="FF"/>
            <w:sz w:val="28"/>
            <w:szCs w:val="28"/>
          </w:rPr>
          <w:t xml:space="preserve"> Help Support Response</w:t>
        </w:r>
      </w:ins>
    </w:p>
    <w:tbl>
      <w:tblPr>
        <w:tblW w:w="0" w:type="auto"/>
        <w:tblInd w:w="360" w:type="dxa"/>
        <w:tblLook w:val="04A0" w:firstRow="1" w:lastRow="0" w:firstColumn="1" w:lastColumn="0" w:noHBand="0" w:noVBand="1"/>
      </w:tblPr>
      <w:tblGrid>
        <w:gridCol w:w="2235"/>
        <w:gridCol w:w="6735"/>
      </w:tblGrid>
      <w:tr w:rsidR="53A406BB" w:rsidTr="53A406BB" w14:paraId="3EB3B9ED">
        <w:trPr>
          <w:ins w:author="Anthony Cedeno" w:date="2021-03-14T10:14:57.362Z" w:id="2089141286"/>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66DCC49D" w14:textId="22971564">
            <w:pPr>
              <w:spacing w:after="200"/>
              <w:rPr>
                <w:rFonts w:ascii="Times New Roman" w:hAnsi="Times New Roman" w:eastAsia="Times New Roman" w:cs="Times New Roman"/>
              </w:rPr>
            </w:pPr>
            <w:ins w:author="Anthony Cedeno" w:date="2021-03-14T10:14:57.362Z" w:id="380840314">
              <w:r w:rsidRPr="53A406BB" w:rsidR="53A406BB">
                <w:rPr>
                  <w:rFonts w:ascii="Calibri Light" w:hAnsi="Calibri Light" w:eastAsia="Calibri Light" w:cs="Calibri Light"/>
                  <w:b w:val="1"/>
                  <w:bCs w:val="1"/>
                </w:rPr>
                <w:t>Description:</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7B030829" w14:textId="1D32A470">
            <w:pPr>
              <w:spacing w:after="200"/>
              <w:rPr>
                <w:rFonts w:eastAsia="Calibri Light" w:cs="Calibri" w:cstheme="minorAscii"/>
              </w:rPr>
            </w:pPr>
            <w:ins w:author="Anthony Cedeno" w:date="2021-03-14T10:14:57.362Z" w:id="233526161">
              <w:r w:rsidRPr="53A406BB" w:rsidR="53A406BB">
                <w:rPr>
                  <w:rFonts w:eastAsia="Calibri Light" w:cs="Calibri" w:cstheme="minorAscii"/>
                </w:rPr>
                <w:t>Dialogflow should properly handle support requests from the end user and provide additional information accurately and properly within a conversational flow.</w:t>
              </w:r>
            </w:ins>
          </w:p>
        </w:tc>
      </w:tr>
      <w:tr w:rsidR="53A406BB" w:rsidTr="53A406BB" w14:paraId="58B0832F">
        <w:trPr>
          <w:trHeight w:val="300"/>
          <w:ins w:author="Anthony Cedeno" w:date="2021-03-14T10:14:57.362Z" w:id="1455376654"/>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29F0EF43" w14:textId="6980BE5E">
            <w:pPr>
              <w:spacing w:after="200"/>
              <w:rPr>
                <w:ins w:author="Anthony Cedeno" w:date="2021-03-14T10:14:57.363Z" w:id="2104308352"/>
                <w:rFonts w:ascii="Times New Roman" w:hAnsi="Times New Roman" w:eastAsia="Times New Roman" w:cs="Times New Roman"/>
              </w:rPr>
            </w:pPr>
            <w:ins w:author="Anthony Cedeno" w:date="2021-03-14T10:14:57.363Z" w:id="282175869">
              <w:r w:rsidRPr="53A406BB" w:rsidR="53A406BB">
                <w:rPr>
                  <w:rFonts w:ascii="Calibri Light" w:hAnsi="Calibri Light" w:eastAsia="Calibri Light" w:cs="Calibri Light"/>
                  <w:b w:val="1"/>
                  <w:bCs w:val="1"/>
                </w:rPr>
                <w:t>Requirements:</w:t>
              </w:r>
              <w:r w:rsidRPr="53A406BB" w:rsidR="53A406BB">
                <w:rPr>
                  <w:rFonts w:ascii="Times New Roman" w:hAnsi="Times New Roman" w:eastAsia="Times New Roman" w:cs="Times New Roman"/>
                </w:rPr>
                <w:t> </w:t>
              </w:r>
            </w:ins>
          </w:p>
          <w:p w:rsidR="53A406BB" w:rsidP="53A406BB" w:rsidRDefault="53A406BB" w14:paraId="19478589" w14:textId="64F1EF13">
            <w:pPr>
              <w:spacing w:after="200"/>
              <w:rPr>
                <w:rFonts w:ascii="Times New Roman" w:hAnsi="Times New Roman" w:eastAsia="Times New Roman" w:cs="Times New Roman"/>
              </w:rPr>
            </w:pPr>
            <w:ins w:author="Anthony Cedeno" w:date="2021-03-14T10:14:57.363Z" w:id="1474856763">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38211F69" w14:textId="2217559A">
            <w:pPr>
              <w:spacing w:after="200"/>
              <w:rPr>
                <w:rFonts w:eastAsia="Calibri Light" w:cs="Calibri" w:cstheme="minorAscii"/>
              </w:rPr>
            </w:pPr>
            <w:ins w:author="Anthony Cedeno" w:date="2021-03-14T10:14:57.363Z" w:id="1094761358">
              <w:r w:rsidRPr="53A406BB" w:rsidR="53A406BB">
                <w:rPr>
                  <w:rFonts w:eastAsia="Calibri Light" w:cs="Calibri" w:cstheme="minorAscii"/>
                </w:rPr>
                <w:t>User requests support or help within the dialogflow conversation. Dialogflow shall respond accordingly and appropriately offering help and support to the user.</w:t>
              </w:r>
            </w:ins>
          </w:p>
        </w:tc>
      </w:tr>
      <w:tr w:rsidR="53A406BB" w:rsidTr="53A406BB" w14:paraId="317DD01F">
        <w:trPr>
          <w:ins w:author="Anthony Cedeno" w:date="2021-03-14T10:14:57.363Z" w:id="1704777769"/>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62CDD4DF" w14:textId="1D034451">
            <w:pPr>
              <w:spacing w:after="200"/>
              <w:rPr>
                <w:rFonts w:ascii="Times New Roman" w:hAnsi="Times New Roman" w:eastAsia="Times New Roman" w:cs="Times New Roman"/>
              </w:rPr>
            </w:pPr>
            <w:ins w:author="Anthony Cedeno" w:date="2021-03-14T10:14:57.363Z" w:id="1529441998">
              <w:r w:rsidRPr="53A406BB" w:rsidR="53A406BB">
                <w:rPr>
                  <w:rFonts w:ascii="Calibri Light" w:hAnsi="Calibri Light" w:eastAsia="Calibri Light" w:cs="Calibri Light"/>
                  <w:b w:val="1"/>
                  <w:bCs w:val="1"/>
                </w:rPr>
                <w:t>Actor:</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26C94FB6" w14:textId="010AB5EE">
            <w:pPr>
              <w:spacing w:after="200"/>
              <w:rPr>
                <w:rFonts w:eastAsia="Calibri Light" w:cs="Calibri" w:cstheme="minorAscii"/>
              </w:rPr>
            </w:pPr>
            <w:ins w:author="Anthony Cedeno" w:date="2021-03-14T10:14:57.363Z" w:id="190125087">
              <w:r w:rsidRPr="53A406BB" w:rsidR="53A406BB">
                <w:rPr>
                  <w:rFonts w:eastAsia="Calibri Light" w:cs="Calibri" w:cstheme="minorAscii"/>
                </w:rPr>
                <w:t xml:space="preserve">User shall give a voice command asking with intent for support and help. </w:t>
              </w:r>
            </w:ins>
          </w:p>
        </w:tc>
      </w:tr>
      <w:tr w:rsidR="53A406BB" w:rsidTr="53A406BB" w14:paraId="7A0EA06B">
        <w:trPr>
          <w:ins w:author="Anthony Cedeno" w:date="2021-03-14T10:14:57.363Z" w:id="1114584227"/>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5FEA0D67" w14:textId="6C8D22E3">
            <w:pPr>
              <w:spacing w:after="200"/>
              <w:rPr>
                <w:ins w:author="Anthony Cedeno" w:date="2021-03-14T10:14:57.364Z" w:id="174506777"/>
                <w:rFonts w:ascii="Times New Roman" w:hAnsi="Times New Roman" w:eastAsia="Times New Roman" w:cs="Times New Roman"/>
              </w:rPr>
            </w:pPr>
            <w:ins w:author="Anthony Cedeno" w:date="2021-03-14T10:14:57.364Z" w:id="570204775">
              <w:r w:rsidRPr="53A406BB" w:rsidR="53A406BB">
                <w:rPr>
                  <w:rFonts w:ascii="Calibri Light" w:hAnsi="Calibri Light" w:eastAsia="Calibri Light" w:cs="Calibri Light"/>
                  <w:b w:val="1"/>
                  <w:bCs w:val="1"/>
                </w:rPr>
                <w:t>Precondition:</w:t>
              </w:r>
              <w:r w:rsidRPr="53A406BB" w:rsidR="53A406BB">
                <w:rPr>
                  <w:rFonts w:ascii="Times New Roman" w:hAnsi="Times New Roman" w:eastAsia="Times New Roman" w:cs="Times New Roman"/>
                </w:rPr>
                <w:t> </w:t>
              </w:r>
            </w:ins>
          </w:p>
          <w:p w:rsidR="53A406BB" w:rsidP="53A406BB" w:rsidRDefault="53A406BB" w14:paraId="789AC76B" w14:textId="073C9AA5">
            <w:pPr>
              <w:spacing w:after="200"/>
              <w:rPr>
                <w:rFonts w:ascii="Times New Roman" w:hAnsi="Times New Roman" w:eastAsia="Times New Roman" w:cs="Times New Roman"/>
              </w:rPr>
            </w:pPr>
            <w:ins w:author="Anthony Cedeno" w:date="2021-03-14T10:14:57.364Z" w:id="369956646">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0637A780" w14:textId="70058927">
            <w:pPr>
              <w:spacing w:after="200"/>
              <w:rPr>
                <w:rFonts w:ascii="Calibri Light" w:hAnsi="Calibri Light" w:eastAsia="Calibri Light" w:cs="Calibri Light"/>
              </w:rPr>
            </w:pPr>
            <w:ins w:author="Anthony Cedeno" w:date="2021-03-14T10:14:57.364Z" w:id="519886339">
              <w:r w:rsidRPr="53A406BB" w:rsidR="53A406BB">
                <w:rPr>
                  <w:rFonts w:ascii="Calibri Light" w:hAnsi="Calibri Light" w:eastAsia="Calibri Light" w:cs="Calibri Light"/>
                </w:rPr>
                <w:t>User has Google Assistant open and has a proper device such a smartphone or computer. Additionally, they need to be interfaced with Form Scriber by invoking the “Talk to Form Scriber dotcom” invocation.</w:t>
              </w:r>
            </w:ins>
          </w:p>
        </w:tc>
      </w:tr>
      <w:tr w:rsidR="53A406BB" w:rsidTr="53A406BB" w14:paraId="29398AFF">
        <w:trPr>
          <w:ins w:author="Anthony Cedeno" w:date="2021-03-14T10:14:57.364Z" w:id="1269709010"/>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5BA015F1" w14:textId="1FFC1767">
            <w:pPr>
              <w:spacing w:after="200"/>
              <w:rPr>
                <w:rFonts w:ascii="Times New Roman" w:hAnsi="Times New Roman" w:eastAsia="Times New Roman" w:cs="Times New Roman"/>
              </w:rPr>
            </w:pPr>
            <w:ins w:author="Anthony Cedeno" w:date="2021-03-14T10:14:57.364Z" w:id="1980864404">
              <w:r w:rsidRPr="53A406BB" w:rsidR="53A406BB">
                <w:rPr>
                  <w:rFonts w:ascii="Calibri Light" w:hAnsi="Calibri Light" w:eastAsia="Calibri Light" w:cs="Calibri Light"/>
                  <w:b w:val="1"/>
                  <w:bCs w:val="1"/>
                </w:rPr>
                <w:t>System Response</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59FE3F87" w14:textId="7A19B4B2">
            <w:pPr>
              <w:spacing w:after="200"/>
              <w:rPr>
                <w:rFonts w:ascii="Calibri Light" w:hAnsi="Calibri Light" w:eastAsia="Calibri Light" w:cs="Calibri Light"/>
              </w:rPr>
            </w:pPr>
            <w:ins w:author="Anthony Cedeno" w:date="2021-03-14T10:14:57.364Z" w:id="66721344">
              <w:r w:rsidRPr="53A406BB" w:rsidR="53A406BB">
                <w:rPr>
                  <w:rFonts w:ascii="Calibri Light" w:hAnsi="Calibri Light" w:eastAsia="Calibri Light" w:cs="Calibri Light"/>
                </w:rPr>
                <w:t>The system will respond with a description on where to find help and help to steer the user through a support and how-to conversational flow.</w:t>
              </w:r>
            </w:ins>
          </w:p>
        </w:tc>
      </w:tr>
      <w:tr w:rsidR="53A406BB" w:rsidTr="53A406BB" w14:paraId="1557EFE4">
        <w:trPr>
          <w:ins w:author="Anthony Cedeno" w:date="2021-03-14T10:14:57.365Z" w:id="1272487994"/>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04A8C750" w14:textId="612EAC71">
            <w:pPr>
              <w:spacing w:after="200"/>
              <w:rPr>
                <w:rFonts w:ascii="Times New Roman" w:hAnsi="Times New Roman" w:eastAsia="Times New Roman" w:cs="Times New Roman"/>
              </w:rPr>
            </w:pPr>
            <w:ins w:author="Anthony Cedeno" w:date="2021-03-14T10:14:57.365Z" w:id="1920046363">
              <w:r w:rsidRPr="53A406BB" w:rsidR="53A406BB">
                <w:rPr>
                  <w:rFonts w:ascii="Calibri Light" w:hAnsi="Calibri Light" w:eastAsia="Calibri Light" w:cs="Calibri Light"/>
                  <w:b w:val="1"/>
                  <w:bCs w:val="1"/>
                </w:rPr>
                <w:t>Post Condition</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5C9AD46B" w14:textId="4B362575">
            <w:pPr>
              <w:spacing w:after="200"/>
              <w:rPr>
                <w:rFonts w:ascii="Calibri Light" w:hAnsi="Calibri Light" w:eastAsia="Calibri Light" w:cs="Calibri Light"/>
              </w:rPr>
            </w:pPr>
            <w:ins w:author="Anthony Cedeno" w:date="2021-03-14T10:14:57.365Z" w:id="1677044337">
              <w:r w:rsidRPr="53A406BB" w:rsidR="53A406BB">
                <w:rPr>
                  <w:rFonts w:ascii="Calibri Light" w:hAnsi="Calibri Light" w:eastAsia="Calibri Light" w:cs="Calibri Light"/>
                </w:rPr>
                <w:t>The user receives appropriate help and link to the manuals and guides with additional information on how to engage and use the application.</w:t>
              </w:r>
            </w:ins>
          </w:p>
        </w:tc>
      </w:tr>
      <w:tr w:rsidR="53A406BB" w:rsidTr="53A406BB" w14:paraId="58F542D3">
        <w:trPr>
          <w:ins w:author="Anthony Cedeno" w:date="2021-03-14T10:14:57.365Z" w:id="1765094735"/>
        </w:trPr>
        <w:tc>
          <w:tcPr>
            <w:tcW w:w="22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110032D1" w14:textId="36BD60C3">
            <w:pPr>
              <w:spacing w:after="200"/>
              <w:rPr>
                <w:rFonts w:ascii="Times New Roman" w:hAnsi="Times New Roman" w:eastAsia="Times New Roman" w:cs="Times New Roman"/>
              </w:rPr>
            </w:pPr>
            <w:ins w:author="Anthony Cedeno" w:date="2021-03-14T10:14:57.365Z" w:id="324474377">
              <w:r w:rsidRPr="53A406BB" w:rsidR="53A406BB">
                <w:rPr>
                  <w:rFonts w:ascii="Calibri Light" w:hAnsi="Calibri Light" w:eastAsia="Calibri Light" w:cs="Calibri Light"/>
                  <w:b w:val="1"/>
                  <w:bCs w:val="1"/>
                </w:rPr>
                <w:t>Alternate Path</w:t>
              </w:r>
              <w:r w:rsidRPr="53A406BB" w:rsidR="53A406BB">
                <w:rPr>
                  <w:rFonts w:ascii="Times New Roman" w:hAnsi="Times New Roman" w:eastAsia="Times New Roman" w:cs="Times New Roman"/>
                </w:rPr>
                <w:t> </w:t>
              </w:r>
            </w:ins>
          </w:p>
        </w:tc>
        <w:tc>
          <w:tcPr>
            <w:tcW w:w="6735" w:type="dxa"/>
            <w:tcBorders>
              <w:top w:val="single" w:color="000000" w:themeColor="text1" w:sz="6"/>
              <w:left w:val="single" w:color="000000" w:themeColor="text1" w:sz="6"/>
              <w:bottom w:val="single" w:color="000000" w:themeColor="text1" w:sz="6"/>
              <w:right w:val="single" w:color="000000" w:themeColor="text1" w:sz="6"/>
            </w:tcBorders>
            <w:shd w:val="clear" w:color="auto" w:fill="F2F2F2" w:themeFill="background1" w:themeFillShade="F2"/>
            <w:tcMar/>
          </w:tcPr>
          <w:p w:rsidR="53A406BB" w:rsidP="53A406BB" w:rsidRDefault="53A406BB" w14:paraId="65BD0FAE" w14:textId="5CFCD246">
            <w:pPr>
              <w:spacing w:after="200"/>
              <w:rPr>
                <w:rFonts w:ascii="Calibri Light" w:hAnsi="Calibri Light" w:eastAsia="Calibri Light" w:cs="Calibri Light"/>
              </w:rPr>
            </w:pPr>
            <w:ins w:author="Anthony Cedeno" w:date="2021-03-14T10:14:57.365Z" w:id="615176928">
              <w:r w:rsidRPr="53A406BB" w:rsidR="53A406BB">
                <w:rPr>
                  <w:rFonts w:ascii="Calibri Light" w:hAnsi="Calibri Light" w:eastAsia="Calibri Light" w:cs="Calibri Light"/>
                </w:rPr>
                <w:t>If the user mistakenly invokes the help &amp; support intent, they can tell the bot to stop or return to the beginning to start a new conversational flow.</w:t>
              </w:r>
            </w:ins>
          </w:p>
        </w:tc>
      </w:tr>
    </w:tbl>
    <w:p w:rsidR="41633C1B" w:rsidP="53A406BB" w:rsidRDefault="41633C1B" w14:paraId="69EB787E" w14:textId="1D7279FB">
      <w:pPr>
        <w:spacing w:after="200" w:line="276" w:lineRule="auto"/>
        <w:rPr>
          <w:ins w:author="Anthony Cedeno" w:date="2021-03-14T10:14:57.365Z" w:id="1659381822"/>
          <w:rFonts w:ascii="Calibri Light" w:hAnsi="Calibri Light" w:eastAsia="Calibri Light" w:cs="Calibri Light"/>
          <w:color w:val="000000" w:themeColor="text1" w:themeTint="FF" w:themeShade="FF"/>
          <w:sz w:val="22"/>
          <w:szCs w:val="22"/>
        </w:rPr>
      </w:pPr>
    </w:p>
    <w:p w:rsidR="41633C1B" w:rsidP="53A406BB" w:rsidRDefault="41633C1B" w14:paraId="0A8E1C88" w14:textId="693D4BA7">
      <w:pPr>
        <w:pStyle w:val="Heading1"/>
        <w:spacing w:before="480" w:after="120" w:line="276" w:lineRule="auto"/>
        <w:rPr>
          <w:ins w:author="Anthony Cedeno" w:date="2021-03-14T10:14:57.366Z" w:id="1750871258"/>
          <w:rFonts w:ascii="Calibri Light" w:hAnsi="Calibri Light" w:eastAsia="Calibri Light" w:cs="Calibri Light"/>
          <w:smallCaps w:val="1"/>
          <w:color w:val="000000" w:themeColor="text1" w:themeTint="FF" w:themeShade="FF"/>
          <w:sz w:val="36"/>
          <w:szCs w:val="36"/>
        </w:rPr>
      </w:pPr>
      <w:ins w:author="Anthony Cedeno" w:date="2021-03-14T10:14:57.365Z" w:id="1046083210">
        <w:r w:rsidRPr="53A406BB" w:rsidR="7C5F07FC">
          <w:rPr>
            <w:rFonts w:ascii="Calibri Light" w:hAnsi="Calibri Light" w:eastAsia="Calibri Light" w:cs="Calibri Light"/>
            <w:smallCaps w:val="1"/>
            <w:color w:val="000000" w:themeColor="text1" w:themeTint="FF" w:themeShade="FF"/>
            <w:sz w:val="36"/>
            <w:szCs w:val="36"/>
          </w:rPr>
          <w:t>Testing Criteria</w:t>
        </w:r>
      </w:ins>
    </w:p>
    <w:p w:rsidR="41633C1B" w:rsidP="53A406BB" w:rsidRDefault="41633C1B" w14:paraId="396FB826" w14:textId="17A4FB90">
      <w:pPr>
        <w:pStyle w:val="Heading2"/>
        <w:spacing w:before="200" w:after="120" w:line="271" w:lineRule="auto"/>
        <w:rPr>
          <w:ins w:author="Anthony Cedeno" w:date="2021-03-14T10:14:57.366Z" w:id="628027451"/>
          <w:rFonts w:ascii="Calibri Light" w:hAnsi="Calibri Light" w:eastAsia="Calibri Light" w:cs="Calibri Light"/>
          <w:smallCaps w:val="1"/>
          <w:color w:val="000000" w:themeColor="text1" w:themeTint="FF" w:themeShade="FF"/>
          <w:sz w:val="28"/>
          <w:szCs w:val="28"/>
        </w:rPr>
      </w:pPr>
      <w:commentRangeStart w:id="1414885516"/>
      <w:ins w:author="Anthony Cedeno" w:date="2021-03-14T10:14:57.366Z" w:id="259686832">
        <w:r w:rsidRPr="53A406BB" w:rsidR="7C5F07FC">
          <w:rPr>
            <w:rFonts w:ascii="Calibri Light" w:hAnsi="Calibri Light" w:eastAsia="Calibri Light" w:cs="Calibri Light"/>
            <w:smallCaps w:val="1"/>
            <w:color w:val="000000" w:themeColor="text1" w:themeTint="FF" w:themeShade="FF"/>
            <w:sz w:val="28"/>
            <w:szCs w:val="28"/>
          </w:rPr>
          <w:t>Suspension Criteria</w:t>
        </w:r>
        <w:r w:rsidRPr="53A406BB" w:rsidR="7C5F07FC">
          <w:rPr>
            <w:rFonts w:ascii="Calibri Light" w:hAnsi="Calibri Light" w:eastAsia="Calibri Light" w:cs="Calibri Light"/>
            <w:smallCaps w:val="1"/>
            <w:color w:val="000000" w:themeColor="text1" w:themeTint="FF" w:themeShade="FF"/>
            <w:sz w:val="28"/>
            <w:szCs w:val="28"/>
          </w:rPr>
          <w:t> </w:t>
        </w:r>
      </w:ins>
      <w:commentRangeEnd w:id="1414885516"/>
      <w:r>
        <w:rPr>
          <w:rStyle w:val="CommentReference"/>
        </w:rPr>
        <w:commentReference w:id="1414885516"/>
      </w:r>
    </w:p>
    <w:p w:rsidR="41633C1B" w:rsidP="53A406BB" w:rsidRDefault="41633C1B" w14:paraId="704E0A7E" w14:textId="72F91D74">
      <w:pPr>
        <w:spacing w:after="120" w:line="240" w:lineRule="atLeast"/>
        <w:jc w:val="left"/>
        <w:rPr>
          <w:ins w:author="Anthony Cedeno" w:date="2021-03-14T10:14:57.366Z" w:id="931214846"/>
          <w:rFonts w:ascii="Calibri" w:hAnsi="Calibri" w:eastAsia="Calibri" w:cs="Calibri"/>
          <w:noProof w:val="0"/>
          <w:color w:val="000000" w:themeColor="text1" w:themeTint="FF" w:themeShade="FF"/>
          <w:sz w:val="24"/>
          <w:szCs w:val="24"/>
          <w:lang w:val="en-US"/>
        </w:rPr>
      </w:pPr>
      <w:ins w:author="Anthony Cedeno" w:date="2021-03-14T10:14:57.366Z" w:id="842842381">
        <w:r w:rsidRPr="53A406BB" w:rsidR="7C5F07FC">
          <w:rPr>
            <w:rFonts w:ascii="Calibri" w:hAnsi="Calibri" w:eastAsia="Calibri" w:cs="Calibri"/>
            <w:noProof w:val="0"/>
            <w:color w:val="000000" w:themeColor="text1" w:themeTint="FF" w:themeShade="FF"/>
            <w:sz w:val="24"/>
            <w:szCs w:val="24"/>
            <w:lang w:val="en-US"/>
          </w:rPr>
          <w:t xml:space="preserve">Formscriber’s suspension criteria for testing shall be guided by those itemized by (onestoptesting.com, n.d.): in an article entitled </w:t>
        </w:r>
        <w:r w:rsidRPr="53A406BB" w:rsidR="7C5F07FC">
          <w:rPr>
            <w:rFonts w:ascii="Calibri" w:hAnsi="Calibri" w:eastAsia="Calibri" w:cs="Calibri"/>
            <w:i w:val="1"/>
            <w:iCs w:val="1"/>
            <w:noProof w:val="0"/>
            <w:color w:val="000000" w:themeColor="text1" w:themeTint="FF" w:themeShade="FF"/>
            <w:sz w:val="24"/>
            <w:szCs w:val="24"/>
            <w:lang w:val="en-US"/>
          </w:rPr>
          <w:t>Suspension criteria &amp; resumption requirements</w:t>
        </w:r>
        <w:r w:rsidRPr="53A406BB" w:rsidR="7C5F07FC">
          <w:rPr>
            <w:rFonts w:ascii="Calibri" w:hAnsi="Calibri" w:eastAsia="Calibri" w:cs="Calibri"/>
            <w:noProof w:val="0"/>
            <w:color w:val="000000" w:themeColor="text1" w:themeTint="FF" w:themeShade="FF"/>
            <w:sz w:val="24"/>
            <w:szCs w:val="24"/>
            <w:lang w:val="en-US"/>
          </w:rPr>
          <w:t xml:space="preserve">.  All or a portion of testing shall be suspended if any of the following are met: </w:t>
        </w:r>
      </w:ins>
    </w:p>
    <w:p w:rsidR="41633C1B" w:rsidP="53A406BB" w:rsidRDefault="41633C1B" w14:paraId="388C9562" w14:textId="34AACB30">
      <w:pPr>
        <w:pStyle w:val="ListParagraph"/>
        <w:numPr>
          <w:ilvl w:val="0"/>
          <w:numId w:val="25"/>
        </w:numPr>
        <w:spacing w:after="120" w:line="240" w:lineRule="atLeast"/>
        <w:rPr>
          <w:ins w:author="Anthony Cedeno" w:date="2021-03-14T10:14:57.367Z" w:id="1149010552"/>
          <w:rFonts w:ascii="Calibri" w:hAnsi="Calibri" w:eastAsia="Calibri" w:cs="Calibri" w:asciiTheme="minorAscii" w:hAnsiTheme="minorAscii" w:eastAsiaTheme="minorAscii" w:cstheme="minorAscii"/>
          <w:i w:val="1"/>
          <w:iCs w:val="1"/>
          <w:noProof w:val="0"/>
          <w:color w:val="000000" w:themeColor="text1" w:themeTint="FF" w:themeShade="FF"/>
          <w:sz w:val="24"/>
          <w:szCs w:val="24"/>
          <w:lang w:val="en-US"/>
        </w:rPr>
      </w:pPr>
      <w:ins w:author="Anthony Cedeno" w:date="2021-03-14T10:14:57.367Z" w:id="1435739734">
        <w:r w:rsidRPr="53A406BB" w:rsidR="7C5F07FC">
          <w:rPr>
            <w:rFonts w:ascii="Calibri" w:hAnsi="Calibri" w:eastAsia="Calibri" w:cs="Calibri"/>
            <w:i w:val="1"/>
            <w:iCs w:val="1"/>
            <w:noProof w:val="0"/>
            <w:color w:val="000000" w:themeColor="text1" w:themeTint="FF" w:themeShade="FF"/>
            <w:sz w:val="24"/>
            <w:szCs w:val="24"/>
            <w:lang w:val="en-US"/>
          </w:rPr>
          <w:t>External dependent system unavailability</w:t>
        </w:r>
        <w:r w:rsidRPr="53A406BB" w:rsidR="7C5F07FC">
          <w:rPr>
            <w:rFonts w:ascii="Calibri" w:hAnsi="Calibri" w:eastAsia="Calibri" w:cs="Calibri"/>
            <w:noProof w:val="0"/>
            <w:color w:val="000000" w:themeColor="text1" w:themeTint="FF" w:themeShade="FF"/>
            <w:sz w:val="24"/>
            <w:szCs w:val="24"/>
            <w:lang w:val="en-US"/>
          </w:rPr>
          <w:t xml:space="preserve">.  For instance, testing shall be suspended if Formscriber’s required Google Cloud Services, while may be unlikely to happen, suddenly become available.  In terms of End-to-End testing, this criterion is met if either the mobile app or the Formscriber service is unavailable. </w:t>
        </w:r>
      </w:ins>
    </w:p>
    <w:p w:rsidR="41633C1B" w:rsidP="53A406BB" w:rsidRDefault="41633C1B" w14:paraId="750F7694" w14:textId="01922845">
      <w:pPr>
        <w:pStyle w:val="ListParagraph"/>
        <w:numPr>
          <w:ilvl w:val="0"/>
          <w:numId w:val="25"/>
        </w:numPr>
        <w:spacing w:after="120" w:line="240" w:lineRule="atLeast"/>
        <w:rPr>
          <w:ins w:author="Anthony Cedeno" w:date="2021-03-14T10:14:57.382Z" w:id="374668510"/>
          <w:rFonts w:ascii="Calibri" w:hAnsi="Calibri" w:eastAsia="Calibri" w:cs="Calibri" w:asciiTheme="minorAscii" w:hAnsiTheme="minorAscii" w:eastAsiaTheme="minorAscii" w:cstheme="minorAscii"/>
          <w:i w:val="1"/>
          <w:iCs w:val="1"/>
          <w:noProof w:val="0"/>
          <w:color w:val="000000" w:themeColor="text1" w:themeTint="FF" w:themeShade="FF"/>
          <w:sz w:val="24"/>
          <w:szCs w:val="24"/>
          <w:lang w:val="en-US"/>
        </w:rPr>
      </w:pPr>
      <w:ins w:author="Anthony Cedeno" w:date="2021-03-14T10:14:57.382Z" w:id="1443969436">
        <w:r w:rsidRPr="53A406BB" w:rsidR="7C5F07FC">
          <w:rPr>
            <w:rFonts w:ascii="Calibri" w:hAnsi="Calibri" w:eastAsia="Calibri" w:cs="Calibri"/>
            <w:i w:val="1"/>
            <w:iCs w:val="1"/>
            <w:noProof w:val="0"/>
            <w:color w:val="000000" w:themeColor="text1" w:themeTint="FF" w:themeShade="FF"/>
            <w:sz w:val="24"/>
            <w:szCs w:val="24"/>
            <w:lang w:val="en-US"/>
          </w:rPr>
          <w:t>When an identified defect cannot allow succeeding tests</w:t>
        </w:r>
        <w:r w:rsidRPr="53A406BB" w:rsidR="7C5F07FC">
          <w:rPr>
            <w:rFonts w:ascii="Calibri" w:hAnsi="Calibri" w:eastAsia="Calibri" w:cs="Calibri"/>
            <w:noProof w:val="0"/>
            <w:color w:val="000000" w:themeColor="text1" w:themeTint="FF" w:themeShade="FF"/>
            <w:sz w:val="24"/>
            <w:szCs w:val="24"/>
            <w:lang w:val="en-US"/>
          </w:rPr>
          <w:t xml:space="preserve">. For example, in testing Formscriber’s web services, if testing for creating a session fails, succeeding tests dependent on sessions may not be worthwhile to continue because a session is crucial especially in identifying further actions (or REST calls) of a current user. </w:t>
        </w:r>
      </w:ins>
    </w:p>
    <w:p w:rsidR="41633C1B" w:rsidP="53A406BB" w:rsidRDefault="41633C1B" w14:paraId="7C33C281" w14:textId="4AA0BA7B">
      <w:pPr>
        <w:pStyle w:val="ListParagraph"/>
        <w:numPr>
          <w:ilvl w:val="0"/>
          <w:numId w:val="25"/>
        </w:numPr>
        <w:spacing w:after="120" w:line="240" w:lineRule="atLeast"/>
        <w:rPr>
          <w:ins w:author="Anthony Cedeno" w:date="2021-03-14T10:14:57.397Z" w:id="875125223"/>
          <w:rFonts w:ascii="Calibri" w:hAnsi="Calibri" w:eastAsia="Calibri" w:cs="Calibri" w:asciiTheme="minorAscii" w:hAnsiTheme="minorAscii" w:eastAsiaTheme="minorAscii" w:cstheme="minorAscii"/>
          <w:i w:val="1"/>
          <w:iCs w:val="1"/>
          <w:noProof w:val="0"/>
          <w:color w:val="000000" w:themeColor="text1" w:themeTint="FF" w:themeShade="FF"/>
          <w:sz w:val="24"/>
          <w:szCs w:val="24"/>
          <w:lang w:val="en-US"/>
        </w:rPr>
      </w:pPr>
      <w:ins w:author="Anthony Cedeno" w:date="2021-03-14T10:14:57.397Z" w:id="2109490616">
        <w:r w:rsidRPr="53A406BB" w:rsidR="7C5F07FC">
          <w:rPr>
            <w:rFonts w:ascii="Calibri" w:hAnsi="Calibri" w:eastAsia="Calibri" w:cs="Calibri"/>
            <w:i w:val="1"/>
            <w:iCs w:val="1"/>
            <w:noProof w:val="0"/>
            <w:color w:val="000000" w:themeColor="text1" w:themeTint="FF" w:themeShade="FF"/>
            <w:sz w:val="24"/>
            <w:szCs w:val="24"/>
            <w:lang w:val="en-US"/>
          </w:rPr>
          <w:t>Contractual obligations are not met particularly in meeting a deadline</w:t>
        </w:r>
        <w:r w:rsidRPr="53A406BB" w:rsidR="7C5F07FC">
          <w:rPr>
            <w:rFonts w:ascii="Calibri" w:hAnsi="Calibri" w:eastAsia="Calibri" w:cs="Calibri"/>
            <w:noProof w:val="0"/>
            <w:color w:val="000000" w:themeColor="text1" w:themeTint="FF" w:themeShade="FF"/>
            <w:sz w:val="24"/>
            <w:szCs w:val="24"/>
            <w:lang w:val="en-US"/>
          </w:rPr>
          <w:t xml:space="preserve">. In the academic setting, this could mean that the deadline has passed late submissions are unacceptable.   </w:t>
        </w:r>
      </w:ins>
    </w:p>
    <w:p w:rsidR="41633C1B" w:rsidP="41633C1B" w:rsidRDefault="41633C1B" w14:paraId="028D534E" w14:textId="0DF2FF8C">
      <w:pPr>
        <w:pStyle w:val="Normal"/>
        <w:spacing w:after="120" w:line="240" w:lineRule="atLeast"/>
        <w:rPr>
          <w:ins w:author="Anthony Cedeno" w:date="2021-03-14T10:14:57.411Z" w:id="165803377"/>
        </w:rPr>
      </w:pPr>
    </w:p>
    <w:p w:rsidR="41633C1B" w:rsidP="53A406BB" w:rsidRDefault="41633C1B" w14:paraId="622AA837" w14:textId="0513979E">
      <w:pPr>
        <w:pStyle w:val="Heading2"/>
        <w:spacing w:before="200" w:after="120" w:line="271" w:lineRule="auto"/>
        <w:rPr>
          <w:ins w:author="Anthony Cedeno" w:date="2021-03-14T10:14:57.411Z" w:id="463333733"/>
          <w:rFonts w:ascii="Calibri Light" w:hAnsi="Calibri Light" w:eastAsia="Calibri Light" w:cs="Calibri Light"/>
          <w:smallCaps w:val="1"/>
          <w:color w:val="000000" w:themeColor="text1" w:themeTint="FF" w:themeShade="FF"/>
          <w:sz w:val="28"/>
          <w:szCs w:val="28"/>
        </w:rPr>
      </w:pPr>
      <w:ins w:author="Anthony Cedeno" w:date="2021-03-14T10:14:57.411Z" w:id="1479354960">
        <w:r w:rsidRPr="53A406BB" w:rsidR="7C5F07FC">
          <w:rPr>
            <w:rFonts w:ascii="Calibri Light" w:hAnsi="Calibri Light" w:eastAsia="Calibri Light" w:cs="Calibri Light"/>
            <w:smallCaps w:val="1"/>
            <w:color w:val="000000" w:themeColor="text1" w:themeTint="FF" w:themeShade="FF"/>
            <w:sz w:val="28"/>
            <w:szCs w:val="28"/>
          </w:rPr>
          <w:t>Resumption Criteria</w:t>
        </w:r>
        <w:r w:rsidRPr="53A406BB" w:rsidR="7C5F07FC">
          <w:rPr>
            <w:rFonts w:ascii="Calibri Light" w:hAnsi="Calibri Light" w:eastAsia="Calibri Light" w:cs="Calibri Light"/>
            <w:smallCaps w:val="1"/>
            <w:color w:val="000000" w:themeColor="text1" w:themeTint="FF" w:themeShade="FF"/>
            <w:sz w:val="28"/>
            <w:szCs w:val="28"/>
          </w:rPr>
          <w:t> </w:t>
        </w:r>
      </w:ins>
    </w:p>
    <w:p w:rsidR="41633C1B" w:rsidP="53A406BB" w:rsidRDefault="41633C1B" w14:paraId="5D9BB034" w14:textId="44F56B9F">
      <w:pPr>
        <w:spacing w:after="120" w:line="240" w:lineRule="atLeast"/>
        <w:jc w:val="left"/>
        <w:rPr>
          <w:ins w:author="Anthony Cedeno" w:date="2021-03-14T10:14:57.411Z" w:id="2012544979"/>
          <w:rFonts w:ascii="Calibri" w:hAnsi="Calibri" w:eastAsia="Calibri" w:cs="Calibri"/>
          <w:noProof w:val="0"/>
          <w:color w:val="000000" w:themeColor="text1" w:themeTint="FF" w:themeShade="FF"/>
          <w:sz w:val="24"/>
          <w:szCs w:val="24"/>
          <w:lang w:val="en-US"/>
        </w:rPr>
      </w:pPr>
      <w:ins w:author="Anthony Cedeno" w:date="2021-03-14T10:14:57.411Z" w:id="1010022178">
        <w:r w:rsidRPr="53A406BB" w:rsidR="7C5F07FC">
          <w:rPr>
            <w:rFonts w:ascii="Calibri" w:hAnsi="Calibri" w:eastAsia="Calibri" w:cs="Calibri"/>
            <w:noProof w:val="0"/>
            <w:color w:val="000000" w:themeColor="text1" w:themeTint="FF" w:themeShade="FF"/>
            <w:sz w:val="24"/>
            <w:szCs w:val="24"/>
            <w:lang w:val="en-US"/>
          </w:rPr>
          <w:t xml:space="preserve">Similar to suspension criteria,  Formscriber’s resumption criteria shall be guided by the aforementioned article. In essence, these criteria are corrective actions of each aforementioned suspension criterion. Hence, all testing shall resume under any of the following circumstances: </w:t>
        </w:r>
      </w:ins>
    </w:p>
    <w:p w:rsidR="41633C1B" w:rsidP="53A406BB" w:rsidRDefault="41633C1B" w14:paraId="6D60BD73" w14:textId="106ACD73">
      <w:pPr>
        <w:pStyle w:val="ListParagraph"/>
        <w:numPr>
          <w:ilvl w:val="0"/>
          <w:numId w:val="26"/>
        </w:numPr>
        <w:spacing w:after="120" w:line="240" w:lineRule="atLeast"/>
        <w:rPr>
          <w:ins w:author="Anthony Cedeno" w:date="2021-03-14T10:14:57.412Z" w:id="30881568"/>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ins w:author="Anthony Cedeno" w:date="2021-03-14T10:14:57.411Z" w:id="958459166">
        <w:r w:rsidRPr="53A406BB" w:rsidR="7C5F07FC">
          <w:rPr>
            <w:noProof w:val="0"/>
            <w:color w:val="000000" w:themeColor="text1" w:themeTint="FF" w:themeShade="FF"/>
            <w:lang w:val="en-US"/>
          </w:rPr>
          <w:t xml:space="preserve">Downtime of dependent system ceases and resumes normal operation. </w:t>
        </w:r>
      </w:ins>
    </w:p>
    <w:p w:rsidR="41633C1B" w:rsidP="53A406BB" w:rsidRDefault="41633C1B" w14:paraId="719DA9A2" w14:textId="1F2D3D10">
      <w:pPr>
        <w:pStyle w:val="ListParagraph"/>
        <w:numPr>
          <w:ilvl w:val="0"/>
          <w:numId w:val="26"/>
        </w:numPr>
        <w:spacing w:after="120" w:line="240" w:lineRule="atLeast"/>
        <w:rPr>
          <w:ins w:author="Anthony Cedeno" w:date="2021-03-14T10:14:57.426Z" w:id="2117151929"/>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ins w:author="Anthony Cedeno" w:date="2021-03-14T10:14:57.425Z" w:id="517840001">
        <w:r w:rsidRPr="53A406BB" w:rsidR="7C5F07FC">
          <w:rPr>
            <w:noProof w:val="0"/>
            <w:color w:val="000000" w:themeColor="text1" w:themeTint="FF" w:themeShade="FF"/>
            <w:lang w:val="en-US"/>
          </w:rPr>
          <w:t xml:space="preserve">A fix is implemented to a defect and all test cases dependent on its related use case can possibly proceed testing. </w:t>
        </w:r>
      </w:ins>
    </w:p>
    <w:p w:rsidR="41633C1B" w:rsidP="53A406BB" w:rsidRDefault="41633C1B" w14:paraId="3507A607" w14:textId="23831D00">
      <w:pPr>
        <w:pStyle w:val="ListParagraph"/>
        <w:numPr>
          <w:ilvl w:val="0"/>
          <w:numId w:val="26"/>
        </w:numPr>
        <w:spacing w:after="120" w:line="240" w:lineRule="atLeast"/>
        <w:rPr>
          <w:ins w:author="Anthony Cedeno" w:date="2021-03-14T10:14:57.439Z" w:id="558476825"/>
          <w:rFonts w:ascii="Calibri" w:hAnsi="Calibri" w:eastAsia="Calibri" w:cs="Calibri" w:asciiTheme="minorAscii" w:hAnsiTheme="minorAscii" w:eastAsiaTheme="minorAscii" w:cstheme="minorAscii"/>
          <w:noProof w:val="0"/>
          <w:color w:val="000000" w:themeColor="text1" w:themeTint="FF" w:themeShade="FF"/>
          <w:sz w:val="24"/>
          <w:szCs w:val="24"/>
          <w:lang w:val="en-US"/>
        </w:rPr>
      </w:pPr>
      <w:ins w:author="Anthony Cedeno" w:date="2021-03-14T10:14:57.439Z" w:id="288524644">
        <w:r w:rsidRPr="53A406BB" w:rsidR="7C5F07FC">
          <w:rPr>
            <w:noProof w:val="0"/>
            <w:color w:val="000000" w:themeColor="text1" w:themeTint="FF" w:themeShade="FF"/>
            <w:lang w:val="en-US"/>
          </w:rPr>
          <w:t>An extension of the delivery of the final product is established.</w:t>
        </w:r>
      </w:ins>
    </w:p>
    <w:p w:rsidR="41633C1B" w:rsidP="41633C1B" w:rsidRDefault="41633C1B" w14:paraId="70ACF47E" w14:textId="30DDE43F">
      <w:pPr>
        <w:pStyle w:val="Normal"/>
        <w:spacing w:after="120" w:line="240" w:lineRule="atLeast"/>
        <w:rPr>
          <w:ins w:author="Anthony Cedeno" w:date="2021-03-14T10:14:57.453Z" w:id="1304300774"/>
        </w:rPr>
      </w:pPr>
    </w:p>
    <w:p w:rsidR="41633C1B" w:rsidP="53A406BB" w:rsidRDefault="41633C1B" w14:paraId="0CCAB0D8" w14:textId="48D28E11">
      <w:pPr>
        <w:spacing w:after="120" w:line="240" w:lineRule="atLeast"/>
        <w:rPr>
          <w:ins w:author="Anthony Cedeno" w:date="2021-03-14T10:14:57.456Z" w:id="1812375771"/>
        </w:rPr>
      </w:pPr>
      <w:r>
        <w:br w:type="page"/>
      </w:r>
    </w:p>
    <w:p w:rsidR="41633C1B" w:rsidP="53A406BB" w:rsidRDefault="41633C1B" w14:paraId="781B0A1B" w14:textId="1328DC1E">
      <w:pPr>
        <w:pStyle w:val="Heading2"/>
        <w:bidi w:val="0"/>
        <w:spacing w:before="200" w:beforeAutospacing="off" w:after="0" w:afterAutospacing="off" w:line="271" w:lineRule="auto"/>
        <w:ind w:left="0" w:right="0"/>
        <w:jc w:val="left"/>
        <w:rPr>
          <w:ins w:author="Anthony Cedeno" w:date="2021-03-14T10:14:57.456Z" w:id="772605561"/>
          <w:rFonts w:ascii="Calibri Light" w:hAnsi="Calibri Light" w:eastAsia="Calibri Light" w:cs="Calibri Light"/>
          <w:smallCaps w:val="1"/>
          <w:color w:val="000000" w:themeColor="text1" w:themeTint="FF" w:themeShade="FF"/>
          <w:sz w:val="28"/>
          <w:szCs w:val="28"/>
        </w:rPr>
      </w:pPr>
      <w:ins w:author="Anthony Cedeno" w:date="2021-03-14T10:14:57.456Z" w:id="293899053">
        <w:r w:rsidRPr="53A406BB" w:rsidR="7C5F07FC">
          <w:rPr>
            <w:rFonts w:ascii="Calibri Light" w:hAnsi="Calibri Light" w:eastAsia="Calibri Light" w:cs="Calibri Light"/>
            <w:smallCaps w:val="1"/>
            <w:color w:val="000000" w:themeColor="text1" w:themeTint="FF" w:themeShade="FF"/>
            <w:sz w:val="28"/>
            <w:szCs w:val="28"/>
          </w:rPr>
          <w:t>Test Completeness</w:t>
        </w:r>
        <w:r w:rsidRPr="53A406BB" w:rsidR="7C5F07FC">
          <w:rPr>
            <w:rFonts w:ascii="Calibri Light" w:hAnsi="Calibri Light" w:eastAsia="Calibri Light" w:cs="Calibri Light"/>
            <w:smallCaps w:val="1"/>
            <w:color w:val="000000" w:themeColor="text1" w:themeTint="FF" w:themeShade="FF"/>
            <w:sz w:val="28"/>
            <w:szCs w:val="28"/>
          </w:rPr>
          <w:t> </w:t>
        </w:r>
      </w:ins>
    </w:p>
    <w:p w:rsidR="41633C1B" w:rsidP="53A406BB" w:rsidRDefault="41633C1B" w14:paraId="03B99153" w14:textId="0CA20F5F">
      <w:pPr>
        <w:spacing w:after="200" w:line="240" w:lineRule="atLeast"/>
        <w:rPr>
          <w:ins w:author="Anthony Cedeno" w:date="2021-03-14T10:14:57.456Z" w:id="162121046"/>
          <w:rFonts w:eastAsia="Times New Roman" w:cs="Calibri" w:cstheme="minorAscii"/>
          <w:color w:val="000000" w:themeColor="text1" w:themeTint="FF" w:themeShade="FF"/>
          <w:sz w:val="22"/>
          <w:szCs w:val="22"/>
        </w:rPr>
      </w:pPr>
      <w:ins w:author="Anthony Cedeno" w:date="2021-03-14T10:14:57.456Z" w:id="1075803049">
        <w:r w:rsidRPr="53A406BB" w:rsidR="7C5F07FC">
          <w:rPr>
            <w:rFonts w:eastAsia="Calibri Light" w:cs="Calibri" w:cstheme="minorAscii"/>
            <w:color w:val="000000" w:themeColor="text1" w:themeTint="FF" w:themeShade="FF"/>
          </w:rPr>
          <w:t>Testing will be considered complete when the following conditions have been met: </w:t>
        </w:r>
      </w:ins>
    </w:p>
    <w:p w:rsidR="41633C1B" w:rsidP="53A406BB" w:rsidRDefault="41633C1B" w14:paraId="557B4D08" w14:textId="7C018EFF">
      <w:pPr>
        <w:pStyle w:val="ListParagraph"/>
        <w:numPr>
          <w:ilvl w:val="0"/>
          <w:numId w:val="5"/>
        </w:numPr>
        <w:spacing w:after="200" w:line="240" w:lineRule="atLeast"/>
        <w:ind w:hanging="720"/>
        <w:jc w:val="both"/>
        <w:rPr>
          <w:ins w:author="Anthony Cedeno" w:date="2021-03-14T10:14:57.456Z" w:id="416653704"/>
          <w:rFonts w:cs="Calibri" w:cstheme="minorAscii"/>
          <w:color w:val="000000" w:themeColor="text1" w:themeTint="FF" w:themeShade="FF"/>
        </w:rPr>
      </w:pPr>
      <w:ins w:author="Anthony Cedeno" w:date="2021-03-14T10:14:57.456Z" w:id="1019802126">
        <w:r w:rsidRPr="53A406BB" w:rsidR="7C5F07FC">
          <w:rPr>
            <w:rFonts w:eastAsia="Calibri Light" w:cs="Calibri" w:cstheme="minorAscii"/>
            <w:color w:val="000000" w:themeColor="text1" w:themeTint="FF" w:themeShade="FF"/>
          </w:rPr>
          <w:t>When the Developers and Testing Team agree that the system meets all the UI requirements and REST calls testing</w:t>
        </w:r>
        <w:r w:rsidRPr="53A406BB" w:rsidR="7C5F07FC">
          <w:rPr>
            <w:rFonts w:eastAsia="Times New Roman" w:cs="Calibri" w:cstheme="minorAscii"/>
            <w:color w:val="000000" w:themeColor="text1" w:themeTint="FF" w:themeShade="FF"/>
          </w:rPr>
          <w:t>,</w:t>
        </w:r>
        <w:r w:rsidRPr="53A406BB" w:rsidR="7C5F07FC">
          <w:rPr>
            <w:rFonts w:eastAsia="Calibri Light" w:cs="Calibri" w:cstheme="minorAscii"/>
            <w:color w:val="000000" w:themeColor="text1" w:themeTint="FF" w:themeShade="FF"/>
          </w:rPr>
          <w:t xml:space="preserve"> the system has been completed.  </w:t>
        </w:r>
      </w:ins>
    </w:p>
    <w:p w:rsidR="41633C1B" w:rsidP="53A406BB" w:rsidRDefault="41633C1B" w14:paraId="378D83D4" w14:textId="52C4348F">
      <w:pPr>
        <w:pStyle w:val="ListParagraph"/>
        <w:numPr>
          <w:ilvl w:val="0"/>
          <w:numId w:val="5"/>
        </w:numPr>
        <w:spacing w:after="200" w:line="240" w:lineRule="atLeast"/>
        <w:ind w:left="0" w:firstLine="0"/>
        <w:rPr>
          <w:ins w:author="Anthony Cedeno" w:date="2021-03-14T10:14:57.47Z" w:id="956284385"/>
          <w:rFonts w:cs="Calibri" w:cstheme="minorAscii"/>
          <w:color w:val="000000" w:themeColor="text1" w:themeTint="FF" w:themeShade="FF"/>
        </w:rPr>
      </w:pPr>
      <w:ins w:author="Anthony Cedeno" w:date="2021-03-14T10:14:57.47Z" w:id="1178357589">
        <w:r w:rsidRPr="53A406BB" w:rsidR="7C5F07FC">
          <w:rPr>
            <w:rFonts w:eastAsia="Calibri Light" w:cs="Calibri" w:cstheme="minorAscii"/>
            <w:color w:val="000000" w:themeColor="text1" w:themeTint="FF" w:themeShade="FF"/>
          </w:rPr>
          <w:t>All test cases have been executed.  </w:t>
        </w:r>
      </w:ins>
    </w:p>
    <w:p w:rsidR="41633C1B" w:rsidP="53A406BB" w:rsidRDefault="41633C1B" w14:paraId="46164BA1" w14:textId="63279869">
      <w:pPr>
        <w:pStyle w:val="ListParagraph"/>
        <w:numPr>
          <w:ilvl w:val="0"/>
          <w:numId w:val="5"/>
        </w:numPr>
        <w:spacing w:after="200" w:line="240" w:lineRule="atLeast"/>
        <w:ind w:left="0" w:firstLine="0"/>
        <w:rPr>
          <w:ins w:author="Anthony Cedeno" w:date="2021-03-14T10:14:57.484Z" w:id="668549887"/>
          <w:rFonts w:cs="Calibri" w:cstheme="minorAscii"/>
          <w:color w:val="000000" w:themeColor="text1" w:themeTint="FF" w:themeShade="FF"/>
        </w:rPr>
      </w:pPr>
      <w:ins w:author="Anthony Cedeno" w:date="2021-03-14T10:14:57.484Z" w:id="910980146">
        <w:r w:rsidRPr="53A406BB" w:rsidR="7C5F07FC">
          <w:rPr>
            <w:rFonts w:eastAsia="Calibri Light" w:cs="Calibri" w:cstheme="minorAscii"/>
            <w:color w:val="000000" w:themeColor="text1" w:themeTint="FF" w:themeShade="FF"/>
          </w:rPr>
          <w:t>All priority 1, 2</w:t>
        </w:r>
        <w:r w:rsidRPr="53A406BB" w:rsidR="7C5F07FC">
          <w:rPr>
            <w:rFonts w:eastAsia="Times New Roman" w:cs="Calibri" w:cstheme="minorAscii"/>
            <w:color w:val="000000" w:themeColor="text1" w:themeTint="FF" w:themeShade="FF"/>
          </w:rPr>
          <w:t>,</w:t>
        </w:r>
        <w:r w:rsidRPr="53A406BB" w:rsidR="7C5F07FC">
          <w:rPr>
            <w:rFonts w:eastAsia="Calibri Light" w:cs="Calibri" w:cstheme="minorAscii"/>
            <w:color w:val="000000" w:themeColor="text1" w:themeTint="FF" w:themeShade="FF"/>
          </w:rPr>
          <w:t xml:space="preserve"> and 3 defects have been closed after successful resolution. </w:t>
        </w:r>
      </w:ins>
    </w:p>
    <w:p w:rsidR="41633C1B" w:rsidP="53A406BB" w:rsidRDefault="41633C1B" w14:paraId="5FBFB054" w14:textId="63021D48">
      <w:pPr>
        <w:pStyle w:val="ListParagraph"/>
        <w:numPr>
          <w:ilvl w:val="0"/>
          <w:numId w:val="5"/>
        </w:numPr>
        <w:spacing w:after="200" w:line="240" w:lineRule="atLeast"/>
        <w:ind w:left="0" w:firstLine="0"/>
        <w:rPr>
          <w:ins w:author="Anthony Cedeno" w:date="2021-03-14T10:14:57.498Z" w:id="369632489"/>
          <w:rFonts w:cs="Calibri" w:cstheme="minorAscii"/>
          <w:color w:val="000000" w:themeColor="text1" w:themeTint="FF" w:themeShade="FF"/>
        </w:rPr>
      </w:pPr>
      <w:ins w:author="Anthony Cedeno" w:date="2021-03-14T10:14:57.498Z" w:id="788974743">
        <w:r w:rsidRPr="53A406BB" w:rsidR="7C5F07FC">
          <w:rPr>
            <w:rFonts w:eastAsia="Calibri Light" w:cs="Calibri" w:cstheme="minorAscii"/>
            <w:color w:val="000000" w:themeColor="text1" w:themeTint="FF" w:themeShade="FF"/>
          </w:rPr>
          <w:t>The test manager has accepted the testing and signed off testing as completed. </w:t>
        </w:r>
      </w:ins>
    </w:p>
    <w:p w:rsidR="41633C1B" w:rsidP="53A406BB" w:rsidRDefault="41633C1B" w14:paraId="0417776E" w14:textId="7B8AD4DE">
      <w:pPr>
        <w:pStyle w:val="Heading2"/>
        <w:spacing w:before="200" w:after="120" w:line="271" w:lineRule="auto"/>
        <w:rPr>
          <w:ins w:author="Anthony Cedeno" w:date="2021-03-14T10:14:57.512Z" w:id="403291917"/>
          <w:rFonts w:ascii="Calibri Light" w:hAnsi="Calibri Light" w:eastAsia="Calibri Light" w:cs="Calibri Light"/>
          <w:smallCaps w:val="1"/>
          <w:color w:val="000000" w:themeColor="text1" w:themeTint="FF" w:themeShade="FF"/>
          <w:sz w:val="28"/>
          <w:szCs w:val="28"/>
        </w:rPr>
      </w:pPr>
      <w:commentRangeStart w:id="1485029240"/>
      <w:ins w:author="Anthony Cedeno" w:date="2021-03-14T10:14:57.512Z" w:id="475956243">
        <w:r w:rsidRPr="53A406BB" w:rsidR="7C5F07FC">
          <w:rPr>
            <w:rFonts w:ascii="Calibri Light" w:hAnsi="Calibri Light" w:eastAsia="Calibri Light" w:cs="Calibri Light"/>
            <w:smallCaps w:val="1"/>
            <w:color w:val="000000" w:themeColor="text1" w:themeTint="FF" w:themeShade="FF"/>
            <w:sz w:val="28"/>
            <w:szCs w:val="28"/>
          </w:rPr>
          <w:t>Test Deliverables</w:t>
        </w:r>
        <w:r w:rsidRPr="53A406BB" w:rsidR="7C5F07FC">
          <w:rPr>
            <w:rFonts w:ascii="Calibri Light" w:hAnsi="Calibri Light" w:eastAsia="Calibri Light" w:cs="Calibri Light"/>
            <w:smallCaps w:val="1"/>
            <w:color w:val="000000" w:themeColor="text1" w:themeTint="FF" w:themeShade="FF"/>
            <w:sz w:val="28"/>
            <w:szCs w:val="28"/>
          </w:rPr>
          <w:t> </w:t>
        </w:r>
      </w:ins>
      <w:commentRangeEnd w:id="1485029240"/>
      <w:r>
        <w:rPr>
          <w:rStyle w:val="CommentReference"/>
        </w:rPr>
        <w:commentReference w:id="1485029240"/>
      </w:r>
    </w:p>
    <w:p w:rsidR="41633C1B" w:rsidP="53A406BB" w:rsidRDefault="41633C1B" w14:paraId="574B53B8" w14:textId="384F0A86">
      <w:pPr>
        <w:spacing w:after="200" w:line="240" w:lineRule="atLeast"/>
        <w:jc w:val="both"/>
        <w:rPr>
          <w:ins w:author="Anthony Cedeno" w:date="2021-03-14T10:14:57.512Z" w:id="1102562166"/>
          <w:rFonts w:eastAsia="Times New Roman" w:cs="Calibri" w:cstheme="minorAscii"/>
          <w:color w:val="000000" w:themeColor="text1" w:themeTint="FF" w:themeShade="FF"/>
        </w:rPr>
      </w:pPr>
      <w:ins w:author="Anthony Cedeno" w:date="2021-03-14T10:14:57.512Z" w:id="438457795">
        <w:r w:rsidRPr="53A406BB" w:rsidR="7C5F07FC">
          <w:rPr>
            <w:rFonts w:eastAsia="Calibri Light" w:cs="Calibri" w:cstheme="minorAscii"/>
            <w:color w:val="000000" w:themeColor="text1" w:themeTint="FF" w:themeShade="FF"/>
          </w:rPr>
          <w:t>During the testing of the project</w:t>
        </w:r>
        <w:r w:rsidRPr="53A406BB" w:rsidR="7C5F07FC">
          <w:rPr>
            <w:rFonts w:eastAsia="Times New Roman" w:cs="Calibri" w:cstheme="minorAscii"/>
            <w:color w:val="000000" w:themeColor="text1" w:themeTint="FF" w:themeShade="FF"/>
          </w:rPr>
          <w:t xml:space="preserve">, </w:t>
        </w:r>
        <w:r w:rsidRPr="53A406BB" w:rsidR="7C5F07FC">
          <w:rPr>
            <w:rFonts w:eastAsia="Calibri Light" w:cs="Calibri" w:cstheme="minorAscii"/>
            <w:color w:val="000000" w:themeColor="text1" w:themeTint="FF" w:themeShade="FF"/>
          </w:rPr>
          <w:t>the following specific deliverables will be provided</w:t>
        </w:r>
        <w:r w:rsidRPr="53A406BB" w:rsidR="7C5F07FC">
          <w:rPr>
            <w:rFonts w:eastAsia="Times New Roman" w:cs="Calibri" w:cstheme="minorAscii"/>
            <w:color w:val="000000" w:themeColor="text1" w:themeTint="FF" w:themeShade="FF"/>
          </w:rPr>
          <w:t>:</w:t>
        </w:r>
      </w:ins>
    </w:p>
    <w:p w:rsidR="41633C1B" w:rsidP="53A406BB" w:rsidRDefault="41633C1B" w14:paraId="7773DAE6" w14:textId="4745356D">
      <w:pPr>
        <w:pStyle w:val="ListParagraph"/>
        <w:numPr>
          <w:ilvl w:val="0"/>
          <w:numId w:val="4"/>
        </w:numPr>
        <w:spacing w:after="200" w:line="240" w:lineRule="atLeast"/>
        <w:jc w:val="both"/>
        <w:rPr>
          <w:ins w:author="Anthony Cedeno" w:date="2021-03-14T10:14:57.512Z" w:id="1097349803"/>
          <w:b w:val="1"/>
          <w:bCs w:val="1"/>
          <w:color w:val="000000" w:themeColor="text1" w:themeTint="FF" w:themeShade="FF"/>
        </w:rPr>
      </w:pPr>
      <w:ins w:author="Anthony Cedeno" w:date="2021-03-14T10:14:57.512Z" w:id="355718955">
        <w:r w:rsidRPr="53A406BB" w:rsidR="7C5F07FC">
          <w:rPr>
            <w:rFonts w:ascii="Calibri Light" w:hAnsi="Calibri Light" w:eastAsia="Calibri Light" w:cs="Calibri Light"/>
            <w:b w:val="1"/>
            <w:bCs w:val="1"/>
            <w:color w:val="000000" w:themeColor="text1" w:themeTint="FF" w:themeShade="FF"/>
          </w:rPr>
          <w:t>Test Plan</w:t>
        </w:r>
      </w:ins>
    </w:p>
    <w:p w:rsidR="41633C1B" w:rsidP="53A406BB" w:rsidRDefault="41633C1B" w14:paraId="4469A05A" w14:textId="64DE516F">
      <w:pPr>
        <w:pStyle w:val="ListParagraph"/>
        <w:numPr>
          <w:ilvl w:val="1"/>
          <w:numId w:val="4"/>
        </w:numPr>
        <w:spacing w:after="200" w:line="240" w:lineRule="atLeast"/>
        <w:rPr>
          <w:ins w:author="Anthony Cedeno" w:date="2021-03-14T10:14:57.526Z" w:id="26666066"/>
          <w:rFonts w:cs="Calibri" w:cstheme="minorAscii"/>
          <w:color w:val="000000" w:themeColor="text1" w:themeTint="FF" w:themeShade="FF"/>
        </w:rPr>
      </w:pPr>
      <w:ins w:author="Anthony Cedeno" w:date="2021-03-14T10:14:57.526Z" w:id="1027622241">
        <w:r w:rsidRPr="53A406BB" w:rsidR="7C5F07FC">
          <w:rPr>
            <w:rFonts w:eastAsia="Calibri Light" w:cs="Calibri" w:cstheme="minorAscii"/>
            <w:color w:val="000000" w:themeColor="text1" w:themeTint="FF" w:themeShade="FF"/>
          </w:rPr>
          <w:t>Test plan document</w:t>
        </w:r>
        <w:r w:rsidRPr="53A406BB" w:rsidR="7C5F07FC">
          <w:rPr>
            <w:rFonts w:eastAsia="Times New Roman" w:cs="Calibri" w:cstheme="minorAscii"/>
            <w:color w:val="000000" w:themeColor="text1" w:themeTint="FF" w:themeShade="FF"/>
          </w:rPr>
          <w:t>,</w:t>
        </w:r>
        <w:r w:rsidRPr="53A406BB" w:rsidR="7C5F07FC">
          <w:rPr>
            <w:rFonts w:eastAsia="Calibri Light" w:cs="Calibri" w:cstheme="minorAscii"/>
            <w:color w:val="000000" w:themeColor="text1" w:themeTint="FF" w:themeShade="FF"/>
          </w:rPr>
          <w:t xml:space="preserve"> which is this document. It describes the testing objectives, test scope, resources, deliverables, estimations, roles and responsibilities, test environments.   </w:t>
        </w:r>
      </w:ins>
    </w:p>
    <w:p w:rsidR="41633C1B" w:rsidP="53A406BB" w:rsidRDefault="41633C1B" w14:paraId="4AEA6B1C" w14:textId="36502B75">
      <w:pPr>
        <w:pStyle w:val="ListParagraph"/>
        <w:numPr>
          <w:ilvl w:val="0"/>
          <w:numId w:val="4"/>
        </w:numPr>
        <w:spacing w:after="200" w:line="240" w:lineRule="atLeast"/>
        <w:rPr>
          <w:ins w:author="Anthony Cedeno" w:date="2021-03-14T10:14:57.539Z" w:id="901395625"/>
          <w:b w:val="1"/>
          <w:bCs w:val="1"/>
          <w:color w:val="000000" w:themeColor="text1" w:themeTint="FF" w:themeShade="FF"/>
        </w:rPr>
      </w:pPr>
      <w:ins w:author="Anthony Cedeno" w:date="2021-03-14T10:14:57.539Z" w:id="31893744">
        <w:r w:rsidRPr="53A406BB" w:rsidR="7C5F07FC">
          <w:rPr>
            <w:rFonts w:ascii="Calibri Light" w:hAnsi="Calibri Light" w:eastAsia="Calibri Light" w:cs="Calibri Light"/>
            <w:b w:val="1"/>
            <w:bCs w:val="1"/>
            <w:color w:val="000000" w:themeColor="text1" w:themeTint="FF" w:themeShade="FF"/>
          </w:rPr>
          <w:t>Test Cases Specification</w:t>
        </w:r>
      </w:ins>
    </w:p>
    <w:p w:rsidR="41633C1B" w:rsidP="53A406BB" w:rsidRDefault="41633C1B" w14:paraId="2061E45A" w14:textId="15BE256A">
      <w:pPr>
        <w:pStyle w:val="ListParagraph"/>
        <w:numPr>
          <w:ilvl w:val="1"/>
          <w:numId w:val="4"/>
        </w:numPr>
        <w:spacing w:after="200" w:line="240" w:lineRule="atLeast"/>
        <w:rPr>
          <w:ins w:author="Anthony Cedeno" w:date="2021-03-14T10:14:57.552Z" w:id="1231835988"/>
          <w:rFonts w:cs="Calibri" w:cstheme="minorAscii"/>
          <w:color w:val="000000" w:themeColor="text1" w:themeTint="FF" w:themeShade="FF"/>
        </w:rPr>
      </w:pPr>
      <w:ins w:author="Anthony Cedeno" w:date="2021-03-14T10:14:57.552Z" w:id="1572556609">
        <w:r w:rsidRPr="53A406BB" w:rsidR="7C5F07FC">
          <w:rPr>
            <w:rFonts w:eastAsia="Calibri Light" w:cs="Calibri" w:cstheme="minorAscii"/>
            <w:color w:val="000000" w:themeColor="text1" w:themeTint="FF" w:themeShade="FF"/>
          </w:rPr>
          <w:t>This document will provide the test case specifications for all UIs and REST calls of the system. Each test case will: </w:t>
        </w:r>
      </w:ins>
    </w:p>
    <w:p w:rsidR="41633C1B" w:rsidP="53A406BB" w:rsidRDefault="41633C1B" w14:paraId="7EE266F2" w14:textId="0A5E27BE">
      <w:pPr>
        <w:pStyle w:val="ListParagraph"/>
        <w:numPr>
          <w:ilvl w:val="2"/>
          <w:numId w:val="4"/>
        </w:numPr>
        <w:spacing w:after="200" w:line="240" w:lineRule="atLeast"/>
        <w:rPr>
          <w:ins w:author="Anthony Cedeno" w:date="2021-03-14T10:14:57.566Z" w:id="1164889231"/>
          <w:rFonts w:cs="Calibri" w:cstheme="minorAscii"/>
          <w:color w:val="000000" w:themeColor="text1" w:themeTint="FF" w:themeShade="FF"/>
        </w:rPr>
      </w:pPr>
      <w:ins w:author="Anthony Cedeno" w:date="2021-03-14T10:14:57.566Z" w:id="1676787238">
        <w:r w:rsidRPr="53A406BB" w:rsidR="7C5F07FC">
          <w:rPr>
            <w:rFonts w:eastAsia="Calibri Light" w:cs="Calibri" w:cstheme="minorAscii"/>
            <w:color w:val="000000" w:themeColor="text1" w:themeTint="FF" w:themeShade="FF"/>
          </w:rPr>
          <w:t>Describes the objective of that test. </w:t>
        </w:r>
      </w:ins>
    </w:p>
    <w:p w:rsidR="41633C1B" w:rsidP="53A406BB" w:rsidRDefault="41633C1B" w14:paraId="4F0076F6" w14:textId="43D1DD5D">
      <w:pPr>
        <w:pStyle w:val="ListParagraph"/>
        <w:numPr>
          <w:ilvl w:val="2"/>
          <w:numId w:val="4"/>
        </w:numPr>
        <w:spacing w:after="200" w:line="240" w:lineRule="atLeast"/>
        <w:rPr>
          <w:ins w:author="Anthony Cedeno" w:date="2021-03-14T10:14:57.579Z" w:id="1885275016"/>
          <w:rFonts w:cs="Calibri" w:cstheme="minorAscii"/>
          <w:color w:val="000000" w:themeColor="text1" w:themeTint="FF" w:themeShade="FF"/>
        </w:rPr>
      </w:pPr>
      <w:ins w:author="Anthony Cedeno" w:date="2021-03-14T10:14:57.579Z" w:id="822485233">
        <w:r w:rsidRPr="53A406BB" w:rsidR="7C5F07FC">
          <w:rPr>
            <w:rFonts w:eastAsia="Calibri Light" w:cs="Calibri" w:cstheme="minorAscii"/>
            <w:color w:val="000000" w:themeColor="text1" w:themeTint="FF" w:themeShade="FF"/>
          </w:rPr>
          <w:t>Specify the inputs for testing and expected outputs. </w:t>
        </w:r>
      </w:ins>
    </w:p>
    <w:p w:rsidR="41633C1B" w:rsidP="53A406BB" w:rsidRDefault="41633C1B" w14:paraId="51FC0460" w14:textId="191FF5AC">
      <w:pPr>
        <w:pStyle w:val="ListParagraph"/>
        <w:numPr>
          <w:ilvl w:val="2"/>
          <w:numId w:val="4"/>
        </w:numPr>
        <w:spacing w:after="200" w:line="240" w:lineRule="atLeast"/>
        <w:rPr>
          <w:ins w:author="Anthony Cedeno" w:date="2021-03-14T10:14:57.593Z" w:id="904026608"/>
          <w:rFonts w:cs="Calibri" w:cstheme="minorAscii"/>
          <w:color w:val="000000" w:themeColor="text1" w:themeTint="FF" w:themeShade="FF"/>
        </w:rPr>
      </w:pPr>
      <w:ins w:author="Anthony Cedeno" w:date="2021-03-14T10:14:57.593Z" w:id="684852142">
        <w:r w:rsidRPr="53A406BB" w:rsidR="7C5F07FC">
          <w:rPr>
            <w:rFonts w:eastAsia="Calibri Light" w:cs="Calibri" w:cstheme="minorAscii"/>
            <w:color w:val="000000" w:themeColor="text1" w:themeTint="FF" w:themeShade="FF"/>
          </w:rPr>
          <w:t>Provides step-by-step procedures for executing the test. </w:t>
        </w:r>
      </w:ins>
    </w:p>
    <w:p w:rsidR="41633C1B" w:rsidP="53A406BB" w:rsidRDefault="41633C1B" w14:paraId="1EAD8215" w14:textId="58678990">
      <w:pPr>
        <w:pStyle w:val="ListParagraph"/>
        <w:numPr>
          <w:ilvl w:val="2"/>
          <w:numId w:val="4"/>
        </w:numPr>
        <w:spacing w:after="200" w:line="240" w:lineRule="atLeast"/>
        <w:rPr>
          <w:ins w:author="Anthony Cedeno" w:date="2021-03-14T10:14:57.609Z" w:id="1388708423"/>
          <w:rFonts w:cs="Calibri" w:cstheme="minorAscii"/>
          <w:color w:val="000000" w:themeColor="text1" w:themeTint="FF" w:themeShade="FF"/>
        </w:rPr>
      </w:pPr>
      <w:ins w:author="Anthony Cedeno" w:date="2021-03-14T10:14:57.609Z" w:id="744953312">
        <w:r w:rsidRPr="53A406BB" w:rsidR="7C5F07FC">
          <w:rPr>
            <w:rFonts w:eastAsia="Calibri Light" w:cs="Calibri" w:cstheme="minorAscii"/>
            <w:color w:val="000000" w:themeColor="text1" w:themeTint="FF" w:themeShade="FF"/>
          </w:rPr>
          <w:t>Outlines the pass/fail criteria of the test. </w:t>
        </w:r>
      </w:ins>
    </w:p>
    <w:p w:rsidR="41633C1B" w:rsidP="53A406BB" w:rsidRDefault="41633C1B" w14:paraId="239D7DCB" w14:textId="452F8662">
      <w:pPr>
        <w:pStyle w:val="ListParagraph"/>
        <w:numPr>
          <w:ilvl w:val="0"/>
          <w:numId w:val="4"/>
        </w:numPr>
        <w:spacing w:after="200" w:line="240" w:lineRule="atLeast"/>
        <w:rPr>
          <w:ins w:author="Anthony Cedeno" w:date="2021-03-14T10:14:57.622Z" w:id="639795411"/>
          <w:rFonts w:cs="Calibri" w:cstheme="minorAscii"/>
          <w:b w:val="1"/>
          <w:bCs w:val="1"/>
          <w:color w:val="000000" w:themeColor="text1" w:themeTint="FF" w:themeShade="FF"/>
        </w:rPr>
      </w:pPr>
      <w:ins w:author="Anthony Cedeno" w:date="2021-03-14T10:14:57.622Z" w:id="1235931660">
        <w:r w:rsidRPr="53A406BB" w:rsidR="7C5F07FC">
          <w:rPr>
            <w:rFonts w:eastAsia="Calibri Light" w:cs="Calibri" w:cstheme="minorAscii"/>
            <w:b w:val="1"/>
            <w:bCs w:val="1"/>
            <w:color w:val="000000" w:themeColor="text1" w:themeTint="FF" w:themeShade="FF"/>
          </w:rPr>
          <w:t>Test Case Report</w:t>
        </w:r>
      </w:ins>
    </w:p>
    <w:p w:rsidR="41633C1B" w:rsidP="53A406BB" w:rsidRDefault="41633C1B" w14:paraId="1DC79DD4" w14:textId="5FA4233D">
      <w:pPr>
        <w:pStyle w:val="ListParagraph"/>
        <w:numPr>
          <w:ilvl w:val="1"/>
          <w:numId w:val="4"/>
        </w:numPr>
        <w:spacing w:after="200" w:line="240" w:lineRule="atLeast"/>
        <w:rPr>
          <w:ins w:author="Anthony Cedeno" w:date="2021-03-14T10:14:57.641Z" w:id="1612987078"/>
          <w:rFonts w:cs="Calibri" w:cstheme="minorAscii"/>
          <w:color w:val="000000" w:themeColor="text1" w:themeTint="FF" w:themeShade="FF"/>
        </w:rPr>
      </w:pPr>
      <w:ins w:author="Anthony Cedeno" w:date="2021-03-14T10:14:57.641Z" w:id="777316372">
        <w:r w:rsidRPr="53A406BB" w:rsidR="7C5F07FC">
          <w:rPr>
            <w:rFonts w:eastAsia="Calibri Light" w:cs="Calibri" w:cstheme="minorAscii"/>
            <w:color w:val="000000" w:themeColor="text1" w:themeTint="FF" w:themeShade="FF"/>
          </w:rPr>
          <w:t>This document will present the results of the test case executions.  </w:t>
        </w:r>
      </w:ins>
    </w:p>
    <w:p w:rsidR="41633C1B" w:rsidP="53A406BB" w:rsidRDefault="41633C1B" w14:paraId="3EC8529F" w14:textId="520DD568">
      <w:pPr>
        <w:pStyle w:val="ListParagraph"/>
        <w:numPr>
          <w:ilvl w:val="0"/>
          <w:numId w:val="4"/>
        </w:numPr>
        <w:spacing w:after="200" w:line="240" w:lineRule="atLeast"/>
        <w:rPr>
          <w:ins w:author="Anthony Cedeno" w:date="2021-03-14T10:14:57.655Z" w:id="753118294"/>
          <w:b w:val="1"/>
          <w:bCs w:val="1"/>
          <w:color w:val="000000" w:themeColor="text1" w:themeTint="FF" w:themeShade="FF"/>
        </w:rPr>
      </w:pPr>
      <w:ins w:author="Anthony Cedeno" w:date="2021-03-14T10:14:57.654Z" w:id="247665239">
        <w:r w:rsidRPr="53A406BB" w:rsidR="7C5F07FC">
          <w:rPr>
            <w:rFonts w:ascii="Calibri Light" w:hAnsi="Calibri Light" w:eastAsia="Calibri Light" w:cs="Calibri Light"/>
            <w:b w:val="1"/>
            <w:bCs w:val="1"/>
            <w:color w:val="000000" w:themeColor="text1" w:themeTint="FF" w:themeShade="FF"/>
          </w:rPr>
          <w:t>Defects Reports</w:t>
        </w:r>
      </w:ins>
    </w:p>
    <w:p w:rsidR="41633C1B" w:rsidP="53A406BB" w:rsidRDefault="41633C1B" w14:paraId="678D8BDC" w14:textId="08DC9B6E">
      <w:pPr>
        <w:pStyle w:val="ListParagraph"/>
        <w:numPr>
          <w:ilvl w:val="1"/>
          <w:numId w:val="4"/>
        </w:numPr>
        <w:spacing w:after="200" w:line="240" w:lineRule="atLeast"/>
        <w:rPr>
          <w:ins w:author="Anthony Cedeno" w:date="2021-03-14T10:14:57.669Z" w:id="930306595"/>
          <w:rFonts w:cs="Calibri" w:cstheme="minorAscii"/>
          <w:color w:val="000000" w:themeColor="text1" w:themeTint="FF" w:themeShade="FF"/>
        </w:rPr>
      </w:pPr>
      <w:ins w:author="Anthony Cedeno" w:date="2021-03-14T10:14:57.669Z" w:id="1649379939">
        <w:r w:rsidRPr="53A406BB" w:rsidR="7C5F07FC">
          <w:rPr>
            <w:rFonts w:eastAsia="Calibri Light" w:cs="Calibri" w:cstheme="minorAscii"/>
            <w:color w:val="000000" w:themeColor="text1" w:themeTint="FF" w:themeShade="FF"/>
          </w:rPr>
          <w:t>Defects reports</w:t>
        </w:r>
        <w:r w:rsidRPr="53A406BB" w:rsidR="7C5F07FC">
          <w:rPr>
            <w:rFonts w:eastAsia="Times New Roman" w:cs="Calibri" w:cstheme="minorAscii"/>
            <w:color w:val="000000" w:themeColor="text1" w:themeTint="FF" w:themeShade="FF"/>
          </w:rPr>
          <w:t xml:space="preserve"> </w:t>
        </w:r>
        <w:r w:rsidRPr="53A406BB" w:rsidR="7C5F07FC">
          <w:rPr>
            <w:rFonts w:eastAsia="Calibri Light" w:cs="Calibri" w:cstheme="minorAscii"/>
            <w:color w:val="000000" w:themeColor="text1" w:themeTint="FF" w:themeShade="FF"/>
          </w:rPr>
          <w:t>will store the information about the</w:t>
        </w:r>
        <w:r w:rsidRPr="53A406BB" w:rsidR="7C5F07FC">
          <w:rPr>
            <w:rFonts w:eastAsia="Times New Roman" w:cs="Calibri" w:cstheme="minorAscii"/>
            <w:color w:val="000000" w:themeColor="text1" w:themeTint="FF" w:themeShade="FF"/>
          </w:rPr>
          <w:t xml:space="preserve"> </w:t>
        </w:r>
        <w:r w:rsidRPr="53A406BB" w:rsidR="7C5F07FC">
          <w:rPr>
            <w:rFonts w:eastAsia="Calibri Light" w:cs="Calibri" w:cstheme="minorAscii"/>
            <w:color w:val="000000" w:themeColor="text1" w:themeTint="FF" w:themeShade="FF"/>
          </w:rPr>
          <w:t>identified defects and</w:t>
        </w:r>
        <w:r w:rsidRPr="53A406BB" w:rsidR="7C5F07FC">
          <w:rPr>
            <w:rFonts w:eastAsia="Times New Roman" w:cs="Calibri" w:cstheme="minorAscii"/>
            <w:color w:val="000000" w:themeColor="text1" w:themeTint="FF" w:themeShade="FF"/>
          </w:rPr>
          <w:t xml:space="preserve"> </w:t>
        </w:r>
        <w:r w:rsidRPr="53A406BB" w:rsidR="7C5F07FC">
          <w:rPr>
            <w:rFonts w:eastAsia="Calibri Light" w:cs="Calibri" w:cstheme="minorAscii"/>
            <w:color w:val="000000" w:themeColor="text1" w:themeTint="FF" w:themeShade="FF"/>
          </w:rPr>
          <w:t>resolutions.  </w:t>
        </w:r>
      </w:ins>
    </w:p>
    <w:p w:rsidR="41633C1B" w:rsidP="53A406BB" w:rsidRDefault="41633C1B" w14:paraId="72FF5841" w14:textId="38098424">
      <w:pPr>
        <w:pStyle w:val="ListParagraph"/>
        <w:numPr>
          <w:ilvl w:val="0"/>
          <w:numId w:val="4"/>
        </w:numPr>
        <w:spacing w:after="200" w:line="240" w:lineRule="atLeast"/>
        <w:jc w:val="both"/>
        <w:rPr>
          <w:ins w:author="Anthony Cedeno" w:date="2021-03-14T10:14:57.683Z" w:id="1643861613"/>
          <w:b w:val="1"/>
          <w:bCs w:val="1"/>
          <w:color w:val="000000" w:themeColor="text1" w:themeTint="FF" w:themeShade="FF"/>
        </w:rPr>
      </w:pPr>
      <w:ins w:author="Anthony Cedeno" w:date="2021-03-14T10:14:57.683Z" w:id="51521309">
        <w:r w:rsidRPr="53A406BB" w:rsidR="7C5F07FC">
          <w:rPr>
            <w:rFonts w:ascii="Calibri Light" w:hAnsi="Calibri Light" w:eastAsia="Calibri Light" w:cs="Calibri Light"/>
            <w:b w:val="1"/>
            <w:bCs w:val="1"/>
            <w:color w:val="000000" w:themeColor="text1" w:themeTint="FF" w:themeShade="FF"/>
          </w:rPr>
          <w:t>Customer Sign Off</w:t>
        </w:r>
      </w:ins>
    </w:p>
    <w:p w:rsidR="41633C1B" w:rsidP="53A406BB" w:rsidRDefault="41633C1B" w14:paraId="3F1EE88C" w14:textId="655FC503">
      <w:pPr>
        <w:pStyle w:val="ListParagraph"/>
        <w:numPr>
          <w:ilvl w:val="1"/>
          <w:numId w:val="4"/>
        </w:numPr>
        <w:spacing w:after="200" w:line="240" w:lineRule="atLeast"/>
        <w:jc w:val="both"/>
        <w:rPr>
          <w:ins w:author="Anthony Cedeno" w:date="2021-03-14T10:14:57.696Z" w:id="1776024192"/>
          <w:rFonts w:cs="Calibri" w:cstheme="minorAscii"/>
          <w:color w:val="000000" w:themeColor="text1" w:themeTint="FF" w:themeShade="FF"/>
        </w:rPr>
      </w:pPr>
      <w:ins w:author="Anthony Cedeno" w:date="2021-03-14T10:14:57.696Z" w:id="1948509999">
        <w:r w:rsidRPr="53A406BB" w:rsidR="7C5F07FC">
          <w:rPr>
            <w:rFonts w:eastAsia="Calibri Light" w:cs="Calibri" w:cstheme="minorAscii"/>
            <w:color w:val="000000" w:themeColor="text1" w:themeTint="FF" w:themeShade="FF"/>
          </w:rPr>
          <w:t>This is the document</w:t>
        </w:r>
        <w:r w:rsidRPr="53A406BB" w:rsidR="7C5F07FC">
          <w:rPr>
            <w:rFonts w:eastAsia="Times New Roman" w:cs="Calibri" w:cstheme="minorAscii"/>
            <w:color w:val="000000" w:themeColor="text1" w:themeTint="FF" w:themeShade="FF"/>
          </w:rPr>
          <w:t xml:space="preserve"> </w:t>
        </w:r>
        <w:r w:rsidRPr="53A406BB" w:rsidR="7C5F07FC">
          <w:rPr>
            <w:rFonts w:eastAsia="Calibri Light" w:cs="Calibri" w:cstheme="minorAscii"/>
            <w:color w:val="000000" w:themeColor="text1" w:themeTint="FF" w:themeShade="FF"/>
          </w:rPr>
          <w:t>that the customer of this project will sign to validate that system meets all the REST calls requirements of the system. </w:t>
        </w:r>
      </w:ins>
    </w:p>
    <w:p w:rsidR="41633C1B" w:rsidP="53A406BB" w:rsidRDefault="41633C1B" w14:paraId="7A716C54" w14:textId="1690017C">
      <w:pPr>
        <w:pStyle w:val="Heading1"/>
        <w:spacing w:before="480" w:after="120" w:line="276" w:lineRule="auto"/>
        <w:rPr>
          <w:ins w:author="Anthony Cedeno" w:date="2021-03-14T10:14:57.71Z" w:id="1577737060"/>
          <w:rFonts w:ascii="Times New Roman" w:hAnsi="Times New Roman" w:eastAsia="Times New Roman" w:cs="Times New Roman"/>
          <w:smallCaps w:val="1"/>
          <w:color w:val="000000" w:themeColor="text1" w:themeTint="FF" w:themeShade="FF"/>
          <w:sz w:val="36"/>
          <w:szCs w:val="36"/>
        </w:rPr>
      </w:pPr>
      <w:ins w:author="Anthony Cedeno" w:date="2021-03-14T10:14:57.709Z" w:id="1791191030">
        <w:r w:rsidRPr="53A406BB" w:rsidR="7C5F07FC">
          <w:rPr>
            <w:rFonts w:ascii="Calibri Light" w:hAnsi="Calibri Light" w:eastAsia="Calibri Light" w:cs="Calibri Light"/>
            <w:smallCaps w:val="1"/>
            <w:color w:val="000000" w:themeColor="text1" w:themeTint="FF" w:themeShade="FF"/>
            <w:sz w:val="36"/>
            <w:szCs w:val="36"/>
          </w:rPr>
          <w:t>Resource &amp; Environment Needs</w:t>
        </w:r>
        <w:r w:rsidRPr="53A406BB" w:rsidR="7C5F07FC">
          <w:rPr>
            <w:rFonts w:ascii="Times New Roman" w:hAnsi="Times New Roman" w:eastAsia="Times New Roman" w:cs="Times New Roman"/>
            <w:smallCaps w:val="1"/>
            <w:color w:val="000000" w:themeColor="text1" w:themeTint="FF" w:themeShade="FF"/>
            <w:sz w:val="36"/>
            <w:szCs w:val="36"/>
          </w:rPr>
          <w:t> </w:t>
        </w:r>
      </w:ins>
    </w:p>
    <w:p w:rsidR="41633C1B" w:rsidP="53A406BB" w:rsidRDefault="41633C1B" w14:paraId="0D9732AD" w14:textId="49A4AC12">
      <w:pPr>
        <w:pStyle w:val="Heading2"/>
        <w:spacing w:before="200" w:after="120" w:line="271" w:lineRule="auto"/>
        <w:rPr>
          <w:ins w:author="Anthony Cedeno" w:date="2021-03-14T10:14:57.71Z" w:id="2002973066"/>
          <w:rFonts w:ascii="Calibri Light" w:hAnsi="Calibri Light" w:eastAsia="Calibri Light" w:cs="Calibri Light"/>
          <w:smallCaps w:val="1"/>
          <w:color w:val="000000" w:themeColor="text1" w:themeTint="FF" w:themeShade="FF"/>
          <w:sz w:val="28"/>
          <w:szCs w:val="28"/>
        </w:rPr>
      </w:pPr>
      <w:ins w:author="Anthony Cedeno" w:date="2021-03-14T10:14:57.71Z" w:id="1944939083">
        <w:r w:rsidRPr="53A406BB" w:rsidR="7C5F07FC">
          <w:rPr>
            <w:rFonts w:ascii="Calibri Light" w:hAnsi="Calibri Light" w:eastAsia="Calibri Light" w:cs="Calibri Light"/>
            <w:smallCaps w:val="1"/>
            <w:color w:val="000000" w:themeColor="text1" w:themeTint="FF" w:themeShade="FF"/>
            <w:sz w:val="28"/>
            <w:szCs w:val="28"/>
          </w:rPr>
          <w:t>Testing Tools</w:t>
        </w:r>
        <w:r w:rsidRPr="53A406BB" w:rsidR="7C5F07FC">
          <w:rPr>
            <w:rFonts w:ascii="Calibri Light" w:hAnsi="Calibri Light" w:eastAsia="Calibri Light" w:cs="Calibri Light"/>
            <w:smallCaps w:val="1"/>
            <w:color w:val="000000" w:themeColor="text1" w:themeTint="FF" w:themeShade="FF"/>
            <w:sz w:val="28"/>
            <w:szCs w:val="28"/>
          </w:rPr>
          <w:t>  </w:t>
        </w:r>
      </w:ins>
    </w:p>
    <w:p w:rsidR="41633C1B" w:rsidP="53A406BB" w:rsidRDefault="41633C1B" w14:paraId="47A50566" w14:textId="67458873">
      <w:pPr>
        <w:spacing w:after="200" w:line="240" w:lineRule="atLeast"/>
        <w:jc w:val="center"/>
        <w:rPr>
          <w:ins w:author="Anthony Cedeno" w:date="2021-03-14T10:14:57.71Z" w:id="1503197841"/>
          <w:rFonts w:ascii="Calibri Light" w:hAnsi="Calibri Light" w:eastAsia="Calibri Light" w:cs="Calibri Light"/>
          <w:color w:val="1F3864" w:themeColor="accent1" w:themeTint="FF" w:themeShade="80"/>
          <w:sz w:val="22"/>
          <w:szCs w:val="22"/>
        </w:rPr>
      </w:pPr>
      <w:ins w:author="Anthony Cedeno" w:date="2021-03-14T10:14:57.71Z" w:id="1787608149">
        <w:r w:rsidRPr="53A406BB" w:rsidR="7C5F07FC">
          <w:rPr>
            <w:rFonts w:ascii="Calibri Light" w:hAnsi="Calibri Light" w:eastAsia="Calibri Light" w:cs="Calibri Light"/>
            <w:b w:val="1"/>
            <w:bCs w:val="1"/>
            <w:i w:val="1"/>
            <w:iCs w:val="1"/>
            <w:color w:val="1F3864" w:themeColor="accent1" w:themeTint="FF" w:themeShade="80"/>
            <w:sz w:val="22"/>
            <w:szCs w:val="22"/>
          </w:rPr>
          <w:t>Table </w:t>
        </w:r>
        <w:r w:rsidRPr="53A406BB" w:rsidR="7C5F07FC">
          <w:rPr>
            <w:rFonts w:ascii="Calibri Light" w:hAnsi="Calibri Light" w:eastAsia="Calibri Light" w:cs="Calibri Light"/>
            <w:b w:val="1"/>
            <w:bCs w:val="1"/>
            <w:i w:val="1"/>
            <w:iCs w:val="1"/>
            <w:color w:val="000000" w:themeColor="text1" w:themeTint="FF" w:themeShade="FF"/>
            <w:sz w:val="22"/>
            <w:szCs w:val="22"/>
          </w:rPr>
          <w:t>4: Testing</w:t>
        </w:r>
        <w:r w:rsidRPr="53A406BB" w:rsidR="7C5F07FC">
          <w:rPr>
            <w:rFonts w:ascii="Calibri Light" w:hAnsi="Calibri Light" w:eastAsia="Calibri Light" w:cs="Calibri Light"/>
            <w:i w:val="1"/>
            <w:iCs w:val="1"/>
            <w:color w:val="1F3864" w:themeColor="accent1" w:themeTint="FF" w:themeShade="80"/>
            <w:sz w:val="22"/>
            <w:szCs w:val="22"/>
          </w:rPr>
          <w:t xml:space="preserve"> Tools </w:t>
        </w:r>
      </w:ins>
    </w:p>
    <w:tbl>
      <w:tblPr>
        <w:tblStyle w:val="GridTable4-Accent1"/>
        <w:tblW w:w="0" w:type="auto"/>
        <w:tblLook w:val="04A0" w:firstRow="1" w:lastRow="0" w:firstColumn="1" w:lastColumn="0" w:noHBand="0" w:noVBand="1"/>
      </w:tblPr>
      <w:tblGrid>
        <w:gridCol w:w="2865"/>
        <w:gridCol w:w="2970"/>
      </w:tblGrid>
      <w:tr w:rsidR="53A406BB" w:rsidTr="53A406BB" w14:paraId="26C0AFA5">
        <w:trPr>
          <w:trHeight w:val="315"/>
          <w:ins w:author="Anthony Cedeno" w:date="2021-03-14T10:14:57.71Z" w:id="1938002586"/>
        </w:trPr>
        <w:tc>
          <w:tcPr>
            <w:cnfStyle w:val="001000000000" w:firstRow="0" w:lastRow="0" w:firstColumn="1" w:lastColumn="0" w:oddVBand="0" w:evenVBand="0" w:oddHBand="0" w:evenHBand="0" w:firstRowFirstColumn="0" w:firstRowLastColumn="0" w:lastRowFirstColumn="0" w:lastRowLastColumn="0"/>
            <w:tcW w:w="2865" w:type="dxa"/>
            <w:tcBorders>
              <w:top w:val="single" w:color="4472C4" w:themeColor="accent1" w:sz="6"/>
              <w:left w:val="single" w:color="4472C4" w:themeColor="accent1" w:sz="6"/>
              <w:bottom w:val="single" w:color="4472C4" w:themeColor="accent1" w:sz="6"/>
            </w:tcBorders>
            <w:tcMar/>
          </w:tcPr>
          <w:p w:rsidR="53A406BB" w:rsidP="53A406BB" w:rsidRDefault="53A406BB" w14:paraId="2D976BC1" w14:textId="1BAB88F3">
            <w:pPr>
              <w:spacing w:after="200" w:line="276" w:lineRule="auto"/>
              <w:jc w:val="center"/>
              <w:rPr>
                <w:rFonts w:ascii="Calibri Light" w:hAnsi="Calibri Light" w:eastAsia="Calibri Light" w:cs="Calibri Light"/>
              </w:rPr>
            </w:pPr>
            <w:ins w:author="Anthony Cedeno" w:date="2021-03-14T10:14:57.71Z" w:id="32961372">
              <w:r w:rsidRPr="53A406BB" w:rsidR="53A406BB">
                <w:rPr>
                  <w:rFonts w:ascii="Calibri Light" w:hAnsi="Calibri Light" w:eastAsia="Calibri Light" w:cs="Calibri Light"/>
                </w:rPr>
                <w:t>Process </w:t>
              </w:r>
            </w:ins>
          </w:p>
        </w:tc>
        <w:tc>
          <w:tcPr>
            <w:cnfStyle w:val="000000000000" w:firstRow="0" w:lastRow="0" w:firstColumn="0" w:lastColumn="0" w:oddVBand="0" w:evenVBand="0" w:oddHBand="0" w:evenHBand="0" w:firstRowFirstColumn="0" w:firstRowLastColumn="0" w:lastRowFirstColumn="0" w:lastRowLastColumn="0"/>
            <w:tcW w:w="2970" w:type="dxa"/>
            <w:tcBorders>
              <w:top w:val="single" w:color="4472C4" w:themeColor="accent1" w:sz="6"/>
              <w:bottom w:val="single" w:color="4472C4" w:themeColor="accent1" w:sz="6"/>
              <w:right w:val="single" w:color="4472C4" w:themeColor="accent1" w:sz="6"/>
            </w:tcBorders>
            <w:tcMar/>
          </w:tcPr>
          <w:p w:rsidR="53A406BB" w:rsidP="53A406BB" w:rsidRDefault="53A406BB" w14:paraId="714CC1B6" w14:textId="2E552D73">
            <w:pPr>
              <w:spacing w:after="200" w:line="276" w:lineRule="auto"/>
              <w:jc w:val="center"/>
              <w:rPr>
                <w:rFonts w:ascii="Calibri Light" w:hAnsi="Calibri Light" w:eastAsia="Calibri Light" w:cs="Calibri Light"/>
                <w:b w:val="0"/>
                <w:bCs w:val="0"/>
              </w:rPr>
            </w:pPr>
            <w:ins w:author="Anthony Cedeno" w:date="2021-03-14T10:14:57.71Z" w:id="2090781887">
              <w:r w:rsidRPr="53A406BB" w:rsidR="53A406BB">
                <w:rPr>
                  <w:rFonts w:ascii="Calibri Light" w:hAnsi="Calibri Light" w:eastAsia="Calibri Light" w:cs="Calibri Light"/>
                </w:rPr>
                <w:t>Tool </w:t>
              </w:r>
            </w:ins>
          </w:p>
        </w:tc>
      </w:tr>
      <w:tr w:rsidR="53A406BB" w:rsidTr="53A406BB" w14:paraId="402E3DB3">
        <w:trPr>
          <w:trHeight w:val="315"/>
          <w:ins w:author="Anthony Cedeno" w:date="2021-03-14T10:14:57.71Z" w:id="886647143"/>
        </w:trPr>
        <w:tc>
          <w:tcPr>
            <w:cnfStyle w:val="001000000000" w:firstRow="0" w:lastRow="0" w:firstColumn="1" w:lastColumn="0" w:oddVBand="0" w:evenVBand="0" w:oddHBand="0" w:evenHBand="0" w:firstRowFirstColumn="0" w:firstRowLastColumn="0" w:lastRowFirstColumn="0" w:lastRowLastColumn="0"/>
            <w:tcW w:w="2865" w:type="dxa"/>
            <w:tcMar/>
          </w:tcPr>
          <w:p w:rsidR="53A406BB" w:rsidP="53A406BB" w:rsidRDefault="53A406BB" w14:paraId="4876D48F" w14:textId="75D9F42E">
            <w:pPr>
              <w:spacing w:after="200" w:line="276" w:lineRule="auto"/>
              <w:rPr>
                <w:rFonts w:ascii="Calibri Light" w:hAnsi="Calibri Light" w:eastAsia="Calibri Light" w:cs="Calibri Light"/>
              </w:rPr>
            </w:pPr>
            <w:ins w:author="Anthony Cedeno" w:date="2021-03-14T10:14:57.711Z" w:id="754788264">
              <w:r w:rsidRPr="53A406BB" w:rsidR="53A406BB">
                <w:rPr>
                  <w:rFonts w:ascii="Calibri Light" w:hAnsi="Calibri Light" w:eastAsia="Calibri Light" w:cs="Calibri Light"/>
                </w:rPr>
                <w:t>Test Case Specification  </w:t>
              </w:r>
            </w:ins>
          </w:p>
        </w:tc>
        <w:tc>
          <w:tcPr>
            <w:cnfStyle w:val="000000000000" w:firstRow="0" w:lastRow="0" w:firstColumn="0" w:lastColumn="0" w:oddVBand="0" w:evenVBand="0" w:oddHBand="0" w:evenHBand="0" w:firstRowFirstColumn="0" w:firstRowLastColumn="0" w:lastRowFirstColumn="0" w:lastRowLastColumn="0"/>
            <w:tcW w:w="2970" w:type="dxa"/>
            <w:tcMar/>
          </w:tcPr>
          <w:p w:rsidR="53A406BB" w:rsidP="53A406BB" w:rsidRDefault="53A406BB" w14:paraId="415B35AC" w14:textId="61E55785">
            <w:pPr>
              <w:spacing w:after="200" w:line="276" w:lineRule="auto"/>
              <w:rPr>
                <w:rFonts w:eastAsia="Calibri Light" w:cs="Calibri" w:cstheme="minorAscii"/>
              </w:rPr>
            </w:pPr>
            <w:ins w:author="Anthony Cedeno" w:date="2021-03-14T10:14:57.711Z" w:id="1449359866">
              <w:r w:rsidRPr="53A406BB" w:rsidR="53A406BB">
                <w:rPr>
                  <w:rFonts w:eastAsia="Calibri Light" w:cs="Calibri" w:cstheme="minorAscii"/>
                </w:rPr>
                <w:t>MS Office </w:t>
              </w:r>
            </w:ins>
          </w:p>
        </w:tc>
      </w:tr>
      <w:tr w:rsidR="53A406BB" w:rsidTr="53A406BB" w14:paraId="43648B59">
        <w:trPr>
          <w:trHeight w:val="300"/>
          <w:ins w:author="Anthony Cedeno" w:date="2021-03-14T10:14:57.711Z" w:id="241248185"/>
        </w:trPr>
        <w:tc>
          <w:tcPr>
            <w:cnfStyle w:val="001000000000" w:firstRow="0" w:lastRow="0" w:firstColumn="1" w:lastColumn="0" w:oddVBand="0" w:evenVBand="0" w:oddHBand="0" w:evenHBand="0" w:firstRowFirstColumn="0" w:firstRowLastColumn="0" w:lastRowFirstColumn="0" w:lastRowLastColumn="0"/>
            <w:tcW w:w="2865" w:type="dxa"/>
            <w:tcMar/>
          </w:tcPr>
          <w:p w:rsidR="53A406BB" w:rsidP="53A406BB" w:rsidRDefault="53A406BB" w14:paraId="5C552921" w14:textId="0C774606">
            <w:pPr>
              <w:spacing w:after="200" w:line="276" w:lineRule="auto"/>
              <w:rPr>
                <w:rFonts w:ascii="Calibri Light" w:hAnsi="Calibri Light" w:eastAsia="Calibri Light" w:cs="Calibri Light"/>
              </w:rPr>
            </w:pPr>
            <w:ins w:author="Anthony Cedeno" w:date="2021-03-14T10:14:57.711Z" w:id="473921841">
              <w:r w:rsidRPr="53A406BB" w:rsidR="53A406BB">
                <w:rPr>
                  <w:rFonts w:ascii="Calibri Light" w:hAnsi="Calibri Light" w:eastAsia="Calibri Light" w:cs="Calibri Light"/>
                </w:rPr>
                <w:t>Test Case Tracking </w:t>
              </w:r>
            </w:ins>
          </w:p>
        </w:tc>
        <w:tc>
          <w:tcPr>
            <w:cnfStyle w:val="000000000000" w:firstRow="0" w:lastRow="0" w:firstColumn="0" w:lastColumn="0" w:oddVBand="0" w:evenVBand="0" w:oddHBand="0" w:evenHBand="0" w:firstRowFirstColumn="0" w:firstRowLastColumn="0" w:lastRowFirstColumn="0" w:lastRowLastColumn="0"/>
            <w:tcW w:w="2970" w:type="dxa"/>
            <w:tcMar/>
          </w:tcPr>
          <w:p w:rsidR="53A406BB" w:rsidP="53A406BB" w:rsidRDefault="53A406BB" w14:paraId="2FEDE05D" w14:textId="3CEB6D54">
            <w:pPr>
              <w:spacing w:after="200" w:line="276" w:lineRule="auto"/>
              <w:rPr>
                <w:rFonts w:eastAsia="Calibri Light" w:cs="Calibri" w:cstheme="minorAscii"/>
              </w:rPr>
            </w:pPr>
            <w:ins w:author="Anthony Cedeno" w:date="2021-03-14T10:14:57.711Z" w:id="558491443">
              <w:r w:rsidRPr="53A406BB" w:rsidR="53A406BB">
                <w:rPr>
                  <w:rFonts w:eastAsia="Calibri Light" w:cs="Calibri" w:cstheme="minorAscii"/>
                </w:rPr>
                <w:t>MS Excel  </w:t>
              </w:r>
            </w:ins>
          </w:p>
        </w:tc>
      </w:tr>
      <w:tr w:rsidR="53A406BB" w:rsidTr="53A406BB" w14:paraId="59792ABA">
        <w:trPr>
          <w:trHeight w:val="315"/>
          <w:ins w:author="Anthony Cedeno" w:date="2021-03-14T10:14:57.711Z" w:id="1952778058"/>
        </w:trPr>
        <w:tc>
          <w:tcPr>
            <w:cnfStyle w:val="001000000000" w:firstRow="0" w:lastRow="0" w:firstColumn="1" w:lastColumn="0" w:oddVBand="0" w:evenVBand="0" w:oddHBand="0" w:evenHBand="0" w:firstRowFirstColumn="0" w:firstRowLastColumn="0" w:lastRowFirstColumn="0" w:lastRowLastColumn="0"/>
            <w:tcW w:w="2865" w:type="dxa"/>
            <w:tcMar/>
          </w:tcPr>
          <w:p w:rsidR="53A406BB" w:rsidP="53A406BB" w:rsidRDefault="53A406BB" w14:paraId="64947590" w14:textId="1D5029A2">
            <w:pPr>
              <w:spacing w:after="200" w:line="276" w:lineRule="auto"/>
              <w:rPr>
                <w:rFonts w:ascii="Calibri Light" w:hAnsi="Calibri Light" w:eastAsia="Calibri Light" w:cs="Calibri Light"/>
              </w:rPr>
            </w:pPr>
            <w:ins w:author="Anthony Cedeno" w:date="2021-03-14T10:14:57.711Z" w:id="1583131420">
              <w:r w:rsidRPr="53A406BB" w:rsidR="53A406BB">
                <w:rPr>
                  <w:rFonts w:ascii="Calibri Light" w:hAnsi="Calibri Light" w:eastAsia="Calibri Light" w:cs="Calibri Light"/>
                </w:rPr>
                <w:t>REST Calls Testing  </w:t>
              </w:r>
            </w:ins>
          </w:p>
        </w:tc>
        <w:tc>
          <w:tcPr>
            <w:cnfStyle w:val="000000000000" w:firstRow="0" w:lastRow="0" w:firstColumn="0" w:lastColumn="0" w:oddVBand="0" w:evenVBand="0" w:oddHBand="0" w:evenHBand="0" w:firstRowFirstColumn="0" w:firstRowLastColumn="0" w:lastRowFirstColumn="0" w:lastRowLastColumn="0"/>
            <w:tcW w:w="2970" w:type="dxa"/>
            <w:tcMar/>
          </w:tcPr>
          <w:p w:rsidR="53A406BB" w:rsidP="53A406BB" w:rsidRDefault="53A406BB" w14:paraId="695F0D28" w14:textId="6E3D32C3">
            <w:pPr>
              <w:spacing w:after="200" w:line="276" w:lineRule="auto"/>
              <w:rPr>
                <w:rFonts w:eastAsia="Calibri Light" w:cs="Calibri" w:cstheme="minorAscii"/>
              </w:rPr>
            </w:pPr>
            <w:ins w:author="Anthony Cedeno" w:date="2021-03-14T10:14:57.712Z" w:id="1630901842">
              <w:r w:rsidRPr="53A406BB" w:rsidR="53A406BB">
                <w:rPr>
                  <w:rFonts w:eastAsia="Calibri Light" w:cs="Calibri" w:cstheme="minorAscii"/>
                </w:rPr>
                <w:t>Fiddler </w:t>
              </w:r>
            </w:ins>
          </w:p>
        </w:tc>
      </w:tr>
      <w:tr w:rsidR="53A406BB" w:rsidTr="53A406BB" w14:paraId="728025B9">
        <w:trPr>
          <w:trHeight w:val="315"/>
          <w:ins w:author="Anthony Cedeno" w:date="2021-03-14T10:14:57.712Z" w:id="1380887921"/>
        </w:trPr>
        <w:tc>
          <w:tcPr>
            <w:cnfStyle w:val="001000000000" w:firstRow="0" w:lastRow="0" w:firstColumn="1" w:lastColumn="0" w:oddVBand="0" w:evenVBand="0" w:oddHBand="0" w:evenHBand="0" w:firstRowFirstColumn="0" w:firstRowLastColumn="0" w:lastRowFirstColumn="0" w:lastRowLastColumn="0"/>
            <w:tcW w:w="2865" w:type="dxa"/>
            <w:tcMar/>
          </w:tcPr>
          <w:p w:rsidR="53A406BB" w:rsidP="53A406BB" w:rsidRDefault="53A406BB" w14:paraId="5C732A3D" w14:textId="579127AA">
            <w:pPr>
              <w:spacing w:after="200" w:line="276" w:lineRule="auto"/>
              <w:rPr>
                <w:rFonts w:ascii="Calibri Light" w:hAnsi="Calibri Light" w:eastAsia="Calibri Light" w:cs="Calibri Light"/>
              </w:rPr>
            </w:pPr>
            <w:ins w:author="Anthony Cedeno" w:date="2021-03-14T10:14:57.712Z" w:id="1926079897">
              <w:r w:rsidRPr="53A406BB" w:rsidR="53A406BB">
                <w:rPr>
                  <w:rFonts w:ascii="Calibri Light" w:hAnsi="Calibri Light" w:eastAsia="Calibri Light" w:cs="Calibri Light"/>
                </w:rPr>
                <w:t>Dialogflow Agent Testing</w:t>
              </w:r>
            </w:ins>
          </w:p>
        </w:tc>
        <w:tc>
          <w:tcPr>
            <w:cnfStyle w:val="000000000000" w:firstRow="0" w:lastRow="0" w:firstColumn="0" w:lastColumn="0" w:oddVBand="0" w:evenVBand="0" w:oddHBand="0" w:evenHBand="0" w:firstRowFirstColumn="0" w:firstRowLastColumn="0" w:lastRowFirstColumn="0" w:lastRowLastColumn="0"/>
            <w:tcW w:w="2970" w:type="dxa"/>
            <w:tcMar/>
          </w:tcPr>
          <w:p w:rsidR="53A406BB" w:rsidP="53A406BB" w:rsidRDefault="53A406BB" w14:paraId="176EEDD7" w14:textId="5C61F0CD">
            <w:pPr>
              <w:spacing w:after="200" w:line="276" w:lineRule="auto"/>
              <w:rPr>
                <w:rFonts w:eastAsia="Calibri Light" w:cs="Calibri" w:cstheme="minorAscii"/>
              </w:rPr>
            </w:pPr>
            <w:ins w:author="Anthony Cedeno" w:date="2021-03-14T10:14:57.712Z" w:id="827804712">
              <w:r w:rsidRPr="53A406BB" w:rsidR="53A406BB">
                <w:rPr>
                  <w:rFonts w:eastAsia="Calibri Light" w:cs="Calibri" w:cstheme="minorAscii"/>
                </w:rPr>
                <w:t>GCP Assistants API</w:t>
              </w:r>
            </w:ins>
          </w:p>
        </w:tc>
      </w:tr>
      <w:tr w:rsidR="53A406BB" w:rsidTr="53A406BB" w14:paraId="4C86397D">
        <w:trPr>
          <w:trHeight w:val="315"/>
          <w:ins w:author="Anthony Cedeno" w:date="2021-03-14T10:14:57.712Z" w:id="50297940"/>
        </w:trPr>
        <w:tc>
          <w:tcPr>
            <w:cnfStyle w:val="001000000000" w:firstRow="0" w:lastRow="0" w:firstColumn="1" w:lastColumn="0" w:oddVBand="0" w:evenVBand="0" w:oddHBand="0" w:evenHBand="0" w:firstRowFirstColumn="0" w:firstRowLastColumn="0" w:lastRowFirstColumn="0" w:lastRowLastColumn="0"/>
            <w:tcW w:w="2865" w:type="dxa"/>
            <w:tcMar/>
          </w:tcPr>
          <w:p w:rsidR="53A406BB" w:rsidP="53A406BB" w:rsidRDefault="53A406BB" w14:paraId="74D70F37" w14:textId="1ADF8E7F">
            <w:pPr>
              <w:spacing w:after="200" w:line="276" w:lineRule="auto"/>
              <w:rPr>
                <w:rFonts w:ascii="Calibri Light" w:hAnsi="Calibri Light" w:eastAsia="Calibri Light" w:cs="Calibri Light"/>
              </w:rPr>
            </w:pPr>
            <w:ins w:author="Anthony Cedeno" w:date="2021-03-14T10:14:57.712Z" w:id="2108269070">
              <w:r w:rsidRPr="53A406BB" w:rsidR="53A406BB">
                <w:rPr>
                  <w:rFonts w:ascii="Calibri Light" w:hAnsi="Calibri Light" w:eastAsia="Calibri Light" w:cs="Calibri Light"/>
                </w:rPr>
                <w:t>Defect Management </w:t>
              </w:r>
            </w:ins>
          </w:p>
        </w:tc>
        <w:tc>
          <w:tcPr>
            <w:cnfStyle w:val="000000000000" w:firstRow="0" w:lastRow="0" w:firstColumn="0" w:lastColumn="0" w:oddVBand="0" w:evenVBand="0" w:oddHBand="0" w:evenHBand="0" w:firstRowFirstColumn="0" w:firstRowLastColumn="0" w:lastRowFirstColumn="0" w:lastRowLastColumn="0"/>
            <w:tcW w:w="2970" w:type="dxa"/>
            <w:tcMar/>
          </w:tcPr>
          <w:p w:rsidR="53A406BB" w:rsidP="53A406BB" w:rsidRDefault="53A406BB" w14:paraId="58BFA0B2" w14:textId="07BD680F">
            <w:pPr>
              <w:spacing w:after="200" w:line="276" w:lineRule="auto"/>
              <w:rPr>
                <w:rFonts w:eastAsia="Calibri Light" w:cs="Calibri" w:cstheme="minorAscii"/>
              </w:rPr>
            </w:pPr>
            <w:ins w:author="Anthony Cedeno" w:date="2021-03-14T10:14:57.712Z" w:id="1122487277">
              <w:r w:rsidRPr="53A406BB" w:rsidR="53A406BB">
                <w:rPr>
                  <w:rFonts w:eastAsia="Calibri Light" w:cs="Calibri" w:cstheme="minorAscii"/>
                </w:rPr>
                <w:t>MS Word </w:t>
              </w:r>
            </w:ins>
          </w:p>
        </w:tc>
      </w:tr>
      <w:tr w:rsidR="53A406BB" w:rsidTr="53A406BB" w14:paraId="00396322">
        <w:trPr>
          <w:trHeight w:val="315"/>
          <w:ins w:author="Anthony Cedeno" w:date="2021-03-14T10:14:57.712Z" w:id="2052649933"/>
        </w:trPr>
        <w:tc>
          <w:tcPr>
            <w:cnfStyle w:val="001000000000" w:firstRow="0" w:lastRow="0" w:firstColumn="1" w:lastColumn="0" w:oddVBand="0" w:evenVBand="0" w:oddHBand="0" w:evenHBand="0" w:firstRowFirstColumn="0" w:firstRowLastColumn="0" w:lastRowFirstColumn="0" w:lastRowLastColumn="0"/>
            <w:tcW w:w="2865" w:type="dxa"/>
            <w:tcMar/>
          </w:tcPr>
          <w:p w:rsidR="53A406BB" w:rsidP="53A406BB" w:rsidRDefault="53A406BB" w14:paraId="6505A106" w14:textId="6453F123">
            <w:pPr>
              <w:spacing w:after="200" w:line="276" w:lineRule="auto"/>
              <w:rPr>
                <w:rFonts w:ascii="Calibri Light" w:hAnsi="Calibri Light" w:eastAsia="Calibri Light" w:cs="Calibri Light"/>
              </w:rPr>
            </w:pPr>
            <w:ins w:author="Anthony Cedeno" w:date="2021-03-14T10:14:57.713Z" w:id="123727404">
              <w:r w:rsidRPr="53A406BB" w:rsidR="53A406BB">
                <w:rPr>
                  <w:rFonts w:ascii="Calibri Light" w:hAnsi="Calibri Light" w:eastAsia="Calibri Light" w:cs="Calibri Light"/>
                </w:rPr>
                <w:t>Test Reporting  </w:t>
              </w:r>
            </w:ins>
          </w:p>
        </w:tc>
        <w:tc>
          <w:tcPr>
            <w:cnfStyle w:val="000000000000" w:firstRow="0" w:lastRow="0" w:firstColumn="0" w:lastColumn="0" w:oddVBand="0" w:evenVBand="0" w:oddHBand="0" w:evenHBand="0" w:firstRowFirstColumn="0" w:firstRowLastColumn="0" w:lastRowFirstColumn="0" w:lastRowLastColumn="0"/>
            <w:tcW w:w="2970" w:type="dxa"/>
            <w:tcMar/>
          </w:tcPr>
          <w:p w:rsidR="53A406BB" w:rsidP="53A406BB" w:rsidRDefault="53A406BB" w14:paraId="7C40FFD1" w14:textId="6C5CD5E3">
            <w:pPr>
              <w:spacing w:after="200" w:line="276" w:lineRule="auto"/>
              <w:rPr>
                <w:rFonts w:eastAsia="Calibri Light" w:cs="Calibri" w:cstheme="minorAscii"/>
              </w:rPr>
            </w:pPr>
            <w:ins w:author="Anthony Cedeno" w:date="2021-03-14T10:14:57.713Z" w:id="714888356">
              <w:r w:rsidRPr="53A406BB" w:rsidR="53A406BB">
                <w:rPr>
                  <w:rFonts w:eastAsia="Calibri Light" w:cs="Calibri" w:cstheme="minorAscii"/>
                </w:rPr>
                <w:t>MS Word </w:t>
              </w:r>
            </w:ins>
          </w:p>
        </w:tc>
      </w:tr>
    </w:tbl>
    <w:p w:rsidR="41633C1B" w:rsidP="53A406BB" w:rsidRDefault="41633C1B" w14:paraId="1189EC5D" w14:textId="742EE8FE">
      <w:pPr>
        <w:spacing w:after="200" w:line="240" w:lineRule="atLeast"/>
        <w:rPr>
          <w:ins w:author="Anthony Cedeno" w:date="2021-03-14T10:14:57.713Z" w:id="1730529606"/>
          <w:rFonts w:ascii="Calibri Light" w:hAnsi="Calibri Light" w:eastAsia="Calibri Light" w:cs="Calibri Light"/>
          <w:smallCaps w:val="1"/>
          <w:color w:val="000000" w:themeColor="text1" w:themeTint="FF" w:themeShade="FF"/>
          <w:sz w:val="28"/>
          <w:szCs w:val="28"/>
        </w:rPr>
      </w:pPr>
      <w:ins w:author="Anthony Cedeno" w:date="2021-03-14T10:14:57.713Z" w:id="1634438820">
        <w:r w:rsidRPr="53A406BB" w:rsidR="7C5F07FC">
          <w:rPr>
            <w:rFonts w:ascii="Times New Roman" w:hAnsi="Times New Roman" w:eastAsia="Times New Roman" w:cs="Times New Roman"/>
            <w:color w:val="000000" w:themeColor="text1" w:themeTint="FF" w:themeShade="FF"/>
            <w:sz w:val="20"/>
            <w:szCs w:val="20"/>
          </w:rPr>
          <w:t> </w:t>
        </w:r>
        <w:r w:rsidRPr="53A406BB" w:rsidR="7C5F07FC">
          <w:rPr>
            <w:rFonts w:ascii="Calibri Light" w:hAnsi="Calibri Light" w:eastAsia="Calibri Light" w:cs="Calibri Light"/>
            <w:smallCaps w:val="1"/>
            <w:color w:val="000000" w:themeColor="text1" w:themeTint="FF" w:themeShade="FF"/>
            <w:sz w:val="28"/>
            <w:szCs w:val="28"/>
          </w:rPr>
          <w:t>Test Environment </w:t>
        </w:r>
      </w:ins>
    </w:p>
    <w:p w:rsidR="41633C1B" w:rsidP="53A406BB" w:rsidRDefault="41633C1B" w14:paraId="52641A6F" w14:textId="2E8FDD4F">
      <w:pPr>
        <w:spacing w:after="200" w:line="240" w:lineRule="atLeast"/>
        <w:rPr>
          <w:ins w:author="Anthony Cedeno" w:date="2021-03-14T10:14:57.713Z" w:id="246101006"/>
          <w:rFonts w:ascii="Times New Roman" w:hAnsi="Times New Roman" w:eastAsia="Times New Roman" w:cs="Times New Roman"/>
          <w:color w:val="000000" w:themeColor="text1" w:themeTint="FF" w:themeShade="FF"/>
        </w:rPr>
      </w:pPr>
      <w:ins w:author="Anthony Cedeno" w:date="2021-03-14T10:14:57.713Z" w:id="553613200">
        <w:r w:rsidRPr="53A406BB" w:rsidR="7C5F07FC">
          <w:rPr>
            <w:rFonts w:ascii="Calibri Light" w:hAnsi="Calibri Light" w:eastAsia="Calibri Light" w:cs="Calibri Light"/>
            <w:b w:val="1"/>
            <w:bCs w:val="1"/>
            <w:color w:val="000000" w:themeColor="text1" w:themeTint="FF" w:themeShade="FF"/>
          </w:rPr>
          <w:t>Hardware:</w:t>
        </w:r>
        <w:r w:rsidRPr="53A406BB" w:rsidR="7C5F07FC">
          <w:rPr>
            <w:rFonts w:ascii="Times New Roman" w:hAnsi="Times New Roman" w:eastAsia="Times New Roman" w:cs="Times New Roman"/>
            <w:color w:val="000000" w:themeColor="text1" w:themeTint="FF" w:themeShade="FF"/>
          </w:rPr>
          <w:t> </w:t>
        </w:r>
      </w:ins>
    </w:p>
    <w:p w:rsidR="41633C1B" w:rsidP="53A406BB" w:rsidRDefault="41633C1B" w14:paraId="175861CE" w14:textId="3685D3B5">
      <w:pPr>
        <w:spacing w:after="200" w:line="240" w:lineRule="atLeast"/>
        <w:rPr>
          <w:ins w:author="Anthony Cedeno" w:date="2021-03-14T10:14:57.713Z" w:id="584774537"/>
          <w:rFonts w:eastAsia="Calibri Light" w:cs="Calibri" w:cstheme="minorAscii"/>
          <w:color w:val="000000" w:themeColor="text1" w:themeTint="FF" w:themeShade="FF"/>
        </w:rPr>
      </w:pPr>
      <w:ins w:author="Anthony Cedeno" w:date="2021-03-14T10:14:57.713Z" w:id="1124584747">
        <w:r w:rsidRPr="53A406BB" w:rsidR="7C5F07FC">
          <w:rPr>
            <w:rFonts w:eastAsia="Calibri Light" w:cs="Calibri" w:cstheme="minorAscii"/>
            <w:color w:val="000000" w:themeColor="text1" w:themeTint="FF" w:themeShade="FF"/>
          </w:rPr>
          <w:t>Laptop or PC with the following minimum specs: </w:t>
        </w:r>
      </w:ins>
    </w:p>
    <w:p w:rsidR="41633C1B" w:rsidP="53A406BB" w:rsidRDefault="41633C1B" w14:paraId="6FE0676C" w14:textId="542C9E7D">
      <w:pPr>
        <w:pStyle w:val="ListParagraph"/>
        <w:numPr>
          <w:ilvl w:val="0"/>
          <w:numId w:val="3"/>
        </w:numPr>
        <w:spacing w:after="200" w:line="240" w:lineRule="atLeast"/>
        <w:rPr>
          <w:ins w:author="Anthony Cedeno" w:date="2021-03-14T10:14:57.713Z" w:id="793897868"/>
          <w:rFonts w:cs="Calibri" w:cstheme="minorAscii"/>
          <w:color w:val="000000" w:themeColor="text1" w:themeTint="FF" w:themeShade="FF"/>
        </w:rPr>
      </w:pPr>
      <w:ins w:author="Anthony Cedeno" w:date="2021-03-14T10:14:57.713Z" w:id="656745250">
        <w:r w:rsidRPr="53A406BB" w:rsidR="7C5F07FC">
          <w:rPr>
            <w:rFonts w:eastAsia="Calibri Light" w:cs="Calibri" w:cstheme="minorAscii"/>
            <w:color w:val="000000" w:themeColor="text1" w:themeTint="FF" w:themeShade="FF"/>
          </w:rPr>
          <w:t>Intel Core i5 </w:t>
        </w:r>
      </w:ins>
    </w:p>
    <w:p w:rsidR="41633C1B" w:rsidP="53A406BB" w:rsidRDefault="41633C1B" w14:paraId="3EB079E1" w14:textId="3FD987BD">
      <w:pPr>
        <w:pStyle w:val="ListParagraph"/>
        <w:numPr>
          <w:ilvl w:val="0"/>
          <w:numId w:val="3"/>
        </w:numPr>
        <w:spacing w:after="200" w:line="240" w:lineRule="atLeast"/>
        <w:rPr>
          <w:ins w:author="Anthony Cedeno" w:date="2021-03-14T10:14:57.728Z" w:id="2087681381"/>
          <w:rFonts w:cs="Calibri" w:cstheme="minorAscii"/>
          <w:color w:val="000000" w:themeColor="text1" w:themeTint="FF" w:themeShade="FF"/>
        </w:rPr>
      </w:pPr>
      <w:ins w:author="Anthony Cedeno" w:date="2021-03-14T10:14:57.728Z" w:id="1976026504">
        <w:r w:rsidRPr="53A406BB" w:rsidR="7C5F07FC">
          <w:rPr>
            <w:rFonts w:eastAsia="Calibri Light" w:cs="Calibri" w:cstheme="minorAscii"/>
            <w:color w:val="000000" w:themeColor="text1" w:themeTint="FF" w:themeShade="FF"/>
          </w:rPr>
          <w:t>8GB RAM: </w:t>
        </w:r>
      </w:ins>
    </w:p>
    <w:p w:rsidR="41633C1B" w:rsidP="53A406BB" w:rsidRDefault="41633C1B" w14:paraId="0C6A1C47" w14:textId="34FCCF75">
      <w:pPr>
        <w:pStyle w:val="ListParagraph"/>
        <w:numPr>
          <w:ilvl w:val="0"/>
          <w:numId w:val="3"/>
        </w:numPr>
        <w:spacing w:after="200" w:line="240" w:lineRule="atLeast"/>
        <w:rPr>
          <w:ins w:author="Anthony Cedeno" w:date="2021-03-14T10:14:57.741Z" w:id="87974350"/>
          <w:rFonts w:cs="Calibri" w:cstheme="minorAscii"/>
          <w:color w:val="000000" w:themeColor="text1" w:themeTint="FF" w:themeShade="FF"/>
        </w:rPr>
      </w:pPr>
      <w:ins w:author="Anthony Cedeno" w:date="2021-03-14T10:14:57.741Z" w:id="543831422">
        <w:r w:rsidRPr="53A406BB" w:rsidR="7C5F07FC">
          <w:rPr>
            <w:rFonts w:eastAsia="Calibri Light" w:cs="Calibri" w:cstheme="minorAscii"/>
            <w:color w:val="000000" w:themeColor="text1" w:themeTint="FF" w:themeShade="FF"/>
          </w:rPr>
          <w:t>2.0 GHz Processor </w:t>
        </w:r>
      </w:ins>
    </w:p>
    <w:p w:rsidR="41633C1B" w:rsidP="53A406BB" w:rsidRDefault="41633C1B" w14:paraId="43EA0240" w14:textId="45FA1468">
      <w:pPr>
        <w:spacing w:after="200" w:line="240" w:lineRule="atLeast"/>
        <w:rPr>
          <w:ins w:author="Anthony Cedeno" w:date="2021-03-14T10:14:57.754Z" w:id="372147951"/>
          <w:rFonts w:ascii="Times New Roman" w:hAnsi="Times New Roman" w:eastAsia="Times New Roman" w:cs="Times New Roman"/>
          <w:color w:val="000000" w:themeColor="text1" w:themeTint="FF" w:themeShade="FF"/>
        </w:rPr>
      </w:pPr>
      <w:ins w:author="Anthony Cedeno" w:date="2021-03-14T10:14:57.754Z" w:id="250543730">
        <w:r w:rsidRPr="53A406BB" w:rsidR="7C5F07FC">
          <w:rPr>
            <w:rFonts w:ascii="Calibri Light" w:hAnsi="Calibri Light" w:eastAsia="Calibri Light" w:cs="Calibri Light"/>
            <w:b w:val="1"/>
            <w:bCs w:val="1"/>
            <w:color w:val="000000" w:themeColor="text1" w:themeTint="FF" w:themeShade="FF"/>
          </w:rPr>
          <w:t>Software:</w:t>
        </w:r>
        <w:r w:rsidRPr="53A406BB" w:rsidR="7C5F07FC">
          <w:rPr>
            <w:rFonts w:ascii="Times New Roman" w:hAnsi="Times New Roman" w:eastAsia="Times New Roman" w:cs="Times New Roman"/>
            <w:color w:val="000000" w:themeColor="text1" w:themeTint="FF" w:themeShade="FF"/>
          </w:rPr>
          <w:t> </w:t>
        </w:r>
      </w:ins>
    </w:p>
    <w:p w:rsidR="41633C1B" w:rsidP="53A406BB" w:rsidRDefault="41633C1B" w14:paraId="4CA7F6D5" w14:textId="11A6063C">
      <w:pPr>
        <w:spacing w:after="200" w:line="240" w:lineRule="atLeast"/>
        <w:rPr>
          <w:ins w:author="Anthony Cedeno" w:date="2021-03-14T10:14:57.755Z" w:id="1007072146"/>
          <w:rFonts w:eastAsia="Calibri Light" w:cs="Calibri" w:cstheme="minorAscii"/>
          <w:color w:val="000000" w:themeColor="text1" w:themeTint="FF" w:themeShade="FF"/>
        </w:rPr>
      </w:pPr>
      <w:ins w:author="Anthony Cedeno" w:date="2021-03-14T10:14:57.755Z" w:id="521923167">
        <w:r w:rsidRPr="53A406BB" w:rsidR="7C5F07FC">
          <w:rPr>
            <w:rFonts w:eastAsia="Calibri Light" w:cs="Calibri" w:cstheme="minorAscii"/>
            <w:color w:val="000000" w:themeColor="text1" w:themeTint="FF" w:themeShade="FF"/>
          </w:rPr>
          <w:t>The following </w:t>
        </w:r>
        <w:r w:rsidRPr="53A406BB" w:rsidR="7C5F07FC">
          <w:rPr>
            <w:rFonts w:eastAsia="Calibri Light" w:cs="Calibri" w:cstheme="minorAscii"/>
            <w:b w:val="1"/>
            <w:bCs w:val="1"/>
            <w:color w:val="000000" w:themeColor="text1" w:themeTint="FF" w:themeShade="FF"/>
          </w:rPr>
          <w:t>software </w:t>
        </w:r>
        <w:r w:rsidRPr="53A406BB" w:rsidR="7C5F07FC">
          <w:rPr>
            <w:rFonts w:eastAsia="Calibri Light" w:cs="Calibri" w:cstheme="minorAscii"/>
            <w:color w:val="000000" w:themeColor="text1" w:themeTint="FF" w:themeShade="FF"/>
          </w:rPr>
          <w:t>will be required for testing the system: </w:t>
        </w:r>
      </w:ins>
    </w:p>
    <w:p w:rsidR="41633C1B" w:rsidP="53A406BB" w:rsidRDefault="41633C1B" w14:paraId="3E5B525C" w14:textId="4CA029C9">
      <w:pPr>
        <w:pStyle w:val="ListParagraph"/>
        <w:numPr>
          <w:ilvl w:val="0"/>
          <w:numId w:val="2"/>
        </w:numPr>
        <w:spacing w:after="200" w:line="240" w:lineRule="atLeast"/>
        <w:ind w:left="360" w:firstLine="0"/>
        <w:rPr>
          <w:ins w:author="Anthony Cedeno" w:date="2021-03-14T10:14:57.755Z" w:id="73789311"/>
          <w:rFonts w:cs="Calibri" w:cstheme="minorAscii"/>
          <w:b w:val="1"/>
          <w:bCs w:val="1"/>
          <w:color w:val="000000" w:themeColor="text1" w:themeTint="FF" w:themeShade="FF"/>
        </w:rPr>
      </w:pPr>
      <w:ins w:author="Anthony Cedeno" w:date="2021-03-14T10:14:57.755Z" w:id="1297306475">
        <w:r w:rsidRPr="53A406BB" w:rsidR="7C5F07FC">
          <w:rPr>
            <w:rFonts w:eastAsia="Calibri Light" w:cs="Calibri" w:cstheme="minorAscii"/>
            <w:b w:val="1"/>
            <w:bCs w:val="1"/>
            <w:color w:val="000000" w:themeColor="text1" w:themeTint="FF" w:themeShade="FF"/>
          </w:rPr>
          <w:t>Windows 8:</w:t>
        </w:r>
        <w:r w:rsidRPr="53A406BB" w:rsidR="7C5F07FC">
          <w:rPr>
            <w:rFonts w:eastAsia="Calibri Light" w:cs="Calibri" w:cstheme="minorAscii"/>
            <w:color w:val="000000" w:themeColor="text1" w:themeTint="FF" w:themeShade="FF"/>
          </w:rPr>
          <w:t> Chrome (latest version) </w:t>
        </w:r>
      </w:ins>
    </w:p>
    <w:p w:rsidR="41633C1B" w:rsidP="53A406BB" w:rsidRDefault="41633C1B" w14:paraId="6DF3F2BF" w14:textId="2DE2D625">
      <w:pPr>
        <w:pStyle w:val="ListParagraph"/>
        <w:numPr>
          <w:ilvl w:val="0"/>
          <w:numId w:val="2"/>
        </w:numPr>
        <w:spacing w:after="200" w:line="240" w:lineRule="atLeast"/>
        <w:ind w:left="360" w:firstLine="0"/>
        <w:rPr>
          <w:ins w:author="Anthony Cedeno" w:date="2021-03-14T10:14:57.768Z" w:id="874868354"/>
          <w:rFonts w:cs="Calibri" w:cstheme="minorAscii"/>
          <w:b w:val="1"/>
          <w:bCs w:val="1"/>
          <w:color w:val="000000" w:themeColor="text1" w:themeTint="FF" w:themeShade="FF"/>
        </w:rPr>
      </w:pPr>
      <w:ins w:author="Anthony Cedeno" w:date="2021-03-14T10:14:57.768Z" w:id="1232881103">
        <w:r w:rsidRPr="53A406BB" w:rsidR="7C5F07FC">
          <w:rPr>
            <w:rFonts w:eastAsia="Calibri Light" w:cs="Calibri" w:cstheme="minorAscii"/>
            <w:b w:val="1"/>
            <w:bCs w:val="1"/>
            <w:color w:val="000000" w:themeColor="text1" w:themeTint="FF" w:themeShade="FF"/>
          </w:rPr>
          <w:t>Mac OS X:</w:t>
        </w:r>
        <w:r w:rsidRPr="53A406BB" w:rsidR="7C5F07FC">
          <w:rPr>
            <w:rFonts w:eastAsia="Calibri Light" w:cs="Calibri" w:cstheme="minorAscii"/>
            <w:color w:val="000000" w:themeColor="text1" w:themeTint="FF" w:themeShade="FF"/>
          </w:rPr>
          <w:t> Chrome (latest version) </w:t>
        </w:r>
      </w:ins>
    </w:p>
    <w:p w:rsidR="41633C1B" w:rsidP="53A406BB" w:rsidRDefault="41633C1B" w14:paraId="1CF0BE15" w14:textId="0CE2A47E">
      <w:pPr>
        <w:pStyle w:val="ListParagraph"/>
        <w:numPr>
          <w:ilvl w:val="0"/>
          <w:numId w:val="2"/>
        </w:numPr>
        <w:spacing w:after="200" w:line="240" w:lineRule="atLeast"/>
        <w:ind w:left="360" w:firstLine="0"/>
        <w:rPr>
          <w:ins w:author="Anthony Cedeno" w:date="2021-03-14T10:14:57.783Z" w:id="1455359669"/>
          <w:rFonts w:cs="Calibri" w:cstheme="minorAscii"/>
          <w:b w:val="1"/>
          <w:bCs w:val="1"/>
          <w:color w:val="000000" w:themeColor="text1" w:themeTint="FF" w:themeShade="FF"/>
        </w:rPr>
      </w:pPr>
      <w:ins w:author="Anthony Cedeno" w:date="2021-03-14T10:14:57.782Z" w:id="1669652833">
        <w:r w:rsidRPr="53A406BB" w:rsidR="7C5F07FC">
          <w:rPr>
            <w:rFonts w:eastAsia="Calibri Light" w:cs="Calibri" w:cstheme="minorAscii"/>
            <w:b w:val="1"/>
            <w:bCs w:val="1"/>
            <w:color w:val="000000" w:themeColor="text1" w:themeTint="FF" w:themeShade="FF"/>
          </w:rPr>
          <w:t>Fiddler: </w:t>
        </w:r>
        <w:r w:rsidRPr="53A406BB" w:rsidR="7C5F07FC">
          <w:rPr>
            <w:rFonts w:eastAsia="Calibri Light" w:cs="Calibri" w:cstheme="minorAscii"/>
            <w:color w:val="000000" w:themeColor="text1" w:themeTint="FF" w:themeShade="FF"/>
          </w:rPr>
          <w:t>(latest version) </w:t>
        </w:r>
      </w:ins>
    </w:p>
    <w:p w:rsidR="41633C1B" w:rsidP="53A406BB" w:rsidRDefault="41633C1B" w14:paraId="63D90763" w14:textId="2BE1DAED">
      <w:pPr>
        <w:pStyle w:val="ListParagraph"/>
        <w:numPr>
          <w:ilvl w:val="0"/>
          <w:numId w:val="2"/>
        </w:numPr>
        <w:spacing w:after="200" w:line="240" w:lineRule="atLeast"/>
        <w:ind w:left="360" w:firstLine="0"/>
        <w:rPr>
          <w:ins w:author="Anthony Cedeno" w:date="2021-03-14T10:14:57.796Z" w:id="1056864702"/>
          <w:rFonts w:cs="Calibri" w:cstheme="minorAscii"/>
          <w:b w:val="1"/>
          <w:bCs w:val="1"/>
          <w:color w:val="000000" w:themeColor="text1" w:themeTint="FF" w:themeShade="FF"/>
        </w:rPr>
      </w:pPr>
      <w:ins w:author="Anthony Cedeno" w:date="2021-03-14T10:14:57.796Z" w:id="208025419">
        <w:r w:rsidRPr="53A406BB" w:rsidR="7C5F07FC">
          <w:rPr>
            <w:rFonts w:eastAsia="Calibri Light" w:cs="Calibri" w:cstheme="minorAscii"/>
            <w:b w:val="1"/>
            <w:bCs w:val="1"/>
            <w:color w:val="000000" w:themeColor="text1" w:themeTint="FF" w:themeShade="FF"/>
          </w:rPr>
          <w:t>GCP Console</w:t>
        </w:r>
      </w:ins>
    </w:p>
    <w:p w:rsidR="41633C1B" w:rsidP="53A406BB" w:rsidRDefault="41633C1B" w14:paraId="0DF59052" w14:textId="2629225C">
      <w:pPr>
        <w:pStyle w:val="ListParagraph"/>
        <w:numPr>
          <w:ilvl w:val="1"/>
          <w:numId w:val="1"/>
        </w:numPr>
        <w:spacing w:after="200" w:line="240" w:lineRule="atLeast"/>
        <w:rPr>
          <w:ins w:author="Anthony Cedeno" w:date="2021-03-14T10:14:57.81Z" w:id="1642555256"/>
          <w:rFonts w:cs="Calibri" w:cstheme="minorAscii"/>
          <w:b w:val="1"/>
          <w:bCs w:val="1"/>
          <w:color w:val="000000" w:themeColor="text1" w:themeTint="FF" w:themeShade="FF"/>
        </w:rPr>
      </w:pPr>
      <w:ins w:author="Anthony Cedeno" w:date="2021-03-14T10:14:57.81Z" w:id="1804780564">
        <w:r w:rsidRPr="53A406BB" w:rsidR="7C5F07FC">
          <w:rPr>
            <w:rFonts w:eastAsia="Calibri Light" w:cs="Calibri" w:cstheme="minorAscii"/>
            <w:b w:val="1"/>
            <w:bCs w:val="1"/>
            <w:color w:val="000000" w:themeColor="text1" w:themeTint="FF" w:themeShade="FF"/>
          </w:rPr>
          <w:t>Dialogflow Service</w:t>
        </w:r>
      </w:ins>
    </w:p>
    <w:p w:rsidR="41633C1B" w:rsidP="53A406BB" w:rsidRDefault="41633C1B" w14:paraId="6E563B38" w14:textId="4EF546FC">
      <w:pPr>
        <w:pStyle w:val="ListParagraph"/>
        <w:numPr>
          <w:ilvl w:val="1"/>
          <w:numId w:val="1"/>
        </w:numPr>
        <w:spacing w:after="200" w:line="240" w:lineRule="atLeast"/>
        <w:rPr>
          <w:ins w:author="Anthony Cedeno" w:date="2021-03-14T10:14:57.824Z" w:id="138041267"/>
          <w:rFonts w:cs="Calibri" w:cstheme="minorAscii"/>
          <w:b w:val="1"/>
          <w:bCs w:val="1"/>
          <w:color w:val="000000" w:themeColor="text1" w:themeTint="FF" w:themeShade="FF"/>
        </w:rPr>
      </w:pPr>
      <w:commentRangeStart w:id="708249801"/>
      <w:ins w:author="Anthony Cedeno" w:date="2021-03-14T10:14:57.824Z" w:id="303069470">
        <w:r w:rsidRPr="53A406BB" w:rsidR="7C5F07FC">
          <w:rPr>
            <w:rFonts w:eastAsia="Calibri Light" w:cs="Calibri" w:cstheme="minorAscii"/>
            <w:b w:val="1"/>
            <w:bCs w:val="1"/>
            <w:color w:val="000000" w:themeColor="text1" w:themeTint="FF" w:themeShade="FF"/>
          </w:rPr>
          <w:t>Google Assistant</w:t>
        </w:r>
      </w:ins>
      <w:commentRangeEnd w:id="708249801"/>
      <w:r>
        <w:rPr>
          <w:rStyle w:val="CommentReference"/>
        </w:rPr>
        <w:commentReference w:id="708249801"/>
      </w:r>
    </w:p>
    <w:p w:rsidR="41633C1B" w:rsidP="41633C1B" w:rsidRDefault="41633C1B" w14:paraId="1D92B0B5" w14:textId="168B3BA4">
      <w:pPr>
        <w:pStyle w:val="Normal"/>
        <w:spacing w:after="120" w:line="240" w:lineRule="atLeast"/>
      </w:pPr>
    </w:p>
    <w:p w:rsidR="005E6441" w:rsidP="005E6441" w:rsidRDefault="005E6441" w14:paraId="61C6AE7C" w14:textId="7E3543E8">
      <w:pPr>
        <w:pStyle w:val="Heading1"/>
      </w:pPr>
      <w:bookmarkStart w:name="_Toc65097038" w:id="39"/>
      <w:r>
        <w:t>Resource Management Plan</w:t>
      </w:r>
      <w:bookmarkEnd w:id="39"/>
    </w:p>
    <w:p w:rsidR="00DA415A" w:rsidP="00DA415A" w:rsidRDefault="00DA415A" w14:paraId="5C4F7D7C" w14:textId="44468797">
      <w:r>
        <w:t>The project team’s organization is shown in the table below.</w:t>
      </w:r>
    </w:p>
    <w:p w:rsidR="777DCD28" w:rsidP="51FF9D0E" w:rsidRDefault="777DCD28" w14:paraId="164B17E0" w14:textId="6D8E6738">
      <w:pPr>
        <w:pStyle w:val="Caption"/>
        <w:jc w:val="center"/>
      </w:pPr>
      <w:r>
        <w:t xml:space="preserve">Table </w:t>
      </w:r>
      <w:r>
        <w:fldChar w:fldCharType="begin"/>
      </w:r>
      <w:r>
        <w:instrText>SEQ Table \* ARABIC</w:instrText>
      </w:r>
      <w:r>
        <w:fldChar w:fldCharType="separate"/>
      </w:r>
      <w:r w:rsidRPr="046E462B">
        <w:rPr>
          <w:noProof/>
        </w:rPr>
        <w:t>3</w:t>
      </w:r>
      <w:r>
        <w:fldChar w:fldCharType="end"/>
      </w:r>
      <w:r>
        <w:t xml:space="preserve"> - Project Team</w:t>
      </w:r>
    </w:p>
    <w:tbl>
      <w:tblPr>
        <w:tblStyle w:val="GridTable4-Accent1"/>
        <w:tblW w:w="0" w:type="auto"/>
        <w:tblLook w:val="04A0" w:firstRow="1" w:lastRow="0" w:firstColumn="1" w:lastColumn="0" w:noHBand="0" w:noVBand="1"/>
      </w:tblPr>
      <w:tblGrid>
        <w:gridCol w:w="4675"/>
        <w:gridCol w:w="4675"/>
      </w:tblGrid>
      <w:tr w:rsidR="00DA415A" w:rsidTr="51FF9D0E" w14:paraId="4FDAFB7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A415A" w:rsidP="00DA415A" w:rsidRDefault="00DA415A" w14:paraId="5EC8BD25" w14:textId="361CCABB">
            <w:r>
              <w:t>Name</w:t>
            </w:r>
          </w:p>
        </w:tc>
        <w:tc>
          <w:tcPr>
            <w:tcW w:w="4675" w:type="dxa"/>
          </w:tcPr>
          <w:p w:rsidR="00DA415A" w:rsidP="00DA415A" w:rsidRDefault="00DA415A" w14:paraId="560D1B3E" w14:textId="0D1D6523">
            <w:pPr>
              <w:cnfStyle w:val="100000000000" w:firstRow="1" w:lastRow="0" w:firstColumn="0" w:lastColumn="0" w:oddVBand="0" w:evenVBand="0" w:oddHBand="0" w:evenHBand="0" w:firstRowFirstColumn="0" w:firstRowLastColumn="0" w:lastRowFirstColumn="0" w:lastRowLastColumn="0"/>
            </w:pPr>
            <w:r>
              <w:t>Role</w:t>
            </w:r>
          </w:p>
        </w:tc>
      </w:tr>
      <w:tr w:rsidR="00DA415A" w:rsidTr="51FF9D0E" w14:paraId="496D7A5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A415A" w:rsidP="00DA415A" w:rsidRDefault="00DA415A" w14:paraId="1EED7A7E" w14:textId="0532296A">
            <w:r>
              <w:t>Stefon Williams</w:t>
            </w:r>
          </w:p>
        </w:tc>
        <w:tc>
          <w:tcPr>
            <w:tcW w:w="4675" w:type="dxa"/>
          </w:tcPr>
          <w:p w:rsidR="00DA415A" w:rsidP="00DA415A" w:rsidRDefault="00DA415A" w14:paraId="1780F616" w14:textId="26DDAA0E">
            <w:pPr>
              <w:cnfStyle w:val="000000100000" w:firstRow="0" w:lastRow="0" w:firstColumn="0" w:lastColumn="0" w:oddVBand="0" w:evenVBand="0" w:oddHBand="1" w:evenHBand="0" w:firstRowFirstColumn="0" w:firstRowLastColumn="0" w:lastRowFirstColumn="0" w:lastRowLastColumn="0"/>
            </w:pPr>
            <w:r>
              <w:t>Project Manager</w:t>
            </w:r>
          </w:p>
        </w:tc>
      </w:tr>
      <w:tr w:rsidR="00DA415A" w:rsidTr="51FF9D0E" w14:paraId="4E1A52BA" w14:textId="77777777">
        <w:tc>
          <w:tcPr>
            <w:cnfStyle w:val="001000000000" w:firstRow="0" w:lastRow="0" w:firstColumn="1" w:lastColumn="0" w:oddVBand="0" w:evenVBand="0" w:oddHBand="0" w:evenHBand="0" w:firstRowFirstColumn="0" w:firstRowLastColumn="0" w:lastRowFirstColumn="0" w:lastRowLastColumn="0"/>
            <w:tcW w:w="4675" w:type="dxa"/>
          </w:tcPr>
          <w:p w:rsidR="00DA415A" w:rsidP="00DA415A" w:rsidRDefault="00DA415A" w14:paraId="51E70980" w14:textId="6C3DD8CA">
            <w:r>
              <w:t>Eugene Kim</w:t>
            </w:r>
          </w:p>
        </w:tc>
        <w:tc>
          <w:tcPr>
            <w:tcW w:w="4675" w:type="dxa"/>
          </w:tcPr>
          <w:p w:rsidR="00DA415A" w:rsidP="00DA415A" w:rsidRDefault="00DA415A" w14:paraId="27644E3D" w14:textId="0B3EF298">
            <w:pPr>
              <w:cnfStyle w:val="000000000000" w:firstRow="0" w:lastRow="0" w:firstColumn="0" w:lastColumn="0" w:oddVBand="0" w:evenVBand="0" w:oddHBand="0" w:evenHBand="0" w:firstRowFirstColumn="0" w:firstRowLastColumn="0" w:lastRowFirstColumn="0" w:lastRowLastColumn="0"/>
            </w:pPr>
            <w:r>
              <w:t>Business Analyst</w:t>
            </w:r>
          </w:p>
        </w:tc>
      </w:tr>
      <w:tr w:rsidR="00DA415A" w:rsidTr="51FF9D0E" w14:paraId="4B804F2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A415A" w:rsidP="00DA415A" w:rsidRDefault="00DA415A" w14:paraId="5F85DF0A" w14:textId="2412F537">
            <w:r>
              <w:t>Caleb Crickette</w:t>
            </w:r>
          </w:p>
        </w:tc>
        <w:tc>
          <w:tcPr>
            <w:tcW w:w="4675" w:type="dxa"/>
          </w:tcPr>
          <w:p w:rsidR="00DA415A" w:rsidP="00DA415A" w:rsidRDefault="004D293F" w14:paraId="2DCA7892" w14:textId="56E282D6">
            <w:pPr>
              <w:cnfStyle w:val="000000100000" w:firstRow="0" w:lastRow="0" w:firstColumn="0" w:lastColumn="0" w:oddVBand="0" w:evenVBand="0" w:oddHBand="1" w:evenHBand="0" w:firstRowFirstColumn="0" w:firstRowLastColumn="0" w:lastRowFirstColumn="0" w:lastRowLastColumn="0"/>
            </w:pPr>
            <w:r>
              <w:t xml:space="preserve">Lead </w:t>
            </w:r>
            <w:r w:rsidR="00DA415A">
              <w:t>Developer/</w:t>
            </w:r>
            <w:proofErr w:type="spellStart"/>
            <w:r w:rsidR="00DA415A">
              <w:t>DevSecOps</w:t>
            </w:r>
            <w:proofErr w:type="spellEnd"/>
          </w:p>
        </w:tc>
      </w:tr>
      <w:tr w:rsidR="00DA415A" w:rsidTr="51FF9D0E" w14:paraId="492B5167" w14:textId="77777777">
        <w:tc>
          <w:tcPr>
            <w:cnfStyle w:val="001000000000" w:firstRow="0" w:lastRow="0" w:firstColumn="1" w:lastColumn="0" w:oddVBand="0" w:evenVBand="0" w:oddHBand="0" w:evenHBand="0" w:firstRowFirstColumn="0" w:firstRowLastColumn="0" w:lastRowFirstColumn="0" w:lastRowLastColumn="0"/>
            <w:tcW w:w="4675" w:type="dxa"/>
          </w:tcPr>
          <w:p w:rsidR="00DA415A" w:rsidP="00DA415A" w:rsidRDefault="00DA415A" w14:paraId="26C82C81" w14:textId="433BFD51">
            <w:r>
              <w:t>Thomas Barton</w:t>
            </w:r>
          </w:p>
        </w:tc>
        <w:tc>
          <w:tcPr>
            <w:tcW w:w="4675" w:type="dxa"/>
          </w:tcPr>
          <w:p w:rsidR="00DA415A" w:rsidP="00DA415A" w:rsidRDefault="00DA415A" w14:paraId="686015A5" w14:textId="24A4E36D">
            <w:pPr>
              <w:cnfStyle w:val="000000000000" w:firstRow="0" w:lastRow="0" w:firstColumn="0" w:lastColumn="0" w:oddVBand="0" w:evenVBand="0" w:oddHBand="0" w:evenHBand="0" w:firstRowFirstColumn="0" w:firstRowLastColumn="0" w:lastRowFirstColumn="0" w:lastRowLastColumn="0"/>
            </w:pPr>
            <w:r>
              <w:t>Developer</w:t>
            </w:r>
          </w:p>
        </w:tc>
      </w:tr>
      <w:tr w:rsidR="00DA415A" w:rsidTr="51FF9D0E" w14:paraId="188A1AC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A415A" w:rsidP="00DA415A" w:rsidRDefault="00DA415A" w14:paraId="36F54B72" w14:textId="48CE972D">
            <w:r>
              <w:t>Sohail So</w:t>
            </w:r>
            <w:r w:rsidR="46C0B350">
              <w:t>bh</w:t>
            </w:r>
            <w:r>
              <w:t>ani</w:t>
            </w:r>
          </w:p>
        </w:tc>
        <w:tc>
          <w:tcPr>
            <w:tcW w:w="4675" w:type="dxa"/>
          </w:tcPr>
          <w:p w:rsidR="00DA415A" w:rsidP="00DA415A" w:rsidRDefault="00DA415A" w14:paraId="7B5C21D0" w14:textId="17603F19">
            <w:pPr>
              <w:cnfStyle w:val="000000100000" w:firstRow="0" w:lastRow="0" w:firstColumn="0" w:lastColumn="0" w:oddVBand="0" w:evenVBand="0" w:oddHBand="1" w:evenHBand="0" w:firstRowFirstColumn="0" w:firstRowLastColumn="0" w:lastRowFirstColumn="0" w:lastRowLastColumn="0"/>
            </w:pPr>
            <w:r>
              <w:t>Developer</w:t>
            </w:r>
          </w:p>
        </w:tc>
      </w:tr>
      <w:tr w:rsidR="4B458C12" w:rsidTr="51FF9D0E" w14:paraId="24E66FE0" w14:textId="77777777">
        <w:tc>
          <w:tcPr>
            <w:cnfStyle w:val="001000000000" w:firstRow="0" w:lastRow="0" w:firstColumn="1" w:lastColumn="0" w:oddVBand="0" w:evenVBand="0" w:oddHBand="0" w:evenHBand="0" w:firstRowFirstColumn="0" w:firstRowLastColumn="0" w:lastRowFirstColumn="0" w:lastRowLastColumn="0"/>
            <w:tcW w:w="4675" w:type="dxa"/>
          </w:tcPr>
          <w:p w:rsidR="14AD063F" w:rsidP="4B458C12" w:rsidRDefault="6919D01E" w14:paraId="7E784EE3" w14:textId="196CB905">
            <w:r w:rsidRPr="59757D13">
              <w:t>Abdul Kamara</w:t>
            </w:r>
          </w:p>
        </w:tc>
        <w:tc>
          <w:tcPr>
            <w:tcW w:w="4675" w:type="dxa"/>
          </w:tcPr>
          <w:p w:rsidR="14AD063F" w:rsidP="4B458C12" w:rsidRDefault="6919D01E" w14:paraId="63736DDB" w14:textId="6967B40B">
            <w:pPr>
              <w:cnfStyle w:val="000000000000" w:firstRow="0" w:lastRow="0" w:firstColumn="0" w:lastColumn="0" w:oddVBand="0" w:evenVBand="0" w:oddHBand="0" w:evenHBand="0" w:firstRowFirstColumn="0" w:firstRowLastColumn="0" w:lastRowFirstColumn="0" w:lastRowLastColumn="0"/>
            </w:pPr>
            <w:r w:rsidRPr="59757D13">
              <w:t>Developer</w:t>
            </w:r>
          </w:p>
        </w:tc>
      </w:tr>
      <w:tr w:rsidR="00DA415A" w:rsidTr="51FF9D0E" w14:paraId="4A35BAE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A415A" w:rsidP="00DA415A" w:rsidRDefault="00DA415A" w14:paraId="06A0EFFB" w14:textId="27B47F45">
            <w:r>
              <w:t>Nicholas Ballo</w:t>
            </w:r>
          </w:p>
        </w:tc>
        <w:tc>
          <w:tcPr>
            <w:tcW w:w="4675" w:type="dxa"/>
          </w:tcPr>
          <w:p w:rsidR="00DA415A" w:rsidP="00DA415A" w:rsidRDefault="00DA415A" w14:paraId="67232455" w14:textId="2BB07639">
            <w:pPr>
              <w:keepNext/>
              <w:cnfStyle w:val="000000100000" w:firstRow="0" w:lastRow="0" w:firstColumn="0" w:lastColumn="0" w:oddVBand="0" w:evenVBand="0" w:oddHBand="1" w:evenHBand="0" w:firstRowFirstColumn="0" w:firstRowLastColumn="0" w:lastRowFirstColumn="0" w:lastRowLastColumn="0"/>
            </w:pPr>
            <w:r>
              <w:t>Test Engineer</w:t>
            </w:r>
          </w:p>
        </w:tc>
      </w:tr>
    </w:tbl>
    <w:p w:rsidR="00DA415A" w:rsidP="046E462B" w:rsidRDefault="00DA415A" w14:paraId="054C41DE" w14:textId="01772AD6">
      <w:pPr>
        <w:jc w:val="center"/>
      </w:pPr>
      <w:r>
        <w:t>The outside resources that will contribute to the success are listed in the table below.</w:t>
      </w:r>
    </w:p>
    <w:p w:rsidR="0569BD1F" w:rsidP="51FF9D0E" w:rsidRDefault="0569BD1F" w14:paraId="2C87BBB1" w14:textId="0FE75869">
      <w:pPr>
        <w:pStyle w:val="Caption"/>
        <w:jc w:val="center"/>
      </w:pPr>
      <w:r>
        <w:t xml:space="preserve">Table </w:t>
      </w:r>
      <w:r>
        <w:fldChar w:fldCharType="begin"/>
      </w:r>
      <w:r>
        <w:instrText>SEQ Table \* ARABIC</w:instrText>
      </w:r>
      <w:r>
        <w:fldChar w:fldCharType="separate"/>
      </w:r>
      <w:r w:rsidRPr="046E462B">
        <w:rPr>
          <w:noProof/>
        </w:rPr>
        <w:t>4</w:t>
      </w:r>
      <w:r>
        <w:fldChar w:fldCharType="end"/>
      </w:r>
      <w:r>
        <w:t xml:space="preserve"> - External Resources</w:t>
      </w:r>
    </w:p>
    <w:tbl>
      <w:tblPr>
        <w:tblStyle w:val="GridTable4-Accent1"/>
        <w:tblW w:w="0" w:type="auto"/>
        <w:tblLook w:val="04A0" w:firstRow="1" w:lastRow="0" w:firstColumn="1" w:lastColumn="0" w:noHBand="0" w:noVBand="1"/>
      </w:tblPr>
      <w:tblGrid>
        <w:gridCol w:w="4675"/>
        <w:gridCol w:w="4675"/>
      </w:tblGrid>
      <w:tr w:rsidR="00DA415A" w:rsidTr="22A18C8B" w14:paraId="73CEF78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A415A" w:rsidP="00DA415A" w:rsidRDefault="00DA415A" w14:paraId="2190C798" w14:textId="77777777">
            <w:r>
              <w:t>Name</w:t>
            </w:r>
          </w:p>
        </w:tc>
        <w:tc>
          <w:tcPr>
            <w:tcW w:w="4675" w:type="dxa"/>
          </w:tcPr>
          <w:p w:rsidR="00DA415A" w:rsidP="00DA415A" w:rsidRDefault="00DA415A" w14:paraId="4A45D37B" w14:textId="77777777">
            <w:pPr>
              <w:cnfStyle w:val="100000000000" w:firstRow="1" w:lastRow="0" w:firstColumn="0" w:lastColumn="0" w:oddVBand="0" w:evenVBand="0" w:oddHBand="0" w:evenHBand="0" w:firstRowFirstColumn="0" w:firstRowLastColumn="0" w:lastRowFirstColumn="0" w:lastRowLastColumn="0"/>
            </w:pPr>
            <w:r>
              <w:t>Role</w:t>
            </w:r>
          </w:p>
        </w:tc>
      </w:tr>
      <w:tr w:rsidR="00DA415A" w:rsidTr="22A18C8B" w14:paraId="58B2FEC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A415A" w:rsidP="00DA415A" w:rsidRDefault="00DA415A" w14:paraId="65FB4B83" w14:textId="7A336E35">
            <w:r>
              <w:t>Dr. Mir Assadullah</w:t>
            </w:r>
          </w:p>
        </w:tc>
        <w:tc>
          <w:tcPr>
            <w:tcW w:w="4675" w:type="dxa"/>
          </w:tcPr>
          <w:p w:rsidR="00DA415A" w:rsidP="00DA415A" w:rsidRDefault="00DA415A" w14:paraId="748CCD75" w14:textId="528BB85A">
            <w:pPr>
              <w:cnfStyle w:val="000000100000" w:firstRow="0" w:lastRow="0" w:firstColumn="0" w:lastColumn="0" w:oddVBand="0" w:evenVBand="0" w:oddHBand="1" w:evenHBand="0" w:firstRowFirstColumn="0" w:firstRowLastColumn="0" w:lastRowFirstColumn="0" w:lastRowLastColumn="0"/>
            </w:pPr>
            <w:r>
              <w:t>Professor and Advisor</w:t>
            </w:r>
          </w:p>
        </w:tc>
      </w:tr>
      <w:tr w:rsidR="00DA415A" w:rsidTr="22A18C8B" w14:paraId="4E90743A" w14:textId="77777777">
        <w:tc>
          <w:tcPr>
            <w:cnfStyle w:val="001000000000" w:firstRow="0" w:lastRow="0" w:firstColumn="1" w:lastColumn="0" w:oddVBand="0" w:evenVBand="0" w:oddHBand="0" w:evenHBand="0" w:firstRowFirstColumn="0" w:firstRowLastColumn="0" w:lastRowFirstColumn="0" w:lastRowLastColumn="0"/>
            <w:tcW w:w="4675" w:type="dxa"/>
          </w:tcPr>
          <w:p w:rsidR="00DA415A" w:rsidP="00DA415A" w:rsidRDefault="3A3BFE27" w14:paraId="65E53378" w14:textId="7C9D0032">
            <w:r>
              <w:t>Roy Gordon</w:t>
            </w:r>
          </w:p>
        </w:tc>
        <w:tc>
          <w:tcPr>
            <w:tcW w:w="4675" w:type="dxa"/>
          </w:tcPr>
          <w:p w:rsidR="00DA415A" w:rsidP="00DA415A" w:rsidRDefault="00DA415A" w14:paraId="24F46341" w14:textId="1994FFDE">
            <w:pPr>
              <w:cnfStyle w:val="000000000000" w:firstRow="0" w:lastRow="0" w:firstColumn="0" w:lastColumn="0" w:oddVBand="0" w:evenVBand="0" w:oddHBand="0" w:evenHBand="0" w:firstRowFirstColumn="0" w:firstRowLastColumn="0" w:lastRowFirstColumn="0" w:lastRowLastColumn="0"/>
            </w:pPr>
            <w:r>
              <w:t>PM and Analyst Advisor</w:t>
            </w:r>
          </w:p>
        </w:tc>
      </w:tr>
      <w:tr w:rsidR="00DA415A" w:rsidTr="22A18C8B" w14:paraId="2590FCE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A415A" w:rsidP="00DA415A" w:rsidRDefault="00DA415A" w14:paraId="16C7B714" w14:textId="7F41F4C0">
            <w:r>
              <w:t>John Lockhart</w:t>
            </w:r>
          </w:p>
        </w:tc>
        <w:tc>
          <w:tcPr>
            <w:tcW w:w="4675" w:type="dxa"/>
          </w:tcPr>
          <w:p w:rsidR="00DA415A" w:rsidP="00DA415A" w:rsidRDefault="00DA415A" w14:paraId="06C74439" w14:textId="4321E9F5">
            <w:pPr>
              <w:cnfStyle w:val="000000100000" w:firstRow="0" w:lastRow="0" w:firstColumn="0" w:lastColumn="0" w:oddVBand="0" w:evenVBand="0" w:oddHBand="1" w:evenHBand="0" w:firstRowFirstColumn="0" w:firstRowLastColumn="0" w:lastRowFirstColumn="0" w:lastRowLastColumn="0"/>
            </w:pPr>
            <w:r>
              <w:t xml:space="preserve">Developer and </w:t>
            </w:r>
            <w:proofErr w:type="spellStart"/>
            <w:r>
              <w:t>DevSecOps</w:t>
            </w:r>
            <w:proofErr w:type="spellEnd"/>
            <w:r>
              <w:t xml:space="preserve"> Advisor</w:t>
            </w:r>
          </w:p>
        </w:tc>
      </w:tr>
      <w:tr w:rsidR="00DA415A" w:rsidTr="22A18C8B" w14:paraId="77947B83" w14:textId="77777777">
        <w:tc>
          <w:tcPr>
            <w:cnfStyle w:val="001000000000" w:firstRow="0" w:lastRow="0" w:firstColumn="1" w:lastColumn="0" w:oddVBand="0" w:evenVBand="0" w:oddHBand="0" w:evenHBand="0" w:firstRowFirstColumn="0" w:firstRowLastColumn="0" w:lastRowFirstColumn="0" w:lastRowLastColumn="0"/>
            <w:tcW w:w="4675" w:type="dxa"/>
          </w:tcPr>
          <w:p w:rsidR="00DA415A" w:rsidP="00DA415A" w:rsidRDefault="00DA415A" w14:paraId="4642D441" w14:textId="04DE2AC5">
            <w:r>
              <w:t>Menen (Mimi) Fantay</w:t>
            </w:r>
          </w:p>
        </w:tc>
        <w:tc>
          <w:tcPr>
            <w:tcW w:w="4675" w:type="dxa"/>
          </w:tcPr>
          <w:p w:rsidR="00DA415A" w:rsidP="00DA415A" w:rsidRDefault="004D293F" w14:paraId="0CD58D25" w14:textId="4AD66E8C">
            <w:pPr>
              <w:cnfStyle w:val="000000000000" w:firstRow="0" w:lastRow="0" w:firstColumn="0" w:lastColumn="0" w:oddVBand="0" w:evenVBand="0" w:oddHBand="0" w:evenHBand="0" w:firstRowFirstColumn="0" w:firstRowLastColumn="0" w:lastRowFirstColumn="0" w:lastRowLastColumn="0"/>
            </w:pPr>
            <w:r>
              <w:t>Lead</w:t>
            </w:r>
            <w:r w:rsidR="00DA415A">
              <w:t xml:space="preserve"> Project Manager</w:t>
            </w:r>
          </w:p>
        </w:tc>
      </w:tr>
      <w:tr w:rsidR="00DA415A" w:rsidTr="22A18C8B" w14:paraId="22C8F4A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A415A" w:rsidP="00DA415A" w:rsidRDefault="00DA415A" w14:paraId="16533DD7" w14:textId="6BC2D8E0">
            <w:r>
              <w:t>Vincent Leung</w:t>
            </w:r>
          </w:p>
        </w:tc>
        <w:tc>
          <w:tcPr>
            <w:tcW w:w="4675" w:type="dxa"/>
          </w:tcPr>
          <w:p w:rsidR="00DA415A" w:rsidP="00DA415A" w:rsidRDefault="00DA415A" w14:paraId="12780E4A" w14:textId="0DDD1902">
            <w:pPr>
              <w:cnfStyle w:val="000000100000" w:firstRow="0" w:lastRow="0" w:firstColumn="0" w:lastColumn="0" w:oddVBand="0" w:evenVBand="0" w:oddHBand="1" w:evenHBand="0" w:firstRowFirstColumn="0" w:firstRowLastColumn="0" w:lastRowFirstColumn="0" w:lastRowLastColumn="0"/>
            </w:pPr>
            <w:proofErr w:type="spellStart"/>
            <w:r>
              <w:t>DevSecOps</w:t>
            </w:r>
            <w:proofErr w:type="spellEnd"/>
          </w:p>
        </w:tc>
      </w:tr>
      <w:tr w:rsidR="00DA415A" w:rsidTr="22A18C8B" w14:paraId="2CFE6459" w14:textId="77777777">
        <w:tc>
          <w:tcPr>
            <w:cnfStyle w:val="001000000000" w:firstRow="0" w:lastRow="0" w:firstColumn="1" w:lastColumn="0" w:oddVBand="0" w:evenVBand="0" w:oddHBand="0" w:evenHBand="0" w:firstRowFirstColumn="0" w:firstRowLastColumn="0" w:lastRowFirstColumn="0" w:lastRowLastColumn="0"/>
            <w:tcW w:w="4675" w:type="dxa"/>
          </w:tcPr>
          <w:p w:rsidR="00DA415A" w:rsidP="00DA415A" w:rsidRDefault="00DA415A" w14:paraId="125EF80D" w14:textId="79949C7F">
            <w:r>
              <w:t>Ivy Pham</w:t>
            </w:r>
          </w:p>
        </w:tc>
        <w:tc>
          <w:tcPr>
            <w:tcW w:w="4675" w:type="dxa"/>
          </w:tcPr>
          <w:p w:rsidR="00DA415A" w:rsidP="00DA415A" w:rsidRDefault="00DA415A" w14:paraId="605EB97A" w14:textId="03758F74">
            <w:pPr>
              <w:keepNext/>
              <w:cnfStyle w:val="000000000000" w:firstRow="0" w:lastRow="0" w:firstColumn="0" w:lastColumn="0" w:oddVBand="0" w:evenVBand="0" w:oddHBand="0" w:evenHBand="0" w:firstRowFirstColumn="0" w:firstRowLastColumn="0" w:lastRowFirstColumn="0" w:lastRowLastColumn="0"/>
            </w:pPr>
            <w:proofErr w:type="spellStart"/>
            <w:r>
              <w:t>DevSecOps</w:t>
            </w:r>
            <w:proofErr w:type="spellEnd"/>
          </w:p>
        </w:tc>
      </w:tr>
    </w:tbl>
    <w:p w:rsidRPr="00A13CF7" w:rsidR="00040C99" w:rsidP="046E462B" w:rsidRDefault="005E6441" w14:paraId="76BE5D56" w14:textId="7353860D">
      <w:pPr>
        <w:pStyle w:val="Heading2"/>
        <w:jc w:val="center"/>
      </w:pPr>
      <w:bookmarkStart w:name="_Toc65097039" w:id="40"/>
      <w:r>
        <w:t>Project Team Roles and Responsibilities</w:t>
      </w:r>
      <w:bookmarkEnd w:id="40"/>
    </w:p>
    <w:p w:rsidR="2D20A8E6" w:rsidP="2D20A8E6" w:rsidRDefault="2D20A8E6" w14:paraId="2309AA10" w14:textId="269E0ABF"/>
    <w:p w:rsidR="27C2484F" w:rsidP="2D20A8E6" w:rsidRDefault="27C2484F" w14:paraId="4EF23AD4" w14:textId="6BAE7073">
      <w:r>
        <w:t>Project Manager:</w:t>
      </w:r>
      <w:r w:rsidR="5CAD1216">
        <w:t xml:space="preserve"> </w:t>
      </w:r>
      <w:r w:rsidR="372A0481">
        <w:t xml:space="preserve">The project manager </w:t>
      </w:r>
      <w:r w:rsidR="00930722">
        <w:t xml:space="preserve">role </w:t>
      </w:r>
      <w:r w:rsidR="372A0481">
        <w:t>will be responsible for overseeing the schedule and pace of the project, ensuring that the deliverables are on track, and that they are delivered to the appropriate persons.</w:t>
      </w:r>
    </w:p>
    <w:p w:rsidR="2D20A8E6" w:rsidP="2D20A8E6" w:rsidRDefault="2D20A8E6" w14:paraId="1971D6EE" w14:textId="7BCE0904"/>
    <w:p w:rsidR="27C2484F" w:rsidP="2D20A8E6" w:rsidRDefault="27C2484F" w14:paraId="410F030F" w14:textId="5CAC7DFD">
      <w:r>
        <w:t>Business Analyst:</w:t>
      </w:r>
      <w:r w:rsidR="5C129BD9">
        <w:t xml:space="preserve"> Will be responsible for </w:t>
      </w:r>
      <w:r w:rsidR="02889E48">
        <w:t>determining the resources needed for the project to be successful, how to acquire said resources, and will recommend how to allocate the resources.</w:t>
      </w:r>
    </w:p>
    <w:p w:rsidR="2D20A8E6" w:rsidP="2D20A8E6" w:rsidRDefault="2D20A8E6" w14:paraId="136EEB5A" w14:textId="4BF520FE"/>
    <w:p w:rsidR="27C2484F" w:rsidP="2D20A8E6" w:rsidRDefault="27C2484F" w14:paraId="4163C968" w14:textId="2CFED22B">
      <w:r>
        <w:t>Lead Developer:</w:t>
      </w:r>
      <w:r w:rsidR="4C6205F0">
        <w:t xml:space="preserve"> Development lead will be responsible for guiding </w:t>
      </w:r>
      <w:r w:rsidR="78575A17">
        <w:t>the overall program process according to the plans laid out in the project plan and that the requirements are satisfied adequately.</w:t>
      </w:r>
    </w:p>
    <w:p w:rsidR="2D20A8E6" w:rsidP="2D20A8E6" w:rsidRDefault="2D20A8E6" w14:paraId="71C4C384" w14:textId="6E241F93"/>
    <w:p w:rsidR="27C2484F" w:rsidP="2D20A8E6" w:rsidRDefault="27C2484F" w14:paraId="48AB3D17" w14:textId="02F3D421">
      <w:r>
        <w:t>Developer:</w:t>
      </w:r>
      <w:r w:rsidR="7EC301FF">
        <w:t xml:space="preserve"> Developers will be directly responsible for implementing features to satisfy the requirements satisfactorily by </w:t>
      </w:r>
      <w:r w:rsidR="229CBE0C">
        <w:t xml:space="preserve">any means available and appropriate. Resource usage shall be tracked, and </w:t>
      </w:r>
      <w:r w:rsidR="2C2F8315">
        <w:t>techniques</w:t>
      </w:r>
      <w:r w:rsidR="149EC1AF">
        <w:t xml:space="preserve"> </w:t>
      </w:r>
      <w:r w:rsidR="73F13447">
        <w:t>shall conform to best practices for the industry.</w:t>
      </w:r>
    </w:p>
    <w:p w:rsidR="2D20A8E6" w:rsidP="2D20A8E6" w:rsidRDefault="2D20A8E6" w14:paraId="40CD0789" w14:textId="1F919AB1"/>
    <w:p w:rsidR="27C2484F" w:rsidP="2D20A8E6" w:rsidRDefault="27C2484F" w14:paraId="1ADAD185" w14:textId="65F2A6C4">
      <w:r>
        <w:lastRenderedPageBreak/>
        <w:t>Test Engineer:</w:t>
      </w:r>
      <w:r w:rsidR="2CF7A973">
        <w:t xml:space="preserve"> Shall put together the test plans as well as implement some automated testing functionality to ensure the proper function of the end product based on the requirements.</w:t>
      </w:r>
    </w:p>
    <w:p w:rsidRPr="003A79C6" w:rsidR="59757D13" w:rsidP="65E5BFB8" w:rsidRDefault="59757D13" w14:paraId="519BB6DF" w14:textId="54ACF546">
      <w:pPr>
        <w:rPr>
          <w:rFonts w:asciiTheme="majorHAnsi" w:hAnsiTheme="majorHAnsi" w:eastAsiaTheme="majorEastAsia" w:cstheme="majorBidi"/>
          <w:color w:val="D9E2F3" w:themeColor="accent1" w:themeTint="33"/>
        </w:rPr>
      </w:pPr>
    </w:p>
    <w:p w:rsidR="59757D13" w:rsidP="046E462B" w:rsidRDefault="6C3E2985" w14:paraId="3F6CE694" w14:textId="6475AA6C">
      <w:pPr>
        <w:pStyle w:val="Heading2"/>
      </w:pPr>
      <w:bookmarkStart w:name="_Toc65097040" w:id="41"/>
      <w:r>
        <w:t>Responsibility</w:t>
      </w:r>
      <w:r w:rsidR="1CDDE1FC">
        <w:t xml:space="preserve"> Assigned Matrix (RACI</w:t>
      </w:r>
      <w:r w:rsidR="320D33B7">
        <w:t>)</w:t>
      </w:r>
      <w:bookmarkEnd w:id="41"/>
    </w:p>
    <w:p w:rsidRPr="00ED42A1" w:rsidR="00ED42A1" w:rsidP="00ED42A1" w:rsidRDefault="00ED42A1" w14:paraId="700E0228" w14:textId="77777777"/>
    <w:p w:rsidR="59757D13" w:rsidP="65E5BFB8" w:rsidRDefault="7BAC6021" w14:paraId="75C5E3D0" w14:textId="6CF89D4D">
      <w:r>
        <w:t xml:space="preserve">The matrix below displays the responsibilities of each </w:t>
      </w:r>
      <w:proofErr w:type="spellStart"/>
      <w:r>
        <w:t>Dialogflow</w:t>
      </w:r>
      <w:proofErr w:type="spellEnd"/>
      <w:r>
        <w:t xml:space="preserve"> team member</w:t>
      </w:r>
      <w:r w:rsidR="3C2D57ED">
        <w:t xml:space="preserve"> during the SDLC</w:t>
      </w:r>
      <w:r>
        <w:t>.</w:t>
      </w:r>
      <w:r w:rsidR="7666B6C6">
        <w:t xml:space="preserve"> All team members have ass</w:t>
      </w:r>
      <w:r w:rsidR="4D6CEC67">
        <w:t xml:space="preserve">igned </w:t>
      </w:r>
      <w:proofErr w:type="gramStart"/>
      <w:r w:rsidR="4D6CEC67">
        <w:t>tasks</w:t>
      </w:r>
      <w:proofErr w:type="gramEnd"/>
      <w:r w:rsidR="6B622557">
        <w:t xml:space="preserve"> but </w:t>
      </w:r>
      <w:r w:rsidR="5F2279E9">
        <w:t xml:space="preserve">constant collaboration will occur due to the lack of resources. </w:t>
      </w:r>
      <w:r w:rsidR="14CA1F9A">
        <w:t xml:space="preserve">The four roles </w:t>
      </w:r>
      <w:r w:rsidR="4ACF3A8E">
        <w:t>that</w:t>
      </w:r>
      <w:r w:rsidR="14CA1F9A">
        <w:t xml:space="preserve"> </w:t>
      </w:r>
      <w:r w:rsidR="0F568402">
        <w:t>are identified</w:t>
      </w:r>
      <w:r w:rsidR="14CA1F9A">
        <w:t xml:space="preserve"> include the following: Responsible, Accountable, Consulted, Informe</w:t>
      </w:r>
      <w:r w:rsidR="51308B3D">
        <w:t xml:space="preserve">d. </w:t>
      </w:r>
      <w:r w:rsidR="00D007E7">
        <w:t>Responsible p</w:t>
      </w:r>
      <w:r w:rsidR="1213E9FD">
        <w:t>ersons</w:t>
      </w:r>
      <w:r w:rsidR="00D007E7">
        <w:t xml:space="preserve"> must complete the task or objective or make the decision</w:t>
      </w:r>
      <w:r w:rsidR="32C17764">
        <w:t>.</w:t>
      </w:r>
      <w:r w:rsidR="68EA5F09">
        <w:t xml:space="preserve"> The ac</w:t>
      </w:r>
      <w:r w:rsidR="7DAF573B">
        <w:t xml:space="preserve">countable person must sign or approve when the task or objective is complete. Success requires that </w:t>
      </w:r>
      <w:r w:rsidR="06BDEA23">
        <w:t xml:space="preserve">there is only one person Accountable. Consulted persons </w:t>
      </w:r>
      <w:r w:rsidR="0FCC7D0A">
        <w:t>need to provide input, remain in the loop, and actively participate. Lastly, Informed persons</w:t>
      </w:r>
      <w:r w:rsidR="1ED2DDAB">
        <w:t xml:space="preserve"> should be constantly updated on progress or decisions. </w:t>
      </w:r>
    </w:p>
    <w:p w:rsidR="70E20347" w:rsidP="08CAC9E6" w:rsidRDefault="70E20347" w14:paraId="6F24D6CE" w14:textId="502C94CA">
      <w:pPr>
        <w:spacing w:line="240" w:lineRule="exact"/>
      </w:pPr>
    </w:p>
    <w:p w:rsidR="003A79C6" w:rsidP="08CAC9E6" w:rsidRDefault="003A79C6" w14:paraId="4C9D8D23" w14:textId="533C51ED">
      <w:pPr>
        <w:spacing w:line="240" w:lineRule="exact"/>
      </w:pPr>
    </w:p>
    <w:p w:rsidRPr="00EF2AC6" w:rsidR="00EF2AC6" w:rsidP="00EF2AC6" w:rsidRDefault="00EF2AC6" w14:paraId="5B1E65A6" w14:textId="6EA70BDE">
      <w:pPr>
        <w:rPr>
          <w:rFonts w:ascii="Times New Roman" w:hAnsi="Times New Roman" w:eastAsia="Times New Roman" w:cs="Times New Roman"/>
        </w:rPr>
      </w:pPr>
      <w:r w:rsidR="00EF2AC6">
        <w:drawing>
          <wp:inline wp14:editId="249C704E" wp14:anchorId="2EFDD699">
            <wp:extent cx="5943600" cy="5238748"/>
            <wp:effectExtent l="0" t="0" r="0" b="6350"/>
            <wp:docPr id="1" name="Picture 1" descr="Char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5a98f4534cef4e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238748"/>
                    </a:xfrm>
                    <a:prstGeom prst="rect">
                      <a:avLst/>
                    </a:prstGeom>
                  </pic:spPr>
                </pic:pic>
              </a:graphicData>
            </a:graphic>
          </wp:inline>
        </w:drawing>
      </w:r>
    </w:p>
    <w:p w:rsidR="00E71F26" w:rsidP="08CAC9E6" w:rsidRDefault="00E71F26" w14:paraId="2D446A7B" w14:textId="21ED86C1">
      <w:pPr>
        <w:spacing w:line="240" w:lineRule="exact"/>
      </w:pPr>
    </w:p>
    <w:p w:rsidR="00040C99" w:rsidP="00A13CF7" w:rsidRDefault="005E6441" w14:paraId="7309F229" w14:textId="4E33EA10">
      <w:pPr>
        <w:pStyle w:val="Heading1"/>
      </w:pPr>
      <w:bookmarkStart w:name="_Toc65097041" w:id="42"/>
      <w:r>
        <w:lastRenderedPageBreak/>
        <w:t>Risk Management Pla</w:t>
      </w:r>
      <w:r w:rsidR="00A13CF7">
        <w:t>n</w:t>
      </w:r>
      <w:bookmarkEnd w:id="42"/>
    </w:p>
    <w:p w:rsidR="0CE53259" w:rsidP="0CE53259" w:rsidRDefault="0CE53259" w14:paraId="3E1BE5BE" w14:textId="5A21895C"/>
    <w:p w:rsidR="7F50818B" w:rsidP="0CE53259" w:rsidRDefault="7F50818B" w14:paraId="2EAAAE71" w14:textId="7126D103">
      <w:r>
        <w:t xml:space="preserve">Risk mitigation occurs in </w:t>
      </w:r>
      <w:r w:rsidR="14C692FF">
        <w:t xml:space="preserve">five phases, identification, analyzation, prioritization, mitigation, and monitoring. </w:t>
      </w:r>
      <w:r w:rsidR="4A477BD1">
        <w:t xml:space="preserve">Risk management occurs throughout the project </w:t>
      </w:r>
      <w:proofErr w:type="gramStart"/>
      <w:r w:rsidR="4A477BD1">
        <w:t>management, and</w:t>
      </w:r>
      <w:proofErr w:type="gramEnd"/>
      <w:r w:rsidR="4A477BD1">
        <w:t xml:space="preserve"> would normally be </w:t>
      </w:r>
      <w:r w:rsidR="5FAD4278">
        <w:t>undertaken</w:t>
      </w:r>
      <w:r w:rsidR="4A477BD1">
        <w:t xml:space="preserve"> by a risk management officer, however due to the short time frame </w:t>
      </w:r>
      <w:r w:rsidR="34EFEE44">
        <w:t xml:space="preserve">of this project, each member of each team will need to be aware of the risks and alert the team of new risks as they arise as well as </w:t>
      </w:r>
      <w:r w:rsidR="29C0B21B">
        <w:t>when risk levels change due to evolving circumstances.</w:t>
      </w:r>
    </w:p>
    <w:p w:rsidR="0CE53259" w:rsidP="0CE53259" w:rsidRDefault="0CE53259" w14:paraId="227D6FF9" w14:textId="6DDF0206"/>
    <w:p w:rsidR="59288518" w:rsidP="0CE53259" w:rsidRDefault="6C07E8E8" w14:paraId="43FC4221" w14:textId="01670C40">
      <w:r w:rsidR="6C07E8E8">
        <w:rPr/>
        <w:t xml:space="preserve">Risks will have two estimates associated with them, likelihood and severity of impact, both on a </w:t>
      </w:r>
      <w:r w:rsidR="672AB7F8">
        <w:rPr/>
        <w:t>five</w:t>
      </w:r>
      <w:r w:rsidR="10AB9D69">
        <w:rPr/>
        <w:t xml:space="preserve">-point scale of low, </w:t>
      </w:r>
      <w:r w:rsidR="017B76FB">
        <w:rPr/>
        <w:t xml:space="preserve">medium-low, </w:t>
      </w:r>
      <w:r w:rsidR="10AB9D69">
        <w:rPr/>
        <w:t>medium,</w:t>
      </w:r>
      <w:r w:rsidR="58373A87">
        <w:rPr/>
        <w:t xml:space="preserve"> medium-high,</w:t>
      </w:r>
      <w:r w:rsidR="10AB9D69">
        <w:rPr/>
        <w:t xml:space="preserve"> and high. </w:t>
      </w:r>
      <w:r w:rsidR="0E35E8B4">
        <w:rPr/>
        <w:t>Likelihood</w:t>
      </w:r>
      <w:r w:rsidR="2D2E6C28">
        <w:rPr/>
        <w:t xml:space="preserve"> is defined by how likely a risk is </w:t>
      </w:r>
      <w:r w:rsidR="3D84C1A6">
        <w:rPr/>
        <w:t>impacting</w:t>
      </w:r>
      <w:r w:rsidR="2D2E6C28">
        <w:rPr/>
        <w:t xml:space="preserve"> the project over the entire project lifecycle by </w:t>
      </w:r>
      <w:r w:rsidR="6E8D86BC">
        <w:rPr/>
        <w:t xml:space="preserve">rough estimate, and severity is how much impact a risk would have if it were to come into play. </w:t>
      </w:r>
      <w:r w:rsidR="30237099">
        <w:rPr/>
        <w:t xml:space="preserve">Low likelihood </w:t>
      </w:r>
      <w:r w:rsidR="4CF13D61">
        <w:rPr/>
        <w:t xml:space="preserve">means that a risk is unlikely to impact the project delivery, and high likelihood means that a risk </w:t>
      </w:r>
      <w:r w:rsidR="5841FEE4">
        <w:rPr/>
        <w:t>is very likely (if not certain) to impact the project</w:t>
      </w:r>
      <w:r w:rsidR="70354B73">
        <w:rPr/>
        <w:t>, where medium has around 50% chance of occurring</w:t>
      </w:r>
      <w:r w:rsidR="5841FEE4">
        <w:rPr/>
        <w:t xml:space="preserve">. </w:t>
      </w:r>
      <w:r w:rsidR="032B79C5">
        <w:rPr/>
        <w:t xml:space="preserve">Severity </w:t>
      </w:r>
      <w:r w:rsidR="032B79C5">
        <w:rPr/>
        <w:t xml:space="preserve">is </w:t>
      </w:r>
      <w:del w:author="Thomas Barton" w:date="2021-03-06T21:07:14.851Z" w:id="347820076">
        <w:r w:rsidDel="032B79C5">
          <w:delText xml:space="preserve"> </w:delText>
        </w:r>
      </w:del>
      <w:r w:rsidR="032B79C5">
        <w:rPr/>
        <w:t>a</w:t>
      </w:r>
      <w:r w:rsidR="032B79C5">
        <w:rPr/>
        <w:t xml:space="preserve"> general estimate of how many hours and/or delay will occur to mitigate the risk if it occurs</w:t>
      </w:r>
      <w:r w:rsidR="0124EA48">
        <w:rPr/>
        <w:t xml:space="preserve"> or otherwise impact to the functionality overall</w:t>
      </w:r>
      <w:r w:rsidR="032B79C5">
        <w:rPr/>
        <w:t xml:space="preserve">, with low severity being little to no delay </w:t>
      </w:r>
      <w:r w:rsidR="19CDBCD2">
        <w:rPr/>
        <w:t xml:space="preserve">with some resource shifting to high severity being </w:t>
      </w:r>
      <w:r w:rsidR="265A5E9D">
        <w:rPr/>
        <w:t>causing enough of a delay in the project that it would cause some requirements to not be completed by the project deadline</w:t>
      </w:r>
      <w:r w:rsidR="34BC94E7">
        <w:rPr/>
        <w:t xml:space="preserve">, if not having the project fail on </w:t>
      </w:r>
      <w:r w:rsidR="00F404C0">
        <w:rPr/>
        <w:t>occurrence</w:t>
      </w:r>
      <w:r w:rsidR="265A5E9D">
        <w:rPr/>
        <w:t>.</w:t>
      </w:r>
    </w:p>
    <w:p w:rsidR="00CA760B" w:rsidP="00CA760B" w:rsidRDefault="00CA760B" w14:paraId="3FCD6913" w14:textId="4DE2077F"/>
    <w:p w:rsidR="2AE6ADF4" w:rsidP="00CA760B" w:rsidRDefault="2AE6ADF4" w14:paraId="300367EB" w14:textId="6301FF3E">
      <w:r>
        <w:t xml:space="preserve">The overall risk association is the </w:t>
      </w:r>
      <w:r w:rsidR="00F404C0">
        <w:t>interaction</w:t>
      </w:r>
      <w:r>
        <w:t xml:space="preserve"> of both the </w:t>
      </w:r>
      <w:r w:rsidR="00F404C0">
        <w:t>likelihood</w:t>
      </w:r>
      <w:r>
        <w:t xml:space="preserve"> and severity, </w:t>
      </w:r>
      <w:r w:rsidR="33F32201">
        <w:t xml:space="preserve">on a </w:t>
      </w:r>
      <w:proofErr w:type="gramStart"/>
      <w:r w:rsidR="33F32201">
        <w:t>three point</w:t>
      </w:r>
      <w:proofErr w:type="gramEnd"/>
      <w:r w:rsidR="33F32201">
        <w:t xml:space="preserve"> scale that gives an overall idea of </w:t>
      </w:r>
      <w:r w:rsidR="152678AE">
        <w:t>where the risk would fall for prioritization for the project.</w:t>
      </w:r>
    </w:p>
    <w:p w:rsidR="2FE43800" w:rsidP="2FE43800" w:rsidRDefault="2FE43800" w14:paraId="09E2A342" w14:textId="4321017C"/>
    <w:p w:rsidR="6D33894F" w:rsidP="00CA760B" w:rsidRDefault="63681EAB" w14:paraId="4E84A445" w14:textId="69FA0C62">
      <w:pPr>
        <w:pStyle w:val="Heading2"/>
      </w:pPr>
      <w:bookmarkStart w:name="_Toc65097042" w:id="43"/>
      <w:r>
        <w:t>Risk Matrix</w:t>
      </w:r>
      <w:bookmarkEnd w:id="43"/>
    </w:p>
    <w:p w:rsidR="6D33894F" w:rsidP="23108433" w:rsidRDefault="6D33894F" w14:paraId="10721195" w14:textId="4EAC83A6"/>
    <w:tbl>
      <w:tblPr>
        <w:tblStyle w:val="TableGrid"/>
        <w:tblW w:w="8280" w:type="dxa"/>
        <w:tblLayout w:type="fixed"/>
        <w:tblLook w:val="06A0" w:firstRow="1" w:lastRow="0" w:firstColumn="1" w:lastColumn="0" w:noHBand="1" w:noVBand="1"/>
      </w:tblPr>
      <w:tblGrid>
        <w:gridCol w:w="1530"/>
        <w:gridCol w:w="1305"/>
        <w:gridCol w:w="1305"/>
        <w:gridCol w:w="1380"/>
        <w:gridCol w:w="1380"/>
        <w:gridCol w:w="1380"/>
      </w:tblGrid>
      <w:tr w:rsidR="00CA760B" w:rsidTr="642FC91C" w14:paraId="4FF176EE" w14:textId="77777777">
        <w:trPr>
          <w:trHeight w:val="1050"/>
        </w:trPr>
        <w:tc>
          <w:tcPr>
            <w:tcW w:w="1530" w:type="dxa"/>
            <w:shd w:val="clear" w:color="auto" w:fill="AEAAAA" w:themeFill="background2" w:themeFillShade="BF"/>
          </w:tcPr>
          <w:p w:rsidR="73A8FF15" w:rsidP="00CA760B" w:rsidRDefault="73A8FF15" w14:paraId="6AA46719" w14:textId="2B1761A5">
            <w:r>
              <w:t>High Likel</w:t>
            </w:r>
            <w:r w:rsidR="341F3D86">
              <w:t>i</w:t>
            </w:r>
            <w:r>
              <w:t>hood</w:t>
            </w:r>
          </w:p>
        </w:tc>
        <w:tc>
          <w:tcPr>
            <w:tcW w:w="1305" w:type="dxa"/>
            <w:shd w:val="clear" w:color="auto" w:fill="FFFF00"/>
          </w:tcPr>
          <w:p w:rsidR="00CA760B" w:rsidP="00CA760B" w:rsidRDefault="00CA760B" w14:paraId="78A50651" w14:textId="218EEC2A"/>
        </w:tc>
        <w:tc>
          <w:tcPr>
            <w:tcW w:w="1305" w:type="dxa"/>
            <w:shd w:val="clear" w:color="auto" w:fill="FFFF00"/>
          </w:tcPr>
          <w:p w:rsidR="00CA760B" w:rsidP="00CA760B" w:rsidRDefault="00CA760B" w14:paraId="5943AF84" w14:textId="630D5807"/>
        </w:tc>
        <w:tc>
          <w:tcPr>
            <w:tcW w:w="1380" w:type="dxa"/>
            <w:shd w:val="clear" w:color="auto" w:fill="FF0000"/>
          </w:tcPr>
          <w:p w:rsidR="00CA760B" w:rsidP="00CA760B" w:rsidRDefault="00CA760B" w14:paraId="0ADDBCE1" w14:textId="44A490B0"/>
        </w:tc>
        <w:tc>
          <w:tcPr>
            <w:tcW w:w="1380" w:type="dxa"/>
            <w:shd w:val="clear" w:color="auto" w:fill="FF0000"/>
          </w:tcPr>
          <w:p w:rsidR="00CA760B" w:rsidP="00CA760B" w:rsidRDefault="05264452" w14:paraId="13BE31C0" w14:textId="21C52F6F">
            <w:r>
              <w:t>1</w:t>
            </w:r>
          </w:p>
        </w:tc>
        <w:tc>
          <w:tcPr>
            <w:tcW w:w="1380" w:type="dxa"/>
            <w:shd w:val="clear" w:color="auto" w:fill="FF0000"/>
          </w:tcPr>
          <w:p w:rsidR="00CA760B" w:rsidP="00CA760B" w:rsidRDefault="05264452" w14:paraId="3332C69E" w14:textId="7F4B2D41">
            <w:r>
              <w:t>1</w:t>
            </w:r>
          </w:p>
        </w:tc>
      </w:tr>
      <w:tr w:rsidR="00CA760B" w:rsidTr="642FC91C" w14:paraId="72502F3F" w14:textId="77777777">
        <w:trPr>
          <w:trHeight w:val="1050"/>
        </w:trPr>
        <w:tc>
          <w:tcPr>
            <w:tcW w:w="1530" w:type="dxa"/>
            <w:shd w:val="clear" w:color="auto" w:fill="AEAAAA" w:themeFill="background2" w:themeFillShade="BF"/>
          </w:tcPr>
          <w:p w:rsidR="73A8FF15" w:rsidP="00CA760B" w:rsidRDefault="73A8FF15" w14:paraId="20FDD31D" w14:textId="7168894E">
            <w:r>
              <w:t>Medium</w:t>
            </w:r>
            <w:r w:rsidR="5C99418A">
              <w:t>-High</w:t>
            </w:r>
            <w:r>
              <w:t xml:space="preserve"> Likelihood</w:t>
            </w:r>
          </w:p>
          <w:p w:rsidR="00CA760B" w:rsidP="00CA760B" w:rsidRDefault="00CA760B" w14:paraId="2D72C2FF" w14:textId="300354C3"/>
        </w:tc>
        <w:tc>
          <w:tcPr>
            <w:tcW w:w="1305" w:type="dxa"/>
            <w:shd w:val="clear" w:color="auto" w:fill="00B050"/>
          </w:tcPr>
          <w:p w:rsidR="00CA760B" w:rsidP="00CA760B" w:rsidRDefault="00CA760B" w14:paraId="56AADDBD" w14:textId="3D1BB729"/>
        </w:tc>
        <w:tc>
          <w:tcPr>
            <w:tcW w:w="1305" w:type="dxa"/>
            <w:shd w:val="clear" w:color="auto" w:fill="FFFF00"/>
          </w:tcPr>
          <w:p w:rsidR="00CA760B" w:rsidP="00CA760B" w:rsidRDefault="6890AFFD" w14:paraId="0B51904D" w14:textId="2C8B2DB3">
            <w:r>
              <w:t>1</w:t>
            </w:r>
          </w:p>
        </w:tc>
        <w:tc>
          <w:tcPr>
            <w:tcW w:w="1380" w:type="dxa"/>
            <w:shd w:val="clear" w:color="auto" w:fill="FFFF00"/>
          </w:tcPr>
          <w:p w:rsidR="00CA760B" w:rsidP="00CA760B" w:rsidRDefault="2353FCB5" w14:paraId="04A9653E" w14:textId="2ED0D30A">
            <w:r>
              <w:t>1</w:t>
            </w:r>
          </w:p>
        </w:tc>
        <w:tc>
          <w:tcPr>
            <w:tcW w:w="1380" w:type="dxa"/>
            <w:shd w:val="clear" w:color="auto" w:fill="FF0000"/>
          </w:tcPr>
          <w:p w:rsidR="00CA760B" w:rsidP="00CA760B" w:rsidRDefault="00CA760B" w14:paraId="1C7A5945" w14:textId="257CA017"/>
        </w:tc>
        <w:tc>
          <w:tcPr>
            <w:tcW w:w="1380" w:type="dxa"/>
            <w:shd w:val="clear" w:color="auto" w:fill="FF0000"/>
          </w:tcPr>
          <w:p w:rsidR="00CA760B" w:rsidP="00CA760B" w:rsidRDefault="00CA760B" w14:paraId="72EFB375" w14:textId="0D1A1826"/>
        </w:tc>
      </w:tr>
      <w:tr w:rsidR="23108433" w:rsidTr="642FC91C" w14:paraId="68EB91CF" w14:textId="77777777">
        <w:trPr>
          <w:trHeight w:val="1050"/>
        </w:trPr>
        <w:tc>
          <w:tcPr>
            <w:tcW w:w="1530" w:type="dxa"/>
            <w:shd w:val="clear" w:color="auto" w:fill="AEAAAA" w:themeFill="background2" w:themeFillShade="BF"/>
          </w:tcPr>
          <w:p w:rsidR="68BC1098" w:rsidP="23108433" w:rsidRDefault="60F96E0B" w14:paraId="717CB0A2" w14:textId="4BED3CBF">
            <w:r>
              <w:t>Medium Likelihood</w:t>
            </w:r>
          </w:p>
          <w:p w:rsidR="68BC1098" w:rsidP="23108433" w:rsidRDefault="68BC1098" w14:paraId="2ED30EFB" w14:textId="4EA579F0"/>
        </w:tc>
        <w:tc>
          <w:tcPr>
            <w:tcW w:w="1305" w:type="dxa"/>
            <w:shd w:val="clear" w:color="auto" w:fill="00B050"/>
          </w:tcPr>
          <w:p w:rsidR="23108433" w:rsidP="23108433" w:rsidRDefault="23108433" w14:paraId="73C92D5A" w14:textId="0C1C8EED"/>
        </w:tc>
        <w:tc>
          <w:tcPr>
            <w:tcW w:w="1305" w:type="dxa"/>
            <w:shd w:val="clear" w:color="auto" w:fill="FFFF00"/>
          </w:tcPr>
          <w:p w:rsidR="5C913CEE" w:rsidP="23108433" w:rsidRDefault="5C913CEE" w14:paraId="38EF05BA" w14:textId="62553915"/>
        </w:tc>
        <w:tc>
          <w:tcPr>
            <w:tcW w:w="1380" w:type="dxa"/>
            <w:shd w:val="clear" w:color="auto" w:fill="FFFF00"/>
          </w:tcPr>
          <w:p w:rsidR="5C913CEE" w:rsidP="23108433" w:rsidRDefault="22ADC405" w14:paraId="0E192DBE" w14:textId="0F41A95D">
            <w:r>
              <w:t>2</w:t>
            </w:r>
          </w:p>
        </w:tc>
        <w:tc>
          <w:tcPr>
            <w:tcW w:w="1380" w:type="dxa"/>
            <w:shd w:val="clear" w:color="auto" w:fill="FFFF00"/>
          </w:tcPr>
          <w:p w:rsidR="00CA760B" w:rsidP="00CA760B" w:rsidRDefault="00CA760B" w14:paraId="077D00F8" w14:textId="22B5E3C7"/>
        </w:tc>
        <w:tc>
          <w:tcPr>
            <w:tcW w:w="1380" w:type="dxa"/>
            <w:shd w:val="clear" w:color="auto" w:fill="FF0000"/>
          </w:tcPr>
          <w:p w:rsidR="00CA760B" w:rsidP="00CA760B" w:rsidRDefault="7701685C" w14:paraId="38DD3114" w14:textId="5C25E729">
            <w:r>
              <w:t>1</w:t>
            </w:r>
          </w:p>
        </w:tc>
      </w:tr>
      <w:tr w:rsidR="23108433" w:rsidTr="642FC91C" w14:paraId="5B5AA5ED" w14:textId="77777777">
        <w:trPr>
          <w:trHeight w:val="1170"/>
        </w:trPr>
        <w:tc>
          <w:tcPr>
            <w:tcW w:w="1530" w:type="dxa"/>
            <w:shd w:val="clear" w:color="auto" w:fill="AEAAAA" w:themeFill="background2" w:themeFillShade="BF"/>
          </w:tcPr>
          <w:p w:rsidR="68BC1098" w:rsidP="23108433" w:rsidRDefault="52280C78" w14:paraId="6A3452A1" w14:textId="77C94868">
            <w:r>
              <w:t>Medium</w:t>
            </w:r>
            <w:r w:rsidR="04203E98">
              <w:t>-Low</w:t>
            </w:r>
            <w:r>
              <w:t xml:space="preserve"> </w:t>
            </w:r>
          </w:p>
          <w:p w:rsidR="68BC1098" w:rsidP="23108433" w:rsidRDefault="52280C78" w14:paraId="5F9A30D3" w14:textId="29BE64F9">
            <w:r>
              <w:t>Likelihood</w:t>
            </w:r>
          </w:p>
        </w:tc>
        <w:tc>
          <w:tcPr>
            <w:tcW w:w="1305" w:type="dxa"/>
            <w:shd w:val="clear" w:color="auto" w:fill="00B050"/>
          </w:tcPr>
          <w:p w:rsidR="23108433" w:rsidP="23108433" w:rsidRDefault="23108433" w14:paraId="5720830D" w14:textId="0C1C8EED"/>
        </w:tc>
        <w:tc>
          <w:tcPr>
            <w:tcW w:w="1305" w:type="dxa"/>
            <w:shd w:val="clear" w:color="auto" w:fill="00B050"/>
          </w:tcPr>
          <w:p w:rsidR="2F9AB4E1" w:rsidP="23108433" w:rsidRDefault="2F9AB4E1" w14:paraId="1F417730" w14:textId="732045B0"/>
        </w:tc>
        <w:tc>
          <w:tcPr>
            <w:tcW w:w="1380" w:type="dxa"/>
            <w:shd w:val="clear" w:color="auto" w:fill="FFFF00"/>
          </w:tcPr>
          <w:p w:rsidR="4ECBACC3" w:rsidP="23108433" w:rsidRDefault="4ECBACC3" w14:paraId="072F8D9F" w14:textId="48ED42A5"/>
        </w:tc>
        <w:tc>
          <w:tcPr>
            <w:tcW w:w="1380" w:type="dxa"/>
            <w:shd w:val="clear" w:color="auto" w:fill="FFFF00"/>
          </w:tcPr>
          <w:p w:rsidR="00CA760B" w:rsidP="00CA760B" w:rsidRDefault="569ABE7F" w14:paraId="0B2A7F6A" w14:textId="36A2ECF7">
            <w:r>
              <w:t>1</w:t>
            </w:r>
          </w:p>
        </w:tc>
        <w:tc>
          <w:tcPr>
            <w:tcW w:w="1380" w:type="dxa"/>
            <w:shd w:val="clear" w:color="auto" w:fill="FF0000"/>
          </w:tcPr>
          <w:p w:rsidR="00CA760B" w:rsidP="00CA760B" w:rsidRDefault="7DA5F30C" w14:paraId="33A9D1A3" w14:textId="75D4967E">
            <w:r>
              <w:t>1</w:t>
            </w:r>
          </w:p>
        </w:tc>
      </w:tr>
      <w:tr w:rsidR="23108433" w:rsidTr="642FC91C" w14:paraId="4915A3F5" w14:textId="77777777">
        <w:trPr>
          <w:trHeight w:val="1200"/>
        </w:trPr>
        <w:tc>
          <w:tcPr>
            <w:tcW w:w="1530" w:type="dxa"/>
            <w:shd w:val="clear" w:color="auto" w:fill="AEAAAA" w:themeFill="background2" w:themeFillShade="BF"/>
          </w:tcPr>
          <w:p w:rsidR="68BC1098" w:rsidP="23108433" w:rsidRDefault="68BC1098" w14:paraId="60EE3BF1" w14:textId="768E9D92">
            <w:r>
              <w:lastRenderedPageBreak/>
              <w:t>Low Likelihood</w:t>
            </w:r>
          </w:p>
        </w:tc>
        <w:tc>
          <w:tcPr>
            <w:tcW w:w="1305" w:type="dxa"/>
            <w:shd w:val="clear" w:color="auto" w:fill="00B050"/>
          </w:tcPr>
          <w:p w:rsidR="23108433" w:rsidP="23108433" w:rsidRDefault="23108433" w14:paraId="010837CE" w14:textId="0C1C8EED"/>
        </w:tc>
        <w:tc>
          <w:tcPr>
            <w:tcW w:w="1305" w:type="dxa"/>
            <w:shd w:val="clear" w:color="auto" w:fill="00B050"/>
          </w:tcPr>
          <w:p w:rsidR="23108433" w:rsidP="23108433" w:rsidRDefault="23108433" w14:paraId="151C56EA" w14:textId="0C1C8EED"/>
        </w:tc>
        <w:tc>
          <w:tcPr>
            <w:tcW w:w="1380" w:type="dxa"/>
            <w:shd w:val="clear" w:color="auto" w:fill="00B050"/>
          </w:tcPr>
          <w:p w:rsidR="3BB8F5FE" w:rsidP="23108433" w:rsidRDefault="37AB73BE" w14:paraId="33C11350" w14:textId="75B4CEE1">
            <w:r>
              <w:t>1</w:t>
            </w:r>
          </w:p>
        </w:tc>
        <w:tc>
          <w:tcPr>
            <w:tcW w:w="1380" w:type="dxa"/>
            <w:shd w:val="clear" w:color="auto" w:fill="FFFF00"/>
          </w:tcPr>
          <w:p w:rsidR="00CA760B" w:rsidP="00CA760B" w:rsidRDefault="00CA760B" w14:paraId="540AA37C" w14:textId="3218F779"/>
        </w:tc>
        <w:tc>
          <w:tcPr>
            <w:tcW w:w="1380" w:type="dxa"/>
            <w:shd w:val="clear" w:color="auto" w:fill="FFFF00"/>
          </w:tcPr>
          <w:p w:rsidR="00CA760B" w:rsidP="00CA760B" w:rsidRDefault="6FD2675E" w14:paraId="24F52EAE" w14:textId="5E872C37">
            <w:r>
              <w:t>2</w:t>
            </w:r>
          </w:p>
        </w:tc>
      </w:tr>
      <w:tr w:rsidR="23108433" w:rsidTr="642FC91C" w14:paraId="1A53AD11" w14:textId="77777777">
        <w:trPr>
          <w:trHeight w:val="1260"/>
        </w:trPr>
        <w:tc>
          <w:tcPr>
            <w:tcW w:w="1530" w:type="dxa"/>
          </w:tcPr>
          <w:p w:rsidR="23108433" w:rsidP="23108433" w:rsidRDefault="23108433" w14:paraId="51C7F7EE" w14:textId="0C1C8EED"/>
        </w:tc>
        <w:tc>
          <w:tcPr>
            <w:tcW w:w="1305" w:type="dxa"/>
            <w:shd w:val="clear" w:color="auto" w:fill="AEAAAA" w:themeFill="background2" w:themeFillShade="BF"/>
          </w:tcPr>
          <w:p w:rsidR="68BC1098" w:rsidP="23108433" w:rsidRDefault="68BC1098" w14:paraId="30729FA5" w14:textId="159C0CEB">
            <w:r>
              <w:t xml:space="preserve">Low </w:t>
            </w:r>
            <w:r w:rsidR="527A7D9B">
              <w:t>severity</w:t>
            </w:r>
          </w:p>
        </w:tc>
        <w:tc>
          <w:tcPr>
            <w:tcW w:w="1305" w:type="dxa"/>
            <w:shd w:val="clear" w:color="auto" w:fill="AEAAAA" w:themeFill="background2" w:themeFillShade="BF"/>
          </w:tcPr>
          <w:p w:rsidR="68BC1098" w:rsidP="23108433" w:rsidRDefault="52280C78" w14:paraId="4444874C" w14:textId="0870D993">
            <w:r>
              <w:t>Medium</w:t>
            </w:r>
            <w:r w:rsidR="60D73292">
              <w:t>-Low</w:t>
            </w:r>
            <w:r>
              <w:t xml:space="preserve"> </w:t>
            </w:r>
            <w:r w:rsidR="68BC1098">
              <w:br/>
            </w:r>
            <w:r w:rsidR="3B879CC0">
              <w:t>severity</w:t>
            </w:r>
          </w:p>
        </w:tc>
        <w:tc>
          <w:tcPr>
            <w:tcW w:w="1380" w:type="dxa"/>
            <w:shd w:val="clear" w:color="auto" w:fill="AEAAAA" w:themeFill="background2" w:themeFillShade="BF"/>
          </w:tcPr>
          <w:p w:rsidR="68BC1098" w:rsidP="23108433" w:rsidRDefault="0BD97ECB" w14:paraId="6B4E2EDB" w14:textId="32B8420F">
            <w:r>
              <w:t>Medium severity</w:t>
            </w:r>
          </w:p>
          <w:p w:rsidR="68BC1098" w:rsidP="23108433" w:rsidRDefault="68BC1098" w14:paraId="3193FE8B" w14:textId="1213A058"/>
        </w:tc>
        <w:tc>
          <w:tcPr>
            <w:tcW w:w="1380" w:type="dxa"/>
            <w:shd w:val="clear" w:color="auto" w:fill="AEAAAA" w:themeFill="background2" w:themeFillShade="BF"/>
          </w:tcPr>
          <w:p w:rsidR="0BD97ECB" w:rsidP="00CA760B" w:rsidRDefault="0BD97ECB" w14:paraId="246D30B2" w14:textId="7FA8A621">
            <w:r>
              <w:t>Medium</w:t>
            </w:r>
            <w:r w:rsidR="7887AB2F">
              <w:t>-high</w:t>
            </w:r>
            <w:r>
              <w:t xml:space="preserve"> severity</w:t>
            </w:r>
          </w:p>
          <w:p w:rsidR="00CA760B" w:rsidP="00CA760B" w:rsidRDefault="00CA760B" w14:paraId="09FD5807" w14:textId="1883BE84"/>
        </w:tc>
        <w:tc>
          <w:tcPr>
            <w:tcW w:w="1380" w:type="dxa"/>
            <w:shd w:val="clear" w:color="auto" w:fill="AEAAAA" w:themeFill="background2" w:themeFillShade="BF"/>
          </w:tcPr>
          <w:p w:rsidR="1A932A03" w:rsidP="00CA760B" w:rsidRDefault="1A932A03" w14:paraId="36594D2F" w14:textId="60E4100A">
            <w:r>
              <w:t xml:space="preserve">High </w:t>
            </w:r>
            <w:r w:rsidR="14A976EA">
              <w:t>severity</w:t>
            </w:r>
          </w:p>
        </w:tc>
      </w:tr>
    </w:tbl>
    <w:p w:rsidR="6D33894F" w:rsidP="23108433" w:rsidRDefault="6D33894F" w14:paraId="49074D4E" w14:textId="6A4F5081">
      <w:pPr>
        <w:pStyle w:val="Heading2"/>
      </w:pPr>
      <w:bookmarkStart w:name="_Toc65097043" w:id="44"/>
      <w:r>
        <w:t>Risk Analysis</w:t>
      </w:r>
      <w:bookmarkEnd w:id="44"/>
    </w:p>
    <w:tbl>
      <w:tblPr>
        <w:tblStyle w:val="TableGrid"/>
        <w:tblW w:w="9360" w:type="dxa"/>
        <w:tblLayout w:type="fixed"/>
        <w:tblLook w:val="06A0" w:firstRow="1" w:lastRow="0" w:firstColumn="1" w:lastColumn="0" w:noHBand="1" w:noVBand="1"/>
      </w:tblPr>
      <w:tblGrid>
        <w:gridCol w:w="930"/>
        <w:gridCol w:w="4830"/>
        <w:gridCol w:w="1125"/>
        <w:gridCol w:w="1335"/>
        <w:gridCol w:w="1140"/>
      </w:tblGrid>
      <w:tr w:rsidR="0C84AE5E" w:rsidTr="377D816E" w14:paraId="52812BC2" w14:textId="77777777">
        <w:tc>
          <w:tcPr>
            <w:tcW w:w="930" w:type="dxa"/>
            <w:tcMar/>
          </w:tcPr>
          <w:p w:rsidR="00CA760B" w:rsidP="00CA760B" w:rsidRDefault="00CA760B" w14:paraId="70E0FA4A" w14:textId="5AE2FB75">
            <w:pPr>
              <w:rPr>
                <w:b/>
                <w:bCs/>
              </w:rPr>
            </w:pPr>
          </w:p>
        </w:tc>
        <w:tc>
          <w:tcPr>
            <w:tcW w:w="4830" w:type="dxa"/>
            <w:tcMar/>
          </w:tcPr>
          <w:p w:rsidR="02A08055" w:rsidP="0C84AE5E" w:rsidRDefault="02A08055" w14:paraId="15B1F6DA" w14:textId="7BF9B8BD">
            <w:r w:rsidRPr="0C84AE5E">
              <w:rPr>
                <w:b/>
                <w:bCs/>
              </w:rPr>
              <w:t>Risk</w:t>
            </w:r>
          </w:p>
        </w:tc>
        <w:tc>
          <w:tcPr>
            <w:tcW w:w="1125" w:type="dxa"/>
            <w:tcMar/>
          </w:tcPr>
          <w:p w:rsidR="02A08055" w:rsidP="0C84AE5E" w:rsidRDefault="02A08055" w14:paraId="7C36984C" w14:textId="3890D4F2">
            <w:r w:rsidRPr="0C84AE5E">
              <w:rPr>
                <w:b/>
                <w:bCs/>
              </w:rPr>
              <w:t>Severity</w:t>
            </w:r>
          </w:p>
        </w:tc>
        <w:tc>
          <w:tcPr>
            <w:tcW w:w="1335" w:type="dxa"/>
            <w:tcMar/>
          </w:tcPr>
          <w:p w:rsidR="02A08055" w:rsidP="00CA760B" w:rsidRDefault="7143950B" w14:paraId="1EF25D09" w14:textId="1CE991A9">
            <w:pPr>
              <w:rPr>
                <w:b/>
                <w:bCs/>
              </w:rPr>
            </w:pPr>
            <w:r w:rsidRPr="00CA760B">
              <w:rPr>
                <w:b/>
                <w:bCs/>
              </w:rPr>
              <w:t>Likelihood</w:t>
            </w:r>
          </w:p>
        </w:tc>
        <w:tc>
          <w:tcPr>
            <w:tcW w:w="1140" w:type="dxa"/>
            <w:tcMar/>
          </w:tcPr>
          <w:p w:rsidR="50A37110" w:rsidP="23108433" w:rsidRDefault="50A37110" w14:paraId="5DF648EA" w14:textId="22B25051">
            <w:pPr>
              <w:rPr>
                <w:b/>
                <w:bCs/>
              </w:rPr>
            </w:pPr>
            <w:r w:rsidRPr="23108433">
              <w:rPr>
                <w:b/>
                <w:bCs/>
              </w:rPr>
              <w:t>Overall</w:t>
            </w:r>
          </w:p>
        </w:tc>
      </w:tr>
      <w:tr w:rsidR="0C84AE5E" w:rsidTr="377D816E" w14:paraId="50320FAC" w14:textId="77777777">
        <w:tc>
          <w:tcPr>
            <w:tcW w:w="930" w:type="dxa"/>
            <w:tcMar/>
          </w:tcPr>
          <w:p w:rsidR="6E198540" w:rsidP="00CA760B" w:rsidRDefault="6E198540" w14:paraId="321CFBB6" w14:textId="4528A9D4">
            <w:r>
              <w:t>RS-1</w:t>
            </w:r>
          </w:p>
        </w:tc>
        <w:tc>
          <w:tcPr>
            <w:tcW w:w="4830" w:type="dxa"/>
            <w:tcMar/>
          </w:tcPr>
          <w:p w:rsidR="02A08055" w:rsidP="0C84AE5E" w:rsidRDefault="02A08055" w14:paraId="44314AAC" w14:textId="3E028D73">
            <w:r>
              <w:t>The short timeframe will likely cause various aspects of the project to be developed hastily.</w:t>
            </w:r>
          </w:p>
          <w:p w:rsidR="0C84AE5E" w:rsidP="0C84AE5E" w:rsidRDefault="0C84AE5E" w14:paraId="33B80F81" w14:textId="7422440C"/>
        </w:tc>
        <w:tc>
          <w:tcPr>
            <w:tcW w:w="1125" w:type="dxa"/>
            <w:shd w:val="clear" w:color="auto" w:fill="FFC000" w:themeFill="accent4"/>
            <w:tcMar/>
          </w:tcPr>
          <w:p w:rsidR="6424F668" w:rsidP="0C84AE5E" w:rsidRDefault="11F12273" w14:paraId="46A461D8" w14:textId="2F10B7DA">
            <w:r>
              <w:t>Medium</w:t>
            </w:r>
            <w:r w:rsidR="3BF9E0C8">
              <w:t>-high</w:t>
            </w:r>
          </w:p>
        </w:tc>
        <w:tc>
          <w:tcPr>
            <w:tcW w:w="1335" w:type="dxa"/>
            <w:shd w:val="clear" w:color="auto" w:fill="FF0000"/>
            <w:tcMar/>
          </w:tcPr>
          <w:p w:rsidR="6424F668" w:rsidP="0C84AE5E" w:rsidRDefault="6424F668" w14:paraId="2319DA8E" w14:textId="57FFD702">
            <w:r>
              <w:t>High</w:t>
            </w:r>
          </w:p>
        </w:tc>
        <w:tc>
          <w:tcPr>
            <w:tcW w:w="1140" w:type="dxa"/>
            <w:shd w:val="clear" w:color="auto" w:fill="FF0000"/>
            <w:tcMar/>
          </w:tcPr>
          <w:p w:rsidR="7AE2D4E2" w:rsidP="23108433" w:rsidRDefault="7AE2D4E2" w14:paraId="32F1C099" w14:textId="00327CA0">
            <w:pPr>
              <w:spacing w:line="259" w:lineRule="auto"/>
            </w:pPr>
            <w:r>
              <w:t>High</w:t>
            </w:r>
          </w:p>
        </w:tc>
      </w:tr>
      <w:tr w:rsidR="0C84AE5E" w:rsidTr="377D816E" w14:paraId="27BE42AD" w14:textId="77777777">
        <w:tc>
          <w:tcPr>
            <w:tcW w:w="930" w:type="dxa"/>
            <w:tcMar/>
          </w:tcPr>
          <w:p w:rsidR="187822C0" w:rsidP="00CA760B" w:rsidRDefault="187822C0" w14:paraId="6EA3B70B" w14:textId="6A2C80A9">
            <w:r>
              <w:t>RS-2</w:t>
            </w:r>
          </w:p>
        </w:tc>
        <w:tc>
          <w:tcPr>
            <w:tcW w:w="4830" w:type="dxa"/>
            <w:tcMar/>
          </w:tcPr>
          <w:p w:rsidR="02A08055" w:rsidP="0C84AE5E" w:rsidRDefault="40EF505C" w14:paraId="4D567937" w14:textId="725D4DD4">
            <w:r w:rsidR="65CF60FD">
              <w:rPr/>
              <w:t xml:space="preserve">There may </w:t>
            </w:r>
            <w:r w:rsidR="65CF60FD">
              <w:rPr/>
              <w:t>be</w:t>
            </w:r>
            <w:del w:author="Thomas Barton" w:date="2021-03-06T21:08:52.89Z" w:id="919294297">
              <w:r w:rsidDel="65CF60FD">
                <w:delText xml:space="preserve"> </w:delText>
              </w:r>
            </w:del>
            <w:r w:rsidR="65CF60FD">
              <w:rPr/>
              <w:t xml:space="preserve"> bugs</w:t>
            </w:r>
            <w:r w:rsidR="65CF60FD">
              <w:rPr/>
              <w:t xml:space="preserve"> that will cause the project to be restructured in some way</w:t>
            </w:r>
            <w:r w:rsidR="55A57E2B">
              <w:rPr/>
              <w:t>, causing further delay</w:t>
            </w:r>
            <w:r w:rsidR="65CF60FD">
              <w:rPr/>
              <w:t>.</w:t>
            </w:r>
          </w:p>
          <w:p w:rsidR="0C84AE5E" w:rsidP="0C84AE5E" w:rsidRDefault="0C84AE5E" w14:paraId="4788ECF4" w14:textId="4600FAD8"/>
        </w:tc>
        <w:tc>
          <w:tcPr>
            <w:tcW w:w="1125" w:type="dxa"/>
            <w:shd w:val="clear" w:color="auto" w:fill="FF0000"/>
            <w:tcMar/>
          </w:tcPr>
          <w:p w:rsidR="1D64791C" w:rsidP="0C84AE5E" w:rsidRDefault="1D64791C" w14:paraId="596EA47C" w14:textId="29BD98C7">
            <w:r>
              <w:t>High</w:t>
            </w:r>
          </w:p>
        </w:tc>
        <w:tc>
          <w:tcPr>
            <w:tcW w:w="1335" w:type="dxa"/>
            <w:shd w:val="clear" w:color="auto" w:fill="FF0000"/>
            <w:tcMar/>
          </w:tcPr>
          <w:p w:rsidR="1D64791C" w:rsidP="0C84AE5E" w:rsidRDefault="1D64791C" w14:paraId="28B3A36D" w14:textId="37F4D4A0">
            <w:r>
              <w:t>High</w:t>
            </w:r>
          </w:p>
        </w:tc>
        <w:tc>
          <w:tcPr>
            <w:tcW w:w="1140" w:type="dxa"/>
            <w:shd w:val="clear" w:color="auto" w:fill="FF0000"/>
            <w:tcMar/>
          </w:tcPr>
          <w:p w:rsidR="471DCF43" w:rsidP="23108433" w:rsidRDefault="471DCF43" w14:paraId="1A4CB3F1" w14:textId="5C8B67B7">
            <w:r>
              <w:t>High</w:t>
            </w:r>
          </w:p>
        </w:tc>
      </w:tr>
      <w:tr w:rsidR="0C84AE5E" w:rsidTr="377D816E" w14:paraId="760ADF03" w14:textId="77777777">
        <w:tc>
          <w:tcPr>
            <w:tcW w:w="930" w:type="dxa"/>
            <w:tcMar/>
          </w:tcPr>
          <w:p w:rsidR="4122FD33" w:rsidP="00CA760B" w:rsidRDefault="4122FD33" w14:paraId="63B38005" w14:textId="5EBA9B17">
            <w:r>
              <w:t>RS-3</w:t>
            </w:r>
          </w:p>
        </w:tc>
        <w:tc>
          <w:tcPr>
            <w:tcW w:w="4830" w:type="dxa"/>
            <w:tcMar/>
          </w:tcPr>
          <w:p w:rsidR="02A08055" w:rsidP="0C84AE5E" w:rsidRDefault="5A69F1DB" w14:paraId="4D57307D" w14:textId="4A8BACA7">
            <w:r>
              <w:t>Individual team members may become unavailable at certain points due to unforeseen circumstances (sickness, family issues, e</w:t>
            </w:r>
            <w:r w:rsidR="00445A7C">
              <w:t>tc</w:t>
            </w:r>
            <w:r>
              <w:t>.)</w:t>
            </w:r>
          </w:p>
          <w:p w:rsidR="0C84AE5E" w:rsidP="0C84AE5E" w:rsidRDefault="0C84AE5E" w14:paraId="2C96F3BB" w14:textId="47EAB955"/>
        </w:tc>
        <w:tc>
          <w:tcPr>
            <w:tcW w:w="1125" w:type="dxa"/>
            <w:shd w:val="clear" w:color="auto" w:fill="FF0000"/>
            <w:tcMar/>
          </w:tcPr>
          <w:p w:rsidR="28CB3463" w:rsidP="0C84AE5E" w:rsidRDefault="14B64498" w14:paraId="49D3179C" w14:textId="7E9F6B2E">
            <w:r>
              <w:t>High</w:t>
            </w:r>
          </w:p>
        </w:tc>
        <w:tc>
          <w:tcPr>
            <w:tcW w:w="1335" w:type="dxa"/>
            <w:shd w:val="clear" w:color="auto" w:fill="92D050"/>
            <w:tcMar/>
          </w:tcPr>
          <w:p w:rsidR="28CB3463" w:rsidP="0C84AE5E" w:rsidRDefault="3582AB11" w14:paraId="660CB906" w14:textId="29ABBFAF">
            <w:r>
              <w:t>Medium</w:t>
            </w:r>
            <w:r w:rsidR="2BFE8D6D">
              <w:t>-low</w:t>
            </w:r>
          </w:p>
        </w:tc>
        <w:tc>
          <w:tcPr>
            <w:tcW w:w="1140" w:type="dxa"/>
            <w:shd w:val="clear" w:color="auto" w:fill="FF0000"/>
            <w:tcMar/>
          </w:tcPr>
          <w:p w:rsidR="2C86B3E9" w:rsidP="23108433" w:rsidRDefault="2C86B3E9" w14:paraId="72F22BF7" w14:textId="4030181E">
            <w:r>
              <w:t>High</w:t>
            </w:r>
          </w:p>
        </w:tc>
      </w:tr>
      <w:tr w:rsidR="0C84AE5E" w:rsidTr="377D816E" w14:paraId="52399A07" w14:textId="77777777">
        <w:tc>
          <w:tcPr>
            <w:tcW w:w="930" w:type="dxa"/>
            <w:tcMar/>
          </w:tcPr>
          <w:p w:rsidR="05656BFB" w:rsidP="00CA760B" w:rsidRDefault="05656BFB" w14:paraId="52137C16" w14:textId="2EEA6B0C">
            <w:r>
              <w:t>RS-4</w:t>
            </w:r>
          </w:p>
        </w:tc>
        <w:tc>
          <w:tcPr>
            <w:tcW w:w="4830" w:type="dxa"/>
            <w:tcMar/>
          </w:tcPr>
          <w:p w:rsidR="02A08055" w:rsidP="0C84AE5E" w:rsidRDefault="02A08055" w14:paraId="77EEC402" w14:textId="63DB2303">
            <w:r>
              <w:t>Unfamiliar environments may cause delays in the form of developers needing to learn the environment.</w:t>
            </w:r>
          </w:p>
          <w:p w:rsidR="0C84AE5E" w:rsidP="0C84AE5E" w:rsidRDefault="0C84AE5E" w14:paraId="0F8A9E41" w14:textId="479B3B57"/>
        </w:tc>
        <w:tc>
          <w:tcPr>
            <w:tcW w:w="1125" w:type="dxa"/>
            <w:shd w:val="clear" w:color="auto" w:fill="FFFF00"/>
            <w:tcMar/>
          </w:tcPr>
          <w:p w:rsidR="3916682A" w:rsidP="0C84AE5E" w:rsidRDefault="3916682A" w14:paraId="4AE50947" w14:textId="6661C66F">
            <w:r>
              <w:t>Medium</w:t>
            </w:r>
          </w:p>
        </w:tc>
        <w:tc>
          <w:tcPr>
            <w:tcW w:w="1335" w:type="dxa"/>
            <w:shd w:val="clear" w:color="auto" w:fill="FFC000" w:themeFill="accent4"/>
            <w:tcMar/>
          </w:tcPr>
          <w:p w:rsidR="3916682A" w:rsidP="23108433" w:rsidRDefault="53F0EAFF" w14:paraId="14B601A4" w14:textId="77DDBF55">
            <w:pPr>
              <w:spacing w:line="259" w:lineRule="auto"/>
            </w:pPr>
            <w:r>
              <w:t>Medium</w:t>
            </w:r>
            <w:r w:rsidR="6AFC8980">
              <w:t>-high</w:t>
            </w:r>
          </w:p>
        </w:tc>
        <w:tc>
          <w:tcPr>
            <w:tcW w:w="1140" w:type="dxa"/>
            <w:shd w:val="clear" w:color="auto" w:fill="FFFF00"/>
            <w:tcMar/>
          </w:tcPr>
          <w:p w:rsidR="0095113B" w:rsidP="23108433" w:rsidRDefault="0095113B" w14:paraId="54321273" w14:textId="1B5F85A5">
            <w:pPr>
              <w:spacing w:line="259" w:lineRule="auto"/>
            </w:pPr>
            <w:r>
              <w:t>Medium</w:t>
            </w:r>
          </w:p>
        </w:tc>
      </w:tr>
      <w:tr w:rsidR="0C84AE5E" w:rsidTr="377D816E" w14:paraId="74E000A1" w14:textId="77777777">
        <w:tc>
          <w:tcPr>
            <w:tcW w:w="930" w:type="dxa"/>
            <w:tcMar/>
          </w:tcPr>
          <w:p w:rsidR="3E5CBEF9" w:rsidP="00CA760B" w:rsidRDefault="3E5CBEF9" w14:paraId="73605AAB" w14:textId="25CBEE46">
            <w:r>
              <w:t>RS-5</w:t>
            </w:r>
          </w:p>
        </w:tc>
        <w:tc>
          <w:tcPr>
            <w:tcW w:w="4830" w:type="dxa"/>
            <w:tcMar/>
          </w:tcPr>
          <w:p w:rsidR="02A08055" w:rsidP="0C84AE5E" w:rsidRDefault="02A08055" w14:paraId="19C9BC8F" w14:textId="5451D37D">
            <w:r>
              <w:t xml:space="preserve">The different </w:t>
            </w:r>
            <w:r w:rsidR="5A92315F">
              <w:t>authentication</w:t>
            </w:r>
            <w:r>
              <w:t xml:space="preserve"> methods and encryption protocols in the different applications can stop working when deployed to production servers causing operations to fail.</w:t>
            </w:r>
          </w:p>
          <w:p w:rsidR="0C84AE5E" w:rsidP="0C84AE5E" w:rsidRDefault="0C84AE5E" w14:paraId="79BE1B4F" w14:textId="1A98CABC"/>
        </w:tc>
        <w:tc>
          <w:tcPr>
            <w:tcW w:w="1125" w:type="dxa"/>
            <w:shd w:val="clear" w:color="auto" w:fill="FFC000" w:themeFill="accent4"/>
            <w:tcMar/>
          </w:tcPr>
          <w:p w:rsidR="6FE9BEEC" w:rsidP="0C84AE5E" w:rsidRDefault="17129688" w14:paraId="63BEBA1D" w14:textId="5CCD0303">
            <w:r>
              <w:t>Medium</w:t>
            </w:r>
            <w:r w:rsidR="27897F8E">
              <w:t>-high</w:t>
            </w:r>
          </w:p>
        </w:tc>
        <w:tc>
          <w:tcPr>
            <w:tcW w:w="1335" w:type="dxa"/>
            <w:shd w:val="clear" w:color="auto" w:fill="92D050"/>
            <w:tcMar/>
          </w:tcPr>
          <w:p w:rsidR="6FE9BEEC" w:rsidP="0C84AE5E" w:rsidRDefault="17129688" w14:paraId="29BCA368" w14:textId="56879F73">
            <w:r>
              <w:t>Medium</w:t>
            </w:r>
            <w:r w:rsidR="4658A4F0">
              <w:t>-low</w:t>
            </w:r>
          </w:p>
        </w:tc>
        <w:tc>
          <w:tcPr>
            <w:tcW w:w="1140" w:type="dxa"/>
            <w:shd w:val="clear" w:color="auto" w:fill="FFFF00"/>
            <w:tcMar/>
          </w:tcPr>
          <w:p w:rsidR="18222128" w:rsidP="23108433" w:rsidRDefault="18222128" w14:paraId="234A7D15" w14:textId="1BAFABFE">
            <w:r>
              <w:t>Medium</w:t>
            </w:r>
          </w:p>
        </w:tc>
      </w:tr>
      <w:tr w:rsidR="0C84AE5E" w:rsidTr="377D816E" w14:paraId="4CF704D4" w14:textId="77777777">
        <w:tc>
          <w:tcPr>
            <w:tcW w:w="930" w:type="dxa"/>
            <w:tcMar/>
          </w:tcPr>
          <w:p w:rsidR="4A793423" w:rsidP="00CA760B" w:rsidRDefault="4A793423" w14:paraId="7F70D5EA" w14:textId="20CFC653">
            <w:r>
              <w:t>RS-6</w:t>
            </w:r>
          </w:p>
        </w:tc>
        <w:tc>
          <w:tcPr>
            <w:tcW w:w="4830" w:type="dxa"/>
            <w:tcMar/>
          </w:tcPr>
          <w:p w:rsidR="02A08055" w:rsidP="0C84AE5E" w:rsidRDefault="02A08055" w14:paraId="7DD93E95" w14:textId="57C3C647">
            <w:r>
              <w:t>Certain accounts or subscriptions may run out or be inaccessible which the project is dependent on to operate.</w:t>
            </w:r>
          </w:p>
          <w:p w:rsidR="0C84AE5E" w:rsidP="0C84AE5E" w:rsidRDefault="0C84AE5E" w14:paraId="4B464D02" w14:textId="499EA6FB"/>
        </w:tc>
        <w:tc>
          <w:tcPr>
            <w:tcW w:w="1125" w:type="dxa"/>
            <w:shd w:val="clear" w:color="auto" w:fill="FF0000"/>
            <w:tcMar/>
          </w:tcPr>
          <w:p w:rsidR="15565B62" w:rsidP="0C84AE5E" w:rsidRDefault="15565B62" w14:paraId="51656A67" w14:textId="1CE258F7">
            <w:r>
              <w:t>High</w:t>
            </w:r>
          </w:p>
        </w:tc>
        <w:tc>
          <w:tcPr>
            <w:tcW w:w="1335" w:type="dxa"/>
            <w:shd w:val="clear" w:color="auto" w:fill="00B050"/>
            <w:tcMar/>
          </w:tcPr>
          <w:p w:rsidR="15565B62" w:rsidP="0C84AE5E" w:rsidRDefault="15565B62" w14:paraId="0C5FDB2D" w14:textId="51DE8CEC">
            <w:r>
              <w:t>Low</w:t>
            </w:r>
          </w:p>
        </w:tc>
        <w:tc>
          <w:tcPr>
            <w:tcW w:w="1140" w:type="dxa"/>
            <w:shd w:val="clear" w:color="auto" w:fill="FFFF00"/>
            <w:tcMar/>
          </w:tcPr>
          <w:p w:rsidR="18AD89E9" w:rsidP="23108433" w:rsidRDefault="18AD89E9" w14:paraId="4F07C9A6" w14:textId="7D2F6C47">
            <w:r>
              <w:t>Medium</w:t>
            </w:r>
          </w:p>
        </w:tc>
      </w:tr>
      <w:tr w:rsidR="0C84AE5E" w:rsidTr="377D816E" w14:paraId="3F7B190F" w14:textId="77777777">
        <w:tc>
          <w:tcPr>
            <w:tcW w:w="930" w:type="dxa"/>
            <w:tcMar/>
          </w:tcPr>
          <w:p w:rsidR="01E81CD2" w:rsidP="00CA760B" w:rsidRDefault="01E81CD2" w14:paraId="5F97A8DB" w14:textId="09668097">
            <w:r>
              <w:t>RS-7</w:t>
            </w:r>
          </w:p>
        </w:tc>
        <w:tc>
          <w:tcPr>
            <w:tcW w:w="4830" w:type="dxa"/>
            <w:tcMar/>
          </w:tcPr>
          <w:p w:rsidR="02A08055" w:rsidP="0C84AE5E" w:rsidRDefault="02A08055" w14:paraId="6AD1EA8B" w14:textId="7AA5700A">
            <w:r>
              <w:t>Lack of experience or skill with certain new technologies which the architecture will require.</w:t>
            </w:r>
          </w:p>
          <w:p w:rsidR="0C84AE5E" w:rsidP="0C84AE5E" w:rsidRDefault="0C84AE5E" w14:paraId="261115F7" w14:textId="5245AD7C"/>
        </w:tc>
        <w:tc>
          <w:tcPr>
            <w:tcW w:w="1125" w:type="dxa"/>
            <w:shd w:val="clear" w:color="auto" w:fill="FFFF00"/>
            <w:tcMar/>
          </w:tcPr>
          <w:p w:rsidR="478B9077" w:rsidP="0C84AE5E" w:rsidRDefault="478B9077" w14:paraId="3044FF34" w14:textId="1BA9EF25">
            <w:r>
              <w:t>Medium</w:t>
            </w:r>
          </w:p>
        </w:tc>
        <w:tc>
          <w:tcPr>
            <w:tcW w:w="1335" w:type="dxa"/>
            <w:shd w:val="clear" w:color="auto" w:fill="FFFF00"/>
            <w:tcMar/>
          </w:tcPr>
          <w:p w:rsidR="478B9077" w:rsidP="0C84AE5E" w:rsidRDefault="478B9077" w14:paraId="72DAA9C9" w14:textId="1AA6B863">
            <w:r>
              <w:t>Medium</w:t>
            </w:r>
          </w:p>
        </w:tc>
        <w:tc>
          <w:tcPr>
            <w:tcW w:w="1140" w:type="dxa"/>
            <w:shd w:val="clear" w:color="auto" w:fill="FFFF00"/>
            <w:tcMar/>
          </w:tcPr>
          <w:p w:rsidR="4C18F616" w:rsidP="23108433" w:rsidRDefault="4C18F616" w14:paraId="5BF1D96C" w14:textId="46B61375">
            <w:r>
              <w:t>Medium</w:t>
            </w:r>
          </w:p>
        </w:tc>
      </w:tr>
      <w:tr w:rsidR="23108433" w:rsidTr="377D816E" w14:paraId="3F437B39" w14:textId="77777777">
        <w:tc>
          <w:tcPr>
            <w:tcW w:w="930" w:type="dxa"/>
            <w:tcMar/>
          </w:tcPr>
          <w:p w:rsidR="276A89EA" w:rsidP="00CA760B" w:rsidRDefault="276A89EA" w14:paraId="7784B038" w14:textId="523A848B">
            <w:r>
              <w:t>RS-8</w:t>
            </w:r>
          </w:p>
        </w:tc>
        <w:tc>
          <w:tcPr>
            <w:tcW w:w="4830" w:type="dxa"/>
            <w:tcMar/>
          </w:tcPr>
          <w:p w:rsidR="0E525B26" w:rsidP="23108433" w:rsidRDefault="0E525B26" w14:paraId="1DCFC354" w14:textId="4178CDD3">
            <w:r>
              <w:t>Scope Creep of Project Goals</w:t>
            </w:r>
          </w:p>
        </w:tc>
        <w:tc>
          <w:tcPr>
            <w:tcW w:w="1125" w:type="dxa"/>
            <w:shd w:val="clear" w:color="auto" w:fill="FFFF00"/>
            <w:tcMar/>
          </w:tcPr>
          <w:p w:rsidR="0E525B26" w:rsidP="23108433" w:rsidRDefault="3A26F5C0" w14:paraId="4B2D62A2" w14:textId="5FEF11E4">
            <w:r>
              <w:t>Medium</w:t>
            </w:r>
          </w:p>
        </w:tc>
        <w:tc>
          <w:tcPr>
            <w:tcW w:w="1335" w:type="dxa"/>
            <w:shd w:val="clear" w:color="auto" w:fill="00B050"/>
            <w:tcMar/>
          </w:tcPr>
          <w:p w:rsidR="0E525B26" w:rsidP="23108433" w:rsidRDefault="3A26F5C0" w14:paraId="2F19E5D2" w14:textId="084006E2">
            <w:r>
              <w:t>Low</w:t>
            </w:r>
          </w:p>
        </w:tc>
        <w:tc>
          <w:tcPr>
            <w:tcW w:w="1140" w:type="dxa"/>
            <w:shd w:val="clear" w:color="auto" w:fill="00B050"/>
            <w:tcMar/>
          </w:tcPr>
          <w:p w:rsidR="0E525B26" w:rsidP="23108433" w:rsidRDefault="3A26F5C0" w14:paraId="51BF3334" w14:textId="796F1EB1">
            <w:r>
              <w:t>Low</w:t>
            </w:r>
          </w:p>
        </w:tc>
      </w:tr>
      <w:tr w:rsidR="23108433" w:rsidTr="377D816E" w14:paraId="7C50063B" w14:textId="77777777">
        <w:tc>
          <w:tcPr>
            <w:tcW w:w="930" w:type="dxa"/>
            <w:tcMar/>
          </w:tcPr>
          <w:p w:rsidR="64708E72" w:rsidP="00CA760B" w:rsidRDefault="64708E72" w14:paraId="22CD4926" w14:textId="7BAAB3D1">
            <w:r>
              <w:lastRenderedPageBreak/>
              <w:t>RS-9</w:t>
            </w:r>
          </w:p>
        </w:tc>
        <w:tc>
          <w:tcPr>
            <w:tcW w:w="4830" w:type="dxa"/>
            <w:tcMar/>
          </w:tcPr>
          <w:p w:rsidR="09231887" w:rsidP="23108433" w:rsidRDefault="3D0BFF3A" w14:paraId="272E3E10" w14:textId="4321017C">
            <w:r>
              <w:t xml:space="preserve">Misinterpreted Requirements </w:t>
            </w:r>
          </w:p>
        </w:tc>
        <w:tc>
          <w:tcPr>
            <w:tcW w:w="1125" w:type="dxa"/>
            <w:shd w:val="clear" w:color="auto" w:fill="FFC000" w:themeFill="accent4"/>
            <w:tcMar/>
          </w:tcPr>
          <w:p w:rsidR="09231887" w:rsidP="23108433" w:rsidRDefault="7EB7A781" w14:paraId="47793E11" w14:textId="4EDB3BDB">
            <w:r>
              <w:t>Medium</w:t>
            </w:r>
            <w:r w:rsidR="25011F3D">
              <w:t>-</w:t>
            </w:r>
            <w:r>
              <w:t xml:space="preserve"> high</w:t>
            </w:r>
          </w:p>
        </w:tc>
        <w:tc>
          <w:tcPr>
            <w:tcW w:w="1335" w:type="dxa"/>
            <w:shd w:val="clear" w:color="auto" w:fill="92D050"/>
            <w:tcMar/>
          </w:tcPr>
          <w:p w:rsidR="09231887" w:rsidP="00CA760B" w:rsidRDefault="559BF04E" w14:paraId="26D72E96" w14:textId="64BC957B">
            <w:pPr>
              <w:spacing w:line="259" w:lineRule="auto"/>
            </w:pPr>
            <w:r>
              <w:t>Medium-low</w:t>
            </w:r>
          </w:p>
        </w:tc>
        <w:tc>
          <w:tcPr>
            <w:tcW w:w="1140" w:type="dxa"/>
            <w:shd w:val="clear" w:color="auto" w:fill="FFFF00"/>
            <w:tcMar/>
          </w:tcPr>
          <w:p w:rsidR="23108433" w:rsidP="23108433" w:rsidRDefault="49807FBA" w14:paraId="5C42B591" w14:textId="13F39735">
            <w:r>
              <w:t>Medium</w:t>
            </w:r>
          </w:p>
        </w:tc>
      </w:tr>
      <w:tr w:rsidR="23108433" w:rsidTr="377D816E" w14:paraId="594E20AA" w14:textId="77777777">
        <w:tc>
          <w:tcPr>
            <w:tcW w:w="930" w:type="dxa"/>
            <w:tcMar/>
          </w:tcPr>
          <w:p w:rsidR="24A1B73B" w:rsidP="00CA760B" w:rsidRDefault="24A1B73B" w14:paraId="36224984" w14:textId="03D8AC8C">
            <w:r>
              <w:t>RS-10</w:t>
            </w:r>
          </w:p>
        </w:tc>
        <w:tc>
          <w:tcPr>
            <w:tcW w:w="4830" w:type="dxa"/>
            <w:tcMar/>
          </w:tcPr>
          <w:p w:rsidR="23108433" w:rsidP="23108433" w:rsidRDefault="077C5FEE" w14:paraId="51E75382" w14:textId="23E8D270">
            <w:r>
              <w:t>Lack of Requirements Details</w:t>
            </w:r>
          </w:p>
        </w:tc>
        <w:tc>
          <w:tcPr>
            <w:tcW w:w="1125" w:type="dxa"/>
            <w:shd w:val="clear" w:color="auto" w:fill="FFFF00"/>
            <w:tcMar/>
          </w:tcPr>
          <w:p w:rsidR="23108433" w:rsidP="23108433" w:rsidRDefault="3E8A782A" w14:paraId="05DBEF5B" w14:textId="50D165AC">
            <w:r>
              <w:t>Medium</w:t>
            </w:r>
          </w:p>
        </w:tc>
        <w:tc>
          <w:tcPr>
            <w:tcW w:w="1335" w:type="dxa"/>
            <w:shd w:val="clear" w:color="auto" w:fill="FFFF00"/>
            <w:tcMar/>
          </w:tcPr>
          <w:p w:rsidR="23108433" w:rsidP="23108433" w:rsidRDefault="3E8A782A" w14:paraId="7EBF6CC3" w14:textId="66EC9CF4">
            <w:r>
              <w:t>Medium</w:t>
            </w:r>
          </w:p>
        </w:tc>
        <w:tc>
          <w:tcPr>
            <w:tcW w:w="1140" w:type="dxa"/>
            <w:shd w:val="clear" w:color="auto" w:fill="FFFF00"/>
            <w:tcMar/>
          </w:tcPr>
          <w:p w:rsidR="23108433" w:rsidP="23108433" w:rsidRDefault="054AF577" w14:paraId="60D9C0AD" w14:textId="2DBB9A15">
            <w:r>
              <w:t>Medium</w:t>
            </w:r>
          </w:p>
        </w:tc>
      </w:tr>
      <w:tr w:rsidR="2FE43800" w:rsidTr="377D816E" w14:paraId="7059C39E" w14:textId="77777777">
        <w:tc>
          <w:tcPr>
            <w:tcW w:w="930" w:type="dxa"/>
            <w:tcMar/>
          </w:tcPr>
          <w:p w:rsidR="0F4925F0" w:rsidP="00CA760B" w:rsidRDefault="0F4925F0" w14:paraId="41B5A6F8" w14:textId="1212FCD3">
            <w:r>
              <w:t>RS-11</w:t>
            </w:r>
          </w:p>
        </w:tc>
        <w:tc>
          <w:tcPr>
            <w:tcW w:w="4830" w:type="dxa"/>
            <w:tcMar/>
          </w:tcPr>
          <w:p w:rsidR="077C5FEE" w:rsidP="2FE43800" w:rsidRDefault="077C5FEE" w14:paraId="466BA460" w14:textId="39404270">
            <w:r>
              <w:t>Breakdown of Team Communication</w:t>
            </w:r>
          </w:p>
        </w:tc>
        <w:tc>
          <w:tcPr>
            <w:tcW w:w="1125" w:type="dxa"/>
            <w:shd w:val="clear" w:color="auto" w:fill="FF0000"/>
            <w:tcMar/>
          </w:tcPr>
          <w:p w:rsidR="2FE43800" w:rsidP="00CA760B" w:rsidRDefault="405860E4" w14:paraId="59F64102" w14:textId="5A977E99">
            <w:pPr>
              <w:spacing w:line="259" w:lineRule="auto"/>
            </w:pPr>
            <w:r>
              <w:t>High</w:t>
            </w:r>
          </w:p>
        </w:tc>
        <w:tc>
          <w:tcPr>
            <w:tcW w:w="1335" w:type="dxa"/>
            <w:shd w:val="clear" w:color="auto" w:fill="00B050"/>
            <w:tcMar/>
          </w:tcPr>
          <w:p w:rsidR="2FE43800" w:rsidP="2FE43800" w:rsidRDefault="10CCF299" w14:paraId="404ACF5C" w14:textId="796D65FC">
            <w:r>
              <w:t>Low</w:t>
            </w:r>
          </w:p>
        </w:tc>
        <w:tc>
          <w:tcPr>
            <w:tcW w:w="1140" w:type="dxa"/>
            <w:shd w:val="clear" w:color="auto" w:fill="FFFF00"/>
            <w:tcMar/>
          </w:tcPr>
          <w:p w:rsidR="2FE43800" w:rsidP="2FE43800" w:rsidRDefault="7F689134" w14:paraId="0B328AAD" w14:textId="377F6A76">
            <w:r>
              <w:t>Medium</w:t>
            </w:r>
          </w:p>
        </w:tc>
      </w:tr>
      <w:tr w:rsidR="6D49E525" w:rsidTr="377D816E" w14:paraId="79663A60" w14:textId="77777777">
        <w:tc>
          <w:tcPr>
            <w:tcW w:w="930" w:type="dxa"/>
            <w:tcMar/>
          </w:tcPr>
          <w:p w:rsidR="07B6C472" w:rsidP="00CA760B" w:rsidRDefault="07B6C472" w14:paraId="0DF854A1" w14:textId="0F63A67C">
            <w:r>
              <w:t>RS-12</w:t>
            </w:r>
          </w:p>
        </w:tc>
        <w:tc>
          <w:tcPr>
            <w:tcW w:w="4830" w:type="dxa"/>
            <w:tcMar/>
          </w:tcPr>
          <w:p w:rsidR="38B4C0D3" w:rsidP="6D49E525" w:rsidRDefault="38B4C0D3" w14:paraId="3DBEA315" w14:textId="31DA3746">
            <w:r>
              <w:t>Insufficient testing and testing resources</w:t>
            </w:r>
          </w:p>
        </w:tc>
        <w:tc>
          <w:tcPr>
            <w:tcW w:w="1125" w:type="dxa"/>
            <w:shd w:val="clear" w:color="auto" w:fill="FF0000"/>
            <w:tcMar/>
          </w:tcPr>
          <w:p w:rsidR="6D49E525" w:rsidP="6D49E525" w:rsidRDefault="2824A423" w14:paraId="73E04769" w14:textId="703744C0">
            <w:r>
              <w:t>High</w:t>
            </w:r>
          </w:p>
        </w:tc>
        <w:tc>
          <w:tcPr>
            <w:tcW w:w="1335" w:type="dxa"/>
            <w:shd w:val="clear" w:color="auto" w:fill="FFFF00"/>
            <w:tcMar/>
          </w:tcPr>
          <w:p w:rsidR="6D49E525" w:rsidP="6D49E525" w:rsidRDefault="0AD77812" w14:paraId="035D5EFF" w14:textId="709E935F">
            <w:r>
              <w:t>M</w:t>
            </w:r>
            <w:r w:rsidR="2824A423">
              <w:t>edium</w:t>
            </w:r>
          </w:p>
        </w:tc>
        <w:tc>
          <w:tcPr>
            <w:tcW w:w="1140" w:type="dxa"/>
            <w:shd w:val="clear" w:color="auto" w:fill="FF0000"/>
            <w:tcMar/>
          </w:tcPr>
          <w:p w:rsidR="6D49E525" w:rsidP="6D49E525" w:rsidRDefault="7D8AE968" w14:paraId="1D345400" w14:textId="325D361E">
            <w:r>
              <w:t xml:space="preserve">High </w:t>
            </w:r>
          </w:p>
        </w:tc>
      </w:tr>
    </w:tbl>
    <w:p w:rsidR="634C36D9" w:rsidP="7539A945" w:rsidRDefault="5FE78E69" w14:paraId="4CB981B6" w14:textId="3F39C38E">
      <w:pPr>
        <w:pStyle w:val="Heading2"/>
      </w:pPr>
      <w:bookmarkStart w:name="_Toc65097044" w:id="45"/>
      <w:r>
        <w:t xml:space="preserve">Risk Mitigation </w:t>
      </w:r>
      <w:r w:rsidR="6081CA58">
        <w:t>Strategies</w:t>
      </w:r>
      <w:r>
        <w:t>.</w:t>
      </w:r>
      <w:bookmarkEnd w:id="45"/>
    </w:p>
    <w:p w:rsidR="4F86A595" w:rsidP="0C84AE5E" w:rsidRDefault="4F86A595" w14:paraId="53E73346" w14:textId="442D78B4">
      <w:r>
        <w:t xml:space="preserve">Risk mitigation strategies will take the form of </w:t>
      </w:r>
      <w:r w:rsidR="38D95DE2">
        <w:t xml:space="preserve">any combination of prevention, mitigation, and acceptance, with a tie into all risks being monitored throughout the project lifecycle at a </w:t>
      </w:r>
      <w:r w:rsidR="01222309">
        <w:t xml:space="preserve">minimum. Prevention will aim to outright stop the issue from </w:t>
      </w:r>
      <w:r w:rsidR="2E18AB16">
        <w:t>occurring</w:t>
      </w:r>
      <w:r w:rsidR="01222309">
        <w:t xml:space="preserve"> in the first place, mitigation will lessen the impact of the risk, and acceptance will</w:t>
      </w:r>
      <w:r w:rsidR="54BE0637">
        <w:t xml:space="preserve"> be simply acknowledging the risk occurs and making adjustments to the project to work around the impact.</w:t>
      </w:r>
    </w:p>
    <w:p w:rsidR="0C84AE5E" w:rsidP="0C84AE5E" w:rsidRDefault="0C84AE5E" w14:paraId="6B490E2E" w14:textId="30F5C7B0"/>
    <w:p w:rsidR="0AE7FBD4" w:rsidP="0C84AE5E" w:rsidRDefault="0AE7FBD4" w14:paraId="7ABFF9E4" w14:textId="398D648E">
      <w:r>
        <w:t>The risks are addressed in the order that they appear within the table above</w:t>
      </w:r>
    </w:p>
    <w:p w:rsidR="6AAAFFD9" w:rsidP="0C84AE5E" w:rsidRDefault="3A491ED3" w14:paraId="41A8D365" w14:textId="705FED9F">
      <w:pPr>
        <w:pStyle w:val="ListParagraph"/>
        <w:numPr>
          <w:ilvl w:val="0"/>
          <w:numId w:val="19"/>
        </w:numPr>
      </w:pPr>
      <w:r>
        <w:t xml:space="preserve">RS-1: </w:t>
      </w:r>
      <w:r w:rsidR="04A90937">
        <w:t xml:space="preserve">The short timeframe of the project cannot be </w:t>
      </w:r>
      <w:r w:rsidR="0745A694">
        <w:t>avoided;</w:t>
      </w:r>
      <w:r w:rsidR="04A90937">
        <w:t xml:space="preserve"> the timeline is fixed so the only way to address t</w:t>
      </w:r>
      <w:r w:rsidR="5346AC49">
        <w:t>his is to mitigate via adequate planning.</w:t>
      </w:r>
    </w:p>
    <w:p w:rsidR="0A9029C8" w:rsidP="0C84AE5E" w:rsidRDefault="5466BB67" w14:paraId="4AF9A907" w14:textId="0235F7A9">
      <w:pPr>
        <w:pStyle w:val="ListParagraph"/>
        <w:numPr>
          <w:ilvl w:val="0"/>
          <w:numId w:val="19"/>
        </w:numPr>
      </w:pPr>
      <w:r>
        <w:t>RS-2:</w:t>
      </w:r>
      <w:r w:rsidR="23B941EB">
        <w:t xml:space="preserve"> </w:t>
      </w:r>
      <w:r w:rsidR="5346AC49">
        <w:t>Bugs making their way into the code is nearly certain, the only way to address this is to have robust testing and fi</w:t>
      </w:r>
      <w:r w:rsidR="1144D156">
        <w:t>xing the bugs as quickly as possible.</w:t>
      </w:r>
    </w:p>
    <w:p w:rsidR="28878192" w:rsidP="0C84AE5E" w:rsidRDefault="4B128F11" w14:paraId="7CB69374" w14:textId="7F3C1D26">
      <w:pPr>
        <w:pStyle w:val="ListParagraph"/>
        <w:numPr>
          <w:ilvl w:val="0"/>
          <w:numId w:val="19"/>
        </w:numPr>
      </w:pPr>
      <w:r>
        <w:t xml:space="preserve">RS-3: </w:t>
      </w:r>
      <w:r w:rsidR="1144D156">
        <w:t xml:space="preserve">Individual team members will become unavailable throughout the project for some reason or another, this must </w:t>
      </w:r>
      <w:r w:rsidR="16EF3A25">
        <w:t>largely</w:t>
      </w:r>
      <w:r w:rsidR="1144D156">
        <w:t xml:space="preserve"> be an accepted risk, where the only way to address it is to balance out our r</w:t>
      </w:r>
      <w:r w:rsidR="0588669F">
        <w:t xml:space="preserve">esources for the </w:t>
      </w:r>
      <w:r w:rsidR="230A052A">
        <w:t>project.</w:t>
      </w:r>
    </w:p>
    <w:p w:rsidR="490F5AB5" w:rsidP="0C84AE5E" w:rsidRDefault="73AAE4E7" w14:paraId="5C42456D" w14:textId="02CEE372">
      <w:pPr>
        <w:pStyle w:val="ListParagraph"/>
        <w:numPr>
          <w:ilvl w:val="0"/>
          <w:numId w:val="19"/>
        </w:numPr>
      </w:pPr>
      <w:r>
        <w:t xml:space="preserve">RS-4: </w:t>
      </w:r>
      <w:r w:rsidR="237FC6CD">
        <w:t xml:space="preserve">Unfamiliar development environment can be addressed partly by sharing resources for learning the environments, however it will </w:t>
      </w:r>
      <w:r w:rsidR="3C76D314">
        <w:t>largely</w:t>
      </w:r>
      <w:r w:rsidR="237FC6CD">
        <w:t xml:space="preserve"> be on each individual team member to learn what they n</w:t>
      </w:r>
      <w:r w:rsidR="4CA46C52">
        <w:t xml:space="preserve">eed </w:t>
      </w:r>
      <w:r w:rsidR="7651914E">
        <w:t>in order to develop the project.</w:t>
      </w:r>
    </w:p>
    <w:p w:rsidR="1878BF54" w:rsidP="00CA760B" w:rsidRDefault="6BB6A8D9" w14:paraId="7443EC3A" w14:textId="372E8F2B">
      <w:pPr>
        <w:pStyle w:val="ListParagraph"/>
        <w:numPr>
          <w:ilvl w:val="0"/>
          <w:numId w:val="19"/>
        </w:numPr>
      </w:pPr>
      <w:r>
        <w:t>RS-5</w:t>
      </w:r>
      <w:r w:rsidR="3C1D4FF1">
        <w:t>: This risk largely falls within bugs causing the project to be restructured, though this problem would be easier to identify a</w:t>
      </w:r>
      <w:r w:rsidR="012E377D">
        <w:t>nd somewhat easier to resolve, hopefully by only changing the authentication methods to be compatible.</w:t>
      </w:r>
    </w:p>
    <w:p w:rsidR="22A87454" w:rsidP="0C84AE5E" w:rsidRDefault="328DF876" w14:paraId="24CE233C" w14:textId="11332731">
      <w:pPr>
        <w:pStyle w:val="ListParagraph"/>
        <w:numPr>
          <w:ilvl w:val="0"/>
          <w:numId w:val="19"/>
        </w:numPr>
      </w:pPr>
      <w:r>
        <w:t>RS-</w:t>
      </w:r>
      <w:r w:rsidR="74EA8BA6">
        <w:t>6</w:t>
      </w:r>
      <w:r>
        <w:t xml:space="preserve">: </w:t>
      </w:r>
      <w:r w:rsidR="7651914E">
        <w:t xml:space="preserve">Account subscriptions running out or being inaccessible is something that can only be addressed when it happens, as if that were to happen there are no backup options aside from finding </w:t>
      </w:r>
      <w:r w:rsidR="339D2718">
        <w:t>a completely different solution or attempting to recover the solution in some way, either of which would be detrimental to the project if not an automatic failure state</w:t>
      </w:r>
      <w:r w:rsidR="3B10B4C3">
        <w:t xml:space="preserve"> depending on the phase in which this would occur. Thankfully the chances of this happening are low.</w:t>
      </w:r>
    </w:p>
    <w:p w:rsidR="608B6BF9" w:rsidP="0C84AE5E" w:rsidRDefault="011D424B" w14:paraId="75B59AAE" w14:textId="144C09B3">
      <w:pPr>
        <w:pStyle w:val="ListParagraph"/>
        <w:numPr>
          <w:ilvl w:val="0"/>
          <w:numId w:val="19"/>
        </w:numPr>
      </w:pPr>
      <w:r>
        <w:t>RS-</w:t>
      </w:r>
      <w:r w:rsidR="5B782A11">
        <w:t>7</w:t>
      </w:r>
      <w:r>
        <w:t xml:space="preserve">: </w:t>
      </w:r>
      <w:r w:rsidR="19A91C5B">
        <w:t xml:space="preserve">Any other lack of experience would need to be addressed in the same </w:t>
      </w:r>
      <w:r w:rsidR="00735255">
        <w:t>fashion</w:t>
      </w:r>
      <w:r w:rsidR="19A91C5B">
        <w:t xml:space="preserve"> as </w:t>
      </w:r>
      <w:r w:rsidR="32E46D7B">
        <w:t>the unfamiliar development environment.</w:t>
      </w:r>
    </w:p>
    <w:p w:rsidR="2BC580CE" w:rsidP="23108433" w:rsidRDefault="617CB6FE" w14:paraId="04C78E69" w14:textId="68B8BD3E">
      <w:pPr>
        <w:pStyle w:val="ListParagraph"/>
        <w:numPr>
          <w:ilvl w:val="0"/>
          <w:numId w:val="19"/>
        </w:numPr>
      </w:pPr>
      <w:r>
        <w:t>RS-</w:t>
      </w:r>
      <w:r w:rsidR="5BB4F0B5">
        <w:t>8</w:t>
      </w:r>
      <w:r>
        <w:t xml:space="preserve">: </w:t>
      </w:r>
      <w:r w:rsidR="53B13E68">
        <w:t>Scope creep can be addressed by sufficient monitoring of efforts and analysis of evolving requirements.</w:t>
      </w:r>
    </w:p>
    <w:p w:rsidR="1D01BD8B" w:rsidP="23108433" w:rsidRDefault="4E998C4A" w14:paraId="2A61E8B4" w14:textId="5C7F4DE1">
      <w:pPr>
        <w:pStyle w:val="ListParagraph"/>
        <w:numPr>
          <w:ilvl w:val="0"/>
          <w:numId w:val="19"/>
        </w:numPr>
      </w:pPr>
      <w:r>
        <w:t>RS-</w:t>
      </w:r>
      <w:r w:rsidR="0AF05D23">
        <w:t>9</w:t>
      </w:r>
      <w:r>
        <w:t xml:space="preserve">: </w:t>
      </w:r>
      <w:r w:rsidR="0F7E2D25">
        <w:t>Requirement's</w:t>
      </w:r>
      <w:r w:rsidR="3C5023C5">
        <w:t xml:space="preserve"> misinterpretation is something that can only really be mitigated by ensuring understanding and </w:t>
      </w:r>
      <w:r w:rsidR="7E248C03">
        <w:t xml:space="preserve">checking against the requirements to ensure they are actually being fulfilled, there is no </w:t>
      </w:r>
      <w:r w:rsidR="3252CF1F">
        <w:t xml:space="preserve">outside </w:t>
      </w:r>
      <w:r w:rsidR="7E248C03">
        <w:t>customer to ensure that the requirements are what they need to be.</w:t>
      </w:r>
    </w:p>
    <w:p w:rsidR="492E3B0F" w:rsidP="00CA760B" w:rsidRDefault="1B1765D2" w14:paraId="5E6BC1BA" w14:textId="4B1BFE0F">
      <w:pPr>
        <w:pStyle w:val="ListParagraph"/>
        <w:numPr>
          <w:ilvl w:val="0"/>
          <w:numId w:val="19"/>
        </w:numPr>
      </w:pPr>
      <w:r>
        <w:t>RS-</w:t>
      </w:r>
      <w:r w:rsidR="626A0150">
        <w:t>10</w:t>
      </w:r>
      <w:r>
        <w:t xml:space="preserve">: </w:t>
      </w:r>
      <w:r w:rsidR="2EE937F9">
        <w:t xml:space="preserve">A lack of requirements details can occur within the project which will cause additional </w:t>
      </w:r>
      <w:r w:rsidR="359A5307">
        <w:t>time needed on clarification and delay in development.</w:t>
      </w:r>
    </w:p>
    <w:p w:rsidR="6CE02047" w:rsidP="00CA760B" w:rsidRDefault="359A5307" w14:paraId="5D03063B" w14:textId="0172E655">
      <w:pPr>
        <w:pStyle w:val="ListParagraph"/>
        <w:numPr>
          <w:ilvl w:val="0"/>
          <w:numId w:val="19"/>
        </w:numPr>
      </w:pPr>
      <w:r>
        <w:lastRenderedPageBreak/>
        <w:t xml:space="preserve">RS-11: A breakdown of team communication would </w:t>
      </w:r>
      <w:r w:rsidR="6D53FBA1">
        <w:t xml:space="preserve">be highly detrimental to the overall project workflow as there are three teams that need to be in contact with each other. The </w:t>
      </w:r>
      <w:r w:rsidR="2868DD2B">
        <w:t xml:space="preserve">mitigation would be ensuring that the teams have access to alternate communication methods, as well as offering channels for communication remediation in the event that the communication breakdown is due to </w:t>
      </w:r>
      <w:r w:rsidR="7206BB0F">
        <w:t>disagreement</w:t>
      </w:r>
      <w:r w:rsidR="2868DD2B">
        <w:t>.</w:t>
      </w:r>
    </w:p>
    <w:p w:rsidR="0E0131C6" w:rsidP="00CA760B" w:rsidRDefault="0E0131C6" w14:paraId="796C937C" w14:textId="1EE77B05">
      <w:pPr>
        <w:pStyle w:val="ListParagraph"/>
        <w:numPr>
          <w:ilvl w:val="0"/>
          <w:numId w:val="19"/>
        </w:numPr>
      </w:pPr>
      <w:r>
        <w:t xml:space="preserve">RS-12: </w:t>
      </w:r>
      <w:r w:rsidR="3187466C">
        <w:t xml:space="preserve">As mentioned in previous risks, the testing resources are needed to ensure an adequate working product, and that bugs are not present. If testing resources </w:t>
      </w:r>
      <w:r w:rsidR="40783D95">
        <w:t xml:space="preserve">are not </w:t>
      </w:r>
      <w:r w:rsidR="06118C8C">
        <w:t>present,</w:t>
      </w:r>
      <w:r w:rsidR="40783D95">
        <w:t xml:space="preserve"> they will need to be acquired no matter what.</w:t>
      </w:r>
    </w:p>
    <w:p w:rsidR="005E6441" w:rsidP="005E6441" w:rsidRDefault="005E6441" w14:paraId="0CCABF97" w14:textId="000FA3C2">
      <w:pPr>
        <w:pStyle w:val="Heading1"/>
      </w:pPr>
      <w:bookmarkStart w:name="_Toc65097045" w:id="46"/>
      <w:r>
        <w:t>Communication Management Plan</w:t>
      </w:r>
      <w:bookmarkEnd w:id="46"/>
    </w:p>
    <w:p w:rsidR="15C10E18" w:rsidP="0CE53259" w:rsidRDefault="1DC642EB" w14:paraId="1D5EC3D1" w14:textId="08B4BF7C">
      <w:r>
        <w:t xml:space="preserve">All communication will be facilitated by the use of </w:t>
      </w:r>
      <w:r w:rsidR="217F559B">
        <w:t>Microsoft</w:t>
      </w:r>
      <w:r>
        <w:t xml:space="preserve"> </w:t>
      </w:r>
      <w:r w:rsidR="00445A7C">
        <w:t>T</w:t>
      </w:r>
      <w:r>
        <w:t xml:space="preserve">eams and various chat rooms set up for those purposes. Other forms of communication may be used unofficially, however </w:t>
      </w:r>
      <w:r w:rsidR="356AF506">
        <w:t>Microsoft</w:t>
      </w:r>
      <w:r>
        <w:t xml:space="preserve"> </w:t>
      </w:r>
      <w:r w:rsidR="00445A7C">
        <w:t>T</w:t>
      </w:r>
      <w:r>
        <w:t xml:space="preserve">eams and </w:t>
      </w:r>
      <w:r w:rsidR="00445A7C">
        <w:t>O</w:t>
      </w:r>
      <w:r>
        <w:t>ffice will be the p</w:t>
      </w:r>
      <w:r w:rsidR="7F89E774">
        <w:t>rimary form of communication used for the purposes of the project.</w:t>
      </w:r>
      <w:r w:rsidR="317FCE33">
        <w:t xml:space="preserve"> </w:t>
      </w:r>
      <w:r w:rsidR="12FB3463">
        <w:t>Inter</w:t>
      </w:r>
      <w:r w:rsidR="18C35220">
        <w:t>-</w:t>
      </w:r>
      <w:r w:rsidR="12FB3463">
        <w:t xml:space="preserve">team communications will formally be handled by the PMs, while unofficial communication can occur between any team </w:t>
      </w:r>
      <w:r w:rsidR="77037416">
        <w:t>members</w:t>
      </w:r>
      <w:r w:rsidR="12FB3463">
        <w:t>.</w:t>
      </w:r>
      <w:r w:rsidR="7AFB20F3">
        <w:t xml:space="preserve"> </w:t>
      </w:r>
      <w:r w:rsidR="3A089023">
        <w:t xml:space="preserve">The lead developer shall also communicate with other teams regarding various </w:t>
      </w:r>
      <w:r w:rsidR="4E183097">
        <w:t>approaches</w:t>
      </w:r>
      <w:r w:rsidR="3A089023">
        <w:t xml:space="preserve"> to the project so</w:t>
      </w:r>
      <w:r w:rsidR="7FA346F9">
        <w:t>lution</w:t>
      </w:r>
      <w:r w:rsidR="2378362B">
        <w:t xml:space="preserve"> on an as-needed basis</w:t>
      </w:r>
      <w:r w:rsidR="1C829394">
        <w:t xml:space="preserve">. </w:t>
      </w:r>
      <w:r w:rsidR="7D18B583">
        <w:t xml:space="preserve">Internal team </w:t>
      </w:r>
      <w:r w:rsidR="64023692">
        <w:t>communication will consist of individual team member updates, and informal team member communication for collaboration. Formal internal communication shall occur</w:t>
      </w:r>
      <w:r w:rsidR="1138EF20">
        <w:t xml:space="preserve"> using Microsoft team chats and any other form of requested team communication.</w:t>
      </w:r>
    </w:p>
    <w:p w:rsidR="3686BAC0" w:rsidP="00CA760B" w:rsidRDefault="3686BAC0" w14:paraId="08036AD0" w14:textId="33F6FB04">
      <w:r>
        <w:t xml:space="preserve">Project Managers from the Web team, Mobile team, and </w:t>
      </w:r>
      <w:proofErr w:type="spellStart"/>
      <w:r>
        <w:t>Dialogflow</w:t>
      </w:r>
      <w:proofErr w:type="spellEnd"/>
      <w:r>
        <w:t xml:space="preserve"> team will meet weekly </w:t>
      </w:r>
      <w:r w:rsidR="008EFC7D">
        <w:t xml:space="preserve">on Microsoft Teams to discuss </w:t>
      </w:r>
      <w:r w:rsidRPr="00CB468C" w:rsidR="008EFC7D">
        <w:rPr>
          <w:rFonts w:cstheme="minorHAnsi"/>
        </w:rPr>
        <w:t>the</w:t>
      </w:r>
      <w:r w:rsidR="008EFC7D">
        <w:t xml:space="preserve"> project and to provide status updates. Developers will keep constant communication through the chat function within Microsoft Teams</w:t>
      </w:r>
      <w:r w:rsidR="1DB14BE0">
        <w:t xml:space="preserve"> and conduct meeting as needed.</w:t>
      </w:r>
    </w:p>
    <w:p w:rsidR="16A4F6CE" w:rsidP="046E462B" w:rsidRDefault="16A4F6CE" w14:paraId="32FCBCDA" w14:textId="44C480C5"/>
    <w:p w:rsidR="00ED42A1" w:rsidP="00ED42A1" w:rsidRDefault="328CF51D" w14:paraId="64E85483" w14:textId="77777777">
      <w:pPr>
        <w:pStyle w:val="Heading1"/>
        <w:rPr>
          <w:rFonts w:ascii="Calibri Light" w:hAnsi="Calibri Light" w:eastAsia="Malgun Gothic" w:cs="Times New Roman"/>
        </w:rPr>
      </w:pPr>
      <w:bookmarkStart w:name="_Toc65097046" w:id="47"/>
      <w:commentRangeStart w:id="48"/>
      <w:r w:rsidRPr="046E462B">
        <w:rPr>
          <w:rFonts w:ascii="Calibri Light" w:hAnsi="Calibri Light" w:eastAsia="Malgun Gothic" w:cs="Times New Roman"/>
        </w:rPr>
        <w:t xml:space="preserve">Test Plan </w:t>
      </w:r>
      <w:commentRangeEnd w:id="48"/>
      <w:r w:rsidR="00426035">
        <w:rPr>
          <w:rStyle w:val="CommentReference"/>
          <w:rFonts w:asciiTheme="minorHAnsi" w:hAnsiTheme="minorHAnsi" w:eastAsiaTheme="minorEastAsia" w:cstheme="minorBidi"/>
          <w:color w:val="auto"/>
        </w:rPr>
        <w:commentReference w:id="48"/>
      </w:r>
      <w:r w:rsidRPr="046E462B">
        <w:rPr>
          <w:rFonts w:ascii="Calibri Light" w:hAnsi="Calibri Light" w:eastAsia="Malgun Gothic" w:cs="Times New Roman"/>
        </w:rPr>
        <w:t>Identifier</w:t>
      </w:r>
      <w:bookmarkEnd w:id="47"/>
    </w:p>
    <w:p w:rsidRPr="00ED42A1" w:rsidR="45746D5D" w:rsidP="00ED42A1" w:rsidRDefault="45746D5D" w14:paraId="3C7C4B99" w14:textId="169B751B">
      <w:pPr>
        <w:pStyle w:val="Heading1"/>
        <w:rPr>
          <w:rFonts w:ascii="Calibri" w:hAnsi="Calibri" w:eastAsia="Malgun Gothic" w:cs="Calibri"/>
        </w:rPr>
      </w:pPr>
      <w:bookmarkStart w:name="_Toc65097047" w:id="49"/>
      <w:r w:rsidRPr="00ED42A1">
        <w:rPr>
          <w:rFonts w:ascii="Calibri" w:hAnsi="Calibri" w:eastAsia="Calibri Light" w:cs="Calibri"/>
          <w:smallCaps/>
          <w:color w:val="000000" w:themeColor="text1"/>
          <w:sz w:val="36"/>
          <w:szCs w:val="36"/>
        </w:rPr>
        <w:t>Introduction</w:t>
      </w:r>
      <w:bookmarkEnd w:id="49"/>
      <w:r w:rsidRPr="00ED42A1">
        <w:rPr>
          <w:rFonts w:ascii="Calibri" w:hAnsi="Calibri" w:eastAsia="Calibri" w:cs="Calibri"/>
          <w:smallCaps/>
          <w:color w:val="000000" w:themeColor="text1"/>
          <w:sz w:val="36"/>
          <w:szCs w:val="36"/>
        </w:rPr>
        <w:t xml:space="preserve"> </w:t>
      </w:r>
      <w:r w:rsidRPr="00ED42A1">
        <w:rPr>
          <w:rFonts w:ascii="Calibri" w:hAnsi="Calibri" w:eastAsia="Calibri Light" w:cs="Calibri"/>
          <w:smallCaps/>
          <w:color w:val="000000" w:themeColor="text1"/>
          <w:sz w:val="36"/>
          <w:szCs w:val="36"/>
        </w:rPr>
        <w:t> </w:t>
      </w:r>
    </w:p>
    <w:p w:rsidRPr="00ED42A1" w:rsidR="45746D5D" w:rsidP="046E462B" w:rsidRDefault="45746D5D" w14:paraId="1E83A5F5" w14:textId="167A09D2">
      <w:pPr>
        <w:pStyle w:val="Heading2"/>
        <w:spacing w:before="200" w:line="271" w:lineRule="auto"/>
        <w:rPr>
          <w:rFonts w:ascii="Calibri" w:hAnsi="Calibri" w:eastAsia="Calibri Light" w:cs="Calibri"/>
          <w:smallCaps/>
          <w:color w:val="000000" w:themeColor="text1"/>
          <w:sz w:val="28"/>
          <w:szCs w:val="28"/>
        </w:rPr>
      </w:pPr>
      <w:bookmarkStart w:name="_Toc65097048" w:id="50"/>
      <w:r w:rsidRPr="00ED42A1">
        <w:rPr>
          <w:rFonts w:ascii="Calibri" w:hAnsi="Calibri" w:eastAsia="Calibri Light" w:cs="Calibri"/>
          <w:smallCaps/>
          <w:color w:val="000000" w:themeColor="text1"/>
          <w:sz w:val="28"/>
          <w:szCs w:val="28"/>
        </w:rPr>
        <w:t>Purpose</w:t>
      </w:r>
      <w:bookmarkEnd w:id="50"/>
      <w:r w:rsidRPr="00ED42A1">
        <w:rPr>
          <w:rFonts w:ascii="Calibri" w:hAnsi="Calibri" w:eastAsia="Calibri Light" w:cs="Calibri"/>
          <w:smallCaps/>
          <w:color w:val="000000" w:themeColor="text1"/>
          <w:sz w:val="28"/>
          <w:szCs w:val="28"/>
        </w:rPr>
        <w:t> </w:t>
      </w:r>
    </w:p>
    <w:p w:rsidRPr="00ED42A1" w:rsidR="45746D5D" w:rsidP="046E462B" w:rsidRDefault="45746D5D" w14:paraId="0A8EF680" w14:textId="3FDE4007">
      <w:pPr>
        <w:spacing w:after="200"/>
        <w:rPr>
          <w:rFonts w:ascii="Calibri" w:hAnsi="Calibri" w:eastAsia="Calibri Light" w:cs="Calibri"/>
          <w:color w:val="000000" w:themeColor="text1"/>
        </w:rPr>
      </w:pPr>
      <w:r w:rsidRPr="41633C1B" w:rsidR="45746D5D">
        <w:rPr>
          <w:rFonts w:eastAsia="Calibri Light" w:cs="Calibri" w:cstheme="minorAscii"/>
          <w:color w:val="000000" w:themeColor="text1" w:themeTint="FF" w:themeShade="FF"/>
        </w:rPr>
        <w:t xml:space="preserve">This </w:t>
      </w:r>
      <w:ins w:author="Anthony Cedeno" w:date="2021-03-06T22:48:48.442Z" w:id="2121041872">
        <w:r w:rsidRPr="41633C1B" w:rsidR="3127BC4F">
          <w:rPr>
            <w:rFonts w:eastAsia="Calibri Light" w:cs="Calibri" w:cstheme="minorAscii"/>
            <w:color w:val="000000" w:themeColor="text1" w:themeTint="FF" w:themeShade="FF"/>
          </w:rPr>
          <w:t>sec</w:t>
        </w:r>
        <w:r w:rsidRPr="41633C1B" w:rsidR="5F6502DB">
          <w:rPr>
            <w:rFonts w:eastAsia="Calibri Light" w:cs="Calibri" w:cstheme="minorAscii"/>
            <w:color w:val="000000" w:themeColor="text1" w:themeTint="FF" w:themeShade="FF"/>
          </w:rPr>
          <w:t xml:space="preserve">tion </w:t>
        </w:r>
      </w:ins>
      <w:del w:author="Anthony Cedeno" w:date="2021-03-06T22:48:36.833Z" w:id="1633345034">
        <w:r w:rsidRPr="41633C1B" w:rsidDel="45746D5D">
          <w:rPr>
            <w:rFonts w:eastAsia="Calibri Light" w:cs="Calibri" w:cstheme="minorAscii"/>
            <w:color w:val="000000" w:themeColor="text1" w:themeTint="FF" w:themeShade="FF"/>
          </w:rPr>
          <w:delText xml:space="preserve">document </w:delText>
        </w:r>
      </w:del>
      <w:r w:rsidRPr="41633C1B" w:rsidR="45746D5D">
        <w:rPr>
          <w:rFonts w:eastAsia="Calibri Light" w:cs="Calibri" w:cstheme="minorAscii"/>
          <w:color w:val="000000" w:themeColor="text1" w:themeTint="FF" w:themeShade="FF"/>
        </w:rPr>
        <w:t>describes the plans for testing the functional requirements of REST calls for the</w:t>
      </w:r>
      <w:r w:rsidRPr="41633C1B" w:rsidR="45746D5D">
        <w:rPr>
          <w:rFonts w:eastAsia="Times New Roman" w:cs="Calibri" w:cstheme="minorAscii"/>
          <w:color w:val="000000" w:themeColor="text1" w:themeTint="FF" w:themeShade="FF"/>
        </w:rPr>
        <w:t xml:space="preserve"> </w:t>
      </w:r>
      <w:del w:author="Thomas Barton" w:date="2021-03-06T20:41:34.312Z" w:id="984015155">
        <w:r w:rsidRPr="41633C1B" w:rsidDel="45746D5D">
          <w:rPr>
            <w:rFonts w:eastAsia="Calibri Light" w:cs="Calibri" w:cstheme="minorAscii"/>
            <w:b w:val="1"/>
            <w:bCs w:val="1"/>
            <w:color w:val="000000" w:themeColor="text1" w:themeTint="FF" w:themeShade="FF"/>
          </w:rPr>
          <w:delText>Formscriber</w:delText>
        </w:r>
      </w:del>
      <w:ins w:author="Thomas Barton" w:date="2021-03-06T20:41:34.314Z" w:id="1396191751">
        <w:r w:rsidRPr="41633C1B" w:rsidR="1F60C341">
          <w:rPr>
            <w:rFonts w:eastAsia="Calibri Light" w:cs="Calibri" w:cstheme="minorAscii"/>
            <w:b w:val="1"/>
            <w:bCs w:val="1"/>
            <w:color w:val="000000" w:themeColor="text1" w:themeTint="FF" w:themeShade="FF"/>
          </w:rPr>
          <w:t>Form Scriber</w:t>
        </w:r>
      </w:ins>
      <w:r w:rsidRPr="41633C1B" w:rsidR="45746D5D">
        <w:rPr>
          <w:rFonts w:eastAsia="Times New Roman" w:cs="Calibri" w:cstheme="minorAscii"/>
          <w:b w:val="1"/>
          <w:bCs w:val="1"/>
          <w:color w:val="000000" w:themeColor="text1" w:themeTint="FF" w:themeShade="FF"/>
        </w:rPr>
        <w:t xml:space="preserve"> – </w:t>
      </w:r>
      <w:proofErr w:type="spellStart"/>
      <w:r w:rsidRPr="41633C1B" w:rsidR="45746D5D">
        <w:rPr>
          <w:rFonts w:eastAsia="Calibri Light" w:cs="Calibri" w:cstheme="minorAscii"/>
          <w:b w:val="1"/>
          <w:bCs w:val="1"/>
          <w:color w:val="000000" w:themeColor="text1" w:themeTint="FF" w:themeShade="FF"/>
        </w:rPr>
        <w:t>Dialogflow</w:t>
      </w:r>
      <w:proofErr w:type="spellEnd"/>
      <w:r w:rsidRPr="41633C1B" w:rsidR="45746D5D">
        <w:rPr>
          <w:rFonts w:eastAsia="Calibri Light" w:cs="Calibri" w:cstheme="minorAscii"/>
          <w:b w:val="1"/>
          <w:bCs w:val="1"/>
          <w:color w:val="000000" w:themeColor="text1" w:themeTint="FF" w:themeShade="FF"/>
        </w:rPr>
        <w:t xml:space="preserve"> Service</w:t>
      </w:r>
      <w:r w:rsidRPr="41633C1B" w:rsidR="45746D5D">
        <w:rPr>
          <w:rFonts w:eastAsia="Times New Roman" w:cs="Calibri" w:cstheme="minorAscii"/>
          <w:b w:val="1"/>
          <w:bCs w:val="1"/>
          <w:color w:val="000000" w:themeColor="text1" w:themeTint="FF" w:themeShade="FF"/>
        </w:rPr>
        <w:t>. </w:t>
      </w:r>
      <w:del w:author="Anthony Cedeno" w:date="2021-03-06T22:48:58.096Z" w:id="1686081807">
        <w:r w:rsidRPr="41633C1B" w:rsidDel="45746D5D">
          <w:rPr>
            <w:rFonts w:eastAsia="Calibri Light" w:cs="Calibri" w:cstheme="minorAscii"/>
            <w:color w:val="000000" w:themeColor="text1" w:themeTint="FF" w:themeShade="FF"/>
          </w:rPr>
          <w:delText xml:space="preserve">This document </w:delText>
        </w:r>
      </w:del>
      <w:ins w:author="Anthony Cedeno" w:date="2021-03-06T22:49:04.874Z" w:id="407015040">
        <w:r w:rsidRPr="41633C1B" w:rsidR="4501408E">
          <w:rPr>
            <w:rFonts w:eastAsia="Calibri Light" w:cs="Calibri" w:cstheme="minorAscii"/>
            <w:color w:val="000000" w:themeColor="text1" w:themeTint="FF" w:themeShade="FF"/>
          </w:rPr>
          <w:t xml:space="preserve">Additionaly, this section </w:t>
        </w:r>
      </w:ins>
      <w:r w:rsidRPr="41633C1B" w:rsidR="45746D5D">
        <w:rPr>
          <w:rFonts w:eastAsia="Calibri Light" w:cs="Calibri" w:cstheme="minorAscii"/>
          <w:color w:val="000000" w:themeColor="text1" w:themeTint="FF" w:themeShade="FF"/>
        </w:rPr>
        <w:t>describes the testing approaches that will be used to test the</w:t>
      </w:r>
      <w:r w:rsidRPr="41633C1B" w:rsidR="45746D5D">
        <w:rPr>
          <w:rFonts w:eastAsia="Times New Roman" w:cs="Calibri" w:cstheme="minorAscii"/>
          <w:color w:val="000000" w:themeColor="text1" w:themeTint="FF" w:themeShade="FF"/>
        </w:rPr>
        <w:t xml:space="preserve"> </w:t>
      </w:r>
      <w:r w:rsidRPr="41633C1B" w:rsidR="45746D5D">
        <w:rPr>
          <w:rFonts w:eastAsia="Calibri Light" w:cs="Calibri" w:cstheme="minorAscii"/>
          <w:color w:val="000000" w:themeColor="text1" w:themeTint="FF" w:themeShade="FF"/>
        </w:rPr>
        <w:t>REST calls of the system. The test plan will help identify the testing scope, testing objectives, test responsibilities, test schedule, major milestones, testing approach, suspension and resumption criteria, test deliverables</w:t>
      </w:r>
      <w:r w:rsidRPr="41633C1B" w:rsidR="45746D5D">
        <w:rPr>
          <w:rFonts w:ascii="Calibri" w:hAnsi="Calibri" w:eastAsia="Calibri Light" w:cs="Calibri"/>
          <w:color w:val="000000" w:themeColor="text1" w:themeTint="FF" w:themeShade="FF"/>
        </w:rPr>
        <w:t>, and resources and environments needed for testing.</w:t>
      </w:r>
    </w:p>
    <w:p w:rsidRPr="00ED42A1" w:rsidR="45746D5D" w:rsidP="046E462B" w:rsidRDefault="45746D5D" w14:paraId="244E161B" w14:textId="72DA7E5F">
      <w:pPr>
        <w:pStyle w:val="Heading2"/>
        <w:spacing w:before="200" w:line="271" w:lineRule="auto"/>
        <w:rPr>
          <w:rFonts w:ascii="Calibri" w:hAnsi="Calibri" w:eastAsia="Calibri Light" w:cs="Calibri"/>
          <w:smallCaps/>
          <w:color w:val="000000" w:themeColor="text1"/>
          <w:sz w:val="28"/>
          <w:szCs w:val="28"/>
        </w:rPr>
      </w:pPr>
      <w:bookmarkStart w:name="_Toc65097049" w:id="51"/>
      <w:r w:rsidRPr="00ED42A1">
        <w:rPr>
          <w:rFonts w:ascii="Calibri" w:hAnsi="Calibri" w:eastAsia="Calibri Light" w:cs="Calibri"/>
          <w:smallCaps/>
          <w:color w:val="000000" w:themeColor="text1"/>
          <w:sz w:val="28"/>
          <w:szCs w:val="28"/>
        </w:rPr>
        <w:t>Test Scope</w:t>
      </w:r>
      <w:bookmarkEnd w:id="51"/>
      <w:r w:rsidRPr="00ED42A1">
        <w:rPr>
          <w:rFonts w:ascii="Calibri" w:hAnsi="Calibri" w:eastAsia="Calibri Light" w:cs="Calibri"/>
          <w:smallCaps/>
          <w:color w:val="000000" w:themeColor="text1"/>
          <w:sz w:val="28"/>
          <w:szCs w:val="28"/>
        </w:rPr>
        <w:t> </w:t>
      </w:r>
    </w:p>
    <w:p w:rsidRPr="00ED42A1" w:rsidR="45746D5D" w:rsidP="046E462B" w:rsidRDefault="45746D5D" w14:paraId="4B55DD15" w14:textId="74BEF546">
      <w:pPr>
        <w:spacing w:after="200"/>
        <w:jc w:val="both"/>
        <w:rPr>
          <w:rFonts w:ascii="Calibri" w:hAnsi="Calibri" w:eastAsia="Calibri Light" w:cs="Calibri"/>
          <w:color w:val="000000" w:themeColor="text1"/>
        </w:rPr>
      </w:pPr>
      <w:r w:rsidRPr="41633C1B" w:rsidR="45746D5D">
        <w:rPr>
          <w:rFonts w:ascii="Calibri" w:hAnsi="Calibri" w:eastAsia="Calibri Light" w:cs="Calibri"/>
          <w:color w:val="000000" w:themeColor="text1" w:themeTint="FF" w:themeShade="FF"/>
        </w:rPr>
        <w:t xml:space="preserve">This test plan </w:t>
      </w:r>
      <w:del w:author="Anthony Cedeno" w:date="2021-03-06T22:42:03.719Z" w:id="1780999111">
        <w:r w:rsidRPr="41633C1B" w:rsidDel="45746D5D">
          <w:rPr>
            <w:rFonts w:ascii="Calibri" w:hAnsi="Calibri" w:eastAsia="Calibri Light" w:cs="Calibri"/>
            <w:color w:val="000000" w:themeColor="text1" w:themeTint="FF" w:themeShade="FF"/>
          </w:rPr>
          <w:delText xml:space="preserve">document </w:delText>
        </w:r>
      </w:del>
      <w:r w:rsidRPr="41633C1B" w:rsidR="45746D5D">
        <w:rPr>
          <w:rFonts w:ascii="Calibri" w:hAnsi="Calibri" w:eastAsia="Calibri Light" w:cs="Calibri"/>
          <w:color w:val="000000" w:themeColor="text1" w:themeTint="FF" w:themeShade="FF"/>
        </w:rPr>
        <w:t xml:space="preserve">will be used </w:t>
      </w:r>
      <w:del w:author="Anthony Cedeno" w:date="2021-03-06T22:46:47.483Z" w:id="1965214465">
        <w:r w:rsidRPr="41633C1B" w:rsidDel="45746D5D">
          <w:rPr>
            <w:rFonts w:ascii="Calibri" w:hAnsi="Calibri" w:eastAsia="Calibri Light" w:cs="Calibri"/>
            <w:color w:val="000000" w:themeColor="text1" w:themeTint="FF" w:themeShade="FF"/>
          </w:rPr>
          <w:delText xml:space="preserve">to test </w:delText>
        </w:r>
      </w:del>
      <w:ins w:author="Anthony Cedeno" w:date="2021-03-06T22:46:49.898Z" w:id="147930706">
        <w:r w:rsidRPr="41633C1B" w:rsidR="31595C5E">
          <w:rPr>
            <w:rFonts w:ascii="Calibri" w:hAnsi="Calibri" w:eastAsia="Calibri Light" w:cs="Calibri"/>
            <w:color w:val="000000" w:themeColor="text1" w:themeTint="FF" w:themeShade="FF"/>
          </w:rPr>
          <w:t xml:space="preserve"> in testing </w:t>
        </w:r>
      </w:ins>
      <w:r w:rsidRPr="41633C1B" w:rsidR="45746D5D">
        <w:rPr>
          <w:rFonts w:ascii="Calibri" w:hAnsi="Calibri" w:eastAsia="Calibri Light" w:cs="Calibri"/>
          <w:color w:val="000000" w:themeColor="text1" w:themeTint="FF" w:themeShade="FF"/>
        </w:rPr>
        <w:t xml:space="preserve">the application's </w:t>
      </w:r>
      <w:commentRangeStart w:id="52"/>
      <w:r w:rsidRPr="41633C1B" w:rsidR="45746D5D">
        <w:rPr>
          <w:rFonts w:ascii="Calibri" w:hAnsi="Calibri" w:eastAsia="Calibri Light" w:cs="Calibri"/>
          <w:color w:val="000000" w:themeColor="text1" w:themeTint="FF" w:themeShade="FF"/>
        </w:rPr>
        <w:t xml:space="preserve">input and output </w:t>
      </w:r>
      <w:commentRangeEnd w:id="52"/>
      <w:r>
        <w:rPr>
          <w:rStyle w:val="CommentReference"/>
        </w:rPr>
        <w:commentReference w:id="52"/>
      </w:r>
      <w:del w:author="Anthony Cedeno" w:date="2021-03-06T22:42:42.32Z" w:id="1906921018">
        <w:r w:rsidRPr="41633C1B" w:rsidDel="45746D5D">
          <w:rPr>
            <w:rFonts w:ascii="Calibri" w:hAnsi="Calibri" w:eastAsia="Calibri Light" w:cs="Calibri"/>
            <w:color w:val="000000" w:themeColor="text1" w:themeTint="FF" w:themeShade="FF"/>
          </w:rPr>
          <w:delText>to meet</w:delText>
        </w:r>
      </w:del>
      <w:ins w:author="Anthony Cedeno" w:date="2021-03-06T22:42:48.115Z" w:id="1171098172">
        <w:r w:rsidRPr="41633C1B" w:rsidR="09CF3F8B">
          <w:rPr>
            <w:rFonts w:ascii="Calibri" w:hAnsi="Calibri" w:eastAsia="Calibri Light" w:cs="Calibri"/>
            <w:color w:val="000000" w:themeColor="text1" w:themeTint="FF" w:themeShade="FF"/>
          </w:rPr>
          <w:t>in terms of meeting</w:t>
        </w:r>
      </w:ins>
      <w:r w:rsidRPr="41633C1B" w:rsidR="45746D5D">
        <w:rPr>
          <w:rFonts w:ascii="Calibri" w:hAnsi="Calibri" w:eastAsia="Calibri Light" w:cs="Calibri"/>
          <w:color w:val="000000" w:themeColor="text1" w:themeTint="FF" w:themeShade="FF"/>
        </w:rPr>
        <w:t xml:space="preserve"> the</w:t>
      </w:r>
      <w:ins w:author="Anthony Cedeno" w:date="2021-03-06T22:43:51.617Z" w:id="1751310111">
        <w:r w:rsidRPr="41633C1B" w:rsidR="0C8CA586">
          <w:rPr>
            <w:rFonts w:ascii="Calibri" w:hAnsi="Calibri" w:eastAsia="Calibri Light" w:cs="Calibri"/>
            <w:color w:val="000000" w:themeColor="text1" w:themeTint="FF" w:themeShade="FF"/>
          </w:rPr>
          <w:t xml:space="preserve"> expected results</w:t>
        </w:r>
      </w:ins>
      <w:ins w:author="Anthony Cedeno" w:date="2021-03-06T22:44:02.972Z" w:id="185451781">
        <w:r w:rsidRPr="41633C1B" w:rsidR="0C8CA586">
          <w:rPr>
            <w:rFonts w:ascii="Calibri" w:hAnsi="Calibri" w:eastAsia="Calibri Light" w:cs="Calibri"/>
            <w:color w:val="000000" w:themeColor="text1" w:themeTint="FF" w:themeShade="FF"/>
          </w:rPr>
          <w:t xml:space="preserve"> of the </w:t>
        </w:r>
      </w:ins>
      <w:r w:rsidRPr="41633C1B" w:rsidR="45746D5D">
        <w:rPr>
          <w:rFonts w:ascii="Calibri" w:hAnsi="Calibri" w:eastAsia="Calibri Light" w:cs="Calibri"/>
          <w:color w:val="000000" w:themeColor="text1" w:themeTint="FF" w:themeShade="FF"/>
        </w:rPr>
        <w:t xml:space="preserve"> in-scope</w:t>
      </w:r>
      <w:del w:author="Anthony Cedeno" w:date="2021-03-06T22:44:37.615Z" w:id="1658211693">
        <w:r w:rsidRPr="41633C1B" w:rsidDel="45746D5D">
          <w:rPr>
            <w:rFonts w:ascii="Calibri" w:hAnsi="Calibri" w:eastAsia="Calibri Light" w:cs="Calibri"/>
            <w:color w:val="000000" w:themeColor="text1" w:themeTint="FF" w:themeShade="FF"/>
          </w:rPr>
          <w:delText xml:space="preserve"> and out-of-scope</w:delText>
        </w:r>
      </w:del>
      <w:r w:rsidRPr="41633C1B" w:rsidR="45746D5D">
        <w:rPr>
          <w:rFonts w:ascii="Calibri" w:hAnsi="Calibri" w:eastAsia="Calibri Light" w:cs="Calibri"/>
          <w:color w:val="000000" w:themeColor="text1" w:themeTint="FF" w:themeShade="FF"/>
        </w:rPr>
        <w:t xml:space="preserve"> </w:t>
      </w:r>
      <w:ins w:author="Anthony Cedeno" w:date="2021-03-06T22:50:57.218Z" w:id="1821284430">
        <w:r w:rsidRPr="41633C1B" w:rsidR="4759926F">
          <w:rPr>
            <w:rFonts w:ascii="Calibri" w:hAnsi="Calibri" w:eastAsia="Calibri Light" w:cs="Calibri"/>
            <w:color w:val="000000" w:themeColor="text1" w:themeTint="FF" w:themeShade="FF"/>
          </w:rPr>
          <w:t xml:space="preserve">testing </w:t>
        </w:r>
      </w:ins>
      <w:r w:rsidRPr="41633C1B" w:rsidR="45746D5D">
        <w:rPr>
          <w:rFonts w:ascii="Calibri" w:hAnsi="Calibri" w:eastAsia="Calibri Light" w:cs="Calibri"/>
          <w:color w:val="000000" w:themeColor="text1" w:themeTint="FF" w:themeShade="FF"/>
        </w:rPr>
        <w:t>requirements</w:t>
      </w:r>
      <w:del w:author="Anthony Cedeno" w:date="2021-03-06T22:42:57.175Z" w:id="1396686505">
        <w:r w:rsidRPr="41633C1B" w:rsidDel="45746D5D">
          <w:rPr>
            <w:rFonts w:ascii="Calibri" w:hAnsi="Calibri" w:eastAsia="Calibri Light" w:cs="Calibri"/>
            <w:color w:val="000000" w:themeColor="text1" w:themeTint="FF" w:themeShade="FF"/>
          </w:rPr>
          <w:delText>' expectations</w:delText>
        </w:r>
      </w:del>
      <w:r w:rsidRPr="41633C1B" w:rsidR="45746D5D">
        <w:rPr>
          <w:rFonts w:ascii="Calibri" w:hAnsi="Calibri" w:eastAsia="Calibri Light" w:cs="Calibri"/>
          <w:color w:val="000000" w:themeColor="text1" w:themeTint="FF" w:themeShade="FF"/>
        </w:rPr>
        <w:t xml:space="preserve">. </w:t>
      </w:r>
      <w:del w:author="Anthony Cedeno" w:date="2021-03-06T22:45:22.216Z" w:id="645740683">
        <w:r w:rsidRPr="41633C1B" w:rsidDel="45746D5D">
          <w:rPr>
            <w:rFonts w:ascii="Calibri" w:hAnsi="Calibri" w:eastAsia="Calibri Light" w:cs="Calibri"/>
            <w:color w:val="000000" w:themeColor="text1" w:themeTint="FF" w:themeShade="FF"/>
          </w:rPr>
          <w:delText>This test plan will include the</w:delText>
        </w:r>
      </w:del>
      <w:ins w:author="Anthony Cedeno" w:date="2021-03-06T22:45:32.021Z" w:id="1564929502">
        <w:r w:rsidRPr="41633C1B" w:rsidR="4BA05361">
          <w:rPr>
            <w:rFonts w:ascii="Calibri" w:hAnsi="Calibri" w:eastAsia="Calibri Light" w:cs="Calibri"/>
            <w:color w:val="000000" w:themeColor="text1" w:themeTint="FF" w:themeShade="FF"/>
          </w:rPr>
          <w:t xml:space="preserve"> The following details the</w:t>
        </w:r>
      </w:ins>
      <w:r w:rsidRPr="41633C1B" w:rsidR="45746D5D">
        <w:rPr>
          <w:rFonts w:ascii="Calibri" w:hAnsi="Calibri" w:eastAsia="Calibri Light" w:cs="Calibri"/>
          <w:color w:val="000000" w:themeColor="text1" w:themeTint="FF" w:themeShade="FF"/>
        </w:rPr>
        <w:t xml:space="preserve"> in-scope and out-of-scope testing</w:t>
      </w:r>
      <w:del w:author="Anthony Cedeno" w:date="2021-03-06T22:45:50.223Z" w:id="2095743860">
        <w:r w:rsidRPr="41633C1B" w:rsidDel="45746D5D">
          <w:rPr>
            <w:rFonts w:ascii="Calibri" w:hAnsi="Calibri" w:eastAsia="Calibri Light" w:cs="Calibri"/>
            <w:color w:val="000000" w:themeColor="text1" w:themeTint="FF" w:themeShade="FF"/>
          </w:rPr>
          <w:delText>, as described below</w:delText>
        </w:r>
      </w:del>
      <w:r w:rsidRPr="41633C1B" w:rsidR="45746D5D">
        <w:rPr>
          <w:rFonts w:ascii="Calibri" w:hAnsi="Calibri" w:eastAsia="Calibri Light" w:cs="Calibri"/>
          <w:color w:val="000000" w:themeColor="text1" w:themeTint="FF" w:themeShade="FF"/>
        </w:rPr>
        <w:t>. </w:t>
      </w:r>
      <w:ins w:author="Thomas Barton" w:date="2021-03-06T21:14:59.628Z" w:id="370726302">
        <w:r w:rsidRPr="41633C1B" w:rsidR="3E354F75">
          <w:rPr>
            <w:rFonts w:ascii="Calibri" w:hAnsi="Calibri" w:eastAsia="Calibri Light" w:cs="Calibri"/>
            <w:color w:val="000000" w:themeColor="text1" w:themeTint="FF" w:themeShade="FF"/>
          </w:rPr>
          <w:t>There will be an</w:t>
        </w:r>
      </w:ins>
      <w:ins w:author="Thomas Barton" w:date="2021-03-06T21:15:58.857Z" w:id="1536160105">
        <w:r w:rsidRPr="41633C1B" w:rsidR="3E354F75">
          <w:rPr>
            <w:rFonts w:ascii="Calibri" w:hAnsi="Calibri" w:eastAsia="Calibri Light" w:cs="Calibri"/>
            <w:color w:val="000000" w:themeColor="text1" w:themeTint="FF" w:themeShade="FF"/>
          </w:rPr>
          <w:t xml:space="preserve"> additional overall testing effort for integration testing which will requir</w:t>
        </w:r>
        <w:r w:rsidRPr="41633C1B" w:rsidR="596F4144">
          <w:rPr>
            <w:rFonts w:ascii="Calibri" w:hAnsi="Calibri" w:eastAsia="Calibri Light" w:cs="Calibri"/>
            <w:color w:val="000000" w:themeColor="text1" w:themeTint="FF" w:themeShade="FF"/>
          </w:rPr>
          <w:t xml:space="preserve">e coordination with the </w:t>
        </w:r>
        <w:r w:rsidRPr="41633C1B" w:rsidR="596F4144">
          <w:rPr>
            <w:rFonts w:ascii="Calibri" w:hAnsi="Calibri" w:eastAsia="Calibri Light" w:cs="Calibri"/>
            <w:color w:val="000000" w:themeColor="text1" w:themeTint="FF" w:themeShade="FF"/>
          </w:rPr>
          <w:t>mobie</w:t>
        </w:r>
        <w:r w:rsidRPr="41633C1B" w:rsidR="596F4144">
          <w:rPr>
            <w:rFonts w:ascii="Calibri" w:hAnsi="Calibri" w:eastAsia="Calibri Light" w:cs="Calibri"/>
            <w:color w:val="000000" w:themeColor="text1" w:themeTint="FF" w:themeShade="FF"/>
          </w:rPr>
          <w:t xml:space="preserve"> team.</w:t>
        </w:r>
      </w:ins>
    </w:p>
    <w:p w:rsidRPr="00ED42A1" w:rsidR="45746D5D" w:rsidP="046E462B" w:rsidRDefault="45746D5D" w14:paraId="5EB01909" w14:textId="1490BA82">
      <w:pPr>
        <w:pStyle w:val="Heading3"/>
        <w:spacing w:before="200" w:line="271" w:lineRule="auto"/>
        <w:rPr>
          <w:rFonts w:ascii="Calibri" w:hAnsi="Calibri" w:eastAsia="Calibri Light" w:cs="Calibri"/>
          <w:i/>
          <w:iCs/>
          <w:smallCaps/>
          <w:color w:val="000000" w:themeColor="text1"/>
          <w:sz w:val="26"/>
          <w:szCs w:val="26"/>
        </w:rPr>
      </w:pPr>
      <w:bookmarkStart w:name="_Toc65097050" w:id="53"/>
      <w:r w:rsidRPr="00ED42A1">
        <w:rPr>
          <w:rFonts w:ascii="Calibri" w:hAnsi="Calibri" w:eastAsia="Calibri Light" w:cs="Calibri"/>
          <w:i/>
          <w:iCs/>
          <w:smallCaps/>
          <w:color w:val="000000" w:themeColor="text1"/>
          <w:sz w:val="26"/>
          <w:szCs w:val="26"/>
        </w:rPr>
        <w:lastRenderedPageBreak/>
        <w:t>In-Scope</w:t>
      </w:r>
      <w:bookmarkEnd w:id="53"/>
      <w:r w:rsidRPr="00ED42A1">
        <w:rPr>
          <w:rFonts w:ascii="Calibri" w:hAnsi="Calibri" w:eastAsia="Calibri Light" w:cs="Calibri"/>
          <w:i/>
          <w:iCs/>
          <w:smallCaps/>
          <w:color w:val="000000" w:themeColor="text1"/>
          <w:sz w:val="26"/>
          <w:szCs w:val="26"/>
        </w:rPr>
        <w:t> </w:t>
      </w:r>
    </w:p>
    <w:p w:rsidRPr="00ED42A1" w:rsidR="45746D5D" w:rsidP="046E462B" w:rsidRDefault="45746D5D" w14:paraId="1D3DE0D9" w14:textId="2AF2F249">
      <w:pPr>
        <w:spacing w:after="200"/>
        <w:rPr>
          <w:rFonts w:ascii="Calibri" w:hAnsi="Calibri" w:eastAsia="Times New Roman" w:cs="Calibri"/>
          <w:color w:val="000000" w:themeColor="text1"/>
        </w:rPr>
      </w:pPr>
      <w:r w:rsidRPr="377D816E" w:rsidR="45746D5D">
        <w:rPr>
          <w:rFonts w:ascii="Calibri" w:hAnsi="Calibri" w:eastAsia="Calibri Light" w:cs="Calibri"/>
          <w:color w:val="000000" w:themeColor="text1" w:themeTint="FF" w:themeShade="FF"/>
        </w:rPr>
        <w:t>The scope of this test plan is to test the REST services of the </w:t>
      </w:r>
      <w:r w:rsidRPr="377D816E" w:rsidR="45746D5D">
        <w:rPr>
          <w:rFonts w:ascii="Calibri" w:hAnsi="Calibri" w:eastAsia="Times New Roman" w:cs="Calibri"/>
          <w:b w:val="1"/>
          <w:bCs w:val="1"/>
          <w:color w:val="000000" w:themeColor="text1" w:themeTint="FF" w:themeShade="FF"/>
        </w:rPr>
        <w:t>"</w:t>
      </w:r>
      <w:del w:author="Thomas Barton" w:date="2021-03-06T20:41:34.316Z" w:id="266304836">
        <w:r w:rsidRPr="377D816E" w:rsidDel="45746D5D">
          <w:rPr>
            <w:rFonts w:ascii="Calibri" w:hAnsi="Calibri" w:eastAsia="Calibri Light" w:cs="Calibri"/>
            <w:b w:val="1"/>
            <w:bCs w:val="1"/>
            <w:color w:val="000000" w:themeColor="text1" w:themeTint="FF" w:themeShade="FF"/>
          </w:rPr>
          <w:delText>Formscriber</w:delText>
        </w:r>
      </w:del>
      <w:ins w:author="Thomas Barton" w:date="2021-03-06T20:41:34.317Z" w:id="1827784540">
        <w:r w:rsidRPr="377D816E" w:rsidR="1F60C341">
          <w:rPr>
            <w:rFonts w:ascii="Calibri" w:hAnsi="Calibri" w:eastAsia="Calibri Light" w:cs="Calibri"/>
            <w:b w:val="1"/>
            <w:bCs w:val="1"/>
            <w:color w:val="000000" w:themeColor="text1" w:themeTint="FF" w:themeShade="FF"/>
          </w:rPr>
          <w:t>Form Scriber</w:t>
        </w:r>
      </w:ins>
      <w:r w:rsidRPr="377D816E" w:rsidR="45746D5D">
        <w:rPr>
          <w:rFonts w:ascii="Calibri" w:hAnsi="Calibri" w:eastAsia="Times New Roman" w:cs="Calibri"/>
          <w:b w:val="1"/>
          <w:bCs w:val="1"/>
          <w:color w:val="000000" w:themeColor="text1" w:themeTint="FF" w:themeShade="FF"/>
        </w:rPr>
        <w:t xml:space="preserve">- </w:t>
      </w:r>
      <w:proofErr w:type="spellStart"/>
      <w:r w:rsidRPr="377D816E" w:rsidR="45746D5D">
        <w:rPr>
          <w:rFonts w:ascii="Calibri" w:hAnsi="Calibri" w:eastAsia="Calibri Light" w:cs="Calibri"/>
          <w:b w:val="1"/>
          <w:bCs w:val="1"/>
          <w:color w:val="000000" w:themeColor="text1" w:themeTint="FF" w:themeShade="FF"/>
        </w:rPr>
        <w:t>Dialogflow</w:t>
      </w:r>
      <w:proofErr w:type="spellEnd"/>
      <w:r w:rsidRPr="377D816E" w:rsidR="45746D5D">
        <w:rPr>
          <w:rFonts w:ascii="Calibri" w:hAnsi="Calibri" w:eastAsia="Calibri Light" w:cs="Calibri"/>
          <w:b w:val="1"/>
          <w:bCs w:val="1"/>
          <w:color w:val="000000" w:themeColor="text1" w:themeTint="FF" w:themeShade="FF"/>
        </w:rPr>
        <w:t xml:space="preserve"> Service</w:t>
      </w:r>
      <w:r w:rsidRPr="377D816E" w:rsidR="45746D5D">
        <w:rPr>
          <w:rFonts w:ascii="Calibri" w:hAnsi="Calibri" w:eastAsia="Times New Roman" w:cs="Calibri"/>
          <w:b w:val="1"/>
          <w:bCs w:val="1"/>
          <w:color w:val="000000" w:themeColor="text1" w:themeTint="FF" w:themeShade="FF"/>
        </w:rPr>
        <w:t>",</w:t>
      </w:r>
      <w:r w:rsidRPr="377D816E" w:rsidR="45746D5D">
        <w:rPr>
          <w:rFonts w:ascii="Calibri" w:hAnsi="Calibri" w:eastAsia="Calibri Light" w:cs="Calibri"/>
          <w:color w:val="000000" w:themeColor="text1" w:themeTint="FF" w:themeShade="FF"/>
        </w:rPr>
        <w:t xml:space="preserve"> as described in the SRS. The following testing methods will be implemented: Unit Testing, Integration Testing, and Overall Integration Testing</w:t>
      </w:r>
      <w:r w:rsidRPr="377D816E" w:rsidR="45746D5D">
        <w:rPr>
          <w:rFonts w:ascii="Calibri" w:hAnsi="Calibri" w:eastAsia="Times New Roman" w:cs="Calibri"/>
          <w:color w:val="000000" w:themeColor="text1" w:themeTint="FF" w:themeShade="FF"/>
        </w:rPr>
        <w:t xml:space="preserve">. </w:t>
      </w:r>
    </w:p>
    <w:p w:rsidRPr="007F0DF6" w:rsidR="45746D5D" w:rsidP="007F0DF6" w:rsidRDefault="45746D5D" w14:paraId="3EB5EA3E" w14:textId="79DE2CA4">
      <w:pPr>
        <w:spacing w:after="200"/>
        <w:rPr>
          <w:rFonts w:eastAsia="Times New Roman" w:cstheme="minorHAnsi"/>
          <w:color w:val="000000" w:themeColor="text1"/>
        </w:rPr>
      </w:pPr>
      <w:r w:rsidRPr="007F0DF6">
        <w:rPr>
          <w:rFonts w:eastAsia="Calibri Light" w:cstheme="minorHAnsi"/>
          <w:b/>
          <w:bCs/>
          <w:i/>
          <w:iCs/>
          <w:color w:val="000000" w:themeColor="text1"/>
        </w:rPr>
        <w:t>Unit Testing</w:t>
      </w:r>
      <w:r w:rsidRPr="007F0DF6">
        <w:rPr>
          <w:rFonts w:eastAsia="Times New Roman" w:cstheme="minorHAnsi"/>
          <w:i/>
          <w:iCs/>
          <w:color w:val="000000" w:themeColor="text1"/>
        </w:rPr>
        <w:t xml:space="preserve"> </w:t>
      </w:r>
      <w:r w:rsidRPr="007F0DF6">
        <w:rPr>
          <w:rFonts w:eastAsia="Calibri Light" w:cstheme="minorHAnsi"/>
          <w:color w:val="000000" w:themeColor="text1"/>
        </w:rPr>
        <w:t>which involves testing a program unit independently</w:t>
      </w:r>
      <w:r w:rsidRPr="007F0DF6">
        <w:rPr>
          <w:rFonts w:eastAsia="Times New Roman" w:cstheme="minorHAnsi"/>
          <w:color w:val="000000" w:themeColor="text1"/>
        </w:rPr>
        <w:t xml:space="preserve">. </w:t>
      </w:r>
      <w:r w:rsidRPr="007F0DF6">
        <w:rPr>
          <w:rFonts w:eastAsia="Calibri Light" w:cstheme="minorHAnsi"/>
          <w:color w:val="000000" w:themeColor="text1"/>
        </w:rPr>
        <w:t>Developers of the RESTful web services will independently test each of their APIs, as well as independently across teams.  Similarly, developers of the User Interface will also independently test their web pages.   All these unit tests need to be completed prior to the next testing method:</w:t>
      </w:r>
      <w:r w:rsidRPr="007F0DF6">
        <w:rPr>
          <w:rFonts w:eastAsia="Times New Roman" w:cstheme="minorHAnsi"/>
          <w:color w:val="000000" w:themeColor="text1"/>
        </w:rPr>
        <w:t xml:space="preserve"> </w:t>
      </w:r>
      <w:r w:rsidRPr="007F0DF6">
        <w:rPr>
          <w:rFonts w:eastAsia="Calibri Light" w:cstheme="minorHAnsi"/>
          <w:i/>
          <w:iCs/>
          <w:color w:val="000000" w:themeColor="text1"/>
        </w:rPr>
        <w:t>Integration Testing</w:t>
      </w:r>
      <w:r w:rsidRPr="007F0DF6">
        <w:rPr>
          <w:rFonts w:eastAsia="Times New Roman" w:cstheme="minorHAnsi"/>
          <w:color w:val="000000" w:themeColor="text1"/>
        </w:rPr>
        <w:t xml:space="preserve">. </w:t>
      </w:r>
    </w:p>
    <w:p w:rsidRPr="00ED42A1" w:rsidR="046E462B" w:rsidP="046E462B" w:rsidRDefault="45746D5D" w14:paraId="25BA504B" w14:textId="52C11A1A">
      <w:pPr>
        <w:spacing w:after="200"/>
        <w:rPr>
          <w:rFonts w:ascii="Calibri" w:hAnsi="Calibri" w:eastAsia="Times New Roman" w:cs="Calibri"/>
          <w:color w:val="000000" w:themeColor="text1"/>
        </w:rPr>
      </w:pPr>
      <w:commentRangeStart w:id="54"/>
      <w:commentRangeStart w:id="615640550"/>
      <w:r w:rsidRPr="377D816E" w:rsidR="45746D5D">
        <w:rPr>
          <w:rFonts w:eastAsia="Calibri Light" w:cs="Calibri" w:cstheme="minorAscii"/>
          <w:b w:val="1"/>
          <w:bCs w:val="1"/>
          <w:i w:val="1"/>
          <w:iCs w:val="1"/>
          <w:color w:val="000000" w:themeColor="text1" w:themeTint="FF" w:themeShade="FF"/>
        </w:rPr>
        <w:t>Integration Testing</w:t>
      </w:r>
      <w:r w:rsidRPr="377D816E" w:rsidR="45746D5D">
        <w:rPr>
          <w:rFonts w:eastAsia="Times New Roman" w:cs="Calibri" w:cstheme="minorAscii"/>
          <w:i w:val="1"/>
          <w:iCs w:val="1"/>
          <w:color w:val="000000" w:themeColor="text1" w:themeTint="FF" w:themeShade="FF"/>
        </w:rPr>
        <w:t xml:space="preserve"> </w:t>
      </w:r>
      <w:commentRangeEnd w:id="54"/>
      <w:r>
        <w:rPr>
          <w:rStyle w:val="CommentReference"/>
        </w:rPr>
        <w:commentReference w:id="54"/>
      </w:r>
      <w:commentRangeEnd w:id="615640550"/>
      <w:r>
        <w:rPr>
          <w:rStyle w:val="CommentReference"/>
        </w:rPr>
        <w:commentReference w:id="615640550"/>
      </w:r>
      <w:r w:rsidRPr="377D816E" w:rsidR="45746D5D">
        <w:rPr>
          <w:rFonts w:eastAsia="Calibri Light" w:cs="Calibri" w:cstheme="minorAscii"/>
          <w:color w:val="000000" w:themeColor="text1" w:themeTint="FF" w:themeShade="FF"/>
        </w:rPr>
        <w:t xml:space="preserve">will involve testing all REST services in cooperation with the GCP </w:t>
      </w:r>
      <w:proofErr w:type="spellStart"/>
      <w:r w:rsidRPr="377D816E" w:rsidR="45746D5D">
        <w:rPr>
          <w:rFonts w:eastAsia="Calibri Light" w:cs="Calibri" w:cstheme="minorAscii"/>
          <w:color w:val="000000" w:themeColor="text1" w:themeTint="FF" w:themeShade="FF"/>
        </w:rPr>
        <w:t>Dialogflow</w:t>
      </w:r>
      <w:proofErr w:type="spellEnd"/>
      <w:r w:rsidRPr="377D816E" w:rsidR="45746D5D">
        <w:rPr>
          <w:rFonts w:eastAsia="Calibri Light" w:cs="Calibri" w:cstheme="minorAscii"/>
          <w:color w:val="000000" w:themeColor="text1" w:themeTint="FF" w:themeShade="FF"/>
        </w:rPr>
        <w:t xml:space="preserve"> service</w:t>
      </w:r>
      <w:r w:rsidRPr="377D816E" w:rsidR="45746D5D">
        <w:rPr>
          <w:rFonts w:eastAsia="Times New Roman" w:cs="Calibri" w:cstheme="minorAscii"/>
          <w:color w:val="000000" w:themeColor="text1" w:themeTint="FF" w:themeShade="FF"/>
        </w:rPr>
        <w:t xml:space="preserve">. </w:t>
      </w:r>
      <w:r w:rsidRPr="377D816E" w:rsidR="45746D5D">
        <w:rPr>
          <w:rFonts w:eastAsia="Calibri Light" w:cs="Calibri" w:cstheme="minorAscii"/>
          <w:color w:val="000000" w:themeColor="text1" w:themeTint="FF" w:themeShade="FF"/>
        </w:rPr>
        <w:t xml:space="preserve">Therefore, this occurs when the work of all REST services and setup of the </w:t>
      </w:r>
      <w:proofErr w:type="spellStart"/>
      <w:r w:rsidRPr="377D816E" w:rsidR="45746D5D">
        <w:rPr>
          <w:rFonts w:eastAsia="Calibri Light" w:cs="Calibri" w:cstheme="minorAscii"/>
          <w:color w:val="000000" w:themeColor="text1" w:themeTint="FF" w:themeShade="FF"/>
        </w:rPr>
        <w:t>Dialogflow</w:t>
      </w:r>
      <w:proofErr w:type="spellEnd"/>
      <w:r w:rsidRPr="377D816E" w:rsidR="45746D5D">
        <w:rPr>
          <w:rFonts w:eastAsia="Calibri Light" w:cs="Calibri" w:cstheme="minorAscii"/>
          <w:color w:val="000000" w:themeColor="text1" w:themeTint="FF" w:themeShade="FF"/>
        </w:rPr>
        <w:t xml:space="preserve"> service chat agents are completed</w:t>
      </w:r>
      <w:r w:rsidRPr="377D816E" w:rsidR="45746D5D">
        <w:rPr>
          <w:rFonts w:eastAsia="Times New Roman" w:cs="Calibri" w:cstheme="minorAscii"/>
          <w:color w:val="000000" w:themeColor="text1" w:themeTint="FF" w:themeShade="FF"/>
        </w:rPr>
        <w:t>.</w:t>
      </w:r>
      <w:r w:rsidRPr="377D816E" w:rsidR="45746D5D">
        <w:rPr>
          <w:rFonts w:eastAsia="Calibri Light" w:cs="Calibri" w:cstheme="minorAscii"/>
          <w:color w:val="000000" w:themeColor="text1" w:themeTint="FF" w:themeShade="FF"/>
        </w:rPr>
        <w:t xml:space="preserve"> This will utilize GCP’s assistant service to fully test the system.</w:t>
      </w:r>
    </w:p>
    <w:p w:rsidRPr="00ED42A1" w:rsidR="45746D5D" w:rsidP="046E462B" w:rsidRDefault="45746D5D" w14:paraId="5D459C4A" w14:textId="7452CE04">
      <w:pPr>
        <w:spacing w:after="200"/>
        <w:rPr>
          <w:rFonts w:ascii="Calibri" w:hAnsi="Calibri" w:eastAsia="Calibri Light" w:cs="Calibri"/>
          <w:color w:val="000000" w:themeColor="text1"/>
        </w:rPr>
      </w:pPr>
      <w:r w:rsidRPr="41633C1B" w:rsidR="45746D5D">
        <w:rPr>
          <w:rFonts w:ascii="Calibri" w:hAnsi="Calibri" w:eastAsia="Calibri Light" w:cs="Calibri"/>
          <w:b w:val="1"/>
          <w:bCs w:val="1"/>
          <w:i w:val="1"/>
          <w:iCs w:val="1"/>
          <w:color w:val="000000" w:themeColor="text1" w:themeTint="FF" w:themeShade="FF"/>
        </w:rPr>
        <w:t>End-to-End (E2E) Testing</w:t>
      </w:r>
      <w:r w:rsidRPr="41633C1B" w:rsidR="45746D5D">
        <w:rPr>
          <w:rFonts w:ascii="Calibri" w:hAnsi="Calibri" w:eastAsia="Times New Roman" w:cs="Calibri"/>
          <w:i w:val="1"/>
          <w:iCs w:val="1"/>
          <w:color w:val="000000" w:themeColor="text1" w:themeTint="FF" w:themeShade="FF"/>
        </w:rPr>
        <w:t xml:space="preserve">.  </w:t>
      </w:r>
      <w:r w:rsidRPr="41633C1B" w:rsidR="45746D5D">
        <w:rPr>
          <w:rFonts w:ascii="Calibri" w:hAnsi="Calibri" w:eastAsia="Calibri Light" w:cs="Calibri"/>
          <w:color w:val="000000" w:themeColor="text1" w:themeTint="FF" w:themeShade="FF"/>
        </w:rPr>
        <w:t>At the time of this document’s delivery</w:t>
      </w:r>
      <w:r w:rsidRPr="41633C1B" w:rsidR="45746D5D">
        <w:rPr>
          <w:rFonts w:ascii="Calibri" w:hAnsi="Calibri" w:eastAsia="Times New Roman" w:cs="Calibri"/>
          <w:color w:val="000000" w:themeColor="text1" w:themeTint="FF" w:themeShade="FF"/>
        </w:rPr>
        <w:t xml:space="preserve">, </w:t>
      </w:r>
      <w:r w:rsidRPr="41633C1B" w:rsidR="45746D5D">
        <w:rPr>
          <w:rFonts w:ascii="Calibri" w:hAnsi="Calibri" w:eastAsia="Calibri Light" w:cs="Calibri"/>
          <w:color w:val="000000" w:themeColor="text1" w:themeTint="FF" w:themeShade="FF"/>
        </w:rPr>
        <w:t>a detailed test plan for</w:t>
      </w:r>
      <w:r w:rsidRPr="41633C1B" w:rsidR="45746D5D">
        <w:rPr>
          <w:rFonts w:ascii="Calibri" w:hAnsi="Calibri" w:eastAsia="Times New Roman" w:cs="Calibri"/>
          <w:color w:val="000000" w:themeColor="text1" w:themeTint="FF" w:themeShade="FF"/>
        </w:rPr>
        <w:t xml:space="preserve"> </w:t>
      </w:r>
      <w:del w:author="Thomas Barton" w:date="2021-03-06T20:41:34.319Z" w:id="1935783288">
        <w:r w:rsidRPr="41633C1B" w:rsidDel="45746D5D">
          <w:rPr>
            <w:rFonts w:ascii="Calibri" w:hAnsi="Calibri" w:eastAsia="Calibri Light" w:cs="Calibri"/>
            <w:b w:val="1"/>
            <w:bCs w:val="1"/>
            <w:color w:val="000000" w:themeColor="text1" w:themeTint="FF" w:themeShade="FF"/>
          </w:rPr>
          <w:delText>Formscriber</w:delText>
        </w:r>
      </w:del>
      <w:ins w:author="Thomas Barton" w:date="2021-03-06T20:41:34.321Z" w:id="447729082">
        <w:r w:rsidRPr="41633C1B" w:rsidR="1F60C341">
          <w:rPr>
            <w:rFonts w:ascii="Calibri" w:hAnsi="Calibri" w:eastAsia="Calibri Light" w:cs="Calibri"/>
            <w:b w:val="1"/>
            <w:bCs w:val="1"/>
            <w:color w:val="000000" w:themeColor="text1" w:themeTint="FF" w:themeShade="FF"/>
          </w:rPr>
          <w:t>Form Scriber</w:t>
        </w:r>
      </w:ins>
      <w:r w:rsidRPr="41633C1B" w:rsidR="45746D5D">
        <w:rPr>
          <w:rFonts w:ascii="Calibri" w:hAnsi="Calibri" w:eastAsia="Times New Roman" w:cs="Calibri"/>
          <w:b w:val="1"/>
          <w:bCs w:val="1"/>
          <w:color w:val="000000" w:themeColor="text1" w:themeTint="FF" w:themeShade="FF"/>
        </w:rPr>
        <w:t xml:space="preserve"> – </w:t>
      </w:r>
      <w:proofErr w:type="spellStart"/>
      <w:r w:rsidRPr="41633C1B" w:rsidR="45746D5D">
        <w:rPr>
          <w:rFonts w:ascii="Calibri" w:hAnsi="Calibri" w:eastAsia="Calibri Light" w:cs="Calibri"/>
          <w:b w:val="1"/>
          <w:bCs w:val="1"/>
          <w:color w:val="000000" w:themeColor="text1" w:themeTint="FF" w:themeShade="FF"/>
        </w:rPr>
        <w:t>Dialogflow</w:t>
      </w:r>
      <w:proofErr w:type="spellEnd"/>
      <w:r w:rsidRPr="41633C1B" w:rsidR="45746D5D">
        <w:rPr>
          <w:rFonts w:ascii="Calibri" w:hAnsi="Calibri" w:eastAsia="Calibri Light" w:cs="Calibri"/>
          <w:b w:val="1"/>
          <w:bCs w:val="1"/>
          <w:color w:val="000000" w:themeColor="text1" w:themeTint="FF" w:themeShade="FF"/>
        </w:rPr>
        <w:t xml:space="preserve"> Service</w:t>
      </w:r>
      <w:r w:rsidRPr="41633C1B" w:rsidR="45746D5D">
        <w:rPr>
          <w:rFonts w:ascii="Calibri" w:hAnsi="Calibri" w:eastAsia="Times New Roman" w:cs="Calibri"/>
          <w:color w:val="000000" w:themeColor="text1" w:themeTint="FF" w:themeShade="FF"/>
        </w:rPr>
        <w:t xml:space="preserve"> </w:t>
      </w:r>
      <w:r w:rsidRPr="41633C1B" w:rsidR="45746D5D">
        <w:rPr>
          <w:rFonts w:ascii="Calibri" w:hAnsi="Calibri" w:eastAsia="Calibri Light" w:cs="Calibri"/>
          <w:color w:val="000000" w:themeColor="text1" w:themeTint="FF" w:themeShade="FF"/>
        </w:rPr>
        <w:t xml:space="preserve">as it interacts with the </w:t>
      </w:r>
      <w:ins w:author="Thomas Barton" w:date="2021-03-06T21:19:25.229Z" w:id="950056968">
        <w:r w:rsidRPr="41633C1B" w:rsidR="360B7E40">
          <w:rPr>
            <w:rFonts w:ascii="Calibri" w:hAnsi="Calibri" w:eastAsia="Calibri Light" w:cs="Calibri"/>
            <w:color w:val="000000" w:themeColor="text1" w:themeTint="FF" w:themeShade="FF"/>
          </w:rPr>
          <w:t xml:space="preserve">mobile teams </w:t>
        </w:r>
      </w:ins>
      <w:del w:author="Thomas Barton" w:date="2021-03-06T21:18:57.827Z" w:id="704308229">
        <w:r w:rsidRPr="41633C1B" w:rsidDel="45746D5D">
          <w:rPr>
            <w:rFonts w:ascii="Calibri" w:hAnsi="Calibri" w:eastAsia="Calibri Light" w:cs="Calibri"/>
            <w:color w:val="000000" w:themeColor="text1" w:themeTint="FF" w:themeShade="FF"/>
          </w:rPr>
          <w:delText>other team’s</w:delText>
        </w:r>
      </w:del>
      <w:r w:rsidRPr="41633C1B" w:rsidR="45746D5D">
        <w:rPr>
          <w:rFonts w:ascii="Calibri" w:hAnsi="Calibri" w:eastAsia="Calibri Light" w:cs="Calibri"/>
          <w:color w:val="000000" w:themeColor="text1" w:themeTint="FF" w:themeShade="FF"/>
        </w:rPr>
        <w:t xml:space="preserve"> deliverables </w:t>
      </w:r>
      <w:del w:author="Anthony Cedeno" w:date="2021-03-06T22:58:03.29Z" w:id="379026576">
        <w:r w:rsidRPr="41633C1B" w:rsidDel="45746D5D">
          <w:rPr>
            <w:rFonts w:ascii="Calibri" w:hAnsi="Calibri" w:eastAsia="Calibri Light" w:cs="Calibri"/>
            <w:color w:val="000000" w:themeColor="text1" w:themeTint="FF" w:themeShade="FF"/>
          </w:rPr>
          <w:delText>is</w:delText>
        </w:r>
      </w:del>
      <w:ins w:author="Anthony Cedeno" w:date="2021-03-06T22:58:03.295Z" w:id="1289898721">
        <w:r w:rsidRPr="41633C1B" w:rsidR="439A4C60">
          <w:rPr>
            <w:rFonts w:ascii="Calibri" w:hAnsi="Calibri" w:eastAsia="Calibri Light" w:cs="Calibri"/>
            <w:color w:val="000000" w:themeColor="text1" w:themeTint="FF" w:themeShade="FF"/>
          </w:rPr>
          <w:t>are</w:t>
        </w:r>
      </w:ins>
      <w:r w:rsidRPr="41633C1B" w:rsidR="45746D5D">
        <w:rPr>
          <w:rFonts w:ascii="Calibri" w:hAnsi="Calibri" w:eastAsia="Calibri Light" w:cs="Calibri"/>
          <w:color w:val="000000" w:themeColor="text1" w:themeTint="FF" w:themeShade="FF"/>
        </w:rPr>
        <w:t xml:space="preserve"> not yet identified</w:t>
      </w:r>
      <w:r w:rsidRPr="41633C1B" w:rsidR="45746D5D">
        <w:rPr>
          <w:rFonts w:ascii="Calibri" w:hAnsi="Calibri" w:eastAsia="Times New Roman" w:cs="Calibri"/>
          <w:color w:val="000000" w:themeColor="text1" w:themeTint="FF" w:themeShade="FF"/>
        </w:rPr>
        <w:t xml:space="preserve">.  </w:t>
      </w:r>
      <w:r w:rsidRPr="41633C1B" w:rsidR="45746D5D">
        <w:rPr>
          <w:rFonts w:ascii="Calibri" w:hAnsi="Calibri" w:eastAsia="Calibri Light" w:cs="Calibri"/>
          <w:color w:val="000000" w:themeColor="text1" w:themeTint="FF" w:themeShade="FF"/>
        </w:rPr>
        <w:t>However,</w:t>
      </w:r>
      <w:r w:rsidRPr="41633C1B" w:rsidR="45746D5D">
        <w:rPr>
          <w:rFonts w:ascii="Calibri" w:hAnsi="Calibri" w:eastAsia="Times New Roman" w:cs="Calibri"/>
          <w:color w:val="000000" w:themeColor="text1" w:themeTint="FF" w:themeShade="FF"/>
        </w:rPr>
        <w:t xml:space="preserve"> </w:t>
      </w:r>
      <w:r w:rsidRPr="41633C1B" w:rsidR="45746D5D">
        <w:rPr>
          <w:rFonts w:ascii="Calibri" w:hAnsi="Calibri" w:eastAsia="Calibri Light" w:cs="Calibri"/>
          <w:color w:val="000000" w:themeColor="text1" w:themeTint="FF" w:themeShade="FF"/>
        </w:rPr>
        <w:t xml:space="preserve">it is </w:t>
      </w:r>
      <w:r w:rsidRPr="41633C1B" w:rsidR="45746D5D">
        <w:rPr>
          <w:rFonts w:ascii="Calibri" w:hAnsi="Calibri" w:eastAsia="Calibri Light" w:cs="Calibri"/>
          <w:color w:val="000000" w:themeColor="text1" w:themeTint="FF" w:themeShade="FF"/>
        </w:rPr>
        <w:t>worth</w:t>
      </w:r>
      <w:r w:rsidRPr="41633C1B" w:rsidR="45746D5D">
        <w:rPr>
          <w:rFonts w:ascii="Calibri" w:hAnsi="Calibri" w:eastAsia="Times New Roman" w:cs="Calibri"/>
          <w:color w:val="000000" w:themeColor="text1" w:themeTint="FF" w:themeShade="FF"/>
        </w:rPr>
        <w:t>-</w:t>
      </w:r>
      <w:r w:rsidRPr="41633C1B" w:rsidR="45746D5D">
        <w:rPr>
          <w:rFonts w:ascii="Calibri" w:hAnsi="Calibri" w:eastAsia="Calibri Light" w:cs="Calibri"/>
          <w:color w:val="000000" w:themeColor="text1" w:themeTint="FF" w:themeShade="FF"/>
        </w:rPr>
        <w:t>noting</w:t>
      </w:r>
      <w:r w:rsidRPr="41633C1B" w:rsidR="45746D5D">
        <w:rPr>
          <w:rFonts w:ascii="Calibri" w:hAnsi="Calibri" w:eastAsia="Calibri Light" w:cs="Calibri"/>
          <w:color w:val="000000" w:themeColor="text1" w:themeTint="FF" w:themeShade="FF"/>
        </w:rPr>
        <w:t xml:space="preserve"> in this document of the intent to perform such testing since the data inputs of our application will depend on the requests of another team.  Similarly, </w:t>
      </w:r>
      <w:del w:author="Anthony Cedeno" w:date="2021-03-06T23:02:49.658Z" w:id="958495952">
        <w:r w:rsidRPr="41633C1B" w:rsidDel="45746D5D">
          <w:rPr>
            <w:rFonts w:ascii="Calibri" w:hAnsi="Calibri" w:eastAsia="Calibri Light" w:cs="Calibri"/>
            <w:color w:val="000000" w:themeColor="text1" w:themeTint="FF" w:themeShade="FF"/>
          </w:rPr>
          <w:delText>other teams like the web team will also rely on data</w:delText>
        </w:r>
      </w:del>
      <w:r w:rsidRPr="41633C1B" w:rsidR="45746D5D">
        <w:rPr>
          <w:rFonts w:ascii="Calibri" w:hAnsi="Calibri" w:eastAsia="Calibri Light" w:cs="Calibri"/>
          <w:color w:val="000000" w:themeColor="text1" w:themeTint="FF" w:themeShade="FF"/>
        </w:rPr>
        <w:t xml:space="preserve"> </w:t>
      </w:r>
      <w:ins w:author="Anthony Cedeno" w:date="2021-03-06T23:02:59.347Z" w:id="1800830519">
        <w:r w:rsidRPr="41633C1B" w:rsidR="1829FE2B">
          <w:rPr>
            <w:rFonts w:ascii="Calibri" w:hAnsi="Calibri" w:eastAsia="Calibri Light" w:cs="Calibri"/>
            <w:color w:val="000000" w:themeColor="text1" w:themeTint="FF" w:themeShade="FF"/>
          </w:rPr>
          <w:t>the mobile team will rely on the services</w:t>
        </w:r>
      </w:ins>
      <w:ins w:author="Anthony Cedeno" w:date="2021-03-06T23:03:02.493Z" w:id="1760405801">
        <w:r w:rsidRPr="41633C1B" w:rsidR="1829FE2B">
          <w:rPr>
            <w:rFonts w:ascii="Calibri" w:hAnsi="Calibri" w:eastAsia="Calibri Light" w:cs="Calibri"/>
            <w:color w:val="000000" w:themeColor="text1" w:themeTint="FF" w:themeShade="FF"/>
          </w:rPr>
          <w:t xml:space="preserve"> </w:t>
        </w:r>
      </w:ins>
      <w:r w:rsidRPr="41633C1B" w:rsidR="45746D5D">
        <w:rPr>
          <w:rFonts w:ascii="Calibri" w:hAnsi="Calibri" w:eastAsia="Calibri Light" w:cs="Calibri"/>
          <w:color w:val="000000" w:themeColor="text1" w:themeTint="FF" w:themeShade="FF"/>
        </w:rPr>
        <w:t xml:space="preserve">that our team will provide. As the project evolves and gets completed, test cases for this particular </w:t>
      </w:r>
      <w:ins w:author="Anthony Cedeno" w:date="2021-03-06T22:59:07.37Z" w:id="404680768">
        <w:r w:rsidRPr="41633C1B" w:rsidR="464248E3">
          <w:rPr>
            <w:rFonts w:ascii="Calibri" w:hAnsi="Calibri" w:eastAsia="Calibri Light" w:cs="Calibri"/>
            <w:color w:val="000000" w:themeColor="text1" w:themeTint="FF" w:themeShade="FF"/>
          </w:rPr>
          <w:t xml:space="preserve">testing </w:t>
        </w:r>
      </w:ins>
      <w:r w:rsidRPr="41633C1B" w:rsidR="45746D5D">
        <w:rPr>
          <w:rFonts w:ascii="Calibri" w:hAnsi="Calibri" w:eastAsia="Calibri Light" w:cs="Calibri"/>
          <w:color w:val="000000" w:themeColor="text1" w:themeTint="FF" w:themeShade="FF"/>
        </w:rPr>
        <w:t xml:space="preserve">method are to be determined as the process of identifying them will need </w:t>
      </w:r>
      <w:ins w:author="Anthony Cedeno" w:date="2021-03-06T23:04:20.739Z" w:id="642453840">
        <w:r w:rsidRPr="41633C1B" w:rsidR="525A5CD0">
          <w:rPr>
            <w:rFonts w:ascii="Calibri" w:hAnsi="Calibri" w:eastAsia="Calibri Light" w:cs="Calibri"/>
            <w:color w:val="000000" w:themeColor="text1" w:themeTint="FF" w:themeShade="FF"/>
          </w:rPr>
          <w:t xml:space="preserve">further </w:t>
        </w:r>
      </w:ins>
      <w:r w:rsidRPr="41633C1B" w:rsidR="45746D5D">
        <w:rPr>
          <w:rFonts w:ascii="Calibri" w:hAnsi="Calibri" w:eastAsia="Calibri Light" w:cs="Calibri"/>
          <w:color w:val="000000" w:themeColor="text1" w:themeTint="FF" w:themeShade="FF"/>
        </w:rPr>
        <w:t xml:space="preserve">coordination with the </w:t>
      </w:r>
      <w:ins w:author="Anthony Cedeno" w:date="2021-03-06T23:04:16.097Z" w:id="543955038">
        <w:r w:rsidRPr="41633C1B" w:rsidR="355A171C">
          <w:rPr>
            <w:rFonts w:ascii="Calibri" w:hAnsi="Calibri" w:eastAsia="Calibri Light" w:cs="Calibri"/>
            <w:color w:val="000000" w:themeColor="text1" w:themeTint="FF" w:themeShade="FF"/>
          </w:rPr>
          <w:t xml:space="preserve">mobile team </w:t>
        </w:r>
      </w:ins>
      <w:del w:author="Anthony Cedeno" w:date="2021-03-06T23:04:12.173Z" w:id="1636665770">
        <w:r w:rsidRPr="41633C1B" w:rsidDel="45746D5D">
          <w:rPr>
            <w:rFonts w:ascii="Calibri" w:hAnsi="Calibri" w:eastAsia="Calibri Light" w:cs="Calibri"/>
            <w:color w:val="000000" w:themeColor="text1" w:themeTint="FF" w:themeShade="FF"/>
          </w:rPr>
          <w:delText>other teams</w:delText>
        </w:r>
      </w:del>
      <w:r w:rsidRPr="41633C1B" w:rsidR="45746D5D">
        <w:rPr>
          <w:rFonts w:ascii="Calibri" w:hAnsi="Calibri" w:eastAsia="Calibri Light" w:cs="Calibri"/>
          <w:color w:val="000000" w:themeColor="text1" w:themeTint="FF" w:themeShade="FF"/>
        </w:rPr>
        <w:t xml:space="preserve">. </w:t>
      </w:r>
    </w:p>
    <w:p w:rsidRPr="00ED42A1" w:rsidR="45746D5D" w:rsidP="046E462B" w:rsidRDefault="45746D5D" w14:paraId="2347BB59" w14:textId="16C50D63">
      <w:pPr>
        <w:pStyle w:val="Heading3"/>
        <w:spacing w:before="200" w:line="271" w:lineRule="auto"/>
        <w:rPr>
          <w:rFonts w:ascii="Calibri" w:hAnsi="Calibri" w:eastAsia="Calibri Light" w:cs="Calibri"/>
          <w:i/>
          <w:iCs/>
          <w:smallCaps/>
          <w:color w:val="000000" w:themeColor="text1"/>
        </w:rPr>
      </w:pPr>
      <w:bookmarkStart w:name="_Toc65097051" w:id="55"/>
      <w:r w:rsidRPr="00ED42A1">
        <w:rPr>
          <w:rFonts w:ascii="Calibri" w:hAnsi="Calibri" w:eastAsia="Calibri Light" w:cs="Calibri"/>
          <w:i/>
          <w:iCs/>
          <w:smallCaps/>
          <w:color w:val="000000" w:themeColor="text1"/>
        </w:rPr>
        <w:t>Out-of-Scope</w:t>
      </w:r>
      <w:bookmarkEnd w:id="55"/>
      <w:r w:rsidRPr="00ED42A1">
        <w:rPr>
          <w:rFonts w:ascii="Calibri" w:hAnsi="Calibri" w:eastAsia="Calibri Light" w:cs="Calibri"/>
          <w:i/>
          <w:iCs/>
          <w:smallCaps/>
          <w:color w:val="000000" w:themeColor="text1"/>
        </w:rPr>
        <w:t> </w:t>
      </w:r>
    </w:p>
    <w:p w:rsidRPr="00ED42A1" w:rsidR="45746D5D" w:rsidP="046E462B" w:rsidRDefault="45746D5D" w14:paraId="3A72B53D" w14:textId="25326C43">
      <w:pPr>
        <w:spacing w:after="200"/>
        <w:rPr>
          <w:rFonts w:ascii="Calibri" w:hAnsi="Calibri" w:eastAsia="Calibri Light" w:cs="Calibri"/>
          <w:color w:val="000000" w:themeColor="text1"/>
        </w:rPr>
      </w:pPr>
      <w:r w:rsidRPr="377D816E" w:rsidR="45746D5D">
        <w:rPr>
          <w:rFonts w:ascii="Calibri" w:hAnsi="Calibri" w:eastAsia="Calibri Light" w:cs="Calibri"/>
          <w:color w:val="000000" w:themeColor="text1" w:themeTint="FF" w:themeShade="FF"/>
        </w:rPr>
        <w:t xml:space="preserve">Out-of-scope testing activities for the </w:t>
      </w:r>
      <w:del w:author="Thomas Barton" w:date="2021-03-06T20:41:34.323Z" w:id="1771216911">
        <w:r w:rsidRPr="377D816E" w:rsidDel="45746D5D">
          <w:rPr>
            <w:rFonts w:ascii="Calibri" w:hAnsi="Calibri" w:eastAsia="Calibri Light" w:cs="Calibri"/>
            <w:b w:val="1"/>
            <w:bCs w:val="1"/>
            <w:color w:val="000000" w:themeColor="text1" w:themeTint="FF" w:themeShade="FF"/>
          </w:rPr>
          <w:delText>Formscriber</w:delText>
        </w:r>
      </w:del>
      <w:ins w:author="Thomas Barton" w:date="2021-03-06T20:41:34.324Z" w:id="1353170221">
        <w:r w:rsidRPr="377D816E" w:rsidR="1F60C341">
          <w:rPr>
            <w:rFonts w:ascii="Calibri" w:hAnsi="Calibri" w:eastAsia="Calibri Light" w:cs="Calibri"/>
            <w:b w:val="1"/>
            <w:bCs w:val="1"/>
            <w:color w:val="000000" w:themeColor="text1" w:themeTint="FF" w:themeShade="FF"/>
          </w:rPr>
          <w:t>Form Scriber</w:t>
        </w:r>
      </w:ins>
      <w:r w:rsidRPr="377D816E" w:rsidR="45746D5D">
        <w:rPr>
          <w:rFonts w:ascii="Calibri" w:hAnsi="Calibri" w:eastAsia="Times New Roman" w:cs="Calibri"/>
          <w:b w:val="1"/>
          <w:bCs w:val="1"/>
          <w:color w:val="000000" w:themeColor="text1" w:themeTint="FF" w:themeShade="FF"/>
        </w:rPr>
        <w:t xml:space="preserve"> – </w:t>
      </w:r>
      <w:proofErr w:type="spellStart"/>
      <w:r w:rsidRPr="377D816E" w:rsidR="45746D5D">
        <w:rPr>
          <w:rFonts w:ascii="Calibri" w:hAnsi="Calibri" w:eastAsia="Calibri Light" w:cs="Calibri"/>
          <w:b w:val="1"/>
          <w:bCs w:val="1"/>
          <w:color w:val="000000" w:themeColor="text1" w:themeTint="FF" w:themeShade="FF"/>
        </w:rPr>
        <w:t>Dialogflow</w:t>
      </w:r>
      <w:proofErr w:type="spellEnd"/>
      <w:r w:rsidRPr="377D816E" w:rsidR="45746D5D">
        <w:rPr>
          <w:rFonts w:ascii="Calibri" w:hAnsi="Calibri" w:eastAsia="Calibri Light" w:cs="Calibri"/>
          <w:b w:val="1"/>
          <w:bCs w:val="1"/>
          <w:color w:val="000000" w:themeColor="text1" w:themeTint="FF" w:themeShade="FF"/>
        </w:rPr>
        <w:t xml:space="preserve"> Service</w:t>
      </w:r>
      <w:r w:rsidRPr="377D816E" w:rsidR="45746D5D">
        <w:rPr>
          <w:rFonts w:ascii="Calibri" w:hAnsi="Calibri" w:eastAsia="Calibri Light" w:cs="Calibri"/>
          <w:color w:val="000000" w:themeColor="text1" w:themeTint="FF" w:themeShade="FF"/>
        </w:rPr>
        <w:t xml:space="preserve"> include</w:t>
      </w:r>
      <w:r w:rsidRPr="377D816E" w:rsidR="45746D5D">
        <w:rPr>
          <w:rFonts w:ascii="Calibri" w:hAnsi="Calibri" w:eastAsia="Times New Roman" w:cs="Calibri"/>
          <w:color w:val="000000" w:themeColor="text1" w:themeTint="FF" w:themeShade="FF"/>
        </w:rPr>
        <w:t xml:space="preserve"> </w:t>
      </w:r>
      <w:r w:rsidRPr="377D816E" w:rsidR="45746D5D">
        <w:rPr>
          <w:rFonts w:ascii="Calibri" w:hAnsi="Calibri" w:eastAsia="Calibri Light" w:cs="Calibri"/>
          <w:color w:val="000000" w:themeColor="text1" w:themeTint="FF" w:themeShade="FF"/>
        </w:rPr>
        <w:t>performance testing, stress testing, system testing, and user acceptance testing. </w:t>
      </w:r>
    </w:p>
    <w:p w:rsidRPr="00ED42A1" w:rsidR="45746D5D" w:rsidP="046E462B" w:rsidRDefault="45746D5D" w14:paraId="0E34DE29" w14:textId="5A3F15A9">
      <w:pPr>
        <w:pStyle w:val="Heading2"/>
        <w:spacing w:before="200" w:line="271" w:lineRule="auto"/>
        <w:rPr>
          <w:rFonts w:ascii="Calibri" w:hAnsi="Calibri" w:eastAsia="Times New Roman" w:cs="Calibri"/>
          <w:smallCaps/>
          <w:color w:val="000000" w:themeColor="text1"/>
          <w:sz w:val="24"/>
          <w:szCs w:val="24"/>
        </w:rPr>
      </w:pPr>
      <w:bookmarkStart w:name="_Toc65097052" w:id="56"/>
      <w:r w:rsidRPr="00ED42A1">
        <w:rPr>
          <w:rFonts w:ascii="Calibri" w:hAnsi="Calibri" w:eastAsia="Calibri Light" w:cs="Calibri"/>
          <w:smallCaps/>
          <w:color w:val="000000" w:themeColor="text1"/>
          <w:sz w:val="24"/>
          <w:szCs w:val="24"/>
        </w:rPr>
        <w:t>Test Objective</w:t>
      </w:r>
      <w:bookmarkEnd w:id="56"/>
      <w:r w:rsidRPr="00ED42A1">
        <w:rPr>
          <w:rFonts w:ascii="Calibri" w:hAnsi="Calibri" w:eastAsia="Calibri Light" w:cs="Calibri"/>
          <w:smallCaps/>
          <w:color w:val="000000" w:themeColor="text1"/>
          <w:sz w:val="24"/>
          <w:szCs w:val="24"/>
        </w:rPr>
        <w:t> </w:t>
      </w:r>
      <w:r w:rsidRPr="00ED42A1">
        <w:rPr>
          <w:rFonts w:ascii="Calibri" w:hAnsi="Calibri" w:eastAsia="Times New Roman" w:cs="Calibri"/>
          <w:smallCaps/>
          <w:color w:val="000000" w:themeColor="text1"/>
          <w:sz w:val="24"/>
          <w:szCs w:val="24"/>
        </w:rPr>
        <w:t> </w:t>
      </w:r>
    </w:p>
    <w:p w:rsidRPr="00ED42A1" w:rsidR="45746D5D" w:rsidP="046E462B" w:rsidRDefault="45746D5D" w14:paraId="0381C361" w14:textId="7FDD40A4">
      <w:pPr>
        <w:spacing w:after="200"/>
        <w:rPr>
          <w:rFonts w:ascii="Calibri" w:hAnsi="Calibri" w:eastAsia="Calibri Light" w:cs="Calibri"/>
          <w:color w:val="000000" w:themeColor="text1"/>
        </w:rPr>
      </w:pPr>
      <w:r w:rsidRPr="377D816E" w:rsidR="45746D5D">
        <w:rPr>
          <w:rFonts w:ascii="Calibri" w:hAnsi="Calibri" w:eastAsia="Calibri Light" w:cs="Calibri"/>
          <w:color w:val="000000" w:themeColor="text1" w:themeTint="FF" w:themeShade="FF"/>
        </w:rPr>
        <w:t xml:space="preserve">The objectives of the testing of the </w:t>
      </w:r>
      <w:r w:rsidRPr="377D816E" w:rsidR="45746D5D">
        <w:rPr>
          <w:rFonts w:ascii="Calibri" w:hAnsi="Calibri" w:eastAsia="Times New Roman" w:cs="Calibri"/>
          <w:b w:val="1"/>
          <w:bCs w:val="1"/>
          <w:color w:val="000000" w:themeColor="text1" w:themeTint="FF" w:themeShade="FF"/>
        </w:rPr>
        <w:t>"</w:t>
      </w:r>
      <w:del w:author="Thomas Barton" w:date="2021-03-06T20:41:34.326Z" w:id="2106155983">
        <w:r w:rsidRPr="377D816E" w:rsidDel="45746D5D">
          <w:rPr>
            <w:rFonts w:ascii="Calibri" w:hAnsi="Calibri" w:eastAsia="Calibri Light" w:cs="Calibri"/>
            <w:b w:val="1"/>
            <w:bCs w:val="1"/>
            <w:color w:val="000000" w:themeColor="text1" w:themeTint="FF" w:themeShade="FF"/>
          </w:rPr>
          <w:delText>Formscriber</w:delText>
        </w:r>
      </w:del>
      <w:ins w:author="Thomas Barton" w:date="2021-03-06T20:41:34.327Z" w:id="541531869">
        <w:r w:rsidRPr="377D816E" w:rsidR="1F60C341">
          <w:rPr>
            <w:rFonts w:ascii="Calibri" w:hAnsi="Calibri" w:eastAsia="Calibri Light" w:cs="Calibri"/>
            <w:b w:val="1"/>
            <w:bCs w:val="1"/>
            <w:color w:val="000000" w:themeColor="text1" w:themeTint="FF" w:themeShade="FF"/>
          </w:rPr>
          <w:t>Form Scriber</w:t>
        </w:r>
      </w:ins>
      <w:r w:rsidRPr="377D816E" w:rsidR="45746D5D">
        <w:rPr>
          <w:rFonts w:ascii="Calibri" w:hAnsi="Calibri" w:eastAsia="Calibri Light" w:cs="Calibri"/>
          <w:b w:val="1"/>
          <w:bCs w:val="1"/>
          <w:color w:val="000000" w:themeColor="text1" w:themeTint="FF" w:themeShade="FF"/>
        </w:rPr>
        <w:t xml:space="preserve"> Project</w:t>
      </w:r>
      <w:r w:rsidRPr="377D816E" w:rsidR="45746D5D">
        <w:rPr>
          <w:rFonts w:ascii="Calibri" w:hAnsi="Calibri" w:eastAsia="Times New Roman" w:cs="Calibri"/>
          <w:b w:val="1"/>
          <w:bCs w:val="1"/>
          <w:color w:val="000000" w:themeColor="text1" w:themeTint="FF" w:themeShade="FF"/>
        </w:rPr>
        <w:t>"</w:t>
      </w:r>
      <w:r w:rsidRPr="377D816E" w:rsidR="45746D5D">
        <w:rPr>
          <w:rFonts w:ascii="Calibri" w:hAnsi="Calibri" w:eastAsia="Calibri Light" w:cs="Calibri"/>
          <w:color w:val="000000" w:themeColor="text1" w:themeTint="FF" w:themeShade="FF"/>
        </w:rPr>
        <w:t> are: </w:t>
      </w:r>
    </w:p>
    <w:p w:rsidRPr="00ED42A1" w:rsidR="45746D5D" w:rsidP="046E462B" w:rsidRDefault="45746D5D" w14:paraId="25B96D10" w14:textId="1CA59644">
      <w:pPr>
        <w:pStyle w:val="ListParagraph"/>
        <w:numPr>
          <w:ilvl w:val="0"/>
          <w:numId w:val="15"/>
        </w:numPr>
        <w:spacing w:after="200"/>
        <w:ind w:left="360" w:firstLine="0"/>
        <w:jc w:val="both"/>
        <w:rPr>
          <w:rFonts w:ascii="Calibri" w:hAnsi="Calibri" w:cs="Calibri"/>
          <w:color w:val="000000" w:themeColor="text1"/>
        </w:rPr>
      </w:pPr>
      <w:r w:rsidRPr="00ED42A1">
        <w:rPr>
          <w:rFonts w:ascii="Calibri" w:hAnsi="Calibri" w:eastAsia="Calibri Light" w:cs="Calibri"/>
          <w:color w:val="000000" w:themeColor="text1"/>
        </w:rPr>
        <w:t xml:space="preserve">Check to see if the intents within </w:t>
      </w:r>
      <w:proofErr w:type="spellStart"/>
      <w:r w:rsidRPr="00ED42A1">
        <w:rPr>
          <w:rFonts w:ascii="Calibri" w:hAnsi="Calibri" w:eastAsia="Calibri Light" w:cs="Calibri"/>
          <w:color w:val="000000" w:themeColor="text1"/>
        </w:rPr>
        <w:t>Dialogflow</w:t>
      </w:r>
      <w:proofErr w:type="spellEnd"/>
      <w:r w:rsidRPr="00ED42A1">
        <w:rPr>
          <w:rFonts w:ascii="Calibri" w:hAnsi="Calibri" w:eastAsia="Calibri Light" w:cs="Calibri"/>
          <w:color w:val="000000" w:themeColor="text1"/>
        </w:rPr>
        <w:t xml:space="preserve"> are functioning as expected.</w:t>
      </w:r>
    </w:p>
    <w:p w:rsidRPr="00ED42A1" w:rsidR="45746D5D" w:rsidP="046E462B" w:rsidRDefault="45746D5D" w14:paraId="30D34AC5" w14:textId="7E9E8373">
      <w:pPr>
        <w:pStyle w:val="ListParagraph"/>
        <w:numPr>
          <w:ilvl w:val="0"/>
          <w:numId w:val="15"/>
        </w:numPr>
        <w:spacing w:after="200"/>
        <w:ind w:left="360" w:firstLine="0"/>
        <w:jc w:val="both"/>
        <w:rPr>
          <w:rFonts w:ascii="Calibri" w:hAnsi="Calibri" w:cs="Calibri"/>
          <w:color w:val="000000" w:themeColor="text1"/>
        </w:rPr>
      </w:pPr>
      <w:r w:rsidRPr="00ED42A1">
        <w:rPr>
          <w:rFonts w:ascii="Calibri" w:hAnsi="Calibri" w:eastAsia="Calibri Light" w:cs="Calibri"/>
          <w:color w:val="000000" w:themeColor="text1"/>
        </w:rPr>
        <w:t xml:space="preserve">Ensure that all REST calls of the software are correctly working, and these REST calls' </w:t>
      </w:r>
      <w:r w:rsidRPr="00ED42A1">
        <w:rPr>
          <w:rFonts w:ascii="Calibri" w:hAnsi="Calibri" w:cs="Calibri"/>
        </w:rPr>
        <w:tab/>
      </w:r>
      <w:r w:rsidRPr="00ED42A1">
        <w:rPr>
          <w:rFonts w:ascii="Calibri" w:hAnsi="Calibri" w:eastAsia="Calibri Light" w:cs="Calibri"/>
          <w:color w:val="000000" w:themeColor="text1"/>
        </w:rPr>
        <w:t>responses are as intended. </w:t>
      </w:r>
    </w:p>
    <w:p w:rsidRPr="00ED42A1" w:rsidR="45746D5D" w:rsidP="046E462B" w:rsidRDefault="45746D5D" w14:paraId="1153BCAC" w14:textId="1E226CC4">
      <w:pPr>
        <w:pStyle w:val="ListParagraph"/>
        <w:numPr>
          <w:ilvl w:val="0"/>
          <w:numId w:val="15"/>
        </w:numPr>
        <w:spacing w:after="200"/>
        <w:ind w:left="360" w:firstLine="0"/>
        <w:rPr>
          <w:rFonts w:ascii="Calibri" w:hAnsi="Calibri" w:cs="Calibri"/>
          <w:color w:val="000000" w:themeColor="text1"/>
        </w:rPr>
      </w:pPr>
      <w:r w:rsidRPr="41633C1B" w:rsidR="45746D5D">
        <w:rPr>
          <w:rFonts w:ascii="Calibri" w:hAnsi="Calibri" w:eastAsia="Calibri Light" w:cs="Calibri"/>
          <w:color w:val="000000" w:themeColor="text1" w:themeTint="FF" w:themeShade="FF"/>
        </w:rPr>
        <w:t>Identify defects</w:t>
      </w:r>
      <w:r w:rsidRPr="41633C1B" w:rsidR="45746D5D">
        <w:rPr>
          <w:rFonts w:ascii="Calibri" w:hAnsi="Calibri" w:eastAsia="Times New Roman" w:cs="Calibri"/>
          <w:color w:val="000000" w:themeColor="text1" w:themeTint="FF" w:themeShade="FF"/>
        </w:rPr>
        <w:t xml:space="preserve"> </w:t>
      </w:r>
      <w:r w:rsidRPr="41633C1B" w:rsidR="45746D5D">
        <w:rPr>
          <w:rFonts w:ascii="Calibri" w:hAnsi="Calibri" w:eastAsia="Calibri Light" w:cs="Calibri"/>
          <w:color w:val="000000" w:themeColor="text1" w:themeTint="FF" w:themeShade="FF"/>
        </w:rPr>
        <w:t xml:space="preserve">in the REST calls </w:t>
      </w:r>
      <w:del w:author="Anthony Cedeno" w:date="2021-03-06T23:07:39.791Z" w:id="838982313">
        <w:r w:rsidRPr="41633C1B" w:rsidDel="45746D5D">
          <w:rPr>
            <w:rFonts w:ascii="Calibri" w:hAnsi="Calibri" w:eastAsia="Calibri Light" w:cs="Calibri"/>
            <w:color w:val="000000" w:themeColor="text1" w:themeTint="FF" w:themeShade="FF"/>
          </w:rPr>
          <w:delText>and fix them properly</w:delText>
        </w:r>
      </w:del>
      <w:ins w:author="Anthony Cedeno" w:date="2021-03-06T23:07:49.284Z" w:id="1183832790">
        <w:r w:rsidRPr="41633C1B" w:rsidR="70D2B875">
          <w:rPr>
            <w:rFonts w:ascii="Calibri" w:hAnsi="Calibri" w:eastAsia="Calibri Light" w:cs="Calibri"/>
            <w:color w:val="000000" w:themeColor="text1" w:themeTint="FF" w:themeShade="FF"/>
          </w:rPr>
          <w:t xml:space="preserve"> and be reported for </w:t>
        </w:r>
      </w:ins>
      <w:ins w:author="Anthony Cedeno" w:date="2021-03-06T23:08:30.055Z" w:id="1491250938">
        <w:r w:rsidRPr="41633C1B" w:rsidR="70D2B875">
          <w:rPr>
            <w:rFonts w:ascii="Calibri" w:hAnsi="Calibri" w:eastAsia="Calibri Light" w:cs="Calibri"/>
            <w:color w:val="000000" w:themeColor="text1" w:themeTint="FF" w:themeShade="FF"/>
          </w:rPr>
          <w:t>correction</w:t>
        </w:r>
      </w:ins>
      <w:r w:rsidRPr="41633C1B" w:rsidR="45746D5D">
        <w:rPr>
          <w:rFonts w:ascii="Calibri" w:hAnsi="Calibri" w:eastAsia="Calibri Light" w:cs="Calibri"/>
          <w:color w:val="000000" w:themeColor="text1" w:themeTint="FF" w:themeShade="FF"/>
        </w:rPr>
        <w:t>. </w:t>
      </w:r>
    </w:p>
    <w:p w:rsidRPr="00ED42A1" w:rsidR="45746D5D" w:rsidP="007F0DF6" w:rsidRDefault="45746D5D" w14:paraId="190FEBD6" w14:textId="55132AFD">
      <w:pPr>
        <w:spacing w:after="200"/>
        <w:rPr>
          <w:rFonts w:ascii="Calibri" w:hAnsi="Calibri" w:eastAsia="Calibri Light" w:cs="Calibri"/>
          <w:smallCaps w:val="1"/>
          <w:color w:val="000000" w:themeColor="text1"/>
        </w:rPr>
      </w:pPr>
      <w:del w:author="Anthony Cedeno" w:date="2021-03-06T23:08:37.663Z" w:id="1516508898">
        <w:r w:rsidRPr="41633C1B" w:rsidDel="45746D5D">
          <w:rPr>
            <w:rFonts w:ascii="Calibri" w:hAnsi="Calibri" w:eastAsia="Times New Roman" w:cs="Calibri"/>
            <w:color w:val="000000" w:themeColor="text1" w:themeTint="FF" w:themeShade="FF"/>
          </w:rPr>
          <w:delText> </w:delText>
        </w:r>
      </w:del>
      <w:r w:rsidRPr="41633C1B" w:rsidR="45746D5D">
        <w:rPr>
          <w:rFonts w:ascii="Calibri" w:hAnsi="Calibri" w:eastAsia="Calibri Light" w:cs="Calibri"/>
          <w:smallCaps w:val="1"/>
          <w:color w:val="000000" w:themeColor="text1" w:themeTint="FF" w:themeShade="FF"/>
        </w:rPr>
        <w:t>Intended Audience </w:t>
      </w:r>
    </w:p>
    <w:p w:rsidRPr="00ED42A1" w:rsidR="45746D5D" w:rsidP="046E462B" w:rsidRDefault="45746D5D" w14:paraId="33BD4D66" w14:textId="62FE9B85">
      <w:pPr>
        <w:spacing w:after="200"/>
        <w:jc w:val="both"/>
        <w:rPr>
          <w:rFonts w:ascii="Calibri" w:hAnsi="Calibri" w:eastAsia="Times New Roman" w:cs="Calibri"/>
          <w:color w:val="000000" w:themeColor="text1"/>
        </w:rPr>
      </w:pPr>
      <w:del w:author="Anthony Cedeno" w:date="2021-03-06T23:09:13.926Z" w:id="195195196">
        <w:r w:rsidRPr="41633C1B" w:rsidDel="45746D5D">
          <w:rPr>
            <w:rFonts w:ascii="Calibri" w:hAnsi="Calibri" w:eastAsia="Calibri Light" w:cs="Calibri"/>
            <w:color w:val="000000" w:themeColor="text1" w:themeTint="FF" w:themeShade="FF"/>
          </w:rPr>
          <w:delText>This test plan document's intended audience</w:delText>
        </w:r>
      </w:del>
      <w:r w:rsidRPr="41633C1B" w:rsidR="45746D5D">
        <w:rPr>
          <w:rFonts w:ascii="Calibri" w:hAnsi="Calibri" w:eastAsia="Calibri Light" w:cs="Calibri"/>
          <w:color w:val="000000" w:themeColor="text1" w:themeTint="FF" w:themeShade="FF"/>
        </w:rPr>
        <w:t xml:space="preserve"> </w:t>
      </w:r>
      <w:ins w:author="Anthony Cedeno" w:date="2021-03-06T23:09:27.343Z" w:id="1687102148">
        <w:r w:rsidRPr="41633C1B" w:rsidR="3BC0984D">
          <w:rPr>
            <w:rFonts w:ascii="Calibri" w:hAnsi="Calibri" w:eastAsia="Calibri Light" w:cs="Calibri"/>
            <w:color w:val="000000" w:themeColor="text1" w:themeTint="FF" w:themeShade="FF"/>
          </w:rPr>
          <w:t xml:space="preserve">The </w:t>
        </w:r>
        <w:r w:rsidRPr="41633C1B" w:rsidR="3BC0984D">
          <w:rPr>
            <w:rFonts w:ascii="Calibri" w:hAnsi="Calibri" w:eastAsia="Calibri Light" w:cs="Calibri"/>
            <w:color w:val="000000" w:themeColor="text1" w:themeTint="FF" w:themeShade="FF"/>
          </w:rPr>
          <w:t>intented</w:t>
        </w:r>
        <w:r w:rsidRPr="41633C1B" w:rsidR="3BC0984D">
          <w:rPr>
            <w:rFonts w:ascii="Calibri" w:hAnsi="Calibri" w:eastAsia="Calibri Light" w:cs="Calibri"/>
            <w:color w:val="000000" w:themeColor="text1" w:themeTint="FF" w:themeShade="FF"/>
          </w:rPr>
          <w:t xml:space="preserve"> audience of this test plan </w:t>
        </w:r>
      </w:ins>
      <w:r w:rsidRPr="41633C1B" w:rsidR="45746D5D">
        <w:rPr>
          <w:rFonts w:ascii="Calibri" w:hAnsi="Calibri" w:eastAsia="Calibri Light" w:cs="Calibri"/>
          <w:color w:val="000000" w:themeColor="text1" w:themeTint="FF" w:themeShade="FF"/>
        </w:rPr>
        <w:t>include the project manager, developers, testers, and other team members who will participate in the REST calls testing of the </w:t>
      </w:r>
      <w:del w:author="Thomas Barton" w:date="2021-03-06T20:41:34.328Z" w:id="439629513">
        <w:r w:rsidRPr="41633C1B" w:rsidDel="45746D5D">
          <w:rPr>
            <w:rFonts w:ascii="Calibri" w:hAnsi="Calibri" w:eastAsia="Calibri Light" w:cs="Calibri"/>
            <w:b w:val="1"/>
            <w:bCs w:val="1"/>
            <w:color w:val="000000" w:themeColor="text1" w:themeTint="FF" w:themeShade="FF"/>
          </w:rPr>
          <w:delText>Formscriber</w:delText>
        </w:r>
      </w:del>
      <w:ins w:author="Thomas Barton" w:date="2021-03-06T20:41:34.329Z" w:id="393464579">
        <w:r w:rsidRPr="41633C1B" w:rsidR="1F60C341">
          <w:rPr>
            <w:rFonts w:ascii="Calibri" w:hAnsi="Calibri" w:eastAsia="Calibri Light" w:cs="Calibri"/>
            <w:b w:val="1"/>
            <w:bCs w:val="1"/>
            <w:color w:val="000000" w:themeColor="text1" w:themeTint="FF" w:themeShade="FF"/>
          </w:rPr>
          <w:t>Form Scriber</w:t>
        </w:r>
      </w:ins>
      <w:r w:rsidRPr="41633C1B" w:rsidR="45746D5D">
        <w:rPr>
          <w:rFonts w:ascii="Calibri" w:hAnsi="Calibri" w:eastAsia="Times New Roman" w:cs="Calibri"/>
          <w:b w:val="1"/>
          <w:bCs w:val="1"/>
          <w:color w:val="000000" w:themeColor="text1" w:themeTint="FF" w:themeShade="FF"/>
        </w:rPr>
        <w:t xml:space="preserve"> – </w:t>
      </w:r>
      <w:proofErr w:type="spellStart"/>
      <w:r w:rsidRPr="41633C1B" w:rsidR="45746D5D">
        <w:rPr>
          <w:rFonts w:ascii="Calibri" w:hAnsi="Calibri" w:eastAsia="Calibri Light" w:cs="Calibri"/>
          <w:b w:val="1"/>
          <w:bCs w:val="1"/>
          <w:color w:val="000000" w:themeColor="text1" w:themeTint="FF" w:themeShade="FF"/>
        </w:rPr>
        <w:t>Dialogflow</w:t>
      </w:r>
      <w:proofErr w:type="spellEnd"/>
      <w:r w:rsidRPr="41633C1B" w:rsidR="45746D5D">
        <w:rPr>
          <w:rFonts w:ascii="Calibri" w:hAnsi="Calibri" w:eastAsia="Calibri Light" w:cs="Calibri"/>
          <w:b w:val="1"/>
          <w:bCs w:val="1"/>
          <w:color w:val="000000" w:themeColor="text1" w:themeTint="FF" w:themeShade="FF"/>
        </w:rPr>
        <w:t xml:space="preserve"> Service</w:t>
      </w:r>
      <w:r w:rsidRPr="41633C1B" w:rsidR="45746D5D">
        <w:rPr>
          <w:rFonts w:ascii="Calibri" w:hAnsi="Calibri" w:eastAsia="Times New Roman" w:cs="Calibri"/>
          <w:b w:val="1"/>
          <w:bCs w:val="1"/>
          <w:color w:val="000000" w:themeColor="text1" w:themeTint="FF" w:themeShade="FF"/>
        </w:rPr>
        <w:t>.</w:t>
      </w:r>
      <w:r w:rsidRPr="41633C1B" w:rsidR="45746D5D">
        <w:rPr>
          <w:rFonts w:ascii="Calibri" w:hAnsi="Calibri" w:eastAsia="Times New Roman" w:cs="Calibri"/>
          <w:color w:val="000000" w:themeColor="text1" w:themeTint="FF" w:themeShade="FF"/>
        </w:rPr>
        <w:t> </w:t>
      </w:r>
    </w:p>
    <w:p w:rsidRPr="00ED42A1" w:rsidR="45746D5D" w:rsidP="046E462B" w:rsidRDefault="45746D5D" w14:paraId="6A4AA9D4" w14:textId="418996E8">
      <w:pPr>
        <w:pStyle w:val="Heading2"/>
        <w:spacing w:before="200" w:line="271" w:lineRule="auto"/>
        <w:rPr>
          <w:rFonts w:ascii="Calibri" w:hAnsi="Calibri" w:eastAsia="Calibri Light" w:cs="Calibri"/>
          <w:smallCaps/>
          <w:color w:val="000000" w:themeColor="text1"/>
          <w:sz w:val="28"/>
          <w:szCs w:val="28"/>
        </w:rPr>
      </w:pPr>
      <w:bookmarkStart w:name="_Toc65097053" w:id="57"/>
      <w:r w:rsidRPr="00ED42A1">
        <w:rPr>
          <w:rFonts w:ascii="Calibri" w:hAnsi="Calibri" w:eastAsia="Calibri Light" w:cs="Calibri"/>
          <w:smallCaps/>
          <w:color w:val="000000" w:themeColor="text1"/>
          <w:sz w:val="28"/>
          <w:szCs w:val="28"/>
        </w:rPr>
        <w:t>Roles and Responsibilities</w:t>
      </w:r>
      <w:bookmarkEnd w:id="57"/>
      <w:r w:rsidRPr="00ED42A1">
        <w:rPr>
          <w:rFonts w:ascii="Calibri" w:hAnsi="Calibri" w:eastAsia="Calibri Light" w:cs="Calibri"/>
          <w:smallCaps/>
          <w:color w:val="000000" w:themeColor="text1"/>
          <w:sz w:val="28"/>
          <w:szCs w:val="28"/>
        </w:rPr>
        <w:t> </w:t>
      </w:r>
    </w:p>
    <w:p w:rsidRPr="00CB468C" w:rsidR="45746D5D" w:rsidP="046E462B" w:rsidRDefault="45746D5D" w14:paraId="40009D22" w14:textId="7550C628">
      <w:pPr>
        <w:spacing w:after="200"/>
        <w:rPr>
          <w:rFonts w:ascii="Calibri" w:hAnsi="Calibri" w:eastAsia="Calibri Light" w:cs="Calibri"/>
          <w:color w:val="000000" w:themeColor="text1"/>
        </w:rPr>
      </w:pPr>
      <w:r w:rsidRPr="00CB468C">
        <w:rPr>
          <w:rFonts w:ascii="Calibri" w:hAnsi="Calibri" w:eastAsia="Calibri Light" w:cs="Calibri"/>
          <w:color w:val="000000" w:themeColor="text1"/>
        </w:rPr>
        <w:t>Roles and responsibilities of different team members of the testing team are: </w:t>
      </w:r>
    </w:p>
    <w:p w:rsidRPr="00ED42A1" w:rsidR="046E462B" w:rsidP="046E462B" w:rsidRDefault="046E462B" w14:paraId="0D1A6976" w14:textId="260587DC">
      <w:pPr>
        <w:spacing w:after="200"/>
        <w:jc w:val="center"/>
        <w:rPr>
          <w:rFonts w:ascii="Calibri" w:hAnsi="Calibri" w:eastAsia="Times New Roman" w:cs="Calibri"/>
          <w:color w:val="1F3864" w:themeColor="accent1" w:themeShade="80"/>
          <w:sz w:val="22"/>
          <w:szCs w:val="22"/>
        </w:rPr>
      </w:pPr>
    </w:p>
    <w:p w:rsidRPr="00ED42A1" w:rsidR="45746D5D" w:rsidP="046E462B" w:rsidRDefault="45746D5D" w14:paraId="09494AFC" w14:textId="696D304B">
      <w:pPr>
        <w:spacing w:after="200"/>
        <w:jc w:val="center"/>
        <w:rPr>
          <w:rFonts w:ascii="Calibri" w:hAnsi="Calibri" w:eastAsia="Calibri Light" w:cs="Calibri"/>
          <w:color w:val="1F3864" w:themeColor="accent1" w:themeShade="80"/>
          <w:sz w:val="22"/>
          <w:szCs w:val="22"/>
        </w:rPr>
      </w:pPr>
      <w:r w:rsidRPr="00ED42A1">
        <w:rPr>
          <w:rFonts w:ascii="Calibri" w:hAnsi="Calibri" w:eastAsia="Calibri Light" w:cs="Calibri"/>
          <w:b/>
          <w:bCs/>
          <w:i/>
          <w:iCs/>
          <w:color w:val="1F3864" w:themeColor="accent1" w:themeShade="80"/>
          <w:sz w:val="22"/>
          <w:szCs w:val="22"/>
        </w:rPr>
        <w:lastRenderedPageBreak/>
        <w:t>Table 2: </w:t>
      </w:r>
      <w:r w:rsidRPr="00ED42A1">
        <w:rPr>
          <w:rFonts w:ascii="Calibri" w:hAnsi="Calibri" w:eastAsia="Calibri Light" w:cs="Calibri"/>
          <w:i/>
          <w:iCs/>
          <w:color w:val="1F3864" w:themeColor="accent1" w:themeShade="80"/>
          <w:sz w:val="22"/>
          <w:szCs w:val="22"/>
        </w:rPr>
        <w:t>Roles and Responsibilities </w:t>
      </w:r>
    </w:p>
    <w:tbl>
      <w:tblPr>
        <w:tblStyle w:val="GridTable4-Accent1"/>
        <w:tblW w:w="0" w:type="auto"/>
        <w:tblLayout w:type="fixed"/>
        <w:tblLook w:val="04A0" w:firstRow="1" w:lastRow="0" w:firstColumn="1" w:lastColumn="0" w:noHBand="0" w:noVBand="1"/>
      </w:tblPr>
      <w:tblGrid>
        <w:gridCol w:w="2145"/>
        <w:gridCol w:w="1620"/>
        <w:gridCol w:w="5565"/>
      </w:tblGrid>
      <w:tr w:rsidRPr="00ED42A1" w:rsidR="046E462B" w:rsidTr="53A406BB" w14:paraId="50C783B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5" w:type="dxa"/>
            <w:tcMar/>
          </w:tcPr>
          <w:p w:rsidRPr="00ED42A1" w:rsidR="046E462B" w:rsidP="046E462B" w:rsidRDefault="046E462B" w14:paraId="5E630039" w14:textId="2C2B8E64">
            <w:pPr>
              <w:spacing w:after="200" w:line="276" w:lineRule="auto"/>
              <w:jc w:val="center"/>
              <w:rPr>
                <w:rFonts w:ascii="Calibri" w:hAnsi="Calibri" w:eastAsia="Calibri Light" w:cs="Calibri"/>
                <w:sz w:val="28"/>
                <w:szCs w:val="28"/>
              </w:rPr>
            </w:pPr>
            <w:r w:rsidRPr="00ED42A1">
              <w:rPr>
                <w:rFonts w:ascii="Calibri" w:hAnsi="Calibri" w:eastAsia="Calibri Light" w:cs="Calibri"/>
                <w:sz w:val="28"/>
                <w:szCs w:val="28"/>
              </w:rPr>
              <w:t>Name </w:t>
            </w:r>
          </w:p>
        </w:tc>
        <w:tc>
          <w:tcPr>
            <w:cnfStyle w:val="000000000000" w:firstRow="0" w:lastRow="0" w:firstColumn="0" w:lastColumn="0" w:oddVBand="0" w:evenVBand="0" w:oddHBand="0" w:evenHBand="0" w:firstRowFirstColumn="0" w:firstRowLastColumn="0" w:lastRowFirstColumn="0" w:lastRowLastColumn="0"/>
            <w:tcW w:w="1620" w:type="dxa"/>
            <w:tcMar/>
          </w:tcPr>
          <w:p w:rsidRPr="00ED42A1" w:rsidR="046E462B" w:rsidP="046E462B" w:rsidRDefault="046E462B" w14:paraId="3CB55389" w14:textId="6DB3CDE5">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Light" w:cs="Calibri"/>
                <w:b w:val="0"/>
                <w:bCs w:val="0"/>
                <w:sz w:val="28"/>
                <w:szCs w:val="28"/>
              </w:rPr>
            </w:pPr>
            <w:r w:rsidRPr="00ED42A1">
              <w:rPr>
                <w:rFonts w:ascii="Calibri" w:hAnsi="Calibri" w:eastAsia="Calibri Light" w:cs="Calibri"/>
                <w:sz w:val="28"/>
                <w:szCs w:val="28"/>
              </w:rPr>
              <w:t>Role </w:t>
            </w:r>
          </w:p>
        </w:tc>
        <w:tc>
          <w:tcPr>
            <w:cnfStyle w:val="000000000000" w:firstRow="0" w:lastRow="0" w:firstColumn="0" w:lastColumn="0" w:oddVBand="0" w:evenVBand="0" w:oddHBand="0" w:evenHBand="0" w:firstRowFirstColumn="0" w:firstRowLastColumn="0" w:lastRowFirstColumn="0" w:lastRowLastColumn="0"/>
            <w:tcW w:w="5565" w:type="dxa"/>
            <w:tcMar/>
          </w:tcPr>
          <w:p w:rsidRPr="00ED42A1" w:rsidR="046E462B" w:rsidP="046E462B" w:rsidRDefault="046E462B" w14:paraId="167DEAD4" w14:textId="4A968847">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Light" w:cs="Calibri"/>
                <w:b w:val="0"/>
                <w:bCs w:val="0"/>
                <w:sz w:val="28"/>
                <w:szCs w:val="28"/>
              </w:rPr>
            </w:pPr>
            <w:r w:rsidRPr="00ED42A1">
              <w:rPr>
                <w:rFonts w:ascii="Calibri" w:hAnsi="Calibri" w:eastAsia="Calibri Light" w:cs="Calibri"/>
                <w:sz w:val="28"/>
                <w:szCs w:val="28"/>
              </w:rPr>
              <w:t>Responsibilities </w:t>
            </w:r>
          </w:p>
        </w:tc>
      </w:tr>
      <w:tr w:rsidRPr="00ED42A1" w:rsidR="046E462B" w:rsidTr="53A406BB" w14:paraId="3D139A0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5" w:type="dxa"/>
            <w:tcMar/>
          </w:tcPr>
          <w:p w:rsidRPr="00ED42A1" w:rsidR="046E462B" w:rsidP="046E462B" w:rsidRDefault="046E462B" w14:paraId="38D43CC3" w14:textId="743EAE71">
            <w:pPr>
              <w:spacing w:after="200" w:line="276" w:lineRule="auto"/>
              <w:rPr>
                <w:rFonts w:ascii="Calibri" w:hAnsi="Calibri" w:eastAsia="Calibri Light" w:cs="Calibri"/>
                <w:sz w:val="22"/>
                <w:szCs w:val="22"/>
              </w:rPr>
            </w:pPr>
            <w:r w:rsidRPr="00ED42A1">
              <w:rPr>
                <w:rFonts w:ascii="Calibri" w:hAnsi="Calibri" w:eastAsia="Calibri Light" w:cs="Calibri"/>
                <w:sz w:val="22"/>
                <w:szCs w:val="22"/>
              </w:rPr>
              <w:t>Nicholas Ballo</w:t>
            </w:r>
          </w:p>
        </w:tc>
        <w:tc>
          <w:tcPr>
            <w:cnfStyle w:val="000000000000" w:firstRow="0" w:lastRow="0" w:firstColumn="0" w:lastColumn="0" w:oddVBand="0" w:evenVBand="0" w:oddHBand="0" w:evenHBand="0" w:firstRowFirstColumn="0" w:firstRowLastColumn="0" w:lastRowFirstColumn="0" w:lastRowLastColumn="0"/>
            <w:tcW w:w="1620" w:type="dxa"/>
            <w:tcMar/>
          </w:tcPr>
          <w:p w:rsidRPr="00ED42A1" w:rsidR="046E462B" w:rsidP="046E462B" w:rsidRDefault="046E462B" w14:paraId="236AD8FB" w14:textId="10D96707">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sz w:val="22"/>
                <w:szCs w:val="22"/>
              </w:rPr>
            </w:pPr>
            <w:r w:rsidRPr="00ED42A1">
              <w:rPr>
                <w:rFonts w:ascii="Calibri" w:hAnsi="Calibri" w:eastAsia="Calibri Light" w:cs="Calibri"/>
                <w:sz w:val="22"/>
                <w:szCs w:val="22"/>
              </w:rPr>
              <w:t>Test Manager </w:t>
            </w:r>
          </w:p>
        </w:tc>
        <w:tc>
          <w:tcPr>
            <w:cnfStyle w:val="000000000000" w:firstRow="0" w:lastRow="0" w:firstColumn="0" w:lastColumn="0" w:oddVBand="0" w:evenVBand="0" w:oddHBand="0" w:evenHBand="0" w:firstRowFirstColumn="0" w:firstRowLastColumn="0" w:lastRowFirstColumn="0" w:lastRowLastColumn="0"/>
            <w:tcW w:w="5565" w:type="dxa"/>
            <w:tcMar/>
          </w:tcPr>
          <w:p w:rsidRPr="00ED42A1" w:rsidR="046E462B" w:rsidP="046E462B" w:rsidRDefault="046E462B" w14:paraId="194BE9CD" w14:textId="2AF4A9D0">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sz w:val="22"/>
                <w:szCs w:val="22"/>
              </w:rPr>
            </w:pPr>
            <w:r w:rsidRPr="00ED42A1">
              <w:rPr>
                <w:rFonts w:ascii="Calibri" w:hAnsi="Calibri" w:eastAsia="Calibri Light" w:cs="Calibri"/>
                <w:sz w:val="22"/>
                <w:szCs w:val="22"/>
              </w:rPr>
              <w:t>Ensure proper planning and management of test resources.</w:t>
            </w:r>
          </w:p>
          <w:p w:rsidRPr="00ED42A1" w:rsidR="046E462B" w:rsidP="046E462B" w:rsidRDefault="046E462B" w14:paraId="7F9D3327" w14:textId="6ED4C18B">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sz w:val="22"/>
                <w:szCs w:val="22"/>
              </w:rPr>
            </w:pPr>
            <w:r w:rsidRPr="00ED42A1">
              <w:rPr>
                <w:rFonts w:ascii="Calibri" w:hAnsi="Calibri" w:eastAsia="Calibri Light" w:cs="Calibri"/>
                <w:sz w:val="22"/>
                <w:szCs w:val="22"/>
              </w:rPr>
              <w:t>Assess the progress and effectiveness of the testing effort.</w:t>
            </w:r>
          </w:p>
          <w:p w:rsidRPr="00ED42A1" w:rsidR="046E462B" w:rsidP="046E462B" w:rsidRDefault="046E462B" w14:paraId="4EC7D535" w14:textId="2C8C1021">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sz w:val="22"/>
                <w:szCs w:val="22"/>
              </w:rPr>
            </w:pPr>
            <w:r w:rsidRPr="00ED42A1">
              <w:rPr>
                <w:rFonts w:ascii="Calibri" w:hAnsi="Calibri" w:eastAsia="Calibri Light" w:cs="Calibri"/>
                <w:sz w:val="22"/>
                <w:szCs w:val="22"/>
              </w:rPr>
              <w:t>Support the appropriate level of quality with the resolution of significant defects.</w:t>
            </w:r>
          </w:p>
        </w:tc>
      </w:tr>
      <w:tr w:rsidRPr="00ED42A1" w:rsidR="046E462B" w:rsidTr="53A406BB" w14:paraId="6466AC13" w14:textId="77777777">
        <w:tc>
          <w:tcPr>
            <w:cnfStyle w:val="001000000000" w:firstRow="0" w:lastRow="0" w:firstColumn="1" w:lastColumn="0" w:oddVBand="0" w:evenVBand="0" w:oddHBand="0" w:evenHBand="0" w:firstRowFirstColumn="0" w:firstRowLastColumn="0" w:lastRowFirstColumn="0" w:lastRowLastColumn="0"/>
            <w:tcW w:w="2145" w:type="dxa"/>
            <w:tcMar/>
          </w:tcPr>
          <w:p w:rsidR="046E462B" w:rsidP="046E462B" w:rsidRDefault="046E462B" w14:paraId="4ED7B039" w14:textId="77777777">
            <w:pPr>
              <w:spacing w:after="200" w:line="276" w:lineRule="auto"/>
              <w:rPr>
                <w:rFonts w:ascii="Calibri" w:hAnsi="Calibri" w:eastAsia="Calibri Light" w:cs="Calibri"/>
                <w:b w:val="0"/>
                <w:bCs w:val="0"/>
                <w:sz w:val="22"/>
                <w:szCs w:val="22"/>
              </w:rPr>
            </w:pPr>
            <w:r w:rsidRPr="00ED42A1">
              <w:rPr>
                <w:rFonts w:ascii="Calibri" w:hAnsi="Calibri" w:eastAsia="Calibri Light" w:cs="Calibri"/>
                <w:sz w:val="22"/>
                <w:szCs w:val="22"/>
              </w:rPr>
              <w:t>Eugene Kim</w:t>
            </w:r>
          </w:p>
          <w:p w:rsidRPr="00ED42A1" w:rsidR="00CB468C" w:rsidP="046E462B" w:rsidRDefault="00CB468C" w14:paraId="426F9B2C" w14:textId="04D57952">
            <w:pPr>
              <w:spacing w:after="200" w:line="276" w:lineRule="auto"/>
              <w:rPr>
                <w:rFonts w:ascii="Calibri" w:hAnsi="Calibri" w:eastAsia="Calibri Light" w:cs="Calibri"/>
                <w:sz w:val="22"/>
                <w:szCs w:val="22"/>
              </w:rPr>
            </w:pPr>
            <w:r>
              <w:rPr>
                <w:rFonts w:ascii="Calibri" w:hAnsi="Calibri" w:eastAsia="Calibri Light" w:cs="Calibri"/>
                <w:sz w:val="22"/>
                <w:szCs w:val="22"/>
              </w:rPr>
              <w:t>Stefon Williams</w:t>
            </w:r>
          </w:p>
        </w:tc>
        <w:tc>
          <w:tcPr>
            <w:cnfStyle w:val="000000000000" w:firstRow="0" w:lastRow="0" w:firstColumn="0" w:lastColumn="0" w:oddVBand="0" w:evenVBand="0" w:oddHBand="0" w:evenHBand="0" w:firstRowFirstColumn="0" w:firstRowLastColumn="0" w:lastRowFirstColumn="0" w:lastRowLastColumn="0"/>
            <w:tcW w:w="1620" w:type="dxa"/>
            <w:tcMar/>
          </w:tcPr>
          <w:p w:rsidRPr="00ED42A1" w:rsidR="046E462B" w:rsidP="046E462B" w:rsidRDefault="046E462B" w14:paraId="61FCA27C" w14:textId="36792484">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eastAsia="Calibri Light" w:cs="Calibri"/>
                <w:sz w:val="22"/>
                <w:szCs w:val="22"/>
              </w:rPr>
            </w:pPr>
            <w:r w:rsidRPr="00ED42A1">
              <w:rPr>
                <w:rFonts w:ascii="Calibri" w:hAnsi="Calibri" w:eastAsia="Calibri Light" w:cs="Calibri"/>
                <w:sz w:val="22"/>
                <w:szCs w:val="22"/>
              </w:rPr>
              <w:t>Test Analyst  </w:t>
            </w:r>
          </w:p>
        </w:tc>
        <w:tc>
          <w:tcPr>
            <w:cnfStyle w:val="000000000000" w:firstRow="0" w:lastRow="0" w:firstColumn="0" w:lastColumn="0" w:oddVBand="0" w:evenVBand="0" w:oddHBand="0" w:evenHBand="0" w:firstRowFirstColumn="0" w:firstRowLastColumn="0" w:lastRowFirstColumn="0" w:lastRowLastColumn="0"/>
            <w:tcW w:w="5565" w:type="dxa"/>
            <w:tcMar/>
          </w:tcPr>
          <w:p w:rsidRPr="00ED42A1" w:rsidR="046E462B" w:rsidP="046E462B" w:rsidRDefault="046E462B" w14:paraId="6BC6A70D" w14:textId="4D53ABF5">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eastAsia="Calibri Light" w:cs="Calibri"/>
                <w:sz w:val="22"/>
                <w:szCs w:val="22"/>
              </w:rPr>
            </w:pPr>
            <w:r w:rsidRPr="00ED42A1">
              <w:rPr>
                <w:rFonts w:ascii="Calibri" w:hAnsi="Calibri" w:eastAsia="Calibri Light" w:cs="Calibri"/>
                <w:sz w:val="22"/>
                <w:szCs w:val="22"/>
              </w:rPr>
              <w:t>Identify and define the necessary tests. </w:t>
            </w:r>
          </w:p>
          <w:p w:rsidRPr="00ED42A1" w:rsidR="046E462B" w:rsidP="046E462B" w:rsidRDefault="046E462B" w14:paraId="6C4E821A" w14:textId="7699634B">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eastAsia="Calibri Light" w:cs="Calibri"/>
                <w:sz w:val="22"/>
                <w:szCs w:val="22"/>
              </w:rPr>
            </w:pPr>
            <w:r w:rsidRPr="00ED42A1">
              <w:rPr>
                <w:rFonts w:ascii="Calibri" w:hAnsi="Calibri" w:eastAsia="Calibri Light" w:cs="Calibri"/>
                <w:sz w:val="22"/>
                <w:szCs w:val="22"/>
              </w:rPr>
              <w:t>Detailed monitoring of the tests. </w:t>
            </w:r>
          </w:p>
          <w:p w:rsidRPr="00ED42A1" w:rsidR="046E462B" w:rsidP="046E462B" w:rsidRDefault="046E462B" w14:paraId="3AE46991" w14:textId="57285514">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eastAsia="Calibri Light" w:cs="Calibri"/>
                <w:sz w:val="22"/>
                <w:szCs w:val="22"/>
              </w:rPr>
            </w:pPr>
            <w:r w:rsidRPr="00ED42A1">
              <w:rPr>
                <w:rFonts w:ascii="Calibri" w:hAnsi="Calibri" w:eastAsia="Calibri Light" w:cs="Calibri"/>
                <w:sz w:val="22"/>
                <w:szCs w:val="22"/>
              </w:rPr>
              <w:t>Collection and management of test data in each test</w:t>
            </w:r>
            <w:r w:rsidRPr="00ED42A1">
              <w:rPr>
                <w:rFonts w:ascii="Calibri" w:hAnsi="Calibri" w:eastAsia="Times New Roman" w:cs="Calibri"/>
                <w:sz w:val="22"/>
                <w:szCs w:val="22"/>
              </w:rPr>
              <w:t xml:space="preserve"> </w:t>
            </w:r>
            <w:r w:rsidRPr="00ED42A1">
              <w:rPr>
                <w:rFonts w:ascii="Calibri" w:hAnsi="Calibri" w:eastAsia="Calibri Light" w:cs="Calibri"/>
                <w:sz w:val="22"/>
                <w:szCs w:val="22"/>
              </w:rPr>
              <w:t>cycle. </w:t>
            </w:r>
          </w:p>
          <w:p w:rsidRPr="00ED42A1" w:rsidR="046E462B" w:rsidP="046E462B" w:rsidRDefault="046E462B" w14:paraId="69E1F1B7" w14:textId="7CB1934C">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sz w:val="22"/>
                <w:szCs w:val="22"/>
              </w:rPr>
            </w:pPr>
            <w:r w:rsidRPr="00ED42A1">
              <w:rPr>
                <w:rFonts w:ascii="Calibri" w:hAnsi="Calibri" w:eastAsia="Calibri Light" w:cs="Calibri"/>
                <w:sz w:val="22"/>
                <w:szCs w:val="22"/>
              </w:rPr>
              <w:t>Overall quality assessment as a result of testing activity</w:t>
            </w:r>
            <w:r w:rsidRPr="00ED42A1">
              <w:rPr>
                <w:rFonts w:ascii="Calibri" w:hAnsi="Calibri" w:eastAsia="Times New Roman" w:cs="Calibri"/>
                <w:sz w:val="22"/>
                <w:szCs w:val="22"/>
              </w:rPr>
              <w:t>. </w:t>
            </w:r>
          </w:p>
        </w:tc>
      </w:tr>
      <w:tr w:rsidRPr="00ED42A1" w:rsidR="046E462B" w:rsidTr="53A406BB" w14:paraId="4AF9372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5" w:type="dxa"/>
            <w:tcMar/>
          </w:tcPr>
          <w:p w:rsidRPr="00ED42A1" w:rsidR="046E462B" w:rsidP="046E462B" w:rsidRDefault="046E462B" w14:paraId="738EA84B" w14:textId="30B8169E">
            <w:pPr>
              <w:spacing w:after="200" w:line="276" w:lineRule="auto"/>
              <w:rPr>
                <w:rFonts w:ascii="Calibri" w:hAnsi="Calibri" w:eastAsia="Calibri Light" w:cs="Calibri"/>
                <w:sz w:val="22"/>
                <w:szCs w:val="22"/>
              </w:rPr>
            </w:pPr>
            <w:r w:rsidRPr="00ED42A1">
              <w:rPr>
                <w:rFonts w:ascii="Calibri" w:hAnsi="Calibri" w:eastAsia="Calibri Light" w:cs="Calibri"/>
                <w:sz w:val="22"/>
                <w:szCs w:val="22"/>
              </w:rPr>
              <w:t>Sohail Sobhani</w:t>
            </w:r>
          </w:p>
          <w:p w:rsidRPr="00ED42A1" w:rsidR="046E462B" w:rsidP="53A406BB" w:rsidRDefault="046E462B" w14:paraId="65A71CD8" w14:textId="074A5A9B">
            <w:pPr>
              <w:spacing w:after="200" w:line="276" w:lineRule="auto"/>
              <w:rPr>
                <w:ins w:author="Anthony Cedeno" w:date="2021-03-14T09:58:40.183Z" w:id="1340588788"/>
                <w:rFonts w:ascii="Calibri" w:hAnsi="Calibri" w:eastAsia="Calibri Light" w:cs="Calibri"/>
                <w:sz w:val="22"/>
                <w:szCs w:val="22"/>
              </w:rPr>
            </w:pPr>
            <w:r w:rsidRPr="53A406BB" w:rsidR="046E462B">
              <w:rPr>
                <w:rFonts w:ascii="Calibri" w:hAnsi="Calibri" w:eastAsia="Calibri Light" w:cs="Calibri"/>
                <w:sz w:val="22"/>
                <w:szCs w:val="22"/>
              </w:rPr>
              <w:t>Abdul Kamara</w:t>
            </w:r>
          </w:p>
          <w:p w:rsidRPr="00ED42A1" w:rsidR="046E462B" w:rsidP="53A406BB" w:rsidRDefault="046E462B" w14:paraId="4E8868AD" w14:textId="28C15B2A">
            <w:pPr>
              <w:pStyle w:val="Normal"/>
              <w:spacing w:after="200" w:line="276" w:lineRule="auto"/>
              <w:rPr>
                <w:rFonts w:ascii="Calibri" w:hAnsi="Calibri" w:eastAsia="Calibri Light" w:cs="Calibri"/>
                <w:sz w:val="22"/>
                <w:szCs w:val="22"/>
              </w:rPr>
            </w:pPr>
            <w:ins w:author="Anthony Cedeno" w:date="2021-03-14T09:58:45.911Z" w:id="1727954350">
              <w:r w:rsidRPr="53A406BB" w:rsidR="4B6F0AC2">
                <w:rPr>
                  <w:rFonts w:ascii="Calibri" w:hAnsi="Calibri" w:eastAsia="Calibri Light" w:cs="Calibri"/>
                  <w:sz w:val="22"/>
                  <w:szCs w:val="22"/>
                </w:rPr>
                <w:t>Anthony Cedeno</w:t>
              </w:r>
            </w:ins>
          </w:p>
        </w:tc>
        <w:tc>
          <w:tcPr>
            <w:cnfStyle w:val="000000000000" w:firstRow="0" w:lastRow="0" w:firstColumn="0" w:lastColumn="0" w:oddVBand="0" w:evenVBand="0" w:oddHBand="0" w:evenHBand="0" w:firstRowFirstColumn="0" w:firstRowLastColumn="0" w:lastRowFirstColumn="0" w:lastRowLastColumn="0"/>
            <w:tcW w:w="1620" w:type="dxa"/>
            <w:tcMar/>
          </w:tcPr>
          <w:p w:rsidRPr="00ED42A1" w:rsidR="046E462B" w:rsidP="046E462B" w:rsidRDefault="046E462B" w14:paraId="5D011F97" w14:textId="720607CC">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sz w:val="22"/>
                <w:szCs w:val="22"/>
              </w:rPr>
            </w:pPr>
            <w:ins w:author="Anthony Cedeno" w:date="2021-03-14T09:58:20.507Z" w:id="1797156751">
              <w:r w:rsidRPr="53A406BB" w:rsidR="4B6F0AC2">
                <w:rPr>
                  <w:rFonts w:ascii="Calibri" w:hAnsi="Calibri" w:eastAsia="Calibri Light" w:cs="Calibri"/>
                  <w:sz w:val="22"/>
                  <w:szCs w:val="22"/>
                </w:rPr>
                <w:t xml:space="preserve">Test Analysts / </w:t>
              </w:r>
            </w:ins>
            <w:r w:rsidRPr="53A406BB" w:rsidR="046E462B">
              <w:rPr>
                <w:rFonts w:ascii="Calibri" w:hAnsi="Calibri" w:eastAsia="Calibri Light" w:cs="Calibri"/>
                <w:sz w:val="22"/>
                <w:szCs w:val="22"/>
              </w:rPr>
              <w:t>Tester </w:t>
            </w:r>
          </w:p>
        </w:tc>
        <w:tc>
          <w:tcPr>
            <w:cnfStyle w:val="000000000000" w:firstRow="0" w:lastRow="0" w:firstColumn="0" w:lastColumn="0" w:oddVBand="0" w:evenVBand="0" w:oddHBand="0" w:evenHBand="0" w:firstRowFirstColumn="0" w:firstRowLastColumn="0" w:lastRowFirstColumn="0" w:lastRowLastColumn="0"/>
            <w:tcW w:w="5565" w:type="dxa"/>
            <w:tcMar/>
          </w:tcPr>
          <w:p w:rsidR="076BF371" w:rsidP="53A406BB" w:rsidRDefault="076BF371" w14:paraId="52B104E8" w14:textId="75BA8CA6">
            <w:pPr>
              <w:spacing w:after="200" w:line="276" w:lineRule="auto"/>
              <w:rPr>
                <w:ins w:author="Anthony Cedeno" w:date="2021-03-14T09:59:10.286Z" w:id="603559807"/>
                <w:rFonts w:ascii="Calibri" w:hAnsi="Calibri" w:eastAsia="Calibri Light" w:cs="Calibri"/>
                <w:sz w:val="22"/>
                <w:szCs w:val="22"/>
              </w:rPr>
            </w:pPr>
            <w:ins w:author="Anthony Cedeno" w:date="2021-03-14T09:59:23.444Z" w:id="1644075040">
              <w:r w:rsidRPr="53A406BB" w:rsidR="076BF371">
                <w:rPr>
                  <w:rFonts w:ascii="Calibri" w:hAnsi="Calibri" w:eastAsia="Calibri Light" w:cs="Calibri"/>
                  <w:sz w:val="22"/>
                  <w:szCs w:val="22"/>
                </w:rPr>
                <w:t>Perform responsibilities of a Test Analyst</w:t>
              </w:r>
            </w:ins>
          </w:p>
          <w:p w:rsidRPr="00ED42A1" w:rsidR="046E462B" w:rsidP="046E462B" w:rsidRDefault="046E462B" w14:paraId="54E4DC4B" w14:textId="738E0077">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sz w:val="22"/>
                <w:szCs w:val="22"/>
              </w:rPr>
            </w:pPr>
            <w:r w:rsidRPr="00ED42A1">
              <w:rPr>
                <w:rFonts w:ascii="Calibri" w:hAnsi="Calibri" w:eastAsia="Calibri Light" w:cs="Calibri"/>
                <w:sz w:val="22"/>
                <w:szCs w:val="22"/>
              </w:rPr>
              <w:t>Responsible for executing test cases. </w:t>
            </w:r>
          </w:p>
          <w:p w:rsidRPr="00ED42A1" w:rsidR="046E462B" w:rsidP="046E462B" w:rsidRDefault="046E462B" w14:paraId="23927262" w14:textId="0F728185">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sz w:val="22"/>
                <w:szCs w:val="22"/>
              </w:rPr>
            </w:pPr>
            <w:r w:rsidRPr="00ED42A1">
              <w:rPr>
                <w:rFonts w:ascii="Calibri" w:hAnsi="Calibri" w:eastAsia="Calibri Light" w:cs="Calibri"/>
                <w:sz w:val="22"/>
                <w:szCs w:val="22"/>
              </w:rPr>
              <w:t>Identify and report REST calls defects within the software. </w:t>
            </w:r>
          </w:p>
          <w:p w:rsidRPr="00ED42A1" w:rsidR="046E462B" w:rsidP="046E462B" w:rsidRDefault="046E462B" w14:paraId="3FCDCE23" w14:textId="499A2561">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sz w:val="22"/>
                <w:szCs w:val="22"/>
              </w:rPr>
            </w:pPr>
            <w:r w:rsidRPr="00ED42A1">
              <w:rPr>
                <w:rFonts w:ascii="Calibri" w:hAnsi="Calibri" w:eastAsia="Calibri Light" w:cs="Calibri"/>
                <w:sz w:val="22"/>
                <w:szCs w:val="22"/>
              </w:rPr>
              <w:t>Follow-up test resolutions and subsequent verification.  </w:t>
            </w:r>
          </w:p>
        </w:tc>
      </w:tr>
      <w:tr w:rsidRPr="00ED42A1" w:rsidR="046E462B" w:rsidTr="53A406BB" w14:paraId="264D1E12" w14:textId="77777777">
        <w:tc>
          <w:tcPr>
            <w:cnfStyle w:val="001000000000" w:firstRow="0" w:lastRow="0" w:firstColumn="1" w:lastColumn="0" w:oddVBand="0" w:evenVBand="0" w:oddHBand="0" w:evenHBand="0" w:firstRowFirstColumn="0" w:firstRowLastColumn="0" w:lastRowFirstColumn="0" w:lastRowLastColumn="0"/>
            <w:tcW w:w="2145" w:type="dxa"/>
            <w:tcMar/>
          </w:tcPr>
          <w:p w:rsidRPr="00ED42A1" w:rsidR="046E462B" w:rsidP="046E462B" w:rsidRDefault="046E462B" w14:paraId="158D598F" w14:textId="02B9EADE">
            <w:pPr>
              <w:spacing w:after="200" w:line="276" w:lineRule="auto"/>
              <w:rPr>
                <w:rFonts w:ascii="Calibri" w:hAnsi="Calibri" w:eastAsia="Calibri Light" w:cs="Calibri"/>
                <w:sz w:val="22"/>
                <w:szCs w:val="22"/>
              </w:rPr>
            </w:pPr>
            <w:r w:rsidRPr="00ED42A1">
              <w:rPr>
                <w:rFonts w:ascii="Calibri" w:hAnsi="Calibri" w:eastAsia="Calibri Light" w:cs="Calibri"/>
                <w:sz w:val="22"/>
                <w:szCs w:val="22"/>
              </w:rPr>
              <w:t>Caleb Crickette</w:t>
            </w:r>
          </w:p>
          <w:p w:rsidRPr="00ED42A1" w:rsidR="046E462B" w:rsidP="046E462B" w:rsidRDefault="046E462B" w14:paraId="3901489E" w14:textId="4AAFF469">
            <w:pPr>
              <w:spacing w:after="200" w:line="276" w:lineRule="auto"/>
              <w:rPr>
                <w:rFonts w:ascii="Calibri" w:hAnsi="Calibri" w:eastAsia="Calibri Light" w:cs="Calibri"/>
                <w:sz w:val="22"/>
                <w:szCs w:val="22"/>
              </w:rPr>
            </w:pPr>
            <w:r w:rsidRPr="00ED42A1">
              <w:rPr>
                <w:rFonts w:ascii="Calibri" w:hAnsi="Calibri" w:eastAsia="Calibri Light" w:cs="Calibri"/>
                <w:sz w:val="22"/>
                <w:szCs w:val="22"/>
              </w:rPr>
              <w:t>Thomas Barton</w:t>
            </w:r>
          </w:p>
          <w:p w:rsidRPr="00ED42A1" w:rsidR="046E462B" w:rsidP="046E462B" w:rsidRDefault="046E462B" w14:paraId="6483B765" w14:textId="3CF5BD85">
            <w:pPr>
              <w:spacing w:after="200" w:line="276" w:lineRule="auto"/>
              <w:rPr>
                <w:rFonts w:ascii="Calibri" w:hAnsi="Calibri" w:eastAsia="Calibri Light" w:cs="Calibri"/>
                <w:sz w:val="22"/>
                <w:szCs w:val="22"/>
              </w:rPr>
            </w:pPr>
            <w:r w:rsidRPr="00ED42A1">
              <w:rPr>
                <w:rFonts w:ascii="Calibri" w:hAnsi="Calibri" w:eastAsia="Calibri Light" w:cs="Calibri"/>
                <w:sz w:val="22"/>
                <w:szCs w:val="22"/>
              </w:rPr>
              <w:t>Sohail Sobhani</w:t>
            </w:r>
          </w:p>
          <w:p w:rsidRPr="00ED42A1" w:rsidR="046E462B" w:rsidP="046E462B" w:rsidRDefault="046E462B" w14:paraId="5853FA3F" w14:textId="6741E01A">
            <w:pPr>
              <w:spacing w:after="200" w:line="276" w:lineRule="auto"/>
              <w:rPr>
                <w:rFonts w:ascii="Calibri" w:hAnsi="Calibri" w:eastAsia="Calibri Light" w:cs="Calibri"/>
                <w:sz w:val="22"/>
                <w:szCs w:val="22"/>
              </w:rPr>
            </w:pPr>
            <w:r w:rsidRPr="00ED42A1">
              <w:rPr>
                <w:rFonts w:ascii="Calibri" w:hAnsi="Calibri" w:eastAsia="Calibri Light" w:cs="Calibri"/>
                <w:sz w:val="22"/>
                <w:szCs w:val="22"/>
              </w:rPr>
              <w:t>Abdul Kamara</w:t>
            </w:r>
          </w:p>
        </w:tc>
        <w:tc>
          <w:tcPr>
            <w:cnfStyle w:val="000000000000" w:firstRow="0" w:lastRow="0" w:firstColumn="0" w:lastColumn="0" w:oddVBand="0" w:evenVBand="0" w:oddHBand="0" w:evenHBand="0" w:firstRowFirstColumn="0" w:firstRowLastColumn="0" w:lastRowFirstColumn="0" w:lastRowLastColumn="0"/>
            <w:tcW w:w="1620" w:type="dxa"/>
            <w:tcMar/>
          </w:tcPr>
          <w:p w:rsidRPr="00ED42A1" w:rsidR="046E462B" w:rsidP="046E462B" w:rsidRDefault="046E462B" w14:paraId="0F9C3400" w14:textId="4C960159">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eastAsia="Calibri Light" w:cs="Calibri"/>
                <w:sz w:val="22"/>
                <w:szCs w:val="22"/>
              </w:rPr>
            </w:pPr>
            <w:r w:rsidRPr="00ED42A1">
              <w:rPr>
                <w:rFonts w:ascii="Calibri" w:hAnsi="Calibri" w:eastAsia="Calibri Light" w:cs="Calibri"/>
                <w:sz w:val="22"/>
                <w:szCs w:val="22"/>
              </w:rPr>
              <w:t>Developer </w:t>
            </w:r>
          </w:p>
        </w:tc>
        <w:tc>
          <w:tcPr>
            <w:cnfStyle w:val="000000000000" w:firstRow="0" w:lastRow="0" w:firstColumn="0" w:lastColumn="0" w:oddVBand="0" w:evenVBand="0" w:oddHBand="0" w:evenHBand="0" w:firstRowFirstColumn="0" w:firstRowLastColumn="0" w:lastRowFirstColumn="0" w:lastRowLastColumn="0"/>
            <w:tcW w:w="5565" w:type="dxa"/>
            <w:tcMar/>
          </w:tcPr>
          <w:p w:rsidRPr="00ED42A1" w:rsidR="046E462B" w:rsidP="046E462B" w:rsidRDefault="046E462B" w14:paraId="59A976DD" w14:textId="68CC5C34">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hAnsi="Calibri" w:eastAsia="Calibri Light" w:cs="Calibri"/>
                <w:sz w:val="22"/>
                <w:szCs w:val="22"/>
              </w:rPr>
            </w:pPr>
            <w:r w:rsidRPr="00ED42A1">
              <w:rPr>
                <w:rFonts w:ascii="Calibri" w:hAnsi="Calibri" w:eastAsia="Calibri Light" w:cs="Calibri"/>
                <w:sz w:val="22"/>
                <w:szCs w:val="22"/>
              </w:rPr>
              <w:t>Will be responsible for fixing the identified UI and REST calls defects of the system. </w:t>
            </w:r>
          </w:p>
        </w:tc>
      </w:tr>
    </w:tbl>
    <w:p w:rsidR="00CB468C" w:rsidP="046E462B" w:rsidRDefault="00CB468C" w14:paraId="00F91652" w14:textId="6ED9EAB4">
      <w:pPr>
        <w:pStyle w:val="Heading2"/>
        <w:spacing w:before="200" w:line="271" w:lineRule="auto"/>
        <w:rPr>
          <w:rFonts w:ascii="Calibri" w:hAnsi="Calibri" w:eastAsia="Calibri Light" w:cs="Calibri"/>
          <w:smallCaps/>
          <w:color w:val="000000" w:themeColor="text1"/>
          <w:sz w:val="28"/>
          <w:szCs w:val="28"/>
        </w:rPr>
      </w:pPr>
    </w:p>
    <w:p w:rsidRPr="00CB468C" w:rsidR="00CB468C" w:rsidP="00CB468C" w:rsidRDefault="00CB468C" w14:paraId="390DEDF5" w14:textId="77777777"/>
    <w:p w:rsidRPr="00ED42A1" w:rsidR="45746D5D" w:rsidP="046E462B" w:rsidRDefault="45746D5D" w14:paraId="36778311" w14:textId="4E2BCA34">
      <w:pPr>
        <w:pStyle w:val="Heading2"/>
        <w:spacing w:before="200" w:line="271" w:lineRule="auto"/>
        <w:rPr>
          <w:rFonts w:ascii="Calibri" w:hAnsi="Calibri" w:eastAsia="Calibri Light" w:cs="Calibri"/>
          <w:smallCaps/>
          <w:color w:val="000000" w:themeColor="text1"/>
          <w:sz w:val="28"/>
          <w:szCs w:val="28"/>
        </w:rPr>
      </w:pPr>
      <w:bookmarkStart w:name="_Toc65097054" w:id="58"/>
      <w:r w:rsidRPr="00ED42A1">
        <w:rPr>
          <w:rFonts w:ascii="Calibri" w:hAnsi="Calibri" w:eastAsia="Calibri Light" w:cs="Calibri"/>
          <w:smallCaps/>
          <w:color w:val="000000" w:themeColor="text1"/>
          <w:sz w:val="28"/>
          <w:szCs w:val="28"/>
        </w:rPr>
        <w:t>Testing Schedule</w:t>
      </w:r>
      <w:bookmarkEnd w:id="58"/>
      <w:r w:rsidRPr="00ED42A1">
        <w:rPr>
          <w:rFonts w:ascii="Calibri" w:hAnsi="Calibri" w:eastAsia="Calibri Light" w:cs="Calibri"/>
          <w:smallCaps/>
          <w:color w:val="000000" w:themeColor="text1"/>
          <w:sz w:val="28"/>
          <w:szCs w:val="28"/>
        </w:rPr>
        <w:t> </w:t>
      </w:r>
    </w:p>
    <w:p w:rsidR="45746D5D" w:rsidP="046E462B" w:rsidRDefault="45746D5D" w14:paraId="776983D1" w14:textId="0C9BFEDB">
      <w:pPr>
        <w:spacing w:after="200"/>
        <w:jc w:val="both"/>
        <w:rPr>
          <w:rFonts w:ascii="Calibri" w:hAnsi="Calibri" w:eastAsia="Calibri Light" w:cs="Calibri"/>
          <w:color w:val="000000" w:themeColor="text1"/>
        </w:rPr>
      </w:pPr>
      <w:r w:rsidRPr="00CB468C">
        <w:rPr>
          <w:rFonts w:ascii="Calibri" w:hAnsi="Calibri" w:eastAsia="Calibri Light" w:cs="Calibri"/>
          <w:color w:val="000000" w:themeColor="text1"/>
        </w:rPr>
        <w:t>The schedule of the testing is: </w:t>
      </w:r>
    </w:p>
    <w:p w:rsidRPr="00CB468C" w:rsidR="00CB468C" w:rsidP="046E462B" w:rsidRDefault="00CB468C" w14:paraId="578CD6A6" w14:textId="77777777">
      <w:pPr>
        <w:spacing w:after="200"/>
        <w:jc w:val="both"/>
        <w:rPr>
          <w:rFonts w:ascii="Calibri" w:hAnsi="Calibri" w:eastAsia="Calibri Light" w:cs="Calibri"/>
          <w:color w:val="000000" w:themeColor="text1"/>
        </w:rPr>
      </w:pPr>
    </w:p>
    <w:p w:rsidRPr="00ED42A1" w:rsidR="45746D5D" w:rsidP="046E462B" w:rsidRDefault="45746D5D" w14:paraId="66F28D9F" w14:textId="25A59DB3">
      <w:pPr>
        <w:spacing w:after="200"/>
        <w:jc w:val="center"/>
        <w:rPr>
          <w:rFonts w:ascii="Calibri" w:hAnsi="Calibri" w:eastAsia="Calibri Light" w:cs="Calibri"/>
          <w:color w:val="1F3864" w:themeColor="accent1" w:themeShade="80"/>
          <w:sz w:val="22"/>
          <w:szCs w:val="22"/>
        </w:rPr>
      </w:pPr>
      <w:r w:rsidRPr="00ED42A1">
        <w:rPr>
          <w:rFonts w:ascii="Calibri" w:hAnsi="Calibri" w:eastAsia="Calibri Light" w:cs="Calibri"/>
          <w:b/>
          <w:bCs/>
          <w:i/>
          <w:iCs/>
          <w:color w:val="1F3864" w:themeColor="accent1" w:themeShade="80"/>
          <w:sz w:val="22"/>
          <w:szCs w:val="22"/>
        </w:rPr>
        <w:t>Table 3: </w:t>
      </w:r>
      <w:r w:rsidRPr="00ED42A1">
        <w:rPr>
          <w:rFonts w:ascii="Calibri" w:hAnsi="Calibri" w:eastAsia="Calibri Light" w:cs="Calibri"/>
          <w:i/>
          <w:iCs/>
          <w:color w:val="1F3864" w:themeColor="accent1" w:themeShade="80"/>
          <w:sz w:val="22"/>
          <w:szCs w:val="22"/>
        </w:rPr>
        <w:t>Testing Schedule </w:t>
      </w:r>
    </w:p>
    <w:tbl>
      <w:tblPr>
        <w:tblStyle w:val="GridTable4-Accent1"/>
        <w:tblW w:w="0" w:type="auto"/>
        <w:tblLayout w:type="fixed"/>
        <w:tblLook w:val="04A0" w:firstRow="1" w:lastRow="0" w:firstColumn="1" w:lastColumn="0" w:noHBand="0" w:noVBand="1"/>
      </w:tblPr>
      <w:tblGrid>
        <w:gridCol w:w="1065"/>
        <w:gridCol w:w="4080"/>
        <w:gridCol w:w="1470"/>
        <w:gridCol w:w="1470"/>
        <w:gridCol w:w="1215"/>
      </w:tblGrid>
      <w:tr w:rsidRPr="00ED42A1" w:rsidR="046E462B" w:rsidTr="046E462B" w14:paraId="66407E89" w14:textId="7777777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65" w:type="dxa"/>
            <w:tcBorders>
              <w:top w:val="single" w:color="4472C4" w:themeColor="accent1" w:sz="6" w:space="0"/>
              <w:left w:val="single" w:color="4472C4" w:themeColor="accent1" w:sz="6" w:space="0"/>
              <w:bottom w:val="single" w:color="4472C4" w:themeColor="accent1" w:sz="6" w:space="0"/>
            </w:tcBorders>
            <w:vAlign w:val="center"/>
          </w:tcPr>
          <w:p w:rsidRPr="00ED42A1" w:rsidR="046E462B" w:rsidP="046E462B" w:rsidRDefault="046E462B" w14:paraId="16DE3FE7" w14:textId="6FC02209">
            <w:pPr>
              <w:spacing w:after="200" w:line="276" w:lineRule="auto"/>
              <w:jc w:val="center"/>
              <w:rPr>
                <w:rFonts w:ascii="Calibri" w:hAnsi="Calibri" w:eastAsia="Calibri Light" w:cs="Calibri"/>
                <w:sz w:val="28"/>
                <w:szCs w:val="28"/>
              </w:rPr>
            </w:pPr>
            <w:r w:rsidRPr="00ED42A1">
              <w:rPr>
                <w:rFonts w:ascii="Calibri" w:hAnsi="Calibri" w:eastAsia="Calibri Light" w:cs="Calibri"/>
                <w:sz w:val="28"/>
                <w:szCs w:val="28"/>
              </w:rPr>
              <w:t>Task No.</w:t>
            </w:r>
          </w:p>
        </w:tc>
        <w:tc>
          <w:tcPr>
            <w:tcW w:w="4080" w:type="dxa"/>
            <w:tcBorders>
              <w:top w:val="single" w:color="4472C4" w:themeColor="accent1" w:sz="6" w:space="0"/>
              <w:bottom w:val="single" w:color="4472C4" w:themeColor="accent1" w:sz="6" w:space="0"/>
            </w:tcBorders>
            <w:vAlign w:val="center"/>
          </w:tcPr>
          <w:p w:rsidRPr="00ED42A1" w:rsidR="046E462B" w:rsidP="046E462B" w:rsidRDefault="046E462B" w14:paraId="1E0CD3F6" w14:textId="47CC2653">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Light" w:cs="Calibri"/>
                <w:b w:val="0"/>
                <w:bCs w:val="0"/>
                <w:sz w:val="28"/>
                <w:szCs w:val="28"/>
              </w:rPr>
            </w:pPr>
            <w:r w:rsidRPr="00ED42A1">
              <w:rPr>
                <w:rFonts w:ascii="Calibri" w:hAnsi="Calibri" w:eastAsia="Calibri Light" w:cs="Calibri"/>
                <w:sz w:val="28"/>
                <w:szCs w:val="28"/>
              </w:rPr>
              <w:t>Task Activity</w:t>
            </w:r>
          </w:p>
        </w:tc>
        <w:tc>
          <w:tcPr>
            <w:tcW w:w="1470" w:type="dxa"/>
            <w:tcBorders>
              <w:top w:val="single" w:color="4472C4" w:themeColor="accent1" w:sz="6" w:space="0"/>
              <w:bottom w:val="single" w:color="4472C4" w:themeColor="accent1" w:sz="6" w:space="0"/>
            </w:tcBorders>
            <w:vAlign w:val="center"/>
          </w:tcPr>
          <w:p w:rsidRPr="00ED42A1" w:rsidR="046E462B" w:rsidP="046E462B" w:rsidRDefault="046E462B" w14:paraId="3435D6B0" w14:textId="50E75952">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Light" w:cs="Calibri"/>
                <w:b w:val="0"/>
                <w:bCs w:val="0"/>
                <w:sz w:val="28"/>
                <w:szCs w:val="28"/>
              </w:rPr>
            </w:pPr>
            <w:r w:rsidRPr="00ED42A1">
              <w:rPr>
                <w:rFonts w:ascii="Calibri" w:hAnsi="Calibri" w:eastAsia="Calibri Light" w:cs="Calibri"/>
                <w:sz w:val="28"/>
                <w:szCs w:val="28"/>
              </w:rPr>
              <w:t>Start Date</w:t>
            </w:r>
          </w:p>
        </w:tc>
        <w:tc>
          <w:tcPr>
            <w:tcW w:w="1470" w:type="dxa"/>
            <w:tcBorders>
              <w:top w:val="single" w:color="4472C4" w:themeColor="accent1" w:sz="6" w:space="0"/>
              <w:bottom w:val="single" w:color="4472C4" w:themeColor="accent1" w:sz="6" w:space="0"/>
            </w:tcBorders>
            <w:vAlign w:val="center"/>
          </w:tcPr>
          <w:p w:rsidRPr="00ED42A1" w:rsidR="046E462B" w:rsidP="046E462B" w:rsidRDefault="046E462B" w14:paraId="7E7C76D8" w14:textId="76E40AA4">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Light" w:cs="Calibri"/>
                <w:b w:val="0"/>
                <w:bCs w:val="0"/>
                <w:sz w:val="28"/>
                <w:szCs w:val="28"/>
              </w:rPr>
            </w:pPr>
            <w:r w:rsidRPr="00ED42A1">
              <w:rPr>
                <w:rFonts w:ascii="Calibri" w:hAnsi="Calibri" w:eastAsia="Calibri Light" w:cs="Calibri"/>
                <w:sz w:val="28"/>
                <w:szCs w:val="28"/>
              </w:rPr>
              <w:t>End Date</w:t>
            </w:r>
          </w:p>
        </w:tc>
        <w:tc>
          <w:tcPr>
            <w:tcW w:w="1215" w:type="dxa"/>
            <w:tcBorders>
              <w:top w:val="single" w:color="4472C4" w:themeColor="accent1" w:sz="6" w:space="0"/>
              <w:bottom w:val="single" w:color="4472C4" w:themeColor="accent1" w:sz="6" w:space="0"/>
              <w:right w:val="single" w:color="4472C4" w:themeColor="accent1" w:sz="6" w:space="0"/>
            </w:tcBorders>
            <w:vAlign w:val="center"/>
          </w:tcPr>
          <w:p w:rsidRPr="00ED42A1" w:rsidR="046E462B" w:rsidP="046E462B" w:rsidRDefault="046E462B" w14:paraId="1678BB5B" w14:textId="3C16EF51">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Light" w:cs="Calibri"/>
                <w:b w:val="0"/>
                <w:bCs w:val="0"/>
                <w:sz w:val="28"/>
                <w:szCs w:val="28"/>
              </w:rPr>
            </w:pPr>
            <w:r w:rsidRPr="00ED42A1">
              <w:rPr>
                <w:rFonts w:ascii="Calibri" w:hAnsi="Calibri" w:eastAsia="Calibri Light" w:cs="Calibri"/>
                <w:sz w:val="28"/>
                <w:szCs w:val="28"/>
              </w:rPr>
              <w:t>Duration</w:t>
            </w:r>
          </w:p>
        </w:tc>
      </w:tr>
      <w:tr w:rsidRPr="00ED42A1" w:rsidR="046E462B" w:rsidTr="046E462B" w14:paraId="41136C06" w14:textId="77777777">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065" w:type="dxa"/>
          </w:tcPr>
          <w:p w:rsidRPr="00ED42A1" w:rsidR="046E462B" w:rsidP="046E462B" w:rsidRDefault="046E462B" w14:paraId="256268D2" w14:textId="4FDC3E9C">
            <w:pPr>
              <w:spacing w:after="200" w:line="276" w:lineRule="auto"/>
              <w:jc w:val="center"/>
              <w:rPr>
                <w:rFonts w:ascii="Calibri" w:hAnsi="Calibri" w:eastAsia="Calibri Light" w:cs="Calibri"/>
                <w:color w:val="000000" w:themeColor="text1"/>
                <w:sz w:val="20"/>
                <w:szCs w:val="20"/>
              </w:rPr>
            </w:pPr>
            <w:r w:rsidRPr="00ED42A1">
              <w:rPr>
                <w:rFonts w:ascii="Calibri" w:hAnsi="Calibri" w:eastAsia="Calibri Light" w:cs="Calibri"/>
                <w:color w:val="000000" w:themeColor="text1"/>
                <w:sz w:val="20"/>
                <w:szCs w:val="20"/>
              </w:rPr>
              <w:lastRenderedPageBreak/>
              <w:t>1</w:t>
            </w:r>
          </w:p>
        </w:tc>
        <w:tc>
          <w:tcPr>
            <w:tcW w:w="4080" w:type="dxa"/>
          </w:tcPr>
          <w:p w:rsidRPr="00ED42A1" w:rsidR="046E462B" w:rsidP="046E462B" w:rsidRDefault="046E462B" w14:paraId="1AF32FF6" w14:textId="12895F24">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sz w:val="20"/>
                <w:szCs w:val="20"/>
              </w:rPr>
            </w:pPr>
            <w:r w:rsidRPr="00ED42A1">
              <w:rPr>
                <w:rFonts w:ascii="Calibri" w:hAnsi="Calibri" w:eastAsia="Calibri Light" w:cs="Calibri"/>
                <w:sz w:val="20"/>
                <w:szCs w:val="20"/>
              </w:rPr>
              <w:t>REST Calls Testing</w:t>
            </w:r>
          </w:p>
        </w:tc>
        <w:tc>
          <w:tcPr>
            <w:tcW w:w="1470" w:type="dxa"/>
          </w:tcPr>
          <w:p w:rsidRPr="00ED42A1" w:rsidR="046E462B" w:rsidP="046E462B" w:rsidRDefault="046E462B" w14:paraId="2121DC77" w14:textId="40FCE17F">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sz w:val="20"/>
                <w:szCs w:val="20"/>
              </w:rPr>
            </w:pPr>
            <w:r w:rsidRPr="00ED42A1">
              <w:rPr>
                <w:rFonts w:ascii="Calibri" w:hAnsi="Calibri" w:eastAsia="Calibri Light" w:cs="Calibri"/>
                <w:color w:val="000000" w:themeColor="text1"/>
                <w:sz w:val="20"/>
                <w:szCs w:val="20"/>
              </w:rPr>
              <w:t>3/17/2021</w:t>
            </w:r>
            <w:r w:rsidRPr="00ED42A1">
              <w:rPr>
                <w:rFonts w:ascii="Calibri" w:hAnsi="Calibri" w:eastAsia="Times New Roman" w:cs="Calibri"/>
                <w:color w:val="000000" w:themeColor="text1"/>
                <w:sz w:val="20"/>
                <w:szCs w:val="20"/>
              </w:rPr>
              <w:t> </w:t>
            </w:r>
          </w:p>
        </w:tc>
        <w:tc>
          <w:tcPr>
            <w:tcW w:w="1470" w:type="dxa"/>
          </w:tcPr>
          <w:p w:rsidRPr="00ED42A1" w:rsidR="046E462B" w:rsidP="046E462B" w:rsidRDefault="046E462B" w14:paraId="003E0D38" w14:textId="6A835A42">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color w:val="000000" w:themeColor="text1"/>
                <w:sz w:val="20"/>
                <w:szCs w:val="20"/>
              </w:rPr>
            </w:pPr>
            <w:r w:rsidRPr="00ED42A1">
              <w:rPr>
                <w:rFonts w:ascii="Calibri" w:hAnsi="Calibri" w:eastAsia="Calibri Light" w:cs="Calibri"/>
                <w:color w:val="000000" w:themeColor="text1"/>
                <w:sz w:val="20"/>
                <w:szCs w:val="20"/>
              </w:rPr>
              <w:t>03</w:t>
            </w:r>
            <w:r w:rsidRPr="00ED42A1">
              <w:rPr>
                <w:rFonts w:ascii="Calibri" w:hAnsi="Calibri" w:eastAsia="Times New Roman" w:cs="Calibri"/>
                <w:color w:val="000000" w:themeColor="text1"/>
                <w:sz w:val="20"/>
                <w:szCs w:val="20"/>
              </w:rPr>
              <w:t>/</w:t>
            </w:r>
            <w:r w:rsidRPr="00ED42A1">
              <w:rPr>
                <w:rFonts w:ascii="Calibri" w:hAnsi="Calibri" w:eastAsia="Calibri Light" w:cs="Calibri"/>
                <w:color w:val="000000" w:themeColor="text1"/>
                <w:sz w:val="20"/>
                <w:szCs w:val="20"/>
              </w:rPr>
              <w:t>21/2021 </w:t>
            </w:r>
          </w:p>
        </w:tc>
        <w:tc>
          <w:tcPr>
            <w:tcW w:w="1215" w:type="dxa"/>
          </w:tcPr>
          <w:p w:rsidRPr="00ED42A1" w:rsidR="046E462B" w:rsidP="046E462B" w:rsidRDefault="046E462B" w14:paraId="101C7EFA" w14:textId="2D6FB6F6">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themeColor="text1"/>
                <w:sz w:val="20"/>
                <w:szCs w:val="20"/>
              </w:rPr>
            </w:pPr>
            <w:r w:rsidRPr="00ED42A1">
              <w:rPr>
                <w:rFonts w:ascii="Calibri" w:hAnsi="Calibri" w:eastAsia="Calibri Light" w:cs="Calibri"/>
                <w:color w:val="000000" w:themeColor="text1"/>
                <w:sz w:val="20"/>
                <w:szCs w:val="20"/>
              </w:rPr>
              <w:t>5 days</w:t>
            </w:r>
            <w:r w:rsidRPr="00ED42A1">
              <w:rPr>
                <w:rFonts w:ascii="Calibri" w:hAnsi="Calibri" w:eastAsia="Times New Roman" w:cs="Calibri"/>
                <w:color w:val="000000" w:themeColor="text1"/>
                <w:sz w:val="20"/>
                <w:szCs w:val="20"/>
              </w:rPr>
              <w:t> </w:t>
            </w:r>
          </w:p>
        </w:tc>
      </w:tr>
      <w:tr w:rsidRPr="00ED42A1" w:rsidR="046E462B" w:rsidTr="046E462B" w14:paraId="68CCF99F" w14:textId="77777777">
        <w:trPr>
          <w:trHeight w:val="390"/>
        </w:trPr>
        <w:tc>
          <w:tcPr>
            <w:cnfStyle w:val="001000000000" w:firstRow="0" w:lastRow="0" w:firstColumn="1" w:lastColumn="0" w:oddVBand="0" w:evenVBand="0" w:oddHBand="0" w:evenHBand="0" w:firstRowFirstColumn="0" w:firstRowLastColumn="0" w:lastRowFirstColumn="0" w:lastRowLastColumn="0"/>
            <w:tcW w:w="1065" w:type="dxa"/>
          </w:tcPr>
          <w:p w:rsidRPr="00ED42A1" w:rsidR="046E462B" w:rsidP="046E462B" w:rsidRDefault="046E462B" w14:paraId="1BF2297B" w14:textId="7652219C">
            <w:pPr>
              <w:spacing w:after="200" w:line="276" w:lineRule="auto"/>
              <w:jc w:val="center"/>
              <w:rPr>
                <w:rFonts w:ascii="Calibri" w:hAnsi="Calibri" w:eastAsia="Calibri Light" w:cs="Calibri"/>
                <w:color w:val="000000" w:themeColor="text1"/>
                <w:sz w:val="20"/>
                <w:szCs w:val="20"/>
              </w:rPr>
            </w:pPr>
            <w:r w:rsidRPr="00ED42A1">
              <w:rPr>
                <w:rFonts w:ascii="Calibri" w:hAnsi="Calibri" w:eastAsia="Calibri Light" w:cs="Calibri"/>
                <w:color w:val="000000" w:themeColor="text1"/>
                <w:sz w:val="20"/>
                <w:szCs w:val="20"/>
              </w:rPr>
              <w:t>2</w:t>
            </w:r>
          </w:p>
        </w:tc>
        <w:tc>
          <w:tcPr>
            <w:tcW w:w="4080" w:type="dxa"/>
          </w:tcPr>
          <w:p w:rsidRPr="00ED42A1" w:rsidR="046E462B" w:rsidP="046E462B" w:rsidRDefault="046E462B" w14:paraId="0A5B809D" w14:textId="49934B98">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eastAsia="Calibri Light" w:cs="Calibri"/>
                <w:sz w:val="20"/>
                <w:szCs w:val="20"/>
              </w:rPr>
            </w:pPr>
            <w:proofErr w:type="spellStart"/>
            <w:r w:rsidRPr="00ED42A1">
              <w:rPr>
                <w:rFonts w:ascii="Calibri" w:hAnsi="Calibri" w:eastAsia="Calibri Light" w:cs="Calibri"/>
                <w:sz w:val="20"/>
                <w:szCs w:val="20"/>
              </w:rPr>
              <w:t>Dialogflow</w:t>
            </w:r>
            <w:proofErr w:type="spellEnd"/>
            <w:r w:rsidRPr="00ED42A1">
              <w:rPr>
                <w:rFonts w:ascii="Calibri" w:hAnsi="Calibri" w:eastAsia="Calibri Light" w:cs="Calibri"/>
                <w:sz w:val="20"/>
                <w:szCs w:val="20"/>
              </w:rPr>
              <w:t xml:space="preserve"> Assistant Testing</w:t>
            </w:r>
          </w:p>
        </w:tc>
        <w:tc>
          <w:tcPr>
            <w:tcW w:w="1470" w:type="dxa"/>
          </w:tcPr>
          <w:p w:rsidRPr="00ED42A1" w:rsidR="046E462B" w:rsidP="046E462B" w:rsidRDefault="046E462B" w14:paraId="285A412D" w14:textId="1D37E4C2">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eastAsia="Calibri Light" w:cs="Calibri"/>
                <w:color w:val="000000" w:themeColor="text1"/>
                <w:sz w:val="20"/>
                <w:szCs w:val="20"/>
              </w:rPr>
            </w:pPr>
            <w:r w:rsidRPr="00ED42A1">
              <w:rPr>
                <w:rFonts w:ascii="Calibri" w:hAnsi="Calibri" w:eastAsia="Calibri Light" w:cs="Calibri"/>
                <w:color w:val="000000" w:themeColor="text1"/>
                <w:sz w:val="20"/>
                <w:szCs w:val="20"/>
              </w:rPr>
              <w:t>3/22/2021</w:t>
            </w:r>
          </w:p>
        </w:tc>
        <w:tc>
          <w:tcPr>
            <w:tcW w:w="1470" w:type="dxa"/>
          </w:tcPr>
          <w:p w:rsidRPr="00ED42A1" w:rsidR="046E462B" w:rsidP="046E462B" w:rsidRDefault="046E462B" w14:paraId="1556ACD0" w14:textId="056E2A72">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eastAsia="Calibri" w:cs="Calibri"/>
                <w:color w:val="000000" w:themeColor="text1"/>
                <w:sz w:val="20"/>
                <w:szCs w:val="20"/>
              </w:rPr>
            </w:pPr>
            <w:r w:rsidRPr="00ED42A1">
              <w:rPr>
                <w:rFonts w:ascii="Calibri" w:hAnsi="Calibri" w:eastAsia="Calibri" w:cs="Calibri"/>
                <w:color w:val="000000" w:themeColor="text1"/>
                <w:sz w:val="20"/>
                <w:szCs w:val="20"/>
              </w:rPr>
              <w:t>3/26/2021</w:t>
            </w:r>
          </w:p>
        </w:tc>
        <w:tc>
          <w:tcPr>
            <w:tcW w:w="1215" w:type="dxa"/>
          </w:tcPr>
          <w:p w:rsidRPr="00ED42A1" w:rsidR="046E462B" w:rsidP="046E462B" w:rsidRDefault="046E462B" w14:paraId="24A25F3F" w14:textId="3DE17545">
            <w:pPr>
              <w:spacing w:after="200" w:line="276" w:lineRule="auto"/>
              <w:jc w:val="center"/>
              <w:cnfStyle w:val="000000000000" w:firstRow="0" w:lastRow="0" w:firstColumn="0" w:lastColumn="0" w:oddVBand="0" w:evenVBand="0" w:oddHBand="0" w:evenHBand="0" w:firstRowFirstColumn="0" w:firstRowLastColumn="0" w:lastRowFirstColumn="0" w:lastRowLastColumn="0"/>
              <w:rPr>
                <w:rFonts w:ascii="Calibri" w:hAnsi="Calibri" w:eastAsia="Calibri Light" w:cs="Calibri"/>
                <w:color w:val="000000" w:themeColor="text1"/>
                <w:sz w:val="20"/>
                <w:szCs w:val="20"/>
              </w:rPr>
            </w:pPr>
            <w:r w:rsidRPr="00ED42A1">
              <w:rPr>
                <w:rFonts w:ascii="Calibri" w:hAnsi="Calibri" w:eastAsia="Calibri Light" w:cs="Calibri"/>
                <w:color w:val="000000" w:themeColor="text1"/>
                <w:sz w:val="20"/>
                <w:szCs w:val="20"/>
              </w:rPr>
              <w:t>5 days</w:t>
            </w:r>
          </w:p>
        </w:tc>
      </w:tr>
      <w:tr w:rsidRPr="00ED42A1" w:rsidR="046E462B" w:rsidTr="046E462B" w14:paraId="5CDC73EA" w14:textId="7777777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065" w:type="dxa"/>
          </w:tcPr>
          <w:p w:rsidRPr="00ED42A1" w:rsidR="046E462B" w:rsidP="046E462B" w:rsidRDefault="046E462B" w14:paraId="0C051D5C" w14:textId="30767571">
            <w:pPr>
              <w:spacing w:after="200" w:line="276" w:lineRule="auto"/>
              <w:jc w:val="center"/>
              <w:rPr>
                <w:rFonts w:ascii="Calibri" w:hAnsi="Calibri" w:eastAsia="Calibri Light" w:cs="Calibri"/>
                <w:color w:val="000000" w:themeColor="text1"/>
                <w:sz w:val="20"/>
                <w:szCs w:val="20"/>
              </w:rPr>
            </w:pPr>
            <w:r w:rsidRPr="00ED42A1">
              <w:rPr>
                <w:rFonts w:ascii="Calibri" w:hAnsi="Calibri" w:eastAsia="Calibri Light" w:cs="Calibri"/>
                <w:color w:val="000000" w:themeColor="text1"/>
                <w:sz w:val="20"/>
                <w:szCs w:val="20"/>
              </w:rPr>
              <w:t>3</w:t>
            </w:r>
          </w:p>
        </w:tc>
        <w:tc>
          <w:tcPr>
            <w:tcW w:w="4080" w:type="dxa"/>
          </w:tcPr>
          <w:p w:rsidRPr="00ED42A1" w:rsidR="046E462B" w:rsidP="046E462B" w:rsidRDefault="046E462B" w14:paraId="00A8ADC5" w14:textId="36E39BE6">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sz w:val="20"/>
                <w:szCs w:val="20"/>
              </w:rPr>
            </w:pPr>
            <w:r w:rsidRPr="00ED42A1">
              <w:rPr>
                <w:rFonts w:ascii="Calibri" w:hAnsi="Calibri" w:eastAsia="Calibri Light" w:cs="Calibri"/>
                <w:sz w:val="20"/>
                <w:szCs w:val="20"/>
              </w:rPr>
              <w:t>E2E Integration Testing</w:t>
            </w:r>
          </w:p>
        </w:tc>
        <w:tc>
          <w:tcPr>
            <w:tcW w:w="1470" w:type="dxa"/>
          </w:tcPr>
          <w:p w:rsidRPr="00ED42A1" w:rsidR="046E462B" w:rsidP="046E462B" w:rsidRDefault="046E462B" w14:paraId="17A31FAE" w14:textId="0B5C1CAE">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color w:val="000000" w:themeColor="text1"/>
                <w:sz w:val="20"/>
                <w:szCs w:val="20"/>
              </w:rPr>
            </w:pPr>
            <w:r w:rsidRPr="00ED42A1">
              <w:rPr>
                <w:rFonts w:ascii="Calibri" w:hAnsi="Calibri" w:eastAsia="Calibri Light" w:cs="Calibri"/>
                <w:color w:val="000000" w:themeColor="text1"/>
                <w:sz w:val="20"/>
                <w:szCs w:val="20"/>
              </w:rPr>
              <w:t>3/27/2021</w:t>
            </w:r>
          </w:p>
        </w:tc>
        <w:tc>
          <w:tcPr>
            <w:tcW w:w="1470" w:type="dxa"/>
          </w:tcPr>
          <w:p w:rsidRPr="00ED42A1" w:rsidR="046E462B" w:rsidP="046E462B" w:rsidRDefault="046E462B" w14:paraId="297BE9B4" w14:textId="6E3D8D29">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eastAsia="Calibri" w:cs="Calibri"/>
                <w:color w:val="000000" w:themeColor="text1"/>
                <w:sz w:val="20"/>
                <w:szCs w:val="20"/>
              </w:rPr>
            </w:pPr>
            <w:r w:rsidRPr="00ED42A1">
              <w:rPr>
                <w:rFonts w:ascii="Calibri" w:hAnsi="Calibri" w:eastAsia="Calibri" w:cs="Calibri"/>
                <w:color w:val="000000" w:themeColor="text1"/>
                <w:sz w:val="20"/>
                <w:szCs w:val="20"/>
              </w:rPr>
              <w:t>3/30/2021</w:t>
            </w:r>
          </w:p>
        </w:tc>
        <w:tc>
          <w:tcPr>
            <w:tcW w:w="1215" w:type="dxa"/>
          </w:tcPr>
          <w:p w:rsidRPr="00ED42A1" w:rsidR="046E462B" w:rsidP="046E462B" w:rsidRDefault="046E462B" w14:paraId="715CD000" w14:textId="25D9B12D">
            <w:pPr>
              <w:spacing w:after="200" w:line="276" w:lineRule="auto"/>
              <w:jc w:val="center"/>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color w:val="000000" w:themeColor="text1"/>
                <w:sz w:val="20"/>
                <w:szCs w:val="20"/>
              </w:rPr>
            </w:pPr>
            <w:r w:rsidRPr="00ED42A1">
              <w:rPr>
                <w:rFonts w:ascii="Calibri" w:hAnsi="Calibri" w:eastAsia="Calibri Light" w:cs="Calibri"/>
                <w:color w:val="000000" w:themeColor="text1"/>
                <w:sz w:val="20"/>
                <w:szCs w:val="20"/>
              </w:rPr>
              <w:t>3 days</w:t>
            </w:r>
          </w:p>
        </w:tc>
      </w:tr>
    </w:tbl>
    <w:p w:rsidRPr="00ED42A1" w:rsidR="45746D5D" w:rsidP="046E462B" w:rsidRDefault="45746D5D" w14:paraId="0F95A32E" w14:textId="42650937">
      <w:pPr>
        <w:pStyle w:val="Heading2"/>
        <w:spacing w:before="200" w:line="271" w:lineRule="auto"/>
        <w:rPr>
          <w:rFonts w:ascii="Calibri" w:hAnsi="Calibri" w:eastAsia="Times New Roman" w:cs="Calibri"/>
          <w:smallCaps/>
          <w:color w:val="000000" w:themeColor="text1"/>
          <w:sz w:val="28"/>
          <w:szCs w:val="28"/>
        </w:rPr>
      </w:pPr>
      <w:bookmarkStart w:name="_Toc65097055" w:id="59"/>
      <w:r w:rsidRPr="00ED42A1">
        <w:rPr>
          <w:rFonts w:ascii="Calibri" w:hAnsi="Calibri" w:eastAsia="Calibri Light" w:cs="Calibri"/>
          <w:smallCaps/>
          <w:color w:val="000000" w:themeColor="text1"/>
          <w:sz w:val="28"/>
          <w:szCs w:val="28"/>
        </w:rPr>
        <w:t>Key Milestones</w:t>
      </w:r>
      <w:bookmarkEnd w:id="59"/>
      <w:r w:rsidRPr="00ED42A1">
        <w:rPr>
          <w:rFonts w:ascii="Calibri" w:hAnsi="Calibri" w:eastAsia="Times New Roman" w:cs="Calibri"/>
          <w:smallCaps/>
          <w:color w:val="000000" w:themeColor="text1"/>
          <w:sz w:val="28"/>
          <w:szCs w:val="28"/>
        </w:rPr>
        <w:t> </w:t>
      </w:r>
    </w:p>
    <w:p w:rsidRPr="00CB468C" w:rsidR="45746D5D" w:rsidP="046E462B" w:rsidRDefault="45746D5D" w14:paraId="1ACBD2DB" w14:textId="7BDD3D77">
      <w:pPr>
        <w:spacing w:after="200"/>
        <w:rPr>
          <w:rFonts w:ascii="Calibri" w:hAnsi="Calibri" w:eastAsia="Calibri Light" w:cs="Calibri"/>
          <w:color w:val="000000" w:themeColor="text1"/>
        </w:rPr>
      </w:pPr>
      <w:r w:rsidRPr="00CB468C">
        <w:rPr>
          <w:rFonts w:ascii="Calibri" w:hAnsi="Calibri" w:eastAsia="Calibri Light" w:cs="Calibri"/>
          <w:color w:val="000000" w:themeColor="text1"/>
        </w:rPr>
        <w:t>The key milestones of the testing activities will be: </w:t>
      </w:r>
    </w:p>
    <w:p w:rsidRPr="00ED42A1" w:rsidR="45746D5D" w:rsidP="046E462B" w:rsidRDefault="45746D5D" w14:paraId="5DC5478C" w14:textId="7E6FFF51">
      <w:pPr>
        <w:spacing w:after="200"/>
        <w:jc w:val="center"/>
        <w:rPr>
          <w:rFonts w:ascii="Calibri" w:hAnsi="Calibri" w:eastAsia="Calibri Light" w:cs="Calibri"/>
          <w:color w:val="1F3864" w:themeColor="accent1" w:themeShade="80"/>
          <w:sz w:val="22"/>
          <w:szCs w:val="22"/>
        </w:rPr>
      </w:pPr>
      <w:r w:rsidRPr="00ED42A1">
        <w:rPr>
          <w:rFonts w:ascii="Calibri" w:hAnsi="Calibri" w:eastAsia="Calibri Light" w:cs="Calibri"/>
          <w:b/>
          <w:bCs/>
          <w:i/>
          <w:iCs/>
          <w:color w:val="1F3864" w:themeColor="accent1" w:themeShade="80"/>
          <w:sz w:val="22"/>
          <w:szCs w:val="22"/>
        </w:rPr>
        <w:t>Table </w:t>
      </w:r>
      <w:r w:rsidRPr="00ED42A1">
        <w:rPr>
          <w:rFonts w:ascii="Calibri" w:hAnsi="Calibri" w:eastAsia="Calibri Light" w:cs="Calibri"/>
          <w:b/>
          <w:bCs/>
          <w:i/>
          <w:iCs/>
          <w:color w:val="000000" w:themeColor="text1"/>
          <w:sz w:val="22"/>
          <w:szCs w:val="22"/>
        </w:rPr>
        <w:t>3</w:t>
      </w:r>
      <w:r w:rsidRPr="00ED42A1">
        <w:rPr>
          <w:rFonts w:ascii="Calibri" w:hAnsi="Calibri" w:eastAsia="Times New Roman" w:cs="Calibri"/>
          <w:b/>
          <w:bCs/>
          <w:i/>
          <w:iCs/>
          <w:color w:val="1F3864" w:themeColor="accent1" w:themeShade="80"/>
          <w:sz w:val="22"/>
          <w:szCs w:val="22"/>
        </w:rPr>
        <w:t xml:space="preserve">: </w:t>
      </w:r>
      <w:r w:rsidRPr="00ED42A1">
        <w:rPr>
          <w:rFonts w:ascii="Calibri" w:hAnsi="Calibri" w:eastAsia="Calibri Light" w:cs="Calibri"/>
          <w:i/>
          <w:iCs/>
          <w:color w:val="1F3864" w:themeColor="accent1" w:themeShade="80"/>
          <w:sz w:val="22"/>
          <w:szCs w:val="22"/>
        </w:rPr>
        <w:t>Key Milestones of Testing </w:t>
      </w:r>
    </w:p>
    <w:tbl>
      <w:tblPr>
        <w:tblStyle w:val="GridTable4-Accent1"/>
        <w:tblW w:w="0" w:type="auto"/>
        <w:tblLayout w:type="fixed"/>
        <w:tblLook w:val="04A0" w:firstRow="1" w:lastRow="0" w:firstColumn="1" w:lastColumn="0" w:noHBand="0" w:noVBand="1"/>
      </w:tblPr>
      <w:tblGrid>
        <w:gridCol w:w="1515"/>
        <w:gridCol w:w="3015"/>
        <w:gridCol w:w="4800"/>
      </w:tblGrid>
      <w:tr w:rsidRPr="00ED42A1" w:rsidR="046E462B" w:rsidTr="046E462B" w14:paraId="129BADD1" w14:textId="7777777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515" w:type="dxa"/>
            <w:tcBorders>
              <w:top w:val="single" w:color="4472C4" w:themeColor="accent1" w:sz="6" w:space="0"/>
              <w:left w:val="single" w:color="4472C4" w:themeColor="accent1" w:sz="6" w:space="0"/>
              <w:bottom w:val="single" w:color="4472C4" w:themeColor="accent1" w:sz="6" w:space="0"/>
            </w:tcBorders>
          </w:tcPr>
          <w:p w:rsidRPr="00ED42A1" w:rsidR="046E462B" w:rsidP="046E462B" w:rsidRDefault="046E462B" w14:paraId="076A5E75" w14:textId="47AC057F">
            <w:pPr>
              <w:spacing w:after="200" w:line="276" w:lineRule="auto"/>
              <w:jc w:val="center"/>
              <w:rPr>
                <w:rFonts w:ascii="Calibri" w:hAnsi="Calibri" w:eastAsia="Calibri Light" w:cs="Calibri"/>
                <w:sz w:val="28"/>
                <w:szCs w:val="28"/>
              </w:rPr>
            </w:pPr>
            <w:r w:rsidRPr="00ED42A1">
              <w:rPr>
                <w:rFonts w:ascii="Calibri" w:hAnsi="Calibri" w:eastAsia="Calibri Light" w:cs="Calibri"/>
                <w:sz w:val="28"/>
                <w:szCs w:val="28"/>
              </w:rPr>
              <w:t>Task No. </w:t>
            </w:r>
          </w:p>
        </w:tc>
        <w:tc>
          <w:tcPr>
            <w:tcW w:w="3015" w:type="dxa"/>
            <w:tcBorders>
              <w:top w:val="single" w:color="4472C4" w:themeColor="accent1" w:sz="6" w:space="0"/>
              <w:bottom w:val="single" w:color="4472C4" w:themeColor="accent1" w:sz="6" w:space="0"/>
            </w:tcBorders>
          </w:tcPr>
          <w:p w:rsidRPr="00ED42A1" w:rsidR="046E462B" w:rsidP="046E462B" w:rsidRDefault="046E462B" w14:paraId="51441105" w14:textId="1805AA99">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Light" w:cs="Calibri"/>
                <w:b w:val="0"/>
                <w:bCs w:val="0"/>
                <w:sz w:val="28"/>
                <w:szCs w:val="28"/>
              </w:rPr>
            </w:pPr>
            <w:r w:rsidRPr="00ED42A1">
              <w:rPr>
                <w:rFonts w:ascii="Calibri" w:hAnsi="Calibri" w:eastAsia="Calibri Light" w:cs="Calibri"/>
                <w:sz w:val="28"/>
                <w:szCs w:val="28"/>
              </w:rPr>
              <w:t>Task Activity </w:t>
            </w:r>
          </w:p>
        </w:tc>
        <w:tc>
          <w:tcPr>
            <w:tcW w:w="4800" w:type="dxa"/>
            <w:tcBorders>
              <w:top w:val="single" w:color="4472C4" w:themeColor="accent1" w:sz="6" w:space="0"/>
              <w:bottom w:val="single" w:color="4472C4" w:themeColor="accent1" w:sz="6" w:space="0"/>
              <w:right w:val="single" w:color="4472C4" w:themeColor="accent1" w:sz="6" w:space="0"/>
            </w:tcBorders>
          </w:tcPr>
          <w:p w:rsidRPr="00ED42A1" w:rsidR="046E462B" w:rsidP="046E462B" w:rsidRDefault="046E462B" w14:paraId="4B49C79B" w14:textId="69373C14">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Calibri" w:hAnsi="Calibri" w:eastAsia="Calibri Light" w:cs="Calibri"/>
                <w:b w:val="0"/>
                <w:bCs w:val="0"/>
                <w:sz w:val="28"/>
                <w:szCs w:val="28"/>
              </w:rPr>
            </w:pPr>
            <w:r w:rsidRPr="00ED42A1">
              <w:rPr>
                <w:rFonts w:ascii="Calibri" w:hAnsi="Calibri" w:eastAsia="Calibri Light" w:cs="Calibri"/>
                <w:sz w:val="28"/>
                <w:szCs w:val="28"/>
              </w:rPr>
              <w:t>Milestone </w:t>
            </w:r>
          </w:p>
        </w:tc>
      </w:tr>
      <w:tr w:rsidRPr="00ED42A1" w:rsidR="046E462B" w:rsidTr="046E462B" w14:paraId="34607FB1" w14:textId="77777777">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515" w:type="dxa"/>
          </w:tcPr>
          <w:p w:rsidRPr="00ED42A1" w:rsidR="046E462B" w:rsidP="046E462B" w:rsidRDefault="046E462B" w14:paraId="04A9D8A2" w14:textId="5ACC5085">
            <w:pPr>
              <w:spacing w:after="200" w:line="276" w:lineRule="auto"/>
              <w:jc w:val="both"/>
              <w:rPr>
                <w:rFonts w:ascii="Calibri" w:hAnsi="Calibri" w:eastAsia="Calibri Light" w:cs="Calibri"/>
                <w:color w:val="000000" w:themeColor="text1"/>
                <w:sz w:val="20"/>
                <w:szCs w:val="20"/>
              </w:rPr>
            </w:pPr>
            <w:r w:rsidRPr="00ED42A1">
              <w:rPr>
                <w:rFonts w:ascii="Calibri" w:hAnsi="Calibri" w:eastAsia="Calibri Light" w:cs="Calibri"/>
                <w:color w:val="000000" w:themeColor="text1"/>
                <w:sz w:val="20"/>
                <w:szCs w:val="20"/>
              </w:rPr>
              <w:t>1 </w:t>
            </w:r>
          </w:p>
        </w:tc>
        <w:tc>
          <w:tcPr>
            <w:tcW w:w="3015" w:type="dxa"/>
          </w:tcPr>
          <w:p w:rsidRPr="00ED42A1" w:rsidR="046E462B" w:rsidP="046E462B" w:rsidRDefault="046E462B" w14:paraId="2EBB11DB" w14:textId="10667A77">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sz w:val="20"/>
                <w:szCs w:val="20"/>
              </w:rPr>
            </w:pPr>
            <w:r w:rsidRPr="00ED42A1">
              <w:rPr>
                <w:rFonts w:ascii="Calibri" w:hAnsi="Calibri" w:eastAsia="Calibri Light" w:cs="Calibri"/>
                <w:sz w:val="20"/>
                <w:szCs w:val="20"/>
              </w:rPr>
              <w:t>REST Calls Testing</w:t>
            </w:r>
          </w:p>
        </w:tc>
        <w:tc>
          <w:tcPr>
            <w:tcW w:w="4800" w:type="dxa"/>
          </w:tcPr>
          <w:p w:rsidRPr="00ED42A1" w:rsidR="046E462B" w:rsidP="046E462B" w:rsidRDefault="046E462B" w14:paraId="443DACD0" w14:textId="136E89DC">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color w:val="000000" w:themeColor="text1"/>
                <w:sz w:val="20"/>
                <w:szCs w:val="20"/>
              </w:rPr>
            </w:pPr>
            <w:r w:rsidRPr="00ED42A1">
              <w:rPr>
                <w:rFonts w:ascii="Calibri" w:hAnsi="Calibri" w:eastAsia="Calibri Light" w:cs="Calibri"/>
                <w:color w:val="000000" w:themeColor="text1"/>
                <w:sz w:val="20"/>
                <w:szCs w:val="20"/>
              </w:rPr>
              <w:t>Completed REST calls testing </w:t>
            </w:r>
          </w:p>
        </w:tc>
      </w:tr>
      <w:tr w:rsidRPr="00ED42A1" w:rsidR="046E462B" w:rsidTr="046E462B" w14:paraId="2773BF03" w14:textId="77777777">
        <w:trPr>
          <w:trHeight w:val="390"/>
        </w:trPr>
        <w:tc>
          <w:tcPr>
            <w:cnfStyle w:val="001000000000" w:firstRow="0" w:lastRow="0" w:firstColumn="1" w:lastColumn="0" w:oddVBand="0" w:evenVBand="0" w:oddHBand="0" w:evenHBand="0" w:firstRowFirstColumn="0" w:firstRowLastColumn="0" w:lastRowFirstColumn="0" w:lastRowLastColumn="0"/>
            <w:tcW w:w="1515" w:type="dxa"/>
          </w:tcPr>
          <w:p w:rsidRPr="00ED42A1" w:rsidR="046E462B" w:rsidP="046E462B" w:rsidRDefault="046E462B" w14:paraId="4CADE3A7" w14:textId="183C6A74">
            <w:pPr>
              <w:spacing w:after="200" w:line="276" w:lineRule="auto"/>
              <w:jc w:val="both"/>
              <w:rPr>
                <w:rFonts w:ascii="Calibri" w:hAnsi="Calibri" w:eastAsia="Calibri Light" w:cs="Calibri"/>
                <w:color w:val="000000" w:themeColor="text1"/>
                <w:sz w:val="20"/>
                <w:szCs w:val="20"/>
              </w:rPr>
            </w:pPr>
            <w:r w:rsidRPr="00ED42A1">
              <w:rPr>
                <w:rFonts w:ascii="Calibri" w:hAnsi="Calibri" w:eastAsia="Calibri Light" w:cs="Calibri"/>
                <w:color w:val="000000" w:themeColor="text1"/>
                <w:sz w:val="20"/>
                <w:szCs w:val="20"/>
              </w:rPr>
              <w:t>2 </w:t>
            </w:r>
          </w:p>
        </w:tc>
        <w:tc>
          <w:tcPr>
            <w:tcW w:w="3015" w:type="dxa"/>
          </w:tcPr>
          <w:p w:rsidRPr="00ED42A1" w:rsidR="046E462B" w:rsidP="046E462B" w:rsidRDefault="046E462B" w14:paraId="60DF6ECF" w14:textId="3C7742EA">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eastAsia="Calibri Light" w:cs="Calibri"/>
                <w:sz w:val="20"/>
                <w:szCs w:val="20"/>
              </w:rPr>
            </w:pPr>
            <w:proofErr w:type="spellStart"/>
            <w:r w:rsidRPr="00ED42A1">
              <w:rPr>
                <w:rFonts w:ascii="Calibri" w:hAnsi="Calibri" w:eastAsia="Calibri Light" w:cs="Calibri"/>
                <w:sz w:val="20"/>
                <w:szCs w:val="20"/>
              </w:rPr>
              <w:t>Dialogflow</w:t>
            </w:r>
            <w:proofErr w:type="spellEnd"/>
            <w:r w:rsidRPr="00ED42A1">
              <w:rPr>
                <w:rFonts w:ascii="Calibri" w:hAnsi="Calibri" w:eastAsia="Calibri Light" w:cs="Calibri"/>
                <w:sz w:val="20"/>
                <w:szCs w:val="20"/>
              </w:rPr>
              <w:t xml:space="preserve"> Assistant Testing</w:t>
            </w:r>
          </w:p>
        </w:tc>
        <w:tc>
          <w:tcPr>
            <w:tcW w:w="4800" w:type="dxa"/>
          </w:tcPr>
          <w:p w:rsidRPr="00ED42A1" w:rsidR="046E462B" w:rsidP="046E462B" w:rsidRDefault="046E462B" w14:paraId="15ECA326" w14:textId="63C7058A">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eastAsia="Calibri Light" w:cs="Calibri"/>
                <w:color w:val="000000" w:themeColor="text1"/>
                <w:sz w:val="20"/>
                <w:szCs w:val="20"/>
              </w:rPr>
            </w:pPr>
            <w:r w:rsidRPr="00ED42A1">
              <w:rPr>
                <w:rFonts w:ascii="Calibri" w:hAnsi="Calibri" w:eastAsia="Calibri Light" w:cs="Calibri"/>
                <w:color w:val="000000" w:themeColor="text1"/>
                <w:sz w:val="20"/>
                <w:szCs w:val="20"/>
              </w:rPr>
              <w:t xml:space="preserve">Completed </w:t>
            </w:r>
            <w:proofErr w:type="spellStart"/>
            <w:r w:rsidRPr="00ED42A1">
              <w:rPr>
                <w:rFonts w:ascii="Calibri" w:hAnsi="Calibri" w:eastAsia="Calibri Light" w:cs="Calibri"/>
                <w:color w:val="000000" w:themeColor="text1"/>
                <w:sz w:val="20"/>
                <w:szCs w:val="20"/>
              </w:rPr>
              <w:t>Dialogflow</w:t>
            </w:r>
            <w:proofErr w:type="spellEnd"/>
            <w:r w:rsidRPr="00ED42A1">
              <w:rPr>
                <w:rFonts w:ascii="Calibri" w:hAnsi="Calibri" w:eastAsia="Calibri Light" w:cs="Calibri"/>
                <w:color w:val="000000" w:themeColor="text1"/>
                <w:sz w:val="20"/>
                <w:szCs w:val="20"/>
              </w:rPr>
              <w:t xml:space="preserve"> Assistant Testing</w:t>
            </w:r>
          </w:p>
        </w:tc>
      </w:tr>
      <w:tr w:rsidRPr="00ED42A1" w:rsidR="046E462B" w:rsidTr="046E462B" w14:paraId="1464F70F" w14:textId="77777777">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515" w:type="dxa"/>
          </w:tcPr>
          <w:p w:rsidRPr="00ED42A1" w:rsidR="046E462B" w:rsidP="046E462B" w:rsidRDefault="046E462B" w14:paraId="2AECE81B" w14:textId="25FA32AB">
            <w:pPr>
              <w:spacing w:after="200" w:line="276" w:lineRule="auto"/>
              <w:jc w:val="both"/>
              <w:rPr>
                <w:rFonts w:ascii="Calibri" w:hAnsi="Calibri" w:eastAsia="Calibri Light" w:cs="Calibri"/>
                <w:color w:val="000000" w:themeColor="text1"/>
                <w:sz w:val="20"/>
                <w:szCs w:val="20"/>
              </w:rPr>
            </w:pPr>
            <w:r w:rsidRPr="00ED42A1">
              <w:rPr>
                <w:rFonts w:ascii="Calibri" w:hAnsi="Calibri" w:eastAsia="Calibri Light" w:cs="Calibri"/>
                <w:color w:val="000000" w:themeColor="text1"/>
                <w:sz w:val="20"/>
                <w:szCs w:val="20"/>
              </w:rPr>
              <w:t>3</w:t>
            </w:r>
          </w:p>
        </w:tc>
        <w:tc>
          <w:tcPr>
            <w:tcW w:w="3015" w:type="dxa"/>
          </w:tcPr>
          <w:p w:rsidRPr="00ED42A1" w:rsidR="046E462B" w:rsidP="046E462B" w:rsidRDefault="046E462B" w14:paraId="42A759EA" w14:textId="359E1C38">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sz w:val="20"/>
                <w:szCs w:val="20"/>
              </w:rPr>
            </w:pPr>
            <w:r w:rsidRPr="00ED42A1">
              <w:rPr>
                <w:rFonts w:ascii="Calibri" w:hAnsi="Calibri" w:eastAsia="Calibri Light" w:cs="Calibri"/>
                <w:sz w:val="20"/>
                <w:szCs w:val="20"/>
              </w:rPr>
              <w:t>E2E Integration Testing</w:t>
            </w:r>
          </w:p>
        </w:tc>
        <w:tc>
          <w:tcPr>
            <w:tcW w:w="4800" w:type="dxa"/>
          </w:tcPr>
          <w:p w:rsidRPr="00ED42A1" w:rsidR="046E462B" w:rsidP="046E462B" w:rsidRDefault="046E462B" w14:paraId="0526E331" w14:textId="4BABE42E">
            <w:p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Calibri" w:hAnsi="Calibri" w:eastAsia="Calibri Light" w:cs="Calibri"/>
                <w:color w:val="000000" w:themeColor="text1"/>
                <w:sz w:val="20"/>
                <w:szCs w:val="20"/>
              </w:rPr>
            </w:pPr>
            <w:r w:rsidRPr="00ED42A1">
              <w:rPr>
                <w:rFonts w:ascii="Calibri" w:hAnsi="Calibri" w:eastAsia="Calibri Light" w:cs="Calibri"/>
                <w:color w:val="000000" w:themeColor="text1"/>
                <w:sz w:val="20"/>
                <w:szCs w:val="20"/>
              </w:rPr>
              <w:t>Completed E2E Testing</w:t>
            </w:r>
          </w:p>
        </w:tc>
      </w:tr>
    </w:tbl>
    <w:p w:rsidRPr="00ED42A1" w:rsidR="45746D5D" w:rsidP="046E462B" w:rsidRDefault="45746D5D" w14:paraId="2FEDA36F" w14:textId="66CC823D">
      <w:pPr>
        <w:spacing w:after="200"/>
        <w:rPr>
          <w:rFonts w:ascii="Calibri" w:hAnsi="Calibri" w:eastAsia="Times New Roman" w:cs="Calibri"/>
          <w:color w:val="000000" w:themeColor="text1"/>
          <w:sz w:val="20"/>
          <w:szCs w:val="20"/>
        </w:rPr>
      </w:pPr>
      <w:r w:rsidRPr="00ED42A1">
        <w:rPr>
          <w:rFonts w:ascii="Calibri" w:hAnsi="Calibri" w:eastAsia="Times New Roman" w:cs="Calibri"/>
          <w:color w:val="000000" w:themeColor="text1"/>
          <w:sz w:val="20"/>
          <w:szCs w:val="20"/>
        </w:rPr>
        <w:t> </w:t>
      </w:r>
    </w:p>
    <w:p w:rsidRPr="00ED42A1" w:rsidR="45746D5D" w:rsidP="046E462B" w:rsidRDefault="45746D5D" w14:paraId="617684FF" w14:textId="0EB709CA">
      <w:pPr>
        <w:pStyle w:val="Heading2"/>
        <w:spacing w:before="200" w:line="271" w:lineRule="auto"/>
        <w:rPr>
          <w:rFonts w:ascii="Calibri" w:hAnsi="Calibri" w:eastAsia="Calibri Light" w:cs="Calibri"/>
          <w:smallCaps/>
          <w:color w:val="000000" w:themeColor="text1"/>
          <w:sz w:val="28"/>
          <w:szCs w:val="28"/>
        </w:rPr>
      </w:pPr>
      <w:bookmarkStart w:name="_Toc65097056" w:id="60"/>
      <w:r w:rsidRPr="00ED42A1">
        <w:rPr>
          <w:rFonts w:ascii="Calibri" w:hAnsi="Calibri" w:eastAsia="Calibri Light" w:cs="Calibri"/>
          <w:smallCaps/>
          <w:color w:val="000000" w:themeColor="text1"/>
          <w:sz w:val="28"/>
          <w:szCs w:val="28"/>
        </w:rPr>
        <w:t>Testing Approach</w:t>
      </w:r>
      <w:bookmarkEnd w:id="60"/>
      <w:r w:rsidRPr="00ED42A1">
        <w:rPr>
          <w:rFonts w:ascii="Calibri" w:hAnsi="Calibri" w:eastAsia="Calibri Light" w:cs="Calibri"/>
          <w:smallCaps/>
          <w:color w:val="000000" w:themeColor="text1"/>
          <w:sz w:val="28"/>
          <w:szCs w:val="28"/>
        </w:rPr>
        <w:t> </w:t>
      </w:r>
    </w:p>
    <w:p w:rsidRPr="00CB468C" w:rsidR="45746D5D" w:rsidP="046E462B" w:rsidRDefault="45746D5D" w14:paraId="6C33E36E" w14:textId="5F10A177">
      <w:pPr>
        <w:spacing w:after="200"/>
        <w:rPr>
          <w:rFonts w:ascii="Calibri" w:hAnsi="Calibri" w:eastAsia="Times New Roman" w:cs="Calibri"/>
          <w:color w:val="000000" w:themeColor="text1"/>
        </w:rPr>
      </w:pPr>
      <w:r w:rsidRPr="377D816E" w:rsidR="45746D5D">
        <w:rPr>
          <w:rFonts w:ascii="Calibri" w:hAnsi="Calibri" w:eastAsia="Calibri Light" w:cs="Calibri"/>
          <w:color w:val="000000" w:themeColor="text1" w:themeTint="FF" w:themeShade="FF"/>
        </w:rPr>
        <w:t>As defined in the test scope</w:t>
      </w:r>
      <w:r w:rsidRPr="377D816E" w:rsidR="45746D5D">
        <w:rPr>
          <w:rFonts w:ascii="Calibri" w:hAnsi="Calibri" w:eastAsia="Times New Roman" w:cs="Calibri"/>
          <w:color w:val="000000" w:themeColor="text1" w:themeTint="FF" w:themeShade="FF"/>
        </w:rPr>
        <w:t>,</w:t>
      </w:r>
      <w:r w:rsidRPr="377D816E" w:rsidR="45746D5D">
        <w:rPr>
          <w:rFonts w:ascii="Calibri" w:hAnsi="Calibri" w:eastAsia="Calibri Light" w:cs="Calibri"/>
          <w:color w:val="000000" w:themeColor="text1" w:themeTint="FF" w:themeShade="FF"/>
        </w:rPr>
        <w:t xml:space="preserve"> the following type of tests for the </w:t>
      </w:r>
      <w:del w:author="Thomas Barton" w:date="2021-03-06T20:41:34.33Z" w:id="1915017377">
        <w:r w:rsidRPr="377D816E" w:rsidDel="45746D5D">
          <w:rPr>
            <w:rFonts w:ascii="Calibri" w:hAnsi="Calibri" w:eastAsia="Calibri Light" w:cs="Calibri"/>
            <w:color w:val="000000" w:themeColor="text1" w:themeTint="FF" w:themeShade="FF"/>
          </w:rPr>
          <w:delText>Formscriber</w:delText>
        </w:r>
      </w:del>
      <w:ins w:author="Thomas Barton" w:date="2021-03-06T20:41:34.331Z" w:id="347887517">
        <w:r w:rsidRPr="377D816E" w:rsidR="1F60C341">
          <w:rPr>
            <w:rFonts w:ascii="Calibri" w:hAnsi="Calibri" w:eastAsia="Calibri Light" w:cs="Calibri"/>
            <w:color w:val="000000" w:themeColor="text1" w:themeTint="FF" w:themeShade="FF"/>
          </w:rPr>
          <w:t>Form Scriber</w:t>
        </w:r>
      </w:ins>
      <w:r w:rsidRPr="377D816E" w:rsidR="45746D5D">
        <w:rPr>
          <w:rFonts w:ascii="Calibri" w:hAnsi="Calibri" w:eastAsia="Times New Roman" w:cs="Calibri"/>
          <w:color w:val="000000" w:themeColor="text1" w:themeTint="FF" w:themeShade="FF"/>
        </w:rPr>
        <w:t xml:space="preserve"> – </w:t>
      </w:r>
      <w:proofErr w:type="spellStart"/>
      <w:r w:rsidRPr="377D816E" w:rsidR="45746D5D">
        <w:rPr>
          <w:rFonts w:ascii="Calibri" w:hAnsi="Calibri" w:eastAsia="Calibri Light" w:cs="Calibri"/>
          <w:color w:val="000000" w:themeColor="text1" w:themeTint="FF" w:themeShade="FF"/>
        </w:rPr>
        <w:t>Dialogflow</w:t>
      </w:r>
      <w:proofErr w:type="spellEnd"/>
      <w:r w:rsidRPr="377D816E" w:rsidR="45746D5D">
        <w:rPr>
          <w:rFonts w:ascii="Calibri" w:hAnsi="Calibri" w:eastAsia="Calibri Light" w:cs="Calibri"/>
          <w:color w:val="000000" w:themeColor="text1" w:themeTint="FF" w:themeShade="FF"/>
        </w:rPr>
        <w:t xml:space="preserve"> Service will be performed</w:t>
      </w:r>
      <w:r w:rsidRPr="377D816E" w:rsidR="45746D5D">
        <w:rPr>
          <w:rFonts w:ascii="Calibri" w:hAnsi="Calibri" w:eastAsia="Times New Roman" w:cs="Calibri"/>
          <w:color w:val="000000" w:themeColor="text1" w:themeTint="FF" w:themeShade="FF"/>
        </w:rPr>
        <w:t>: </w:t>
      </w:r>
    </w:p>
    <w:p w:rsidRPr="00ED42A1" w:rsidR="45746D5D" w:rsidP="046E462B" w:rsidRDefault="45746D5D" w14:paraId="410FA5DE" w14:textId="7F03A477">
      <w:pPr>
        <w:pStyle w:val="ListParagraph"/>
        <w:numPr>
          <w:ilvl w:val="0"/>
          <w:numId w:val="14"/>
        </w:numPr>
        <w:spacing w:after="200"/>
        <w:rPr>
          <w:rFonts w:ascii="Calibri" w:hAnsi="Calibri" w:cs="Calibri"/>
          <w:b/>
          <w:bCs/>
          <w:color w:val="000000" w:themeColor="text1"/>
          <w:sz w:val="28"/>
          <w:szCs w:val="28"/>
        </w:rPr>
      </w:pPr>
      <w:r w:rsidRPr="00ED42A1">
        <w:rPr>
          <w:rFonts w:ascii="Calibri" w:hAnsi="Calibri" w:eastAsia="Calibri Light" w:cs="Calibri"/>
          <w:b/>
          <w:bCs/>
          <w:color w:val="000000" w:themeColor="text1"/>
          <w:sz w:val="28"/>
          <w:szCs w:val="28"/>
        </w:rPr>
        <w:t>REST Calls Testing</w:t>
      </w:r>
    </w:p>
    <w:p w:rsidRPr="00ED42A1" w:rsidR="45746D5D" w:rsidP="046E462B" w:rsidRDefault="45746D5D" w14:paraId="58032352" w14:textId="6006D407">
      <w:pPr>
        <w:pStyle w:val="ListParagraph"/>
        <w:numPr>
          <w:ilvl w:val="1"/>
          <w:numId w:val="14"/>
        </w:numPr>
        <w:spacing w:after="200"/>
        <w:rPr>
          <w:rFonts w:ascii="Calibri" w:hAnsi="Calibri" w:cs="Calibri"/>
          <w:color w:val="000000" w:themeColor="text1"/>
        </w:rPr>
      </w:pPr>
      <w:r w:rsidRPr="377D816E" w:rsidR="45746D5D">
        <w:rPr>
          <w:rFonts w:ascii="Calibri" w:hAnsi="Calibri" w:eastAsia="Calibri Light" w:cs="Calibri"/>
          <w:color w:val="000000" w:themeColor="text1" w:themeTint="FF" w:themeShade="FF"/>
        </w:rPr>
        <w:t xml:space="preserve">The REST calls of the </w:t>
      </w:r>
      <w:del w:author="Thomas Barton" w:date="2021-03-06T20:41:34.333Z" w:id="461216011">
        <w:r w:rsidRPr="377D816E" w:rsidDel="45746D5D">
          <w:rPr>
            <w:rFonts w:ascii="Calibri" w:hAnsi="Calibri" w:eastAsia="Calibri Light" w:cs="Calibri"/>
            <w:color w:val="000000" w:themeColor="text1" w:themeTint="FF" w:themeShade="FF"/>
          </w:rPr>
          <w:delText>Formscriber</w:delText>
        </w:r>
      </w:del>
      <w:ins w:author="Thomas Barton" w:date="2021-03-06T20:41:34.333Z" w:id="751271049">
        <w:r w:rsidRPr="377D816E" w:rsidR="1F60C341">
          <w:rPr>
            <w:rFonts w:ascii="Calibri" w:hAnsi="Calibri" w:eastAsia="Calibri Light" w:cs="Calibri"/>
            <w:color w:val="000000" w:themeColor="text1" w:themeTint="FF" w:themeShade="FF"/>
          </w:rPr>
          <w:t>Form Scriber</w:t>
        </w:r>
      </w:ins>
      <w:r w:rsidRPr="377D816E" w:rsidR="45746D5D">
        <w:rPr>
          <w:rFonts w:ascii="Calibri" w:hAnsi="Calibri" w:eastAsia="Times New Roman" w:cs="Calibri"/>
          <w:color w:val="000000" w:themeColor="text1" w:themeTint="FF" w:themeShade="FF"/>
        </w:rPr>
        <w:t xml:space="preserve"> – </w:t>
      </w:r>
      <w:proofErr w:type="spellStart"/>
      <w:r w:rsidRPr="377D816E" w:rsidR="45746D5D">
        <w:rPr>
          <w:rFonts w:ascii="Calibri" w:hAnsi="Calibri" w:eastAsia="Calibri Light" w:cs="Calibri"/>
          <w:color w:val="000000" w:themeColor="text1" w:themeTint="FF" w:themeShade="FF"/>
        </w:rPr>
        <w:t>Dialogflow</w:t>
      </w:r>
      <w:proofErr w:type="spellEnd"/>
      <w:r w:rsidRPr="377D816E" w:rsidR="45746D5D">
        <w:rPr>
          <w:rFonts w:ascii="Calibri" w:hAnsi="Calibri" w:eastAsia="Calibri Light" w:cs="Calibri"/>
          <w:color w:val="000000" w:themeColor="text1" w:themeTint="FF" w:themeShade="FF"/>
        </w:rPr>
        <w:t xml:space="preserve"> Service will be tested to ensure all features are implemented in the system and working correctly</w:t>
      </w:r>
      <w:r w:rsidRPr="377D816E" w:rsidR="45746D5D">
        <w:rPr>
          <w:rFonts w:ascii="Calibri" w:hAnsi="Calibri" w:eastAsia="Times New Roman" w:cs="Calibri"/>
          <w:color w:val="000000" w:themeColor="text1" w:themeTint="FF" w:themeShade="FF"/>
        </w:rPr>
        <w:t xml:space="preserve">, </w:t>
      </w:r>
      <w:r w:rsidRPr="377D816E" w:rsidR="45746D5D">
        <w:rPr>
          <w:rFonts w:ascii="Calibri" w:hAnsi="Calibri" w:eastAsia="Calibri Light" w:cs="Calibri"/>
          <w:color w:val="000000" w:themeColor="text1" w:themeTint="FF" w:themeShade="FF"/>
        </w:rPr>
        <w:t>and responses of these REST calls are as intended.</w:t>
      </w:r>
    </w:p>
    <w:p w:rsidRPr="00ED42A1" w:rsidR="45746D5D" w:rsidP="046E462B" w:rsidRDefault="45746D5D" w14:paraId="3B7FA500" w14:textId="500AE4DC">
      <w:pPr>
        <w:pStyle w:val="ListParagraph"/>
        <w:numPr>
          <w:ilvl w:val="0"/>
          <w:numId w:val="14"/>
        </w:numPr>
        <w:spacing w:after="200"/>
        <w:jc w:val="both"/>
        <w:rPr>
          <w:rFonts w:ascii="Calibri" w:hAnsi="Calibri" w:cs="Calibri"/>
          <w:b/>
          <w:bCs/>
          <w:color w:val="000000" w:themeColor="text1"/>
          <w:sz w:val="28"/>
          <w:szCs w:val="28"/>
        </w:rPr>
      </w:pPr>
      <w:proofErr w:type="spellStart"/>
      <w:r w:rsidRPr="00ED42A1">
        <w:rPr>
          <w:rFonts w:ascii="Calibri" w:hAnsi="Calibri" w:eastAsia="Calibri Light" w:cs="Calibri"/>
          <w:b/>
          <w:bCs/>
          <w:color w:val="000000" w:themeColor="text1"/>
          <w:sz w:val="28"/>
          <w:szCs w:val="28"/>
        </w:rPr>
        <w:t>Dialogflow</w:t>
      </w:r>
      <w:proofErr w:type="spellEnd"/>
      <w:r w:rsidRPr="00ED42A1">
        <w:rPr>
          <w:rFonts w:ascii="Calibri" w:hAnsi="Calibri" w:eastAsia="Calibri Light" w:cs="Calibri"/>
          <w:b/>
          <w:bCs/>
          <w:color w:val="000000" w:themeColor="text1"/>
          <w:sz w:val="28"/>
          <w:szCs w:val="28"/>
        </w:rPr>
        <w:t xml:space="preserve"> Assistant Testing</w:t>
      </w:r>
    </w:p>
    <w:p w:rsidRPr="00ED42A1" w:rsidR="45746D5D" w:rsidP="046E462B" w:rsidRDefault="45746D5D" w14:paraId="429A91F2" w14:textId="18BD6757">
      <w:pPr>
        <w:pStyle w:val="ListParagraph"/>
        <w:numPr>
          <w:ilvl w:val="1"/>
          <w:numId w:val="14"/>
        </w:numPr>
        <w:spacing w:after="200"/>
        <w:jc w:val="both"/>
        <w:rPr>
          <w:rFonts w:ascii="Calibri" w:hAnsi="Calibri" w:cs="Calibri"/>
          <w:color w:val="000000" w:themeColor="text1"/>
        </w:rPr>
      </w:pPr>
      <w:r w:rsidRPr="00ED42A1">
        <w:rPr>
          <w:rFonts w:ascii="Calibri" w:hAnsi="Calibri" w:eastAsia="Calibri Light" w:cs="Calibri"/>
          <w:color w:val="000000" w:themeColor="text1"/>
        </w:rPr>
        <w:t xml:space="preserve">The </w:t>
      </w:r>
      <w:proofErr w:type="spellStart"/>
      <w:r w:rsidRPr="00ED42A1">
        <w:rPr>
          <w:rFonts w:ascii="Calibri" w:hAnsi="Calibri" w:eastAsia="Calibri Light" w:cs="Calibri"/>
          <w:color w:val="000000" w:themeColor="text1"/>
        </w:rPr>
        <w:t>Dialogflow</w:t>
      </w:r>
      <w:proofErr w:type="spellEnd"/>
      <w:r w:rsidRPr="00ED42A1">
        <w:rPr>
          <w:rFonts w:ascii="Calibri" w:hAnsi="Calibri" w:eastAsia="Calibri Light" w:cs="Calibri"/>
          <w:color w:val="000000" w:themeColor="text1"/>
        </w:rPr>
        <w:t xml:space="preserve"> agent will be tested using GCP’s assistant service to ensure that the system works as intended.</w:t>
      </w:r>
    </w:p>
    <w:p w:rsidRPr="00ED42A1" w:rsidR="45746D5D" w:rsidP="046E462B" w:rsidRDefault="45746D5D" w14:paraId="3196355C" w14:textId="295C15F6">
      <w:pPr>
        <w:pStyle w:val="ListParagraph"/>
        <w:numPr>
          <w:ilvl w:val="0"/>
          <w:numId w:val="14"/>
        </w:numPr>
        <w:spacing w:after="200"/>
        <w:jc w:val="both"/>
        <w:rPr>
          <w:rFonts w:ascii="Calibri" w:hAnsi="Calibri" w:cs="Calibri"/>
          <w:b/>
          <w:bCs/>
          <w:color w:val="000000" w:themeColor="text1"/>
          <w:sz w:val="28"/>
          <w:szCs w:val="28"/>
        </w:rPr>
      </w:pPr>
      <w:r w:rsidRPr="00ED42A1">
        <w:rPr>
          <w:rFonts w:ascii="Calibri" w:hAnsi="Calibri" w:eastAsia="Calibri Light" w:cs="Calibri"/>
          <w:b/>
          <w:bCs/>
          <w:color w:val="000000" w:themeColor="text1"/>
          <w:sz w:val="28"/>
          <w:szCs w:val="28"/>
        </w:rPr>
        <w:t>E2E Integration Testing</w:t>
      </w:r>
    </w:p>
    <w:p w:rsidRPr="00ED42A1" w:rsidR="45746D5D" w:rsidP="046E462B" w:rsidRDefault="45746D5D" w14:paraId="42229723" w14:textId="63531641">
      <w:pPr>
        <w:pStyle w:val="ListParagraph"/>
        <w:numPr>
          <w:ilvl w:val="1"/>
          <w:numId w:val="14"/>
        </w:numPr>
        <w:spacing w:after="200"/>
        <w:jc w:val="both"/>
        <w:rPr>
          <w:rFonts w:ascii="Calibri" w:hAnsi="Calibri" w:cs="Calibri"/>
          <w:color w:val="000000" w:themeColor="text1"/>
        </w:rPr>
      </w:pPr>
      <w:r w:rsidRPr="00ED42A1">
        <w:rPr>
          <w:rFonts w:ascii="Calibri" w:hAnsi="Calibri" w:eastAsia="Calibri Light" w:cs="Calibri"/>
          <w:color w:val="000000" w:themeColor="text1"/>
        </w:rPr>
        <w:t xml:space="preserve">An E2E test will be performed to ensure that the </w:t>
      </w:r>
      <w:commentRangeStart w:id="61"/>
      <w:r w:rsidRPr="00ED42A1">
        <w:rPr>
          <w:rFonts w:ascii="Calibri" w:hAnsi="Calibri" w:eastAsia="Calibri Light" w:cs="Calibri"/>
          <w:color w:val="000000" w:themeColor="text1"/>
        </w:rPr>
        <w:t xml:space="preserve">entire system from all teams </w:t>
      </w:r>
      <w:commentRangeEnd w:id="61"/>
      <w:r w:rsidR="00426035">
        <w:rPr>
          <w:rStyle w:val="CommentReference"/>
        </w:rPr>
        <w:commentReference w:id="61"/>
      </w:r>
      <w:r w:rsidRPr="00ED42A1">
        <w:rPr>
          <w:rFonts w:ascii="Calibri" w:hAnsi="Calibri" w:eastAsia="Calibri Light" w:cs="Calibri"/>
          <w:color w:val="000000" w:themeColor="text1"/>
        </w:rPr>
        <w:t>are integrated appropriately and any issues or defects are addressed.</w:t>
      </w:r>
    </w:p>
    <w:p w:rsidRPr="00ED42A1" w:rsidR="45746D5D" w:rsidP="046E462B" w:rsidRDefault="45746D5D" w14:paraId="32D2F410" w14:textId="07EFA82D">
      <w:pPr>
        <w:pStyle w:val="Heading2"/>
        <w:spacing w:before="200" w:line="271" w:lineRule="auto"/>
        <w:rPr>
          <w:rFonts w:ascii="Calibri" w:hAnsi="Calibri" w:eastAsia="Calibri Light" w:cs="Calibri"/>
          <w:smallCaps/>
          <w:color w:val="000000" w:themeColor="text1"/>
          <w:sz w:val="28"/>
          <w:szCs w:val="28"/>
        </w:rPr>
      </w:pPr>
      <w:bookmarkStart w:name="_Toc65097057" w:id="62"/>
      <w:r w:rsidRPr="00ED42A1">
        <w:rPr>
          <w:rFonts w:ascii="Calibri" w:hAnsi="Calibri" w:eastAsia="Calibri Light" w:cs="Calibri"/>
          <w:smallCaps/>
          <w:color w:val="000000" w:themeColor="text1"/>
          <w:sz w:val="28"/>
          <w:szCs w:val="28"/>
        </w:rPr>
        <w:t>Test Automation</w:t>
      </w:r>
      <w:bookmarkEnd w:id="62"/>
    </w:p>
    <w:p w:rsidRPr="00ED42A1" w:rsidR="45746D5D" w:rsidP="046E462B" w:rsidRDefault="45746D5D" w14:paraId="5DD3C3C2" w14:textId="0779B495">
      <w:pPr>
        <w:spacing w:after="200"/>
        <w:jc w:val="both"/>
        <w:rPr>
          <w:rFonts w:ascii="Calibri" w:hAnsi="Calibri" w:eastAsia="Calibri Light" w:cs="Calibri"/>
          <w:color w:val="000000" w:themeColor="text1"/>
        </w:rPr>
      </w:pPr>
      <w:r w:rsidRPr="00ED42A1">
        <w:rPr>
          <w:rFonts w:ascii="Calibri" w:hAnsi="Calibri" w:eastAsia="Calibri Light" w:cs="Calibri"/>
          <w:color w:val="000000" w:themeColor="text1"/>
        </w:rPr>
        <w:t xml:space="preserve">Test automation tools will be used to test the REST calls and </w:t>
      </w:r>
      <w:proofErr w:type="spellStart"/>
      <w:r w:rsidRPr="00ED42A1">
        <w:rPr>
          <w:rFonts w:ascii="Calibri" w:hAnsi="Calibri" w:eastAsia="Calibri Light" w:cs="Calibri"/>
          <w:color w:val="000000" w:themeColor="text1"/>
        </w:rPr>
        <w:t>Dialogflow</w:t>
      </w:r>
      <w:proofErr w:type="spellEnd"/>
      <w:r w:rsidRPr="00ED42A1">
        <w:rPr>
          <w:rFonts w:ascii="Calibri" w:hAnsi="Calibri" w:eastAsia="Calibri Light" w:cs="Calibri"/>
          <w:color w:val="000000" w:themeColor="text1"/>
        </w:rPr>
        <w:t xml:space="preserve"> agents</w:t>
      </w:r>
      <w:r w:rsidRPr="00ED42A1">
        <w:rPr>
          <w:rFonts w:ascii="Calibri" w:hAnsi="Calibri" w:eastAsia="Times New Roman" w:cs="Calibri"/>
          <w:color w:val="000000" w:themeColor="text1"/>
        </w:rPr>
        <w:t xml:space="preserve">. </w:t>
      </w:r>
      <w:r w:rsidRPr="00ED42A1">
        <w:rPr>
          <w:rFonts w:ascii="Calibri" w:hAnsi="Calibri" w:eastAsia="Calibri Light" w:cs="Calibri"/>
          <w:color w:val="000000" w:themeColor="text1"/>
        </w:rPr>
        <w:t>The Fiddler tool will be used for automation testing of REST calls and responses. GCP has an automated test API that we can leverage to test the chat agents.</w:t>
      </w:r>
    </w:p>
    <w:p w:rsidRPr="00ED42A1" w:rsidR="45746D5D" w:rsidP="046E462B" w:rsidRDefault="45746D5D" w14:paraId="1F77DD87" w14:textId="4C1232C2">
      <w:pPr>
        <w:pStyle w:val="Heading2"/>
        <w:spacing w:before="200" w:line="271" w:lineRule="auto"/>
        <w:rPr>
          <w:rFonts w:ascii="Calibri" w:hAnsi="Calibri" w:eastAsia="Calibri Light" w:cs="Calibri"/>
          <w:smallCaps/>
          <w:color w:val="000000" w:themeColor="text1"/>
          <w:sz w:val="28"/>
          <w:szCs w:val="28"/>
        </w:rPr>
      </w:pPr>
      <w:bookmarkStart w:name="_Toc65097058" w:id="63"/>
      <w:r w:rsidRPr="00ED42A1">
        <w:rPr>
          <w:rFonts w:ascii="Calibri" w:hAnsi="Calibri" w:eastAsia="Calibri Light" w:cs="Calibri"/>
          <w:smallCaps/>
          <w:color w:val="000000" w:themeColor="text1"/>
          <w:sz w:val="28"/>
          <w:szCs w:val="28"/>
        </w:rPr>
        <w:t>Functional Requirements of Test Cases</w:t>
      </w:r>
      <w:bookmarkEnd w:id="63"/>
      <w:r w:rsidRPr="00ED42A1">
        <w:rPr>
          <w:rFonts w:ascii="Calibri" w:hAnsi="Calibri" w:eastAsia="Calibri Light" w:cs="Calibri"/>
          <w:smallCaps/>
          <w:color w:val="000000" w:themeColor="text1"/>
          <w:sz w:val="28"/>
          <w:szCs w:val="28"/>
        </w:rPr>
        <w:t> </w:t>
      </w:r>
    </w:p>
    <w:p w:rsidRPr="00ED42A1" w:rsidR="45746D5D" w:rsidP="046E462B" w:rsidRDefault="45746D5D" w14:paraId="2CFDE342" w14:textId="01304E10">
      <w:pPr>
        <w:spacing w:after="200"/>
        <w:ind w:left="360"/>
        <w:rPr>
          <w:rFonts w:ascii="Calibri" w:hAnsi="Calibri" w:eastAsia="Calibri Light" w:cs="Calibri"/>
          <w:color w:val="000000" w:themeColor="text1"/>
        </w:rPr>
      </w:pPr>
      <w:r w:rsidRPr="00ED42A1">
        <w:rPr>
          <w:rFonts w:ascii="Calibri" w:hAnsi="Calibri" w:eastAsia="Calibri Light" w:cs="Calibri"/>
          <w:color w:val="000000" w:themeColor="text1"/>
        </w:rPr>
        <w:t>1.  Isolate primary user’s voice for use within the service</w:t>
      </w:r>
    </w:p>
    <w:p w:rsidRPr="00ED42A1" w:rsidR="45746D5D" w:rsidP="046E462B" w:rsidRDefault="45746D5D" w14:paraId="2E46C06D" w14:textId="30514A23">
      <w:pPr>
        <w:spacing w:after="200"/>
        <w:ind w:left="360"/>
        <w:rPr>
          <w:rFonts w:ascii="Calibri" w:hAnsi="Calibri" w:eastAsia="Calibri Light" w:cs="Calibri"/>
          <w:color w:val="000000" w:themeColor="text1"/>
        </w:rPr>
      </w:pPr>
      <w:r w:rsidRPr="00ED42A1">
        <w:rPr>
          <w:rFonts w:ascii="Calibri" w:hAnsi="Calibri" w:eastAsia="Calibri Light" w:cs="Calibri"/>
          <w:color w:val="000000" w:themeColor="text1"/>
        </w:rPr>
        <w:t xml:space="preserve">2.  </w:t>
      </w:r>
      <w:proofErr w:type="spellStart"/>
      <w:r w:rsidRPr="00ED42A1">
        <w:rPr>
          <w:rFonts w:ascii="Calibri" w:hAnsi="Calibri" w:eastAsia="Calibri Light" w:cs="Calibri"/>
          <w:color w:val="000000" w:themeColor="text1"/>
        </w:rPr>
        <w:t>Dialogflow</w:t>
      </w:r>
      <w:proofErr w:type="spellEnd"/>
      <w:r w:rsidRPr="00ED42A1">
        <w:rPr>
          <w:rFonts w:ascii="Calibri" w:hAnsi="Calibri" w:eastAsia="Calibri Light" w:cs="Calibri"/>
          <w:color w:val="000000" w:themeColor="text1"/>
        </w:rPr>
        <w:t xml:space="preserve"> service is integrated within the mobile application</w:t>
      </w:r>
    </w:p>
    <w:p w:rsidRPr="00ED42A1" w:rsidR="45746D5D" w:rsidP="046E462B" w:rsidRDefault="45746D5D" w14:paraId="30E94C39" w14:textId="0A6D4F0A">
      <w:pPr>
        <w:spacing w:after="200"/>
        <w:ind w:left="360"/>
        <w:rPr>
          <w:rFonts w:ascii="Calibri" w:hAnsi="Calibri" w:eastAsia="Calibri Light" w:cs="Calibri"/>
          <w:color w:val="000000" w:themeColor="text1"/>
        </w:rPr>
      </w:pPr>
      <w:r w:rsidRPr="00ED42A1">
        <w:rPr>
          <w:rFonts w:ascii="Calibri" w:hAnsi="Calibri" w:eastAsia="Calibri Light" w:cs="Calibri"/>
          <w:color w:val="000000" w:themeColor="text1"/>
        </w:rPr>
        <w:lastRenderedPageBreak/>
        <w:t>3.  Receive report identifier from user</w:t>
      </w:r>
    </w:p>
    <w:p w:rsidRPr="00ED42A1" w:rsidR="45746D5D" w:rsidP="046E462B" w:rsidRDefault="45746D5D" w14:paraId="12EE2BF0" w14:textId="744E888E">
      <w:pPr>
        <w:spacing w:after="200"/>
        <w:ind w:left="360"/>
        <w:rPr>
          <w:rFonts w:ascii="Calibri" w:hAnsi="Calibri" w:eastAsia="Calibri Light" w:cs="Calibri"/>
          <w:color w:val="000000" w:themeColor="text1"/>
        </w:rPr>
      </w:pPr>
      <w:r w:rsidRPr="00ED42A1">
        <w:rPr>
          <w:rFonts w:ascii="Calibri" w:hAnsi="Calibri" w:eastAsia="Calibri Light" w:cs="Calibri"/>
          <w:color w:val="000000" w:themeColor="text1"/>
        </w:rPr>
        <w:t>4.  Get report fields from database</w:t>
      </w:r>
    </w:p>
    <w:p w:rsidRPr="00ED42A1" w:rsidR="45746D5D" w:rsidP="046E462B" w:rsidRDefault="45746D5D" w14:paraId="2C96966F" w14:textId="0D20CAC1">
      <w:pPr>
        <w:spacing w:after="200"/>
        <w:ind w:left="360"/>
        <w:rPr>
          <w:rFonts w:ascii="Calibri" w:hAnsi="Calibri" w:eastAsia="Calibri Light" w:cs="Calibri"/>
          <w:color w:val="000000" w:themeColor="text1"/>
        </w:rPr>
      </w:pPr>
      <w:r w:rsidRPr="00ED42A1">
        <w:rPr>
          <w:rFonts w:ascii="Calibri" w:hAnsi="Calibri" w:eastAsia="Calibri Light" w:cs="Calibri"/>
          <w:color w:val="000000" w:themeColor="text1"/>
        </w:rPr>
        <w:t>5.  Process report contents and fields.</w:t>
      </w:r>
    </w:p>
    <w:p w:rsidRPr="00ED42A1" w:rsidR="45746D5D" w:rsidP="046E462B" w:rsidRDefault="45746D5D" w14:paraId="2DAA79C5" w14:textId="1AF9DB1A">
      <w:pPr>
        <w:spacing w:after="200"/>
        <w:ind w:left="360"/>
        <w:rPr>
          <w:rFonts w:ascii="Calibri" w:hAnsi="Calibri" w:eastAsia="Calibri Light" w:cs="Calibri"/>
          <w:color w:val="000000" w:themeColor="text1"/>
        </w:rPr>
      </w:pPr>
      <w:r w:rsidRPr="00ED42A1">
        <w:rPr>
          <w:rFonts w:ascii="Calibri" w:hAnsi="Calibri" w:eastAsia="Calibri Light" w:cs="Calibri"/>
          <w:color w:val="000000" w:themeColor="text1"/>
        </w:rPr>
        <w:t>6.  Generate dynamic intents to capture report fields.</w:t>
      </w:r>
    </w:p>
    <w:p w:rsidRPr="00ED42A1" w:rsidR="45746D5D" w:rsidP="046E462B" w:rsidRDefault="45746D5D" w14:paraId="73ADB82D" w14:textId="3FBC0864">
      <w:pPr>
        <w:spacing w:after="200"/>
        <w:ind w:left="360"/>
        <w:rPr>
          <w:rFonts w:ascii="Calibri" w:hAnsi="Calibri" w:eastAsia="Calibri Light" w:cs="Calibri"/>
          <w:color w:val="000000" w:themeColor="text1"/>
        </w:rPr>
      </w:pPr>
      <w:r w:rsidRPr="00ED42A1">
        <w:rPr>
          <w:rFonts w:ascii="Calibri" w:hAnsi="Calibri" w:eastAsia="Calibri Light" w:cs="Calibri"/>
          <w:color w:val="000000" w:themeColor="text1"/>
        </w:rPr>
        <w:t xml:space="preserve">7.  Identify report contents extracted by the </w:t>
      </w:r>
      <w:proofErr w:type="spellStart"/>
      <w:r w:rsidRPr="00ED42A1">
        <w:rPr>
          <w:rFonts w:ascii="Calibri" w:hAnsi="Calibri" w:eastAsia="Calibri Light" w:cs="Calibri"/>
          <w:color w:val="000000" w:themeColor="text1"/>
        </w:rPr>
        <w:t>Dialogflow</w:t>
      </w:r>
      <w:proofErr w:type="spellEnd"/>
      <w:r w:rsidRPr="00ED42A1">
        <w:rPr>
          <w:rFonts w:ascii="Calibri" w:hAnsi="Calibri" w:eastAsia="Calibri Light" w:cs="Calibri"/>
          <w:color w:val="000000" w:themeColor="text1"/>
        </w:rPr>
        <w:t xml:space="preserve"> agent.</w:t>
      </w:r>
    </w:p>
    <w:p w:rsidRPr="00ED42A1" w:rsidR="45746D5D" w:rsidP="046E462B" w:rsidRDefault="45746D5D" w14:paraId="5D7F1624" w14:textId="3C88C3C7">
      <w:pPr>
        <w:spacing w:after="200"/>
        <w:ind w:left="360"/>
        <w:rPr>
          <w:rFonts w:ascii="Calibri" w:hAnsi="Calibri" w:eastAsia="Calibri Light" w:cs="Calibri"/>
          <w:color w:val="000000" w:themeColor="text1"/>
        </w:rPr>
      </w:pPr>
      <w:r w:rsidRPr="00ED42A1">
        <w:rPr>
          <w:rFonts w:ascii="Calibri" w:hAnsi="Calibri" w:eastAsia="Calibri Light" w:cs="Calibri"/>
          <w:color w:val="000000" w:themeColor="text1"/>
        </w:rPr>
        <w:t>8.  Store extracted report contents into a database.</w:t>
      </w:r>
    </w:p>
    <w:p w:rsidRPr="00ED42A1" w:rsidR="45746D5D" w:rsidP="046E462B" w:rsidRDefault="45746D5D" w14:paraId="2DEE7E39" w14:textId="66B0077A">
      <w:pPr>
        <w:spacing w:after="200"/>
        <w:ind w:left="360"/>
        <w:rPr>
          <w:rFonts w:ascii="Calibri" w:hAnsi="Calibri" w:eastAsia="Calibri Light" w:cs="Calibri"/>
          <w:color w:val="000000" w:themeColor="text1"/>
        </w:rPr>
      </w:pPr>
      <w:r w:rsidRPr="00ED42A1">
        <w:rPr>
          <w:rFonts w:ascii="Calibri" w:hAnsi="Calibri" w:eastAsia="Calibri Light" w:cs="Calibri"/>
          <w:color w:val="000000" w:themeColor="text1"/>
        </w:rPr>
        <w:t>9.  Initiate connection with database</w:t>
      </w:r>
    </w:p>
    <w:p w:rsidR="45746D5D" w:rsidP="046E462B" w:rsidRDefault="45746D5D" w14:paraId="147DF88E" w14:textId="788CF221">
      <w:pPr>
        <w:pStyle w:val="Heading2"/>
        <w:spacing w:before="200" w:line="271" w:lineRule="auto"/>
        <w:rPr>
          <w:rFonts w:ascii="Calibri Light" w:hAnsi="Calibri Light" w:eastAsia="Calibri Light" w:cs="Calibri Light"/>
          <w:smallCaps/>
          <w:color w:val="000000" w:themeColor="text1"/>
          <w:sz w:val="28"/>
          <w:szCs w:val="28"/>
        </w:rPr>
      </w:pPr>
      <w:bookmarkStart w:name="_Toc65097059" w:id="64"/>
      <w:r w:rsidRPr="046E462B">
        <w:rPr>
          <w:rFonts w:ascii="Calibri Light" w:hAnsi="Calibri Light" w:eastAsia="Calibri Light" w:cs="Calibri Light"/>
          <w:smallCaps/>
          <w:color w:val="000000" w:themeColor="text1"/>
          <w:sz w:val="28"/>
          <w:szCs w:val="28"/>
        </w:rPr>
        <w:t>Test Plan Metrics</w:t>
      </w:r>
      <w:bookmarkEnd w:id="64"/>
    </w:p>
    <w:p w:rsidRPr="00ED42A1" w:rsidR="45746D5D" w:rsidP="046E462B" w:rsidRDefault="45746D5D" w14:paraId="4683BFBD" w14:textId="6F27E690">
      <w:pPr>
        <w:spacing w:after="200" w:line="276" w:lineRule="auto"/>
        <w:rPr>
          <w:rFonts w:ascii="Calibri Light" w:hAnsi="Calibri Light" w:eastAsia="Calibri Light" w:cs="Calibri Light"/>
          <w:color w:val="000000" w:themeColor="text1"/>
        </w:rPr>
      </w:pPr>
      <w:r w:rsidRPr="00ED42A1">
        <w:rPr>
          <w:rFonts w:ascii="Calibri Light" w:hAnsi="Calibri Light" w:eastAsia="Calibri Light" w:cs="Calibri Light"/>
          <w:color w:val="000000" w:themeColor="text1"/>
        </w:rPr>
        <w:t>These test metrics will be used to indicate the overall success status of the testing effort. The testing metrics are as follows.</w:t>
      </w:r>
    </w:p>
    <w:tbl>
      <w:tblPr>
        <w:tblStyle w:val="TableGrid"/>
        <w:tblW w:w="0" w:type="auto"/>
        <w:tblLayout w:type="fixed"/>
        <w:tblLook w:val="06A0" w:firstRow="1" w:lastRow="0" w:firstColumn="1" w:lastColumn="0" w:noHBand="1" w:noVBand="1"/>
      </w:tblPr>
      <w:tblGrid>
        <w:gridCol w:w="2340"/>
        <w:gridCol w:w="2340"/>
        <w:gridCol w:w="2340"/>
        <w:gridCol w:w="2340"/>
      </w:tblGrid>
      <w:tr w:rsidR="046E462B" w:rsidTr="046E462B" w14:paraId="5EB6AD9B" w14:textId="77777777">
        <w:tc>
          <w:tcPr>
            <w:tcW w:w="2340" w:type="dxa"/>
            <w:tcBorders>
              <w:top w:val="single" w:color="auto" w:sz="6" w:space="0"/>
              <w:left w:val="single" w:color="auto" w:sz="6" w:space="0"/>
              <w:bottom w:val="single" w:color="auto" w:sz="6" w:space="0"/>
              <w:right w:val="single" w:color="auto" w:sz="6" w:space="0"/>
            </w:tcBorders>
            <w:shd w:val="clear" w:color="auto" w:fill="BFBFBF" w:themeFill="background1" w:themeFillShade="BF"/>
          </w:tcPr>
          <w:p w:rsidR="046E462B" w:rsidP="046E462B" w:rsidRDefault="046E462B" w14:paraId="396A476A" w14:textId="7885E7A6">
            <w:pPr>
              <w:spacing w:after="200" w:line="276" w:lineRule="auto"/>
              <w:rPr>
                <w:rFonts w:ascii="Times New Roman" w:hAnsi="Times New Roman" w:eastAsia="Times New Roman" w:cs="Times New Roman"/>
                <w:color w:val="000000" w:themeColor="text1"/>
              </w:rPr>
            </w:pPr>
            <w:r w:rsidRPr="046E462B">
              <w:rPr>
                <w:rFonts w:ascii="Times New Roman" w:hAnsi="Times New Roman" w:eastAsia="Times New Roman" w:cs="Times New Roman"/>
                <w:b/>
                <w:bCs/>
              </w:rPr>
              <w:t xml:space="preserve">Test Cases </w:t>
            </w:r>
            <w:r w:rsidRPr="046E462B">
              <w:rPr>
                <w:rFonts w:ascii="Times New Roman" w:hAnsi="Times New Roman" w:eastAsia="Times New Roman" w:cs="Times New Roman"/>
                <w:b/>
                <w:bCs/>
                <w:color w:val="000000" w:themeColor="text1"/>
              </w:rPr>
              <w:t>Planned</w:t>
            </w:r>
          </w:p>
        </w:tc>
        <w:tc>
          <w:tcPr>
            <w:tcW w:w="2340" w:type="dxa"/>
            <w:tcBorders>
              <w:top w:val="single" w:color="auto" w:sz="6" w:space="0"/>
              <w:left w:val="single" w:color="auto" w:sz="6" w:space="0"/>
              <w:bottom w:val="single" w:color="auto" w:sz="6" w:space="0"/>
              <w:right w:val="single" w:color="auto" w:sz="6" w:space="0"/>
            </w:tcBorders>
            <w:shd w:val="clear" w:color="auto" w:fill="BFBFBF" w:themeFill="background1" w:themeFillShade="BF"/>
          </w:tcPr>
          <w:p w:rsidR="046E462B" w:rsidP="046E462B" w:rsidRDefault="046E462B" w14:paraId="728C4949" w14:textId="0A7A559E">
            <w:pPr>
              <w:spacing w:after="200" w:line="276" w:lineRule="auto"/>
              <w:rPr>
                <w:rFonts w:ascii="Times New Roman" w:hAnsi="Times New Roman" w:eastAsia="Times New Roman" w:cs="Times New Roman"/>
                <w:color w:val="000000" w:themeColor="text1"/>
              </w:rPr>
            </w:pPr>
            <w:r w:rsidRPr="046E462B">
              <w:rPr>
                <w:rFonts w:ascii="Times New Roman" w:hAnsi="Times New Roman" w:eastAsia="Times New Roman" w:cs="Times New Roman"/>
                <w:b/>
                <w:bCs/>
                <w:color w:val="000000" w:themeColor="text1"/>
              </w:rPr>
              <w:t>Test Cases Executed</w:t>
            </w:r>
          </w:p>
        </w:tc>
        <w:tc>
          <w:tcPr>
            <w:tcW w:w="2340" w:type="dxa"/>
            <w:tcBorders>
              <w:top w:val="single" w:color="auto" w:sz="6" w:space="0"/>
              <w:left w:val="single" w:color="auto" w:sz="6" w:space="0"/>
              <w:bottom w:val="single" w:color="auto" w:sz="6" w:space="0"/>
              <w:right w:val="single" w:color="auto" w:sz="6" w:space="0"/>
            </w:tcBorders>
            <w:shd w:val="clear" w:color="auto" w:fill="BFBFBF" w:themeFill="background1" w:themeFillShade="BF"/>
          </w:tcPr>
          <w:p w:rsidR="046E462B" w:rsidP="046E462B" w:rsidRDefault="046E462B" w14:paraId="5BF2E3E5" w14:textId="387487EC">
            <w:pPr>
              <w:spacing w:after="200" w:line="276" w:lineRule="auto"/>
              <w:rPr>
                <w:rFonts w:ascii="Times New Roman" w:hAnsi="Times New Roman" w:eastAsia="Times New Roman" w:cs="Times New Roman"/>
                <w:color w:val="000000" w:themeColor="text1"/>
              </w:rPr>
            </w:pPr>
            <w:r w:rsidRPr="046E462B">
              <w:rPr>
                <w:rFonts w:ascii="Times New Roman" w:hAnsi="Times New Roman" w:eastAsia="Times New Roman" w:cs="Times New Roman"/>
                <w:b/>
                <w:bCs/>
                <w:color w:val="000000" w:themeColor="text1"/>
              </w:rPr>
              <w:t>Test Cases Passed</w:t>
            </w:r>
          </w:p>
        </w:tc>
        <w:tc>
          <w:tcPr>
            <w:tcW w:w="2340" w:type="dxa"/>
            <w:tcBorders>
              <w:top w:val="single" w:color="auto" w:sz="6" w:space="0"/>
              <w:left w:val="single" w:color="auto" w:sz="6" w:space="0"/>
              <w:bottom w:val="single" w:color="auto" w:sz="6" w:space="0"/>
              <w:right w:val="single" w:color="auto" w:sz="6" w:space="0"/>
            </w:tcBorders>
            <w:shd w:val="clear" w:color="auto" w:fill="BFBFBF" w:themeFill="background1" w:themeFillShade="BF"/>
          </w:tcPr>
          <w:p w:rsidR="046E462B" w:rsidP="046E462B" w:rsidRDefault="046E462B" w14:paraId="66719786" w14:textId="2F331FFE">
            <w:pPr>
              <w:spacing w:after="200" w:line="276" w:lineRule="auto"/>
              <w:rPr>
                <w:rFonts w:ascii="Times New Roman" w:hAnsi="Times New Roman" w:eastAsia="Times New Roman" w:cs="Times New Roman"/>
                <w:color w:val="000000" w:themeColor="text1"/>
              </w:rPr>
            </w:pPr>
            <w:r w:rsidRPr="046E462B">
              <w:rPr>
                <w:rFonts w:ascii="Times New Roman" w:hAnsi="Times New Roman" w:eastAsia="Times New Roman" w:cs="Times New Roman"/>
                <w:b/>
                <w:bCs/>
                <w:color w:val="000000" w:themeColor="text1"/>
              </w:rPr>
              <w:t>Test Cases Failed</w:t>
            </w:r>
          </w:p>
        </w:tc>
      </w:tr>
      <w:tr w:rsidR="046E462B" w:rsidTr="046E462B" w14:paraId="0FD6737D" w14:textId="77777777">
        <w:tc>
          <w:tcPr>
            <w:tcW w:w="2340" w:type="dxa"/>
            <w:tcBorders>
              <w:top w:val="single" w:color="auto" w:sz="6" w:space="0"/>
              <w:left w:val="single" w:color="auto" w:sz="6" w:space="0"/>
              <w:bottom w:val="single" w:color="auto" w:sz="6" w:space="0"/>
              <w:right w:val="single" w:color="auto" w:sz="6" w:space="0"/>
            </w:tcBorders>
          </w:tcPr>
          <w:p w:rsidR="046E462B" w:rsidP="046E462B" w:rsidRDefault="046E462B" w14:paraId="3903C9B6" w14:textId="73743FD5">
            <w:pPr>
              <w:spacing w:after="200" w:line="276" w:lineRule="auto"/>
              <w:rPr>
                <w:rFonts w:ascii="Times New Roman" w:hAnsi="Times New Roman" w:eastAsia="Times New Roman" w:cs="Times New Roman"/>
              </w:rPr>
            </w:pPr>
            <w:r w:rsidRPr="046E462B">
              <w:rPr>
                <w:rFonts w:ascii="Times New Roman" w:hAnsi="Times New Roman" w:eastAsia="Times New Roman" w:cs="Times New Roman"/>
              </w:rPr>
              <w:t xml:space="preserve"> </w:t>
            </w:r>
            <w:commentRangeStart w:id="65"/>
            <w:r w:rsidRPr="046E462B">
              <w:rPr>
                <w:rFonts w:ascii="Times New Roman" w:hAnsi="Times New Roman" w:eastAsia="Times New Roman" w:cs="Times New Roman"/>
              </w:rPr>
              <w:t>10</w:t>
            </w:r>
            <w:commentRangeEnd w:id="65"/>
            <w:r w:rsidR="00426035">
              <w:rPr>
                <w:rStyle w:val="CommentReference"/>
              </w:rPr>
              <w:commentReference w:id="65"/>
            </w:r>
          </w:p>
        </w:tc>
        <w:tc>
          <w:tcPr>
            <w:tcW w:w="2340" w:type="dxa"/>
            <w:tcBorders>
              <w:top w:val="single" w:color="auto" w:sz="6" w:space="0"/>
              <w:left w:val="single" w:color="auto" w:sz="6" w:space="0"/>
              <w:bottom w:val="single" w:color="auto" w:sz="6" w:space="0"/>
              <w:right w:val="single" w:color="auto" w:sz="6" w:space="0"/>
            </w:tcBorders>
          </w:tcPr>
          <w:p w:rsidR="046E462B" w:rsidP="046E462B" w:rsidRDefault="046E462B" w14:paraId="6B840D40" w14:textId="20D6028B">
            <w:pPr>
              <w:spacing w:after="200" w:line="276" w:lineRule="auto"/>
              <w:rPr>
                <w:rFonts w:ascii="Times New Roman" w:hAnsi="Times New Roman" w:eastAsia="Times New Roman" w:cs="Times New Roman"/>
              </w:rPr>
            </w:pPr>
            <w:r w:rsidRPr="046E462B">
              <w:rPr>
                <w:rFonts w:ascii="Times New Roman" w:hAnsi="Times New Roman" w:eastAsia="Times New Roman" w:cs="Times New Roman"/>
              </w:rPr>
              <w:t>0</w:t>
            </w:r>
          </w:p>
        </w:tc>
        <w:tc>
          <w:tcPr>
            <w:tcW w:w="2340" w:type="dxa"/>
            <w:tcBorders>
              <w:top w:val="single" w:color="auto" w:sz="6" w:space="0"/>
              <w:left w:val="single" w:color="auto" w:sz="6" w:space="0"/>
              <w:bottom w:val="single" w:color="auto" w:sz="6" w:space="0"/>
              <w:right w:val="single" w:color="auto" w:sz="6" w:space="0"/>
            </w:tcBorders>
          </w:tcPr>
          <w:p w:rsidR="046E462B" w:rsidP="046E462B" w:rsidRDefault="046E462B" w14:paraId="331DAD91" w14:textId="68ED6CB5">
            <w:pPr>
              <w:spacing w:after="200" w:line="276" w:lineRule="auto"/>
              <w:rPr>
                <w:rFonts w:ascii="Times New Roman" w:hAnsi="Times New Roman" w:eastAsia="Times New Roman" w:cs="Times New Roman"/>
              </w:rPr>
            </w:pPr>
            <w:r w:rsidRPr="046E462B">
              <w:rPr>
                <w:rFonts w:ascii="Times New Roman" w:hAnsi="Times New Roman" w:eastAsia="Times New Roman" w:cs="Times New Roman"/>
              </w:rPr>
              <w:t>0</w:t>
            </w:r>
          </w:p>
        </w:tc>
        <w:tc>
          <w:tcPr>
            <w:tcW w:w="2340" w:type="dxa"/>
            <w:tcBorders>
              <w:top w:val="single" w:color="auto" w:sz="6" w:space="0"/>
              <w:left w:val="single" w:color="auto" w:sz="6" w:space="0"/>
              <w:bottom w:val="single" w:color="auto" w:sz="6" w:space="0"/>
              <w:right w:val="single" w:color="auto" w:sz="6" w:space="0"/>
            </w:tcBorders>
          </w:tcPr>
          <w:p w:rsidR="046E462B" w:rsidP="046E462B" w:rsidRDefault="046E462B" w14:paraId="3C13787F" w14:textId="5CC7326D">
            <w:pPr>
              <w:spacing w:after="200" w:line="276" w:lineRule="auto"/>
              <w:rPr>
                <w:rFonts w:ascii="Times New Roman" w:hAnsi="Times New Roman" w:eastAsia="Times New Roman" w:cs="Times New Roman"/>
              </w:rPr>
            </w:pPr>
            <w:r w:rsidRPr="046E462B">
              <w:rPr>
                <w:rFonts w:ascii="Times New Roman" w:hAnsi="Times New Roman" w:eastAsia="Times New Roman" w:cs="Times New Roman"/>
              </w:rPr>
              <w:t>0</w:t>
            </w:r>
          </w:p>
        </w:tc>
      </w:tr>
    </w:tbl>
    <w:p w:rsidRPr="00CB468C" w:rsidR="45746D5D" w:rsidP="046E462B" w:rsidRDefault="45746D5D" w14:paraId="15CA4E55" w14:textId="785A60A2">
      <w:pPr>
        <w:spacing w:after="200" w:line="276" w:lineRule="auto"/>
        <w:rPr>
          <w:rFonts w:eastAsia="Calibri Light" w:cstheme="minorHAnsi"/>
          <w:color w:val="000000" w:themeColor="text1"/>
        </w:rPr>
      </w:pPr>
      <w:r w:rsidRPr="00CB468C">
        <w:rPr>
          <w:rFonts w:eastAsia="Calibri Light" w:cstheme="minorHAnsi"/>
          <w:color w:val="000000" w:themeColor="text1"/>
        </w:rPr>
        <w:t>Statistics: This is a list of percentages that will visualize key project benchmarks.</w:t>
      </w:r>
    </w:p>
    <w:p w:rsidRPr="00CB468C" w:rsidR="45746D5D" w:rsidP="046E462B" w:rsidRDefault="45746D5D" w14:paraId="3720BD99" w14:textId="7D8FDF4F">
      <w:pPr>
        <w:spacing w:after="200" w:line="276" w:lineRule="auto"/>
        <w:rPr>
          <w:rFonts w:eastAsia="Calibri Light" w:cstheme="minorHAnsi"/>
          <w:color w:val="000000" w:themeColor="text1"/>
        </w:rPr>
      </w:pPr>
      <w:r w:rsidRPr="00CB468C">
        <w:rPr>
          <w:rFonts w:eastAsia="Calibri Light" w:cstheme="minorHAnsi"/>
          <w:color w:val="000000" w:themeColor="text1"/>
        </w:rPr>
        <w:t>Executed Tests (number of tests executed/planned): 0%</w:t>
      </w:r>
    </w:p>
    <w:p w:rsidRPr="00CB468C" w:rsidR="45746D5D" w:rsidP="046E462B" w:rsidRDefault="45746D5D" w14:paraId="16437185" w14:textId="134351F3">
      <w:pPr>
        <w:spacing w:after="200" w:line="276" w:lineRule="auto"/>
        <w:rPr>
          <w:rFonts w:eastAsia="Calibri Light" w:cstheme="minorHAnsi"/>
          <w:color w:val="000000" w:themeColor="text1"/>
        </w:rPr>
      </w:pPr>
      <w:r w:rsidRPr="00CB468C">
        <w:rPr>
          <w:rFonts w:eastAsia="Calibri Light" w:cstheme="minorHAnsi"/>
          <w:color w:val="000000" w:themeColor="text1"/>
        </w:rPr>
        <w:t>Passed Tests (number of passed tests/executed): 0%</w:t>
      </w:r>
    </w:p>
    <w:p w:rsidRPr="00CB468C" w:rsidR="45746D5D" w:rsidP="046E462B" w:rsidRDefault="45746D5D" w14:paraId="49DFB3B9" w14:textId="4531AB0A">
      <w:pPr>
        <w:spacing w:after="200" w:line="276" w:lineRule="auto"/>
        <w:rPr>
          <w:rFonts w:eastAsia="Calibri Light" w:cstheme="minorHAnsi"/>
          <w:color w:val="000000" w:themeColor="text1"/>
        </w:rPr>
      </w:pPr>
      <w:r w:rsidRPr="00CB468C">
        <w:rPr>
          <w:rFonts w:eastAsia="Calibri Light" w:cstheme="minorHAnsi"/>
          <w:color w:val="000000" w:themeColor="text1"/>
        </w:rPr>
        <w:t>Failed Tests (number of failed tests/executed): 0%</w:t>
      </w:r>
    </w:p>
    <w:p w:rsidRPr="00CB468C" w:rsidR="45746D5D" w:rsidP="046E462B" w:rsidRDefault="45746D5D" w14:paraId="4533F3D1" w14:textId="3C130526">
      <w:pPr>
        <w:spacing w:after="200" w:line="276" w:lineRule="auto"/>
        <w:rPr>
          <w:rFonts w:eastAsia="Calibri Light" w:cstheme="minorHAnsi"/>
          <w:color w:val="000000" w:themeColor="text1"/>
        </w:rPr>
      </w:pPr>
      <w:r w:rsidRPr="00CB468C">
        <w:rPr>
          <w:rFonts w:eastAsia="Calibri Light" w:cstheme="minorHAnsi"/>
          <w:color w:val="000000" w:themeColor="text1"/>
        </w:rPr>
        <w:t>Fixed Defect percentage (Defects Fixed/Reported): 0%</w:t>
      </w:r>
    </w:p>
    <w:p w:rsidRPr="00CB468C" w:rsidR="45746D5D" w:rsidP="046E462B" w:rsidRDefault="45746D5D" w14:paraId="20FC7E38" w14:textId="64D482B1">
      <w:pPr>
        <w:spacing w:after="200" w:line="276" w:lineRule="auto"/>
        <w:rPr>
          <w:rFonts w:eastAsia="Calibri Light" w:cstheme="minorHAnsi"/>
          <w:color w:val="000000" w:themeColor="text1"/>
        </w:rPr>
      </w:pPr>
      <w:r w:rsidRPr="00CB468C">
        <w:rPr>
          <w:rFonts w:eastAsia="Calibri Light" w:cstheme="minorHAnsi"/>
          <w:color w:val="000000" w:themeColor="text1"/>
        </w:rPr>
        <w:t>Defects Deferred Percentage (Defects Deferred/Total Reported Defects): 0%</w:t>
      </w:r>
    </w:p>
    <w:p w:rsidR="45746D5D" w:rsidP="046E462B" w:rsidRDefault="45746D5D" w14:paraId="45C6833E" w14:textId="0AD4B227">
      <w:pPr>
        <w:pStyle w:val="Heading1"/>
        <w:spacing w:before="480" w:line="276" w:lineRule="auto"/>
        <w:rPr>
          <w:rFonts w:ascii="Calibri Light" w:hAnsi="Calibri Light" w:eastAsia="Calibri Light" w:cs="Calibri Light"/>
          <w:smallCaps/>
          <w:color w:val="000000" w:themeColor="text1"/>
          <w:sz w:val="36"/>
          <w:szCs w:val="36"/>
        </w:rPr>
      </w:pPr>
      <w:bookmarkStart w:name="_Toc65097060" w:id="66"/>
      <w:commentRangeStart w:id="67"/>
      <w:r w:rsidRPr="046E462B">
        <w:rPr>
          <w:rFonts w:ascii="Calibri Light" w:hAnsi="Calibri Light" w:eastAsia="Calibri Light" w:cs="Calibri Light"/>
          <w:smallCaps/>
          <w:color w:val="000000" w:themeColor="text1"/>
          <w:sz w:val="36"/>
          <w:szCs w:val="36"/>
        </w:rPr>
        <w:t>Test Cases</w:t>
      </w:r>
      <w:bookmarkEnd w:id="66"/>
      <w:r w:rsidRPr="046E462B">
        <w:rPr>
          <w:rFonts w:ascii="Calibri Light" w:hAnsi="Calibri Light" w:eastAsia="Calibri Light" w:cs="Calibri Light"/>
          <w:smallCaps/>
          <w:color w:val="000000" w:themeColor="text1"/>
          <w:sz w:val="36"/>
          <w:szCs w:val="36"/>
        </w:rPr>
        <w:t> </w:t>
      </w:r>
      <w:commentRangeEnd w:id="67"/>
      <w:r w:rsidR="00426035">
        <w:rPr>
          <w:rStyle w:val="CommentReference"/>
          <w:rFonts w:asciiTheme="minorHAnsi" w:hAnsiTheme="minorHAnsi" w:eastAsiaTheme="minorEastAsia" w:cstheme="minorBidi"/>
          <w:color w:val="auto"/>
        </w:rPr>
        <w:commentReference w:id="67"/>
      </w:r>
    </w:p>
    <w:p w:rsidR="45746D5D" w:rsidP="046E462B" w:rsidRDefault="45746D5D" w14:paraId="2AE165B3" w14:textId="57A11291">
      <w:pPr>
        <w:pStyle w:val="Heading2"/>
        <w:spacing w:before="200" w:line="271" w:lineRule="auto"/>
        <w:rPr>
          <w:rFonts w:ascii="Calibri Light" w:hAnsi="Calibri Light" w:eastAsia="Calibri Light" w:cs="Calibri Light"/>
          <w:smallCaps/>
          <w:color w:val="000000" w:themeColor="text1"/>
          <w:sz w:val="28"/>
          <w:szCs w:val="28"/>
        </w:rPr>
      </w:pPr>
      <w:bookmarkStart w:name="_Toc65097061" w:id="68"/>
      <w:r w:rsidRPr="046E462B">
        <w:rPr>
          <w:rFonts w:ascii="Calibri Light" w:hAnsi="Calibri Light" w:eastAsia="Calibri Light" w:cs="Calibri Light"/>
          <w:b/>
          <w:bCs/>
          <w:smallCaps/>
          <w:color w:val="000000" w:themeColor="text1"/>
          <w:sz w:val="28"/>
          <w:szCs w:val="28"/>
        </w:rPr>
        <w:t>Test Case 01</w:t>
      </w:r>
      <w:r w:rsidRPr="046E462B">
        <w:rPr>
          <w:rFonts w:ascii="Calibri Light" w:hAnsi="Calibri Light" w:eastAsia="Calibri Light" w:cs="Calibri Light"/>
          <w:smallCaps/>
          <w:color w:val="000000" w:themeColor="text1"/>
          <w:sz w:val="28"/>
          <w:szCs w:val="28"/>
        </w:rPr>
        <w:t>: Isolate primary user’s voice for use within the service</w:t>
      </w:r>
      <w:bookmarkEnd w:id="68"/>
    </w:p>
    <w:tbl>
      <w:tblPr>
        <w:tblW w:w="0" w:type="auto"/>
        <w:tblInd w:w="360" w:type="dxa"/>
        <w:tblLayout w:type="fixed"/>
        <w:tblLook w:val="04A0" w:firstRow="1" w:lastRow="0" w:firstColumn="1" w:lastColumn="0" w:noHBand="0" w:noVBand="1"/>
      </w:tblPr>
      <w:tblGrid>
        <w:gridCol w:w="2235"/>
        <w:gridCol w:w="6735"/>
      </w:tblGrid>
      <w:tr w:rsidR="046E462B" w:rsidTr="377D816E" w14:paraId="76C95EAC"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0C0655F" w14:textId="2F156C10">
            <w:pPr>
              <w:spacing w:after="200"/>
              <w:ind w:left="-15"/>
              <w:rPr>
                <w:rFonts w:ascii="Times New Roman" w:hAnsi="Times New Roman" w:eastAsia="Times New Roman" w:cs="Times New Roman"/>
              </w:rPr>
            </w:pPr>
            <w:r w:rsidRPr="00ED42A1">
              <w:rPr>
                <w:rFonts w:ascii="Calibri Light" w:hAnsi="Calibri Light" w:eastAsia="Calibri Light" w:cs="Calibri Light"/>
                <w:b/>
                <w:bCs/>
              </w:rPr>
              <w:t>Description: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7E8CE183" w14:textId="2F930ED3">
            <w:pPr>
              <w:spacing w:after="200"/>
              <w:rPr>
                <w:rFonts w:eastAsia="Calibri Light" w:cstheme="minorHAnsi"/>
              </w:rPr>
            </w:pPr>
            <w:r w:rsidRPr="00CB468C">
              <w:rPr>
                <w:rFonts w:eastAsia="Calibri Light" w:cstheme="minorHAnsi"/>
              </w:rPr>
              <w:t xml:space="preserve">Discern primary user’s voice as the input to the </w:t>
            </w:r>
            <w:proofErr w:type="spellStart"/>
            <w:r w:rsidRPr="00CB468C">
              <w:rPr>
                <w:rFonts w:eastAsia="Calibri Light" w:cstheme="minorHAnsi"/>
              </w:rPr>
              <w:t>Dialogflow</w:t>
            </w:r>
            <w:proofErr w:type="spellEnd"/>
            <w:r w:rsidRPr="00CB468C">
              <w:rPr>
                <w:rFonts w:eastAsia="Calibri Light" w:cstheme="minorHAnsi"/>
              </w:rPr>
              <w:t xml:space="preserve"> service.</w:t>
            </w:r>
          </w:p>
        </w:tc>
      </w:tr>
      <w:tr w:rsidR="046E462B" w:rsidTr="377D816E" w14:paraId="6FD9B49D" w14:textId="77777777">
        <w:trPr>
          <w:trHeight w:val="300"/>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6A952F3F" w14:textId="652ADC7C">
            <w:pPr>
              <w:spacing w:after="200"/>
              <w:rPr>
                <w:rFonts w:ascii="Times New Roman" w:hAnsi="Times New Roman" w:eastAsia="Times New Roman" w:cs="Times New Roman"/>
              </w:rPr>
            </w:pPr>
            <w:r w:rsidRPr="00ED42A1">
              <w:rPr>
                <w:rFonts w:ascii="Calibri Light" w:hAnsi="Calibri Light" w:eastAsia="Calibri Light" w:cs="Calibri Light"/>
                <w:b/>
                <w:bCs/>
              </w:rPr>
              <w:t>Requirements:</w:t>
            </w:r>
            <w:r w:rsidRPr="00ED42A1">
              <w:rPr>
                <w:rFonts w:ascii="Times New Roman" w:hAnsi="Times New Roman" w:eastAsia="Times New Roman" w:cs="Times New Roman"/>
              </w:rPr>
              <w:t> </w:t>
            </w:r>
          </w:p>
          <w:p w:rsidRPr="00ED42A1" w:rsidR="046E462B" w:rsidP="046E462B" w:rsidRDefault="046E462B" w14:paraId="12A60768" w14:textId="473A29A3">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2BCB4496" w14:textId="574C2B9B">
            <w:pPr>
              <w:spacing w:after="200"/>
              <w:rPr>
                <w:rFonts w:eastAsia="Calibri Light" w:cstheme="minorHAnsi"/>
              </w:rPr>
            </w:pPr>
            <w:r w:rsidRPr="00CB468C">
              <w:rPr>
                <w:rFonts w:eastAsia="Calibri Light" w:cstheme="minorHAnsi"/>
              </w:rPr>
              <w:t xml:space="preserve">The user initiates a request to record their voice as an input to the </w:t>
            </w:r>
            <w:proofErr w:type="spellStart"/>
            <w:r w:rsidRPr="00CB468C">
              <w:rPr>
                <w:rFonts w:eastAsia="Calibri Light" w:cstheme="minorHAnsi"/>
              </w:rPr>
              <w:t>Dialogflow</w:t>
            </w:r>
            <w:proofErr w:type="spellEnd"/>
            <w:r w:rsidRPr="00CB468C">
              <w:rPr>
                <w:rFonts w:eastAsia="Calibri Light" w:cstheme="minorHAnsi"/>
              </w:rPr>
              <w:t xml:space="preserve"> service through the Google Assistant. Only the primary user’s voice will be recognized and sent to the service for voice recognition.</w:t>
            </w:r>
          </w:p>
        </w:tc>
      </w:tr>
      <w:tr w:rsidR="046E462B" w:rsidTr="377D816E" w14:paraId="68B605E3"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67454F2" w14:textId="78751156">
            <w:pPr>
              <w:spacing w:after="200"/>
              <w:rPr>
                <w:rFonts w:ascii="Times New Roman" w:hAnsi="Times New Roman" w:eastAsia="Times New Roman" w:cs="Times New Roman"/>
              </w:rPr>
            </w:pPr>
            <w:r w:rsidRPr="00ED42A1">
              <w:rPr>
                <w:rFonts w:ascii="Calibri Light" w:hAnsi="Calibri Light" w:eastAsia="Calibri Light" w:cs="Calibri Light"/>
                <w:b/>
                <w:bCs/>
              </w:rPr>
              <w:lastRenderedPageBreak/>
              <w:t>Actor:</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4E5C3BDD" w14:textId="3BE05E85">
            <w:pPr>
              <w:spacing w:after="200"/>
              <w:rPr>
                <w:rFonts w:eastAsia="Calibri Light" w:cstheme="minorHAnsi"/>
              </w:rPr>
            </w:pPr>
            <w:r w:rsidRPr="00CB468C">
              <w:rPr>
                <w:rFonts w:eastAsia="Calibri Light" w:cstheme="minorHAnsi"/>
              </w:rPr>
              <w:t>The mobile app should perform the user’s request using the Assistant API that our team will provide.</w:t>
            </w:r>
          </w:p>
        </w:tc>
      </w:tr>
      <w:tr w:rsidR="046E462B" w:rsidTr="377D816E" w14:paraId="6F37CDD0"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C277BB8" w14:textId="4AF6D3DE">
            <w:pPr>
              <w:spacing w:after="200"/>
              <w:rPr>
                <w:rFonts w:ascii="Times New Roman" w:hAnsi="Times New Roman" w:eastAsia="Times New Roman" w:cs="Times New Roman"/>
              </w:rPr>
            </w:pPr>
            <w:r w:rsidRPr="00ED42A1">
              <w:rPr>
                <w:rFonts w:ascii="Calibri Light" w:hAnsi="Calibri Light" w:eastAsia="Calibri Light" w:cs="Calibri Light"/>
                <w:b/>
                <w:bCs/>
              </w:rPr>
              <w:t>Trigger</w:t>
            </w:r>
            <w:r w:rsidRPr="00ED42A1">
              <w:rPr>
                <w:rFonts w:ascii="Times New Roman" w:hAnsi="Times New Roman" w:eastAsia="Times New Roman" w:cs="Times New Roman"/>
              </w:rPr>
              <w:t> </w:t>
            </w:r>
          </w:p>
          <w:p w:rsidRPr="00ED42A1" w:rsidR="046E462B" w:rsidP="046E462B" w:rsidRDefault="046E462B" w14:paraId="76AA0B46" w14:textId="66B5A6BE">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377D816E" w:rsidRDefault="046E462B" w14:paraId="681D870B" w14:textId="79845DA7">
            <w:pPr>
              <w:spacing w:after="200"/>
              <w:rPr>
                <w:rFonts w:eastAsia="Calibri Light" w:cs="Calibri" w:cstheme="minorAscii"/>
              </w:rPr>
            </w:pPr>
            <w:r w:rsidRPr="377D816E" w:rsidR="046E462B">
              <w:rPr>
                <w:rFonts w:eastAsia="Calibri Light" w:cs="Calibri" w:cstheme="minorAscii"/>
              </w:rPr>
              <w:t xml:space="preserve">The user will select a record button to record their voice or use a prebuilt voice trigger (i.e., </w:t>
            </w:r>
            <w:del w:author="Thomas Barton" w:date="2021-03-06T20:41:34.335Z" w:id="1457237854">
              <w:r w:rsidRPr="377D816E" w:rsidDel="046E462B">
                <w:rPr>
                  <w:rFonts w:eastAsia="Calibri Light" w:cs="Calibri" w:cstheme="minorAscii"/>
                </w:rPr>
                <w:delText>Formscriber</w:delText>
              </w:r>
            </w:del>
            <w:ins w:author="Thomas Barton" w:date="2021-03-06T20:41:34.335Z" w:id="614316232">
              <w:r w:rsidRPr="377D816E" w:rsidR="1F60C341">
                <w:rPr>
                  <w:rFonts w:eastAsia="Calibri Light" w:cs="Calibri" w:cstheme="minorAscii"/>
                </w:rPr>
                <w:t>Form Scriber</w:t>
              </w:r>
            </w:ins>
            <w:r w:rsidRPr="377D816E" w:rsidR="046E462B">
              <w:rPr>
                <w:rFonts w:eastAsia="Calibri Light" w:cs="Calibri" w:cstheme="minorAscii"/>
              </w:rPr>
              <w:t xml:space="preserve"> do this) to recognize the user.</w:t>
            </w:r>
          </w:p>
        </w:tc>
      </w:tr>
      <w:tr w:rsidR="046E462B" w:rsidTr="377D816E" w14:paraId="152C7426"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16C76250" w14:textId="21D3EE93">
            <w:pPr>
              <w:spacing w:after="200"/>
              <w:rPr>
                <w:rFonts w:ascii="Times New Roman" w:hAnsi="Times New Roman" w:eastAsia="Times New Roman" w:cs="Times New Roman"/>
              </w:rPr>
            </w:pPr>
            <w:r w:rsidRPr="00ED42A1">
              <w:rPr>
                <w:rFonts w:ascii="Calibri Light" w:hAnsi="Calibri Light" w:eastAsia="Calibri Light" w:cs="Calibri Light"/>
                <w:b/>
                <w:bCs/>
              </w:rPr>
              <w:t>Precondition:</w:t>
            </w:r>
            <w:r w:rsidRPr="00ED42A1">
              <w:rPr>
                <w:rFonts w:ascii="Times New Roman" w:hAnsi="Times New Roman" w:eastAsia="Times New Roman" w:cs="Times New Roman"/>
              </w:rPr>
              <w:t> </w:t>
            </w:r>
          </w:p>
          <w:p w:rsidRPr="00ED42A1" w:rsidR="046E462B" w:rsidP="046E462B" w:rsidRDefault="046E462B" w14:paraId="0E3302DD" w14:textId="4555A4A9">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4573AD9A" w14:textId="2754593C">
            <w:pPr>
              <w:spacing w:after="200"/>
              <w:rPr>
                <w:rFonts w:eastAsia="Calibri Light" w:cstheme="minorHAnsi"/>
              </w:rPr>
            </w:pPr>
            <w:r w:rsidRPr="00CB468C">
              <w:rPr>
                <w:rFonts w:eastAsia="Calibri Light" w:cstheme="minorHAnsi"/>
              </w:rPr>
              <w:t>The system should have:</w:t>
            </w:r>
          </w:p>
          <w:p w:rsidRPr="00CB468C" w:rsidR="046E462B" w:rsidP="046E462B" w:rsidRDefault="046E462B" w14:paraId="34A28E64" w14:textId="4598BE41">
            <w:pPr>
              <w:pStyle w:val="ListParagraph"/>
              <w:numPr>
                <w:ilvl w:val="0"/>
                <w:numId w:val="13"/>
              </w:numPr>
              <w:spacing w:after="200"/>
              <w:rPr>
                <w:rFonts w:cstheme="minorHAnsi"/>
              </w:rPr>
            </w:pPr>
            <w:r w:rsidRPr="00CB468C">
              <w:rPr>
                <w:rFonts w:eastAsia="Calibri Light" w:cstheme="minorHAnsi"/>
              </w:rPr>
              <w:t>App installed with the proper OS version.</w:t>
            </w:r>
          </w:p>
          <w:p w:rsidRPr="00CB468C" w:rsidR="046E462B" w:rsidP="046E462B" w:rsidRDefault="046E462B" w14:paraId="31DDBEE2" w14:textId="2ADA1FEB">
            <w:pPr>
              <w:pStyle w:val="ListParagraph"/>
              <w:numPr>
                <w:ilvl w:val="0"/>
                <w:numId w:val="13"/>
              </w:numPr>
              <w:spacing w:after="200"/>
              <w:rPr>
                <w:rFonts w:cstheme="minorHAnsi"/>
              </w:rPr>
            </w:pPr>
            <w:r w:rsidRPr="00CB468C">
              <w:rPr>
                <w:rFonts w:eastAsia="Calibri Light" w:cstheme="minorHAnsi"/>
              </w:rPr>
              <w:t>Voice recording capability</w:t>
            </w:r>
          </w:p>
          <w:p w:rsidRPr="00CB468C" w:rsidR="046E462B" w:rsidP="046E462B" w:rsidRDefault="046E462B" w14:paraId="7CA27884" w14:textId="71888FB3">
            <w:pPr>
              <w:pStyle w:val="ListParagraph"/>
              <w:numPr>
                <w:ilvl w:val="0"/>
                <w:numId w:val="13"/>
              </w:numPr>
              <w:spacing w:after="200"/>
              <w:rPr>
                <w:rFonts w:cstheme="minorHAnsi"/>
              </w:rPr>
            </w:pPr>
            <w:r w:rsidRPr="00CB468C">
              <w:rPr>
                <w:rFonts w:eastAsia="Calibri Light" w:cstheme="minorHAnsi"/>
              </w:rPr>
              <w:t>Internet Access</w:t>
            </w:r>
          </w:p>
        </w:tc>
      </w:tr>
      <w:tr w:rsidR="046E462B" w:rsidTr="377D816E" w14:paraId="0DD135F0"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2236384D" w14:textId="54776AF3">
            <w:pPr>
              <w:spacing w:after="200"/>
              <w:rPr>
                <w:rFonts w:ascii="Times New Roman" w:hAnsi="Times New Roman" w:eastAsia="Times New Roman" w:cs="Times New Roman"/>
              </w:rPr>
            </w:pPr>
            <w:r w:rsidRPr="00ED42A1">
              <w:rPr>
                <w:rFonts w:ascii="Calibri Light" w:hAnsi="Calibri Light" w:eastAsia="Calibri Light" w:cs="Calibri Light"/>
                <w:b/>
                <w:bCs/>
              </w:rPr>
              <w:t>System Response</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71638EC5" w14:textId="3D85FBC7">
            <w:pPr>
              <w:spacing w:after="200"/>
              <w:rPr>
                <w:rFonts w:eastAsia="Calibri Light" w:cstheme="minorHAnsi"/>
              </w:rPr>
            </w:pPr>
            <w:r w:rsidRPr="00CB468C">
              <w:rPr>
                <w:rFonts w:eastAsia="Calibri Light" w:cstheme="minorHAnsi"/>
              </w:rPr>
              <w:t xml:space="preserve">The system should recognize the user’s voice and pass to </w:t>
            </w:r>
            <w:proofErr w:type="spellStart"/>
            <w:r w:rsidRPr="00CB468C">
              <w:rPr>
                <w:rFonts w:eastAsia="Calibri Light" w:cstheme="minorHAnsi"/>
              </w:rPr>
              <w:t>Dialogflow</w:t>
            </w:r>
            <w:proofErr w:type="spellEnd"/>
          </w:p>
        </w:tc>
      </w:tr>
      <w:tr w:rsidR="046E462B" w:rsidTr="377D816E" w14:paraId="11A7C813"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65A40E93" w14:textId="122FD839">
            <w:pPr>
              <w:spacing w:after="200"/>
              <w:rPr>
                <w:rFonts w:ascii="Times New Roman" w:hAnsi="Times New Roman" w:eastAsia="Times New Roman" w:cs="Times New Roman"/>
              </w:rPr>
            </w:pPr>
            <w:r w:rsidRPr="00ED42A1">
              <w:rPr>
                <w:rFonts w:ascii="Calibri Light" w:hAnsi="Calibri Light" w:eastAsia="Calibri Light" w:cs="Calibri Light"/>
                <w:b/>
                <w:bCs/>
              </w:rPr>
              <w:t>Post Condition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6D2E15F7" w14:textId="532FB6F6">
            <w:pPr>
              <w:spacing w:after="200"/>
              <w:rPr>
                <w:rFonts w:eastAsia="Calibri Light" w:cstheme="minorHAnsi"/>
              </w:rPr>
            </w:pPr>
            <w:proofErr w:type="spellStart"/>
            <w:r w:rsidRPr="00CB468C">
              <w:rPr>
                <w:rFonts w:eastAsia="Calibri Light" w:cstheme="minorHAnsi"/>
              </w:rPr>
              <w:t>Dialogflow</w:t>
            </w:r>
            <w:proofErr w:type="spellEnd"/>
            <w:r w:rsidRPr="00CB468C">
              <w:rPr>
                <w:rFonts w:eastAsia="Calibri Light" w:cstheme="minorHAnsi"/>
              </w:rPr>
              <w:t xml:space="preserve"> will recognize user’s intent and respond appropriately or send request to webhook depending on the message.</w:t>
            </w:r>
          </w:p>
        </w:tc>
      </w:tr>
      <w:tr w:rsidR="046E462B" w:rsidTr="377D816E" w14:paraId="61E5CEFB"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79C3E54C" w14:textId="042CBAF9">
            <w:pPr>
              <w:spacing w:after="200"/>
              <w:rPr>
                <w:rFonts w:ascii="Times New Roman" w:hAnsi="Times New Roman" w:eastAsia="Times New Roman" w:cs="Times New Roman"/>
              </w:rPr>
            </w:pPr>
            <w:r w:rsidRPr="00ED42A1">
              <w:rPr>
                <w:rFonts w:ascii="Calibri Light" w:hAnsi="Calibri Light" w:eastAsia="Calibri Light" w:cs="Calibri Light"/>
                <w:b/>
                <w:bCs/>
              </w:rPr>
              <w:t>Alternate Path</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39397BBA" w14:textId="1030B5C5">
            <w:pPr>
              <w:spacing w:after="200"/>
              <w:rPr>
                <w:rFonts w:eastAsia="Calibri Light" w:cstheme="minorHAnsi"/>
              </w:rPr>
            </w:pPr>
            <w:r w:rsidRPr="00CB468C">
              <w:rPr>
                <w:rFonts w:eastAsia="Calibri Light" w:cstheme="minorHAnsi"/>
              </w:rPr>
              <w:t xml:space="preserve">If </w:t>
            </w:r>
            <w:proofErr w:type="spellStart"/>
            <w:r w:rsidRPr="00CB468C">
              <w:rPr>
                <w:rFonts w:eastAsia="Calibri Light" w:cstheme="minorHAnsi"/>
              </w:rPr>
              <w:t>Dialogflow</w:t>
            </w:r>
            <w:proofErr w:type="spellEnd"/>
            <w:r w:rsidRPr="00CB468C">
              <w:rPr>
                <w:rFonts w:eastAsia="Calibri Light" w:cstheme="minorHAnsi"/>
              </w:rPr>
              <w:t xml:space="preserve"> does not understand or misinterprets the user, the system will prompt the user to try again.</w:t>
            </w:r>
          </w:p>
        </w:tc>
      </w:tr>
    </w:tbl>
    <w:p w:rsidR="45746D5D" w:rsidP="046E462B" w:rsidRDefault="45746D5D" w14:paraId="418C1501" w14:textId="208D385E">
      <w:pPr>
        <w:spacing w:after="200"/>
        <w:rPr>
          <w:rFonts w:ascii="Times New Roman" w:hAnsi="Times New Roman" w:eastAsia="Times New Roman" w:cs="Times New Roman"/>
          <w:color w:val="000000" w:themeColor="text1"/>
          <w:sz w:val="20"/>
          <w:szCs w:val="20"/>
        </w:rPr>
      </w:pPr>
      <w:r w:rsidRPr="046E462B">
        <w:rPr>
          <w:rFonts w:ascii="Times New Roman" w:hAnsi="Times New Roman" w:eastAsia="Times New Roman" w:cs="Times New Roman"/>
          <w:color w:val="000000" w:themeColor="text1"/>
          <w:sz w:val="20"/>
          <w:szCs w:val="20"/>
        </w:rPr>
        <w:t> </w:t>
      </w:r>
    </w:p>
    <w:p w:rsidR="45746D5D" w:rsidP="046E462B" w:rsidRDefault="45746D5D" w14:paraId="168E1DFB" w14:textId="525A2253">
      <w:pPr>
        <w:pStyle w:val="Heading2"/>
        <w:spacing w:before="200" w:line="271" w:lineRule="auto"/>
        <w:rPr>
          <w:rFonts w:ascii="Calibri Light" w:hAnsi="Calibri Light" w:eastAsia="Calibri Light" w:cs="Calibri Light"/>
          <w:smallCaps/>
          <w:color w:val="000000" w:themeColor="text1"/>
          <w:sz w:val="28"/>
          <w:szCs w:val="28"/>
        </w:rPr>
      </w:pPr>
      <w:bookmarkStart w:name="_Toc65097062" w:id="69"/>
      <w:r w:rsidRPr="046E462B">
        <w:rPr>
          <w:rFonts w:ascii="Calibri Light" w:hAnsi="Calibri Light" w:eastAsia="Calibri Light" w:cs="Calibri Light"/>
          <w:b/>
          <w:bCs/>
          <w:smallCaps/>
          <w:color w:val="000000" w:themeColor="text1"/>
          <w:sz w:val="28"/>
          <w:szCs w:val="28"/>
        </w:rPr>
        <w:t>Test Case 02</w:t>
      </w:r>
      <w:r w:rsidRPr="046E462B">
        <w:rPr>
          <w:rFonts w:ascii="Calibri Light" w:hAnsi="Calibri Light" w:eastAsia="Calibri Light" w:cs="Calibri Light"/>
          <w:smallCaps/>
          <w:color w:val="000000" w:themeColor="text1"/>
          <w:sz w:val="28"/>
          <w:szCs w:val="28"/>
        </w:rPr>
        <w:t xml:space="preserve">: </w:t>
      </w:r>
      <w:proofErr w:type="spellStart"/>
      <w:r w:rsidRPr="046E462B">
        <w:rPr>
          <w:rFonts w:ascii="Calibri Light" w:hAnsi="Calibri Light" w:eastAsia="Calibri Light" w:cs="Calibri Light"/>
          <w:smallCaps/>
          <w:color w:val="000000" w:themeColor="text1"/>
          <w:sz w:val="28"/>
          <w:szCs w:val="28"/>
        </w:rPr>
        <w:t>Dialogflow</w:t>
      </w:r>
      <w:proofErr w:type="spellEnd"/>
      <w:r w:rsidRPr="046E462B">
        <w:rPr>
          <w:rFonts w:ascii="Calibri Light" w:hAnsi="Calibri Light" w:eastAsia="Calibri Light" w:cs="Calibri Light"/>
          <w:smallCaps/>
          <w:color w:val="000000" w:themeColor="text1"/>
          <w:sz w:val="28"/>
          <w:szCs w:val="28"/>
        </w:rPr>
        <w:t xml:space="preserve"> service is integrated within the mobile application</w:t>
      </w:r>
      <w:bookmarkEnd w:id="69"/>
    </w:p>
    <w:tbl>
      <w:tblPr>
        <w:tblW w:w="0" w:type="auto"/>
        <w:tblInd w:w="360" w:type="dxa"/>
        <w:tblLayout w:type="fixed"/>
        <w:tblLook w:val="04A0" w:firstRow="1" w:lastRow="0" w:firstColumn="1" w:lastColumn="0" w:noHBand="0" w:noVBand="1"/>
      </w:tblPr>
      <w:tblGrid>
        <w:gridCol w:w="2235"/>
        <w:gridCol w:w="6735"/>
      </w:tblGrid>
      <w:tr w:rsidR="046E462B" w:rsidTr="00ED42A1" w14:paraId="738A23FA"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7093C315" w14:textId="2CAFB7D2">
            <w:pPr>
              <w:spacing w:after="200"/>
              <w:rPr>
                <w:rFonts w:ascii="Times New Roman" w:hAnsi="Times New Roman" w:eastAsia="Times New Roman" w:cs="Times New Roman"/>
              </w:rPr>
            </w:pPr>
            <w:r w:rsidRPr="00ED42A1">
              <w:rPr>
                <w:rFonts w:ascii="Calibri Light" w:hAnsi="Calibri Light" w:eastAsia="Calibri Light" w:cs="Calibri Light"/>
                <w:b/>
                <w:bCs/>
              </w:rPr>
              <w:t>Description: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09A7BAA7" w14:textId="6E7D966F">
            <w:pPr>
              <w:spacing w:after="200"/>
              <w:rPr>
                <w:rFonts w:eastAsia="Calibri Light" w:cstheme="minorHAnsi"/>
              </w:rPr>
            </w:pPr>
            <w:proofErr w:type="spellStart"/>
            <w:r w:rsidRPr="00CB468C">
              <w:rPr>
                <w:rFonts w:eastAsia="Calibri Light" w:cstheme="minorHAnsi"/>
              </w:rPr>
              <w:t>DialogFlow</w:t>
            </w:r>
            <w:proofErr w:type="spellEnd"/>
            <w:r w:rsidRPr="00CB468C">
              <w:rPr>
                <w:rFonts w:eastAsia="Calibri Light" w:cstheme="minorHAnsi"/>
              </w:rPr>
              <w:t xml:space="preserve"> engine can be used and accessed by the mobile application through an accessible API.</w:t>
            </w:r>
          </w:p>
        </w:tc>
      </w:tr>
      <w:tr w:rsidR="046E462B" w:rsidTr="00ED42A1" w14:paraId="62419EC8" w14:textId="77777777">
        <w:trPr>
          <w:trHeight w:val="300"/>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62AD9AFC" w14:textId="73EEE19F">
            <w:pPr>
              <w:spacing w:after="200"/>
              <w:rPr>
                <w:rFonts w:ascii="Times New Roman" w:hAnsi="Times New Roman" w:eastAsia="Times New Roman" w:cs="Times New Roman"/>
              </w:rPr>
            </w:pPr>
            <w:r w:rsidRPr="00ED42A1">
              <w:rPr>
                <w:rFonts w:ascii="Calibri Light" w:hAnsi="Calibri Light" w:eastAsia="Calibri Light" w:cs="Calibri Light"/>
                <w:b/>
                <w:bCs/>
              </w:rPr>
              <w:t>Requirements:</w:t>
            </w:r>
            <w:r w:rsidRPr="00ED42A1">
              <w:rPr>
                <w:rFonts w:ascii="Times New Roman" w:hAnsi="Times New Roman" w:eastAsia="Times New Roman" w:cs="Times New Roman"/>
              </w:rPr>
              <w:t> </w:t>
            </w:r>
          </w:p>
          <w:p w:rsidRPr="00ED42A1" w:rsidR="046E462B" w:rsidP="046E462B" w:rsidRDefault="046E462B" w14:paraId="66F152C0" w14:textId="541EC5AE">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203A1BF1" w14:textId="06AFF434">
            <w:pPr>
              <w:spacing w:after="200"/>
              <w:rPr>
                <w:rFonts w:eastAsia="Calibri Light" w:cstheme="minorHAnsi"/>
              </w:rPr>
            </w:pPr>
            <w:proofErr w:type="spellStart"/>
            <w:r w:rsidRPr="00CB468C">
              <w:rPr>
                <w:rFonts w:eastAsia="Calibri Light" w:cstheme="minorHAnsi"/>
              </w:rPr>
              <w:t>Dialogflow</w:t>
            </w:r>
            <w:proofErr w:type="spellEnd"/>
            <w:r w:rsidRPr="00CB468C">
              <w:rPr>
                <w:rFonts w:eastAsia="Calibri Light" w:cstheme="minorHAnsi"/>
              </w:rPr>
              <w:t xml:space="preserve"> will provide an Assistants API to embed into the mobile application. This will allow the mobile team to access our services using this API. This also allows anyone to access the service via API if they choose to.</w:t>
            </w:r>
          </w:p>
        </w:tc>
      </w:tr>
      <w:tr w:rsidR="046E462B" w:rsidTr="00ED42A1" w14:paraId="24B6B97C"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4E0BC015" w14:textId="099085C6">
            <w:pPr>
              <w:spacing w:after="200"/>
              <w:rPr>
                <w:rFonts w:ascii="Times New Roman" w:hAnsi="Times New Roman" w:eastAsia="Times New Roman" w:cs="Times New Roman"/>
              </w:rPr>
            </w:pPr>
            <w:r w:rsidRPr="00ED42A1">
              <w:rPr>
                <w:rFonts w:ascii="Calibri Light" w:hAnsi="Calibri Light" w:eastAsia="Calibri Light" w:cs="Calibri Light"/>
                <w:b/>
                <w:bCs/>
              </w:rPr>
              <w:t>Actor:</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54DAC8BA" w14:textId="422CDFCD">
            <w:pPr>
              <w:spacing w:after="200"/>
              <w:rPr>
                <w:rFonts w:eastAsia="Calibri Light" w:cstheme="minorHAnsi"/>
              </w:rPr>
            </w:pPr>
            <w:r w:rsidRPr="00CB468C">
              <w:rPr>
                <w:rFonts w:eastAsia="Calibri Light" w:cstheme="minorHAnsi"/>
              </w:rPr>
              <w:t>The mobile app will embed the Assistants service.</w:t>
            </w:r>
          </w:p>
        </w:tc>
      </w:tr>
      <w:tr w:rsidR="046E462B" w:rsidTr="00ED42A1" w14:paraId="5B6BD73B"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3FB64C9A" w14:textId="0EA44910">
            <w:pPr>
              <w:spacing w:after="200"/>
              <w:rPr>
                <w:rFonts w:ascii="Times New Roman" w:hAnsi="Times New Roman" w:eastAsia="Times New Roman" w:cs="Times New Roman"/>
              </w:rPr>
            </w:pPr>
            <w:r w:rsidRPr="00ED42A1">
              <w:rPr>
                <w:rFonts w:ascii="Calibri Light" w:hAnsi="Calibri Light" w:eastAsia="Calibri Light" w:cs="Calibri Light"/>
                <w:b/>
                <w:bCs/>
              </w:rPr>
              <w:t>Trigger</w:t>
            </w:r>
            <w:r w:rsidRPr="00ED42A1">
              <w:rPr>
                <w:rFonts w:ascii="Times New Roman" w:hAnsi="Times New Roman" w:eastAsia="Times New Roman" w:cs="Times New Roman"/>
              </w:rPr>
              <w:t> </w:t>
            </w:r>
          </w:p>
          <w:p w:rsidRPr="00ED42A1" w:rsidR="046E462B" w:rsidP="046E462B" w:rsidRDefault="046E462B" w14:paraId="2D6ED157" w14:textId="132585ED">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66033FD5" w14:textId="3760A177">
            <w:pPr>
              <w:spacing w:after="200"/>
              <w:rPr>
                <w:rFonts w:eastAsia="Calibri Light" w:cstheme="minorHAnsi"/>
              </w:rPr>
            </w:pPr>
            <w:r w:rsidRPr="00CB468C">
              <w:rPr>
                <w:rFonts w:eastAsia="Calibri Light" w:cstheme="minorHAnsi"/>
              </w:rPr>
              <w:t>Mobile app startup.</w:t>
            </w:r>
          </w:p>
        </w:tc>
      </w:tr>
      <w:tr w:rsidR="046E462B" w:rsidTr="00ED42A1" w14:paraId="285C98AF"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2B1FFF30" w14:textId="3016EBE6">
            <w:pPr>
              <w:spacing w:after="200"/>
              <w:rPr>
                <w:rFonts w:ascii="Times New Roman" w:hAnsi="Times New Roman" w:eastAsia="Times New Roman" w:cs="Times New Roman"/>
              </w:rPr>
            </w:pPr>
            <w:r w:rsidRPr="00ED42A1">
              <w:rPr>
                <w:rFonts w:ascii="Calibri Light" w:hAnsi="Calibri Light" w:eastAsia="Calibri Light" w:cs="Calibri Light"/>
                <w:b/>
                <w:bCs/>
              </w:rPr>
              <w:t>Precondition:</w:t>
            </w:r>
            <w:r w:rsidRPr="00ED42A1">
              <w:rPr>
                <w:rFonts w:ascii="Times New Roman" w:hAnsi="Times New Roman" w:eastAsia="Times New Roman" w:cs="Times New Roman"/>
              </w:rPr>
              <w:t> </w:t>
            </w:r>
          </w:p>
          <w:p w:rsidRPr="00ED42A1" w:rsidR="046E462B" w:rsidP="046E462B" w:rsidRDefault="046E462B" w14:paraId="6E47F2EE" w14:textId="7D16C278">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7B5EA528" w14:textId="01157E69">
            <w:pPr>
              <w:spacing w:after="200"/>
              <w:rPr>
                <w:rFonts w:eastAsia="Calibri Light" w:cstheme="minorHAnsi"/>
              </w:rPr>
            </w:pPr>
            <w:r w:rsidRPr="00CB468C">
              <w:rPr>
                <w:rFonts w:eastAsia="Calibri Light" w:cstheme="minorHAnsi"/>
              </w:rPr>
              <w:t>The system should have:</w:t>
            </w:r>
          </w:p>
          <w:p w:rsidRPr="00CB468C" w:rsidR="046E462B" w:rsidP="046E462B" w:rsidRDefault="046E462B" w14:paraId="60A1B843" w14:textId="4B0FCF15">
            <w:pPr>
              <w:pStyle w:val="ListParagraph"/>
              <w:numPr>
                <w:ilvl w:val="0"/>
                <w:numId w:val="13"/>
              </w:numPr>
              <w:spacing w:after="200"/>
              <w:rPr>
                <w:rFonts w:cstheme="minorHAnsi"/>
              </w:rPr>
            </w:pPr>
            <w:r w:rsidRPr="00CB468C">
              <w:rPr>
                <w:rFonts w:eastAsia="Calibri Light" w:cstheme="minorHAnsi"/>
              </w:rPr>
              <w:t>App installed with the proper OS version.</w:t>
            </w:r>
          </w:p>
          <w:p w:rsidRPr="00CB468C" w:rsidR="046E462B" w:rsidP="046E462B" w:rsidRDefault="046E462B" w14:paraId="5B63E7A2" w14:textId="3B9B93BD">
            <w:pPr>
              <w:pStyle w:val="ListParagraph"/>
              <w:numPr>
                <w:ilvl w:val="0"/>
                <w:numId w:val="13"/>
              </w:numPr>
              <w:spacing w:after="200"/>
              <w:rPr>
                <w:rFonts w:cstheme="minorHAnsi"/>
              </w:rPr>
            </w:pPr>
            <w:r w:rsidRPr="00CB468C">
              <w:rPr>
                <w:rFonts w:eastAsia="Calibri Light" w:cstheme="minorHAnsi"/>
              </w:rPr>
              <w:t>Voice recording capability</w:t>
            </w:r>
          </w:p>
          <w:p w:rsidRPr="00CB468C" w:rsidR="046E462B" w:rsidP="046E462B" w:rsidRDefault="046E462B" w14:paraId="0DF2008A" w14:textId="3B5EE986">
            <w:pPr>
              <w:pStyle w:val="ListParagraph"/>
              <w:numPr>
                <w:ilvl w:val="0"/>
                <w:numId w:val="13"/>
              </w:numPr>
              <w:spacing w:after="200"/>
              <w:rPr>
                <w:rFonts w:cstheme="minorHAnsi"/>
              </w:rPr>
            </w:pPr>
            <w:r w:rsidRPr="00CB468C">
              <w:rPr>
                <w:rFonts w:eastAsia="Calibri Light" w:cstheme="minorHAnsi"/>
              </w:rPr>
              <w:t>Internet Access</w:t>
            </w:r>
          </w:p>
        </w:tc>
      </w:tr>
      <w:tr w:rsidR="046E462B" w:rsidTr="00ED42A1" w14:paraId="3F28BE98"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442856C9" w14:textId="17734C6D">
            <w:pPr>
              <w:spacing w:after="200"/>
              <w:rPr>
                <w:rFonts w:ascii="Times New Roman" w:hAnsi="Times New Roman" w:eastAsia="Times New Roman" w:cs="Times New Roman"/>
              </w:rPr>
            </w:pPr>
            <w:r w:rsidRPr="00ED42A1">
              <w:rPr>
                <w:rFonts w:ascii="Calibri Light" w:hAnsi="Calibri Light" w:eastAsia="Calibri Light" w:cs="Calibri Light"/>
                <w:b/>
                <w:bCs/>
              </w:rPr>
              <w:t>System Response</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093FEF21" w14:textId="3FEA3E37">
            <w:pPr>
              <w:spacing w:after="200"/>
              <w:rPr>
                <w:rFonts w:eastAsia="Calibri Light" w:cstheme="minorHAnsi"/>
              </w:rPr>
            </w:pPr>
            <w:r w:rsidRPr="00CB468C">
              <w:rPr>
                <w:rFonts w:eastAsia="Calibri Light" w:cstheme="minorHAnsi"/>
              </w:rPr>
              <w:t>The user should see the Google Assistant page when they go to the corresponding mobile page that embeds the API.</w:t>
            </w:r>
          </w:p>
        </w:tc>
      </w:tr>
      <w:tr w:rsidR="046E462B" w:rsidTr="00ED42A1" w14:paraId="26C35B64" w14:textId="77777777">
        <w:trPr>
          <w:trHeight w:val="300"/>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146530BC" w14:textId="2371C608">
            <w:pPr>
              <w:spacing w:after="200"/>
              <w:rPr>
                <w:rFonts w:ascii="Times New Roman" w:hAnsi="Times New Roman" w:eastAsia="Times New Roman" w:cs="Times New Roman"/>
              </w:rPr>
            </w:pPr>
            <w:r w:rsidRPr="00ED42A1">
              <w:rPr>
                <w:rFonts w:ascii="Calibri Light" w:hAnsi="Calibri Light" w:eastAsia="Calibri Light" w:cs="Calibri Light"/>
                <w:b/>
                <w:bCs/>
              </w:rPr>
              <w:lastRenderedPageBreak/>
              <w:t>Post Condition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7411B1F3" w14:textId="03B5E18E">
            <w:pPr>
              <w:spacing w:after="200"/>
              <w:rPr>
                <w:rFonts w:eastAsia="Calibri Light" w:cstheme="minorHAnsi"/>
              </w:rPr>
            </w:pPr>
            <w:r w:rsidRPr="00CB468C">
              <w:rPr>
                <w:rFonts w:eastAsia="Calibri Light" w:cstheme="minorHAnsi"/>
              </w:rPr>
              <w:t>The user will be able to interact and speak with the assistant.</w:t>
            </w:r>
          </w:p>
        </w:tc>
      </w:tr>
      <w:tr w:rsidR="046E462B" w:rsidTr="00ED42A1" w14:paraId="70E17DD2"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3E355C93" w14:textId="33E88CC3">
            <w:pPr>
              <w:spacing w:after="200"/>
              <w:rPr>
                <w:rFonts w:ascii="Times New Roman" w:hAnsi="Times New Roman" w:eastAsia="Times New Roman" w:cs="Times New Roman"/>
              </w:rPr>
            </w:pPr>
            <w:r w:rsidRPr="00ED42A1">
              <w:rPr>
                <w:rFonts w:ascii="Calibri Light" w:hAnsi="Calibri Light" w:eastAsia="Calibri Light" w:cs="Calibri Light"/>
                <w:b/>
                <w:bCs/>
              </w:rPr>
              <w:t>Alternate Path</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18A49525" w14:textId="241B2319">
            <w:pPr>
              <w:spacing w:after="200"/>
              <w:rPr>
                <w:rFonts w:eastAsia="Calibri Light" w:cstheme="minorHAnsi"/>
              </w:rPr>
            </w:pPr>
            <w:r w:rsidRPr="00CB468C">
              <w:rPr>
                <w:rFonts w:eastAsia="Calibri Light" w:cstheme="minorHAnsi"/>
              </w:rPr>
              <w:t>If there is an error with the embedding of the API, the mobile team will display an error message indicating that it is unavailable. If there is an error with the API itself, an error message will appear from GCP.</w:t>
            </w:r>
          </w:p>
        </w:tc>
      </w:tr>
    </w:tbl>
    <w:p w:rsidR="45746D5D" w:rsidP="046E462B" w:rsidRDefault="45746D5D" w14:paraId="632457DF" w14:textId="595E722E">
      <w:pPr>
        <w:spacing w:after="200"/>
        <w:ind w:left="360"/>
        <w:rPr>
          <w:rFonts w:ascii="Times New Roman" w:hAnsi="Times New Roman" w:eastAsia="Times New Roman" w:cs="Times New Roman"/>
          <w:color w:val="000000" w:themeColor="text1"/>
          <w:sz w:val="20"/>
          <w:szCs w:val="20"/>
        </w:rPr>
      </w:pPr>
      <w:r w:rsidRPr="046E462B">
        <w:rPr>
          <w:rFonts w:ascii="Times New Roman" w:hAnsi="Times New Roman" w:eastAsia="Times New Roman" w:cs="Times New Roman"/>
          <w:color w:val="000000" w:themeColor="text1"/>
          <w:sz w:val="20"/>
          <w:szCs w:val="20"/>
        </w:rPr>
        <w:t> </w:t>
      </w:r>
    </w:p>
    <w:p w:rsidR="45746D5D" w:rsidP="046E462B" w:rsidRDefault="45746D5D" w14:paraId="2278ECFA" w14:textId="066960C4">
      <w:pPr>
        <w:pStyle w:val="Heading2"/>
        <w:spacing w:before="200" w:line="271" w:lineRule="auto"/>
        <w:ind w:left="720" w:hanging="720"/>
        <w:rPr>
          <w:rFonts w:ascii="Calibri Light" w:hAnsi="Calibri Light" w:eastAsia="Calibri Light" w:cs="Calibri Light"/>
          <w:smallCaps/>
          <w:color w:val="000000" w:themeColor="text1"/>
          <w:sz w:val="28"/>
          <w:szCs w:val="28"/>
        </w:rPr>
      </w:pPr>
      <w:bookmarkStart w:name="_Toc65097063" w:id="70"/>
      <w:r w:rsidRPr="046E462B">
        <w:rPr>
          <w:rFonts w:ascii="Calibri Light" w:hAnsi="Calibri Light" w:eastAsia="Calibri Light" w:cs="Calibri Light"/>
          <w:b/>
          <w:bCs/>
          <w:smallCaps/>
          <w:color w:val="000000" w:themeColor="text1"/>
          <w:sz w:val="28"/>
          <w:szCs w:val="28"/>
        </w:rPr>
        <w:t>Test Case 03</w:t>
      </w:r>
      <w:r w:rsidRPr="046E462B">
        <w:rPr>
          <w:rFonts w:ascii="Calibri Light" w:hAnsi="Calibri Light" w:eastAsia="Calibri Light" w:cs="Calibri Light"/>
          <w:smallCaps/>
          <w:color w:val="000000" w:themeColor="text1"/>
          <w:sz w:val="28"/>
          <w:szCs w:val="28"/>
        </w:rPr>
        <w:t>: Receive report identifier from user</w:t>
      </w:r>
      <w:bookmarkEnd w:id="70"/>
    </w:p>
    <w:tbl>
      <w:tblPr>
        <w:tblW w:w="0" w:type="auto"/>
        <w:tblInd w:w="360" w:type="dxa"/>
        <w:tblLayout w:type="fixed"/>
        <w:tblLook w:val="04A0" w:firstRow="1" w:lastRow="0" w:firstColumn="1" w:lastColumn="0" w:noHBand="0" w:noVBand="1"/>
      </w:tblPr>
      <w:tblGrid>
        <w:gridCol w:w="2235"/>
        <w:gridCol w:w="6735"/>
      </w:tblGrid>
      <w:tr w:rsidR="046E462B" w:rsidTr="377D816E" w14:paraId="72C866B3"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B228E1E" w14:textId="2A7B4C44">
            <w:pPr>
              <w:spacing w:after="200"/>
              <w:rPr>
                <w:rFonts w:ascii="Times New Roman" w:hAnsi="Times New Roman" w:eastAsia="Times New Roman" w:cs="Times New Roman"/>
              </w:rPr>
            </w:pPr>
            <w:r w:rsidRPr="00ED42A1">
              <w:rPr>
                <w:rFonts w:ascii="Calibri Light" w:hAnsi="Calibri Light" w:eastAsia="Calibri Light" w:cs="Calibri Light"/>
                <w:b/>
                <w:bCs/>
              </w:rPr>
              <w:t>Description: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6B0099BE" w14:textId="47E46825">
            <w:pPr>
              <w:spacing w:after="200"/>
              <w:rPr>
                <w:rFonts w:eastAsia="Calibri Light" w:cstheme="minorHAnsi"/>
              </w:rPr>
            </w:pPr>
            <w:r w:rsidRPr="00CB468C">
              <w:rPr>
                <w:rFonts w:eastAsia="Calibri Light" w:cstheme="minorHAnsi"/>
              </w:rPr>
              <w:t>Identify report identifier from user to receive report metadata. This could be an id or unique name.</w:t>
            </w:r>
          </w:p>
        </w:tc>
      </w:tr>
      <w:tr w:rsidR="046E462B" w:rsidTr="377D816E" w14:paraId="589C8358" w14:textId="77777777">
        <w:trPr>
          <w:trHeight w:val="300"/>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6BC32F8C" w14:textId="2B37AD62">
            <w:pPr>
              <w:spacing w:after="200"/>
              <w:rPr>
                <w:rFonts w:ascii="Times New Roman" w:hAnsi="Times New Roman" w:eastAsia="Times New Roman" w:cs="Times New Roman"/>
              </w:rPr>
            </w:pPr>
            <w:r w:rsidRPr="00ED42A1">
              <w:rPr>
                <w:rFonts w:ascii="Calibri Light" w:hAnsi="Calibri Light" w:eastAsia="Calibri Light" w:cs="Calibri Light"/>
                <w:b/>
                <w:bCs/>
              </w:rPr>
              <w:t>Requirements:</w:t>
            </w:r>
            <w:r w:rsidRPr="00ED42A1">
              <w:rPr>
                <w:rFonts w:ascii="Times New Roman" w:hAnsi="Times New Roman" w:eastAsia="Times New Roman" w:cs="Times New Roman"/>
              </w:rPr>
              <w:t> </w:t>
            </w:r>
          </w:p>
          <w:p w:rsidRPr="00ED42A1" w:rsidR="046E462B" w:rsidP="046E462B" w:rsidRDefault="046E462B" w14:paraId="64F13DC0" w14:textId="4C4D9A7D">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377D816E" w:rsidRDefault="046E462B" w14:paraId="622568C9" w14:textId="5C65F0FD">
            <w:pPr>
              <w:spacing w:after="200"/>
              <w:rPr>
                <w:rFonts w:eastAsia="Calibri Light" w:cs="Calibri" w:cstheme="minorAscii"/>
              </w:rPr>
            </w:pPr>
            <w:r w:rsidRPr="377D816E" w:rsidR="046E462B">
              <w:rPr>
                <w:rFonts w:eastAsia="Calibri Light" w:cs="Calibri" w:cstheme="minorAscii"/>
              </w:rPr>
              <w:t>The user will initiate a voice command to retrieve a specific report by id or name. For example, the user may say “</w:t>
            </w:r>
            <w:del w:author="Thomas Barton" w:date="2021-03-06T20:41:34.337Z" w:id="1256508542">
              <w:r w:rsidRPr="377D816E" w:rsidDel="046E462B">
                <w:rPr>
                  <w:rFonts w:eastAsia="Calibri Light" w:cs="Calibri" w:cstheme="minorAscii"/>
                </w:rPr>
                <w:delText>Formscriber</w:delText>
              </w:r>
            </w:del>
            <w:ins w:author="Thomas Barton" w:date="2021-03-06T20:41:34.338Z" w:id="1030416859">
              <w:r w:rsidRPr="377D816E" w:rsidR="1F60C341">
                <w:rPr>
                  <w:rFonts w:eastAsia="Calibri Light" w:cs="Calibri" w:cstheme="minorAscii"/>
                </w:rPr>
                <w:t>Form Scriber</w:t>
              </w:r>
            </w:ins>
            <w:r w:rsidRPr="377D816E" w:rsidR="046E462B">
              <w:rPr>
                <w:rFonts w:eastAsia="Calibri Light" w:cs="Calibri" w:cstheme="minorAscii"/>
              </w:rPr>
              <w:t>, I want to fill out the new patient form”. The system will then retrieve the report metadata for the new patient form.</w:t>
            </w:r>
          </w:p>
        </w:tc>
      </w:tr>
      <w:tr w:rsidR="046E462B" w:rsidTr="377D816E" w14:paraId="667DEA98"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60D23437" w14:textId="13314DC1">
            <w:pPr>
              <w:spacing w:after="200"/>
              <w:rPr>
                <w:rFonts w:ascii="Times New Roman" w:hAnsi="Times New Roman" w:eastAsia="Times New Roman" w:cs="Times New Roman"/>
              </w:rPr>
            </w:pPr>
            <w:r w:rsidRPr="00ED42A1">
              <w:rPr>
                <w:rFonts w:ascii="Calibri Light" w:hAnsi="Calibri Light" w:eastAsia="Calibri Light" w:cs="Calibri Light"/>
                <w:b/>
                <w:bCs/>
              </w:rPr>
              <w:t>Actor:</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7C214AB7" w14:textId="4815715C">
            <w:pPr>
              <w:spacing w:after="200"/>
              <w:rPr>
                <w:rFonts w:eastAsia="Times New Roman" w:cstheme="minorHAnsi"/>
              </w:rPr>
            </w:pPr>
            <w:r w:rsidRPr="00CB468C">
              <w:rPr>
                <w:rFonts w:eastAsia="Calibri Light" w:cstheme="minorHAnsi"/>
              </w:rPr>
              <w:t xml:space="preserve">The mobile app should perform the user’s request using the Assistant API that our team will provide, which will send it to </w:t>
            </w:r>
            <w:proofErr w:type="spellStart"/>
            <w:r w:rsidRPr="00CB468C">
              <w:rPr>
                <w:rFonts w:eastAsia="Calibri Light" w:cstheme="minorHAnsi"/>
              </w:rPr>
              <w:t>Dialogflow</w:t>
            </w:r>
            <w:proofErr w:type="spellEnd"/>
            <w:r w:rsidRPr="00CB468C">
              <w:rPr>
                <w:rFonts w:eastAsia="Calibri Light" w:cstheme="minorHAnsi"/>
              </w:rPr>
              <w:t xml:space="preserve"> and our webhook service</w:t>
            </w:r>
            <w:r w:rsidRPr="00CB468C">
              <w:rPr>
                <w:rFonts w:eastAsia="Times New Roman" w:cstheme="minorHAnsi"/>
              </w:rPr>
              <w:t>.</w:t>
            </w:r>
          </w:p>
        </w:tc>
      </w:tr>
      <w:tr w:rsidR="046E462B" w:rsidTr="377D816E" w14:paraId="77D78492"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40B6F4D3" w14:textId="592B7A77">
            <w:pPr>
              <w:spacing w:after="200"/>
              <w:rPr>
                <w:rFonts w:ascii="Times New Roman" w:hAnsi="Times New Roman" w:eastAsia="Times New Roman" w:cs="Times New Roman"/>
              </w:rPr>
            </w:pPr>
            <w:r w:rsidRPr="00ED42A1">
              <w:rPr>
                <w:rFonts w:ascii="Calibri Light" w:hAnsi="Calibri Light" w:eastAsia="Calibri Light" w:cs="Calibri Light"/>
                <w:b/>
                <w:bCs/>
              </w:rPr>
              <w:t>Trigger</w:t>
            </w:r>
            <w:r w:rsidRPr="00ED42A1">
              <w:rPr>
                <w:rFonts w:ascii="Times New Roman" w:hAnsi="Times New Roman" w:eastAsia="Times New Roman" w:cs="Times New Roman"/>
              </w:rPr>
              <w:t> </w:t>
            </w:r>
          </w:p>
          <w:p w:rsidRPr="00ED42A1" w:rsidR="046E462B" w:rsidP="046E462B" w:rsidRDefault="046E462B" w14:paraId="1A81706B" w14:textId="10834126">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2FB52304" w14:textId="4E968133">
            <w:pPr>
              <w:spacing w:after="200"/>
              <w:rPr>
                <w:rFonts w:eastAsia="Calibri Light" w:cstheme="minorHAnsi"/>
              </w:rPr>
            </w:pPr>
            <w:r w:rsidRPr="00CB468C">
              <w:rPr>
                <w:rFonts w:eastAsia="Calibri Light" w:cstheme="minorHAnsi"/>
              </w:rPr>
              <w:t>The user will say a voice command to fill out a specific report name.</w:t>
            </w:r>
          </w:p>
        </w:tc>
      </w:tr>
      <w:tr w:rsidR="046E462B" w:rsidTr="377D816E" w14:paraId="5CCD0E9B"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48FFB99A" w14:textId="5A3112A0">
            <w:pPr>
              <w:spacing w:after="200"/>
              <w:rPr>
                <w:rFonts w:ascii="Times New Roman" w:hAnsi="Times New Roman" w:eastAsia="Times New Roman" w:cs="Times New Roman"/>
              </w:rPr>
            </w:pPr>
            <w:r w:rsidRPr="00ED42A1">
              <w:rPr>
                <w:rFonts w:ascii="Calibri Light" w:hAnsi="Calibri Light" w:eastAsia="Calibri Light" w:cs="Calibri Light"/>
                <w:b/>
                <w:bCs/>
              </w:rPr>
              <w:t>Precondition:</w:t>
            </w:r>
            <w:r w:rsidRPr="00ED42A1">
              <w:rPr>
                <w:rFonts w:ascii="Times New Roman" w:hAnsi="Times New Roman" w:eastAsia="Times New Roman" w:cs="Times New Roman"/>
              </w:rPr>
              <w:t> </w:t>
            </w:r>
          </w:p>
          <w:p w:rsidRPr="00ED42A1" w:rsidR="046E462B" w:rsidP="046E462B" w:rsidRDefault="046E462B" w14:paraId="74F678CB" w14:textId="501B0F29">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55415929" w14:textId="125024D6">
            <w:pPr>
              <w:spacing w:after="200"/>
              <w:rPr>
                <w:rFonts w:eastAsia="Calibri Light" w:cstheme="minorHAnsi"/>
              </w:rPr>
            </w:pPr>
            <w:r w:rsidRPr="00CB468C">
              <w:rPr>
                <w:rFonts w:eastAsia="Calibri Light" w:cstheme="minorHAnsi"/>
              </w:rPr>
              <w:t>The system should have:</w:t>
            </w:r>
          </w:p>
          <w:p w:rsidRPr="00CB468C" w:rsidR="046E462B" w:rsidP="046E462B" w:rsidRDefault="046E462B" w14:paraId="581E9084" w14:textId="11B472BA">
            <w:pPr>
              <w:pStyle w:val="ListParagraph"/>
              <w:numPr>
                <w:ilvl w:val="0"/>
                <w:numId w:val="12"/>
              </w:numPr>
              <w:spacing w:after="200"/>
              <w:rPr>
                <w:rFonts w:cstheme="minorHAnsi"/>
              </w:rPr>
            </w:pPr>
            <w:r w:rsidRPr="00CB468C">
              <w:rPr>
                <w:rFonts w:eastAsia="Calibri Light" w:cstheme="minorHAnsi"/>
              </w:rPr>
              <w:t>App installed with the proper OS version.</w:t>
            </w:r>
          </w:p>
          <w:p w:rsidRPr="00CB468C" w:rsidR="046E462B" w:rsidP="046E462B" w:rsidRDefault="046E462B" w14:paraId="41C3C5AA" w14:textId="61FAB827">
            <w:pPr>
              <w:pStyle w:val="ListParagraph"/>
              <w:numPr>
                <w:ilvl w:val="0"/>
                <w:numId w:val="12"/>
              </w:numPr>
              <w:spacing w:after="200"/>
              <w:rPr>
                <w:rFonts w:cstheme="minorHAnsi"/>
              </w:rPr>
            </w:pPr>
            <w:r w:rsidRPr="00CB468C">
              <w:rPr>
                <w:rFonts w:eastAsia="Calibri Light" w:cstheme="minorHAnsi"/>
              </w:rPr>
              <w:t>Voice recording capability</w:t>
            </w:r>
          </w:p>
          <w:p w:rsidRPr="00CB468C" w:rsidR="046E462B" w:rsidP="046E462B" w:rsidRDefault="046E462B" w14:paraId="5B613076" w14:textId="1C93EAE4">
            <w:pPr>
              <w:pStyle w:val="ListParagraph"/>
              <w:numPr>
                <w:ilvl w:val="0"/>
                <w:numId w:val="12"/>
              </w:numPr>
              <w:spacing w:after="200"/>
              <w:rPr>
                <w:rFonts w:cstheme="minorHAnsi"/>
              </w:rPr>
            </w:pPr>
            <w:r w:rsidRPr="00CB468C">
              <w:rPr>
                <w:rFonts w:eastAsia="Calibri Light" w:cstheme="minorHAnsi"/>
              </w:rPr>
              <w:t>Internet Access</w:t>
            </w:r>
            <w:r w:rsidRPr="00CB468C">
              <w:rPr>
                <w:rFonts w:eastAsia="Times New Roman" w:cstheme="minorHAnsi"/>
              </w:rPr>
              <w:t xml:space="preserve"> </w:t>
            </w:r>
          </w:p>
        </w:tc>
      </w:tr>
      <w:tr w:rsidR="046E462B" w:rsidTr="377D816E" w14:paraId="6185E095"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727A2592" w14:textId="65087E42">
            <w:pPr>
              <w:spacing w:after="200"/>
              <w:rPr>
                <w:rFonts w:ascii="Times New Roman" w:hAnsi="Times New Roman" w:eastAsia="Times New Roman" w:cs="Times New Roman"/>
              </w:rPr>
            </w:pPr>
            <w:r w:rsidRPr="00ED42A1">
              <w:rPr>
                <w:rFonts w:ascii="Calibri Light" w:hAnsi="Calibri Light" w:eastAsia="Calibri Light" w:cs="Calibri Light"/>
                <w:b/>
                <w:bCs/>
              </w:rPr>
              <w:t>System Response</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12561F6E" w14:textId="3635ED4A">
            <w:pPr>
              <w:spacing w:after="200"/>
              <w:rPr>
                <w:rFonts w:eastAsia="Calibri Light" w:cstheme="minorHAnsi"/>
              </w:rPr>
            </w:pPr>
            <w:r w:rsidRPr="00CB468C">
              <w:rPr>
                <w:rFonts w:eastAsia="Calibri Light" w:cstheme="minorHAnsi"/>
              </w:rPr>
              <w:t>The system will respond with the field names to fill out and ask for user confirmation.</w:t>
            </w:r>
          </w:p>
        </w:tc>
      </w:tr>
      <w:tr w:rsidR="046E462B" w:rsidTr="377D816E" w14:paraId="3F251705"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21D92127" w14:textId="64255C34">
            <w:pPr>
              <w:spacing w:after="200"/>
              <w:rPr>
                <w:rFonts w:ascii="Times New Roman" w:hAnsi="Times New Roman" w:eastAsia="Times New Roman" w:cs="Times New Roman"/>
              </w:rPr>
            </w:pPr>
            <w:r w:rsidRPr="00ED42A1">
              <w:rPr>
                <w:rFonts w:ascii="Calibri Light" w:hAnsi="Calibri Light" w:eastAsia="Calibri Light" w:cs="Calibri Light"/>
                <w:b/>
                <w:bCs/>
              </w:rPr>
              <w:t>Post Condition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0021F302" w14:textId="274FC0E6">
            <w:pPr>
              <w:spacing w:after="200"/>
              <w:rPr>
                <w:rFonts w:eastAsia="Calibri Light" w:cstheme="minorHAnsi"/>
              </w:rPr>
            </w:pPr>
            <w:r w:rsidRPr="00CB468C">
              <w:rPr>
                <w:rFonts w:eastAsia="Calibri Light" w:cstheme="minorHAnsi"/>
              </w:rPr>
              <w:t>If the user confirms, the system will respond and continue to listen to the user’s report field triggers.</w:t>
            </w:r>
          </w:p>
        </w:tc>
      </w:tr>
      <w:tr w:rsidR="046E462B" w:rsidTr="377D816E" w14:paraId="59A6D10E"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53F45379" w14:textId="7C9CC201">
            <w:pPr>
              <w:spacing w:after="200"/>
              <w:rPr>
                <w:rFonts w:ascii="Times New Roman" w:hAnsi="Times New Roman" w:eastAsia="Times New Roman" w:cs="Times New Roman"/>
              </w:rPr>
            </w:pPr>
            <w:r w:rsidRPr="00ED42A1">
              <w:rPr>
                <w:rFonts w:ascii="Calibri Light" w:hAnsi="Calibri Light" w:eastAsia="Calibri Light" w:cs="Calibri Light"/>
                <w:b/>
                <w:bCs/>
              </w:rPr>
              <w:t>Alternate Path</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27B8D440" w14:textId="4DCB0C9A">
            <w:pPr>
              <w:spacing w:after="200"/>
              <w:rPr>
                <w:rFonts w:eastAsia="Calibri Light" w:cstheme="minorHAnsi"/>
              </w:rPr>
            </w:pPr>
            <w:r w:rsidRPr="00CB468C">
              <w:rPr>
                <w:rFonts w:eastAsia="Calibri Light" w:cstheme="minorHAnsi"/>
              </w:rPr>
              <w:t>If there are multiple reports that match the query, the system will display the first available report. If the user denies, it will confirm the next available report. It will continue this pattern until the user confirms a report or does not confirm.</w:t>
            </w:r>
          </w:p>
          <w:p w:rsidRPr="00CB468C" w:rsidR="046E462B" w:rsidP="046E462B" w:rsidRDefault="046E462B" w14:paraId="3875C9CC" w14:textId="5BCCBBAC">
            <w:pPr>
              <w:spacing w:after="200"/>
              <w:rPr>
                <w:rFonts w:eastAsia="Times New Roman" w:cstheme="minorHAnsi"/>
              </w:rPr>
            </w:pPr>
          </w:p>
          <w:p w:rsidRPr="00CB468C" w:rsidR="046E462B" w:rsidP="046E462B" w:rsidRDefault="046E462B" w14:paraId="603FAAEB" w14:textId="4447F100">
            <w:pPr>
              <w:spacing w:after="200"/>
              <w:rPr>
                <w:rFonts w:eastAsia="Calibri Light" w:cstheme="minorHAnsi"/>
              </w:rPr>
            </w:pPr>
            <w:r w:rsidRPr="00CB468C">
              <w:rPr>
                <w:rFonts w:eastAsia="Calibri Light" w:cstheme="minorHAnsi"/>
              </w:rPr>
              <w:t xml:space="preserve">If the user does not confirm a report metadata and there are no other reports left to query, the system will respond to the user </w:t>
            </w:r>
            <w:r w:rsidRPr="00CB468C">
              <w:rPr>
                <w:rFonts w:eastAsia="Calibri Light" w:cstheme="minorHAnsi"/>
              </w:rPr>
              <w:lastRenderedPageBreak/>
              <w:t>saying there is no available reports and to create the form on the web page.</w:t>
            </w:r>
          </w:p>
        </w:tc>
      </w:tr>
    </w:tbl>
    <w:p w:rsidR="45746D5D" w:rsidP="046E462B" w:rsidRDefault="45746D5D" w14:paraId="3E78C2CD" w14:textId="3BF331CB">
      <w:pPr>
        <w:pStyle w:val="Heading2"/>
        <w:spacing w:before="200" w:line="271" w:lineRule="auto"/>
        <w:rPr>
          <w:del w:author="Anthony Cedeno" w:date="2021-03-14T10:00:33.499Z" w:id="993532840"/>
          <w:rFonts w:ascii="Calibri Light" w:hAnsi="Calibri Light" w:eastAsia="Calibri Light" w:cs="Calibri Light"/>
          <w:smallCaps w:val="1"/>
          <w:color w:val="000000" w:themeColor="text1"/>
          <w:sz w:val="28"/>
          <w:szCs w:val="28"/>
        </w:rPr>
      </w:pPr>
      <w:bookmarkStart w:name="_Toc65097064" w:id="71"/>
      <w:del w:author="Anthony Cedeno" w:date="2021-03-14T10:00:33.499Z" w:id="13354028">
        <w:r w:rsidRPr="53A406BB" w:rsidDel="45746D5D">
          <w:rPr>
            <w:rFonts w:ascii="Calibri Light" w:hAnsi="Calibri Light" w:eastAsia="Calibri Light" w:cs="Calibri Light"/>
            <w:b w:val="1"/>
            <w:bCs w:val="1"/>
            <w:smallCaps w:val="1"/>
            <w:color w:val="000000" w:themeColor="text1" w:themeTint="FF" w:themeShade="FF"/>
            <w:sz w:val="28"/>
            <w:szCs w:val="28"/>
          </w:rPr>
          <w:delText>Test Case 04</w:delText>
        </w:r>
        <w:r w:rsidRPr="53A406BB" w:rsidDel="45746D5D">
          <w:rPr>
            <w:rFonts w:ascii="Calibri Light" w:hAnsi="Calibri Light" w:eastAsia="Calibri Light" w:cs="Calibri Light"/>
            <w:smallCaps w:val="1"/>
            <w:color w:val="000000" w:themeColor="text1" w:themeTint="FF" w:themeShade="FF"/>
            <w:sz w:val="28"/>
            <w:szCs w:val="28"/>
          </w:rPr>
          <w:delText xml:space="preserve">: Get report fields from </w:delText>
        </w:r>
      </w:del>
      <w:commentRangeStart w:id="735843810"/>
      <w:del w:author="Anthony Cedeno" w:date="2021-03-14T10:00:33.499Z" w:id="1970362645">
        <w:r w:rsidRPr="53A406BB" w:rsidDel="45746D5D">
          <w:rPr>
            <w:rFonts w:ascii="Calibri Light" w:hAnsi="Calibri Light" w:eastAsia="Calibri Light" w:cs="Calibri Light"/>
            <w:smallCaps w:val="1"/>
            <w:color w:val="000000" w:themeColor="text1" w:themeTint="FF" w:themeShade="FF"/>
            <w:sz w:val="28"/>
            <w:szCs w:val="28"/>
          </w:rPr>
          <w:delText>database</w:delText>
        </w:r>
      </w:del>
      <w:bookmarkEnd w:id="71"/>
      <w:commentRangeEnd w:id="735843810"/>
      <w:r>
        <w:rPr>
          <w:rStyle w:val="CommentReference"/>
        </w:rPr>
        <w:commentReference w:id="735843810"/>
      </w:r>
    </w:p>
    <w:tbl>
      <w:tblPr>
        <w:tblW w:w="0" w:type="auto"/>
        <w:tblInd w:w="360" w:type="dxa"/>
        <w:tblLayout w:type="fixed"/>
        <w:tblLook w:val="04A0" w:firstRow="1" w:lastRow="0" w:firstColumn="1" w:lastColumn="0" w:noHBand="0" w:noVBand="1"/>
      </w:tblPr>
      <w:tblGrid>
        <w:gridCol w:w="2235"/>
        <w:gridCol w:w="6735"/>
      </w:tblGrid>
      <w:tr w:rsidR="046E462B" w:rsidTr="53A406BB" w14:paraId="74CE0593" w14:textId="77777777">
        <w:trPr>
          <w:del w:author="Anthony Cedeno" w:date="2021-03-14T10:00:33.494Z" w:id="1360589643"/>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639DD38" w14:textId="1054BA4F">
            <w:pPr>
              <w:spacing w:after="200"/>
              <w:rPr>
                <w:rFonts w:ascii="Times New Roman" w:hAnsi="Times New Roman" w:eastAsia="Times New Roman" w:cs="Times New Roman"/>
              </w:rPr>
            </w:pPr>
            <w:r w:rsidRPr="00ED42A1">
              <w:rPr>
                <w:rFonts w:ascii="Calibri Light" w:hAnsi="Calibri Light" w:eastAsia="Calibri Light" w:cs="Calibri Light"/>
                <w:b/>
                <w:bCs/>
              </w:rPr>
              <w:t>Description: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707A16DD" w14:textId="7FF83DD6">
            <w:pPr>
              <w:spacing w:after="200"/>
              <w:rPr>
                <w:rFonts w:eastAsia="Calibri Light" w:cstheme="minorHAnsi"/>
              </w:rPr>
            </w:pPr>
            <w:r w:rsidRPr="00CB468C">
              <w:rPr>
                <w:rFonts w:eastAsia="Calibri Light" w:cstheme="minorHAnsi"/>
              </w:rPr>
              <w:t>Retrieve report fields from database using report identifier.</w:t>
            </w:r>
          </w:p>
        </w:tc>
      </w:tr>
      <w:tr w:rsidR="046E462B" w:rsidTr="53A406BB" w14:paraId="200760DF" w14:textId="77777777">
        <w:trPr>
          <w:trHeight w:val="300"/>
          <w:del w:author="Anthony Cedeno" w:date="2021-03-14T10:00:33.496Z" w:id="989353527"/>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72F5F43" w14:textId="4A2B2B23">
            <w:pPr>
              <w:spacing w:after="200"/>
              <w:rPr>
                <w:rFonts w:ascii="Times New Roman" w:hAnsi="Times New Roman" w:eastAsia="Times New Roman" w:cs="Times New Roman"/>
              </w:rPr>
            </w:pPr>
            <w:r w:rsidRPr="00ED42A1">
              <w:rPr>
                <w:rFonts w:ascii="Calibri Light" w:hAnsi="Calibri Light" w:eastAsia="Calibri Light" w:cs="Calibri Light"/>
                <w:b/>
                <w:bCs/>
              </w:rPr>
              <w:t>Requirements:</w:t>
            </w:r>
            <w:r w:rsidRPr="00ED42A1">
              <w:rPr>
                <w:rFonts w:ascii="Times New Roman" w:hAnsi="Times New Roman" w:eastAsia="Times New Roman" w:cs="Times New Roman"/>
              </w:rPr>
              <w:t> </w:t>
            </w:r>
          </w:p>
          <w:p w:rsidRPr="00ED42A1" w:rsidR="046E462B" w:rsidP="046E462B" w:rsidRDefault="046E462B" w14:paraId="6A198999" w14:textId="4ECF956B">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396D9A50" w14:textId="089CA14B">
            <w:pPr>
              <w:spacing w:after="200"/>
              <w:rPr>
                <w:rFonts w:eastAsia="Calibri Light" w:cstheme="minorHAnsi"/>
              </w:rPr>
            </w:pPr>
            <w:r w:rsidRPr="00CB468C">
              <w:rPr>
                <w:rFonts w:eastAsia="Calibri Light" w:cstheme="minorHAnsi"/>
              </w:rPr>
              <w:t>The user will initiate a request to fill out a report with predefined fields. The user will trigger voice commands to capture content for each field.</w:t>
            </w:r>
          </w:p>
        </w:tc>
      </w:tr>
      <w:tr w:rsidR="046E462B" w:rsidTr="53A406BB" w14:paraId="48588D39" w14:textId="77777777">
        <w:trPr>
          <w:del w:author="Anthony Cedeno" w:date="2021-03-14T10:00:33.496Z" w:id="728374544"/>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06FA8ADC" w14:textId="6B4B8DFD">
            <w:pPr>
              <w:spacing w:after="200"/>
              <w:rPr>
                <w:rFonts w:ascii="Times New Roman" w:hAnsi="Times New Roman" w:eastAsia="Times New Roman" w:cs="Times New Roman"/>
              </w:rPr>
            </w:pPr>
            <w:r w:rsidRPr="00ED42A1">
              <w:rPr>
                <w:rFonts w:ascii="Calibri Light" w:hAnsi="Calibri Light" w:eastAsia="Calibri Light" w:cs="Calibri Light"/>
                <w:b/>
                <w:bCs/>
              </w:rPr>
              <w:t>Actor:</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4579E58A" w14:textId="38048369">
            <w:pPr>
              <w:spacing w:after="200"/>
              <w:rPr>
                <w:rFonts w:eastAsia="Calibri Light" w:cstheme="minorHAnsi"/>
              </w:rPr>
            </w:pPr>
            <w:r w:rsidRPr="00CB468C">
              <w:rPr>
                <w:rFonts w:eastAsia="Calibri Light" w:cstheme="minorHAnsi"/>
              </w:rPr>
              <w:t xml:space="preserve">The mobile app should perform the user’s request using the Assistant API that our team will provide, which will send it to </w:t>
            </w:r>
            <w:proofErr w:type="spellStart"/>
            <w:r w:rsidRPr="00CB468C">
              <w:rPr>
                <w:rFonts w:eastAsia="Calibri Light" w:cstheme="minorHAnsi"/>
              </w:rPr>
              <w:t>Dialogflow</w:t>
            </w:r>
            <w:proofErr w:type="spellEnd"/>
            <w:r w:rsidRPr="00CB468C">
              <w:rPr>
                <w:rFonts w:eastAsia="Calibri Light" w:cstheme="minorHAnsi"/>
              </w:rPr>
              <w:t xml:space="preserve"> and our webhook service.</w:t>
            </w:r>
          </w:p>
        </w:tc>
      </w:tr>
      <w:tr w:rsidR="046E462B" w:rsidTr="53A406BB" w14:paraId="0D466FCB" w14:textId="77777777">
        <w:trPr>
          <w:trHeight w:val="300"/>
          <w:del w:author="Anthony Cedeno" w:date="2021-03-14T10:00:33.497Z" w:id="486235195"/>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16ACDB0" w14:textId="0DBD2255">
            <w:pPr>
              <w:spacing w:after="200"/>
              <w:rPr>
                <w:rFonts w:ascii="Times New Roman" w:hAnsi="Times New Roman" w:eastAsia="Times New Roman" w:cs="Times New Roman"/>
              </w:rPr>
            </w:pPr>
            <w:r w:rsidRPr="00ED42A1">
              <w:rPr>
                <w:rFonts w:ascii="Calibri Light" w:hAnsi="Calibri Light" w:eastAsia="Calibri Light" w:cs="Calibri Light"/>
                <w:b/>
                <w:bCs/>
              </w:rPr>
              <w:t>Trigger</w:t>
            </w:r>
            <w:r w:rsidRPr="00ED42A1">
              <w:rPr>
                <w:rFonts w:ascii="Times New Roman" w:hAnsi="Times New Roman" w:eastAsia="Times New Roman" w:cs="Times New Roman"/>
              </w:rPr>
              <w:t> </w:t>
            </w:r>
          </w:p>
          <w:p w:rsidRPr="00ED42A1" w:rsidR="046E462B" w:rsidP="046E462B" w:rsidRDefault="046E462B" w14:paraId="0094B9BE" w14:textId="1DBB215C">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4BA2C9BA" w14:textId="73E4D6EE">
            <w:pPr>
              <w:spacing w:after="200"/>
              <w:rPr>
                <w:rFonts w:eastAsia="Calibri Light" w:cstheme="minorHAnsi"/>
              </w:rPr>
            </w:pPr>
            <w:r w:rsidRPr="00CB468C">
              <w:rPr>
                <w:rFonts w:eastAsia="Calibri Light" w:cstheme="minorHAnsi"/>
              </w:rPr>
              <w:t>The user will say a voice trigger to fill out a specific report field.</w:t>
            </w:r>
          </w:p>
        </w:tc>
      </w:tr>
      <w:tr w:rsidR="046E462B" w:rsidTr="53A406BB" w14:paraId="66CE8647" w14:textId="77777777">
        <w:trPr>
          <w:trHeight w:val="810"/>
          <w:del w:author="Anthony Cedeno" w:date="2021-03-14T10:00:33.497Z" w:id="393064832"/>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56A8D5AB" w14:textId="16DF2408">
            <w:pPr>
              <w:spacing w:after="200"/>
              <w:rPr>
                <w:rFonts w:ascii="Times New Roman" w:hAnsi="Times New Roman" w:eastAsia="Times New Roman" w:cs="Times New Roman"/>
              </w:rPr>
            </w:pPr>
            <w:r w:rsidRPr="00ED42A1">
              <w:rPr>
                <w:rFonts w:ascii="Calibri Light" w:hAnsi="Calibri Light" w:eastAsia="Calibri Light" w:cs="Calibri Light"/>
                <w:b/>
                <w:bCs/>
              </w:rPr>
              <w:t>Precondition:</w:t>
            </w:r>
            <w:r w:rsidRPr="00ED42A1">
              <w:rPr>
                <w:rFonts w:ascii="Times New Roman" w:hAnsi="Times New Roman" w:eastAsia="Times New Roman" w:cs="Times New Roman"/>
              </w:rPr>
              <w:t> </w:t>
            </w:r>
          </w:p>
          <w:p w:rsidRPr="00ED42A1" w:rsidR="046E462B" w:rsidP="046E462B" w:rsidRDefault="046E462B" w14:paraId="2D1AE9B6" w14:textId="22FA8938">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08536043" w14:textId="73624C85">
            <w:pPr>
              <w:spacing w:after="200"/>
              <w:rPr>
                <w:rFonts w:eastAsia="Calibri Light" w:cstheme="minorHAnsi"/>
              </w:rPr>
            </w:pPr>
            <w:r w:rsidRPr="00CB468C">
              <w:rPr>
                <w:rFonts w:eastAsia="Calibri Light" w:cstheme="minorHAnsi"/>
              </w:rPr>
              <w:t>The system should have:</w:t>
            </w:r>
          </w:p>
          <w:p w:rsidRPr="00CB468C" w:rsidR="046E462B" w:rsidP="046E462B" w:rsidRDefault="046E462B" w14:paraId="6A8834BA" w14:textId="734A51AA">
            <w:pPr>
              <w:pStyle w:val="ListParagraph"/>
              <w:numPr>
                <w:ilvl w:val="0"/>
                <w:numId w:val="12"/>
              </w:numPr>
              <w:spacing w:after="200"/>
              <w:rPr>
                <w:rFonts w:cstheme="minorHAnsi"/>
              </w:rPr>
            </w:pPr>
            <w:r w:rsidRPr="00CB468C">
              <w:rPr>
                <w:rFonts w:eastAsia="Calibri Light" w:cstheme="minorHAnsi"/>
              </w:rPr>
              <w:t>App installed with the proper OS version.</w:t>
            </w:r>
          </w:p>
          <w:p w:rsidRPr="00CB468C" w:rsidR="046E462B" w:rsidP="046E462B" w:rsidRDefault="046E462B" w14:paraId="515C9C17" w14:textId="021EE3FE">
            <w:pPr>
              <w:pStyle w:val="ListParagraph"/>
              <w:numPr>
                <w:ilvl w:val="0"/>
                <w:numId w:val="12"/>
              </w:numPr>
              <w:spacing w:after="200"/>
              <w:rPr>
                <w:rFonts w:cstheme="minorHAnsi"/>
              </w:rPr>
            </w:pPr>
            <w:r w:rsidRPr="00CB468C">
              <w:rPr>
                <w:rFonts w:eastAsia="Calibri Light" w:cstheme="minorHAnsi"/>
              </w:rPr>
              <w:t>Voice recording capability</w:t>
            </w:r>
          </w:p>
          <w:p w:rsidRPr="00CB468C" w:rsidR="046E462B" w:rsidP="046E462B" w:rsidRDefault="046E462B" w14:paraId="13495D01" w14:textId="70760AF8">
            <w:pPr>
              <w:pStyle w:val="ListParagraph"/>
              <w:numPr>
                <w:ilvl w:val="0"/>
                <w:numId w:val="12"/>
              </w:numPr>
              <w:spacing w:after="200"/>
              <w:rPr>
                <w:rFonts w:cstheme="minorHAnsi"/>
              </w:rPr>
            </w:pPr>
            <w:r w:rsidRPr="00CB468C">
              <w:rPr>
                <w:rFonts w:eastAsia="Calibri Light" w:cstheme="minorHAnsi"/>
              </w:rPr>
              <w:t>Internet Access</w:t>
            </w:r>
          </w:p>
          <w:p w:rsidRPr="00CB468C" w:rsidR="046E462B" w:rsidP="046E462B" w:rsidRDefault="046E462B" w14:paraId="2A375E8C" w14:textId="71C58027">
            <w:pPr>
              <w:pStyle w:val="ListParagraph"/>
              <w:numPr>
                <w:ilvl w:val="0"/>
                <w:numId w:val="12"/>
              </w:numPr>
              <w:spacing w:after="200"/>
              <w:rPr>
                <w:rFonts w:cstheme="minorHAnsi"/>
              </w:rPr>
            </w:pPr>
            <w:r w:rsidRPr="00CB468C">
              <w:rPr>
                <w:rFonts w:eastAsia="Calibri Light" w:cstheme="minorHAnsi"/>
              </w:rPr>
              <w:t>Confirmation of user’s intent to create report</w:t>
            </w:r>
          </w:p>
        </w:tc>
      </w:tr>
      <w:tr w:rsidR="046E462B" w:rsidTr="53A406BB" w14:paraId="3A1748A3" w14:textId="77777777">
        <w:trPr>
          <w:del w:author="Anthony Cedeno" w:date="2021-03-14T10:00:33.498Z" w:id="1064271929"/>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F912F4D" w14:textId="20E75DC4">
            <w:pPr>
              <w:spacing w:after="200"/>
              <w:rPr>
                <w:rFonts w:ascii="Times New Roman" w:hAnsi="Times New Roman" w:eastAsia="Times New Roman" w:cs="Times New Roman"/>
              </w:rPr>
            </w:pPr>
            <w:r w:rsidRPr="00ED42A1">
              <w:rPr>
                <w:rFonts w:ascii="Calibri Light" w:hAnsi="Calibri Light" w:eastAsia="Calibri Light" w:cs="Calibri Light"/>
                <w:b/>
                <w:bCs/>
              </w:rPr>
              <w:t>System Response</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02320F85" w14:textId="054320D8">
            <w:pPr>
              <w:spacing w:after="200"/>
              <w:rPr>
                <w:rFonts w:eastAsia="Calibri Light" w:cstheme="minorHAnsi"/>
              </w:rPr>
            </w:pPr>
            <w:r w:rsidRPr="00CB468C">
              <w:rPr>
                <w:rFonts w:eastAsia="Calibri Light" w:cstheme="minorHAnsi"/>
              </w:rPr>
              <w:t>The system will respond with user confirmation for the field content.</w:t>
            </w:r>
          </w:p>
        </w:tc>
      </w:tr>
      <w:tr w:rsidR="046E462B" w:rsidTr="53A406BB" w14:paraId="2D21DAE4" w14:textId="77777777">
        <w:trPr>
          <w:del w:author="Anthony Cedeno" w:date="2021-03-14T10:00:33.498Z" w:id="950642462"/>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6D2B24BF" w14:textId="11752EB3">
            <w:pPr>
              <w:spacing w:after="200"/>
              <w:rPr>
                <w:rFonts w:ascii="Times New Roman" w:hAnsi="Times New Roman" w:eastAsia="Times New Roman" w:cs="Times New Roman"/>
              </w:rPr>
            </w:pPr>
            <w:r w:rsidRPr="00ED42A1">
              <w:rPr>
                <w:rFonts w:ascii="Calibri Light" w:hAnsi="Calibri Light" w:eastAsia="Calibri Light" w:cs="Calibri Light"/>
                <w:b/>
                <w:bCs/>
              </w:rPr>
              <w:t>Post Condition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41510EC8" w14:textId="372FC9A0">
            <w:pPr>
              <w:spacing w:after="200"/>
              <w:rPr>
                <w:rFonts w:eastAsia="Calibri Light" w:cstheme="minorHAnsi"/>
              </w:rPr>
            </w:pPr>
            <w:r w:rsidRPr="00CB468C">
              <w:rPr>
                <w:rFonts w:eastAsia="Calibri Light" w:cstheme="minorHAnsi"/>
              </w:rPr>
              <w:t>If the user confirms field content, the system will respond with a success message.</w:t>
            </w:r>
          </w:p>
        </w:tc>
      </w:tr>
      <w:tr w:rsidR="046E462B" w:rsidTr="53A406BB" w14:paraId="03219829" w14:textId="77777777">
        <w:trPr>
          <w:del w:author="Anthony Cedeno" w:date="2021-03-14T10:00:33.498Z" w:id="313897748"/>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6BA884C" w14:textId="1A08738B">
            <w:pPr>
              <w:spacing w:after="200"/>
              <w:rPr>
                <w:rFonts w:ascii="Times New Roman" w:hAnsi="Times New Roman" w:eastAsia="Times New Roman" w:cs="Times New Roman"/>
              </w:rPr>
            </w:pPr>
            <w:r w:rsidRPr="00ED42A1">
              <w:rPr>
                <w:rFonts w:ascii="Calibri Light" w:hAnsi="Calibri Light" w:eastAsia="Calibri Light" w:cs="Calibri Light"/>
                <w:b/>
                <w:bCs/>
              </w:rPr>
              <w:t>Alternate Path</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0233C43B" w14:textId="0A10F2F0">
            <w:pPr>
              <w:spacing w:after="200"/>
              <w:rPr>
                <w:rFonts w:eastAsia="Calibri Light" w:cstheme="minorHAnsi"/>
              </w:rPr>
            </w:pPr>
            <w:r w:rsidRPr="00CB468C">
              <w:rPr>
                <w:rFonts w:eastAsia="Times New Roman" w:cstheme="minorHAnsi"/>
              </w:rPr>
              <w:t> </w:t>
            </w:r>
            <w:r w:rsidRPr="00CB468C">
              <w:rPr>
                <w:rFonts w:eastAsia="Calibri Light" w:cstheme="minorHAnsi"/>
              </w:rPr>
              <w:t>If the user does not confirm valid field entry, the system will prompt the user to try again.</w:t>
            </w:r>
          </w:p>
        </w:tc>
      </w:tr>
    </w:tbl>
    <w:p w:rsidR="45746D5D" w:rsidP="046E462B" w:rsidRDefault="45746D5D" w14:paraId="5F74E4D2" w14:textId="48391D9A">
      <w:pPr>
        <w:spacing w:after="200"/>
        <w:ind w:left="360"/>
        <w:rPr>
          <w:rFonts w:ascii="Times New Roman" w:hAnsi="Times New Roman" w:eastAsia="Times New Roman" w:cs="Times New Roman"/>
          <w:color w:val="2F5496" w:themeColor="accent1" w:themeShade="BF"/>
          <w:sz w:val="28"/>
          <w:szCs w:val="28"/>
        </w:rPr>
      </w:pPr>
      <w:r w:rsidRPr="046E462B">
        <w:rPr>
          <w:rFonts w:ascii="Times New Roman" w:hAnsi="Times New Roman" w:eastAsia="Times New Roman" w:cs="Times New Roman"/>
          <w:color w:val="2F5496" w:themeColor="accent1" w:themeShade="BF"/>
          <w:sz w:val="28"/>
          <w:szCs w:val="28"/>
        </w:rPr>
        <w:t> </w:t>
      </w:r>
    </w:p>
    <w:p w:rsidR="45746D5D" w:rsidP="046E462B" w:rsidRDefault="45746D5D" w14:paraId="4FDF6712" w14:textId="3963C90D">
      <w:pPr>
        <w:pStyle w:val="Heading2"/>
        <w:spacing w:before="200" w:line="271" w:lineRule="auto"/>
        <w:rPr>
          <w:rFonts w:ascii="Calibri Light" w:hAnsi="Calibri Light" w:eastAsia="Calibri Light" w:cs="Calibri Light"/>
          <w:smallCaps/>
          <w:color w:val="000000" w:themeColor="text1"/>
          <w:sz w:val="28"/>
          <w:szCs w:val="28"/>
        </w:rPr>
      </w:pPr>
      <w:bookmarkStart w:name="_Toc65097065" w:id="72"/>
      <w:r w:rsidRPr="046E462B">
        <w:rPr>
          <w:rFonts w:ascii="Calibri Light" w:hAnsi="Calibri Light" w:eastAsia="Calibri Light" w:cs="Calibri Light"/>
          <w:b/>
          <w:bCs/>
          <w:smallCaps/>
          <w:color w:val="000000" w:themeColor="text1"/>
          <w:sz w:val="28"/>
          <w:szCs w:val="28"/>
        </w:rPr>
        <w:t>Test Case 05</w:t>
      </w:r>
      <w:r w:rsidRPr="046E462B">
        <w:rPr>
          <w:rFonts w:ascii="Calibri Light" w:hAnsi="Calibri Light" w:eastAsia="Calibri Light" w:cs="Calibri Light"/>
          <w:smallCaps/>
          <w:color w:val="000000" w:themeColor="text1"/>
          <w:sz w:val="28"/>
          <w:szCs w:val="28"/>
        </w:rPr>
        <w:t>: Process report contents and fields.</w:t>
      </w:r>
      <w:bookmarkEnd w:id="72"/>
    </w:p>
    <w:tbl>
      <w:tblPr>
        <w:tblW w:w="0" w:type="auto"/>
        <w:tblInd w:w="360" w:type="dxa"/>
        <w:tblLayout w:type="fixed"/>
        <w:tblLook w:val="04A0" w:firstRow="1" w:lastRow="0" w:firstColumn="1" w:lastColumn="0" w:noHBand="0" w:noVBand="1"/>
      </w:tblPr>
      <w:tblGrid>
        <w:gridCol w:w="2235"/>
        <w:gridCol w:w="6735"/>
      </w:tblGrid>
      <w:tr w:rsidR="046E462B" w:rsidTr="00ED42A1" w14:paraId="669F5870"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0FF1E90B" w14:textId="6B9AEDCD">
            <w:pPr>
              <w:spacing w:after="200"/>
              <w:rPr>
                <w:rFonts w:ascii="Times New Roman" w:hAnsi="Times New Roman" w:eastAsia="Times New Roman" w:cs="Times New Roman"/>
              </w:rPr>
            </w:pPr>
            <w:r w:rsidRPr="00ED42A1">
              <w:rPr>
                <w:rFonts w:ascii="Calibri Light" w:hAnsi="Calibri Light" w:eastAsia="Calibri Light" w:cs="Calibri Light"/>
                <w:b/>
                <w:bCs/>
              </w:rPr>
              <w:t>Description: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281F7CAE" w14:textId="4129A6B2">
            <w:pPr>
              <w:spacing w:after="200"/>
              <w:rPr>
                <w:rFonts w:eastAsia="Calibri Light" w:cstheme="minorHAnsi"/>
              </w:rPr>
            </w:pPr>
            <w:r w:rsidRPr="00CB468C">
              <w:rPr>
                <w:rFonts w:eastAsia="Calibri Light" w:cstheme="minorHAnsi"/>
              </w:rPr>
              <w:t>Process report fields and content into internal data structure.</w:t>
            </w:r>
          </w:p>
        </w:tc>
      </w:tr>
      <w:tr w:rsidR="046E462B" w:rsidTr="00ED42A1" w14:paraId="753D3755" w14:textId="77777777">
        <w:trPr>
          <w:trHeight w:val="300"/>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0D7B549A" w14:textId="5F5BE565">
            <w:pPr>
              <w:spacing w:after="200"/>
              <w:rPr>
                <w:rFonts w:ascii="Times New Roman" w:hAnsi="Times New Roman" w:eastAsia="Times New Roman" w:cs="Times New Roman"/>
              </w:rPr>
            </w:pPr>
            <w:r w:rsidRPr="00ED42A1">
              <w:rPr>
                <w:rFonts w:ascii="Calibri Light" w:hAnsi="Calibri Light" w:eastAsia="Calibri Light" w:cs="Calibri Light"/>
                <w:b/>
                <w:bCs/>
              </w:rPr>
              <w:t>Requirements:</w:t>
            </w:r>
            <w:r w:rsidRPr="00ED42A1">
              <w:rPr>
                <w:rFonts w:ascii="Times New Roman" w:hAnsi="Times New Roman" w:eastAsia="Times New Roman" w:cs="Times New Roman"/>
              </w:rPr>
              <w:t> </w:t>
            </w:r>
          </w:p>
          <w:p w:rsidRPr="00ED42A1" w:rsidR="046E462B" w:rsidP="046E462B" w:rsidRDefault="046E462B" w14:paraId="17248660" w14:textId="7CAB0A8E">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489B5736" w14:textId="3DE64F0F">
            <w:pPr>
              <w:spacing w:after="200"/>
              <w:rPr>
                <w:rFonts w:eastAsia="Calibri Light" w:cstheme="minorHAnsi"/>
              </w:rPr>
            </w:pPr>
            <w:r w:rsidRPr="00CB468C">
              <w:rPr>
                <w:rFonts w:eastAsia="Calibri Light" w:cstheme="minorHAnsi"/>
              </w:rPr>
              <w:t>The user initiates a request to create a report and triggers voice commands for the report contents. The system will need to capture and store this information in a meaningful structure to send to other components in the system.</w:t>
            </w:r>
          </w:p>
        </w:tc>
      </w:tr>
      <w:tr w:rsidR="046E462B" w:rsidTr="00ED42A1" w14:paraId="4E6155BB"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709CA496" w14:textId="2F77FC80">
            <w:pPr>
              <w:spacing w:after="200"/>
              <w:rPr>
                <w:rFonts w:ascii="Times New Roman" w:hAnsi="Times New Roman" w:eastAsia="Times New Roman" w:cs="Times New Roman"/>
              </w:rPr>
            </w:pPr>
            <w:r w:rsidRPr="00ED42A1">
              <w:rPr>
                <w:rFonts w:ascii="Calibri Light" w:hAnsi="Calibri Light" w:eastAsia="Calibri Light" w:cs="Calibri Light"/>
                <w:b/>
                <w:bCs/>
              </w:rPr>
              <w:lastRenderedPageBreak/>
              <w:t>Actor:</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687B3DE7" w14:textId="5A578E8C">
            <w:pPr>
              <w:spacing w:after="200"/>
              <w:rPr>
                <w:rFonts w:eastAsia="Calibri Light" w:cstheme="minorHAnsi"/>
              </w:rPr>
            </w:pPr>
            <w:r w:rsidRPr="00CB468C">
              <w:rPr>
                <w:rFonts w:eastAsia="Calibri Light" w:cstheme="minorHAnsi"/>
              </w:rPr>
              <w:t xml:space="preserve">The mobile app should perform the user’s request using the Assistant API that our team will provide, which will send it to </w:t>
            </w:r>
            <w:proofErr w:type="spellStart"/>
            <w:r w:rsidRPr="00CB468C">
              <w:rPr>
                <w:rFonts w:eastAsia="Calibri Light" w:cstheme="minorHAnsi"/>
              </w:rPr>
              <w:t>Dialogflow</w:t>
            </w:r>
            <w:proofErr w:type="spellEnd"/>
            <w:r w:rsidRPr="00CB468C">
              <w:rPr>
                <w:rFonts w:eastAsia="Calibri Light" w:cstheme="minorHAnsi"/>
              </w:rPr>
              <w:t xml:space="preserve"> and our webhook service.</w:t>
            </w:r>
          </w:p>
        </w:tc>
      </w:tr>
      <w:tr w:rsidR="046E462B" w:rsidTr="00ED42A1" w14:paraId="73013B90"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2F0454E1" w14:textId="7C7755AD">
            <w:pPr>
              <w:spacing w:after="200"/>
              <w:rPr>
                <w:rFonts w:ascii="Times New Roman" w:hAnsi="Times New Roman" w:eastAsia="Times New Roman" w:cs="Times New Roman"/>
              </w:rPr>
            </w:pPr>
            <w:r w:rsidRPr="00ED42A1">
              <w:rPr>
                <w:rFonts w:ascii="Calibri Light" w:hAnsi="Calibri Light" w:eastAsia="Calibri Light" w:cs="Calibri Light"/>
                <w:b/>
                <w:bCs/>
              </w:rPr>
              <w:t>Trigger</w:t>
            </w:r>
            <w:r w:rsidRPr="00ED42A1">
              <w:rPr>
                <w:rFonts w:ascii="Times New Roman" w:hAnsi="Times New Roman" w:eastAsia="Times New Roman" w:cs="Times New Roman"/>
              </w:rPr>
              <w:t> </w:t>
            </w:r>
          </w:p>
          <w:p w:rsidRPr="00ED42A1" w:rsidR="046E462B" w:rsidP="046E462B" w:rsidRDefault="046E462B" w14:paraId="016BA32C" w14:textId="3755553F">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188B251B" w14:textId="0C44FEF3">
            <w:pPr>
              <w:spacing w:after="200"/>
              <w:rPr>
                <w:rFonts w:eastAsia="Calibri Light" w:cstheme="minorHAnsi"/>
              </w:rPr>
            </w:pPr>
            <w:r w:rsidRPr="00CB468C">
              <w:rPr>
                <w:rFonts w:eastAsia="Calibri Light" w:cstheme="minorHAnsi"/>
              </w:rPr>
              <w:t>The user will say a voice trigger to fill out a specific report. They will then continue to say voice triggers to fill out the report contents.</w:t>
            </w:r>
          </w:p>
        </w:tc>
      </w:tr>
      <w:tr w:rsidR="046E462B" w:rsidTr="00ED42A1" w14:paraId="779CA196"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1E78F6C7" w14:textId="312BF149">
            <w:pPr>
              <w:spacing w:after="200"/>
              <w:rPr>
                <w:rFonts w:ascii="Times New Roman" w:hAnsi="Times New Roman" w:eastAsia="Times New Roman" w:cs="Times New Roman"/>
              </w:rPr>
            </w:pPr>
            <w:r w:rsidRPr="00ED42A1">
              <w:rPr>
                <w:rFonts w:ascii="Calibri Light" w:hAnsi="Calibri Light" w:eastAsia="Calibri Light" w:cs="Calibri Light"/>
                <w:b/>
                <w:bCs/>
              </w:rPr>
              <w:t>Precondition:</w:t>
            </w:r>
            <w:r w:rsidRPr="00ED42A1">
              <w:rPr>
                <w:rFonts w:ascii="Times New Roman" w:hAnsi="Times New Roman" w:eastAsia="Times New Roman" w:cs="Times New Roman"/>
              </w:rPr>
              <w:t> </w:t>
            </w:r>
          </w:p>
          <w:p w:rsidRPr="00ED42A1" w:rsidR="046E462B" w:rsidP="046E462B" w:rsidRDefault="046E462B" w14:paraId="3334571E" w14:textId="1DAC4B7F">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5A78260A" w14:textId="0A84978A">
            <w:pPr>
              <w:spacing w:after="200"/>
              <w:rPr>
                <w:rFonts w:eastAsia="Calibri Light" w:cstheme="minorHAnsi"/>
              </w:rPr>
            </w:pPr>
            <w:r w:rsidRPr="00CB468C">
              <w:rPr>
                <w:rFonts w:eastAsia="Calibri Light" w:cstheme="minorHAnsi"/>
              </w:rPr>
              <w:t>The system should have:</w:t>
            </w:r>
          </w:p>
          <w:p w:rsidRPr="00CB468C" w:rsidR="046E462B" w:rsidP="046E462B" w:rsidRDefault="046E462B" w14:paraId="720C12F8" w14:textId="5D21FF9C">
            <w:pPr>
              <w:pStyle w:val="ListParagraph"/>
              <w:numPr>
                <w:ilvl w:val="0"/>
                <w:numId w:val="11"/>
              </w:numPr>
              <w:spacing w:after="200"/>
              <w:rPr>
                <w:rFonts w:cstheme="minorHAnsi"/>
              </w:rPr>
            </w:pPr>
            <w:r w:rsidRPr="00CB468C">
              <w:rPr>
                <w:rFonts w:eastAsia="Calibri Light" w:cstheme="minorHAnsi"/>
              </w:rPr>
              <w:t>App installed with the proper OS version.</w:t>
            </w:r>
          </w:p>
          <w:p w:rsidRPr="00CB468C" w:rsidR="046E462B" w:rsidP="046E462B" w:rsidRDefault="046E462B" w14:paraId="2A3664D3" w14:textId="124A0752">
            <w:pPr>
              <w:pStyle w:val="ListParagraph"/>
              <w:numPr>
                <w:ilvl w:val="0"/>
                <w:numId w:val="11"/>
              </w:numPr>
              <w:spacing w:after="200"/>
              <w:rPr>
                <w:rFonts w:cstheme="minorHAnsi"/>
              </w:rPr>
            </w:pPr>
            <w:r w:rsidRPr="00CB468C">
              <w:rPr>
                <w:rFonts w:eastAsia="Calibri Light" w:cstheme="minorHAnsi"/>
              </w:rPr>
              <w:t>Voice recording capability</w:t>
            </w:r>
          </w:p>
          <w:p w:rsidRPr="00CB468C" w:rsidR="046E462B" w:rsidP="046E462B" w:rsidRDefault="046E462B" w14:paraId="51456F45" w14:textId="3E6D1DD0">
            <w:pPr>
              <w:pStyle w:val="ListParagraph"/>
              <w:numPr>
                <w:ilvl w:val="0"/>
                <w:numId w:val="11"/>
              </w:numPr>
              <w:spacing w:after="200"/>
              <w:rPr>
                <w:rFonts w:cstheme="minorHAnsi"/>
              </w:rPr>
            </w:pPr>
            <w:r w:rsidRPr="00CB468C">
              <w:rPr>
                <w:rFonts w:eastAsia="Calibri Light" w:cstheme="minorHAnsi"/>
              </w:rPr>
              <w:t>Internet Access</w:t>
            </w:r>
          </w:p>
          <w:p w:rsidRPr="00CB468C" w:rsidR="046E462B" w:rsidP="046E462B" w:rsidRDefault="046E462B" w14:paraId="4DB80F23" w14:textId="260BE9EE">
            <w:pPr>
              <w:pStyle w:val="ListParagraph"/>
              <w:numPr>
                <w:ilvl w:val="0"/>
                <w:numId w:val="11"/>
              </w:numPr>
              <w:spacing w:after="200"/>
              <w:rPr>
                <w:rFonts w:cstheme="minorHAnsi"/>
              </w:rPr>
            </w:pPr>
            <w:r w:rsidRPr="00CB468C">
              <w:rPr>
                <w:rFonts w:eastAsia="Calibri Light" w:cstheme="minorHAnsi"/>
              </w:rPr>
              <w:t>Confirmation of user’s intent to create report</w:t>
            </w:r>
          </w:p>
          <w:p w:rsidRPr="00CB468C" w:rsidR="046E462B" w:rsidP="046E462B" w:rsidRDefault="046E462B" w14:paraId="6EA501F2" w14:textId="1112D933">
            <w:pPr>
              <w:pStyle w:val="ListParagraph"/>
              <w:numPr>
                <w:ilvl w:val="0"/>
                <w:numId w:val="11"/>
              </w:numPr>
              <w:spacing w:after="200"/>
              <w:rPr>
                <w:rFonts w:cstheme="minorHAnsi"/>
              </w:rPr>
            </w:pPr>
            <w:r w:rsidRPr="00CB468C">
              <w:rPr>
                <w:rFonts w:eastAsia="Calibri Light" w:cstheme="minorHAnsi"/>
              </w:rPr>
              <w:t>Confirmation of user’s intent to create report fields’ content</w:t>
            </w:r>
          </w:p>
        </w:tc>
      </w:tr>
      <w:tr w:rsidR="046E462B" w:rsidTr="00ED42A1" w14:paraId="1361AC30"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56FA71C8" w14:textId="0F924CAD">
            <w:pPr>
              <w:spacing w:after="200"/>
              <w:rPr>
                <w:rFonts w:ascii="Times New Roman" w:hAnsi="Times New Roman" w:eastAsia="Times New Roman" w:cs="Times New Roman"/>
              </w:rPr>
            </w:pPr>
            <w:r w:rsidRPr="00ED42A1">
              <w:rPr>
                <w:rFonts w:ascii="Calibri Light" w:hAnsi="Calibri Light" w:eastAsia="Calibri Light" w:cs="Calibri Light"/>
                <w:b/>
                <w:bCs/>
              </w:rPr>
              <w:t>System Response</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48C47F46" w14:textId="164BCEBE">
            <w:pPr>
              <w:spacing w:after="200"/>
              <w:rPr>
                <w:rFonts w:eastAsia="Calibri Light" w:cstheme="minorHAnsi"/>
              </w:rPr>
            </w:pPr>
            <w:r w:rsidRPr="00CB468C">
              <w:rPr>
                <w:rFonts w:eastAsia="Calibri Light" w:cstheme="minorHAnsi"/>
              </w:rPr>
              <w:t>The system will respond with a success message.</w:t>
            </w:r>
          </w:p>
        </w:tc>
      </w:tr>
      <w:tr w:rsidR="046E462B" w:rsidTr="00CB468C" w14:paraId="7B3F3F3F" w14:textId="77777777">
        <w:trPr>
          <w:trHeight w:val="62"/>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33E14D69" w14:textId="23D7705B">
            <w:pPr>
              <w:spacing w:after="200"/>
              <w:rPr>
                <w:rFonts w:ascii="Times New Roman" w:hAnsi="Times New Roman" w:eastAsia="Times New Roman" w:cs="Times New Roman"/>
              </w:rPr>
            </w:pPr>
            <w:r w:rsidRPr="00ED42A1">
              <w:rPr>
                <w:rFonts w:ascii="Calibri Light" w:hAnsi="Calibri Light" w:eastAsia="Calibri Light" w:cs="Calibri Light"/>
                <w:b/>
                <w:bCs/>
              </w:rPr>
              <w:t>Post Condition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225903FB" w14:textId="08D490AD">
            <w:pPr>
              <w:spacing w:after="200"/>
              <w:rPr>
                <w:rFonts w:eastAsia="Calibri Light" w:cstheme="minorHAnsi"/>
              </w:rPr>
            </w:pPr>
            <w:r w:rsidRPr="00CB468C">
              <w:rPr>
                <w:rFonts w:eastAsia="Calibri Light" w:cstheme="minorHAnsi"/>
              </w:rPr>
              <w:t xml:space="preserve">The system will store the report ID, user, and report contents based on the recognized intents from </w:t>
            </w:r>
            <w:proofErr w:type="spellStart"/>
            <w:r w:rsidRPr="00CB468C">
              <w:rPr>
                <w:rFonts w:eastAsia="Calibri Light" w:cstheme="minorHAnsi"/>
              </w:rPr>
              <w:t>Dialogflow</w:t>
            </w:r>
            <w:proofErr w:type="spellEnd"/>
            <w:r w:rsidRPr="00CB468C">
              <w:rPr>
                <w:rFonts w:eastAsia="Calibri Light" w:cstheme="minorHAnsi"/>
              </w:rPr>
              <w:t>.</w:t>
            </w:r>
          </w:p>
        </w:tc>
      </w:tr>
      <w:tr w:rsidR="046E462B" w:rsidTr="00ED42A1" w14:paraId="74793C38"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36D0FC0C" w14:textId="6A387437">
            <w:pPr>
              <w:spacing w:after="200"/>
              <w:rPr>
                <w:rFonts w:ascii="Times New Roman" w:hAnsi="Times New Roman" w:eastAsia="Times New Roman" w:cs="Times New Roman"/>
              </w:rPr>
            </w:pPr>
            <w:r w:rsidRPr="00ED42A1">
              <w:rPr>
                <w:rFonts w:ascii="Calibri Light" w:hAnsi="Calibri Light" w:eastAsia="Calibri Light" w:cs="Calibri Light"/>
                <w:b/>
                <w:bCs/>
              </w:rPr>
              <w:t>Alternate Path</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0D6AF3DE" w14:textId="6C6C1EB0">
            <w:pPr>
              <w:spacing w:after="200"/>
              <w:rPr>
                <w:rFonts w:eastAsia="Calibri Light" w:cstheme="minorHAnsi"/>
              </w:rPr>
            </w:pPr>
            <w:r w:rsidRPr="00CB468C">
              <w:rPr>
                <w:rFonts w:eastAsia="Times New Roman" w:cstheme="minorHAnsi"/>
              </w:rPr>
              <w:t> </w:t>
            </w:r>
            <w:r w:rsidRPr="00CB468C">
              <w:rPr>
                <w:rFonts w:eastAsia="Calibri Light" w:cstheme="minorHAnsi"/>
              </w:rPr>
              <w:t>N/A</w:t>
            </w:r>
          </w:p>
        </w:tc>
      </w:tr>
    </w:tbl>
    <w:p w:rsidR="45746D5D" w:rsidP="046E462B" w:rsidRDefault="45746D5D" w14:paraId="27688A09" w14:textId="7863E5C6">
      <w:pPr>
        <w:spacing w:after="200"/>
        <w:ind w:left="360"/>
        <w:rPr>
          <w:rFonts w:ascii="Times New Roman" w:hAnsi="Times New Roman" w:eastAsia="Times New Roman" w:cs="Times New Roman"/>
          <w:color w:val="000000" w:themeColor="text1"/>
          <w:sz w:val="20"/>
          <w:szCs w:val="20"/>
        </w:rPr>
      </w:pPr>
      <w:r w:rsidRPr="046E462B">
        <w:rPr>
          <w:rFonts w:ascii="Times New Roman" w:hAnsi="Times New Roman" w:eastAsia="Times New Roman" w:cs="Times New Roman"/>
          <w:color w:val="000000" w:themeColor="text1"/>
          <w:sz w:val="20"/>
          <w:szCs w:val="20"/>
        </w:rPr>
        <w:t> </w:t>
      </w:r>
    </w:p>
    <w:p w:rsidR="45746D5D" w:rsidP="046E462B" w:rsidRDefault="45746D5D" w14:paraId="7E2B7C29" w14:textId="7EEBFA83">
      <w:pPr>
        <w:pStyle w:val="Heading2"/>
        <w:spacing w:before="200" w:line="271" w:lineRule="auto"/>
        <w:ind w:left="720" w:hanging="720"/>
        <w:rPr>
          <w:rFonts w:ascii="Calibri Light" w:hAnsi="Calibri Light" w:eastAsia="Calibri Light" w:cs="Calibri Light"/>
          <w:smallCaps/>
          <w:color w:val="000000" w:themeColor="text1"/>
          <w:sz w:val="28"/>
          <w:szCs w:val="28"/>
        </w:rPr>
      </w:pPr>
      <w:bookmarkStart w:name="_Toc65097066" w:id="73"/>
      <w:r w:rsidRPr="046E462B">
        <w:rPr>
          <w:rFonts w:ascii="Calibri Light" w:hAnsi="Calibri Light" w:eastAsia="Calibri Light" w:cs="Calibri Light"/>
          <w:b/>
          <w:bCs/>
          <w:smallCaps/>
          <w:color w:val="000000" w:themeColor="text1"/>
          <w:sz w:val="28"/>
          <w:szCs w:val="28"/>
        </w:rPr>
        <w:t>Test Case 06</w:t>
      </w:r>
      <w:r w:rsidRPr="046E462B">
        <w:rPr>
          <w:rFonts w:ascii="Calibri Light" w:hAnsi="Calibri Light" w:eastAsia="Calibri Light" w:cs="Calibri Light"/>
          <w:smallCaps/>
          <w:color w:val="000000" w:themeColor="text1"/>
          <w:sz w:val="28"/>
          <w:szCs w:val="28"/>
        </w:rPr>
        <w:t>: Generate dynamic intents to capture report fields</w:t>
      </w:r>
      <w:bookmarkEnd w:id="73"/>
    </w:p>
    <w:tbl>
      <w:tblPr>
        <w:tblW w:w="0" w:type="auto"/>
        <w:tblInd w:w="360" w:type="dxa"/>
        <w:tblLayout w:type="fixed"/>
        <w:tblLook w:val="04A0" w:firstRow="1" w:lastRow="0" w:firstColumn="1" w:lastColumn="0" w:noHBand="0" w:noVBand="1"/>
      </w:tblPr>
      <w:tblGrid>
        <w:gridCol w:w="2235"/>
        <w:gridCol w:w="6735"/>
      </w:tblGrid>
      <w:tr w:rsidR="046E462B" w:rsidTr="00ED42A1" w14:paraId="0BEE6E21"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1D1DCA28" w14:textId="1C28BB0D">
            <w:pPr>
              <w:spacing w:after="200"/>
              <w:rPr>
                <w:rFonts w:ascii="Times New Roman" w:hAnsi="Times New Roman" w:eastAsia="Times New Roman" w:cs="Times New Roman"/>
              </w:rPr>
            </w:pPr>
            <w:r w:rsidRPr="00ED42A1">
              <w:rPr>
                <w:rFonts w:ascii="Calibri Light" w:hAnsi="Calibri Light" w:eastAsia="Calibri Light" w:cs="Calibri Light"/>
                <w:b/>
                <w:bCs/>
              </w:rPr>
              <w:t>Description: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7B70FF07" w14:textId="58A665A5">
            <w:pPr>
              <w:spacing w:after="200"/>
              <w:rPr>
                <w:rFonts w:eastAsia="Calibri Light" w:cstheme="minorHAnsi"/>
              </w:rPr>
            </w:pPr>
            <w:r w:rsidRPr="00CB468C">
              <w:rPr>
                <w:rFonts w:eastAsia="Calibri Light" w:cstheme="minorHAnsi"/>
              </w:rPr>
              <w:t xml:space="preserve">Use retrieved form fields to generate dynamic intents in </w:t>
            </w:r>
            <w:proofErr w:type="spellStart"/>
            <w:r w:rsidRPr="00CB468C">
              <w:rPr>
                <w:rFonts w:eastAsia="Calibri Light" w:cstheme="minorHAnsi"/>
              </w:rPr>
              <w:t>Dialogflow</w:t>
            </w:r>
            <w:proofErr w:type="spellEnd"/>
            <w:r w:rsidRPr="00CB468C">
              <w:rPr>
                <w:rFonts w:eastAsia="Calibri Light" w:cstheme="minorHAnsi"/>
              </w:rPr>
              <w:t>.</w:t>
            </w:r>
          </w:p>
        </w:tc>
      </w:tr>
      <w:tr w:rsidR="046E462B" w:rsidTr="00ED42A1" w14:paraId="5A71AF5F" w14:textId="77777777">
        <w:trPr>
          <w:trHeight w:val="300"/>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41BDE263" w14:textId="64F9F02F">
            <w:pPr>
              <w:spacing w:after="200"/>
              <w:rPr>
                <w:rFonts w:ascii="Times New Roman" w:hAnsi="Times New Roman" w:eastAsia="Times New Roman" w:cs="Times New Roman"/>
              </w:rPr>
            </w:pPr>
            <w:r w:rsidRPr="00ED42A1">
              <w:rPr>
                <w:rFonts w:ascii="Calibri Light" w:hAnsi="Calibri Light" w:eastAsia="Calibri Light" w:cs="Calibri Light"/>
                <w:b/>
                <w:bCs/>
              </w:rPr>
              <w:t>Requirements:</w:t>
            </w:r>
            <w:r w:rsidRPr="00ED42A1">
              <w:rPr>
                <w:rFonts w:ascii="Times New Roman" w:hAnsi="Times New Roman" w:eastAsia="Times New Roman" w:cs="Times New Roman"/>
              </w:rPr>
              <w:t> </w:t>
            </w:r>
          </w:p>
          <w:p w:rsidRPr="00ED42A1" w:rsidR="046E462B" w:rsidP="046E462B" w:rsidRDefault="046E462B" w14:paraId="0F3943BF" w14:textId="1814B48A">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1D01BA4D" w14:textId="0DEAF6D9">
            <w:pPr>
              <w:spacing w:after="200"/>
              <w:rPr>
                <w:rFonts w:eastAsia="Calibri Light" w:cstheme="minorHAnsi"/>
              </w:rPr>
            </w:pPr>
            <w:r w:rsidRPr="00CB468C">
              <w:rPr>
                <w:rFonts w:eastAsia="Calibri Light" w:cstheme="minorHAnsi"/>
              </w:rPr>
              <w:t xml:space="preserve">The user initiates a request to create a report and triggers voice commands for the report contents. The system will need to capture the report metadata and dynamically generate the intents in </w:t>
            </w:r>
            <w:proofErr w:type="spellStart"/>
            <w:r w:rsidRPr="00CB468C">
              <w:rPr>
                <w:rFonts w:eastAsia="Calibri Light" w:cstheme="minorHAnsi"/>
              </w:rPr>
              <w:t>Dialogflow</w:t>
            </w:r>
            <w:proofErr w:type="spellEnd"/>
            <w:r w:rsidRPr="00CB468C">
              <w:rPr>
                <w:rFonts w:eastAsia="Calibri Light" w:cstheme="minorHAnsi"/>
              </w:rPr>
              <w:t xml:space="preserve"> to capture the relevant report fields.</w:t>
            </w:r>
          </w:p>
        </w:tc>
      </w:tr>
      <w:tr w:rsidR="046E462B" w:rsidTr="00ED42A1" w14:paraId="7CC3F85A"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1E165874" w14:textId="3F04416E">
            <w:pPr>
              <w:spacing w:after="200"/>
              <w:rPr>
                <w:rFonts w:ascii="Times New Roman" w:hAnsi="Times New Roman" w:eastAsia="Times New Roman" w:cs="Times New Roman"/>
              </w:rPr>
            </w:pPr>
            <w:r w:rsidRPr="00ED42A1">
              <w:rPr>
                <w:rFonts w:ascii="Calibri Light" w:hAnsi="Calibri Light" w:eastAsia="Calibri Light" w:cs="Calibri Light"/>
                <w:b/>
                <w:bCs/>
              </w:rPr>
              <w:t>Actor:</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0D768C1D" w14:textId="49F74294">
            <w:pPr>
              <w:spacing w:after="200"/>
              <w:rPr>
                <w:rFonts w:eastAsia="Calibri Light" w:cstheme="minorHAnsi"/>
              </w:rPr>
            </w:pPr>
            <w:r w:rsidRPr="00CB468C">
              <w:rPr>
                <w:rFonts w:eastAsia="Calibri Light" w:cstheme="minorHAnsi"/>
              </w:rPr>
              <w:t xml:space="preserve">The mobile app should perform the user’s request using the Assistant API that our team will provide, which will send it to </w:t>
            </w:r>
            <w:proofErr w:type="spellStart"/>
            <w:r w:rsidRPr="00CB468C">
              <w:rPr>
                <w:rFonts w:eastAsia="Calibri Light" w:cstheme="minorHAnsi"/>
              </w:rPr>
              <w:t>Dialogflow</w:t>
            </w:r>
            <w:proofErr w:type="spellEnd"/>
            <w:r w:rsidRPr="00CB468C">
              <w:rPr>
                <w:rFonts w:eastAsia="Calibri Light" w:cstheme="minorHAnsi"/>
              </w:rPr>
              <w:t xml:space="preserve"> and our webhook service.</w:t>
            </w:r>
          </w:p>
        </w:tc>
      </w:tr>
      <w:tr w:rsidR="046E462B" w:rsidTr="00ED42A1" w14:paraId="0A6C7B5A"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4F73A842" w14:textId="0DF23958">
            <w:pPr>
              <w:spacing w:after="200"/>
              <w:rPr>
                <w:rFonts w:ascii="Times New Roman" w:hAnsi="Times New Roman" w:eastAsia="Times New Roman" w:cs="Times New Roman"/>
              </w:rPr>
            </w:pPr>
            <w:r w:rsidRPr="00ED42A1">
              <w:rPr>
                <w:rFonts w:ascii="Calibri Light" w:hAnsi="Calibri Light" w:eastAsia="Calibri Light" w:cs="Calibri Light"/>
                <w:b/>
                <w:bCs/>
              </w:rPr>
              <w:t>Trigger</w:t>
            </w:r>
            <w:r w:rsidRPr="00ED42A1">
              <w:rPr>
                <w:rFonts w:ascii="Times New Roman" w:hAnsi="Times New Roman" w:eastAsia="Times New Roman" w:cs="Times New Roman"/>
              </w:rPr>
              <w:t> </w:t>
            </w:r>
          </w:p>
          <w:p w:rsidRPr="00ED42A1" w:rsidR="046E462B" w:rsidP="046E462B" w:rsidRDefault="046E462B" w14:paraId="144E5B3A" w14:textId="1D2E4A78">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7826A22E" w14:textId="063A2C42">
            <w:pPr>
              <w:spacing w:after="200"/>
              <w:rPr>
                <w:rFonts w:eastAsia="Calibri Light" w:cstheme="minorHAnsi"/>
              </w:rPr>
            </w:pPr>
            <w:r w:rsidRPr="00CB468C">
              <w:rPr>
                <w:rFonts w:eastAsia="Calibri Light" w:cstheme="minorHAnsi"/>
              </w:rPr>
              <w:t>The user will say a voice trigger to fill out a specific report.</w:t>
            </w:r>
          </w:p>
        </w:tc>
      </w:tr>
      <w:tr w:rsidR="046E462B" w:rsidTr="00ED42A1" w14:paraId="5332AC4B"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1D8211BB" w14:textId="49A021D3">
            <w:pPr>
              <w:spacing w:after="200"/>
              <w:rPr>
                <w:rFonts w:ascii="Times New Roman" w:hAnsi="Times New Roman" w:eastAsia="Times New Roman" w:cs="Times New Roman"/>
              </w:rPr>
            </w:pPr>
            <w:r w:rsidRPr="00ED42A1">
              <w:rPr>
                <w:rFonts w:ascii="Calibri Light" w:hAnsi="Calibri Light" w:eastAsia="Calibri Light" w:cs="Calibri Light"/>
                <w:b/>
                <w:bCs/>
              </w:rPr>
              <w:t>Precondition:</w:t>
            </w:r>
            <w:r w:rsidRPr="00ED42A1">
              <w:rPr>
                <w:rFonts w:ascii="Times New Roman" w:hAnsi="Times New Roman" w:eastAsia="Times New Roman" w:cs="Times New Roman"/>
              </w:rPr>
              <w:t> </w:t>
            </w:r>
          </w:p>
          <w:p w:rsidRPr="00ED42A1" w:rsidR="046E462B" w:rsidP="046E462B" w:rsidRDefault="046E462B" w14:paraId="21152D49" w14:textId="6C015B79">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33427CCA" w14:textId="041FE039">
            <w:pPr>
              <w:spacing w:after="200"/>
              <w:rPr>
                <w:rFonts w:eastAsia="Calibri Light" w:cstheme="minorHAnsi"/>
              </w:rPr>
            </w:pPr>
            <w:r w:rsidRPr="00CB468C">
              <w:rPr>
                <w:rFonts w:eastAsia="Calibri Light" w:cstheme="minorHAnsi"/>
              </w:rPr>
              <w:t>The system should have:</w:t>
            </w:r>
          </w:p>
          <w:p w:rsidRPr="00CB468C" w:rsidR="046E462B" w:rsidP="046E462B" w:rsidRDefault="046E462B" w14:paraId="181E4A19" w14:textId="79A93AF1">
            <w:pPr>
              <w:pStyle w:val="ListParagraph"/>
              <w:numPr>
                <w:ilvl w:val="0"/>
                <w:numId w:val="11"/>
              </w:numPr>
              <w:spacing w:after="200"/>
              <w:rPr>
                <w:rFonts w:cstheme="minorHAnsi"/>
              </w:rPr>
            </w:pPr>
            <w:r w:rsidRPr="00CB468C">
              <w:rPr>
                <w:rFonts w:eastAsia="Calibri Light" w:cstheme="minorHAnsi"/>
              </w:rPr>
              <w:t>App installed with the proper OS version.</w:t>
            </w:r>
          </w:p>
          <w:p w:rsidRPr="00CB468C" w:rsidR="046E462B" w:rsidP="046E462B" w:rsidRDefault="046E462B" w14:paraId="185251B3" w14:textId="4B7E20B9">
            <w:pPr>
              <w:pStyle w:val="ListParagraph"/>
              <w:numPr>
                <w:ilvl w:val="0"/>
                <w:numId w:val="11"/>
              </w:numPr>
              <w:spacing w:after="200"/>
              <w:rPr>
                <w:rFonts w:cstheme="minorHAnsi"/>
              </w:rPr>
            </w:pPr>
            <w:r w:rsidRPr="00CB468C">
              <w:rPr>
                <w:rFonts w:eastAsia="Calibri Light" w:cstheme="minorHAnsi"/>
              </w:rPr>
              <w:t>Voice recording capability</w:t>
            </w:r>
          </w:p>
          <w:p w:rsidRPr="00CB468C" w:rsidR="046E462B" w:rsidP="046E462B" w:rsidRDefault="046E462B" w14:paraId="5ECFF683" w14:textId="20DC0326">
            <w:pPr>
              <w:pStyle w:val="ListParagraph"/>
              <w:numPr>
                <w:ilvl w:val="0"/>
                <w:numId w:val="11"/>
              </w:numPr>
              <w:spacing w:after="200"/>
              <w:rPr>
                <w:rFonts w:cstheme="minorHAnsi"/>
              </w:rPr>
            </w:pPr>
            <w:r w:rsidRPr="00CB468C">
              <w:rPr>
                <w:rFonts w:eastAsia="Calibri Light" w:cstheme="minorHAnsi"/>
              </w:rPr>
              <w:lastRenderedPageBreak/>
              <w:t>Internet Access</w:t>
            </w:r>
          </w:p>
          <w:p w:rsidRPr="00CB468C" w:rsidR="046E462B" w:rsidP="046E462B" w:rsidRDefault="046E462B" w14:paraId="58F1B953" w14:textId="6415D3AF">
            <w:pPr>
              <w:pStyle w:val="ListParagraph"/>
              <w:numPr>
                <w:ilvl w:val="0"/>
                <w:numId w:val="11"/>
              </w:numPr>
              <w:spacing w:after="200"/>
              <w:rPr>
                <w:rFonts w:cstheme="minorHAnsi"/>
              </w:rPr>
            </w:pPr>
            <w:r w:rsidRPr="00CB468C">
              <w:rPr>
                <w:rFonts w:eastAsia="Calibri Light" w:cstheme="minorHAnsi"/>
              </w:rPr>
              <w:t>Confirmation of user’s intent to create report</w:t>
            </w:r>
          </w:p>
        </w:tc>
      </w:tr>
      <w:tr w:rsidR="046E462B" w:rsidTr="00ED42A1" w14:paraId="6CD00F6B"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35A90B56" w14:textId="18026ADC">
            <w:pPr>
              <w:spacing w:after="200"/>
              <w:rPr>
                <w:rFonts w:ascii="Times New Roman" w:hAnsi="Times New Roman" w:eastAsia="Times New Roman" w:cs="Times New Roman"/>
              </w:rPr>
            </w:pPr>
            <w:r w:rsidRPr="00ED42A1">
              <w:rPr>
                <w:rFonts w:ascii="Calibri Light" w:hAnsi="Calibri Light" w:eastAsia="Calibri Light" w:cs="Calibri Light"/>
                <w:b/>
                <w:bCs/>
              </w:rPr>
              <w:lastRenderedPageBreak/>
              <w:t>System Response</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0AA3156B" w14:textId="771E9A00">
            <w:pPr>
              <w:spacing w:after="200"/>
              <w:rPr>
                <w:rFonts w:eastAsia="Calibri Light" w:cstheme="minorHAnsi"/>
              </w:rPr>
            </w:pPr>
            <w:r w:rsidRPr="00CB468C">
              <w:rPr>
                <w:rFonts w:eastAsia="Calibri Light" w:cstheme="minorHAnsi"/>
              </w:rPr>
              <w:t>The system will respond that it is ready to accept report content.</w:t>
            </w:r>
          </w:p>
        </w:tc>
      </w:tr>
      <w:tr w:rsidR="046E462B" w:rsidTr="00ED42A1" w14:paraId="0A688F6B"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45462BDD" w14:textId="0F9CD262">
            <w:pPr>
              <w:spacing w:after="200"/>
              <w:rPr>
                <w:rFonts w:ascii="Times New Roman" w:hAnsi="Times New Roman" w:eastAsia="Times New Roman" w:cs="Times New Roman"/>
              </w:rPr>
            </w:pPr>
            <w:r w:rsidRPr="00ED42A1">
              <w:rPr>
                <w:rFonts w:ascii="Calibri Light" w:hAnsi="Calibri Light" w:eastAsia="Calibri Light" w:cs="Calibri Light"/>
                <w:b/>
                <w:bCs/>
              </w:rPr>
              <w:t>Post Condition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5764B1FE" w14:textId="00B7A793">
            <w:pPr>
              <w:spacing w:after="200"/>
              <w:rPr>
                <w:rFonts w:eastAsia="Calibri Light" w:cstheme="minorHAnsi"/>
              </w:rPr>
            </w:pPr>
            <w:r w:rsidRPr="00CB468C">
              <w:rPr>
                <w:rFonts w:eastAsia="Calibri Light" w:cstheme="minorHAnsi"/>
              </w:rPr>
              <w:t xml:space="preserve">The system will retrieve the report metadata and use GCP’s </w:t>
            </w:r>
            <w:proofErr w:type="spellStart"/>
            <w:r w:rsidRPr="00CB468C">
              <w:rPr>
                <w:rFonts w:eastAsia="Calibri Light" w:cstheme="minorHAnsi"/>
              </w:rPr>
              <w:t>Dialogflow</w:t>
            </w:r>
            <w:proofErr w:type="spellEnd"/>
            <w:r w:rsidRPr="00CB468C">
              <w:rPr>
                <w:rFonts w:eastAsia="Calibri Light" w:cstheme="minorHAnsi"/>
              </w:rPr>
              <w:t xml:space="preserve"> API to create generic intents that capture any of the report fields as keywords and store any other information that comes after the keywords. For example, if a report field requires ‘heart rate’, our service will generate an intent that looks for the key word heart rate. To capture data, the user will need to </w:t>
            </w:r>
            <w:proofErr w:type="gramStart"/>
            <w:r w:rsidRPr="00CB468C">
              <w:rPr>
                <w:rFonts w:eastAsia="Calibri Light" w:cstheme="minorHAnsi"/>
              </w:rPr>
              <w:t>say</w:t>
            </w:r>
            <w:proofErr w:type="gramEnd"/>
            <w:r w:rsidRPr="00CB468C">
              <w:rPr>
                <w:rFonts w:eastAsia="Calibri Light" w:cstheme="minorHAnsi"/>
              </w:rPr>
              <w:t xml:space="preserve"> ‘heart rate 60 bpm’, where the keyword is ‘heart rate’ and the value is ‘60 bpm’</w:t>
            </w:r>
          </w:p>
        </w:tc>
      </w:tr>
      <w:tr w:rsidR="046E462B" w:rsidTr="00CB468C" w14:paraId="57953262" w14:textId="77777777">
        <w:trPr>
          <w:trHeight w:val="62"/>
        </w:trPr>
        <w:tc>
          <w:tcPr>
            <w:tcW w:w="2235" w:type="dxa"/>
            <w:tcBorders>
              <w:top w:val="single" w:color="000000" w:themeColor="text1" w:sz="6" w:space="0"/>
              <w:left w:val="single" w:color="000000" w:themeColor="text1" w:sz="6" w:space="0"/>
              <w:bottom w:val="nil"/>
              <w:right w:val="single" w:color="000000" w:themeColor="text1" w:sz="6" w:space="0"/>
            </w:tcBorders>
            <w:shd w:val="clear" w:color="auto" w:fill="F2F2F2" w:themeFill="background1" w:themeFillShade="F2"/>
          </w:tcPr>
          <w:p w:rsidRPr="00ED42A1" w:rsidR="046E462B" w:rsidP="046E462B" w:rsidRDefault="046E462B" w14:paraId="60BFACB5" w14:textId="5ACA4A4D">
            <w:pPr>
              <w:spacing w:after="200"/>
              <w:rPr>
                <w:rFonts w:ascii="Times New Roman" w:hAnsi="Times New Roman" w:eastAsia="Times New Roman" w:cs="Times New Roman"/>
              </w:rPr>
            </w:pPr>
            <w:r w:rsidRPr="00ED42A1">
              <w:rPr>
                <w:rFonts w:ascii="Calibri Light" w:hAnsi="Calibri Light" w:eastAsia="Calibri Light" w:cs="Calibri Light"/>
                <w:b/>
                <w:bCs/>
              </w:rPr>
              <w:t>Alternate Path</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nil"/>
              <w:right w:val="single" w:color="000000" w:themeColor="text1" w:sz="6" w:space="0"/>
            </w:tcBorders>
            <w:shd w:val="clear" w:color="auto" w:fill="F2F2F2" w:themeFill="background1" w:themeFillShade="F2"/>
          </w:tcPr>
          <w:p w:rsidRPr="00CB468C" w:rsidR="046E462B" w:rsidP="046E462B" w:rsidRDefault="046E462B" w14:paraId="290469C9" w14:textId="2C445BD3">
            <w:pPr>
              <w:spacing w:after="200"/>
              <w:rPr>
                <w:rFonts w:ascii="Calibri Light" w:hAnsi="Calibri Light" w:eastAsia="Calibri Light" w:cs="Calibri Light"/>
                <w:b/>
                <w:bCs/>
              </w:rPr>
            </w:pPr>
            <w:r w:rsidRPr="00CB468C">
              <w:rPr>
                <w:rFonts w:ascii="Times New Roman" w:hAnsi="Times New Roman" w:eastAsia="Times New Roman" w:cs="Times New Roman"/>
                <w:b/>
                <w:bCs/>
              </w:rPr>
              <w:t> </w:t>
            </w:r>
            <w:r w:rsidRPr="00CB468C">
              <w:rPr>
                <w:rFonts w:ascii="Calibri Light" w:hAnsi="Calibri Light" w:eastAsia="Calibri Light" w:cs="Calibri Light"/>
                <w:b/>
                <w:bCs/>
              </w:rPr>
              <w:t>If an intent already exists due to a previous report, a new intent will not overwrite the existing. The system will use the existing intent.</w:t>
            </w:r>
          </w:p>
        </w:tc>
      </w:tr>
      <w:tr w:rsidR="046E462B" w:rsidTr="00ED42A1" w14:paraId="0876BFAC" w14:textId="77777777">
        <w:tc>
          <w:tcPr>
            <w:tcW w:w="2235" w:type="dxa"/>
            <w:tcBorders>
              <w:top w:val="nil"/>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344C63DF" w14:textId="5C5C142C">
            <w:pPr>
              <w:spacing w:after="200"/>
              <w:rPr>
                <w:rFonts w:ascii="Times New Roman" w:hAnsi="Times New Roman" w:eastAsia="Times New Roman" w:cs="Times New Roman"/>
              </w:rPr>
            </w:pPr>
          </w:p>
          <w:p w:rsidRPr="00ED42A1" w:rsidR="046E462B" w:rsidP="046E462B" w:rsidRDefault="046E462B" w14:paraId="79AD43C5" w14:textId="49E150CF">
            <w:pPr>
              <w:spacing w:after="200"/>
              <w:rPr>
                <w:rFonts w:ascii="Times New Roman" w:hAnsi="Times New Roman" w:eastAsia="Times New Roman" w:cs="Times New Roman"/>
              </w:rPr>
            </w:pPr>
          </w:p>
        </w:tc>
        <w:tc>
          <w:tcPr>
            <w:tcW w:w="6735" w:type="dxa"/>
            <w:tcBorders>
              <w:top w:val="nil"/>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59068E34" w14:textId="5DA45DAE">
            <w:pPr>
              <w:spacing w:after="200"/>
              <w:rPr>
                <w:rFonts w:ascii="Times New Roman" w:hAnsi="Times New Roman" w:eastAsia="Times New Roman" w:cs="Times New Roman"/>
              </w:rPr>
            </w:pPr>
          </w:p>
        </w:tc>
      </w:tr>
    </w:tbl>
    <w:p w:rsidR="45746D5D" w:rsidP="046E462B" w:rsidRDefault="45746D5D" w14:paraId="0D364830" w14:textId="0F3ED51E">
      <w:pPr>
        <w:pStyle w:val="Heading2"/>
        <w:spacing w:before="200" w:line="271" w:lineRule="auto"/>
        <w:rPr>
          <w:rFonts w:ascii="Calibri Light" w:hAnsi="Calibri Light" w:eastAsia="Calibri Light" w:cs="Calibri Light"/>
          <w:smallCaps/>
          <w:color w:val="000000" w:themeColor="text1"/>
          <w:sz w:val="28"/>
          <w:szCs w:val="28"/>
        </w:rPr>
      </w:pPr>
      <w:bookmarkStart w:name="_Toc65097067" w:id="74"/>
      <w:r w:rsidRPr="046E462B">
        <w:rPr>
          <w:rFonts w:ascii="Calibri Light" w:hAnsi="Calibri Light" w:eastAsia="Calibri Light" w:cs="Calibri Light"/>
          <w:b/>
          <w:bCs/>
          <w:smallCaps/>
          <w:color w:val="000000" w:themeColor="text1"/>
          <w:sz w:val="28"/>
          <w:szCs w:val="28"/>
        </w:rPr>
        <w:t>Test Case 07</w:t>
      </w:r>
      <w:r w:rsidRPr="046E462B">
        <w:rPr>
          <w:rFonts w:ascii="Calibri Light" w:hAnsi="Calibri Light" w:eastAsia="Calibri Light" w:cs="Calibri Light"/>
          <w:smallCaps/>
          <w:color w:val="000000" w:themeColor="text1"/>
          <w:sz w:val="28"/>
          <w:szCs w:val="28"/>
        </w:rPr>
        <w:t xml:space="preserve">: Identify report contents extracted by the </w:t>
      </w:r>
      <w:proofErr w:type="spellStart"/>
      <w:r w:rsidRPr="046E462B">
        <w:rPr>
          <w:rFonts w:ascii="Calibri Light" w:hAnsi="Calibri Light" w:eastAsia="Calibri Light" w:cs="Calibri Light"/>
          <w:smallCaps/>
          <w:color w:val="000000" w:themeColor="text1"/>
          <w:sz w:val="28"/>
          <w:szCs w:val="28"/>
        </w:rPr>
        <w:t>Dialogflow</w:t>
      </w:r>
      <w:proofErr w:type="spellEnd"/>
      <w:r w:rsidRPr="046E462B">
        <w:rPr>
          <w:rFonts w:ascii="Calibri Light" w:hAnsi="Calibri Light" w:eastAsia="Calibri Light" w:cs="Calibri Light"/>
          <w:smallCaps/>
          <w:color w:val="000000" w:themeColor="text1"/>
          <w:sz w:val="28"/>
          <w:szCs w:val="28"/>
        </w:rPr>
        <w:t xml:space="preserve"> agent</w:t>
      </w:r>
      <w:bookmarkEnd w:id="74"/>
    </w:p>
    <w:tbl>
      <w:tblPr>
        <w:tblW w:w="0" w:type="auto"/>
        <w:tblInd w:w="360" w:type="dxa"/>
        <w:tblLayout w:type="fixed"/>
        <w:tblLook w:val="04A0" w:firstRow="1" w:lastRow="0" w:firstColumn="1" w:lastColumn="0" w:noHBand="0" w:noVBand="1"/>
      </w:tblPr>
      <w:tblGrid>
        <w:gridCol w:w="2235"/>
        <w:gridCol w:w="6735"/>
      </w:tblGrid>
      <w:tr w:rsidR="046E462B" w:rsidTr="00ED42A1" w14:paraId="6428A81D"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114FFEE5" w14:textId="652C6205">
            <w:pPr>
              <w:spacing w:after="200"/>
              <w:rPr>
                <w:rFonts w:ascii="Times New Roman" w:hAnsi="Times New Roman" w:eastAsia="Times New Roman" w:cs="Times New Roman"/>
              </w:rPr>
            </w:pPr>
            <w:r w:rsidRPr="00ED42A1">
              <w:rPr>
                <w:rFonts w:ascii="Calibri Light" w:hAnsi="Calibri Light" w:eastAsia="Calibri Light" w:cs="Calibri Light"/>
                <w:b/>
                <w:bCs/>
              </w:rPr>
              <w:t>Description: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71D9B9A6" w14:textId="11ED8722">
            <w:pPr>
              <w:spacing w:after="200"/>
              <w:rPr>
                <w:rFonts w:eastAsia="Calibri Light" w:cstheme="minorHAnsi"/>
              </w:rPr>
            </w:pPr>
            <w:r w:rsidRPr="00CB468C">
              <w:rPr>
                <w:rFonts w:eastAsia="Calibri Light" w:cstheme="minorHAnsi"/>
              </w:rPr>
              <w:t xml:space="preserve">Identify report contents that are recognized from the user’s voice and dynamic intents using </w:t>
            </w:r>
            <w:proofErr w:type="spellStart"/>
            <w:r w:rsidRPr="00CB468C">
              <w:rPr>
                <w:rFonts w:eastAsia="Calibri Light" w:cstheme="minorHAnsi"/>
              </w:rPr>
              <w:t>Dialogflow</w:t>
            </w:r>
            <w:proofErr w:type="spellEnd"/>
            <w:r w:rsidRPr="00CB468C">
              <w:rPr>
                <w:rFonts w:eastAsia="Calibri Light" w:cstheme="minorHAnsi"/>
              </w:rPr>
              <w:t xml:space="preserve">. </w:t>
            </w:r>
          </w:p>
        </w:tc>
      </w:tr>
      <w:tr w:rsidR="046E462B" w:rsidTr="00ED42A1" w14:paraId="3A8C6FA3" w14:textId="77777777">
        <w:trPr>
          <w:trHeight w:val="300"/>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15EB0639" w14:textId="45457134">
            <w:pPr>
              <w:spacing w:after="200"/>
              <w:rPr>
                <w:rFonts w:ascii="Times New Roman" w:hAnsi="Times New Roman" w:eastAsia="Times New Roman" w:cs="Times New Roman"/>
              </w:rPr>
            </w:pPr>
            <w:r w:rsidRPr="00ED42A1">
              <w:rPr>
                <w:rFonts w:ascii="Calibri Light" w:hAnsi="Calibri Light" w:eastAsia="Calibri Light" w:cs="Calibri Light"/>
                <w:b/>
                <w:bCs/>
              </w:rPr>
              <w:t>Requirements:</w:t>
            </w:r>
            <w:r w:rsidRPr="00ED42A1">
              <w:rPr>
                <w:rFonts w:ascii="Times New Roman" w:hAnsi="Times New Roman" w:eastAsia="Times New Roman" w:cs="Times New Roman"/>
              </w:rPr>
              <w:t> </w:t>
            </w:r>
          </w:p>
          <w:p w:rsidRPr="00ED42A1" w:rsidR="046E462B" w:rsidP="046E462B" w:rsidRDefault="046E462B" w14:paraId="55101D0B" w14:textId="4C211FE0">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3C0F6024" w14:textId="1CE6BCD9">
            <w:pPr>
              <w:spacing w:after="200"/>
              <w:rPr>
                <w:rFonts w:eastAsia="Calibri Light" w:cstheme="minorHAnsi"/>
              </w:rPr>
            </w:pPr>
            <w:r w:rsidRPr="00CB468C">
              <w:rPr>
                <w:rFonts w:eastAsia="Calibri Light" w:cstheme="minorHAnsi"/>
              </w:rPr>
              <w:t xml:space="preserve">The user initiates a request to create a report and triggers voice commands for the report contents. The report contents are sent to our webhook service after they have extracted by the </w:t>
            </w:r>
            <w:proofErr w:type="spellStart"/>
            <w:r w:rsidRPr="00CB468C">
              <w:rPr>
                <w:rFonts w:eastAsia="Calibri Light" w:cstheme="minorHAnsi"/>
              </w:rPr>
              <w:t>Dialogflow</w:t>
            </w:r>
            <w:proofErr w:type="spellEnd"/>
            <w:r w:rsidRPr="00CB468C">
              <w:rPr>
                <w:rFonts w:eastAsia="Calibri Light" w:cstheme="minorHAnsi"/>
              </w:rPr>
              <w:t xml:space="preserve"> Agent.</w:t>
            </w:r>
          </w:p>
        </w:tc>
      </w:tr>
      <w:tr w:rsidR="046E462B" w:rsidTr="00ED42A1" w14:paraId="4B42B02C"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6B4D635F" w14:textId="47F2E18D">
            <w:pPr>
              <w:spacing w:after="200"/>
              <w:rPr>
                <w:rFonts w:ascii="Times New Roman" w:hAnsi="Times New Roman" w:eastAsia="Times New Roman" w:cs="Times New Roman"/>
              </w:rPr>
            </w:pPr>
            <w:r w:rsidRPr="00ED42A1">
              <w:rPr>
                <w:rFonts w:ascii="Calibri Light" w:hAnsi="Calibri Light" w:eastAsia="Calibri Light" w:cs="Calibri Light"/>
                <w:b/>
                <w:bCs/>
              </w:rPr>
              <w:t>Actor:</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00521268" w14:textId="4749C7DB">
            <w:pPr>
              <w:spacing w:after="200"/>
              <w:rPr>
                <w:rFonts w:eastAsia="Calibri Light" w:cstheme="minorHAnsi"/>
              </w:rPr>
            </w:pPr>
            <w:r w:rsidRPr="00CB468C">
              <w:rPr>
                <w:rFonts w:eastAsia="Calibri Light" w:cstheme="minorHAnsi"/>
              </w:rPr>
              <w:t xml:space="preserve">The mobile app should perform the user’s request using the Assistant API that our team will provide, which will send it to </w:t>
            </w:r>
            <w:proofErr w:type="spellStart"/>
            <w:r w:rsidRPr="00CB468C">
              <w:rPr>
                <w:rFonts w:eastAsia="Calibri Light" w:cstheme="minorHAnsi"/>
              </w:rPr>
              <w:t>Dialogflow</w:t>
            </w:r>
            <w:proofErr w:type="spellEnd"/>
            <w:r w:rsidRPr="00CB468C">
              <w:rPr>
                <w:rFonts w:eastAsia="Calibri Light" w:cstheme="minorHAnsi"/>
              </w:rPr>
              <w:t xml:space="preserve"> and our webhook service.</w:t>
            </w:r>
          </w:p>
        </w:tc>
      </w:tr>
      <w:tr w:rsidR="046E462B" w:rsidTr="00ED42A1" w14:paraId="1AF751D7"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48D5C987" w14:textId="177D686D">
            <w:pPr>
              <w:spacing w:after="200"/>
              <w:rPr>
                <w:rFonts w:ascii="Times New Roman" w:hAnsi="Times New Roman" w:eastAsia="Times New Roman" w:cs="Times New Roman"/>
              </w:rPr>
            </w:pPr>
            <w:r w:rsidRPr="00ED42A1">
              <w:rPr>
                <w:rFonts w:ascii="Calibri Light" w:hAnsi="Calibri Light" w:eastAsia="Calibri Light" w:cs="Calibri Light"/>
                <w:b/>
                <w:bCs/>
              </w:rPr>
              <w:t>Trigger</w:t>
            </w:r>
            <w:r w:rsidRPr="00ED42A1">
              <w:rPr>
                <w:rFonts w:ascii="Times New Roman" w:hAnsi="Times New Roman" w:eastAsia="Times New Roman" w:cs="Times New Roman"/>
              </w:rPr>
              <w:t> </w:t>
            </w:r>
          </w:p>
          <w:p w:rsidRPr="00ED42A1" w:rsidR="046E462B" w:rsidP="046E462B" w:rsidRDefault="046E462B" w14:paraId="0410765C" w14:textId="315D0316">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187C83B4" w14:textId="34A0EAA5">
            <w:pPr>
              <w:spacing w:after="200"/>
              <w:rPr>
                <w:rFonts w:eastAsia="Calibri Light" w:cstheme="minorHAnsi"/>
              </w:rPr>
            </w:pPr>
            <w:r w:rsidRPr="00CB468C">
              <w:rPr>
                <w:rFonts w:eastAsia="Calibri Light" w:cstheme="minorHAnsi"/>
              </w:rPr>
              <w:t>The user will say a voice trigger to fill out a specific report. They will then continue to say voice triggers to fill out the report contents.</w:t>
            </w:r>
          </w:p>
        </w:tc>
      </w:tr>
      <w:tr w:rsidR="046E462B" w:rsidTr="00ED42A1" w14:paraId="51BA6500"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466305BD" w14:textId="6FF2D584">
            <w:pPr>
              <w:spacing w:after="200"/>
              <w:rPr>
                <w:rFonts w:ascii="Times New Roman" w:hAnsi="Times New Roman" w:eastAsia="Times New Roman" w:cs="Times New Roman"/>
              </w:rPr>
            </w:pPr>
            <w:r w:rsidRPr="00ED42A1">
              <w:rPr>
                <w:rFonts w:ascii="Calibri Light" w:hAnsi="Calibri Light" w:eastAsia="Calibri Light" w:cs="Calibri Light"/>
                <w:b/>
                <w:bCs/>
              </w:rPr>
              <w:t>Precondition:</w:t>
            </w:r>
            <w:r w:rsidRPr="00ED42A1">
              <w:rPr>
                <w:rFonts w:ascii="Times New Roman" w:hAnsi="Times New Roman" w:eastAsia="Times New Roman" w:cs="Times New Roman"/>
              </w:rPr>
              <w:t> </w:t>
            </w:r>
          </w:p>
          <w:p w:rsidRPr="00ED42A1" w:rsidR="046E462B" w:rsidP="046E462B" w:rsidRDefault="046E462B" w14:paraId="562A6097" w14:textId="0CCBE3DC">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565CEB3E" w14:textId="5B786B58">
            <w:pPr>
              <w:spacing w:after="200"/>
              <w:rPr>
                <w:rFonts w:eastAsia="Calibri Light" w:cstheme="minorHAnsi"/>
              </w:rPr>
            </w:pPr>
            <w:r w:rsidRPr="00CB468C">
              <w:rPr>
                <w:rFonts w:eastAsia="Calibri Light" w:cstheme="minorHAnsi"/>
              </w:rPr>
              <w:t>The system should have:</w:t>
            </w:r>
          </w:p>
          <w:p w:rsidRPr="00CB468C" w:rsidR="046E462B" w:rsidP="046E462B" w:rsidRDefault="046E462B" w14:paraId="0AE0C754" w14:textId="50B62079">
            <w:pPr>
              <w:pStyle w:val="ListParagraph"/>
              <w:numPr>
                <w:ilvl w:val="0"/>
                <w:numId w:val="10"/>
              </w:numPr>
              <w:spacing w:after="200"/>
              <w:rPr>
                <w:rFonts w:cstheme="minorHAnsi"/>
              </w:rPr>
            </w:pPr>
            <w:r w:rsidRPr="00CB468C">
              <w:rPr>
                <w:rFonts w:eastAsia="Calibri Light" w:cstheme="minorHAnsi"/>
              </w:rPr>
              <w:t>App installed with the proper OS version.</w:t>
            </w:r>
          </w:p>
          <w:p w:rsidRPr="00CB468C" w:rsidR="046E462B" w:rsidP="046E462B" w:rsidRDefault="046E462B" w14:paraId="00514003" w14:textId="1946B84A">
            <w:pPr>
              <w:pStyle w:val="ListParagraph"/>
              <w:numPr>
                <w:ilvl w:val="0"/>
                <w:numId w:val="10"/>
              </w:numPr>
              <w:spacing w:after="200"/>
              <w:rPr>
                <w:rFonts w:cstheme="minorHAnsi"/>
              </w:rPr>
            </w:pPr>
            <w:r w:rsidRPr="00CB468C">
              <w:rPr>
                <w:rFonts w:eastAsia="Calibri Light" w:cstheme="minorHAnsi"/>
              </w:rPr>
              <w:t>Voice recording capability</w:t>
            </w:r>
          </w:p>
          <w:p w:rsidRPr="00CB468C" w:rsidR="046E462B" w:rsidP="046E462B" w:rsidRDefault="046E462B" w14:paraId="0BD0EFCC" w14:textId="76F931F4">
            <w:pPr>
              <w:pStyle w:val="ListParagraph"/>
              <w:numPr>
                <w:ilvl w:val="0"/>
                <w:numId w:val="10"/>
              </w:numPr>
              <w:spacing w:after="200"/>
              <w:rPr>
                <w:rFonts w:cstheme="minorHAnsi"/>
              </w:rPr>
            </w:pPr>
            <w:r w:rsidRPr="00CB468C">
              <w:rPr>
                <w:rFonts w:eastAsia="Calibri Light" w:cstheme="minorHAnsi"/>
              </w:rPr>
              <w:t>Internet Access</w:t>
            </w:r>
          </w:p>
          <w:p w:rsidRPr="00CB468C" w:rsidR="046E462B" w:rsidP="046E462B" w:rsidRDefault="046E462B" w14:paraId="2D76F308" w14:textId="2EDCE3D9">
            <w:pPr>
              <w:pStyle w:val="ListParagraph"/>
              <w:numPr>
                <w:ilvl w:val="0"/>
                <w:numId w:val="10"/>
              </w:numPr>
              <w:spacing w:after="200"/>
              <w:rPr>
                <w:rFonts w:cstheme="minorHAnsi"/>
              </w:rPr>
            </w:pPr>
            <w:r w:rsidRPr="00CB468C">
              <w:rPr>
                <w:rFonts w:eastAsia="Calibri Light" w:cstheme="minorHAnsi"/>
              </w:rPr>
              <w:t>Confirmation of user’s intent to create report</w:t>
            </w:r>
          </w:p>
          <w:p w:rsidRPr="00CB468C" w:rsidR="046E462B" w:rsidP="046E462B" w:rsidRDefault="046E462B" w14:paraId="75B9882F" w14:textId="7D513CC6">
            <w:pPr>
              <w:pStyle w:val="ListParagraph"/>
              <w:numPr>
                <w:ilvl w:val="0"/>
                <w:numId w:val="10"/>
              </w:numPr>
              <w:spacing w:after="200"/>
              <w:rPr>
                <w:rFonts w:cstheme="minorHAnsi"/>
              </w:rPr>
            </w:pPr>
            <w:r w:rsidRPr="00CB468C">
              <w:rPr>
                <w:rFonts w:eastAsia="Calibri Light" w:cstheme="minorHAnsi"/>
              </w:rPr>
              <w:lastRenderedPageBreak/>
              <w:t>Confirmation of user’s intent to create report fields’ content</w:t>
            </w:r>
          </w:p>
        </w:tc>
      </w:tr>
      <w:tr w:rsidR="046E462B" w:rsidTr="00ED42A1" w14:paraId="7D229E6C"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59A29E82" w14:textId="494C7D48">
            <w:pPr>
              <w:spacing w:after="200"/>
              <w:rPr>
                <w:rFonts w:ascii="Times New Roman" w:hAnsi="Times New Roman" w:eastAsia="Times New Roman" w:cs="Times New Roman"/>
              </w:rPr>
            </w:pPr>
            <w:r w:rsidRPr="00ED42A1">
              <w:rPr>
                <w:rFonts w:ascii="Calibri Light" w:hAnsi="Calibri Light" w:eastAsia="Calibri Light" w:cs="Calibri Light"/>
                <w:b/>
                <w:bCs/>
              </w:rPr>
              <w:lastRenderedPageBreak/>
              <w:t>System Response</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4E4BD420" w14:textId="21226364">
            <w:pPr>
              <w:spacing w:after="200"/>
              <w:rPr>
                <w:rFonts w:eastAsia="Calibri Light" w:cstheme="minorHAnsi"/>
              </w:rPr>
            </w:pPr>
            <w:r w:rsidRPr="00CB468C">
              <w:rPr>
                <w:rFonts w:eastAsia="Calibri Light" w:cstheme="minorHAnsi"/>
              </w:rPr>
              <w:t>The system will respond with a confirmation of the user’s voice recognition for the triggered report field.</w:t>
            </w:r>
          </w:p>
        </w:tc>
      </w:tr>
      <w:tr w:rsidR="046E462B" w:rsidTr="00ED42A1" w14:paraId="3EB39224"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11B4A557" w14:textId="5DA543CD">
            <w:pPr>
              <w:spacing w:after="200"/>
              <w:rPr>
                <w:rFonts w:ascii="Times New Roman" w:hAnsi="Times New Roman" w:eastAsia="Times New Roman" w:cs="Times New Roman"/>
              </w:rPr>
            </w:pPr>
            <w:r w:rsidRPr="00ED42A1">
              <w:rPr>
                <w:rFonts w:ascii="Calibri Light" w:hAnsi="Calibri Light" w:eastAsia="Calibri Light" w:cs="Calibri Light"/>
                <w:b/>
                <w:bCs/>
              </w:rPr>
              <w:t>Post Condition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1B1955A5" w14:textId="1F71826C">
            <w:pPr>
              <w:spacing w:after="200"/>
              <w:rPr>
                <w:rFonts w:eastAsia="Calibri Light" w:cstheme="minorHAnsi"/>
              </w:rPr>
            </w:pPr>
            <w:r w:rsidRPr="00CB468C">
              <w:rPr>
                <w:rFonts w:eastAsia="Calibri Light" w:cstheme="minorHAnsi"/>
              </w:rPr>
              <w:t>If the user confirms, the system will store the report field as metadata.</w:t>
            </w:r>
          </w:p>
        </w:tc>
      </w:tr>
      <w:tr w:rsidR="046E462B" w:rsidTr="00ED42A1" w14:paraId="598B0C34"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ED42A1" w:rsidR="046E462B" w:rsidP="046E462B" w:rsidRDefault="046E462B" w14:paraId="790F194C" w14:textId="5D82B239">
            <w:pPr>
              <w:spacing w:after="200"/>
              <w:rPr>
                <w:rFonts w:ascii="Times New Roman" w:hAnsi="Times New Roman" w:eastAsia="Times New Roman" w:cs="Times New Roman"/>
              </w:rPr>
            </w:pPr>
            <w:r w:rsidRPr="00ED42A1">
              <w:rPr>
                <w:rFonts w:ascii="Calibri Light" w:hAnsi="Calibri Light" w:eastAsia="Calibri Light" w:cs="Calibri Light"/>
                <w:b/>
                <w:bCs/>
              </w:rPr>
              <w:t>Alternate Path</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Pr>
          <w:p w:rsidRPr="00CB468C" w:rsidR="046E462B" w:rsidP="046E462B" w:rsidRDefault="046E462B" w14:paraId="1CE880C5" w14:textId="6562F1F7">
            <w:pPr>
              <w:spacing w:after="200"/>
              <w:rPr>
                <w:rFonts w:eastAsia="Calibri Light" w:cstheme="minorHAnsi"/>
              </w:rPr>
            </w:pPr>
            <w:r w:rsidRPr="00CB468C">
              <w:rPr>
                <w:rFonts w:eastAsia="Calibri Light" w:cstheme="minorHAnsi"/>
              </w:rPr>
              <w:t>If the system does not understand the key word as a valid intent, it will ask the user to try again.</w:t>
            </w:r>
          </w:p>
        </w:tc>
      </w:tr>
    </w:tbl>
    <w:p w:rsidR="45746D5D" w:rsidP="046E462B" w:rsidRDefault="45746D5D" w14:paraId="549118EA" w14:textId="127FBAC1">
      <w:pPr>
        <w:spacing w:after="200"/>
        <w:ind w:left="360"/>
        <w:rPr>
          <w:rFonts w:ascii="Times New Roman" w:hAnsi="Times New Roman" w:eastAsia="Times New Roman" w:cs="Times New Roman"/>
          <w:color w:val="000000" w:themeColor="text1"/>
          <w:sz w:val="20"/>
          <w:szCs w:val="20"/>
        </w:rPr>
      </w:pPr>
      <w:r w:rsidRPr="046E462B">
        <w:rPr>
          <w:rFonts w:ascii="Times New Roman" w:hAnsi="Times New Roman" w:eastAsia="Times New Roman" w:cs="Times New Roman"/>
          <w:color w:val="000000" w:themeColor="text1"/>
          <w:sz w:val="20"/>
          <w:szCs w:val="20"/>
        </w:rPr>
        <w:t> </w:t>
      </w:r>
    </w:p>
    <w:p w:rsidR="45746D5D" w:rsidP="046E462B" w:rsidRDefault="45746D5D" w14:paraId="783F9AB2" w14:textId="3C9CF928">
      <w:pPr>
        <w:pStyle w:val="Heading2"/>
        <w:spacing w:before="200" w:line="271" w:lineRule="auto"/>
        <w:rPr>
          <w:del w:author="Anthony Cedeno" w:date="2021-03-14T10:02:38.274Z" w:id="1349775229"/>
          <w:rFonts w:ascii="Calibri Light" w:hAnsi="Calibri Light" w:eastAsia="Calibri Light" w:cs="Calibri Light"/>
          <w:smallCaps w:val="1"/>
          <w:color w:val="000000" w:themeColor="text1"/>
          <w:sz w:val="28"/>
          <w:szCs w:val="28"/>
        </w:rPr>
      </w:pPr>
      <w:bookmarkStart w:name="_Toc65097068" w:id="75"/>
      <w:del w:author="Anthony Cedeno" w:date="2021-03-14T10:02:38.276Z" w:id="334804694">
        <w:r w:rsidRPr="53A406BB" w:rsidDel="45746D5D">
          <w:rPr>
            <w:rFonts w:ascii="Calibri Light" w:hAnsi="Calibri Light" w:eastAsia="Calibri Light" w:cs="Calibri Light"/>
            <w:b w:val="1"/>
            <w:bCs w:val="1"/>
            <w:smallCaps w:val="1"/>
            <w:color w:val="000000" w:themeColor="text1" w:themeTint="FF" w:themeShade="FF"/>
            <w:sz w:val="28"/>
            <w:szCs w:val="28"/>
          </w:rPr>
          <w:delText>Test Case 08</w:delText>
        </w:r>
        <w:r w:rsidRPr="53A406BB" w:rsidDel="45746D5D">
          <w:rPr>
            <w:rFonts w:ascii="Calibri Light" w:hAnsi="Calibri Light" w:eastAsia="Calibri Light" w:cs="Calibri Light"/>
            <w:smallCaps w:val="1"/>
            <w:color w:val="000000" w:themeColor="text1" w:themeTint="FF" w:themeShade="FF"/>
            <w:sz w:val="28"/>
            <w:szCs w:val="28"/>
          </w:rPr>
          <w:delText>: Store extracted report contents into a database</w:delText>
        </w:r>
      </w:del>
      <w:bookmarkEnd w:id="75"/>
    </w:p>
    <w:tbl>
      <w:tblPr>
        <w:tblW w:w="0" w:type="auto"/>
        <w:tblInd w:w="360" w:type="dxa"/>
        <w:tblLayout w:type="fixed"/>
        <w:tblLook w:val="04A0" w:firstRow="1" w:lastRow="0" w:firstColumn="1" w:lastColumn="0" w:noHBand="0" w:noVBand="1"/>
      </w:tblPr>
      <w:tblGrid>
        <w:gridCol w:w="2235"/>
        <w:gridCol w:w="6735"/>
      </w:tblGrid>
      <w:tr w:rsidR="046E462B" w:rsidTr="53A406BB" w14:paraId="72BA494E" w14:textId="77777777">
        <w:trPr>
          <w:del w:author="Anthony Cedeno" w:date="2021-03-14T10:02:38.271Z" w:id="1446762364"/>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6854B3F1" w14:textId="4ED56F4B">
            <w:pPr>
              <w:spacing w:after="200"/>
              <w:rPr>
                <w:rFonts w:ascii="Times New Roman" w:hAnsi="Times New Roman" w:eastAsia="Times New Roman" w:cs="Times New Roman"/>
              </w:rPr>
            </w:pPr>
            <w:r w:rsidRPr="00ED42A1">
              <w:rPr>
                <w:rFonts w:ascii="Calibri Light" w:hAnsi="Calibri Light" w:eastAsia="Calibri Light" w:cs="Calibri Light"/>
                <w:b/>
                <w:bCs/>
              </w:rPr>
              <w:t>Description: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39C0E3AE" w14:textId="0C11C07F">
            <w:pPr>
              <w:spacing w:after="200"/>
              <w:rPr>
                <w:rFonts w:eastAsia="Calibri Light" w:cstheme="minorHAnsi"/>
              </w:rPr>
            </w:pPr>
            <w:r w:rsidRPr="00CB468C">
              <w:rPr>
                <w:rFonts w:eastAsia="Calibri Light" w:cstheme="minorHAnsi"/>
              </w:rPr>
              <w:t>Extracted report contents from user’s voice must be inserted into database to generate the final report.</w:t>
            </w:r>
          </w:p>
        </w:tc>
      </w:tr>
      <w:tr w:rsidR="046E462B" w:rsidTr="53A406BB" w14:paraId="0092B79E" w14:textId="77777777">
        <w:trPr>
          <w:trHeight w:val="300"/>
          <w:del w:author="Anthony Cedeno" w:date="2021-03-14T10:02:38.271Z" w:id="1802234866"/>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7004AF92" w14:textId="542E7118">
            <w:pPr>
              <w:spacing w:after="200"/>
              <w:rPr>
                <w:rFonts w:ascii="Times New Roman" w:hAnsi="Times New Roman" w:eastAsia="Times New Roman" w:cs="Times New Roman"/>
              </w:rPr>
            </w:pPr>
            <w:r w:rsidRPr="00ED42A1">
              <w:rPr>
                <w:rFonts w:ascii="Calibri Light" w:hAnsi="Calibri Light" w:eastAsia="Calibri Light" w:cs="Calibri Light"/>
                <w:b/>
                <w:bCs/>
              </w:rPr>
              <w:t>Requirements:</w:t>
            </w:r>
            <w:r w:rsidRPr="00ED42A1">
              <w:rPr>
                <w:rFonts w:ascii="Times New Roman" w:hAnsi="Times New Roman" w:eastAsia="Times New Roman" w:cs="Times New Roman"/>
              </w:rPr>
              <w:t> </w:t>
            </w:r>
          </w:p>
          <w:p w:rsidRPr="00ED42A1" w:rsidR="046E462B" w:rsidP="046E462B" w:rsidRDefault="046E462B" w14:paraId="36ABD1A4" w14:textId="7894CC5E">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5A89C6F3" w14:textId="3535B02F">
            <w:pPr>
              <w:spacing w:after="200"/>
              <w:rPr>
                <w:rFonts w:eastAsia="Calibri Light" w:cstheme="minorHAnsi"/>
              </w:rPr>
            </w:pPr>
            <w:r w:rsidRPr="00CB468C">
              <w:rPr>
                <w:rFonts w:eastAsia="Calibri Light" w:cstheme="minorHAnsi"/>
              </w:rPr>
              <w:t xml:space="preserve">The user initiates a request to create a report and triggers voice commands for the report contents. The report contents are sent to our webhook service after they have extracted by the </w:t>
            </w:r>
            <w:proofErr w:type="spellStart"/>
            <w:r w:rsidRPr="00CB468C">
              <w:rPr>
                <w:rFonts w:eastAsia="Calibri Light" w:cstheme="minorHAnsi"/>
              </w:rPr>
              <w:t>Dialogflow</w:t>
            </w:r>
            <w:proofErr w:type="spellEnd"/>
            <w:r w:rsidRPr="00CB468C">
              <w:rPr>
                <w:rFonts w:eastAsia="Calibri Light" w:cstheme="minorHAnsi"/>
              </w:rPr>
              <w:t xml:space="preserve"> Agent.</w:t>
            </w:r>
          </w:p>
        </w:tc>
      </w:tr>
      <w:tr w:rsidR="046E462B" w:rsidTr="53A406BB" w14:paraId="77E18E0B" w14:textId="77777777">
        <w:trPr>
          <w:del w:author="Anthony Cedeno" w:date="2021-03-14T10:02:38.272Z" w:id="1736602141"/>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4ED9F8C" w14:textId="2E73BA66">
            <w:pPr>
              <w:spacing w:after="200"/>
              <w:rPr>
                <w:rFonts w:ascii="Times New Roman" w:hAnsi="Times New Roman" w:eastAsia="Times New Roman" w:cs="Times New Roman"/>
              </w:rPr>
            </w:pPr>
            <w:r w:rsidRPr="00ED42A1">
              <w:rPr>
                <w:rFonts w:ascii="Calibri Light" w:hAnsi="Calibri Light" w:eastAsia="Calibri Light" w:cs="Calibri Light"/>
                <w:b/>
                <w:bCs/>
              </w:rPr>
              <w:t>Actor:</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720A82C0" w14:textId="5681B4AB">
            <w:pPr>
              <w:spacing w:after="200"/>
              <w:rPr>
                <w:rFonts w:eastAsia="Calibri Light" w:cstheme="minorHAnsi"/>
              </w:rPr>
            </w:pPr>
            <w:r w:rsidRPr="00CB468C">
              <w:rPr>
                <w:rFonts w:eastAsia="Calibri Light" w:cstheme="minorHAnsi"/>
              </w:rPr>
              <w:t xml:space="preserve">The mobile app should perform the user’s request using the Assistant API that our team will provide, which will send it to </w:t>
            </w:r>
            <w:proofErr w:type="spellStart"/>
            <w:r w:rsidRPr="00CB468C">
              <w:rPr>
                <w:rFonts w:eastAsia="Calibri Light" w:cstheme="minorHAnsi"/>
              </w:rPr>
              <w:t>Dialogflow</w:t>
            </w:r>
            <w:proofErr w:type="spellEnd"/>
            <w:r w:rsidRPr="00CB468C">
              <w:rPr>
                <w:rFonts w:eastAsia="Calibri Light" w:cstheme="minorHAnsi"/>
              </w:rPr>
              <w:t xml:space="preserve"> and our webhook service.</w:t>
            </w:r>
          </w:p>
        </w:tc>
      </w:tr>
      <w:tr w:rsidR="046E462B" w:rsidTr="53A406BB" w14:paraId="42E5F66B" w14:textId="77777777">
        <w:trPr>
          <w:del w:author="Anthony Cedeno" w:date="2021-03-14T10:02:38.272Z" w:id="1069397227"/>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144418E2" w14:textId="7944EB97">
            <w:pPr>
              <w:spacing w:after="200"/>
              <w:rPr>
                <w:rFonts w:ascii="Times New Roman" w:hAnsi="Times New Roman" w:eastAsia="Times New Roman" w:cs="Times New Roman"/>
              </w:rPr>
            </w:pPr>
            <w:r w:rsidRPr="00ED42A1">
              <w:rPr>
                <w:rFonts w:ascii="Calibri Light" w:hAnsi="Calibri Light" w:eastAsia="Calibri Light" w:cs="Calibri Light"/>
                <w:b/>
                <w:bCs/>
              </w:rPr>
              <w:t>Trigger</w:t>
            </w:r>
            <w:r w:rsidRPr="00ED42A1">
              <w:rPr>
                <w:rFonts w:ascii="Times New Roman" w:hAnsi="Times New Roman" w:eastAsia="Times New Roman" w:cs="Times New Roman"/>
              </w:rPr>
              <w:t> </w:t>
            </w:r>
          </w:p>
          <w:p w:rsidRPr="00ED42A1" w:rsidR="046E462B" w:rsidP="046E462B" w:rsidRDefault="046E462B" w14:paraId="7F7FD2B7" w14:textId="52F2070B">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07DE99CC" w14:textId="67FB0B9A">
            <w:pPr>
              <w:spacing w:after="200"/>
              <w:rPr>
                <w:rFonts w:eastAsia="Calibri Light" w:cstheme="minorHAnsi"/>
              </w:rPr>
            </w:pPr>
            <w:r w:rsidRPr="00CB468C">
              <w:rPr>
                <w:rFonts w:eastAsia="Calibri Light" w:cstheme="minorHAnsi"/>
              </w:rPr>
              <w:t>The user will say a voice trigger to fill out a specific report. They will then continue to say voice triggers to fill out the report contents.</w:t>
            </w:r>
          </w:p>
        </w:tc>
      </w:tr>
      <w:tr w:rsidR="046E462B" w:rsidTr="53A406BB" w14:paraId="26AA1D28" w14:textId="77777777">
        <w:trPr>
          <w:del w:author="Anthony Cedeno" w:date="2021-03-14T10:02:38.272Z" w:id="564103290"/>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532E3275" w14:textId="6746A9AA">
            <w:pPr>
              <w:spacing w:after="200"/>
              <w:rPr>
                <w:rFonts w:ascii="Times New Roman" w:hAnsi="Times New Roman" w:eastAsia="Times New Roman" w:cs="Times New Roman"/>
              </w:rPr>
            </w:pPr>
            <w:r w:rsidRPr="00ED42A1">
              <w:rPr>
                <w:rFonts w:ascii="Calibri Light" w:hAnsi="Calibri Light" w:eastAsia="Calibri Light" w:cs="Calibri Light"/>
                <w:b/>
                <w:bCs/>
              </w:rPr>
              <w:t>Precondition:</w:t>
            </w:r>
            <w:r w:rsidRPr="00ED42A1">
              <w:rPr>
                <w:rFonts w:ascii="Times New Roman" w:hAnsi="Times New Roman" w:eastAsia="Times New Roman" w:cs="Times New Roman"/>
              </w:rPr>
              <w:t> </w:t>
            </w:r>
          </w:p>
          <w:p w:rsidRPr="00ED42A1" w:rsidR="046E462B" w:rsidP="046E462B" w:rsidRDefault="046E462B" w14:paraId="2E91204C" w14:textId="0A00D3E7">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6F8718DE" w14:textId="494A267A">
            <w:pPr>
              <w:spacing w:after="200"/>
              <w:rPr>
                <w:rFonts w:eastAsia="Calibri Light" w:cstheme="minorHAnsi"/>
              </w:rPr>
            </w:pPr>
            <w:r w:rsidRPr="00CB468C">
              <w:rPr>
                <w:rFonts w:eastAsia="Calibri Light" w:cstheme="minorHAnsi"/>
              </w:rPr>
              <w:t>The system should have:</w:t>
            </w:r>
          </w:p>
          <w:p w:rsidRPr="00CB468C" w:rsidR="046E462B" w:rsidP="046E462B" w:rsidRDefault="046E462B" w14:paraId="0D9A698D" w14:textId="2CAEDB52">
            <w:pPr>
              <w:pStyle w:val="ListParagraph"/>
              <w:numPr>
                <w:ilvl w:val="0"/>
                <w:numId w:val="9"/>
              </w:numPr>
              <w:spacing w:after="200"/>
              <w:rPr>
                <w:rFonts w:cstheme="minorHAnsi"/>
              </w:rPr>
            </w:pPr>
            <w:r w:rsidRPr="00CB468C">
              <w:rPr>
                <w:rFonts w:eastAsia="Calibri Light" w:cstheme="minorHAnsi"/>
              </w:rPr>
              <w:t>App installed with the proper OS version.</w:t>
            </w:r>
          </w:p>
          <w:p w:rsidRPr="00CB468C" w:rsidR="046E462B" w:rsidP="046E462B" w:rsidRDefault="046E462B" w14:paraId="3652CEAD" w14:textId="157DEAF1">
            <w:pPr>
              <w:pStyle w:val="ListParagraph"/>
              <w:numPr>
                <w:ilvl w:val="0"/>
                <w:numId w:val="9"/>
              </w:numPr>
              <w:spacing w:after="200"/>
              <w:rPr>
                <w:rFonts w:cstheme="minorHAnsi"/>
              </w:rPr>
            </w:pPr>
            <w:r w:rsidRPr="00CB468C">
              <w:rPr>
                <w:rFonts w:eastAsia="Calibri Light" w:cstheme="minorHAnsi"/>
              </w:rPr>
              <w:t>Voice recording capability</w:t>
            </w:r>
          </w:p>
          <w:p w:rsidRPr="00CB468C" w:rsidR="046E462B" w:rsidP="046E462B" w:rsidRDefault="046E462B" w14:paraId="760D87AC" w14:textId="4E7FAD23">
            <w:pPr>
              <w:pStyle w:val="ListParagraph"/>
              <w:numPr>
                <w:ilvl w:val="0"/>
                <w:numId w:val="9"/>
              </w:numPr>
              <w:spacing w:after="200"/>
              <w:rPr>
                <w:rFonts w:cstheme="minorHAnsi"/>
              </w:rPr>
            </w:pPr>
            <w:r w:rsidRPr="00CB468C">
              <w:rPr>
                <w:rFonts w:eastAsia="Calibri Light" w:cstheme="minorHAnsi"/>
              </w:rPr>
              <w:t>Internet Access</w:t>
            </w:r>
          </w:p>
          <w:p w:rsidRPr="00CB468C" w:rsidR="046E462B" w:rsidP="046E462B" w:rsidRDefault="046E462B" w14:paraId="13B868E8" w14:textId="6277D202">
            <w:pPr>
              <w:pStyle w:val="ListParagraph"/>
              <w:numPr>
                <w:ilvl w:val="0"/>
                <w:numId w:val="9"/>
              </w:numPr>
              <w:spacing w:after="200"/>
              <w:rPr>
                <w:rFonts w:cstheme="minorHAnsi"/>
              </w:rPr>
            </w:pPr>
            <w:r w:rsidRPr="00CB468C">
              <w:rPr>
                <w:rFonts w:eastAsia="Calibri Light" w:cstheme="minorHAnsi"/>
              </w:rPr>
              <w:t>Confirmation of user’s intent to create report</w:t>
            </w:r>
          </w:p>
          <w:p w:rsidRPr="00CB468C" w:rsidR="046E462B" w:rsidP="046E462B" w:rsidRDefault="046E462B" w14:paraId="498F5F62" w14:textId="33FD9E1F">
            <w:pPr>
              <w:pStyle w:val="ListParagraph"/>
              <w:numPr>
                <w:ilvl w:val="0"/>
                <w:numId w:val="9"/>
              </w:numPr>
              <w:spacing w:after="200"/>
              <w:rPr>
                <w:rFonts w:cstheme="minorHAnsi"/>
              </w:rPr>
            </w:pPr>
            <w:r w:rsidRPr="00CB468C">
              <w:rPr>
                <w:rFonts w:eastAsia="Calibri Light" w:cstheme="minorHAnsi"/>
              </w:rPr>
              <w:t>Confirmation of user’s intent to create report fields’ content</w:t>
            </w:r>
          </w:p>
          <w:p w:rsidRPr="00CB468C" w:rsidR="046E462B" w:rsidP="046E462B" w:rsidRDefault="046E462B" w14:paraId="340CC7AD" w14:textId="15190BA3">
            <w:pPr>
              <w:pStyle w:val="ListParagraph"/>
              <w:numPr>
                <w:ilvl w:val="0"/>
                <w:numId w:val="9"/>
              </w:numPr>
              <w:spacing w:after="200"/>
              <w:rPr>
                <w:rFonts w:cstheme="minorHAnsi"/>
              </w:rPr>
            </w:pPr>
            <w:r w:rsidRPr="00CB468C">
              <w:rPr>
                <w:rFonts w:eastAsia="Calibri Light" w:cstheme="minorHAnsi"/>
              </w:rPr>
              <w:t>Confirmation of the user’s completion of report</w:t>
            </w:r>
          </w:p>
        </w:tc>
      </w:tr>
      <w:tr w:rsidR="046E462B" w:rsidTr="53A406BB" w14:paraId="07A749C8" w14:textId="77777777">
        <w:trPr>
          <w:del w:author="Anthony Cedeno" w:date="2021-03-14T10:02:38.273Z" w:id="1936286086"/>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60A0C12C" w14:textId="2B1B3656">
            <w:pPr>
              <w:spacing w:after="200"/>
              <w:rPr>
                <w:rFonts w:ascii="Times New Roman" w:hAnsi="Times New Roman" w:eastAsia="Times New Roman" w:cs="Times New Roman"/>
              </w:rPr>
            </w:pPr>
            <w:r w:rsidRPr="00ED42A1">
              <w:rPr>
                <w:rFonts w:ascii="Calibri Light" w:hAnsi="Calibri Light" w:eastAsia="Calibri Light" w:cs="Calibri Light"/>
                <w:b/>
                <w:bCs/>
              </w:rPr>
              <w:t>System Response</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0EE124C3" w14:textId="12FCCC51">
            <w:pPr>
              <w:spacing w:after="200"/>
              <w:rPr>
                <w:rFonts w:eastAsia="Calibri Light" w:cstheme="minorHAnsi"/>
              </w:rPr>
            </w:pPr>
            <w:r w:rsidRPr="00CB468C">
              <w:rPr>
                <w:rFonts w:eastAsia="Calibri Light" w:cstheme="minorHAnsi"/>
              </w:rPr>
              <w:t>The system will respond stating that the report has been saved and to view the final report on the web application.</w:t>
            </w:r>
          </w:p>
        </w:tc>
      </w:tr>
      <w:tr w:rsidR="046E462B" w:rsidTr="53A406BB" w14:paraId="4E127BDE" w14:textId="77777777">
        <w:trPr>
          <w:del w:author="Anthony Cedeno" w:date="2021-03-14T10:02:38.273Z" w:id="1358928048"/>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0E71048D" w14:textId="0C21A9F9">
            <w:pPr>
              <w:spacing w:after="200"/>
              <w:rPr>
                <w:rFonts w:ascii="Times New Roman" w:hAnsi="Times New Roman" w:eastAsia="Times New Roman" w:cs="Times New Roman"/>
              </w:rPr>
            </w:pPr>
            <w:r w:rsidRPr="00ED42A1">
              <w:rPr>
                <w:rFonts w:ascii="Calibri Light" w:hAnsi="Calibri Light" w:eastAsia="Calibri Light" w:cs="Calibri Light"/>
                <w:b/>
                <w:bCs/>
              </w:rPr>
              <w:t>Post Condition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35100DF5" w14:textId="433C1D45">
            <w:pPr>
              <w:spacing w:after="200"/>
              <w:rPr>
                <w:rFonts w:eastAsia="Calibri Light" w:cstheme="minorHAnsi"/>
              </w:rPr>
            </w:pPr>
            <w:r w:rsidRPr="00CB468C">
              <w:rPr>
                <w:rFonts w:eastAsia="Calibri Light" w:cstheme="minorHAnsi"/>
              </w:rPr>
              <w:t>The system will store the report fields into a database for the web application to use when generating the final report.</w:t>
            </w:r>
          </w:p>
        </w:tc>
      </w:tr>
      <w:tr w:rsidR="046E462B" w:rsidTr="53A406BB" w14:paraId="0E3C828F" w14:textId="77777777">
        <w:trPr>
          <w:del w:author="Anthony Cedeno" w:date="2021-03-14T10:02:38.273Z" w:id="315348515"/>
        </w:trPr>
        <w:tc>
          <w:tcPr>
            <w:tcW w:w="2235" w:type="dxa"/>
            <w:tcBorders>
              <w:top w:val="single" w:color="000000" w:themeColor="text1" w:sz="6" w:space="0"/>
              <w:left w:val="single" w:color="000000" w:themeColor="text1" w:sz="6" w:space="0"/>
              <w:bottom w:val="nil"/>
              <w:right w:val="single" w:color="000000" w:themeColor="text1" w:sz="6" w:space="0"/>
            </w:tcBorders>
            <w:shd w:val="clear" w:color="auto" w:fill="F2F2F2" w:themeFill="background1" w:themeFillShade="F2"/>
            <w:tcMar/>
          </w:tcPr>
          <w:p w:rsidRPr="00ED42A1" w:rsidR="046E462B" w:rsidP="046E462B" w:rsidRDefault="046E462B" w14:paraId="04117BA2" w14:textId="3230807A">
            <w:pPr>
              <w:spacing w:after="200"/>
              <w:rPr>
                <w:rFonts w:ascii="Times New Roman" w:hAnsi="Times New Roman" w:eastAsia="Times New Roman" w:cs="Times New Roman"/>
              </w:rPr>
            </w:pPr>
            <w:r w:rsidRPr="00ED42A1">
              <w:rPr>
                <w:rFonts w:ascii="Calibri Light" w:hAnsi="Calibri Light" w:eastAsia="Calibri Light" w:cs="Calibri Light"/>
                <w:b/>
                <w:bCs/>
              </w:rPr>
              <w:lastRenderedPageBreak/>
              <w:t>Alternate Path</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nil"/>
              <w:right w:val="single" w:color="000000" w:themeColor="text1" w:sz="6" w:space="0"/>
            </w:tcBorders>
            <w:shd w:val="clear" w:color="auto" w:fill="F2F2F2" w:themeFill="background1" w:themeFillShade="F2"/>
            <w:tcMar/>
          </w:tcPr>
          <w:p w:rsidRPr="00CB468C" w:rsidR="046E462B" w:rsidP="046E462B" w:rsidRDefault="046E462B" w14:paraId="22B6EE5C" w14:textId="1CBA0BAE">
            <w:pPr>
              <w:spacing w:after="200"/>
              <w:rPr>
                <w:rFonts w:eastAsia="Calibri Light" w:cstheme="minorHAnsi"/>
              </w:rPr>
            </w:pPr>
            <w:r w:rsidRPr="00CB468C">
              <w:rPr>
                <w:rFonts w:eastAsia="Calibri Light" w:cstheme="minorHAnsi"/>
              </w:rPr>
              <w:t>If the user does not confirm, the system will continue to listen to the user’s data requests.</w:t>
            </w:r>
          </w:p>
        </w:tc>
      </w:tr>
      <w:tr w:rsidR="046E462B" w:rsidTr="53A406BB" w14:paraId="00E7D382" w14:textId="77777777">
        <w:trPr>
          <w:del w:author="Anthony Cedeno" w:date="2021-03-14T10:02:38.273Z" w:id="381022743"/>
        </w:trPr>
        <w:tc>
          <w:tcPr>
            <w:tcW w:w="2235" w:type="dxa"/>
            <w:tcBorders>
              <w:top w:val="nil"/>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046E462B" w:rsidP="046E462B" w:rsidRDefault="046E462B" w14:paraId="7299D4DD" w14:textId="5FDDA286">
            <w:pPr>
              <w:spacing w:after="200"/>
              <w:rPr>
                <w:rFonts w:ascii="Times New Roman" w:hAnsi="Times New Roman" w:eastAsia="Times New Roman" w:cs="Times New Roman"/>
                <w:sz w:val="22"/>
                <w:szCs w:val="22"/>
              </w:rPr>
            </w:pPr>
          </w:p>
        </w:tc>
        <w:tc>
          <w:tcPr>
            <w:tcW w:w="6735" w:type="dxa"/>
            <w:tcBorders>
              <w:top w:val="nil"/>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046E462B" w:rsidP="046E462B" w:rsidRDefault="046E462B" w14:paraId="03867790" w14:textId="2FD73966">
            <w:pPr>
              <w:spacing w:after="200"/>
              <w:rPr>
                <w:rFonts w:ascii="Times New Roman" w:hAnsi="Times New Roman" w:eastAsia="Times New Roman" w:cs="Times New Roman"/>
                <w:sz w:val="22"/>
                <w:szCs w:val="22"/>
              </w:rPr>
            </w:pPr>
          </w:p>
        </w:tc>
      </w:tr>
    </w:tbl>
    <w:p w:rsidR="046E462B" w:rsidP="046E462B" w:rsidRDefault="046E462B" w14:paraId="0C9E5435" w14:textId="22C79AF1">
      <w:pPr>
        <w:spacing w:after="200"/>
        <w:rPr>
          <w:rFonts w:ascii="Times New Roman" w:hAnsi="Times New Roman" w:eastAsia="Times New Roman" w:cs="Times New Roman"/>
          <w:color w:val="000000" w:themeColor="text1"/>
          <w:sz w:val="20"/>
          <w:szCs w:val="20"/>
        </w:rPr>
      </w:pPr>
    </w:p>
    <w:p w:rsidR="45746D5D" w:rsidP="046E462B" w:rsidRDefault="45746D5D" w14:paraId="7EB154FB" w14:textId="0BFE8309">
      <w:pPr>
        <w:pStyle w:val="Heading2"/>
        <w:spacing w:before="200" w:line="271" w:lineRule="auto"/>
        <w:ind w:left="720" w:hanging="720"/>
        <w:rPr>
          <w:del w:author="Anthony Cedeno" w:date="2021-03-14T10:03:36.468Z" w:id="92464108"/>
          <w:rFonts w:ascii="Calibri Light" w:hAnsi="Calibri Light" w:eastAsia="Calibri Light" w:cs="Calibri Light"/>
          <w:smallCaps w:val="1"/>
          <w:color w:val="000000" w:themeColor="text1"/>
          <w:sz w:val="28"/>
          <w:szCs w:val="28"/>
        </w:rPr>
      </w:pPr>
      <w:bookmarkStart w:name="_Toc65097069" w:id="76"/>
      <w:del w:author="Anthony Cedeno" w:date="2021-03-14T10:03:36.47Z" w:id="1344607599">
        <w:r w:rsidRPr="53A406BB" w:rsidDel="45746D5D">
          <w:rPr>
            <w:rFonts w:ascii="Calibri Light" w:hAnsi="Calibri Light" w:eastAsia="Calibri Light" w:cs="Calibri Light"/>
            <w:b w:val="1"/>
            <w:bCs w:val="1"/>
            <w:smallCaps w:val="1"/>
            <w:color w:val="000000" w:themeColor="text1" w:themeTint="FF" w:themeShade="FF"/>
            <w:sz w:val="28"/>
            <w:szCs w:val="28"/>
          </w:rPr>
          <w:delText>Test Case 09</w:delText>
        </w:r>
        <w:r w:rsidRPr="53A406BB" w:rsidDel="45746D5D">
          <w:rPr>
            <w:rFonts w:ascii="Calibri Light" w:hAnsi="Calibri Light" w:eastAsia="Calibri Light" w:cs="Calibri Light"/>
            <w:smallCaps w:val="1"/>
            <w:color w:val="000000" w:themeColor="text1" w:themeTint="FF" w:themeShade="FF"/>
            <w:sz w:val="28"/>
            <w:szCs w:val="28"/>
          </w:rPr>
          <w:delText xml:space="preserve">: Initiate connection with </w:delText>
        </w:r>
      </w:del>
      <w:commentRangeStart w:id="2128501675"/>
      <w:del w:author="Anthony Cedeno" w:date="2021-03-14T10:03:36.47Z" w:id="1891363233">
        <w:r w:rsidRPr="53A406BB" w:rsidDel="45746D5D">
          <w:rPr>
            <w:rFonts w:ascii="Calibri Light" w:hAnsi="Calibri Light" w:eastAsia="Calibri Light" w:cs="Calibri Light"/>
            <w:smallCaps w:val="1"/>
            <w:color w:val="000000" w:themeColor="text1" w:themeTint="FF" w:themeShade="FF"/>
            <w:sz w:val="28"/>
            <w:szCs w:val="28"/>
          </w:rPr>
          <w:delText>database</w:delText>
        </w:r>
      </w:del>
      <w:bookmarkEnd w:id="76"/>
      <w:commentRangeEnd w:id="2128501675"/>
      <w:r>
        <w:rPr>
          <w:rStyle w:val="CommentReference"/>
        </w:rPr>
        <w:commentReference w:id="2128501675"/>
      </w:r>
    </w:p>
    <w:tbl>
      <w:tblPr>
        <w:tblW w:w="0" w:type="auto"/>
        <w:tblInd w:w="360" w:type="dxa"/>
        <w:tblLayout w:type="fixed"/>
        <w:tblLook w:val="04A0" w:firstRow="1" w:lastRow="0" w:firstColumn="1" w:lastColumn="0" w:noHBand="0" w:noVBand="1"/>
      </w:tblPr>
      <w:tblGrid>
        <w:gridCol w:w="2235"/>
        <w:gridCol w:w="6735"/>
      </w:tblGrid>
      <w:tr w:rsidR="046E462B" w:rsidTr="53A406BB" w14:paraId="1DA42D94" w14:textId="77777777">
        <w:trPr>
          <w:del w:author="Anthony Cedeno" w:date="2021-03-14T10:03:36.464Z" w:id="1958768276"/>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10F9B910" w14:textId="4D616C61">
            <w:pPr>
              <w:spacing w:after="200"/>
              <w:rPr>
                <w:rFonts w:ascii="Times New Roman" w:hAnsi="Times New Roman" w:eastAsia="Times New Roman" w:cs="Times New Roman"/>
              </w:rPr>
            </w:pPr>
            <w:r w:rsidRPr="00ED42A1">
              <w:rPr>
                <w:rFonts w:ascii="Calibri Light" w:hAnsi="Calibri Light" w:eastAsia="Calibri Light" w:cs="Calibri Light"/>
                <w:b/>
                <w:bCs/>
              </w:rPr>
              <w:t>Description: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64882D56" w14:textId="3D5A04AF">
            <w:pPr>
              <w:spacing w:after="200"/>
              <w:rPr>
                <w:rFonts w:eastAsia="Calibri Light" w:cstheme="minorHAnsi"/>
              </w:rPr>
            </w:pPr>
            <w:r w:rsidRPr="00CB468C">
              <w:rPr>
                <w:rFonts w:eastAsia="Calibri Light" w:cstheme="minorHAnsi"/>
              </w:rPr>
              <w:t xml:space="preserve">Database connection is </w:t>
            </w:r>
            <w:proofErr w:type="gramStart"/>
            <w:r w:rsidRPr="00CB468C">
              <w:rPr>
                <w:rFonts w:eastAsia="Calibri Light" w:cstheme="minorHAnsi"/>
              </w:rPr>
              <w:t>initialized</w:t>
            </w:r>
            <w:proofErr w:type="gramEnd"/>
            <w:r w:rsidRPr="00CB468C">
              <w:rPr>
                <w:rFonts w:eastAsia="Calibri Light" w:cstheme="minorHAnsi"/>
              </w:rPr>
              <w:t xml:space="preserve"> and any exceptions are handled and presented to the user.</w:t>
            </w:r>
          </w:p>
        </w:tc>
      </w:tr>
      <w:tr w:rsidR="046E462B" w:rsidTr="53A406BB" w14:paraId="02656E29" w14:textId="77777777">
        <w:trPr>
          <w:trHeight w:val="300"/>
          <w:del w:author="Anthony Cedeno" w:date="2021-03-14T10:03:36.465Z" w:id="1121130509"/>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05A494B" w14:textId="509FC17A">
            <w:pPr>
              <w:spacing w:after="200"/>
              <w:rPr>
                <w:rFonts w:ascii="Times New Roman" w:hAnsi="Times New Roman" w:eastAsia="Times New Roman" w:cs="Times New Roman"/>
              </w:rPr>
            </w:pPr>
            <w:r w:rsidRPr="00ED42A1">
              <w:rPr>
                <w:rFonts w:ascii="Calibri Light" w:hAnsi="Calibri Light" w:eastAsia="Calibri Light" w:cs="Calibri Light"/>
                <w:b/>
                <w:bCs/>
              </w:rPr>
              <w:t>Requirements:</w:t>
            </w:r>
            <w:r w:rsidRPr="00ED42A1">
              <w:rPr>
                <w:rFonts w:ascii="Times New Roman" w:hAnsi="Times New Roman" w:eastAsia="Times New Roman" w:cs="Times New Roman"/>
              </w:rPr>
              <w:t> </w:t>
            </w:r>
          </w:p>
          <w:p w:rsidRPr="00ED42A1" w:rsidR="046E462B" w:rsidP="046E462B" w:rsidRDefault="046E462B" w14:paraId="4B0AAF4D" w14:textId="1450E07B">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656C2633" w14:textId="4BA2923F">
            <w:pPr>
              <w:spacing w:after="200"/>
              <w:rPr>
                <w:rFonts w:eastAsia="Calibri Light" w:cstheme="minorHAnsi"/>
              </w:rPr>
            </w:pPr>
            <w:r w:rsidRPr="00CB468C">
              <w:rPr>
                <w:rFonts w:eastAsia="Calibri Light" w:cstheme="minorHAnsi"/>
              </w:rPr>
              <w:t>The user initiates a request to create a report. The system will then try to query the database for the appropriate report.</w:t>
            </w:r>
          </w:p>
        </w:tc>
      </w:tr>
      <w:tr w:rsidR="046E462B" w:rsidTr="53A406BB" w14:paraId="14AB8917" w14:textId="77777777">
        <w:trPr>
          <w:del w:author="Anthony Cedeno" w:date="2021-03-14T10:03:36.466Z" w:id="1751949259"/>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39DFC12" w14:textId="24FB2550">
            <w:pPr>
              <w:spacing w:after="200"/>
              <w:rPr>
                <w:rFonts w:ascii="Times New Roman" w:hAnsi="Times New Roman" w:eastAsia="Times New Roman" w:cs="Times New Roman"/>
              </w:rPr>
            </w:pPr>
            <w:r w:rsidRPr="00ED42A1">
              <w:rPr>
                <w:rFonts w:ascii="Calibri Light" w:hAnsi="Calibri Light" w:eastAsia="Calibri Light" w:cs="Calibri Light"/>
                <w:b/>
                <w:bCs/>
              </w:rPr>
              <w:t>Actor:</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118B6AB6" w14:textId="382AEE79">
            <w:pPr>
              <w:spacing w:after="200"/>
              <w:rPr>
                <w:rFonts w:eastAsia="Calibri Light" w:cstheme="minorHAnsi"/>
              </w:rPr>
            </w:pPr>
            <w:r w:rsidRPr="00CB468C">
              <w:rPr>
                <w:rFonts w:eastAsia="Calibri Light" w:cstheme="minorHAnsi"/>
              </w:rPr>
              <w:t xml:space="preserve">The mobile app should perform the user’s request using the Assistant API that our team will provide, which will send it to </w:t>
            </w:r>
            <w:proofErr w:type="spellStart"/>
            <w:r w:rsidRPr="00CB468C">
              <w:rPr>
                <w:rFonts w:eastAsia="Calibri Light" w:cstheme="minorHAnsi"/>
              </w:rPr>
              <w:t>Dialogflow</w:t>
            </w:r>
            <w:proofErr w:type="spellEnd"/>
            <w:r w:rsidRPr="00CB468C">
              <w:rPr>
                <w:rFonts w:eastAsia="Calibri Light" w:cstheme="minorHAnsi"/>
              </w:rPr>
              <w:t xml:space="preserve"> and our webhook service.</w:t>
            </w:r>
          </w:p>
        </w:tc>
      </w:tr>
      <w:tr w:rsidR="046E462B" w:rsidTr="53A406BB" w14:paraId="5D3DC498" w14:textId="77777777">
        <w:trPr>
          <w:del w:author="Anthony Cedeno" w:date="2021-03-14T10:03:36.466Z" w:id="987042934"/>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7CD1B27F" w14:textId="17246B3B">
            <w:pPr>
              <w:spacing w:after="200"/>
              <w:rPr>
                <w:rFonts w:ascii="Times New Roman" w:hAnsi="Times New Roman" w:eastAsia="Times New Roman" w:cs="Times New Roman"/>
              </w:rPr>
            </w:pPr>
            <w:r w:rsidRPr="00ED42A1">
              <w:rPr>
                <w:rFonts w:ascii="Calibri Light" w:hAnsi="Calibri Light" w:eastAsia="Calibri Light" w:cs="Calibri Light"/>
                <w:b/>
                <w:bCs/>
              </w:rPr>
              <w:t>Trigger</w:t>
            </w:r>
            <w:r w:rsidRPr="00ED42A1">
              <w:rPr>
                <w:rFonts w:ascii="Times New Roman" w:hAnsi="Times New Roman" w:eastAsia="Times New Roman" w:cs="Times New Roman"/>
              </w:rPr>
              <w:t> </w:t>
            </w:r>
          </w:p>
          <w:p w:rsidRPr="00ED42A1" w:rsidR="046E462B" w:rsidP="046E462B" w:rsidRDefault="046E462B" w14:paraId="7F775B56" w14:textId="75A1D906">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22853925" w14:textId="11D5A368">
            <w:pPr>
              <w:spacing w:after="200"/>
              <w:rPr>
                <w:rFonts w:eastAsia="Calibri Light" w:cstheme="minorHAnsi"/>
              </w:rPr>
            </w:pPr>
            <w:r w:rsidRPr="00CB468C">
              <w:rPr>
                <w:rFonts w:eastAsia="Calibri Light" w:cstheme="minorHAnsi"/>
              </w:rPr>
              <w:t>The user will say a voice trigger to fill out a specific report.</w:t>
            </w:r>
          </w:p>
        </w:tc>
      </w:tr>
      <w:tr w:rsidR="046E462B" w:rsidTr="53A406BB" w14:paraId="4460AB1C" w14:textId="77777777">
        <w:trPr>
          <w:del w:author="Anthony Cedeno" w:date="2021-03-14T10:03:36.467Z" w:id="1043510674"/>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88DCE77" w14:textId="5D851738">
            <w:pPr>
              <w:spacing w:after="200"/>
              <w:rPr>
                <w:rFonts w:ascii="Times New Roman" w:hAnsi="Times New Roman" w:eastAsia="Times New Roman" w:cs="Times New Roman"/>
              </w:rPr>
            </w:pPr>
            <w:r w:rsidRPr="00ED42A1">
              <w:rPr>
                <w:rFonts w:ascii="Calibri Light" w:hAnsi="Calibri Light" w:eastAsia="Calibri Light" w:cs="Calibri Light"/>
                <w:b/>
                <w:bCs/>
              </w:rPr>
              <w:t>Precondition:</w:t>
            </w:r>
            <w:r w:rsidRPr="00ED42A1">
              <w:rPr>
                <w:rFonts w:ascii="Times New Roman" w:hAnsi="Times New Roman" w:eastAsia="Times New Roman" w:cs="Times New Roman"/>
              </w:rPr>
              <w:t> </w:t>
            </w:r>
          </w:p>
          <w:p w:rsidRPr="00ED42A1" w:rsidR="046E462B" w:rsidP="046E462B" w:rsidRDefault="046E462B" w14:paraId="79D38A1A" w14:textId="3741614F">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2A0C1742" w14:textId="6EAC1F3D">
            <w:pPr>
              <w:spacing w:after="200"/>
              <w:rPr>
                <w:rFonts w:eastAsia="Calibri Light" w:cstheme="minorHAnsi"/>
              </w:rPr>
            </w:pPr>
            <w:r w:rsidRPr="00CB468C">
              <w:rPr>
                <w:rFonts w:eastAsia="Calibri Light" w:cstheme="minorHAnsi"/>
              </w:rPr>
              <w:t>The system should have:</w:t>
            </w:r>
          </w:p>
          <w:p w:rsidRPr="00CB468C" w:rsidR="046E462B" w:rsidP="046E462B" w:rsidRDefault="046E462B" w14:paraId="0FA4A275" w14:textId="4B287A5F">
            <w:pPr>
              <w:pStyle w:val="ListParagraph"/>
              <w:numPr>
                <w:ilvl w:val="0"/>
                <w:numId w:val="8"/>
              </w:numPr>
              <w:spacing w:after="200"/>
              <w:rPr>
                <w:rFonts w:cstheme="minorHAnsi"/>
              </w:rPr>
            </w:pPr>
            <w:r w:rsidRPr="00CB468C">
              <w:rPr>
                <w:rFonts w:eastAsia="Calibri Light" w:cstheme="minorHAnsi"/>
              </w:rPr>
              <w:t>App installed with the proper OS version.</w:t>
            </w:r>
          </w:p>
          <w:p w:rsidRPr="00CB468C" w:rsidR="046E462B" w:rsidP="046E462B" w:rsidRDefault="046E462B" w14:paraId="0D96A6C7" w14:textId="6E32794B">
            <w:pPr>
              <w:pStyle w:val="ListParagraph"/>
              <w:numPr>
                <w:ilvl w:val="0"/>
                <w:numId w:val="8"/>
              </w:numPr>
              <w:spacing w:after="200"/>
              <w:rPr>
                <w:rFonts w:cstheme="minorHAnsi"/>
              </w:rPr>
            </w:pPr>
            <w:r w:rsidRPr="00CB468C">
              <w:rPr>
                <w:rFonts w:eastAsia="Calibri Light" w:cstheme="minorHAnsi"/>
              </w:rPr>
              <w:t>Voice recording capability</w:t>
            </w:r>
          </w:p>
          <w:p w:rsidRPr="00CB468C" w:rsidR="046E462B" w:rsidP="046E462B" w:rsidRDefault="046E462B" w14:paraId="13835542" w14:textId="21995102">
            <w:pPr>
              <w:pStyle w:val="ListParagraph"/>
              <w:numPr>
                <w:ilvl w:val="0"/>
                <w:numId w:val="8"/>
              </w:numPr>
              <w:spacing w:after="200"/>
              <w:rPr>
                <w:rFonts w:cstheme="minorHAnsi"/>
              </w:rPr>
            </w:pPr>
            <w:r w:rsidRPr="00CB468C">
              <w:rPr>
                <w:rFonts w:eastAsia="Calibri Light" w:cstheme="minorHAnsi"/>
              </w:rPr>
              <w:t>Internet Access</w:t>
            </w:r>
          </w:p>
          <w:p w:rsidRPr="00CB468C" w:rsidR="046E462B" w:rsidP="046E462B" w:rsidRDefault="046E462B" w14:paraId="44163428" w14:textId="02DA7275">
            <w:pPr>
              <w:pStyle w:val="ListParagraph"/>
              <w:numPr>
                <w:ilvl w:val="0"/>
                <w:numId w:val="8"/>
              </w:numPr>
              <w:spacing w:after="200"/>
              <w:rPr>
                <w:rFonts w:cstheme="minorHAnsi"/>
              </w:rPr>
            </w:pPr>
            <w:r w:rsidRPr="00CB468C">
              <w:rPr>
                <w:rFonts w:eastAsia="Calibri Light" w:cstheme="minorHAnsi"/>
              </w:rPr>
              <w:t>Confirmation of user’s intent to create report</w:t>
            </w:r>
          </w:p>
        </w:tc>
      </w:tr>
      <w:tr w:rsidR="046E462B" w:rsidTr="53A406BB" w14:paraId="03A4D036" w14:textId="77777777">
        <w:trPr>
          <w:del w:author="Anthony Cedeno" w:date="2021-03-14T10:03:36.467Z" w:id="1643720367"/>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0CB7A882" w14:textId="6ABAA66C">
            <w:pPr>
              <w:spacing w:after="200"/>
              <w:rPr>
                <w:rFonts w:ascii="Times New Roman" w:hAnsi="Times New Roman" w:eastAsia="Times New Roman" w:cs="Times New Roman"/>
              </w:rPr>
            </w:pPr>
            <w:r w:rsidRPr="00ED42A1">
              <w:rPr>
                <w:rFonts w:ascii="Calibri Light" w:hAnsi="Calibri Light" w:eastAsia="Calibri Light" w:cs="Calibri Light"/>
                <w:b/>
                <w:bCs/>
              </w:rPr>
              <w:t>System Response</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02298283" w14:textId="72979D1A">
            <w:pPr>
              <w:spacing w:after="200"/>
              <w:rPr>
                <w:rFonts w:eastAsia="Calibri Light" w:cstheme="minorHAnsi"/>
              </w:rPr>
            </w:pPr>
            <w:r w:rsidRPr="00CB468C">
              <w:rPr>
                <w:rFonts w:eastAsia="Calibri Light" w:cstheme="minorHAnsi"/>
              </w:rPr>
              <w:t>The system will respond with a confirmation of the report metadata.</w:t>
            </w:r>
          </w:p>
        </w:tc>
      </w:tr>
      <w:tr w:rsidR="046E462B" w:rsidTr="53A406BB" w14:paraId="19FAE0BD" w14:textId="77777777">
        <w:trPr>
          <w:del w:author="Anthony Cedeno" w:date="2021-03-14T10:03:36.467Z" w:id="1981901566"/>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D6EF0A8" w14:textId="19182DDC">
            <w:pPr>
              <w:spacing w:after="200"/>
              <w:rPr>
                <w:rFonts w:ascii="Times New Roman" w:hAnsi="Times New Roman" w:eastAsia="Times New Roman" w:cs="Times New Roman"/>
              </w:rPr>
            </w:pPr>
            <w:r w:rsidRPr="00ED42A1">
              <w:rPr>
                <w:rFonts w:ascii="Calibri Light" w:hAnsi="Calibri Light" w:eastAsia="Calibri Light" w:cs="Calibri Light"/>
                <w:b/>
                <w:bCs/>
              </w:rPr>
              <w:t>Post Condition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15C5A143" w14:textId="0FBC5C53">
            <w:pPr>
              <w:spacing w:after="200"/>
              <w:rPr>
                <w:rFonts w:eastAsia="Calibri Light" w:cstheme="minorHAnsi"/>
              </w:rPr>
            </w:pPr>
            <w:r w:rsidRPr="00CB468C">
              <w:rPr>
                <w:rFonts w:eastAsia="Calibri Light" w:cstheme="minorHAnsi"/>
              </w:rPr>
              <w:t>The system successfully connected with the database.</w:t>
            </w:r>
          </w:p>
        </w:tc>
      </w:tr>
      <w:tr w:rsidR="046E462B" w:rsidTr="53A406BB" w14:paraId="675AE2FA" w14:textId="77777777">
        <w:trPr>
          <w:del w:author="Anthony Cedeno" w:date="2021-03-14T10:03:36.467Z" w:id="1331153788"/>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247B695" w14:textId="5661286C">
            <w:pPr>
              <w:spacing w:after="200"/>
              <w:rPr>
                <w:rFonts w:ascii="Times New Roman" w:hAnsi="Times New Roman" w:eastAsia="Times New Roman" w:cs="Times New Roman"/>
              </w:rPr>
            </w:pPr>
            <w:r w:rsidRPr="00ED42A1">
              <w:rPr>
                <w:rFonts w:ascii="Calibri Light" w:hAnsi="Calibri Light" w:eastAsia="Calibri Light" w:cs="Calibri Light"/>
                <w:b/>
                <w:bCs/>
              </w:rPr>
              <w:t>Alternate Path</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21BC1DE5" w14:textId="63330075">
            <w:pPr>
              <w:spacing w:after="200"/>
              <w:rPr>
                <w:rFonts w:eastAsia="Times New Roman" w:cstheme="minorHAnsi"/>
              </w:rPr>
            </w:pPr>
            <w:r w:rsidRPr="00CB468C">
              <w:rPr>
                <w:rFonts w:eastAsia="Calibri Light" w:cstheme="minorHAnsi"/>
              </w:rPr>
              <w:t xml:space="preserve">If the system cannot connect to the database, the system will respond to the user notifying them of a connection error, and to notify </w:t>
            </w:r>
            <w:proofErr w:type="spellStart"/>
            <w:r w:rsidRPr="00CB468C">
              <w:rPr>
                <w:rFonts w:eastAsia="Calibri Light" w:cstheme="minorHAnsi"/>
              </w:rPr>
              <w:t>DevSecOps</w:t>
            </w:r>
            <w:proofErr w:type="spellEnd"/>
            <w:r w:rsidRPr="00CB468C">
              <w:rPr>
                <w:rFonts w:eastAsia="Times New Roman" w:cstheme="minorHAnsi"/>
              </w:rPr>
              <w:t>.</w:t>
            </w:r>
          </w:p>
        </w:tc>
      </w:tr>
    </w:tbl>
    <w:p w:rsidR="45746D5D" w:rsidP="046E462B" w:rsidRDefault="45746D5D" w14:paraId="667E7FBE" w14:textId="3CEC0EE7">
      <w:pPr>
        <w:pStyle w:val="Heading2"/>
        <w:spacing w:before="200" w:line="271" w:lineRule="auto"/>
        <w:ind w:left="720" w:hanging="720"/>
        <w:rPr>
          <w:rFonts w:ascii="Calibri Light" w:hAnsi="Calibri Light" w:eastAsia="Calibri Light" w:cs="Calibri Light"/>
          <w:smallCaps/>
          <w:color w:val="000000" w:themeColor="text1"/>
          <w:sz w:val="28"/>
          <w:szCs w:val="28"/>
        </w:rPr>
      </w:pPr>
      <w:bookmarkStart w:name="_Toc65097070" w:id="77"/>
      <w:r w:rsidRPr="046E462B">
        <w:rPr>
          <w:rFonts w:ascii="Calibri Light" w:hAnsi="Calibri Light" w:eastAsia="Calibri Light" w:cs="Calibri Light"/>
          <w:b/>
          <w:bCs/>
          <w:smallCaps/>
          <w:color w:val="000000" w:themeColor="text1"/>
          <w:sz w:val="28"/>
          <w:szCs w:val="28"/>
        </w:rPr>
        <w:t>Test Case 10</w:t>
      </w:r>
      <w:r w:rsidRPr="046E462B">
        <w:rPr>
          <w:rFonts w:ascii="Calibri Light" w:hAnsi="Calibri Light" w:eastAsia="Calibri Light" w:cs="Calibri Light"/>
          <w:smallCaps/>
          <w:color w:val="000000" w:themeColor="text1"/>
          <w:sz w:val="28"/>
          <w:szCs w:val="28"/>
        </w:rPr>
        <w:t xml:space="preserve">: </w:t>
      </w:r>
      <w:proofErr w:type="spellStart"/>
      <w:r w:rsidRPr="046E462B">
        <w:rPr>
          <w:rFonts w:ascii="Calibri Light" w:hAnsi="Calibri Light" w:eastAsia="Calibri Light" w:cs="Calibri Light"/>
          <w:smallCaps/>
          <w:color w:val="000000" w:themeColor="text1"/>
          <w:sz w:val="28"/>
          <w:szCs w:val="28"/>
        </w:rPr>
        <w:t>Dialogflow</w:t>
      </w:r>
      <w:proofErr w:type="spellEnd"/>
      <w:r w:rsidRPr="046E462B">
        <w:rPr>
          <w:rFonts w:ascii="Calibri Light" w:hAnsi="Calibri Light" w:eastAsia="Calibri Light" w:cs="Calibri Light"/>
          <w:smallCaps/>
          <w:color w:val="000000" w:themeColor="text1"/>
          <w:sz w:val="28"/>
          <w:szCs w:val="28"/>
        </w:rPr>
        <w:t xml:space="preserve"> Help Support Response</w:t>
      </w:r>
      <w:bookmarkEnd w:id="77"/>
    </w:p>
    <w:tbl>
      <w:tblPr>
        <w:tblW w:w="0" w:type="auto"/>
        <w:tblInd w:w="360" w:type="dxa"/>
        <w:tblLayout w:type="fixed"/>
        <w:tblLook w:val="04A0" w:firstRow="1" w:lastRow="0" w:firstColumn="1" w:lastColumn="0" w:noHBand="0" w:noVBand="1"/>
      </w:tblPr>
      <w:tblGrid>
        <w:gridCol w:w="2235"/>
        <w:gridCol w:w="6735"/>
      </w:tblGrid>
      <w:tr w:rsidRPr="00ED42A1" w:rsidR="046E462B" w:rsidTr="51E050D3" w14:paraId="0FB4E657"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6D7B01AD" w14:textId="22971564">
            <w:pPr>
              <w:spacing w:after="200"/>
              <w:rPr>
                <w:rFonts w:ascii="Times New Roman" w:hAnsi="Times New Roman" w:eastAsia="Times New Roman" w:cs="Times New Roman"/>
              </w:rPr>
            </w:pPr>
            <w:r w:rsidRPr="00ED42A1">
              <w:rPr>
                <w:rFonts w:ascii="Calibri Light" w:hAnsi="Calibri Light" w:eastAsia="Calibri Light" w:cs="Calibri Light"/>
                <w:b/>
                <w:bCs/>
              </w:rPr>
              <w:t>Description: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472D3DEF" w14:textId="1D32A470">
            <w:pPr>
              <w:spacing w:after="200"/>
              <w:rPr>
                <w:rFonts w:eastAsia="Calibri Light" w:cstheme="minorHAnsi"/>
              </w:rPr>
            </w:pPr>
            <w:proofErr w:type="spellStart"/>
            <w:r w:rsidRPr="00CB468C">
              <w:rPr>
                <w:rFonts w:eastAsia="Calibri Light" w:cstheme="minorHAnsi"/>
              </w:rPr>
              <w:t>Dialogflow</w:t>
            </w:r>
            <w:proofErr w:type="spellEnd"/>
            <w:r w:rsidRPr="00CB468C">
              <w:rPr>
                <w:rFonts w:eastAsia="Calibri Light" w:cstheme="minorHAnsi"/>
              </w:rPr>
              <w:t xml:space="preserve"> should properly handle support requests from the end user and provide additional information accurately and properly within a conversational flow.</w:t>
            </w:r>
          </w:p>
        </w:tc>
      </w:tr>
      <w:tr w:rsidRPr="00ED42A1" w:rsidR="046E462B" w:rsidTr="51E050D3" w14:paraId="6F07F1B8" w14:textId="77777777">
        <w:trPr>
          <w:trHeight w:val="300"/>
        </w:trPr>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43C3E89E" w14:textId="6980BE5E">
            <w:pPr>
              <w:spacing w:after="200"/>
              <w:rPr>
                <w:rFonts w:ascii="Times New Roman" w:hAnsi="Times New Roman" w:eastAsia="Times New Roman" w:cs="Times New Roman"/>
              </w:rPr>
            </w:pPr>
            <w:r w:rsidRPr="00ED42A1">
              <w:rPr>
                <w:rFonts w:ascii="Calibri Light" w:hAnsi="Calibri Light" w:eastAsia="Calibri Light" w:cs="Calibri Light"/>
                <w:b/>
                <w:bCs/>
              </w:rPr>
              <w:lastRenderedPageBreak/>
              <w:t>Requirements:</w:t>
            </w:r>
            <w:r w:rsidRPr="00ED42A1">
              <w:rPr>
                <w:rFonts w:ascii="Times New Roman" w:hAnsi="Times New Roman" w:eastAsia="Times New Roman" w:cs="Times New Roman"/>
              </w:rPr>
              <w:t> </w:t>
            </w:r>
          </w:p>
          <w:p w:rsidRPr="00ED42A1" w:rsidR="046E462B" w:rsidP="046E462B" w:rsidRDefault="046E462B" w14:paraId="3A7776CC" w14:textId="64F1EF13">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001DCCDC" w14:textId="2217559A">
            <w:pPr>
              <w:spacing w:after="200"/>
              <w:rPr>
                <w:rFonts w:eastAsia="Calibri Light" w:cstheme="minorHAnsi"/>
              </w:rPr>
            </w:pPr>
            <w:r w:rsidRPr="00CB468C">
              <w:rPr>
                <w:rFonts w:eastAsia="Calibri Light" w:cstheme="minorHAnsi"/>
              </w:rPr>
              <w:t xml:space="preserve">User requests support or help within the </w:t>
            </w:r>
            <w:proofErr w:type="spellStart"/>
            <w:r w:rsidRPr="00CB468C">
              <w:rPr>
                <w:rFonts w:eastAsia="Calibri Light" w:cstheme="minorHAnsi"/>
              </w:rPr>
              <w:t>dialogflow</w:t>
            </w:r>
            <w:proofErr w:type="spellEnd"/>
            <w:r w:rsidRPr="00CB468C">
              <w:rPr>
                <w:rFonts w:eastAsia="Calibri Light" w:cstheme="minorHAnsi"/>
              </w:rPr>
              <w:t xml:space="preserve"> conversation. </w:t>
            </w:r>
            <w:proofErr w:type="spellStart"/>
            <w:r w:rsidRPr="00CB468C">
              <w:rPr>
                <w:rFonts w:eastAsia="Calibri Light" w:cstheme="minorHAnsi"/>
              </w:rPr>
              <w:t>Dialogflow</w:t>
            </w:r>
            <w:proofErr w:type="spellEnd"/>
            <w:r w:rsidRPr="00CB468C">
              <w:rPr>
                <w:rFonts w:eastAsia="Calibri Light" w:cstheme="minorHAnsi"/>
              </w:rPr>
              <w:t xml:space="preserve"> shall respond accordingly and appropriately offering help and support to the user.</w:t>
            </w:r>
          </w:p>
        </w:tc>
      </w:tr>
      <w:tr w:rsidRPr="00ED42A1" w:rsidR="046E462B" w:rsidTr="51E050D3" w14:paraId="0F6DC9E0"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54090F2B" w14:textId="1D034451">
            <w:pPr>
              <w:spacing w:after="200"/>
              <w:rPr>
                <w:rFonts w:ascii="Times New Roman" w:hAnsi="Times New Roman" w:eastAsia="Times New Roman" w:cs="Times New Roman"/>
              </w:rPr>
            </w:pPr>
            <w:r w:rsidRPr="00ED42A1">
              <w:rPr>
                <w:rFonts w:ascii="Calibri Light" w:hAnsi="Calibri Light" w:eastAsia="Calibri Light" w:cs="Calibri Light"/>
                <w:b/>
                <w:bCs/>
              </w:rPr>
              <w:t>Actor:</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CB468C" w:rsidR="046E462B" w:rsidP="046E462B" w:rsidRDefault="046E462B" w14:paraId="0BD342AD" w14:textId="010AB5EE">
            <w:pPr>
              <w:spacing w:after="200"/>
              <w:rPr>
                <w:rFonts w:eastAsia="Calibri Light" w:cstheme="minorHAnsi"/>
              </w:rPr>
            </w:pPr>
            <w:r w:rsidRPr="00CB468C">
              <w:rPr>
                <w:rFonts w:eastAsia="Calibri Light" w:cstheme="minorHAnsi"/>
              </w:rPr>
              <w:t xml:space="preserve">User shall give a voice command asking with intent for support and help. </w:t>
            </w:r>
          </w:p>
        </w:tc>
      </w:tr>
      <w:tr w:rsidRPr="00ED42A1" w:rsidR="046E462B" w:rsidTr="51E050D3" w14:paraId="79010EE5"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71EBD53F" w14:textId="6C8D22E3">
            <w:pPr>
              <w:spacing w:after="200"/>
              <w:rPr>
                <w:rFonts w:ascii="Times New Roman" w:hAnsi="Times New Roman" w:eastAsia="Times New Roman" w:cs="Times New Roman"/>
              </w:rPr>
            </w:pPr>
            <w:r w:rsidRPr="00ED42A1">
              <w:rPr>
                <w:rFonts w:ascii="Calibri Light" w:hAnsi="Calibri Light" w:eastAsia="Calibri Light" w:cs="Calibri Light"/>
                <w:b/>
                <w:bCs/>
              </w:rPr>
              <w:t>Precondition:</w:t>
            </w:r>
            <w:r w:rsidRPr="00ED42A1">
              <w:rPr>
                <w:rFonts w:ascii="Times New Roman" w:hAnsi="Times New Roman" w:eastAsia="Times New Roman" w:cs="Times New Roman"/>
              </w:rPr>
              <w:t> </w:t>
            </w:r>
          </w:p>
          <w:p w:rsidRPr="00ED42A1" w:rsidR="046E462B" w:rsidP="046E462B" w:rsidRDefault="046E462B" w14:paraId="5366F78F" w14:textId="073C9AA5">
            <w:pPr>
              <w:spacing w:after="200"/>
              <w:rPr>
                <w:rFonts w:ascii="Times New Roman" w:hAnsi="Times New Roman" w:eastAsia="Times New Roman" w:cs="Times New Roman"/>
              </w:rPr>
            </w:pP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5783E87" w14:textId="390B006E">
            <w:pPr>
              <w:spacing w:after="200"/>
              <w:rPr>
                <w:rFonts w:ascii="Calibri Light" w:hAnsi="Calibri Light" w:eastAsia="Calibri Light" w:cs="Calibri Light"/>
              </w:rPr>
            </w:pPr>
            <w:r w:rsidRPr="51E050D3" w:rsidR="046E462B">
              <w:rPr>
                <w:rFonts w:ascii="Calibri Light" w:hAnsi="Calibri Light" w:eastAsia="Calibri Light" w:cs="Calibri Light"/>
              </w:rPr>
              <w:t xml:space="preserve">User has </w:t>
            </w:r>
            <w:del w:author="Anthony Cedeno" w:date="2021-03-09T12:39:33.426Z" w:id="1564531921">
              <w:r w:rsidRPr="51E050D3" w:rsidDel="046E462B">
                <w:rPr>
                  <w:rFonts w:ascii="Calibri Light" w:hAnsi="Calibri Light" w:eastAsia="Calibri Light" w:cs="Calibri Light"/>
                </w:rPr>
                <w:delText>g</w:delText>
              </w:r>
            </w:del>
            <w:ins w:author="Anthony Cedeno" w:date="2021-03-09T12:39:33.484Z" w:id="1161007045">
              <w:r w:rsidRPr="51E050D3" w:rsidR="4A714A53">
                <w:rPr>
                  <w:rFonts w:ascii="Calibri Light" w:hAnsi="Calibri Light" w:eastAsia="Calibri Light" w:cs="Calibri Light"/>
                </w:rPr>
                <w:t>G</w:t>
              </w:r>
            </w:ins>
            <w:r w:rsidRPr="51E050D3" w:rsidR="046E462B">
              <w:rPr>
                <w:rFonts w:ascii="Calibri Light" w:hAnsi="Calibri Light" w:eastAsia="Calibri Light" w:cs="Calibri Light"/>
              </w:rPr>
              <w:t>oogle</w:t>
            </w:r>
            <w:r w:rsidRPr="51E050D3" w:rsidR="046E462B">
              <w:rPr>
                <w:rFonts w:ascii="Calibri Light" w:hAnsi="Calibri Light" w:eastAsia="Calibri Light" w:cs="Calibri Light"/>
              </w:rPr>
              <w:t xml:space="preserve"> </w:t>
            </w:r>
            <w:del w:author="Anthony Cedeno" w:date="2021-03-09T12:39:35.762Z" w:id="839877217">
              <w:r w:rsidRPr="51E050D3" w:rsidDel="046E462B">
                <w:rPr>
                  <w:rFonts w:ascii="Calibri Light" w:hAnsi="Calibri Light" w:eastAsia="Calibri Light" w:cs="Calibri Light"/>
                </w:rPr>
                <w:delText>a</w:delText>
              </w:r>
            </w:del>
            <w:ins w:author="Anthony Cedeno" w:date="2021-03-09T12:39:35.833Z" w:id="1167366222">
              <w:r w:rsidRPr="51E050D3" w:rsidR="32889979">
                <w:rPr>
                  <w:rFonts w:ascii="Calibri Light" w:hAnsi="Calibri Light" w:eastAsia="Calibri Light" w:cs="Calibri Light"/>
                </w:rPr>
                <w:t>A</w:t>
              </w:r>
            </w:ins>
            <w:r w:rsidRPr="51E050D3" w:rsidR="046E462B">
              <w:rPr>
                <w:rFonts w:ascii="Calibri Light" w:hAnsi="Calibri Light" w:eastAsia="Calibri Light" w:cs="Calibri Light"/>
              </w:rPr>
              <w:t xml:space="preserve">ssistant open and has a proper device such a smartphone or computer. Additionally, they need to be interfaced with Form Scriber by invoking the “Talk to </w:t>
            </w:r>
            <w:del w:author="Thomas Barton" w:date="2021-03-06T20:41:34.339Z" w:id="285108481">
              <w:r w:rsidRPr="51E050D3" w:rsidDel="046E462B">
                <w:rPr>
                  <w:rFonts w:ascii="Calibri Light" w:hAnsi="Calibri Light" w:eastAsia="Calibri Light" w:cs="Calibri Light"/>
                </w:rPr>
                <w:delText>Formscriber</w:delText>
              </w:r>
            </w:del>
            <w:ins w:author="Thomas Barton" w:date="2021-03-06T20:41:34.34Z" w:id="1986045408">
              <w:r w:rsidRPr="51E050D3" w:rsidR="1F60C341">
                <w:rPr>
                  <w:rFonts w:ascii="Calibri Light" w:hAnsi="Calibri Light" w:eastAsia="Calibri Light" w:cs="Calibri Light"/>
                </w:rPr>
                <w:t>Form Scriber</w:t>
              </w:r>
            </w:ins>
            <w:ins w:author="Thomas Barton" w:date="2021-03-06T21:25:13.624Z" w:id="1154258856">
              <w:r w:rsidRPr="51E050D3" w:rsidR="65441DFE">
                <w:rPr>
                  <w:rFonts w:ascii="Calibri Light" w:hAnsi="Calibri Light" w:eastAsia="Calibri Light" w:cs="Calibri Light"/>
                </w:rPr>
                <w:t xml:space="preserve"> dot</w:t>
              </w:r>
            </w:ins>
            <w:del w:author="Thomas Barton" w:date="2021-03-06T21:25:10.883Z" w:id="2123617210">
              <w:r w:rsidRPr="51E050D3" w:rsidDel="046E462B">
                <w:rPr>
                  <w:rFonts w:ascii="Calibri Light" w:hAnsi="Calibri Light" w:eastAsia="Calibri Light" w:cs="Calibri Light"/>
                </w:rPr>
                <w:delText>.</w:delText>
              </w:r>
            </w:del>
            <w:r w:rsidRPr="51E050D3" w:rsidR="046E462B">
              <w:rPr>
                <w:rFonts w:ascii="Calibri Light" w:hAnsi="Calibri Light" w:eastAsia="Calibri Light" w:cs="Calibri Light"/>
              </w:rPr>
              <w:t>com” invocation.</w:t>
            </w:r>
          </w:p>
        </w:tc>
      </w:tr>
      <w:tr w:rsidRPr="00ED42A1" w:rsidR="046E462B" w:rsidTr="51E050D3" w14:paraId="008CADFB"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7A297C3D" w14:textId="1FFC1767">
            <w:pPr>
              <w:spacing w:after="200"/>
              <w:rPr>
                <w:rFonts w:ascii="Times New Roman" w:hAnsi="Times New Roman" w:eastAsia="Times New Roman" w:cs="Times New Roman"/>
              </w:rPr>
            </w:pPr>
            <w:r w:rsidRPr="00ED42A1">
              <w:rPr>
                <w:rFonts w:ascii="Calibri Light" w:hAnsi="Calibri Light" w:eastAsia="Calibri Light" w:cs="Calibri Light"/>
                <w:b/>
                <w:bCs/>
              </w:rPr>
              <w:t>System Response</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0926EC4D" w14:textId="7A19B4B2">
            <w:pPr>
              <w:spacing w:after="200"/>
              <w:rPr>
                <w:rFonts w:ascii="Calibri Light" w:hAnsi="Calibri Light" w:eastAsia="Calibri Light" w:cs="Calibri Light"/>
              </w:rPr>
            </w:pPr>
            <w:r w:rsidRPr="00ED42A1">
              <w:rPr>
                <w:rFonts w:ascii="Calibri Light" w:hAnsi="Calibri Light" w:eastAsia="Calibri Light" w:cs="Calibri Light"/>
              </w:rPr>
              <w:t>The system will respond with a description on where to find help and help to steer the user through a support and how-to conversational flow.</w:t>
            </w:r>
          </w:p>
        </w:tc>
      </w:tr>
      <w:tr w:rsidRPr="00ED42A1" w:rsidR="046E462B" w:rsidTr="51E050D3" w14:paraId="69278321"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306CCA78" w14:textId="612EAC71">
            <w:pPr>
              <w:spacing w:after="200"/>
              <w:rPr>
                <w:rFonts w:ascii="Times New Roman" w:hAnsi="Times New Roman" w:eastAsia="Times New Roman" w:cs="Times New Roman"/>
              </w:rPr>
            </w:pPr>
            <w:r w:rsidRPr="00ED42A1">
              <w:rPr>
                <w:rFonts w:ascii="Calibri Light" w:hAnsi="Calibri Light" w:eastAsia="Calibri Light" w:cs="Calibri Light"/>
                <w:b/>
                <w:bCs/>
              </w:rPr>
              <w:t>Post Condition</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2C6F196C" w14:textId="4B362575">
            <w:pPr>
              <w:spacing w:after="200"/>
              <w:rPr>
                <w:rFonts w:ascii="Calibri Light" w:hAnsi="Calibri Light" w:eastAsia="Calibri Light" w:cs="Calibri Light"/>
              </w:rPr>
            </w:pPr>
            <w:r w:rsidRPr="00ED42A1">
              <w:rPr>
                <w:rFonts w:ascii="Calibri Light" w:hAnsi="Calibri Light" w:eastAsia="Calibri Light" w:cs="Calibri Light"/>
              </w:rPr>
              <w:t>The user receives appropriate help and link to the manuals and guides with additional information on how to engage and use the application.</w:t>
            </w:r>
          </w:p>
        </w:tc>
      </w:tr>
      <w:tr w:rsidRPr="00ED42A1" w:rsidR="046E462B" w:rsidTr="51E050D3" w14:paraId="38DCE5A3" w14:textId="77777777">
        <w:tc>
          <w:tcPr>
            <w:tcW w:w="22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7F223894" w14:textId="36BD60C3">
            <w:pPr>
              <w:spacing w:after="200"/>
              <w:rPr>
                <w:rFonts w:ascii="Times New Roman" w:hAnsi="Times New Roman" w:eastAsia="Times New Roman" w:cs="Times New Roman"/>
              </w:rPr>
            </w:pPr>
            <w:r w:rsidRPr="00ED42A1">
              <w:rPr>
                <w:rFonts w:ascii="Calibri Light" w:hAnsi="Calibri Light" w:eastAsia="Calibri Light" w:cs="Calibri Light"/>
                <w:b/>
                <w:bCs/>
              </w:rPr>
              <w:t>Alternate Path</w:t>
            </w:r>
            <w:r w:rsidRPr="00ED42A1">
              <w:rPr>
                <w:rFonts w:ascii="Times New Roman" w:hAnsi="Times New Roman" w:eastAsia="Times New Roman" w:cs="Times New Roman"/>
              </w:rPr>
              <w:t> </w:t>
            </w:r>
          </w:p>
        </w:tc>
        <w:tc>
          <w:tcPr>
            <w:tcW w:w="673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cPr>
          <w:p w:rsidRPr="00ED42A1" w:rsidR="046E462B" w:rsidP="046E462B" w:rsidRDefault="046E462B" w14:paraId="46A62F52" w14:textId="5CFCD246">
            <w:pPr>
              <w:spacing w:after="200"/>
              <w:rPr>
                <w:rFonts w:ascii="Calibri Light" w:hAnsi="Calibri Light" w:eastAsia="Calibri Light" w:cs="Calibri Light"/>
              </w:rPr>
            </w:pPr>
            <w:r w:rsidRPr="00ED42A1">
              <w:rPr>
                <w:rFonts w:ascii="Calibri Light" w:hAnsi="Calibri Light" w:eastAsia="Calibri Light" w:cs="Calibri Light"/>
              </w:rPr>
              <w:t>If the user mistakenly invokes the help &amp; support intent, they can tell the bot to stop or return to the beginning to start a new conversational flow.</w:t>
            </w:r>
          </w:p>
        </w:tc>
      </w:tr>
    </w:tbl>
    <w:p w:rsidR="046E462B" w:rsidP="046E462B" w:rsidRDefault="046E462B" w14:paraId="527627CB" w14:textId="1D7279FB">
      <w:pPr>
        <w:spacing w:after="200" w:line="276" w:lineRule="auto"/>
        <w:rPr>
          <w:rFonts w:ascii="Calibri Light" w:hAnsi="Calibri Light" w:eastAsia="Calibri Light" w:cs="Calibri Light"/>
          <w:color w:val="000000" w:themeColor="text1"/>
          <w:sz w:val="22"/>
          <w:szCs w:val="22"/>
        </w:rPr>
      </w:pPr>
    </w:p>
    <w:p w:rsidR="45746D5D" w:rsidP="046E462B" w:rsidRDefault="45746D5D" w14:paraId="07369AA4" w14:textId="693D4BA7">
      <w:pPr>
        <w:pStyle w:val="Heading1"/>
        <w:spacing w:before="480" w:line="276" w:lineRule="auto"/>
        <w:rPr>
          <w:rFonts w:ascii="Calibri Light" w:hAnsi="Calibri Light" w:eastAsia="Calibri Light" w:cs="Calibri Light"/>
          <w:smallCaps/>
          <w:color w:val="000000" w:themeColor="text1"/>
          <w:sz w:val="36"/>
          <w:szCs w:val="36"/>
        </w:rPr>
      </w:pPr>
      <w:bookmarkStart w:name="_Toc65097071" w:id="78"/>
      <w:r w:rsidRPr="046E462B">
        <w:rPr>
          <w:rFonts w:ascii="Calibri Light" w:hAnsi="Calibri Light" w:eastAsia="Calibri Light" w:cs="Calibri Light"/>
          <w:smallCaps/>
          <w:color w:val="000000" w:themeColor="text1"/>
          <w:sz w:val="36"/>
          <w:szCs w:val="36"/>
        </w:rPr>
        <w:t>Testing Criteria</w:t>
      </w:r>
      <w:bookmarkEnd w:id="78"/>
    </w:p>
    <w:p w:rsidR="45746D5D" w:rsidP="046E462B" w:rsidRDefault="45746D5D" w14:paraId="0D799C86" w14:textId="17A4FB90">
      <w:pPr>
        <w:pStyle w:val="Heading2"/>
        <w:spacing w:before="200" w:line="271" w:lineRule="auto"/>
        <w:rPr>
          <w:rFonts w:ascii="Calibri Light" w:hAnsi="Calibri Light" w:eastAsia="Calibri Light" w:cs="Calibri Light"/>
          <w:smallCaps w:val="1"/>
          <w:color w:val="000000" w:themeColor="text1"/>
          <w:sz w:val="28"/>
          <w:szCs w:val="28"/>
        </w:rPr>
      </w:pPr>
      <w:bookmarkStart w:name="_Toc65097072" w:id="79"/>
      <w:commentRangeStart w:id="451563069"/>
      <w:r w:rsidRPr="51E050D3" w:rsidR="45746D5D">
        <w:rPr>
          <w:rFonts w:ascii="Calibri Light" w:hAnsi="Calibri Light" w:eastAsia="Calibri Light" w:cs="Calibri Light"/>
          <w:smallCaps w:val="1"/>
          <w:color w:val="000000" w:themeColor="text1" w:themeTint="FF" w:themeShade="FF"/>
          <w:sz w:val="28"/>
          <w:szCs w:val="28"/>
        </w:rPr>
        <w:t>Suspension Criteria</w:t>
      </w:r>
      <w:bookmarkEnd w:id="79"/>
      <w:r w:rsidRPr="51E050D3" w:rsidR="45746D5D">
        <w:rPr>
          <w:rFonts w:ascii="Calibri Light" w:hAnsi="Calibri Light" w:eastAsia="Calibri Light" w:cs="Calibri Light"/>
          <w:smallCaps w:val="1"/>
          <w:color w:val="000000" w:themeColor="text1" w:themeTint="FF" w:themeShade="FF"/>
          <w:sz w:val="28"/>
          <w:szCs w:val="28"/>
        </w:rPr>
        <w:t> </w:t>
      </w:r>
      <w:commentRangeEnd w:id="451563069"/>
      <w:r>
        <w:rPr>
          <w:rStyle w:val="CommentReference"/>
        </w:rPr>
        <w:commentReference w:id="451563069"/>
      </w:r>
    </w:p>
    <w:p w:rsidRPr="00CB468C" w:rsidR="45746D5D" w:rsidP="51E050D3" w:rsidRDefault="45746D5D" w14:paraId="4D3F0D1B" w14:textId="3610057F">
      <w:pPr>
        <w:pStyle w:val="ListParagraph"/>
        <w:numPr>
          <w:ilvl w:val="0"/>
          <w:numId w:val="7"/>
        </w:numPr>
        <w:spacing w:after="200"/>
        <w:ind w:left="285" w:firstLine="0"/>
        <w:rPr>
          <w:del w:author="Anthony Cedeno" w:date="2021-03-09T12:34:50.144Z" w:id="1405768945"/>
          <w:rFonts w:cs="Calibri" w:cstheme="minorAscii"/>
          <w:color w:val="000000" w:themeColor="text1"/>
        </w:rPr>
      </w:pPr>
      <w:del w:author="Anthony Cedeno" w:date="2021-03-09T12:34:50.155Z" w:id="1773921291">
        <w:r w:rsidRPr="51E050D3" w:rsidDel="45746D5D">
          <w:rPr>
            <w:rFonts w:eastAsia="Calibri Light" w:cs="Calibri" w:cstheme="minorAscii"/>
            <w:color w:val="000000" w:themeColor="text1" w:themeTint="FF" w:themeShade="FF"/>
          </w:rPr>
          <w:delText xml:space="preserve">The build contains </w:delText>
        </w:r>
      </w:del>
      <w:commentRangeStart w:id="80"/>
      <w:del w:author="Anthony Cedeno" w:date="2021-03-09T12:34:50.155Z" w:id="699025650">
        <w:r w:rsidRPr="51E050D3" w:rsidDel="45746D5D">
          <w:rPr>
            <w:rFonts w:eastAsia="Calibri Light" w:cs="Calibri" w:cstheme="minorAscii"/>
            <w:color w:val="000000" w:themeColor="text1" w:themeTint="FF" w:themeShade="FF"/>
          </w:rPr>
          <w:delText xml:space="preserve">many </w:delText>
        </w:r>
      </w:del>
      <w:commentRangeEnd w:id="80"/>
      <w:r>
        <w:rPr>
          <w:rStyle w:val="CommentReference"/>
        </w:rPr>
        <w:commentReference w:id="80"/>
      </w:r>
      <w:commentRangeStart w:id="81"/>
      <w:del w:author="Anthony Cedeno" w:date="2021-03-09T12:34:50.155Z" w:id="1040796742">
        <w:r w:rsidRPr="51E050D3" w:rsidDel="45746D5D">
          <w:rPr>
            <w:rFonts w:eastAsia="Calibri Light" w:cs="Calibri" w:cstheme="minorAscii"/>
            <w:color w:val="000000" w:themeColor="text1" w:themeTint="FF" w:themeShade="FF"/>
          </w:rPr>
          <w:delText xml:space="preserve">severe </w:delText>
        </w:r>
      </w:del>
      <w:commentRangeEnd w:id="81"/>
      <w:r>
        <w:rPr>
          <w:rStyle w:val="CommentReference"/>
        </w:rPr>
        <w:commentReference w:id="81"/>
      </w:r>
      <w:del w:author="Anthony Cedeno" w:date="2021-03-09T12:34:50.155Z" w:id="1941851026">
        <w:r w:rsidRPr="51E050D3" w:rsidDel="45746D5D">
          <w:rPr>
            <w:rFonts w:eastAsia="Calibri Light" w:cs="Calibri" w:cstheme="minorAscii"/>
            <w:color w:val="000000" w:themeColor="text1" w:themeTint="FF" w:themeShade="FF"/>
          </w:rPr>
          <w:delText xml:space="preserve">defects which seriously or </w:delText>
        </w:r>
      </w:del>
      <w:commentRangeStart w:id="82"/>
      <w:del w:author="Anthony Cedeno" w:date="2021-03-09T12:34:50.155Z" w:id="2017182171">
        <w:r w:rsidRPr="51E050D3" w:rsidDel="45746D5D">
          <w:rPr>
            <w:rFonts w:eastAsia="Calibri Light" w:cs="Calibri" w:cstheme="minorAscii"/>
            <w:color w:val="000000" w:themeColor="text1" w:themeTint="FF" w:themeShade="FF"/>
          </w:rPr>
          <w:delText>limit testing progress</w:delText>
        </w:r>
      </w:del>
      <w:commentRangeEnd w:id="82"/>
      <w:r>
        <w:rPr>
          <w:rStyle w:val="CommentReference"/>
        </w:rPr>
        <w:commentReference w:id="82"/>
      </w:r>
      <w:del w:author="Anthony Cedeno" w:date="2021-03-09T12:34:50.155Z" w:id="1371193430">
        <w:r w:rsidRPr="51E050D3" w:rsidDel="45746D5D">
          <w:rPr>
            <w:rFonts w:eastAsia="Calibri Light" w:cs="Calibri" w:cstheme="minorAscii"/>
            <w:color w:val="000000" w:themeColor="text1" w:themeTint="FF" w:themeShade="FF"/>
          </w:rPr>
          <w:delText>. </w:delText>
        </w:r>
      </w:del>
    </w:p>
    <w:p w:rsidRPr="00CB468C" w:rsidR="45746D5D" w:rsidP="51E050D3" w:rsidRDefault="45746D5D" w14:paraId="243F7E3A" w14:textId="020B5F99">
      <w:pPr>
        <w:pStyle w:val="ListParagraph"/>
        <w:numPr>
          <w:ilvl w:val="0"/>
          <w:numId w:val="7"/>
        </w:numPr>
        <w:spacing w:after="200"/>
        <w:ind w:left="285" w:firstLine="0"/>
        <w:rPr>
          <w:del w:author="Anthony Cedeno" w:date="2021-03-09T12:34:50.135Z" w:id="1413318956"/>
          <w:rFonts w:cs="Calibri" w:cstheme="minorAscii"/>
          <w:color w:val="000000" w:themeColor="text1"/>
        </w:rPr>
      </w:pPr>
      <w:del w:author="Anthony Cedeno" w:date="2021-03-09T12:34:50.144Z" w:id="1802460705">
        <w:r w:rsidRPr="51E050D3" w:rsidDel="45746D5D">
          <w:rPr>
            <w:rFonts w:eastAsia="Calibri Light" w:cs="Calibri" w:cstheme="minorAscii"/>
            <w:color w:val="000000" w:themeColor="text1" w:themeTint="FF" w:themeShade="FF"/>
          </w:rPr>
          <w:delText xml:space="preserve">The client suggested </w:delText>
        </w:r>
      </w:del>
      <w:commentRangeStart w:id="83"/>
      <w:del w:author="Anthony Cedeno" w:date="2021-03-09T12:34:50.144Z" w:id="437890962">
        <w:r w:rsidRPr="51E050D3" w:rsidDel="45746D5D">
          <w:rPr>
            <w:rFonts w:eastAsia="Calibri Light" w:cs="Calibri" w:cstheme="minorAscii"/>
            <w:color w:val="000000" w:themeColor="text1" w:themeTint="FF" w:themeShade="FF"/>
          </w:rPr>
          <w:delText xml:space="preserve">significant </w:delText>
        </w:r>
      </w:del>
      <w:commentRangeEnd w:id="83"/>
      <w:r>
        <w:rPr>
          <w:rStyle w:val="CommentReference"/>
        </w:rPr>
        <w:commentReference w:id="83"/>
      </w:r>
      <w:del w:author="Anthony Cedeno" w:date="2021-03-09T12:34:50.144Z" w:id="659817688">
        <w:r w:rsidRPr="51E050D3" w:rsidDel="45746D5D">
          <w:rPr>
            <w:rFonts w:eastAsia="Calibri Light" w:cs="Calibri" w:cstheme="minorAscii"/>
            <w:color w:val="000000" w:themeColor="text1" w:themeTint="FF" w:themeShade="FF"/>
          </w:rPr>
          <w:delText>changes in requirements</w:delText>
        </w:r>
        <w:r w:rsidRPr="51E050D3" w:rsidDel="45746D5D">
          <w:rPr>
            <w:rFonts w:eastAsia="Times New Roman" w:cs="Calibri" w:cstheme="minorAscii"/>
            <w:color w:val="000000" w:themeColor="text1" w:themeTint="FF" w:themeShade="FF"/>
          </w:rPr>
          <w:delText>. </w:delText>
        </w:r>
      </w:del>
    </w:p>
    <w:p w:rsidRPr="00CB468C" w:rsidR="45746D5D" w:rsidP="51E050D3" w:rsidRDefault="45746D5D" w14:paraId="4AC0B659" w14:textId="5F0267BD">
      <w:pPr>
        <w:pStyle w:val="ListParagraph"/>
        <w:numPr>
          <w:ilvl w:val="0"/>
          <w:numId w:val="6"/>
        </w:numPr>
        <w:spacing w:after="200"/>
        <w:ind w:left="285" w:firstLine="0"/>
        <w:rPr>
          <w:del w:author="Anthony Cedeno" w:date="2021-03-09T12:34:50.119Z" w:id="569265504"/>
          <w:rFonts w:cs="Calibri" w:cstheme="minorAscii"/>
          <w:color w:val="000000" w:themeColor="text1"/>
        </w:rPr>
      </w:pPr>
      <w:commentRangeStart w:id="84"/>
      <w:del w:author="Anthony Cedeno" w:date="2021-03-09T12:34:50.135Z" w:id="96673261">
        <w:r w:rsidRPr="51E050D3" w:rsidDel="45746D5D">
          <w:rPr>
            <w:rFonts w:eastAsia="Calibri Light" w:cs="Calibri" w:cstheme="minorAscii"/>
            <w:color w:val="000000" w:themeColor="text1" w:themeTint="FF" w:themeShade="FF"/>
          </w:rPr>
          <w:delText>Software/Hardware problems. </w:delText>
        </w:r>
      </w:del>
    </w:p>
    <w:p w:rsidRPr="00CB468C" w:rsidR="45746D5D" w:rsidP="51E050D3" w:rsidRDefault="45746D5D" w14:paraId="419D5A86" w14:textId="3A8A45CC">
      <w:pPr>
        <w:pStyle w:val="ListParagraph"/>
        <w:numPr>
          <w:ilvl w:val="0"/>
          <w:numId w:val="6"/>
        </w:numPr>
        <w:spacing w:after="200"/>
        <w:ind w:left="285" w:firstLine="0"/>
        <w:rPr>
          <w:ins w:author="Anthony Cedeno" w:date="2021-03-09T12:34:55.112Z" w:id="1572028533"/>
          <w:rFonts w:cs="Calibri" w:cstheme="minorAscii"/>
          <w:color w:val="000000" w:themeColor="text1"/>
        </w:rPr>
      </w:pPr>
      <w:del w:author="Anthony Cedeno" w:date="2021-03-09T12:34:50.119Z" w:id="58823438">
        <w:r w:rsidRPr="51E050D3" w:rsidDel="45746D5D">
          <w:rPr>
            <w:rFonts w:eastAsia="Calibri Light" w:cs="Calibri" w:cstheme="minorAscii"/>
            <w:color w:val="000000" w:themeColor="text1" w:themeTint="FF" w:themeShade="FF"/>
          </w:rPr>
          <w:delText>Assigned resources are not available when needed by the test team. </w:delText>
        </w:r>
      </w:del>
      <w:commentRangeEnd w:id="84"/>
      <w:r>
        <w:rPr>
          <w:rStyle w:val="CommentReference"/>
        </w:rPr>
        <w:commentReference w:id="84"/>
      </w:r>
    </w:p>
    <w:p w:rsidR="51E050D3" w:rsidP="51E050D3" w:rsidRDefault="51E050D3" w14:paraId="202B87F9" w14:textId="3DF23CB4">
      <w:pPr>
        <w:pStyle w:val="Normal"/>
        <w:numPr>
          <w:ilvl w:val="0"/>
          <w:numId w:val="6"/>
        </w:numPr>
        <w:rPr>
          <w:del w:author="Anthony Cedeno" w:date="2021-03-09T12:34:50.098Z" w:id="443544168"/>
          <w:color w:val="000000" w:themeColor="text1" w:themeTint="FF" w:themeShade="FF"/>
          <w:rPrChange w:author="Anthony Cedeno" w:date="2021-03-09T12:35:08.853Z" w:id="2131018535">
            <w:rPr>
              <w:del w:author="Anthony Cedeno" w:date="2021-03-09T12:34:50.098Z" w:id="1355362764"/>
              <w:rFonts w:eastAsia="Calibri Light" w:cs="Calibri" w:cstheme="minorAscii"/>
              <w:color w:val="000000" w:themeColor="text1" w:themeTint="FF" w:themeShade="FF"/>
            </w:rPr>
          </w:rPrChange>
        </w:rPr>
        <w:pPrChange w:author="Anthony Cedeno" w:date="2021-03-09T12:35:08.874Z">
          <w:pPr>
            <w:pStyle w:val="ListParagraph"/>
            <w:numPr>
              <w:ilvl w:val="0"/>
              <w:numId w:val="6"/>
            </w:numPr>
            <w:spacing w:after="200"/>
            <w:ind w:left="285" w:firstLine="0"/>
          </w:pPr>
        </w:pPrChange>
      </w:pPr>
    </w:p>
    <w:p w:rsidR="73B77199" w:rsidP="51E050D3" w:rsidRDefault="73B77199" w14:paraId="6B2C2A47" w14:textId="72F91D74">
      <w:pPr>
        <w:jc w:val="left"/>
        <w:rPr>
          <w:ins w:author="Anthony Cedeno" w:date="2021-03-09T12:35:48.599Z" w:id="62550701"/>
        </w:rPr>
        <w:pPrChange w:author="Anthony Cedeno" w:date="2021-03-09T12:39:48.263Z">
          <w:pPr/>
        </w:pPrChange>
      </w:pPr>
      <w:ins w:author="Anthony Cedeno" w:date="2021-03-09T12:35:48.599Z" w:id="98602664">
        <w:r w:rsidRPr="51E050D3" w:rsidR="73B77199">
          <w:rPr>
            <w:rFonts w:ascii="Calibri" w:hAnsi="Calibri" w:eastAsia="Calibri" w:cs="Calibri"/>
            <w:noProof w:val="0"/>
            <w:color w:val="000000" w:themeColor="text1" w:themeTint="FF" w:themeShade="FF"/>
            <w:sz w:val="24"/>
            <w:szCs w:val="24"/>
            <w:lang w:val="en-US"/>
          </w:rPr>
          <w:t>Formscriber’s</w:t>
        </w:r>
        <w:r w:rsidRPr="51E050D3" w:rsidR="73B77199">
          <w:rPr>
            <w:rFonts w:ascii="Calibri" w:hAnsi="Calibri" w:eastAsia="Calibri" w:cs="Calibri"/>
            <w:noProof w:val="0"/>
            <w:color w:val="000000" w:themeColor="text1" w:themeTint="FF" w:themeShade="FF"/>
            <w:sz w:val="24"/>
            <w:szCs w:val="24"/>
            <w:lang w:val="en-US"/>
          </w:rPr>
          <w:t xml:space="preserve"> suspension criteria for testing shall be guided by those itemized by (onestoptesting.com, n.d.)</w:t>
        </w:r>
      </w:ins>
      <w:ins w:author="Anthony Cedeno" w:date="2021-03-09T12:56:10.344Z" w:id="1309712888">
        <w:r w:rsidRPr="51E050D3" w:rsidR="350C64A4">
          <w:rPr>
            <w:rFonts w:ascii="Calibri" w:hAnsi="Calibri" w:eastAsia="Calibri" w:cs="Calibri"/>
            <w:noProof w:val="0"/>
            <w:color w:val="000000" w:themeColor="text1" w:themeTint="FF" w:themeShade="FF"/>
            <w:sz w:val="24"/>
            <w:szCs w:val="24"/>
            <w:lang w:val="en-US"/>
          </w:rPr>
          <w:t>:</w:t>
        </w:r>
      </w:ins>
      <w:ins w:author="Anthony Cedeno" w:date="2021-03-09T12:35:48.599Z" w:id="892332941">
        <w:r w:rsidRPr="51E050D3" w:rsidR="73B77199">
          <w:rPr>
            <w:rFonts w:ascii="Calibri" w:hAnsi="Calibri" w:eastAsia="Calibri" w:cs="Calibri"/>
            <w:noProof w:val="0"/>
            <w:color w:val="000000" w:themeColor="text1" w:themeTint="FF" w:themeShade="FF"/>
            <w:sz w:val="24"/>
            <w:szCs w:val="24"/>
            <w:lang w:val="en-US"/>
          </w:rPr>
          <w:t xml:space="preserve"> in an article entitled </w:t>
        </w:r>
        <w:r w:rsidRPr="51E050D3" w:rsidR="73B77199">
          <w:rPr>
            <w:rFonts w:ascii="Calibri" w:hAnsi="Calibri" w:eastAsia="Calibri" w:cs="Calibri"/>
            <w:i w:val="1"/>
            <w:iCs w:val="1"/>
            <w:noProof w:val="0"/>
            <w:color w:val="000000" w:themeColor="text1" w:themeTint="FF" w:themeShade="FF"/>
            <w:sz w:val="24"/>
            <w:szCs w:val="24"/>
            <w:lang w:val="en-US"/>
          </w:rPr>
          <w:t>Suspension criteria &amp; resumption requirements</w:t>
        </w:r>
        <w:r w:rsidRPr="51E050D3" w:rsidR="73B77199">
          <w:rPr>
            <w:rFonts w:ascii="Calibri" w:hAnsi="Calibri" w:eastAsia="Calibri" w:cs="Calibri"/>
            <w:noProof w:val="0"/>
            <w:color w:val="000000" w:themeColor="text1" w:themeTint="FF" w:themeShade="FF"/>
            <w:sz w:val="24"/>
            <w:szCs w:val="24"/>
            <w:lang w:val="en-US"/>
          </w:rPr>
          <w:t xml:space="preserve">.  All or a portion of testing shall be suspended if any of the following are met: </w:t>
        </w:r>
      </w:ins>
    </w:p>
    <w:p w:rsidR="73B77199" w:rsidP="51E050D3" w:rsidRDefault="73B77199" w14:paraId="51F59C2F" w14:textId="34AACB30">
      <w:pPr>
        <w:pStyle w:val="ListParagraph"/>
        <w:numPr>
          <w:ilvl w:val="0"/>
          <w:numId w:val="25"/>
        </w:numPr>
        <w:rPr>
          <w:ins w:author="Anthony Cedeno" w:date="2021-03-09T12:35:48.599Z" w:id="1671750756"/>
          <w:rFonts w:ascii="Calibri" w:hAnsi="Calibri" w:eastAsia="Calibri" w:cs="Calibri" w:asciiTheme="minorAscii" w:hAnsiTheme="minorAscii" w:eastAsiaTheme="minorAscii" w:cstheme="minorAscii"/>
          <w:i w:val="1"/>
          <w:iCs w:val="1"/>
          <w:noProof w:val="0"/>
          <w:color w:val="000000" w:themeColor="text1" w:themeTint="FF" w:themeShade="FF"/>
          <w:sz w:val="24"/>
          <w:szCs w:val="24"/>
          <w:lang w:val="en-US"/>
        </w:rPr>
        <w:pPrChange w:author="Anthony Cedeno" w:date="2021-03-09T12:35:48.518Z">
          <w:pPr/>
        </w:pPrChange>
      </w:pPr>
      <w:ins w:author="Anthony Cedeno" w:date="2021-03-09T12:35:48.599Z" w:id="1596234009">
        <w:r w:rsidRPr="51E050D3" w:rsidR="73B77199">
          <w:rPr>
            <w:rFonts w:ascii="Calibri" w:hAnsi="Calibri" w:eastAsia="Calibri" w:cs="Calibri"/>
            <w:i w:val="1"/>
            <w:iCs w:val="1"/>
            <w:noProof w:val="0"/>
            <w:color w:val="000000" w:themeColor="text1" w:themeTint="FF" w:themeShade="FF"/>
            <w:sz w:val="24"/>
            <w:szCs w:val="24"/>
            <w:lang w:val="en-US"/>
          </w:rPr>
          <w:t>External dependent system unavailability</w:t>
        </w:r>
        <w:r w:rsidRPr="51E050D3" w:rsidR="73B77199">
          <w:rPr>
            <w:rFonts w:ascii="Calibri" w:hAnsi="Calibri" w:eastAsia="Calibri" w:cs="Calibri"/>
            <w:noProof w:val="0"/>
            <w:color w:val="000000" w:themeColor="text1" w:themeTint="FF" w:themeShade="FF"/>
            <w:sz w:val="24"/>
            <w:szCs w:val="24"/>
            <w:lang w:val="en-US"/>
          </w:rPr>
          <w:t xml:space="preserve">.  For instance, testing shall be suspended if Formscriber’s required Google Cloud Services, while may be unlikely to happen, suddenly become available.  In terms of End-to-End testing, this criterion is met if either the mobile app or the Formscriber service is unavailable. </w:t>
        </w:r>
      </w:ins>
    </w:p>
    <w:p w:rsidR="73B77199" w:rsidP="51E050D3" w:rsidRDefault="73B77199" w14:paraId="51754EB1" w14:textId="01922845">
      <w:pPr>
        <w:pStyle w:val="ListParagraph"/>
        <w:numPr>
          <w:ilvl w:val="0"/>
          <w:numId w:val="25"/>
        </w:numPr>
        <w:rPr>
          <w:ins w:author="Anthony Cedeno" w:date="2021-03-09T12:35:48.606Z" w:id="1559656378"/>
          <w:rFonts w:ascii="Calibri" w:hAnsi="Calibri" w:eastAsia="Calibri" w:cs="Calibri" w:asciiTheme="minorAscii" w:hAnsiTheme="minorAscii" w:eastAsiaTheme="minorAscii" w:cstheme="minorAscii"/>
          <w:i w:val="1"/>
          <w:iCs w:val="1"/>
          <w:noProof w:val="0"/>
          <w:color w:val="000000" w:themeColor="text1" w:themeTint="FF" w:themeShade="FF"/>
          <w:sz w:val="24"/>
          <w:szCs w:val="24"/>
          <w:lang w:val="en-US"/>
        </w:rPr>
        <w:pPrChange w:author="Anthony Cedeno" w:date="2021-03-09T12:35:48.551Z">
          <w:pPr>
            <w:ind w:left="0"/>
          </w:pPr>
        </w:pPrChange>
      </w:pPr>
      <w:ins w:author="Anthony Cedeno" w:date="2021-03-09T12:35:48.606Z" w:id="730022884">
        <w:r w:rsidRPr="51E050D3" w:rsidR="73B77199">
          <w:rPr>
            <w:rFonts w:ascii="Calibri" w:hAnsi="Calibri" w:eastAsia="Calibri" w:cs="Calibri"/>
            <w:i w:val="1"/>
            <w:iCs w:val="1"/>
            <w:noProof w:val="0"/>
            <w:color w:val="000000" w:themeColor="text1" w:themeTint="FF" w:themeShade="FF"/>
            <w:sz w:val="24"/>
            <w:szCs w:val="24"/>
            <w:lang w:val="en-US"/>
          </w:rPr>
          <w:t>When an identified defect cannot allow succeeding tests</w:t>
        </w:r>
        <w:r w:rsidRPr="51E050D3" w:rsidR="73B77199">
          <w:rPr>
            <w:rFonts w:ascii="Calibri" w:hAnsi="Calibri" w:eastAsia="Calibri" w:cs="Calibri"/>
            <w:noProof w:val="0"/>
            <w:color w:val="000000" w:themeColor="text1" w:themeTint="FF" w:themeShade="FF"/>
            <w:sz w:val="24"/>
            <w:szCs w:val="24"/>
            <w:lang w:val="en-US"/>
          </w:rPr>
          <w:t xml:space="preserve">. For example, in testing </w:t>
        </w:r>
        <w:r w:rsidRPr="51E050D3" w:rsidR="73B77199">
          <w:rPr>
            <w:rFonts w:ascii="Calibri" w:hAnsi="Calibri" w:eastAsia="Calibri" w:cs="Calibri"/>
            <w:noProof w:val="0"/>
            <w:color w:val="000000" w:themeColor="text1" w:themeTint="FF" w:themeShade="FF"/>
            <w:sz w:val="24"/>
            <w:szCs w:val="24"/>
            <w:lang w:val="en-US"/>
          </w:rPr>
          <w:t>Formscriber’s</w:t>
        </w:r>
        <w:r w:rsidRPr="51E050D3" w:rsidR="73B77199">
          <w:rPr>
            <w:rFonts w:ascii="Calibri" w:hAnsi="Calibri" w:eastAsia="Calibri" w:cs="Calibri"/>
            <w:noProof w:val="0"/>
            <w:color w:val="000000" w:themeColor="text1" w:themeTint="FF" w:themeShade="FF"/>
            <w:sz w:val="24"/>
            <w:szCs w:val="24"/>
            <w:lang w:val="en-US"/>
          </w:rPr>
          <w:t xml:space="preserve"> web services, if testing for creating a session fails, succeeding tests</w:t>
        </w:r>
      </w:ins>
      <w:ins w:author="Anthony Cedeno" w:date="2021-03-09T12:38:31.33Z" w:id="1546508782">
        <w:r w:rsidRPr="51E050D3" w:rsidR="627F0D7D">
          <w:rPr>
            <w:rFonts w:ascii="Calibri" w:hAnsi="Calibri" w:eastAsia="Calibri" w:cs="Calibri"/>
            <w:noProof w:val="0"/>
            <w:color w:val="000000" w:themeColor="text1" w:themeTint="FF" w:themeShade="FF"/>
            <w:sz w:val="24"/>
            <w:szCs w:val="24"/>
            <w:lang w:val="en-US"/>
          </w:rPr>
          <w:t xml:space="preserve"> dependent on sessions</w:t>
        </w:r>
      </w:ins>
      <w:ins w:author="Anthony Cedeno" w:date="2021-03-09T12:35:48.606Z" w:id="1408097232">
        <w:r w:rsidRPr="51E050D3" w:rsidR="73B77199">
          <w:rPr>
            <w:rFonts w:ascii="Calibri" w:hAnsi="Calibri" w:eastAsia="Calibri" w:cs="Calibri"/>
            <w:noProof w:val="0"/>
            <w:color w:val="000000" w:themeColor="text1" w:themeTint="FF" w:themeShade="FF"/>
            <w:sz w:val="24"/>
            <w:szCs w:val="24"/>
            <w:lang w:val="en-US"/>
          </w:rPr>
          <w:t xml:space="preserve"> may </w:t>
        </w:r>
      </w:ins>
      <w:ins w:author="Anthony Cedeno" w:date="2021-03-09T12:37:59.39Z" w:id="1895171736">
        <w:r w:rsidRPr="51E050D3" w:rsidR="00F3670C">
          <w:rPr>
            <w:rFonts w:ascii="Calibri" w:hAnsi="Calibri" w:eastAsia="Calibri" w:cs="Calibri"/>
            <w:noProof w:val="0"/>
            <w:color w:val="000000" w:themeColor="text1" w:themeTint="FF" w:themeShade="FF"/>
            <w:sz w:val="24"/>
            <w:szCs w:val="24"/>
            <w:lang w:val="en-US"/>
          </w:rPr>
          <w:t>not be worthwhile to con</w:t>
        </w:r>
      </w:ins>
      <w:ins w:author="Anthony Cedeno" w:date="2021-03-09T12:38:01.285Z" w:id="1554402799">
        <w:r w:rsidRPr="51E050D3" w:rsidR="00F3670C">
          <w:rPr>
            <w:rFonts w:ascii="Calibri" w:hAnsi="Calibri" w:eastAsia="Calibri" w:cs="Calibri"/>
            <w:noProof w:val="0"/>
            <w:color w:val="000000" w:themeColor="text1" w:themeTint="FF" w:themeShade="FF"/>
            <w:sz w:val="24"/>
            <w:szCs w:val="24"/>
            <w:lang w:val="en-US"/>
          </w:rPr>
          <w:t xml:space="preserve">tinue </w:t>
        </w:r>
      </w:ins>
      <w:ins w:author="Anthony Cedeno" w:date="2021-03-09T12:35:48.606Z" w:id="1889372147">
        <w:r w:rsidRPr="51E050D3" w:rsidR="73B77199">
          <w:rPr>
            <w:rFonts w:ascii="Calibri" w:hAnsi="Calibri" w:eastAsia="Calibri" w:cs="Calibri"/>
            <w:noProof w:val="0"/>
            <w:color w:val="000000" w:themeColor="text1" w:themeTint="FF" w:themeShade="FF"/>
            <w:sz w:val="24"/>
            <w:szCs w:val="24"/>
            <w:lang w:val="en-US"/>
          </w:rPr>
          <w:t xml:space="preserve">because a session is crucial especially in identifying further actions (or REST calls) of a current user. </w:t>
        </w:r>
      </w:ins>
    </w:p>
    <w:p w:rsidR="73B77199" w:rsidP="51E050D3" w:rsidRDefault="73B77199" w14:paraId="083016BD" w14:textId="4AA0BA7B">
      <w:pPr>
        <w:pStyle w:val="ListParagraph"/>
        <w:numPr>
          <w:ilvl w:val="0"/>
          <w:numId w:val="25"/>
        </w:numPr>
        <w:rPr>
          <w:ins w:author="Anthony Cedeno" w:date="2021-03-09T12:35:48.617Z" w:id="2058055363"/>
          <w:rFonts w:ascii="Calibri" w:hAnsi="Calibri" w:eastAsia="Calibri" w:cs="Calibri" w:asciiTheme="minorAscii" w:hAnsiTheme="minorAscii" w:eastAsiaTheme="minorAscii" w:cstheme="minorAscii"/>
          <w:i w:val="1"/>
          <w:iCs w:val="1"/>
          <w:noProof w:val="0"/>
          <w:color w:val="000000" w:themeColor="text1" w:themeTint="FF" w:themeShade="FF"/>
          <w:sz w:val="24"/>
          <w:szCs w:val="24"/>
          <w:lang w:val="en-US"/>
        </w:rPr>
        <w:pPrChange w:author="Anthony Cedeno" w:date="2021-03-09T12:35:48.594Z">
          <w:pPr>
            <w:ind w:left="0"/>
          </w:pPr>
        </w:pPrChange>
      </w:pPr>
      <w:ins w:author="Anthony Cedeno" w:date="2021-03-09T12:35:48.617Z" w:id="860563595">
        <w:r w:rsidRPr="51E050D3" w:rsidR="73B77199">
          <w:rPr>
            <w:rFonts w:ascii="Calibri" w:hAnsi="Calibri" w:eastAsia="Calibri" w:cs="Calibri"/>
            <w:i w:val="1"/>
            <w:iCs w:val="1"/>
            <w:noProof w:val="0"/>
            <w:color w:val="000000" w:themeColor="text1" w:themeTint="FF" w:themeShade="FF"/>
            <w:sz w:val="24"/>
            <w:szCs w:val="24"/>
            <w:lang w:val="en-US"/>
          </w:rPr>
          <w:t>Contractual obligations are not met particularly in meeting a deadline</w:t>
        </w:r>
        <w:r w:rsidRPr="51E050D3" w:rsidR="73B77199">
          <w:rPr>
            <w:rFonts w:ascii="Calibri" w:hAnsi="Calibri" w:eastAsia="Calibri" w:cs="Calibri"/>
            <w:noProof w:val="0"/>
            <w:color w:val="000000" w:themeColor="text1" w:themeTint="FF" w:themeShade="FF"/>
            <w:sz w:val="24"/>
            <w:szCs w:val="24"/>
            <w:lang w:val="en-US"/>
          </w:rPr>
          <w:t xml:space="preserve">. In the academic setting, this could mean that the deadline has passed late submissions are unacceptable.   </w:t>
        </w:r>
      </w:ins>
    </w:p>
    <w:p w:rsidR="51E050D3" w:rsidP="51E050D3" w:rsidRDefault="51E050D3" w14:paraId="033CF8D6" w14:textId="0DF2FF8C">
      <w:pPr>
        <w:pStyle w:val="Normal"/>
        <w:rPr>
          <w:ins w:author="Anthony Cedeno" w:date="2021-03-09T12:35:38.226Z" w:id="913436011"/>
          <w:rPrChange w:author="Anthony Cedeno" w:date="2021-03-09T12:35:45.409Z" w:id="1576390345">
            <w:rPr>
              <w:ins w:author="Anthony Cedeno" w:date="2021-03-09T12:35:38.226Z" w:id="1272590766"/>
              <w:rFonts w:ascii="Calibri Light" w:hAnsi="Calibri Light" w:eastAsia="Calibri Light" w:cs="Calibri Light"/>
              <w:smallCaps w:val="1"/>
              <w:color w:val="000000" w:themeColor="text1" w:themeTint="FF" w:themeShade="FF"/>
              <w:sz w:val="28"/>
              <w:szCs w:val="28"/>
            </w:rPr>
          </w:rPrChange>
        </w:rPr>
      </w:pPr>
    </w:p>
    <w:p w:rsidR="45746D5D" w:rsidP="046E462B" w:rsidRDefault="45746D5D" w14:paraId="4A1DB886" w14:textId="0513979E">
      <w:pPr>
        <w:pStyle w:val="Heading2"/>
        <w:spacing w:before="200" w:line="271" w:lineRule="auto"/>
        <w:rPr>
          <w:rFonts w:ascii="Calibri Light" w:hAnsi="Calibri Light" w:eastAsia="Calibri Light" w:cs="Calibri Light"/>
          <w:smallCaps/>
          <w:color w:val="000000" w:themeColor="text1"/>
          <w:sz w:val="28"/>
          <w:szCs w:val="28"/>
        </w:rPr>
      </w:pPr>
      <w:bookmarkStart w:name="_Toc65097073" w:id="85"/>
      <w:r w:rsidRPr="046E462B">
        <w:rPr>
          <w:rFonts w:ascii="Calibri Light" w:hAnsi="Calibri Light" w:eastAsia="Calibri Light" w:cs="Calibri Light"/>
          <w:smallCaps/>
          <w:color w:val="000000" w:themeColor="text1"/>
          <w:sz w:val="28"/>
          <w:szCs w:val="28"/>
        </w:rPr>
        <w:t>Resumption Criteria</w:t>
      </w:r>
      <w:bookmarkEnd w:id="85"/>
      <w:r w:rsidRPr="046E462B">
        <w:rPr>
          <w:rFonts w:ascii="Calibri Light" w:hAnsi="Calibri Light" w:eastAsia="Calibri Light" w:cs="Calibri Light"/>
          <w:smallCaps/>
          <w:color w:val="000000" w:themeColor="text1"/>
          <w:sz w:val="28"/>
          <w:szCs w:val="28"/>
        </w:rPr>
        <w:t> </w:t>
      </w:r>
    </w:p>
    <w:p w:rsidRPr="00CB468C" w:rsidR="45746D5D" w:rsidP="51E050D3" w:rsidRDefault="45746D5D" w14:paraId="162B4733" w14:textId="29751BF4">
      <w:pPr>
        <w:spacing w:after="200"/>
        <w:ind w:left="285"/>
        <w:jc w:val="both"/>
        <w:rPr>
          <w:del w:author="Anthony Cedeno" w:date="2021-03-09T12:36:09.303Z" w:id="1857612925"/>
          <w:rFonts w:eastAsia="Calibri Light" w:cs="Calibri" w:cstheme="minorAscii"/>
          <w:color w:val="000000" w:themeColor="text1"/>
        </w:rPr>
      </w:pPr>
      <w:del w:author="Anthony Cedeno" w:date="2021-03-09T12:36:09.304Z" w:id="910127764">
        <w:r w:rsidRPr="51E050D3" w:rsidDel="45746D5D">
          <w:rPr>
            <w:rFonts w:eastAsia="Calibri Light" w:cs="Calibri" w:cstheme="minorAscii"/>
            <w:color w:val="000000" w:themeColor="text1" w:themeTint="FF" w:themeShade="FF"/>
          </w:rPr>
          <w:delText xml:space="preserve">Resumption will only occur when </w:delText>
        </w:r>
      </w:del>
      <w:commentRangeStart w:id="86"/>
      <w:del w:author="Anthony Cedeno" w:date="2021-03-09T12:36:09.304Z" w:id="182232083">
        <w:r w:rsidRPr="51E050D3" w:rsidDel="45746D5D">
          <w:rPr>
            <w:rFonts w:eastAsia="Calibri Light" w:cs="Calibri" w:cstheme="minorAscii"/>
            <w:color w:val="000000" w:themeColor="text1" w:themeTint="FF" w:themeShade="FF"/>
          </w:rPr>
          <w:delText>the problem(s) that caused the suspension will be resolved</w:delText>
        </w:r>
      </w:del>
      <w:commentRangeEnd w:id="86"/>
      <w:r>
        <w:rPr>
          <w:rStyle w:val="CommentReference"/>
        </w:rPr>
        <w:commentReference w:id="86"/>
      </w:r>
      <w:del w:author="Anthony Cedeno" w:date="2021-03-09T12:36:09.304Z" w:id="1970531992">
        <w:r w:rsidRPr="51E050D3" w:rsidDel="45746D5D">
          <w:rPr>
            <w:rFonts w:eastAsia="Calibri Light" w:cs="Calibri" w:cstheme="minorAscii"/>
            <w:color w:val="000000" w:themeColor="text1" w:themeTint="FF" w:themeShade="FF"/>
          </w:rPr>
          <w:delText>. </w:delText>
        </w:r>
      </w:del>
    </w:p>
    <w:p w:rsidR="5309E432" w:rsidP="51E050D3" w:rsidRDefault="5309E432" w14:paraId="7E4B92DA" w14:textId="44F56B9F">
      <w:pPr>
        <w:jc w:val="left"/>
        <w:rPr>
          <w:ins w:author="Anthony Cedeno" w:date="2021-03-09T12:36:32.289Z" w:id="738976513"/>
          <w:rFonts w:ascii="Calibri" w:hAnsi="Calibri" w:eastAsia="Calibri" w:cs="Calibri"/>
          <w:noProof w:val="0"/>
          <w:color w:val="000000" w:themeColor="text1" w:themeTint="FF" w:themeShade="FF"/>
          <w:sz w:val="24"/>
          <w:szCs w:val="24"/>
          <w:lang w:val="en-US"/>
        </w:rPr>
      </w:pPr>
      <w:ins w:author="Anthony Cedeno" w:date="2021-03-09T12:36:32.288Z" w:id="1791533445">
        <w:r w:rsidRPr="51E050D3" w:rsidR="5309E432">
          <w:rPr>
            <w:rFonts w:ascii="Calibri" w:hAnsi="Calibri" w:eastAsia="Calibri" w:cs="Calibri"/>
            <w:noProof w:val="0"/>
            <w:color w:val="000000" w:themeColor="text1" w:themeTint="FF" w:themeShade="FF"/>
            <w:sz w:val="24"/>
            <w:szCs w:val="24"/>
            <w:lang w:val="en-US"/>
          </w:rPr>
          <w:t xml:space="preserve">Similar to suspension criteria,  </w:t>
        </w:r>
        <w:r w:rsidRPr="51E050D3" w:rsidR="5309E432">
          <w:rPr>
            <w:rFonts w:ascii="Calibri" w:hAnsi="Calibri" w:eastAsia="Calibri" w:cs="Calibri"/>
            <w:noProof w:val="0"/>
            <w:color w:val="000000" w:themeColor="text1" w:themeTint="FF" w:themeShade="FF"/>
            <w:sz w:val="24"/>
            <w:szCs w:val="24"/>
            <w:lang w:val="en-US"/>
          </w:rPr>
          <w:t>Formscriber’s</w:t>
        </w:r>
        <w:r w:rsidRPr="51E050D3" w:rsidR="5309E432">
          <w:rPr>
            <w:rFonts w:ascii="Calibri" w:hAnsi="Calibri" w:eastAsia="Calibri" w:cs="Calibri"/>
            <w:noProof w:val="0"/>
            <w:color w:val="000000" w:themeColor="text1" w:themeTint="FF" w:themeShade="FF"/>
            <w:sz w:val="24"/>
            <w:szCs w:val="24"/>
            <w:lang w:val="en-US"/>
          </w:rPr>
          <w:t xml:space="preserve"> resumption criteria shall be guided by the aforementioned article. In essence, these criteria are corrective actions of each</w:t>
        </w:r>
      </w:ins>
      <w:ins w:author="Anthony Cedeno" w:date="2021-03-09T12:44:31.842Z" w:id="1101176224">
        <w:r w:rsidRPr="51E050D3" w:rsidR="1441BFAE">
          <w:rPr>
            <w:rFonts w:ascii="Calibri" w:hAnsi="Calibri" w:eastAsia="Calibri" w:cs="Calibri"/>
            <w:noProof w:val="0"/>
            <w:color w:val="000000" w:themeColor="text1" w:themeTint="FF" w:themeShade="FF"/>
            <w:sz w:val="24"/>
            <w:szCs w:val="24"/>
            <w:lang w:val="en-US"/>
          </w:rPr>
          <w:t xml:space="preserve"> aforementioned</w:t>
        </w:r>
      </w:ins>
      <w:ins w:author="Anthony Cedeno" w:date="2021-03-09T12:57:07.749Z" w:id="534556329">
        <w:r w:rsidRPr="51E050D3" w:rsidR="7DACB697">
          <w:rPr>
            <w:rFonts w:ascii="Calibri" w:hAnsi="Calibri" w:eastAsia="Calibri" w:cs="Calibri"/>
            <w:noProof w:val="0"/>
            <w:color w:val="000000" w:themeColor="text1" w:themeTint="FF" w:themeShade="FF"/>
            <w:sz w:val="24"/>
            <w:szCs w:val="24"/>
            <w:lang w:val="en-US"/>
          </w:rPr>
          <w:t xml:space="preserve"> </w:t>
        </w:r>
      </w:ins>
      <w:ins w:author="Anthony Cedeno" w:date="2021-03-09T12:36:32.288Z" w:id="798146316">
        <w:r w:rsidRPr="51E050D3" w:rsidR="5309E432">
          <w:rPr>
            <w:rFonts w:ascii="Calibri" w:hAnsi="Calibri" w:eastAsia="Calibri" w:cs="Calibri"/>
            <w:noProof w:val="0"/>
            <w:color w:val="000000" w:themeColor="text1" w:themeTint="FF" w:themeShade="FF"/>
            <w:sz w:val="24"/>
            <w:szCs w:val="24"/>
            <w:lang w:val="en-US"/>
          </w:rPr>
          <w:t>suspension criterion. Hence, all testing shall resume under</w:t>
        </w:r>
      </w:ins>
      <w:ins w:author="Anthony Cedeno" w:date="2021-03-09T12:57:13.647Z" w:id="1166526817">
        <w:r w:rsidRPr="51E050D3" w:rsidR="3A74B55C">
          <w:rPr>
            <w:rFonts w:ascii="Calibri" w:hAnsi="Calibri" w:eastAsia="Calibri" w:cs="Calibri"/>
            <w:noProof w:val="0"/>
            <w:color w:val="000000" w:themeColor="text1" w:themeTint="FF" w:themeShade="FF"/>
            <w:sz w:val="24"/>
            <w:szCs w:val="24"/>
            <w:lang w:val="en-US"/>
          </w:rPr>
          <w:t xml:space="preserve"> any of</w:t>
        </w:r>
      </w:ins>
      <w:ins w:author="Anthony Cedeno" w:date="2021-03-09T12:36:32.288Z" w:id="451327422">
        <w:r w:rsidRPr="51E050D3" w:rsidR="5309E432">
          <w:rPr>
            <w:rFonts w:ascii="Calibri" w:hAnsi="Calibri" w:eastAsia="Calibri" w:cs="Calibri"/>
            <w:noProof w:val="0"/>
            <w:color w:val="000000" w:themeColor="text1" w:themeTint="FF" w:themeShade="FF"/>
            <w:sz w:val="24"/>
            <w:szCs w:val="24"/>
            <w:lang w:val="en-US"/>
          </w:rPr>
          <w:t xml:space="preserve"> the following circumstances: </w:t>
        </w:r>
      </w:ins>
    </w:p>
    <w:p w:rsidR="2E211E65" w:rsidP="51E050D3" w:rsidRDefault="2E211E65" w14:paraId="70C49CA1" w14:textId="106ACD73">
      <w:pPr>
        <w:pStyle w:val="ListParagraph"/>
        <w:numPr>
          <w:ilvl w:val="0"/>
          <w:numId w:val="26"/>
        </w:numPr>
        <w:rPr>
          <w:ins w:author="Anthony Cedeno" w:date="2021-03-09T12:36:32.289Z" w:id="1480160210"/>
          <w:rFonts w:ascii="Calibri" w:hAnsi="Calibri" w:eastAsia="Calibri" w:cs="Calibri" w:asciiTheme="minorAscii" w:hAnsiTheme="minorAscii" w:eastAsiaTheme="minorAscii" w:cstheme="minorAscii"/>
          <w:noProof w:val="0"/>
          <w:color w:val="000000" w:themeColor="text1" w:themeTint="FF" w:themeShade="FF"/>
          <w:sz w:val="24"/>
          <w:szCs w:val="24"/>
          <w:lang w:val="en-US"/>
        </w:rPr>
        <w:pPrChange w:author="Anthony Cedeno" w:date="2021-03-09T12:36:32.204Z">
          <w:pPr/>
        </w:pPrChange>
      </w:pPr>
      <w:ins w:author="Anthony Cedeno" w:date="2021-03-09T12:47:04.808Z" w:id="722921303">
        <w:r w:rsidRPr="51E050D3" w:rsidR="2E211E65">
          <w:rPr>
            <w:noProof w:val="0"/>
            <w:color w:val="000000" w:themeColor="text1" w:themeTint="FF" w:themeShade="FF"/>
            <w:lang w:val="en-US"/>
          </w:rPr>
          <w:t xml:space="preserve">Downtime of </w:t>
        </w:r>
      </w:ins>
      <w:ins w:author="Anthony Cedeno" w:date="2021-03-09T12:36:32.289Z" w:id="1356058071">
        <w:r w:rsidRPr="51E050D3" w:rsidR="5309E432">
          <w:rPr>
            <w:noProof w:val="0"/>
            <w:color w:val="000000" w:themeColor="text1" w:themeTint="FF" w:themeShade="FF"/>
            <w:lang w:val="en-US"/>
          </w:rPr>
          <w:t xml:space="preserve">dependent system </w:t>
        </w:r>
      </w:ins>
      <w:ins w:author="Anthony Cedeno" w:date="2021-03-09T12:47:51.107Z" w:id="691683512">
        <w:r w:rsidRPr="51E050D3" w:rsidR="5B9BD894">
          <w:rPr>
            <w:noProof w:val="0"/>
            <w:color w:val="000000" w:themeColor="text1" w:themeTint="FF" w:themeShade="FF"/>
            <w:lang w:val="en-US"/>
          </w:rPr>
          <w:t>ceases and resumes normal operation</w:t>
        </w:r>
      </w:ins>
      <w:ins w:author="Anthony Cedeno" w:date="2021-03-09T12:36:32.289Z" w:id="87490100">
        <w:r w:rsidRPr="51E050D3" w:rsidR="5309E432">
          <w:rPr>
            <w:noProof w:val="0"/>
            <w:color w:val="000000" w:themeColor="text1" w:themeTint="FF" w:themeShade="FF"/>
            <w:lang w:val="en-US"/>
          </w:rPr>
          <w:t xml:space="preserve">. </w:t>
        </w:r>
      </w:ins>
    </w:p>
    <w:p w:rsidR="5309E432" w:rsidP="51E050D3" w:rsidRDefault="5309E432" w14:paraId="05D048C9" w14:textId="1F2D3D10">
      <w:pPr>
        <w:pStyle w:val="ListParagraph"/>
        <w:numPr>
          <w:ilvl w:val="0"/>
          <w:numId w:val="26"/>
        </w:numPr>
        <w:rPr>
          <w:ins w:author="Anthony Cedeno" w:date="2021-03-09T12:36:32.297Z" w:id="1301116186"/>
          <w:rFonts w:ascii="Calibri" w:hAnsi="Calibri" w:eastAsia="Calibri" w:cs="Calibri" w:asciiTheme="minorAscii" w:hAnsiTheme="minorAscii" w:eastAsiaTheme="minorAscii" w:cstheme="minorAscii"/>
          <w:noProof w:val="0"/>
          <w:color w:val="000000" w:themeColor="text1" w:themeTint="FF" w:themeShade="FF"/>
          <w:sz w:val="24"/>
          <w:szCs w:val="24"/>
          <w:lang w:val="en-US"/>
        </w:rPr>
        <w:pPrChange w:author="Anthony Cedeno" w:date="2021-03-09T12:36:32.242Z">
          <w:pPr>
            <w:ind w:left="0"/>
          </w:pPr>
        </w:pPrChange>
      </w:pPr>
      <w:ins w:author="Anthony Cedeno" w:date="2021-03-09T12:36:32.297Z" w:id="2123689395">
        <w:r w:rsidRPr="51E050D3" w:rsidR="5309E432">
          <w:rPr>
            <w:noProof w:val="0"/>
            <w:color w:val="000000" w:themeColor="text1" w:themeTint="FF" w:themeShade="FF"/>
            <w:lang w:val="en-US"/>
          </w:rPr>
          <w:t xml:space="preserve">A fix is implemented to a </w:t>
        </w:r>
      </w:ins>
      <w:ins w:author="Anthony Cedeno" w:date="2021-03-09T12:37:34.774Z" w:id="1150307350">
        <w:r w:rsidRPr="51E050D3" w:rsidR="331690CC">
          <w:rPr>
            <w:noProof w:val="0"/>
            <w:color w:val="000000" w:themeColor="text1" w:themeTint="FF" w:themeShade="FF"/>
            <w:lang w:val="en-US"/>
          </w:rPr>
          <w:t>defect</w:t>
        </w:r>
      </w:ins>
      <w:ins w:author="Anthony Cedeno" w:date="2021-03-09T12:36:32.297Z" w:id="1135139508">
        <w:r w:rsidRPr="51E050D3" w:rsidR="5309E432">
          <w:rPr>
            <w:noProof w:val="0"/>
            <w:color w:val="000000" w:themeColor="text1" w:themeTint="FF" w:themeShade="FF"/>
            <w:lang w:val="en-US"/>
          </w:rPr>
          <w:t xml:space="preserve"> and all test cases dependent on </w:t>
        </w:r>
      </w:ins>
      <w:ins w:author="Anthony Cedeno" w:date="2021-03-09T12:45:53.953Z" w:id="58341909">
        <w:r w:rsidRPr="51E050D3" w:rsidR="16FF25A9">
          <w:rPr>
            <w:noProof w:val="0"/>
            <w:color w:val="000000" w:themeColor="text1" w:themeTint="FF" w:themeShade="FF"/>
            <w:lang w:val="en-US"/>
          </w:rPr>
          <w:t xml:space="preserve">its related use case </w:t>
        </w:r>
      </w:ins>
      <w:ins w:author="Anthony Cedeno" w:date="2021-03-09T12:36:32.297Z" w:id="1340752527">
        <w:r w:rsidRPr="51E050D3" w:rsidR="5309E432">
          <w:rPr>
            <w:noProof w:val="0"/>
            <w:color w:val="000000" w:themeColor="text1" w:themeTint="FF" w:themeShade="FF"/>
            <w:lang w:val="en-US"/>
          </w:rPr>
          <w:t xml:space="preserve">can possibly </w:t>
        </w:r>
      </w:ins>
      <w:ins w:author="Anthony Cedeno" w:date="2021-03-09T12:45:19.699Z" w:id="184168772">
        <w:r w:rsidRPr="51E050D3" w:rsidR="1C2F1D85">
          <w:rPr>
            <w:noProof w:val="0"/>
            <w:color w:val="000000" w:themeColor="text1" w:themeTint="FF" w:themeShade="FF"/>
            <w:lang w:val="en-US"/>
          </w:rPr>
          <w:t xml:space="preserve">proceed </w:t>
        </w:r>
      </w:ins>
      <w:ins w:author="Anthony Cedeno" w:date="2021-03-09T12:36:32.297Z" w:id="1240350475">
        <w:r w:rsidRPr="51E050D3" w:rsidR="5309E432">
          <w:rPr>
            <w:noProof w:val="0"/>
            <w:color w:val="000000" w:themeColor="text1" w:themeTint="FF" w:themeShade="FF"/>
            <w:lang w:val="en-US"/>
          </w:rPr>
          <w:t>testing</w:t>
        </w:r>
        <w:r w:rsidRPr="51E050D3" w:rsidR="5309E432">
          <w:rPr>
            <w:noProof w:val="0"/>
            <w:color w:val="000000" w:themeColor="text1" w:themeTint="FF" w:themeShade="FF"/>
            <w:lang w:val="en-US"/>
          </w:rPr>
          <w:t xml:space="preserve">. </w:t>
        </w:r>
      </w:ins>
    </w:p>
    <w:p w:rsidR="5309E432" w:rsidP="51E050D3" w:rsidRDefault="5309E432" w14:paraId="4E4C3621" w14:textId="23831D00">
      <w:pPr>
        <w:pStyle w:val="ListParagraph"/>
        <w:numPr>
          <w:ilvl w:val="0"/>
          <w:numId w:val="26"/>
        </w:numPr>
        <w:rPr>
          <w:ins w:author="Anthony Cedeno" w:date="2021-03-09T12:36:32.307Z" w:id="1723460437"/>
          <w:rFonts w:ascii="Calibri" w:hAnsi="Calibri" w:eastAsia="Calibri" w:cs="Calibri" w:asciiTheme="minorAscii" w:hAnsiTheme="minorAscii" w:eastAsiaTheme="minorAscii" w:cstheme="minorAscii"/>
          <w:noProof w:val="0"/>
          <w:color w:val="000000" w:themeColor="text1" w:themeTint="FF" w:themeShade="FF"/>
          <w:sz w:val="24"/>
          <w:szCs w:val="24"/>
          <w:lang w:val="en-US"/>
        </w:rPr>
        <w:pPrChange w:author="Anthony Cedeno" w:date="2021-03-09T12:36:32.268Z">
          <w:pPr>
            <w:ind w:left="0"/>
          </w:pPr>
        </w:pPrChange>
      </w:pPr>
      <w:ins w:author="Anthony Cedeno" w:date="2021-03-09T12:36:32.307Z" w:id="335647845">
        <w:r w:rsidRPr="51E050D3" w:rsidR="5309E432">
          <w:rPr>
            <w:noProof w:val="0"/>
            <w:color w:val="000000" w:themeColor="text1" w:themeTint="FF" w:themeShade="FF"/>
            <w:lang w:val="en-US"/>
          </w:rPr>
          <w:t>An extension of the delivery of the final product is established.</w:t>
        </w:r>
      </w:ins>
    </w:p>
    <w:p w:rsidR="51E050D3" w:rsidP="51E050D3" w:rsidRDefault="51E050D3" w14:paraId="7DC82FEB" w14:textId="30DDE43F">
      <w:pPr>
        <w:pStyle w:val="Normal"/>
        <w:rPr>
          <w:ins w:author="Anthony Cedeno" w:date="2021-03-09T12:36:04.824Z" w:id="1241449248"/>
          <w:rPrChange w:author="Anthony Cedeno" w:date="2021-03-09T12:36:32.117Z" w:id="458480154">
            <w:rPr>
              <w:ins w:author="Anthony Cedeno" w:date="2021-03-09T12:36:04.824Z" w:id="2032814245"/>
              <w:rFonts w:ascii="Calibri Light" w:hAnsi="Calibri Light" w:eastAsia="Calibri Light" w:cs="Calibri Light"/>
              <w:smallCaps w:val="1"/>
              <w:color w:val="000000" w:themeColor="text1" w:themeTint="FF" w:themeShade="FF"/>
              <w:sz w:val="24"/>
              <w:szCs w:val="24"/>
            </w:rPr>
          </w:rPrChange>
        </w:rPr>
        <w:pPrChange w:author="Anthony Cedeno" w:date="2021-03-09T12:36:32.118Z">
          <w:pPr>
            <w:pStyle w:val="Heading2"/>
            <w:spacing w:before="200" w:line="271" w:lineRule="auto"/>
          </w:pPr>
        </w:pPrChange>
      </w:pPr>
    </w:p>
    <w:p w:rsidR="51E050D3" w:rsidRDefault="51E050D3" w14:paraId="408B0408" w14:textId="48D28E11">
      <w:r>
        <w:br w:type="page"/>
      </w:r>
    </w:p>
    <w:p w:rsidRPr="00ED42A1" w:rsidR="45746D5D" w:rsidP="51E050D3" w:rsidRDefault="45746D5D" w14:paraId="7EB13010" w14:textId="1328DC1E">
      <w:pPr>
        <w:pStyle w:val="Heading2"/>
        <w:bidi w:val="0"/>
        <w:spacing w:before="200" w:beforeAutospacing="off" w:after="0" w:afterAutospacing="off" w:line="271" w:lineRule="auto"/>
        <w:ind w:left="0" w:right="0"/>
        <w:jc w:val="left"/>
        <w:rPr>
          <w:rFonts w:ascii="Calibri Light" w:hAnsi="Calibri Light" w:eastAsia="Calibri Light" w:cs="Calibri Light"/>
          <w:smallCaps w:val="1"/>
          <w:color w:val="000000" w:themeColor="text1" w:themeTint="FF" w:themeShade="FF"/>
          <w:sz w:val="28"/>
          <w:szCs w:val="28"/>
          <w:rPrChange w:author="Anthony Cedeno" w:date="2021-03-09T12:46:23.414Z" w:id="2024063643">
            <w:rPr>
              <w:rFonts w:ascii="Calibri Light" w:hAnsi="Calibri Light" w:eastAsia="맑은 고딕" w:cs="Times New Roman"/>
              <w:smallCaps w:val="1"/>
              <w:color w:val="2F5496" w:themeColor="accent1" w:themeTint="FF" w:themeShade="BF"/>
              <w:sz w:val="26"/>
              <w:szCs w:val="26"/>
            </w:rPr>
          </w:rPrChange>
        </w:rPr>
        <w:pPrChange w:author="Anthony Cedeno" w:date="2021-03-09T12:46:23.365Z">
          <w:pPr>
            <w:pStyle w:val="Heading2"/>
            <w:spacing w:before="200" w:line="271" w:lineRule="auto"/>
          </w:pPr>
        </w:pPrChange>
      </w:pPr>
      <w:bookmarkStart w:name="_Toc65097074" w:id="87"/>
      <w:r w:rsidRPr="51E050D3" w:rsidR="45746D5D">
        <w:rPr>
          <w:rFonts w:ascii="Calibri Light" w:hAnsi="Calibri Light" w:eastAsia="Calibri Light" w:cs="Calibri Light"/>
          <w:smallCaps w:val="1"/>
          <w:color w:val="000000" w:themeColor="text1" w:themeTint="FF" w:themeShade="FF"/>
          <w:sz w:val="28"/>
          <w:szCs w:val="28"/>
          <w:rPrChange w:author="Anthony Cedeno" w:date="2021-03-09T12:46:23.4Z" w:id="623567418">
            <w:rPr>
              <w:rFonts w:ascii="Calibri Light" w:hAnsi="Calibri Light" w:eastAsia="Calibri Light" w:cs="Calibri Light"/>
              <w:smallCaps w:val="1"/>
              <w:color w:val="000000" w:themeColor="text1" w:themeTint="FF" w:themeShade="FF"/>
              <w:sz w:val="24"/>
              <w:szCs w:val="24"/>
            </w:rPr>
          </w:rPrChange>
        </w:rPr>
        <w:t>Test Completeness</w:t>
      </w:r>
      <w:bookmarkEnd w:id="87"/>
      <w:r w:rsidRPr="51E050D3" w:rsidR="45746D5D">
        <w:rPr>
          <w:rFonts w:ascii="Calibri Light" w:hAnsi="Calibri Light" w:eastAsia="Calibri Light" w:cs="Calibri Light"/>
          <w:smallCaps w:val="1"/>
          <w:color w:val="000000" w:themeColor="text1" w:themeTint="FF" w:themeShade="FF"/>
          <w:sz w:val="28"/>
          <w:szCs w:val="28"/>
          <w:rPrChange w:author="Anthony Cedeno" w:date="2021-03-09T12:46:23.411Z" w:id="1663988616">
            <w:rPr>
              <w:rFonts w:ascii="Calibri Light" w:hAnsi="Calibri Light" w:eastAsia="Calibri Light" w:cs="Calibri Light"/>
              <w:smallCaps w:val="1"/>
              <w:color w:val="000000" w:themeColor="text1" w:themeTint="FF" w:themeShade="FF"/>
              <w:sz w:val="24"/>
              <w:szCs w:val="24"/>
            </w:rPr>
          </w:rPrChange>
        </w:rPr>
        <w:t> </w:t>
      </w:r>
    </w:p>
    <w:p w:rsidRPr="00CB468C" w:rsidR="046E462B" w:rsidP="00CB468C" w:rsidRDefault="45746D5D" w14:paraId="54A80CEF" w14:textId="0CA20F5F">
      <w:pPr>
        <w:spacing w:after="200"/>
        <w:rPr>
          <w:rFonts w:eastAsia="Times New Roman" w:cstheme="minorHAnsi"/>
          <w:color w:val="000000" w:themeColor="text1"/>
          <w:sz w:val="22"/>
          <w:szCs w:val="22"/>
        </w:rPr>
      </w:pPr>
      <w:r w:rsidRPr="00CB468C">
        <w:rPr>
          <w:rFonts w:eastAsia="Calibri Light" w:cstheme="minorHAnsi"/>
          <w:color w:val="000000" w:themeColor="text1"/>
        </w:rPr>
        <w:t>Testing will be considered complete when the following conditions have been met: </w:t>
      </w:r>
    </w:p>
    <w:p w:rsidRPr="00CB468C" w:rsidR="45746D5D" w:rsidP="046E462B" w:rsidRDefault="45746D5D" w14:paraId="61767273" w14:textId="7C018EFF">
      <w:pPr>
        <w:pStyle w:val="ListParagraph"/>
        <w:numPr>
          <w:ilvl w:val="0"/>
          <w:numId w:val="5"/>
        </w:numPr>
        <w:spacing w:after="200"/>
        <w:ind w:hanging="720"/>
        <w:jc w:val="both"/>
        <w:rPr>
          <w:rFonts w:cstheme="minorHAnsi"/>
          <w:color w:val="000000" w:themeColor="text1"/>
        </w:rPr>
      </w:pPr>
      <w:r w:rsidRPr="00CB468C">
        <w:rPr>
          <w:rFonts w:eastAsia="Calibri Light" w:cstheme="minorHAnsi"/>
          <w:color w:val="000000" w:themeColor="text1"/>
        </w:rPr>
        <w:t>When the Developers and Testing Team agree that the system meets all the UI requirements and REST calls testing</w:t>
      </w:r>
      <w:r w:rsidRPr="00CB468C">
        <w:rPr>
          <w:rFonts w:eastAsia="Times New Roman" w:cstheme="minorHAnsi"/>
          <w:color w:val="000000" w:themeColor="text1"/>
        </w:rPr>
        <w:t>,</w:t>
      </w:r>
      <w:r w:rsidRPr="00CB468C">
        <w:rPr>
          <w:rFonts w:eastAsia="Calibri Light" w:cstheme="minorHAnsi"/>
          <w:color w:val="000000" w:themeColor="text1"/>
        </w:rPr>
        <w:t xml:space="preserve"> the system has been completed.  </w:t>
      </w:r>
    </w:p>
    <w:p w:rsidRPr="00CB468C" w:rsidR="45746D5D" w:rsidP="046E462B" w:rsidRDefault="45746D5D" w14:paraId="5428748E" w14:textId="52C4348F">
      <w:pPr>
        <w:pStyle w:val="ListParagraph"/>
        <w:numPr>
          <w:ilvl w:val="0"/>
          <w:numId w:val="5"/>
        </w:numPr>
        <w:spacing w:after="200"/>
        <w:ind w:left="0" w:firstLine="0"/>
        <w:rPr>
          <w:rFonts w:cstheme="minorHAnsi"/>
          <w:color w:val="000000" w:themeColor="text1"/>
        </w:rPr>
      </w:pPr>
      <w:r w:rsidRPr="00CB468C">
        <w:rPr>
          <w:rFonts w:eastAsia="Calibri Light" w:cstheme="minorHAnsi"/>
          <w:color w:val="000000" w:themeColor="text1"/>
        </w:rPr>
        <w:t>All test cases have been executed.  </w:t>
      </w:r>
    </w:p>
    <w:p w:rsidRPr="00CB468C" w:rsidR="45746D5D" w:rsidP="046E462B" w:rsidRDefault="45746D5D" w14:paraId="60C7243D" w14:textId="63279869">
      <w:pPr>
        <w:pStyle w:val="ListParagraph"/>
        <w:numPr>
          <w:ilvl w:val="0"/>
          <w:numId w:val="5"/>
        </w:numPr>
        <w:spacing w:after="200"/>
        <w:ind w:left="0" w:firstLine="0"/>
        <w:rPr>
          <w:rFonts w:cstheme="minorHAnsi"/>
          <w:color w:val="000000" w:themeColor="text1"/>
        </w:rPr>
      </w:pPr>
      <w:r w:rsidRPr="00CB468C">
        <w:rPr>
          <w:rFonts w:eastAsia="Calibri Light" w:cstheme="minorHAnsi"/>
          <w:color w:val="000000" w:themeColor="text1"/>
        </w:rPr>
        <w:t>All priority 1, 2</w:t>
      </w:r>
      <w:r w:rsidRPr="00CB468C">
        <w:rPr>
          <w:rFonts w:eastAsia="Times New Roman" w:cstheme="minorHAnsi"/>
          <w:color w:val="000000" w:themeColor="text1"/>
        </w:rPr>
        <w:t>,</w:t>
      </w:r>
      <w:r w:rsidRPr="00CB468C">
        <w:rPr>
          <w:rFonts w:eastAsia="Calibri Light" w:cstheme="minorHAnsi"/>
          <w:color w:val="000000" w:themeColor="text1"/>
        </w:rPr>
        <w:t xml:space="preserve"> and 3 defects have been closed after successful resolution. </w:t>
      </w:r>
    </w:p>
    <w:p w:rsidRPr="00CB468C" w:rsidR="45746D5D" w:rsidP="046E462B" w:rsidRDefault="45746D5D" w14:paraId="0646F6E4" w14:textId="63021D48">
      <w:pPr>
        <w:pStyle w:val="ListParagraph"/>
        <w:numPr>
          <w:ilvl w:val="0"/>
          <w:numId w:val="5"/>
        </w:numPr>
        <w:spacing w:after="200"/>
        <w:ind w:left="0" w:firstLine="0"/>
        <w:rPr>
          <w:rFonts w:cstheme="minorHAnsi"/>
          <w:color w:val="000000" w:themeColor="text1"/>
        </w:rPr>
      </w:pPr>
      <w:r w:rsidRPr="00CB468C">
        <w:rPr>
          <w:rFonts w:eastAsia="Calibri Light" w:cstheme="minorHAnsi"/>
          <w:color w:val="000000" w:themeColor="text1"/>
        </w:rPr>
        <w:lastRenderedPageBreak/>
        <w:t>The test manager has accepted the testing and signed off testing as completed. </w:t>
      </w:r>
    </w:p>
    <w:p w:rsidR="45746D5D" w:rsidP="046E462B" w:rsidRDefault="45746D5D" w14:paraId="0488CA20" w14:textId="7B8AD4DE">
      <w:pPr>
        <w:pStyle w:val="Heading2"/>
        <w:spacing w:before="200" w:line="271" w:lineRule="auto"/>
        <w:rPr>
          <w:rFonts w:ascii="Calibri Light" w:hAnsi="Calibri Light" w:eastAsia="Calibri Light" w:cs="Calibri Light"/>
          <w:smallCaps/>
          <w:color w:val="000000" w:themeColor="text1"/>
          <w:sz w:val="28"/>
          <w:szCs w:val="28"/>
        </w:rPr>
      </w:pPr>
      <w:bookmarkStart w:name="_Toc65097075" w:id="88"/>
      <w:commentRangeStart w:id="89"/>
      <w:r w:rsidRPr="046E462B">
        <w:rPr>
          <w:rFonts w:ascii="Calibri Light" w:hAnsi="Calibri Light" w:eastAsia="Calibri Light" w:cs="Calibri Light"/>
          <w:smallCaps/>
          <w:color w:val="000000" w:themeColor="text1"/>
          <w:sz w:val="28"/>
          <w:szCs w:val="28"/>
        </w:rPr>
        <w:t>Test Deliverables</w:t>
      </w:r>
      <w:bookmarkEnd w:id="88"/>
      <w:r w:rsidRPr="046E462B">
        <w:rPr>
          <w:rFonts w:ascii="Calibri Light" w:hAnsi="Calibri Light" w:eastAsia="Calibri Light" w:cs="Calibri Light"/>
          <w:smallCaps/>
          <w:color w:val="000000" w:themeColor="text1"/>
          <w:sz w:val="28"/>
          <w:szCs w:val="28"/>
        </w:rPr>
        <w:t> </w:t>
      </w:r>
      <w:commentRangeEnd w:id="89"/>
      <w:r w:rsidR="00C80A1B">
        <w:rPr>
          <w:rStyle w:val="CommentReference"/>
          <w:rFonts w:asciiTheme="minorHAnsi" w:hAnsiTheme="minorHAnsi" w:eastAsiaTheme="minorEastAsia" w:cstheme="minorBidi"/>
          <w:color w:val="auto"/>
        </w:rPr>
        <w:commentReference w:id="89"/>
      </w:r>
    </w:p>
    <w:p w:rsidRPr="00CB468C" w:rsidR="45746D5D" w:rsidP="046E462B" w:rsidRDefault="45746D5D" w14:paraId="14EBFE73" w14:textId="384F0A86">
      <w:pPr>
        <w:spacing w:after="200"/>
        <w:jc w:val="both"/>
        <w:rPr>
          <w:rFonts w:eastAsia="Times New Roman" w:cstheme="minorHAnsi"/>
          <w:color w:val="000000" w:themeColor="text1"/>
        </w:rPr>
      </w:pPr>
      <w:r w:rsidRPr="00CB468C">
        <w:rPr>
          <w:rFonts w:eastAsia="Calibri Light" w:cstheme="minorHAnsi"/>
          <w:color w:val="000000" w:themeColor="text1"/>
        </w:rPr>
        <w:t>During the testing of the project</w:t>
      </w:r>
      <w:r w:rsidRPr="00CB468C">
        <w:rPr>
          <w:rFonts w:eastAsia="Times New Roman" w:cstheme="minorHAnsi"/>
          <w:color w:val="000000" w:themeColor="text1"/>
        </w:rPr>
        <w:t xml:space="preserve">, </w:t>
      </w:r>
      <w:r w:rsidRPr="00CB468C">
        <w:rPr>
          <w:rFonts w:eastAsia="Calibri Light" w:cstheme="minorHAnsi"/>
          <w:color w:val="000000" w:themeColor="text1"/>
        </w:rPr>
        <w:t>the following specific deliverables will be provided</w:t>
      </w:r>
      <w:r w:rsidRPr="00CB468C">
        <w:rPr>
          <w:rFonts w:eastAsia="Times New Roman" w:cstheme="minorHAnsi"/>
          <w:color w:val="000000" w:themeColor="text1"/>
        </w:rPr>
        <w:t>:</w:t>
      </w:r>
    </w:p>
    <w:p w:rsidRPr="00ED42A1" w:rsidR="45746D5D" w:rsidP="046E462B" w:rsidRDefault="45746D5D" w14:paraId="26832DAA" w14:textId="4745356D">
      <w:pPr>
        <w:pStyle w:val="ListParagraph"/>
        <w:numPr>
          <w:ilvl w:val="0"/>
          <w:numId w:val="4"/>
        </w:numPr>
        <w:spacing w:after="200"/>
        <w:jc w:val="both"/>
        <w:rPr>
          <w:b/>
          <w:bCs/>
          <w:color w:val="000000" w:themeColor="text1"/>
        </w:rPr>
      </w:pPr>
      <w:r w:rsidRPr="00ED42A1">
        <w:rPr>
          <w:rFonts w:ascii="Calibri Light" w:hAnsi="Calibri Light" w:eastAsia="Calibri Light" w:cs="Calibri Light"/>
          <w:b/>
          <w:bCs/>
          <w:color w:val="000000" w:themeColor="text1"/>
        </w:rPr>
        <w:t>Test Plan</w:t>
      </w:r>
    </w:p>
    <w:p w:rsidRPr="00CB468C" w:rsidR="45746D5D" w:rsidP="046E462B" w:rsidRDefault="45746D5D" w14:paraId="2440E0BF" w14:textId="64DE516F">
      <w:pPr>
        <w:pStyle w:val="ListParagraph"/>
        <w:numPr>
          <w:ilvl w:val="1"/>
          <w:numId w:val="4"/>
        </w:numPr>
        <w:spacing w:after="200"/>
        <w:rPr>
          <w:rFonts w:cstheme="minorHAnsi"/>
          <w:color w:val="000000" w:themeColor="text1"/>
        </w:rPr>
      </w:pPr>
      <w:r w:rsidRPr="00CB468C">
        <w:rPr>
          <w:rFonts w:eastAsia="Calibri Light" w:cstheme="minorHAnsi"/>
          <w:color w:val="000000" w:themeColor="text1"/>
        </w:rPr>
        <w:t>Test plan document</w:t>
      </w:r>
      <w:r w:rsidRPr="00CB468C">
        <w:rPr>
          <w:rFonts w:eastAsia="Times New Roman" w:cstheme="minorHAnsi"/>
          <w:color w:val="000000" w:themeColor="text1"/>
        </w:rPr>
        <w:t>,</w:t>
      </w:r>
      <w:r w:rsidRPr="00CB468C">
        <w:rPr>
          <w:rFonts w:eastAsia="Calibri Light" w:cstheme="minorHAnsi"/>
          <w:color w:val="000000" w:themeColor="text1"/>
        </w:rPr>
        <w:t xml:space="preserve"> which is this document. It describes the testing objectives, test scope, resources, deliverables, estimations, roles and responsibilities, test environments.   </w:t>
      </w:r>
    </w:p>
    <w:p w:rsidRPr="00ED42A1" w:rsidR="45746D5D" w:rsidP="046E462B" w:rsidRDefault="45746D5D" w14:paraId="2F0FBEA2" w14:textId="36502B75">
      <w:pPr>
        <w:pStyle w:val="ListParagraph"/>
        <w:numPr>
          <w:ilvl w:val="0"/>
          <w:numId w:val="4"/>
        </w:numPr>
        <w:spacing w:after="200"/>
        <w:rPr>
          <w:b/>
          <w:bCs/>
          <w:color w:val="000000" w:themeColor="text1"/>
        </w:rPr>
      </w:pPr>
      <w:r w:rsidRPr="00ED42A1">
        <w:rPr>
          <w:rFonts w:ascii="Calibri Light" w:hAnsi="Calibri Light" w:eastAsia="Calibri Light" w:cs="Calibri Light"/>
          <w:b/>
          <w:bCs/>
          <w:color w:val="000000" w:themeColor="text1"/>
        </w:rPr>
        <w:t>Test Cases Specification</w:t>
      </w:r>
    </w:p>
    <w:p w:rsidRPr="00CB468C" w:rsidR="45746D5D" w:rsidP="046E462B" w:rsidRDefault="45746D5D" w14:paraId="4C2478FC" w14:textId="15BE256A">
      <w:pPr>
        <w:pStyle w:val="ListParagraph"/>
        <w:numPr>
          <w:ilvl w:val="1"/>
          <w:numId w:val="4"/>
        </w:numPr>
        <w:spacing w:after="200"/>
        <w:rPr>
          <w:rFonts w:cstheme="minorHAnsi"/>
          <w:color w:val="000000" w:themeColor="text1"/>
        </w:rPr>
      </w:pPr>
      <w:r w:rsidRPr="00CB468C">
        <w:rPr>
          <w:rFonts w:eastAsia="Calibri Light" w:cstheme="minorHAnsi"/>
          <w:color w:val="000000" w:themeColor="text1"/>
        </w:rPr>
        <w:t>This document will provide the test case specifications for all UIs and REST calls of the system. Each test case will: </w:t>
      </w:r>
    </w:p>
    <w:p w:rsidRPr="00CB468C" w:rsidR="45746D5D" w:rsidP="046E462B" w:rsidRDefault="45746D5D" w14:paraId="04A5DCC2" w14:textId="0A5E27BE">
      <w:pPr>
        <w:pStyle w:val="ListParagraph"/>
        <w:numPr>
          <w:ilvl w:val="2"/>
          <w:numId w:val="4"/>
        </w:numPr>
        <w:spacing w:after="200"/>
        <w:rPr>
          <w:rFonts w:cstheme="minorHAnsi"/>
          <w:color w:val="000000" w:themeColor="text1"/>
        </w:rPr>
      </w:pPr>
      <w:r w:rsidRPr="00CB468C">
        <w:rPr>
          <w:rFonts w:eastAsia="Calibri Light" w:cstheme="minorHAnsi"/>
          <w:color w:val="000000" w:themeColor="text1"/>
        </w:rPr>
        <w:t>Describes the objective of that test. </w:t>
      </w:r>
    </w:p>
    <w:p w:rsidRPr="00CB468C" w:rsidR="45746D5D" w:rsidP="046E462B" w:rsidRDefault="45746D5D" w14:paraId="28DB80B2" w14:textId="43D1DD5D">
      <w:pPr>
        <w:pStyle w:val="ListParagraph"/>
        <w:numPr>
          <w:ilvl w:val="2"/>
          <w:numId w:val="4"/>
        </w:numPr>
        <w:spacing w:after="200"/>
        <w:rPr>
          <w:rFonts w:cstheme="minorHAnsi"/>
          <w:color w:val="000000" w:themeColor="text1"/>
        </w:rPr>
      </w:pPr>
      <w:r w:rsidRPr="00CB468C">
        <w:rPr>
          <w:rFonts w:eastAsia="Calibri Light" w:cstheme="minorHAnsi"/>
          <w:color w:val="000000" w:themeColor="text1"/>
        </w:rPr>
        <w:t>Specify the inputs for testing and expected outputs. </w:t>
      </w:r>
    </w:p>
    <w:p w:rsidRPr="00CB468C" w:rsidR="45746D5D" w:rsidP="046E462B" w:rsidRDefault="45746D5D" w14:paraId="4BDE00BA" w14:textId="191FF5AC">
      <w:pPr>
        <w:pStyle w:val="ListParagraph"/>
        <w:numPr>
          <w:ilvl w:val="2"/>
          <w:numId w:val="4"/>
        </w:numPr>
        <w:spacing w:after="200"/>
        <w:rPr>
          <w:rFonts w:cstheme="minorHAnsi"/>
          <w:color w:val="000000" w:themeColor="text1"/>
        </w:rPr>
      </w:pPr>
      <w:r w:rsidRPr="00CB468C">
        <w:rPr>
          <w:rFonts w:eastAsia="Calibri Light" w:cstheme="minorHAnsi"/>
          <w:color w:val="000000" w:themeColor="text1"/>
        </w:rPr>
        <w:t>Provides step-by-step procedures for executing the test. </w:t>
      </w:r>
    </w:p>
    <w:p w:rsidRPr="00CB468C" w:rsidR="45746D5D" w:rsidP="046E462B" w:rsidRDefault="45746D5D" w14:paraId="68A7FDC7" w14:textId="58678990">
      <w:pPr>
        <w:pStyle w:val="ListParagraph"/>
        <w:numPr>
          <w:ilvl w:val="2"/>
          <w:numId w:val="4"/>
        </w:numPr>
        <w:spacing w:after="200"/>
        <w:rPr>
          <w:rFonts w:cstheme="minorHAnsi"/>
          <w:color w:val="000000" w:themeColor="text1"/>
        </w:rPr>
      </w:pPr>
      <w:r w:rsidRPr="00CB468C">
        <w:rPr>
          <w:rFonts w:eastAsia="Calibri Light" w:cstheme="minorHAnsi"/>
          <w:color w:val="000000" w:themeColor="text1"/>
        </w:rPr>
        <w:t>Outlines the pass/fail criteria of the test. </w:t>
      </w:r>
    </w:p>
    <w:p w:rsidRPr="00CB468C" w:rsidR="45746D5D" w:rsidP="046E462B" w:rsidRDefault="45746D5D" w14:paraId="08B561D1" w14:textId="452F8662">
      <w:pPr>
        <w:pStyle w:val="ListParagraph"/>
        <w:numPr>
          <w:ilvl w:val="0"/>
          <w:numId w:val="4"/>
        </w:numPr>
        <w:spacing w:after="200"/>
        <w:rPr>
          <w:rFonts w:cstheme="minorHAnsi"/>
          <w:b/>
          <w:bCs/>
          <w:color w:val="000000" w:themeColor="text1"/>
        </w:rPr>
      </w:pPr>
      <w:r w:rsidRPr="00CB468C">
        <w:rPr>
          <w:rFonts w:eastAsia="Calibri Light" w:cstheme="minorHAnsi"/>
          <w:b/>
          <w:bCs/>
          <w:color w:val="000000" w:themeColor="text1"/>
        </w:rPr>
        <w:t>Test</w:t>
      </w:r>
      <w:r w:rsidRPr="00CB468C" w:rsidR="20678745">
        <w:rPr>
          <w:rFonts w:eastAsia="Calibri Light" w:cstheme="minorHAnsi"/>
          <w:b/>
          <w:bCs/>
          <w:color w:val="000000" w:themeColor="text1"/>
        </w:rPr>
        <w:t xml:space="preserve"> Case Report</w:t>
      </w:r>
    </w:p>
    <w:p w:rsidRPr="00CB468C" w:rsidR="45746D5D" w:rsidP="046E462B" w:rsidRDefault="45746D5D" w14:paraId="1B91A0D7" w14:textId="5FA4233D">
      <w:pPr>
        <w:pStyle w:val="ListParagraph"/>
        <w:numPr>
          <w:ilvl w:val="1"/>
          <w:numId w:val="4"/>
        </w:numPr>
        <w:spacing w:after="200"/>
        <w:rPr>
          <w:rFonts w:cstheme="minorHAnsi"/>
          <w:color w:val="000000" w:themeColor="text1"/>
        </w:rPr>
      </w:pPr>
      <w:r w:rsidRPr="00CB468C">
        <w:rPr>
          <w:rFonts w:eastAsia="Calibri Light" w:cstheme="minorHAnsi"/>
          <w:color w:val="000000" w:themeColor="text1"/>
        </w:rPr>
        <w:t>This document will present the results of the test case executions.  </w:t>
      </w:r>
    </w:p>
    <w:p w:rsidRPr="00ED42A1" w:rsidR="45746D5D" w:rsidP="046E462B" w:rsidRDefault="45746D5D" w14:paraId="335E5F32" w14:textId="520DD568">
      <w:pPr>
        <w:pStyle w:val="ListParagraph"/>
        <w:numPr>
          <w:ilvl w:val="0"/>
          <w:numId w:val="4"/>
        </w:numPr>
        <w:spacing w:after="200"/>
        <w:rPr>
          <w:b/>
          <w:bCs/>
          <w:color w:val="000000" w:themeColor="text1"/>
        </w:rPr>
      </w:pPr>
      <w:r w:rsidRPr="00ED42A1">
        <w:rPr>
          <w:rFonts w:ascii="Calibri Light" w:hAnsi="Calibri Light" w:eastAsia="Calibri Light" w:cs="Calibri Light"/>
          <w:b/>
          <w:bCs/>
          <w:color w:val="000000" w:themeColor="text1"/>
        </w:rPr>
        <w:t>Defects Reports</w:t>
      </w:r>
    </w:p>
    <w:p w:rsidRPr="00CB468C" w:rsidR="45746D5D" w:rsidP="046E462B" w:rsidRDefault="45746D5D" w14:paraId="2953BCA4" w14:textId="08DC9B6E">
      <w:pPr>
        <w:pStyle w:val="ListParagraph"/>
        <w:numPr>
          <w:ilvl w:val="1"/>
          <w:numId w:val="4"/>
        </w:numPr>
        <w:spacing w:after="200"/>
        <w:rPr>
          <w:rFonts w:cstheme="minorHAnsi"/>
          <w:color w:val="000000" w:themeColor="text1"/>
        </w:rPr>
      </w:pPr>
      <w:r w:rsidRPr="00CB468C">
        <w:rPr>
          <w:rFonts w:eastAsia="Calibri Light" w:cstheme="minorHAnsi"/>
          <w:color w:val="000000" w:themeColor="text1"/>
        </w:rPr>
        <w:t>Defects reports</w:t>
      </w:r>
      <w:r w:rsidRPr="00CB468C">
        <w:rPr>
          <w:rFonts w:eastAsia="Times New Roman" w:cstheme="minorHAnsi"/>
          <w:color w:val="000000" w:themeColor="text1"/>
        </w:rPr>
        <w:t xml:space="preserve"> </w:t>
      </w:r>
      <w:r w:rsidRPr="00CB468C">
        <w:rPr>
          <w:rFonts w:eastAsia="Calibri Light" w:cstheme="minorHAnsi"/>
          <w:color w:val="000000" w:themeColor="text1"/>
        </w:rPr>
        <w:t>will store the information about the</w:t>
      </w:r>
      <w:r w:rsidRPr="00CB468C">
        <w:rPr>
          <w:rFonts w:eastAsia="Times New Roman" w:cstheme="minorHAnsi"/>
          <w:color w:val="000000" w:themeColor="text1"/>
        </w:rPr>
        <w:t xml:space="preserve"> </w:t>
      </w:r>
      <w:r w:rsidRPr="00CB468C">
        <w:rPr>
          <w:rFonts w:eastAsia="Calibri Light" w:cstheme="minorHAnsi"/>
          <w:color w:val="000000" w:themeColor="text1"/>
        </w:rPr>
        <w:t>identified defects and</w:t>
      </w:r>
      <w:r w:rsidRPr="00CB468C">
        <w:rPr>
          <w:rFonts w:eastAsia="Times New Roman" w:cstheme="minorHAnsi"/>
          <w:color w:val="000000" w:themeColor="text1"/>
        </w:rPr>
        <w:t xml:space="preserve"> </w:t>
      </w:r>
      <w:r w:rsidRPr="00CB468C">
        <w:rPr>
          <w:rFonts w:eastAsia="Calibri Light" w:cstheme="minorHAnsi"/>
          <w:color w:val="000000" w:themeColor="text1"/>
        </w:rPr>
        <w:t>resolutions.  </w:t>
      </w:r>
    </w:p>
    <w:p w:rsidRPr="00ED42A1" w:rsidR="45746D5D" w:rsidP="046E462B" w:rsidRDefault="45746D5D" w14:paraId="479742A2" w14:textId="38098424">
      <w:pPr>
        <w:pStyle w:val="ListParagraph"/>
        <w:numPr>
          <w:ilvl w:val="0"/>
          <w:numId w:val="4"/>
        </w:numPr>
        <w:spacing w:after="200"/>
        <w:jc w:val="both"/>
        <w:rPr>
          <w:b/>
          <w:bCs/>
          <w:color w:val="000000" w:themeColor="text1"/>
        </w:rPr>
      </w:pPr>
      <w:r w:rsidRPr="00ED42A1">
        <w:rPr>
          <w:rFonts w:ascii="Calibri Light" w:hAnsi="Calibri Light" w:eastAsia="Calibri Light" w:cs="Calibri Light"/>
          <w:b/>
          <w:bCs/>
          <w:color w:val="000000" w:themeColor="text1"/>
        </w:rPr>
        <w:t>Customer Sign Off</w:t>
      </w:r>
    </w:p>
    <w:p w:rsidRPr="00CB468C" w:rsidR="45746D5D" w:rsidP="046E462B" w:rsidRDefault="45746D5D" w14:paraId="6E0527B2" w14:textId="655FC503">
      <w:pPr>
        <w:pStyle w:val="ListParagraph"/>
        <w:numPr>
          <w:ilvl w:val="1"/>
          <w:numId w:val="4"/>
        </w:numPr>
        <w:spacing w:after="200"/>
        <w:jc w:val="both"/>
        <w:rPr>
          <w:rFonts w:cstheme="minorHAnsi"/>
          <w:color w:val="000000" w:themeColor="text1"/>
        </w:rPr>
      </w:pPr>
      <w:r w:rsidRPr="00CB468C">
        <w:rPr>
          <w:rFonts w:eastAsia="Calibri Light" w:cstheme="minorHAnsi"/>
          <w:color w:val="000000" w:themeColor="text1"/>
        </w:rPr>
        <w:t>This is the document</w:t>
      </w:r>
      <w:r w:rsidRPr="00CB468C">
        <w:rPr>
          <w:rFonts w:eastAsia="Times New Roman" w:cstheme="minorHAnsi"/>
          <w:color w:val="000000" w:themeColor="text1"/>
        </w:rPr>
        <w:t xml:space="preserve"> </w:t>
      </w:r>
      <w:r w:rsidRPr="00CB468C">
        <w:rPr>
          <w:rFonts w:eastAsia="Calibri Light" w:cstheme="minorHAnsi"/>
          <w:color w:val="000000" w:themeColor="text1"/>
        </w:rPr>
        <w:t>that the customer of this project will sign to validate that system meets all the REST calls requirements of the system. </w:t>
      </w:r>
    </w:p>
    <w:p w:rsidR="45746D5D" w:rsidP="046E462B" w:rsidRDefault="45746D5D" w14:paraId="428790DD" w14:textId="1690017C">
      <w:pPr>
        <w:pStyle w:val="Heading1"/>
        <w:spacing w:before="480" w:line="276" w:lineRule="auto"/>
        <w:rPr>
          <w:rFonts w:ascii="Times New Roman" w:hAnsi="Times New Roman" w:eastAsia="Times New Roman" w:cs="Times New Roman"/>
          <w:smallCaps/>
          <w:color w:val="000000" w:themeColor="text1"/>
          <w:sz w:val="36"/>
          <w:szCs w:val="36"/>
        </w:rPr>
      </w:pPr>
      <w:bookmarkStart w:name="_Toc65097076" w:id="90"/>
      <w:r w:rsidRPr="046E462B">
        <w:rPr>
          <w:rFonts w:ascii="Calibri Light" w:hAnsi="Calibri Light" w:eastAsia="Calibri Light" w:cs="Calibri Light"/>
          <w:smallCaps/>
          <w:color w:val="000000" w:themeColor="text1"/>
          <w:sz w:val="36"/>
          <w:szCs w:val="36"/>
        </w:rPr>
        <w:t>Resource &amp; Environment Needs</w:t>
      </w:r>
      <w:bookmarkEnd w:id="90"/>
      <w:r w:rsidRPr="046E462B">
        <w:rPr>
          <w:rFonts w:ascii="Times New Roman" w:hAnsi="Times New Roman" w:eastAsia="Times New Roman" w:cs="Times New Roman"/>
          <w:smallCaps/>
          <w:color w:val="000000" w:themeColor="text1"/>
          <w:sz w:val="36"/>
          <w:szCs w:val="36"/>
        </w:rPr>
        <w:t> </w:t>
      </w:r>
    </w:p>
    <w:p w:rsidR="45746D5D" w:rsidP="046E462B" w:rsidRDefault="45746D5D" w14:paraId="72546ACC" w14:textId="49A4AC12">
      <w:pPr>
        <w:pStyle w:val="Heading2"/>
        <w:spacing w:before="200" w:line="271" w:lineRule="auto"/>
        <w:rPr>
          <w:rFonts w:ascii="Calibri Light" w:hAnsi="Calibri Light" w:eastAsia="Calibri Light" w:cs="Calibri Light"/>
          <w:smallCaps/>
          <w:color w:val="000000" w:themeColor="text1"/>
          <w:sz w:val="28"/>
          <w:szCs w:val="28"/>
        </w:rPr>
      </w:pPr>
      <w:bookmarkStart w:name="_Toc65097077" w:id="91"/>
      <w:r w:rsidRPr="046E462B">
        <w:rPr>
          <w:rFonts w:ascii="Calibri Light" w:hAnsi="Calibri Light" w:eastAsia="Calibri Light" w:cs="Calibri Light"/>
          <w:smallCaps/>
          <w:color w:val="000000" w:themeColor="text1"/>
          <w:sz w:val="28"/>
          <w:szCs w:val="28"/>
        </w:rPr>
        <w:t>Testing Tools</w:t>
      </w:r>
      <w:bookmarkEnd w:id="91"/>
      <w:r w:rsidRPr="046E462B">
        <w:rPr>
          <w:rFonts w:ascii="Calibri Light" w:hAnsi="Calibri Light" w:eastAsia="Calibri Light" w:cs="Calibri Light"/>
          <w:smallCaps/>
          <w:color w:val="000000" w:themeColor="text1"/>
          <w:sz w:val="28"/>
          <w:szCs w:val="28"/>
        </w:rPr>
        <w:t>  </w:t>
      </w:r>
    </w:p>
    <w:p w:rsidR="45746D5D" w:rsidP="046E462B" w:rsidRDefault="45746D5D" w14:paraId="0268B44C" w14:textId="67458873">
      <w:pPr>
        <w:spacing w:after="200"/>
        <w:jc w:val="center"/>
        <w:rPr>
          <w:rFonts w:ascii="Calibri Light" w:hAnsi="Calibri Light" w:eastAsia="Calibri Light" w:cs="Calibri Light"/>
          <w:color w:val="1F3864" w:themeColor="accent1" w:themeShade="80"/>
          <w:sz w:val="22"/>
          <w:szCs w:val="22"/>
        </w:rPr>
      </w:pPr>
      <w:r w:rsidRPr="046E462B">
        <w:rPr>
          <w:rFonts w:ascii="Calibri Light" w:hAnsi="Calibri Light" w:eastAsia="Calibri Light" w:cs="Calibri Light"/>
          <w:b/>
          <w:bCs/>
          <w:i/>
          <w:iCs/>
          <w:color w:val="1F3864" w:themeColor="accent1" w:themeShade="80"/>
          <w:sz w:val="22"/>
          <w:szCs w:val="22"/>
        </w:rPr>
        <w:t>Table </w:t>
      </w:r>
      <w:r w:rsidRPr="046E462B">
        <w:rPr>
          <w:rFonts w:ascii="Calibri Light" w:hAnsi="Calibri Light" w:eastAsia="Calibri Light" w:cs="Calibri Light"/>
          <w:b/>
          <w:bCs/>
          <w:i/>
          <w:iCs/>
          <w:color w:val="000000" w:themeColor="text1"/>
          <w:sz w:val="22"/>
          <w:szCs w:val="22"/>
        </w:rPr>
        <w:t>4: Testing</w:t>
      </w:r>
      <w:r w:rsidRPr="046E462B">
        <w:rPr>
          <w:rFonts w:ascii="Calibri Light" w:hAnsi="Calibri Light" w:eastAsia="Calibri Light" w:cs="Calibri Light"/>
          <w:i/>
          <w:iCs/>
          <w:color w:val="1F3864" w:themeColor="accent1" w:themeShade="80"/>
          <w:sz w:val="22"/>
          <w:szCs w:val="22"/>
        </w:rPr>
        <w:t xml:space="preserve"> Tools </w:t>
      </w:r>
    </w:p>
    <w:tbl>
      <w:tblPr>
        <w:tblStyle w:val="GridTable4-Accent1"/>
        <w:tblW w:w="0" w:type="auto"/>
        <w:tblLayout w:type="fixed"/>
        <w:tblLook w:val="04A0" w:firstRow="1" w:lastRow="0" w:firstColumn="1" w:lastColumn="0" w:noHBand="0" w:noVBand="1"/>
      </w:tblPr>
      <w:tblGrid>
        <w:gridCol w:w="2865"/>
        <w:gridCol w:w="2970"/>
      </w:tblGrid>
      <w:tr w:rsidRPr="00ED42A1" w:rsidR="046E462B" w:rsidTr="046E462B" w14:paraId="1117D003" w14:textId="7777777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865" w:type="dxa"/>
            <w:tcBorders>
              <w:top w:val="single" w:color="4472C4" w:themeColor="accent1" w:sz="6" w:space="0"/>
              <w:left w:val="single" w:color="4472C4" w:themeColor="accent1" w:sz="6" w:space="0"/>
              <w:bottom w:val="single" w:color="4472C4" w:themeColor="accent1" w:sz="6" w:space="0"/>
            </w:tcBorders>
          </w:tcPr>
          <w:p w:rsidRPr="00ED42A1" w:rsidR="046E462B" w:rsidP="046E462B" w:rsidRDefault="046E462B" w14:paraId="6B0FEBEC" w14:textId="1BAB88F3">
            <w:pPr>
              <w:spacing w:after="200" w:line="276" w:lineRule="auto"/>
              <w:jc w:val="center"/>
              <w:rPr>
                <w:rFonts w:ascii="Calibri Light" w:hAnsi="Calibri Light" w:eastAsia="Calibri Light" w:cs="Calibri Light"/>
              </w:rPr>
            </w:pPr>
            <w:r w:rsidRPr="00ED42A1">
              <w:rPr>
                <w:rFonts w:ascii="Calibri Light" w:hAnsi="Calibri Light" w:eastAsia="Calibri Light" w:cs="Calibri Light"/>
              </w:rPr>
              <w:t>Process </w:t>
            </w:r>
          </w:p>
        </w:tc>
        <w:tc>
          <w:tcPr>
            <w:tcW w:w="2970" w:type="dxa"/>
            <w:tcBorders>
              <w:top w:val="single" w:color="4472C4" w:themeColor="accent1" w:sz="6" w:space="0"/>
              <w:bottom w:val="single" w:color="4472C4" w:themeColor="accent1" w:sz="6" w:space="0"/>
              <w:right w:val="single" w:color="4472C4" w:themeColor="accent1" w:sz="6" w:space="0"/>
            </w:tcBorders>
          </w:tcPr>
          <w:p w:rsidRPr="00ED42A1" w:rsidR="046E462B" w:rsidP="046E462B" w:rsidRDefault="046E462B" w14:paraId="3DF2B530" w14:textId="2E552D73">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Calibri Light" w:hAnsi="Calibri Light" w:eastAsia="Calibri Light" w:cs="Calibri Light"/>
                <w:b w:val="0"/>
                <w:bCs w:val="0"/>
              </w:rPr>
            </w:pPr>
            <w:r w:rsidRPr="00ED42A1">
              <w:rPr>
                <w:rFonts w:ascii="Calibri Light" w:hAnsi="Calibri Light" w:eastAsia="Calibri Light" w:cs="Calibri Light"/>
              </w:rPr>
              <w:t>Tool </w:t>
            </w:r>
          </w:p>
        </w:tc>
      </w:tr>
      <w:tr w:rsidRPr="00ED42A1" w:rsidR="046E462B" w:rsidTr="046E462B" w14:paraId="04D166E5" w14:textId="777777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865" w:type="dxa"/>
          </w:tcPr>
          <w:p w:rsidRPr="00ED42A1" w:rsidR="046E462B" w:rsidP="046E462B" w:rsidRDefault="046E462B" w14:paraId="6A341EE5" w14:textId="75D9F42E">
            <w:pPr>
              <w:spacing w:after="200" w:line="276" w:lineRule="auto"/>
              <w:rPr>
                <w:rFonts w:ascii="Calibri Light" w:hAnsi="Calibri Light" w:eastAsia="Calibri Light" w:cs="Calibri Light"/>
              </w:rPr>
            </w:pPr>
            <w:r w:rsidRPr="00ED42A1">
              <w:rPr>
                <w:rFonts w:ascii="Calibri Light" w:hAnsi="Calibri Light" w:eastAsia="Calibri Light" w:cs="Calibri Light"/>
              </w:rPr>
              <w:t>Test Case Specification  </w:t>
            </w:r>
          </w:p>
        </w:tc>
        <w:tc>
          <w:tcPr>
            <w:tcW w:w="2970" w:type="dxa"/>
          </w:tcPr>
          <w:p w:rsidRPr="00CB468C" w:rsidR="046E462B" w:rsidP="046E462B" w:rsidRDefault="046E462B" w14:paraId="07058F75" w14:textId="61E55785">
            <w:pPr>
              <w:spacing w:after="200" w:line="276" w:lineRule="auto"/>
              <w:cnfStyle w:val="000000100000" w:firstRow="0" w:lastRow="0" w:firstColumn="0" w:lastColumn="0" w:oddVBand="0" w:evenVBand="0" w:oddHBand="1" w:evenHBand="0" w:firstRowFirstColumn="0" w:firstRowLastColumn="0" w:lastRowFirstColumn="0" w:lastRowLastColumn="0"/>
              <w:rPr>
                <w:rFonts w:eastAsia="Calibri Light" w:cstheme="minorHAnsi"/>
              </w:rPr>
            </w:pPr>
            <w:r w:rsidRPr="00CB468C">
              <w:rPr>
                <w:rFonts w:eastAsia="Calibri Light" w:cstheme="minorHAnsi"/>
              </w:rPr>
              <w:t>MS Office </w:t>
            </w:r>
          </w:p>
        </w:tc>
      </w:tr>
      <w:tr w:rsidRPr="00ED42A1" w:rsidR="046E462B" w:rsidTr="046E462B" w14:paraId="7B21E4DD" w14:textId="77777777">
        <w:trPr>
          <w:trHeight w:val="300"/>
        </w:trPr>
        <w:tc>
          <w:tcPr>
            <w:cnfStyle w:val="001000000000" w:firstRow="0" w:lastRow="0" w:firstColumn="1" w:lastColumn="0" w:oddVBand="0" w:evenVBand="0" w:oddHBand="0" w:evenHBand="0" w:firstRowFirstColumn="0" w:firstRowLastColumn="0" w:lastRowFirstColumn="0" w:lastRowLastColumn="0"/>
            <w:tcW w:w="2865" w:type="dxa"/>
          </w:tcPr>
          <w:p w:rsidRPr="00ED42A1" w:rsidR="046E462B" w:rsidP="046E462B" w:rsidRDefault="046E462B" w14:paraId="151E3E21" w14:textId="0C774606">
            <w:pPr>
              <w:spacing w:after="200" w:line="276" w:lineRule="auto"/>
              <w:rPr>
                <w:rFonts w:ascii="Calibri Light" w:hAnsi="Calibri Light" w:eastAsia="Calibri Light" w:cs="Calibri Light"/>
              </w:rPr>
            </w:pPr>
            <w:r w:rsidRPr="00ED42A1">
              <w:rPr>
                <w:rFonts w:ascii="Calibri Light" w:hAnsi="Calibri Light" w:eastAsia="Calibri Light" w:cs="Calibri Light"/>
              </w:rPr>
              <w:t>Test Case Tracking </w:t>
            </w:r>
          </w:p>
        </w:tc>
        <w:tc>
          <w:tcPr>
            <w:tcW w:w="2970" w:type="dxa"/>
          </w:tcPr>
          <w:p w:rsidRPr="00CB468C" w:rsidR="046E462B" w:rsidP="046E462B" w:rsidRDefault="046E462B" w14:paraId="5175AED1" w14:textId="3CEB6D54">
            <w:pPr>
              <w:spacing w:after="200" w:line="276" w:lineRule="auto"/>
              <w:cnfStyle w:val="000000000000" w:firstRow="0" w:lastRow="0" w:firstColumn="0" w:lastColumn="0" w:oddVBand="0" w:evenVBand="0" w:oddHBand="0" w:evenHBand="0" w:firstRowFirstColumn="0" w:firstRowLastColumn="0" w:lastRowFirstColumn="0" w:lastRowLastColumn="0"/>
              <w:rPr>
                <w:rFonts w:eastAsia="Calibri Light" w:cstheme="minorHAnsi"/>
              </w:rPr>
            </w:pPr>
            <w:r w:rsidRPr="00CB468C">
              <w:rPr>
                <w:rFonts w:eastAsia="Calibri Light" w:cstheme="minorHAnsi"/>
              </w:rPr>
              <w:t>MS Excel  </w:t>
            </w:r>
          </w:p>
        </w:tc>
      </w:tr>
      <w:tr w:rsidRPr="00ED42A1" w:rsidR="046E462B" w:rsidTr="046E462B" w14:paraId="26356BB4" w14:textId="777777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865" w:type="dxa"/>
          </w:tcPr>
          <w:p w:rsidRPr="00ED42A1" w:rsidR="046E462B" w:rsidP="046E462B" w:rsidRDefault="046E462B" w14:paraId="4ED48156" w14:textId="1D5029A2">
            <w:pPr>
              <w:spacing w:after="200" w:line="276" w:lineRule="auto"/>
              <w:rPr>
                <w:rFonts w:ascii="Calibri Light" w:hAnsi="Calibri Light" w:eastAsia="Calibri Light" w:cs="Calibri Light"/>
              </w:rPr>
            </w:pPr>
            <w:r w:rsidRPr="00ED42A1">
              <w:rPr>
                <w:rFonts w:ascii="Calibri Light" w:hAnsi="Calibri Light" w:eastAsia="Calibri Light" w:cs="Calibri Light"/>
              </w:rPr>
              <w:t>REST Calls Testing  </w:t>
            </w:r>
          </w:p>
        </w:tc>
        <w:tc>
          <w:tcPr>
            <w:tcW w:w="2970" w:type="dxa"/>
          </w:tcPr>
          <w:p w:rsidRPr="00CB468C" w:rsidR="046E462B" w:rsidP="046E462B" w:rsidRDefault="046E462B" w14:paraId="1C3B102C" w14:textId="6E3D32C3">
            <w:pPr>
              <w:spacing w:after="200" w:line="276" w:lineRule="auto"/>
              <w:cnfStyle w:val="000000100000" w:firstRow="0" w:lastRow="0" w:firstColumn="0" w:lastColumn="0" w:oddVBand="0" w:evenVBand="0" w:oddHBand="1" w:evenHBand="0" w:firstRowFirstColumn="0" w:firstRowLastColumn="0" w:lastRowFirstColumn="0" w:lastRowLastColumn="0"/>
              <w:rPr>
                <w:rFonts w:eastAsia="Calibri Light" w:cstheme="minorHAnsi"/>
              </w:rPr>
            </w:pPr>
            <w:r w:rsidRPr="00CB468C">
              <w:rPr>
                <w:rFonts w:eastAsia="Calibri Light" w:cstheme="minorHAnsi"/>
              </w:rPr>
              <w:t>Fiddler </w:t>
            </w:r>
          </w:p>
        </w:tc>
      </w:tr>
      <w:tr w:rsidRPr="00ED42A1" w:rsidR="046E462B" w:rsidTr="046E462B" w14:paraId="79039948" w14:textId="77777777">
        <w:trPr>
          <w:trHeight w:val="315"/>
        </w:trPr>
        <w:tc>
          <w:tcPr>
            <w:cnfStyle w:val="001000000000" w:firstRow="0" w:lastRow="0" w:firstColumn="1" w:lastColumn="0" w:oddVBand="0" w:evenVBand="0" w:oddHBand="0" w:evenHBand="0" w:firstRowFirstColumn="0" w:firstRowLastColumn="0" w:lastRowFirstColumn="0" w:lastRowLastColumn="0"/>
            <w:tcW w:w="2865" w:type="dxa"/>
          </w:tcPr>
          <w:p w:rsidRPr="00ED42A1" w:rsidR="046E462B" w:rsidP="046E462B" w:rsidRDefault="046E462B" w14:paraId="5CFA1954" w14:textId="579127AA">
            <w:pPr>
              <w:spacing w:after="200" w:line="276" w:lineRule="auto"/>
              <w:rPr>
                <w:rFonts w:ascii="Calibri Light" w:hAnsi="Calibri Light" w:eastAsia="Calibri Light" w:cs="Calibri Light"/>
              </w:rPr>
            </w:pPr>
            <w:proofErr w:type="spellStart"/>
            <w:r w:rsidRPr="00ED42A1">
              <w:rPr>
                <w:rFonts w:ascii="Calibri Light" w:hAnsi="Calibri Light" w:eastAsia="Calibri Light" w:cs="Calibri Light"/>
              </w:rPr>
              <w:t>Dialogflow</w:t>
            </w:r>
            <w:proofErr w:type="spellEnd"/>
            <w:r w:rsidRPr="00ED42A1">
              <w:rPr>
                <w:rFonts w:ascii="Calibri Light" w:hAnsi="Calibri Light" w:eastAsia="Calibri Light" w:cs="Calibri Light"/>
              </w:rPr>
              <w:t xml:space="preserve"> Agent Testing</w:t>
            </w:r>
          </w:p>
        </w:tc>
        <w:tc>
          <w:tcPr>
            <w:tcW w:w="2970" w:type="dxa"/>
          </w:tcPr>
          <w:p w:rsidRPr="00CB468C" w:rsidR="046E462B" w:rsidP="046E462B" w:rsidRDefault="046E462B" w14:paraId="4F96A88B" w14:textId="5C61F0CD">
            <w:pPr>
              <w:spacing w:after="200" w:line="276" w:lineRule="auto"/>
              <w:cnfStyle w:val="000000000000" w:firstRow="0" w:lastRow="0" w:firstColumn="0" w:lastColumn="0" w:oddVBand="0" w:evenVBand="0" w:oddHBand="0" w:evenHBand="0" w:firstRowFirstColumn="0" w:firstRowLastColumn="0" w:lastRowFirstColumn="0" w:lastRowLastColumn="0"/>
              <w:rPr>
                <w:rFonts w:eastAsia="Calibri Light" w:cstheme="minorHAnsi"/>
              </w:rPr>
            </w:pPr>
            <w:r w:rsidRPr="00CB468C">
              <w:rPr>
                <w:rFonts w:eastAsia="Calibri Light" w:cstheme="minorHAnsi"/>
              </w:rPr>
              <w:t>GCP Assistants API</w:t>
            </w:r>
          </w:p>
        </w:tc>
      </w:tr>
      <w:tr w:rsidRPr="00ED42A1" w:rsidR="046E462B" w:rsidTr="046E462B" w14:paraId="41B0DF3D" w14:textId="7777777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865" w:type="dxa"/>
          </w:tcPr>
          <w:p w:rsidRPr="00ED42A1" w:rsidR="046E462B" w:rsidP="046E462B" w:rsidRDefault="046E462B" w14:paraId="289AD58D" w14:textId="1ADF8E7F">
            <w:pPr>
              <w:spacing w:after="200" w:line="276" w:lineRule="auto"/>
              <w:rPr>
                <w:rFonts w:ascii="Calibri Light" w:hAnsi="Calibri Light" w:eastAsia="Calibri Light" w:cs="Calibri Light"/>
              </w:rPr>
            </w:pPr>
            <w:r w:rsidRPr="00ED42A1">
              <w:rPr>
                <w:rFonts w:ascii="Calibri Light" w:hAnsi="Calibri Light" w:eastAsia="Calibri Light" w:cs="Calibri Light"/>
              </w:rPr>
              <w:t>Defect Management </w:t>
            </w:r>
          </w:p>
        </w:tc>
        <w:tc>
          <w:tcPr>
            <w:tcW w:w="2970" w:type="dxa"/>
          </w:tcPr>
          <w:p w:rsidRPr="00CB468C" w:rsidR="046E462B" w:rsidP="046E462B" w:rsidRDefault="046E462B" w14:paraId="1973D0F0" w14:textId="07BD680F">
            <w:pPr>
              <w:spacing w:after="200" w:line="276" w:lineRule="auto"/>
              <w:cnfStyle w:val="000000100000" w:firstRow="0" w:lastRow="0" w:firstColumn="0" w:lastColumn="0" w:oddVBand="0" w:evenVBand="0" w:oddHBand="1" w:evenHBand="0" w:firstRowFirstColumn="0" w:firstRowLastColumn="0" w:lastRowFirstColumn="0" w:lastRowLastColumn="0"/>
              <w:rPr>
                <w:rFonts w:eastAsia="Calibri Light" w:cstheme="minorHAnsi"/>
              </w:rPr>
            </w:pPr>
            <w:r w:rsidRPr="00CB468C">
              <w:rPr>
                <w:rFonts w:eastAsia="Calibri Light" w:cstheme="minorHAnsi"/>
              </w:rPr>
              <w:t>MS Word </w:t>
            </w:r>
          </w:p>
        </w:tc>
      </w:tr>
      <w:tr w:rsidRPr="00ED42A1" w:rsidR="046E462B" w:rsidTr="046E462B" w14:paraId="3A611406" w14:textId="77777777">
        <w:trPr>
          <w:trHeight w:val="315"/>
        </w:trPr>
        <w:tc>
          <w:tcPr>
            <w:cnfStyle w:val="001000000000" w:firstRow="0" w:lastRow="0" w:firstColumn="1" w:lastColumn="0" w:oddVBand="0" w:evenVBand="0" w:oddHBand="0" w:evenHBand="0" w:firstRowFirstColumn="0" w:firstRowLastColumn="0" w:lastRowFirstColumn="0" w:lastRowLastColumn="0"/>
            <w:tcW w:w="2865" w:type="dxa"/>
          </w:tcPr>
          <w:p w:rsidRPr="00ED42A1" w:rsidR="046E462B" w:rsidP="046E462B" w:rsidRDefault="046E462B" w14:paraId="2552ED5B" w14:textId="6453F123">
            <w:pPr>
              <w:spacing w:after="200" w:line="276" w:lineRule="auto"/>
              <w:rPr>
                <w:rFonts w:ascii="Calibri Light" w:hAnsi="Calibri Light" w:eastAsia="Calibri Light" w:cs="Calibri Light"/>
              </w:rPr>
            </w:pPr>
            <w:r w:rsidRPr="00ED42A1">
              <w:rPr>
                <w:rFonts w:ascii="Calibri Light" w:hAnsi="Calibri Light" w:eastAsia="Calibri Light" w:cs="Calibri Light"/>
              </w:rPr>
              <w:t>Test Reporting  </w:t>
            </w:r>
          </w:p>
        </w:tc>
        <w:tc>
          <w:tcPr>
            <w:tcW w:w="2970" w:type="dxa"/>
          </w:tcPr>
          <w:p w:rsidRPr="00CB468C" w:rsidR="046E462B" w:rsidP="046E462B" w:rsidRDefault="046E462B" w14:paraId="3BCE8049" w14:textId="6C5CD5E3">
            <w:pPr>
              <w:spacing w:after="200" w:line="276" w:lineRule="auto"/>
              <w:cnfStyle w:val="000000000000" w:firstRow="0" w:lastRow="0" w:firstColumn="0" w:lastColumn="0" w:oddVBand="0" w:evenVBand="0" w:oddHBand="0" w:evenHBand="0" w:firstRowFirstColumn="0" w:firstRowLastColumn="0" w:lastRowFirstColumn="0" w:lastRowLastColumn="0"/>
              <w:rPr>
                <w:rFonts w:eastAsia="Calibri Light" w:cstheme="minorHAnsi"/>
              </w:rPr>
            </w:pPr>
            <w:r w:rsidRPr="00CB468C">
              <w:rPr>
                <w:rFonts w:eastAsia="Calibri Light" w:cstheme="minorHAnsi"/>
              </w:rPr>
              <w:t>MS Word </w:t>
            </w:r>
          </w:p>
        </w:tc>
      </w:tr>
    </w:tbl>
    <w:p w:rsidR="45746D5D" w:rsidP="007F0DF6" w:rsidRDefault="45746D5D" w14:paraId="0575F5A2" w14:textId="742EE8FE">
      <w:pPr>
        <w:spacing w:after="200"/>
        <w:rPr>
          <w:rFonts w:ascii="Calibri Light" w:hAnsi="Calibri Light" w:eastAsia="Calibri Light" w:cs="Calibri Light"/>
          <w:smallCaps/>
          <w:color w:val="000000" w:themeColor="text1"/>
          <w:sz w:val="28"/>
          <w:szCs w:val="28"/>
        </w:rPr>
      </w:pPr>
      <w:r w:rsidRPr="046E462B">
        <w:rPr>
          <w:rFonts w:ascii="Times New Roman" w:hAnsi="Times New Roman" w:eastAsia="Times New Roman" w:cs="Times New Roman"/>
          <w:color w:val="000000" w:themeColor="text1"/>
          <w:sz w:val="20"/>
          <w:szCs w:val="20"/>
        </w:rPr>
        <w:lastRenderedPageBreak/>
        <w:t> </w:t>
      </w:r>
      <w:r w:rsidRPr="046E462B">
        <w:rPr>
          <w:rFonts w:ascii="Calibri Light" w:hAnsi="Calibri Light" w:eastAsia="Calibri Light" w:cs="Calibri Light"/>
          <w:smallCaps/>
          <w:color w:val="000000" w:themeColor="text1"/>
          <w:sz w:val="28"/>
          <w:szCs w:val="28"/>
        </w:rPr>
        <w:t>Test Environment </w:t>
      </w:r>
    </w:p>
    <w:p w:rsidRPr="00ED42A1" w:rsidR="45746D5D" w:rsidP="046E462B" w:rsidRDefault="45746D5D" w14:paraId="469CA396" w14:textId="2E8FDD4F">
      <w:pPr>
        <w:spacing w:after="200"/>
        <w:rPr>
          <w:rFonts w:ascii="Times New Roman" w:hAnsi="Times New Roman" w:eastAsia="Times New Roman" w:cs="Times New Roman"/>
          <w:color w:val="000000" w:themeColor="text1"/>
        </w:rPr>
      </w:pPr>
      <w:r w:rsidRPr="00ED42A1">
        <w:rPr>
          <w:rFonts w:ascii="Calibri Light" w:hAnsi="Calibri Light" w:eastAsia="Calibri Light" w:cs="Calibri Light"/>
          <w:b/>
          <w:bCs/>
          <w:color w:val="000000" w:themeColor="text1"/>
        </w:rPr>
        <w:t>Hardware:</w:t>
      </w:r>
      <w:r w:rsidRPr="00ED42A1">
        <w:rPr>
          <w:rFonts w:ascii="Times New Roman" w:hAnsi="Times New Roman" w:eastAsia="Times New Roman" w:cs="Times New Roman"/>
          <w:color w:val="000000" w:themeColor="text1"/>
        </w:rPr>
        <w:t> </w:t>
      </w:r>
    </w:p>
    <w:p w:rsidRPr="00CB468C" w:rsidR="45746D5D" w:rsidP="046E462B" w:rsidRDefault="45746D5D" w14:paraId="3D1AEFB7" w14:textId="3685D3B5">
      <w:pPr>
        <w:spacing w:after="200"/>
        <w:rPr>
          <w:rFonts w:eastAsia="Calibri Light" w:cstheme="minorHAnsi"/>
          <w:color w:val="000000" w:themeColor="text1"/>
        </w:rPr>
      </w:pPr>
      <w:r w:rsidRPr="00CB468C">
        <w:rPr>
          <w:rFonts w:eastAsia="Calibri Light" w:cstheme="minorHAnsi"/>
          <w:color w:val="000000" w:themeColor="text1"/>
        </w:rPr>
        <w:t>Laptop or PC with the following</w:t>
      </w:r>
      <w:r w:rsidRPr="00CB468C" w:rsidR="25C82609">
        <w:rPr>
          <w:rFonts w:eastAsia="Calibri Light" w:cstheme="minorHAnsi"/>
          <w:color w:val="000000" w:themeColor="text1"/>
        </w:rPr>
        <w:t xml:space="preserve"> minimum</w:t>
      </w:r>
      <w:r w:rsidRPr="00CB468C">
        <w:rPr>
          <w:rFonts w:eastAsia="Calibri Light" w:cstheme="minorHAnsi"/>
          <w:color w:val="000000" w:themeColor="text1"/>
        </w:rPr>
        <w:t xml:space="preserve"> specs: </w:t>
      </w:r>
    </w:p>
    <w:p w:rsidRPr="00CB468C" w:rsidR="45746D5D" w:rsidP="046E462B" w:rsidRDefault="45746D5D" w14:paraId="03CCC88D" w14:textId="542C9E7D">
      <w:pPr>
        <w:pStyle w:val="ListParagraph"/>
        <w:numPr>
          <w:ilvl w:val="0"/>
          <w:numId w:val="3"/>
        </w:numPr>
        <w:spacing w:after="200"/>
        <w:rPr>
          <w:rFonts w:cstheme="minorHAnsi"/>
          <w:color w:val="000000" w:themeColor="text1"/>
        </w:rPr>
      </w:pPr>
      <w:r w:rsidRPr="00CB468C">
        <w:rPr>
          <w:rFonts w:eastAsia="Calibri Light" w:cstheme="minorHAnsi"/>
          <w:color w:val="000000" w:themeColor="text1"/>
        </w:rPr>
        <w:t>Intel Core i5 </w:t>
      </w:r>
    </w:p>
    <w:p w:rsidRPr="00CB468C" w:rsidR="45746D5D" w:rsidP="046E462B" w:rsidRDefault="45746D5D" w14:paraId="16930093" w14:textId="3FD987BD">
      <w:pPr>
        <w:pStyle w:val="ListParagraph"/>
        <w:numPr>
          <w:ilvl w:val="0"/>
          <w:numId w:val="3"/>
        </w:numPr>
        <w:spacing w:after="200"/>
        <w:rPr>
          <w:rFonts w:cstheme="minorHAnsi"/>
          <w:color w:val="000000" w:themeColor="text1"/>
        </w:rPr>
      </w:pPr>
      <w:r w:rsidRPr="00CB468C">
        <w:rPr>
          <w:rFonts w:eastAsia="Calibri Light" w:cstheme="minorHAnsi"/>
          <w:color w:val="000000" w:themeColor="text1"/>
        </w:rPr>
        <w:t>8GB RAM: </w:t>
      </w:r>
    </w:p>
    <w:p w:rsidRPr="00CB468C" w:rsidR="45746D5D" w:rsidP="046E462B" w:rsidRDefault="45746D5D" w14:paraId="5C46B6FE" w14:textId="34FCCF75">
      <w:pPr>
        <w:pStyle w:val="ListParagraph"/>
        <w:numPr>
          <w:ilvl w:val="0"/>
          <w:numId w:val="3"/>
        </w:numPr>
        <w:spacing w:after="200"/>
        <w:rPr>
          <w:rFonts w:cstheme="minorHAnsi"/>
          <w:color w:val="000000" w:themeColor="text1"/>
        </w:rPr>
      </w:pPr>
      <w:r w:rsidRPr="00CB468C">
        <w:rPr>
          <w:rFonts w:eastAsia="Calibri Light" w:cstheme="minorHAnsi"/>
          <w:color w:val="000000" w:themeColor="text1"/>
        </w:rPr>
        <w:t>2.0 GHz Processor </w:t>
      </w:r>
    </w:p>
    <w:p w:rsidRPr="00ED42A1" w:rsidR="45746D5D" w:rsidP="046E462B" w:rsidRDefault="45746D5D" w14:paraId="3BDB57ED" w14:textId="45FA1468">
      <w:pPr>
        <w:spacing w:after="200"/>
        <w:rPr>
          <w:rFonts w:ascii="Times New Roman" w:hAnsi="Times New Roman" w:eastAsia="Times New Roman" w:cs="Times New Roman"/>
          <w:color w:val="000000" w:themeColor="text1"/>
        </w:rPr>
      </w:pPr>
      <w:r w:rsidRPr="00ED42A1">
        <w:rPr>
          <w:rFonts w:ascii="Calibri Light" w:hAnsi="Calibri Light" w:eastAsia="Calibri Light" w:cs="Calibri Light"/>
          <w:b/>
          <w:bCs/>
          <w:color w:val="000000" w:themeColor="text1"/>
        </w:rPr>
        <w:t>Software:</w:t>
      </w:r>
      <w:r w:rsidRPr="00ED42A1">
        <w:rPr>
          <w:rFonts w:ascii="Times New Roman" w:hAnsi="Times New Roman" w:eastAsia="Times New Roman" w:cs="Times New Roman"/>
          <w:color w:val="000000" w:themeColor="text1"/>
        </w:rPr>
        <w:t> </w:t>
      </w:r>
    </w:p>
    <w:p w:rsidRPr="00CB468C" w:rsidR="45746D5D" w:rsidP="046E462B" w:rsidRDefault="45746D5D" w14:paraId="4332A36E" w14:textId="11A6063C">
      <w:pPr>
        <w:spacing w:after="200"/>
        <w:rPr>
          <w:rFonts w:eastAsia="Calibri Light" w:cstheme="minorHAnsi"/>
          <w:color w:val="000000" w:themeColor="text1"/>
        </w:rPr>
      </w:pPr>
      <w:r w:rsidRPr="00CB468C">
        <w:rPr>
          <w:rFonts w:eastAsia="Calibri Light" w:cstheme="minorHAnsi"/>
          <w:color w:val="000000" w:themeColor="text1"/>
        </w:rPr>
        <w:t>The following </w:t>
      </w:r>
      <w:r w:rsidRPr="00CB468C">
        <w:rPr>
          <w:rFonts w:eastAsia="Calibri Light" w:cstheme="minorHAnsi"/>
          <w:b/>
          <w:bCs/>
          <w:color w:val="000000" w:themeColor="text1"/>
        </w:rPr>
        <w:t>software </w:t>
      </w:r>
      <w:r w:rsidRPr="00CB468C">
        <w:rPr>
          <w:rFonts w:eastAsia="Calibri Light" w:cstheme="minorHAnsi"/>
          <w:color w:val="000000" w:themeColor="text1"/>
        </w:rPr>
        <w:t>will be required for testing the system: </w:t>
      </w:r>
    </w:p>
    <w:p w:rsidRPr="00CB468C" w:rsidR="45746D5D" w:rsidP="046E462B" w:rsidRDefault="45746D5D" w14:paraId="39BA58B9" w14:textId="4CA029C9">
      <w:pPr>
        <w:pStyle w:val="ListParagraph"/>
        <w:numPr>
          <w:ilvl w:val="0"/>
          <w:numId w:val="2"/>
        </w:numPr>
        <w:spacing w:after="200"/>
        <w:ind w:left="360" w:firstLine="0"/>
        <w:rPr>
          <w:rFonts w:cstheme="minorHAnsi"/>
          <w:b/>
          <w:bCs/>
          <w:color w:val="000000" w:themeColor="text1"/>
        </w:rPr>
      </w:pPr>
      <w:r w:rsidRPr="00CB468C">
        <w:rPr>
          <w:rFonts w:eastAsia="Calibri Light" w:cstheme="minorHAnsi"/>
          <w:b/>
          <w:bCs/>
          <w:color w:val="000000" w:themeColor="text1"/>
        </w:rPr>
        <w:t>Windows 8:</w:t>
      </w:r>
      <w:r w:rsidRPr="00CB468C">
        <w:rPr>
          <w:rFonts w:eastAsia="Calibri Light" w:cstheme="minorHAnsi"/>
          <w:color w:val="000000" w:themeColor="text1"/>
        </w:rPr>
        <w:t> Chrome (latest version) </w:t>
      </w:r>
    </w:p>
    <w:p w:rsidRPr="00CB468C" w:rsidR="45746D5D" w:rsidP="046E462B" w:rsidRDefault="45746D5D" w14:paraId="2901C14E" w14:textId="2DE2D625">
      <w:pPr>
        <w:pStyle w:val="ListParagraph"/>
        <w:numPr>
          <w:ilvl w:val="0"/>
          <w:numId w:val="2"/>
        </w:numPr>
        <w:spacing w:after="200"/>
        <w:ind w:left="360" w:firstLine="0"/>
        <w:rPr>
          <w:rFonts w:cstheme="minorHAnsi"/>
          <w:b/>
          <w:bCs/>
          <w:color w:val="000000" w:themeColor="text1"/>
        </w:rPr>
      </w:pPr>
      <w:r w:rsidRPr="00CB468C">
        <w:rPr>
          <w:rFonts w:eastAsia="Calibri Light" w:cstheme="minorHAnsi"/>
          <w:b/>
          <w:bCs/>
          <w:color w:val="000000" w:themeColor="text1"/>
        </w:rPr>
        <w:t>Mac OS X:</w:t>
      </w:r>
      <w:r w:rsidRPr="00CB468C">
        <w:rPr>
          <w:rFonts w:eastAsia="Calibri Light" w:cstheme="minorHAnsi"/>
          <w:color w:val="000000" w:themeColor="text1"/>
        </w:rPr>
        <w:t> Chrome (latest version) </w:t>
      </w:r>
    </w:p>
    <w:p w:rsidRPr="00CB468C" w:rsidR="45746D5D" w:rsidP="046E462B" w:rsidRDefault="45746D5D" w14:paraId="385C7A5C" w14:textId="0CE2A47E">
      <w:pPr>
        <w:pStyle w:val="ListParagraph"/>
        <w:numPr>
          <w:ilvl w:val="0"/>
          <w:numId w:val="2"/>
        </w:numPr>
        <w:spacing w:after="200"/>
        <w:ind w:left="360" w:firstLine="0"/>
        <w:rPr>
          <w:rFonts w:cstheme="minorHAnsi"/>
          <w:b/>
          <w:bCs/>
          <w:color w:val="000000" w:themeColor="text1"/>
        </w:rPr>
      </w:pPr>
      <w:r w:rsidRPr="00CB468C">
        <w:rPr>
          <w:rFonts w:eastAsia="Calibri Light" w:cstheme="minorHAnsi"/>
          <w:b/>
          <w:bCs/>
          <w:color w:val="000000" w:themeColor="text1"/>
        </w:rPr>
        <w:t>Fiddler: </w:t>
      </w:r>
      <w:r w:rsidRPr="00CB468C">
        <w:rPr>
          <w:rFonts w:eastAsia="Calibri Light" w:cstheme="minorHAnsi"/>
          <w:color w:val="000000" w:themeColor="text1"/>
        </w:rPr>
        <w:t>(latest version) </w:t>
      </w:r>
    </w:p>
    <w:p w:rsidRPr="00CB468C" w:rsidR="45746D5D" w:rsidP="046E462B" w:rsidRDefault="45746D5D" w14:paraId="3EA0B332" w14:textId="2BE1DAED">
      <w:pPr>
        <w:pStyle w:val="ListParagraph"/>
        <w:numPr>
          <w:ilvl w:val="0"/>
          <w:numId w:val="2"/>
        </w:numPr>
        <w:spacing w:after="200"/>
        <w:ind w:left="360" w:firstLine="0"/>
        <w:rPr>
          <w:rFonts w:cstheme="minorHAnsi"/>
          <w:b/>
          <w:bCs/>
          <w:color w:val="000000" w:themeColor="text1"/>
        </w:rPr>
      </w:pPr>
      <w:r w:rsidRPr="00CB468C">
        <w:rPr>
          <w:rFonts w:eastAsia="Calibri Light" w:cstheme="minorHAnsi"/>
          <w:b/>
          <w:bCs/>
          <w:color w:val="000000" w:themeColor="text1"/>
        </w:rPr>
        <w:t>GCP Console</w:t>
      </w:r>
    </w:p>
    <w:p w:rsidRPr="00CB468C" w:rsidR="45746D5D" w:rsidP="046E462B" w:rsidRDefault="45746D5D" w14:paraId="604F5163" w14:textId="2629225C">
      <w:pPr>
        <w:pStyle w:val="ListParagraph"/>
        <w:numPr>
          <w:ilvl w:val="1"/>
          <w:numId w:val="1"/>
        </w:numPr>
        <w:spacing w:after="200"/>
        <w:rPr>
          <w:rFonts w:cstheme="minorHAnsi"/>
          <w:b/>
          <w:bCs/>
          <w:color w:val="000000" w:themeColor="text1"/>
        </w:rPr>
      </w:pPr>
      <w:proofErr w:type="spellStart"/>
      <w:r w:rsidRPr="00CB468C">
        <w:rPr>
          <w:rFonts w:eastAsia="Calibri Light" w:cstheme="minorHAnsi"/>
          <w:b/>
          <w:bCs/>
          <w:color w:val="000000" w:themeColor="text1"/>
        </w:rPr>
        <w:t>Dialogflow</w:t>
      </w:r>
      <w:proofErr w:type="spellEnd"/>
      <w:r w:rsidRPr="00CB468C">
        <w:rPr>
          <w:rFonts w:eastAsia="Calibri Light" w:cstheme="minorHAnsi"/>
          <w:b/>
          <w:bCs/>
          <w:color w:val="000000" w:themeColor="text1"/>
        </w:rPr>
        <w:t xml:space="preserve"> Service</w:t>
      </w:r>
    </w:p>
    <w:p w:rsidRPr="00CB468C" w:rsidR="45746D5D" w:rsidP="53A406BB" w:rsidRDefault="45746D5D" w14:paraId="2AED47FB" w14:textId="1954E6D5">
      <w:pPr>
        <w:pStyle w:val="ListParagraph"/>
        <w:numPr>
          <w:ilvl w:val="1"/>
          <w:numId w:val="1"/>
        </w:numPr>
        <w:spacing w:after="200"/>
        <w:rPr>
          <w:rFonts w:cs="Calibri" w:cstheme="minorAscii"/>
          <w:b w:val="1"/>
          <w:bCs w:val="1"/>
          <w:color w:val="000000" w:themeColor="text1"/>
        </w:rPr>
      </w:pPr>
      <w:commentRangeStart w:id="119934421"/>
      <w:r w:rsidRPr="53A406BB" w:rsidR="45746D5D">
        <w:rPr>
          <w:rFonts w:eastAsia="Calibri Light" w:cs="Calibri" w:cstheme="minorAscii"/>
          <w:b w:val="1"/>
          <w:bCs w:val="1"/>
          <w:color w:val="000000" w:themeColor="text1" w:themeTint="FF" w:themeShade="FF"/>
        </w:rPr>
        <w:t>Google Assistant</w:t>
      </w:r>
      <w:del w:author="Anthony Cedeno" w:date="2021-03-14T10:04:53.898Z" w:id="281965613">
        <w:r w:rsidRPr="53A406BB" w:rsidDel="45746D5D">
          <w:rPr>
            <w:rFonts w:eastAsia="Calibri Light" w:cs="Calibri" w:cstheme="minorAscii"/>
            <w:b w:val="1"/>
            <w:bCs w:val="1"/>
            <w:color w:val="000000" w:themeColor="text1" w:themeTint="FF" w:themeShade="FF"/>
          </w:rPr>
          <w:delText>s</w:delText>
        </w:r>
      </w:del>
      <w:commentRangeEnd w:id="119934421"/>
      <w:r>
        <w:rPr>
          <w:rStyle w:val="CommentReference"/>
        </w:rPr>
        <w:commentReference w:id="119934421"/>
      </w:r>
    </w:p>
    <w:p w:rsidR="046E462B" w:rsidP="046E462B" w:rsidRDefault="046E462B" w14:paraId="4372E267" w14:textId="2B32BA4C"/>
    <w:p w:rsidR="16A4F6CE" w:rsidP="16A4F6CE" w:rsidRDefault="16A4F6CE" w14:paraId="537BE07F" w14:textId="734AD311"/>
    <w:p w:rsidRPr="00F00FC3" w:rsidR="05D71055" w:rsidP="00040C99" w:rsidRDefault="00040C99" w14:paraId="24381643" w14:textId="773D975E">
      <w:pPr>
        <w:jc w:val="center"/>
      </w:pPr>
      <w:r>
        <w:br w:type="page"/>
      </w:r>
      <w:r w:rsidRPr="003A79C6" w:rsidR="2C8DEEBD">
        <w:rPr>
          <w:b/>
          <w:bCs/>
          <w:sz w:val="26"/>
          <w:szCs w:val="26"/>
        </w:rPr>
        <w:lastRenderedPageBreak/>
        <w:t>Reference</w:t>
      </w:r>
      <w:r w:rsidRPr="003A79C6" w:rsidR="174903B1">
        <w:rPr>
          <w:b/>
          <w:bCs/>
          <w:sz w:val="26"/>
          <w:szCs w:val="26"/>
        </w:rPr>
        <w:t>s</w:t>
      </w:r>
    </w:p>
    <w:p w:rsidR="23108433" w:rsidP="23108433" w:rsidRDefault="23108433" w14:paraId="6B2BAC7D" w14:textId="52AE4F42">
      <w:pPr>
        <w:jc w:val="center"/>
        <w:rPr>
          <w:b/>
          <w:bCs/>
          <w:sz w:val="26"/>
          <w:szCs w:val="26"/>
        </w:rPr>
      </w:pPr>
    </w:p>
    <w:p w:rsidRPr="00DA6CD2" w:rsidR="003F61C4" w:rsidP="51E050D3" w:rsidRDefault="000E589C" w14:paraId="412276ED" w14:textId="772350A7">
      <w:pPr>
        <w:pStyle w:val="ListParagraph"/>
        <w:numPr>
          <w:ilvl w:val="0"/>
          <w:numId w:val="27"/>
        </w:numPr>
        <w:rPr>
          <w:rFonts w:ascii="Times New Roman" w:hAnsi="Times New Roman" w:eastAsia="Times New Roman" w:cs="Times New Roman" w:asciiTheme="minorAscii" w:hAnsiTheme="minorAscii" w:eastAsiaTheme="minorAscii" w:cstheme="minorAscii"/>
          <w:sz w:val="24"/>
          <w:szCs w:val="24"/>
        </w:rPr>
        <w:pPrChange w:author="Anthony Cedeno" w:date="2021-03-09T12:49:22.616Z">
          <w:pPr>
            <w:pStyle w:val="ListParagraph"/>
            <w:numPr>
              <w:ilvl w:val="0"/>
              <w:numId w:val="16"/>
            </w:numPr>
          </w:pPr>
        </w:pPrChange>
      </w:pPr>
      <w:r w:rsidRPr="51E050D3" w:rsidR="000E589C">
        <w:rPr>
          <w:rFonts w:ascii="Times New Roman" w:hAnsi="Times New Roman" w:eastAsia="Times New Roman" w:cs="Times New Roman"/>
        </w:rPr>
        <w:t xml:space="preserve">Project Management Institute. (2017). </w:t>
      </w:r>
      <w:r w:rsidRPr="51E050D3" w:rsidR="000E589C">
        <w:rPr>
          <w:rFonts w:ascii="Times New Roman" w:hAnsi="Times New Roman" w:eastAsia="Times New Roman" w:cs="Times New Roman"/>
          <w:i w:val="1"/>
          <w:iCs w:val="1"/>
        </w:rPr>
        <w:t xml:space="preserve">A Guide to the Project Management Body of </w:t>
      </w:r>
      <w:ins w:author="Anthony Cedeno" w:date="2021-03-09T12:49:39.632Z" w:id="1235394835">
        <w:r>
          <w:tab/>
        </w:r>
        <w:r>
          <w:tab/>
        </w:r>
      </w:ins>
      <w:r w:rsidRPr="51E050D3" w:rsidR="000E589C">
        <w:rPr>
          <w:rFonts w:ascii="Times New Roman" w:hAnsi="Times New Roman" w:eastAsia="Times New Roman" w:cs="Times New Roman"/>
          <w:i w:val="1"/>
          <w:iCs w:val="1"/>
        </w:rPr>
        <w:t>K</w:t>
      </w:r>
      <w:r w:rsidRPr="51E050D3" w:rsidR="000E589C">
        <w:rPr>
          <w:rFonts w:ascii="Times New Roman" w:hAnsi="Times New Roman" w:eastAsia="Times New Roman" w:cs="Times New Roman"/>
          <w:i w:val="1"/>
          <w:iCs w:val="1"/>
        </w:rPr>
        <w:t>nowledge (</w:t>
      </w:r>
      <w:proofErr w:type="spellStart"/>
      <w:r w:rsidRPr="51E050D3" w:rsidR="000E589C">
        <w:rPr>
          <w:rFonts w:ascii="Times New Roman" w:hAnsi="Times New Roman" w:eastAsia="Times New Roman" w:cs="Times New Roman"/>
          <w:i w:val="1"/>
          <w:iCs w:val="1"/>
        </w:rPr>
        <w:t>Pmbok</w:t>
      </w:r>
      <w:proofErr w:type="spellEnd"/>
      <w:r w:rsidRPr="51E050D3" w:rsidR="000E589C">
        <w:rPr>
          <w:rFonts w:ascii="Times New Roman" w:hAnsi="Times New Roman" w:eastAsia="Times New Roman" w:cs="Times New Roman"/>
          <w:i w:val="1"/>
          <w:iCs w:val="1"/>
        </w:rPr>
        <w:t xml:space="preserve"> Guide)</w:t>
      </w:r>
      <w:r w:rsidRPr="51E050D3" w:rsidR="000E589C">
        <w:rPr>
          <w:rFonts w:ascii="Times New Roman" w:hAnsi="Times New Roman" w:eastAsia="Times New Roman" w:cs="Times New Roman"/>
        </w:rPr>
        <w:t xml:space="preserve"> (6th ed.). Newtown Square, PA: Project Management </w:t>
      </w:r>
      <w:ins w:author="Anthony Cedeno" w:date="2021-03-09T12:49:41.604Z" w:id="580907254">
        <w:r>
          <w:tab/>
        </w:r>
      </w:ins>
      <w:r w:rsidRPr="51E050D3" w:rsidR="000E589C">
        <w:rPr>
          <w:rFonts w:ascii="Times New Roman" w:hAnsi="Times New Roman" w:eastAsia="Times New Roman" w:cs="Times New Roman"/>
        </w:rPr>
        <w:t>Institute.</w:t>
      </w:r>
    </w:p>
    <w:p w:rsidR="23108433" w:rsidP="23108433" w:rsidRDefault="23108433" w14:paraId="1DB41B5E" w14:textId="00D7EC19">
      <w:pPr>
        <w:rPr>
          <w:rFonts w:ascii="Times New Roman" w:hAnsi="Times New Roman" w:eastAsia="Times New Roman" w:cs="Times New Roman"/>
        </w:rPr>
      </w:pPr>
    </w:p>
    <w:p w:rsidRPr="00DA6CD2" w:rsidR="003F61C4" w:rsidP="51E050D3" w:rsidRDefault="000E589C" w14:paraId="5D06983C" w14:textId="35689997">
      <w:pPr>
        <w:pStyle w:val="ListParagraph"/>
        <w:numPr>
          <w:ilvl w:val="0"/>
          <w:numId w:val="27"/>
        </w:numPr>
        <w:rPr>
          <w:rFonts w:ascii="Times New Roman" w:hAnsi="Times New Roman" w:eastAsia="Times New Roman" w:cs="Times New Roman" w:asciiTheme="minorAscii" w:hAnsiTheme="minorAscii" w:eastAsiaTheme="minorAscii" w:cstheme="minorAscii"/>
          <w:sz w:val="24"/>
          <w:szCs w:val="24"/>
        </w:rPr>
        <w:pPrChange w:author="Anthony Cedeno" w:date="2021-03-09T12:49:22.668Z">
          <w:pPr>
            <w:pStyle w:val="ListParagraph"/>
            <w:numPr>
              <w:ilvl w:val="0"/>
              <w:numId w:val="16"/>
            </w:numPr>
          </w:pPr>
        </w:pPrChange>
      </w:pPr>
      <w:r w:rsidRPr="51E050D3" w:rsidR="000E589C">
        <w:rPr>
          <w:rFonts w:ascii="Times New Roman" w:hAnsi="Times New Roman" w:eastAsia="Times New Roman" w:cs="Times New Roman"/>
        </w:rPr>
        <w:t xml:space="preserve">Project Management Institute. (2019). </w:t>
      </w:r>
      <w:r w:rsidRPr="51E050D3" w:rsidR="000E589C">
        <w:rPr>
          <w:rFonts w:ascii="Times New Roman" w:hAnsi="Times New Roman" w:eastAsia="Times New Roman" w:cs="Times New Roman"/>
          <w:i w:val="1"/>
          <w:iCs w:val="1"/>
        </w:rPr>
        <w:t xml:space="preserve">The Standard for Risk Management in Portfolios, </w:t>
      </w:r>
      <w:ins w:author="Anthony Cedeno" w:date="2021-03-09T12:49:47.371Z" w:id="1488900245">
        <w:r>
          <w:tab/>
        </w:r>
      </w:ins>
      <w:r w:rsidRPr="51E050D3" w:rsidR="000E589C">
        <w:rPr>
          <w:rFonts w:ascii="Times New Roman" w:hAnsi="Times New Roman" w:eastAsia="Times New Roman" w:cs="Times New Roman"/>
          <w:i w:val="1"/>
          <w:iCs w:val="1"/>
        </w:rPr>
        <w:t>Programs, and Projects</w:t>
      </w:r>
      <w:r w:rsidRPr="51E050D3" w:rsidR="000E589C">
        <w:rPr>
          <w:rFonts w:ascii="Times New Roman" w:hAnsi="Times New Roman" w:eastAsia="Times New Roman" w:cs="Times New Roman"/>
        </w:rPr>
        <w:t>. Newtown Square, PA: Project Management Institute.</w:t>
      </w:r>
    </w:p>
    <w:p w:rsidR="23108433" w:rsidP="23108433" w:rsidRDefault="23108433" w14:paraId="4EE33D7D" w14:textId="08AA05DE">
      <w:pPr>
        <w:rPr>
          <w:rFonts w:ascii="Times New Roman" w:hAnsi="Times New Roman" w:eastAsia="Times New Roman" w:cs="Times New Roman"/>
        </w:rPr>
      </w:pPr>
    </w:p>
    <w:p w:rsidRPr="00DA6CD2" w:rsidR="00DA6CD2" w:rsidP="51E050D3" w:rsidRDefault="000E589C" w14:paraId="3E4563EB" w14:textId="647568BF">
      <w:pPr>
        <w:pStyle w:val="ListParagraph"/>
        <w:numPr>
          <w:ilvl w:val="0"/>
          <w:numId w:val="27"/>
        </w:numPr>
        <w:rPr>
          <w:ins w:author="Anthony Cedeno" w:date="2021-03-09T12:49:53.164Z" w:id="1994326244"/>
          <w:rFonts w:ascii="Times New Roman" w:hAnsi="Times New Roman" w:eastAsia="Times New Roman" w:cs="Times New Roman" w:asciiTheme="minorAscii" w:hAnsiTheme="minorAscii" w:eastAsiaTheme="minorAscii" w:cstheme="minorAscii"/>
          <w:sz w:val="24"/>
          <w:szCs w:val="24"/>
        </w:rPr>
        <w:pPrChange w:author="Anthony Cedeno" w:date="2021-03-09T12:49:22.716Z">
          <w:pPr>
            <w:pStyle w:val="ListParagraph"/>
            <w:numPr>
              <w:ilvl w:val="0"/>
              <w:numId w:val="16"/>
            </w:numPr>
          </w:pPr>
        </w:pPrChange>
      </w:pPr>
      <w:r w:rsidRPr="51E050D3" w:rsidR="000E589C">
        <w:rPr>
          <w:rFonts w:ascii="Times New Roman" w:hAnsi="Times New Roman" w:eastAsia="Times New Roman" w:cs="Times New Roman"/>
        </w:rPr>
        <w:t xml:space="preserve">Project Management Institute. (2018). </w:t>
      </w:r>
      <w:r w:rsidRPr="51E050D3" w:rsidR="000E589C">
        <w:rPr>
          <w:rFonts w:ascii="Times New Roman" w:hAnsi="Times New Roman" w:eastAsia="Times New Roman" w:cs="Times New Roman"/>
          <w:i w:val="1"/>
          <w:iCs w:val="1"/>
        </w:rPr>
        <w:t xml:space="preserve">The Standard for Organizational Project </w:t>
      </w:r>
      <w:ins w:author="Anthony Cedeno" w:date="2021-03-09T12:49:50.024Z" w:id="1577451201">
        <w:r>
          <w:tab/>
        </w:r>
      </w:ins>
    </w:p>
    <w:p w:rsidRPr="00DA6CD2" w:rsidR="00DA6CD2" w:rsidP="51E050D3" w:rsidRDefault="000E589C" w14:paraId="75D7787A" w14:textId="1CEE4682">
      <w:pPr>
        <w:pStyle w:val="Normal"/>
        <w:ind w:left="720"/>
        <w:rPr>
          <w:ins w:author="Anthony Cedeno" w:date="2021-03-09T12:48:26.239Z" w:id="515493982"/>
          <w:rFonts w:ascii="Times New Roman" w:hAnsi="Times New Roman" w:cs="Times New Roman"/>
        </w:rPr>
        <w:pPrChange w:author="Anthony Cedeno" w:date="2021-03-09T12:49:59.796Z">
          <w:pPr>
            <w:pStyle w:val="ListParagraph"/>
            <w:numPr>
              <w:ilvl w:val="0"/>
              <w:numId w:val="27"/>
            </w:numPr>
          </w:pPr>
        </w:pPrChange>
      </w:pPr>
      <w:del w:author="Anthony Cedeno" w:date="2021-03-09T12:49:59.344Z" w:id="1454654019">
        <w:r w:rsidRPr="51E050D3" w:rsidDel="000E589C">
          <w:rPr>
            <w:rFonts w:ascii="Times New Roman" w:hAnsi="Times New Roman" w:eastAsia="Times New Roman" w:cs="Times New Roman"/>
            <w:i w:val="1"/>
            <w:iCs w:val="1"/>
          </w:rPr>
          <w:delText>M</w:delText>
        </w:r>
      </w:del>
      <w:ins w:author="Anthony Cedeno" w:date="2021-03-09T12:50:04.412Z" w:id="215628747">
        <w:r w:rsidRPr="51E050D3" w:rsidR="30C7EBA7">
          <w:rPr>
            <w:rFonts w:ascii="Times New Roman" w:hAnsi="Times New Roman" w:eastAsia="Times New Roman" w:cs="Times New Roman"/>
            <w:i w:val="1"/>
            <w:iCs w:val="1"/>
          </w:rPr>
          <w:t>M</w:t>
        </w:r>
      </w:ins>
      <w:r w:rsidRPr="51E050D3" w:rsidR="000E589C">
        <w:rPr>
          <w:rFonts w:ascii="Times New Roman" w:hAnsi="Times New Roman" w:eastAsia="Times New Roman" w:cs="Times New Roman"/>
          <w:i w:val="1"/>
          <w:iCs w:val="1"/>
        </w:rPr>
        <w:t>anagement</w:t>
      </w:r>
      <w:r w:rsidRPr="51E050D3" w:rsidR="000E589C">
        <w:rPr>
          <w:rFonts w:ascii="Times New Roman" w:hAnsi="Times New Roman" w:eastAsia="Times New Roman" w:cs="Times New Roman"/>
        </w:rPr>
        <w:t>. Newtown Square, PA: Project Management Institute.</w:t>
      </w:r>
      <w:r w:rsidRPr="51E050D3" w:rsidR="00862D5E">
        <w:rPr>
          <w:rFonts w:ascii="Times New Roman" w:hAnsi="Times New Roman" w:cs="Times New Roman"/>
        </w:rPr>
        <w:t xml:space="preserve"> </w:t>
      </w:r>
      <w:ins w:author="Anthony Cedeno" w:date="2021-03-09T12:48:29.603Z" w:id="1733191536">
        <w:r>
          <w:br/>
        </w:r>
      </w:ins>
    </w:p>
    <w:p w:rsidR="797DC6E6" w:rsidP="51E050D3" w:rsidRDefault="797DC6E6" w14:paraId="1ED211AC" w14:textId="68154075">
      <w:pPr>
        <w:pStyle w:val="Normal"/>
        <w:ind w:left="0" w:firstLine="720"/>
        <w:rPr>
          <w:ins w:author="Anthony Cedeno" w:date="2021-03-09T12:48:57.16Z" w:id="328774734"/>
          <w:rFonts w:ascii="Times New Roman" w:hAnsi="Times New Roman" w:cs="Times New Roman"/>
          <w:i w:val="1"/>
          <w:iCs w:val="1"/>
        </w:rPr>
      </w:pPr>
      <w:ins w:author="Anthony Cedeno" w:date="2021-03-09T12:48:45.599Z" w:id="1923725231">
        <w:r w:rsidRPr="51E050D3" w:rsidR="797DC6E6">
          <w:rPr>
            <w:rFonts w:ascii="Times New Roman" w:hAnsi="Times New Roman" w:cs="Times New Roman"/>
          </w:rPr>
          <w:t xml:space="preserve">Onestoptesting.com (n.d.) </w:t>
        </w:r>
        <w:r w:rsidRPr="51E050D3" w:rsidR="797DC6E6">
          <w:rPr>
            <w:rFonts w:ascii="Times New Roman" w:hAnsi="Times New Roman" w:cs="Times New Roman"/>
            <w:i w:val="1"/>
            <w:iCs w:val="1"/>
            <w:rPrChange w:author="Anthony Cedeno" w:date="2021-03-09T12:49:01.18Z" w:id="1824247558">
              <w:rPr>
                <w:rFonts w:ascii="Times New Roman" w:hAnsi="Times New Roman" w:cs="Times New Roman"/>
              </w:rPr>
            </w:rPrChange>
          </w:rPr>
          <w:t>Suspension criteria &amp; resumption requirements</w:t>
        </w:r>
      </w:ins>
      <w:ins w:author="Anthony Cedeno" w:date="2021-03-09T12:50:39.371Z" w:id="2012894278">
        <w:r>
          <w:br/>
        </w:r>
        <w:r>
          <w:tab/>
        </w:r>
        <w:r>
          <w:tab/>
        </w:r>
        <w:r>
          <w:tab/>
        </w:r>
        <w:r w:rsidRPr="51E050D3" w:rsidR="5B8D9F7A">
          <w:rPr>
            <w:rFonts w:ascii="Times New Roman" w:hAnsi="Times New Roman" w:cs="Times New Roman"/>
            <w:i w:val="0"/>
            <w:iCs w:val="0"/>
            <w:rPrChange w:author="Anthony Cedeno" w:date="2021-03-09T12:51:16.278Z" w:id="4955640">
              <w:rPr>
                <w:rFonts w:ascii="Times New Roman" w:hAnsi="Times New Roman" w:cs="Times New Roman"/>
                <w:i w:val="1"/>
                <w:iCs w:val="1"/>
              </w:rPr>
            </w:rPrChange>
          </w:rPr>
          <w:t>Retrieved from: http://www.onestoptesting.com/test-plan/resumption-</w:t>
        </w:r>
        <w:r>
          <w:tab/>
        </w:r>
        <w:r>
          <w:br/>
        </w:r>
      </w:ins>
      <w:ins w:author="Anthony Cedeno" w:date="2021-03-09T12:51:02.096Z" w:id="928814158">
        <w:r>
          <w:tab/>
        </w:r>
        <w:r>
          <w:tab/>
        </w:r>
        <w:r w:rsidRPr="51E050D3" w:rsidR="5B8D9F7A">
          <w:rPr>
            <w:rFonts w:ascii="Times New Roman" w:hAnsi="Times New Roman" w:cs="Times New Roman"/>
            <w:i w:val="0"/>
            <w:iCs w:val="0"/>
            <w:rPrChange w:author="Anthony Cedeno" w:date="2021-03-09T12:51:16.28Z" w:id="905680291">
              <w:rPr>
                <w:rFonts w:ascii="Times New Roman" w:hAnsi="Times New Roman" w:cs="Times New Roman"/>
                <w:i w:val="1"/>
                <w:iCs w:val="1"/>
              </w:rPr>
            </w:rPrChange>
          </w:rPr>
          <w:t xml:space="preserve"> </w:t>
        </w:r>
      </w:ins>
      <w:ins w:author="Anthony Cedeno" w:date="2021-03-09T12:50:39.371Z" w:id="1021680056">
        <w:r w:rsidRPr="51E050D3" w:rsidR="5B8D9F7A">
          <w:rPr>
            <w:rFonts w:ascii="Times New Roman" w:hAnsi="Times New Roman" w:cs="Times New Roman"/>
            <w:i w:val="0"/>
            <w:iCs w:val="0"/>
            <w:rPrChange w:author="Anthony Cedeno" w:date="2021-03-09T12:51:16.28Z" w:id="962192236">
              <w:rPr>
                <w:rFonts w:ascii="Times New Roman" w:hAnsi="Times New Roman" w:cs="Times New Roman"/>
                <w:i w:val="1"/>
                <w:iCs w:val="1"/>
              </w:rPr>
            </w:rPrChange>
          </w:rPr>
          <w:t>r</w:t>
        </w:r>
        <w:r w:rsidRPr="51E050D3" w:rsidR="5B8D9F7A">
          <w:rPr>
            <w:rFonts w:ascii="Times New Roman" w:hAnsi="Times New Roman" w:cs="Times New Roman"/>
            <w:i w:val="0"/>
            <w:iCs w:val="0"/>
            <w:rPrChange w:author="Anthony Cedeno" w:date="2021-03-09T12:51:16.281Z" w:id="1876617840">
              <w:rPr>
                <w:rFonts w:ascii="Times New Roman" w:hAnsi="Times New Roman" w:cs="Times New Roman"/>
                <w:i w:val="1"/>
                <w:iCs w:val="1"/>
              </w:rPr>
            </w:rPrChange>
          </w:rPr>
          <w:t>equirements.asp</w:t>
        </w:r>
      </w:ins>
      <w:ins w:author="Anthony Cedeno" w:date="2021-03-09T12:49:07.028Z" w:id="2061272116">
        <w:r>
          <w:br/>
        </w:r>
        <w:r>
          <w:tab/>
        </w:r>
      </w:ins>
      <w:ins w:author="Anthony Cedeno" w:date="2021-03-09T12:50:26.014Z" w:id="511572090">
        <w:r>
          <w:tab/>
        </w:r>
        <w:r>
          <w:tab/>
        </w:r>
      </w:ins>
    </w:p>
    <w:p w:rsidR="51E050D3" w:rsidP="51E050D3" w:rsidRDefault="51E050D3" w14:paraId="317FB368" w14:textId="2CD55FB1">
      <w:pPr>
        <w:pStyle w:val="ListParagraph"/>
        <w:numPr>
          <w:ilvl w:val="0"/>
          <w:numId w:val="16"/>
        </w:numPr>
        <w:rPr/>
      </w:pPr>
    </w:p>
    <w:p w:rsidR="046E462B" w:rsidRDefault="046E462B" w14:paraId="03116497" w14:textId="14FE8C99">
      <w:r>
        <w:br w:type="page"/>
      </w:r>
    </w:p>
    <w:p w:rsidR="00DC0A9D" w:rsidP="00DC0A9D" w:rsidRDefault="00DC0A9D" w14:paraId="0BD6D3C1" w14:textId="56BFAD39">
      <w:pPr>
        <w:pStyle w:val="Heading1"/>
      </w:pPr>
      <w:bookmarkStart w:name="_Toc65097078" w:id="92"/>
      <w:r>
        <w:lastRenderedPageBreak/>
        <w:t>Appendix A WBS</w:t>
      </w:r>
      <w:bookmarkEnd w:id="92"/>
    </w:p>
    <w:p w:rsidR="003A79C6" w:rsidP="00BA37FD" w:rsidRDefault="003A79C6" w14:paraId="0D6DCAB5" w14:textId="48968DA5">
      <w:pPr>
        <w:jc w:val="center"/>
        <w:rPr>
          <w:b/>
          <w:bCs/>
          <w:sz w:val="26"/>
          <w:szCs w:val="26"/>
        </w:rPr>
      </w:pPr>
    </w:p>
    <w:p w:rsidR="003A79C6" w:rsidP="00BA37FD" w:rsidRDefault="003A79C6" w14:paraId="52C4C7D6" w14:textId="123E8935">
      <w:pPr>
        <w:jc w:val="center"/>
        <w:rPr>
          <w:rFonts w:ascii="Times New Roman" w:hAnsi="Times New Roman" w:cs="Times New Roman"/>
        </w:rPr>
      </w:pPr>
      <w:r>
        <w:rPr>
          <w:noProof/>
        </w:rPr>
        <w:drawing>
          <wp:inline distT="0" distB="0" distL="0" distR="0" wp14:anchorId="51832A56" wp14:editId="443E9821">
            <wp:extent cx="5943600" cy="636397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8">
                      <a:extLst>
                        <a:ext uri="{28A0092B-C50C-407E-A947-70E740481C1C}">
                          <a14:useLocalDpi xmlns:a14="http://schemas.microsoft.com/office/drawing/2010/main" val="0"/>
                        </a:ext>
                      </a:extLst>
                    </a:blip>
                    <a:srcRect t="9402"/>
                    <a:stretch/>
                  </pic:blipFill>
                  <pic:spPr bwMode="auto">
                    <a:xfrm>
                      <a:off x="0" y="0"/>
                      <a:ext cx="5943600" cy="6363970"/>
                    </a:xfrm>
                    <a:prstGeom prst="rect">
                      <a:avLst/>
                    </a:prstGeom>
                    <a:ln>
                      <a:noFill/>
                    </a:ln>
                    <a:extLst>
                      <a:ext uri="{53640926-AAD7-44D8-BBD7-CCE9431645EC}">
                        <a14:shadowObscured xmlns:a14="http://schemas.microsoft.com/office/drawing/2010/main"/>
                      </a:ext>
                    </a:extLst>
                  </pic:spPr>
                </pic:pic>
              </a:graphicData>
            </a:graphic>
          </wp:inline>
        </w:drawing>
      </w:r>
    </w:p>
    <w:p w:rsidR="003A79C6" w:rsidP="00BA37FD" w:rsidRDefault="003A79C6" w14:paraId="042274C0" w14:textId="4432889C">
      <w:pPr>
        <w:jc w:val="center"/>
        <w:rPr>
          <w:rFonts w:ascii="Times New Roman" w:hAnsi="Times New Roman" w:cs="Times New Roman"/>
        </w:rPr>
      </w:pPr>
    </w:p>
    <w:p w:rsidR="003A79C6" w:rsidP="00BA37FD" w:rsidRDefault="003A79C6" w14:paraId="61AF965F" w14:textId="2828A237">
      <w:pPr>
        <w:jc w:val="center"/>
        <w:rPr>
          <w:rFonts w:ascii="Times New Roman" w:hAnsi="Times New Roman" w:cs="Times New Roman"/>
        </w:rPr>
      </w:pPr>
    </w:p>
    <w:p w:rsidR="003A79C6" w:rsidP="00BA37FD" w:rsidRDefault="003A79C6" w14:paraId="39E3DA71" w14:textId="753FFF4F">
      <w:pPr>
        <w:jc w:val="center"/>
        <w:rPr>
          <w:rFonts w:ascii="Times New Roman" w:hAnsi="Times New Roman" w:cs="Times New Roman"/>
        </w:rPr>
      </w:pPr>
    </w:p>
    <w:p w:rsidR="003A79C6" w:rsidP="00BA37FD" w:rsidRDefault="003A79C6" w14:paraId="333266DF" w14:textId="2FA14584">
      <w:pPr>
        <w:jc w:val="center"/>
        <w:rPr>
          <w:rFonts w:ascii="Times New Roman" w:hAnsi="Times New Roman" w:cs="Times New Roman"/>
        </w:rPr>
      </w:pPr>
    </w:p>
    <w:p w:rsidR="003A79C6" w:rsidP="00BA37FD" w:rsidRDefault="003A79C6" w14:paraId="58F49DE3" w14:textId="1FE2B4B0">
      <w:pPr>
        <w:jc w:val="center"/>
        <w:rPr>
          <w:rFonts w:ascii="Times New Roman" w:hAnsi="Times New Roman" w:cs="Times New Roman"/>
        </w:rPr>
      </w:pPr>
      <w:r w:rsidR="003A79C6">
        <w:drawing>
          <wp:inline wp14:editId="646A3578" wp14:anchorId="176D5D5A">
            <wp:extent cx="5943600" cy="7039609"/>
            <wp:effectExtent l="0" t="0" r="0" b="0"/>
            <wp:docPr id="5" name="Picture 5" descr="Table&#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ddc556064c9845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7039609"/>
                    </a:xfrm>
                    <a:prstGeom prst="rect">
                      <a:avLst/>
                    </a:prstGeom>
                  </pic:spPr>
                </pic:pic>
              </a:graphicData>
            </a:graphic>
          </wp:inline>
        </w:drawing>
      </w:r>
    </w:p>
    <w:p w:rsidR="003A79C6" w:rsidP="00BA37FD" w:rsidRDefault="003A79C6" w14:paraId="573A8D84" w14:textId="12B3A018">
      <w:pPr>
        <w:jc w:val="center"/>
        <w:rPr>
          <w:rFonts w:ascii="Times New Roman" w:hAnsi="Times New Roman" w:cs="Times New Roman"/>
        </w:rPr>
      </w:pPr>
    </w:p>
    <w:p w:rsidR="003A79C6" w:rsidP="00BA37FD" w:rsidRDefault="003A79C6" w14:paraId="1011738A" w14:textId="088A3F2A">
      <w:pPr>
        <w:jc w:val="center"/>
        <w:rPr>
          <w:rFonts w:ascii="Times New Roman" w:hAnsi="Times New Roman" w:cs="Times New Roman"/>
        </w:rPr>
      </w:pPr>
    </w:p>
    <w:p w:rsidR="003A79C6" w:rsidP="00BA37FD" w:rsidRDefault="003A79C6" w14:paraId="3AA5F36B" w14:textId="0B781C74">
      <w:pPr>
        <w:jc w:val="center"/>
        <w:rPr>
          <w:rFonts w:ascii="Times New Roman" w:hAnsi="Times New Roman" w:cs="Times New Roman"/>
        </w:rPr>
      </w:pPr>
    </w:p>
    <w:p w:rsidR="003A79C6" w:rsidP="00BA37FD" w:rsidRDefault="003A79C6" w14:paraId="19E833AF" w14:textId="7C13741F">
      <w:pPr>
        <w:jc w:val="center"/>
        <w:rPr>
          <w:rFonts w:ascii="Times New Roman" w:hAnsi="Times New Roman" w:cs="Times New Roman"/>
        </w:rPr>
      </w:pPr>
    </w:p>
    <w:p w:rsidR="00E71F26" w:rsidP="00E71F26" w:rsidRDefault="003A79C6" w14:paraId="08DC5FC3" w14:textId="77777777">
      <w:pPr>
        <w:rPr>
          <w:rFonts w:ascii="Times New Roman" w:hAnsi="Times New Roman" w:cs="Times New Roman"/>
        </w:rPr>
      </w:pPr>
      <w:r w:rsidR="003A79C6">
        <w:drawing>
          <wp:inline wp14:editId="05690FB3" wp14:anchorId="04EC6D0D">
            <wp:extent cx="5943600" cy="7159624"/>
            <wp:effectExtent l="0" t="0" r="0" b="3175"/>
            <wp:docPr id="7" name="Picture 7" descr="Table&#10;&#10;Description automatically generated" title=""/>
            <wp:cNvGraphicFramePr>
              <a:graphicFrameLocks noChangeAspect="1"/>
            </wp:cNvGraphicFramePr>
            <a:graphic>
              <a:graphicData uri="http://schemas.openxmlformats.org/drawingml/2006/picture">
                <pic:pic>
                  <pic:nvPicPr>
                    <pic:cNvPr id="0" name="Picture 7"/>
                    <pic:cNvPicPr/>
                  </pic:nvPicPr>
                  <pic:blipFill>
                    <a:blip r:embed="R9906d80d240649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7159624"/>
                    </a:xfrm>
                    <a:prstGeom prst="rect">
                      <a:avLst/>
                    </a:prstGeom>
                  </pic:spPr>
                </pic:pic>
              </a:graphicData>
            </a:graphic>
          </wp:inline>
        </w:drawing>
      </w:r>
      <w:r w:rsidR="003A79C6">
        <w:drawing>
          <wp:inline wp14:editId="7C085242" wp14:anchorId="5F2B3E6C">
            <wp:extent cx="5943600" cy="7159624"/>
            <wp:effectExtent l="0" t="0" r="0" b="3175"/>
            <wp:docPr id="6" name="Picture 6" descr="Table&#10;&#10;Description automatically generated" title=""/>
            <wp:cNvGraphicFramePr>
              <a:graphicFrameLocks noChangeAspect="1"/>
            </wp:cNvGraphicFramePr>
            <a:graphic>
              <a:graphicData uri="http://schemas.openxmlformats.org/drawingml/2006/picture">
                <pic:pic>
                  <pic:nvPicPr>
                    <pic:cNvPr id="0" name="Picture 6"/>
                    <pic:cNvPicPr/>
                  </pic:nvPicPr>
                  <pic:blipFill>
                    <a:blip r:embed="R5b5165cf18b04a0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7159624"/>
                    </a:xfrm>
                    <a:prstGeom prst="rect">
                      <a:avLst/>
                    </a:prstGeom>
                  </pic:spPr>
                </pic:pic>
              </a:graphicData>
            </a:graphic>
          </wp:inline>
        </w:drawing>
      </w:r>
    </w:p>
    <w:p w:rsidR="00E71F26" w:rsidP="00E71F26" w:rsidRDefault="00E71F26" w14:paraId="3C0396E6" w14:textId="77777777">
      <w:pPr>
        <w:rPr>
          <w:rFonts w:ascii="Times New Roman" w:hAnsi="Times New Roman" w:cs="Times New Roman"/>
        </w:rPr>
      </w:pPr>
    </w:p>
    <w:p w:rsidR="003A79C6" w:rsidP="00E71F26" w:rsidRDefault="003A79C6" w14:paraId="3B3ED7EE" w14:textId="2E295B27">
      <w:pPr>
        <w:rPr>
          <w:rFonts w:ascii="Times New Roman" w:hAnsi="Times New Roman" w:cs="Times New Roman"/>
        </w:rPr>
      </w:pPr>
    </w:p>
    <w:p w:rsidR="00E71F26" w:rsidP="00E71F26" w:rsidRDefault="00E71F26" w14:paraId="039AAAFB" w14:textId="31FE7507">
      <w:pPr>
        <w:rPr>
          <w:rFonts w:ascii="Times New Roman" w:hAnsi="Times New Roman" w:cs="Times New Roman"/>
        </w:rPr>
      </w:pPr>
    </w:p>
    <w:p w:rsidR="00E71F26" w:rsidP="00E71F26" w:rsidRDefault="00E71F26" w14:paraId="09DC58D9" w14:textId="6549455C">
      <w:pPr>
        <w:rPr>
          <w:rFonts w:ascii="Times New Roman" w:hAnsi="Times New Roman" w:cs="Times New Roman"/>
        </w:rPr>
      </w:pPr>
    </w:p>
    <w:p w:rsidR="00E71F26" w:rsidP="00E71F26" w:rsidRDefault="00E71F26" w14:paraId="46F6D408" w14:textId="0631092E">
      <w:pPr>
        <w:rPr>
          <w:rFonts w:ascii="Times New Roman" w:hAnsi="Times New Roman" w:cs="Times New Roman"/>
        </w:rPr>
      </w:pPr>
    </w:p>
    <w:p w:rsidRPr="00F00FC3" w:rsidR="00E71F26" w:rsidP="046E462B" w:rsidRDefault="00E71F26" w14:paraId="718E5447" w14:textId="78DE6EBE">
      <w:pPr>
        <w:rPr>
          <w:rFonts w:ascii="Times New Roman" w:hAnsi="Times New Roman" w:cs="Times New Roman"/>
        </w:rPr>
      </w:pPr>
    </w:p>
    <w:sectPr w:rsidRPr="00F00FC3" w:rsidR="00E71F26">
      <w:headerReference w:type="even" r:id="rId22"/>
      <w:headerReference w:type="default" r:id="rId23"/>
      <w:footerReference w:type="default" r:id="rId24"/>
      <w:headerReference w:type="first" r:id="rId25"/>
      <w:footerReference w:type="first" r:id="rId26"/>
      <w:pgSz w:w="12240" w:h="15840" w:orient="portrait"/>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MA" w:author="Mir Assadullah" w:date="2021-03-04T08:11:00Z" w:id="48">
    <w:p w:rsidR="00426035" w:rsidRDefault="00426035" w14:paraId="47EE8617" w14:textId="430316F6">
      <w:pPr>
        <w:pStyle w:val="CommentText"/>
      </w:pPr>
      <w:r>
        <w:rPr>
          <w:rStyle w:val="CommentReference"/>
        </w:rPr>
        <w:annotationRef/>
      </w:r>
      <w:r>
        <w:t>A Test Plan could be part of the Quality Management Plan.</w:t>
      </w:r>
    </w:p>
  </w:comment>
  <w:comment w:initials="MA" w:author="Mir Assadullah" w:date="2021-03-04T08:11:00Z" w:id="52">
    <w:p w:rsidR="00426035" w:rsidRDefault="00426035" w14:paraId="6894A10C" w14:textId="4A549BEC">
      <w:pPr>
        <w:pStyle w:val="CommentText"/>
      </w:pPr>
      <w:r>
        <w:rPr>
          <w:rStyle w:val="CommentReference"/>
        </w:rPr>
        <w:annotationRef/>
      </w:r>
      <w:r>
        <w:t>What about overall system integration test? There should be a testing effort to test the components that you are developing with the components that Mobile Team is develop. Please coordinate with them to ensure the entire system operates without errors.</w:t>
      </w:r>
    </w:p>
  </w:comment>
  <w:comment w:initials="MA" w:author="Mir Assadullah" w:date="2021-03-04T08:13:00Z" w:id="54">
    <w:p w:rsidR="00426035" w:rsidRDefault="00426035" w14:paraId="2AEE76EA" w14:textId="0B709D7A">
      <w:pPr>
        <w:pStyle w:val="CommentText"/>
      </w:pPr>
      <w:r>
        <w:rPr>
          <w:rStyle w:val="CommentReference"/>
        </w:rPr>
        <w:annotationRef/>
      </w:r>
      <w:proofErr w:type="gramStart"/>
      <w:r>
        <w:t>Don’t</w:t>
      </w:r>
      <w:proofErr w:type="gramEnd"/>
      <w:r>
        <w:t xml:space="preserve"> forget to test integration with the Mobile Team. Please bring it in-scope.</w:t>
      </w:r>
    </w:p>
  </w:comment>
  <w:comment w:initials="MA" w:author="Mir Assadullah" w:date="2021-03-04T08:15:00Z" w:id="61">
    <w:p w:rsidR="00426035" w:rsidRDefault="00426035" w14:paraId="7A560804" w14:textId="433B3E0D">
      <w:pPr>
        <w:pStyle w:val="CommentText"/>
      </w:pPr>
      <w:r>
        <w:rPr>
          <w:rStyle w:val="CommentReference"/>
        </w:rPr>
        <w:annotationRef/>
      </w:r>
      <w:r>
        <w:t>Good!</w:t>
      </w:r>
    </w:p>
  </w:comment>
  <w:comment w:initials="MA" w:author="Mir Assadullah" w:date="2021-03-04T08:16:00Z" w:id="65">
    <w:p w:rsidR="00426035" w:rsidRDefault="00426035" w14:paraId="52C83EA1" w14:textId="7C0265F9">
      <w:pPr>
        <w:pStyle w:val="CommentText"/>
      </w:pPr>
      <w:r>
        <w:rPr>
          <w:rStyle w:val="CommentReference"/>
        </w:rPr>
        <w:annotationRef/>
      </w:r>
      <w:r>
        <w:t xml:space="preserve">This is a complex </w:t>
      </w:r>
      <w:proofErr w:type="gramStart"/>
      <w:r>
        <w:t>system</w:t>
      </w:r>
      <w:proofErr w:type="gramEnd"/>
      <w:r>
        <w:t xml:space="preserve"> and 10 test cases is a small number for a system of this complexity. I am afraid the quality of the final system may not be very good.</w:t>
      </w:r>
    </w:p>
  </w:comment>
  <w:comment w:initials="MA" w:author="Mir Assadullah" w:date="2021-03-04T08:18:00Z" w:id="67">
    <w:p w:rsidR="00426035" w:rsidRDefault="00426035" w14:paraId="030EF620" w14:textId="682BAB52">
      <w:pPr>
        <w:pStyle w:val="CommentText"/>
      </w:pPr>
      <w:r>
        <w:rPr>
          <w:rStyle w:val="CommentReference"/>
        </w:rPr>
        <w:annotationRef/>
      </w:r>
      <w:r>
        <w:t>Good!</w:t>
      </w:r>
    </w:p>
  </w:comment>
  <w:comment w:initials="MA" w:author="Mir Assadullah" w:date="2021-03-04T08:26:00Z" w:id="80">
    <w:p w:rsidR="00426035" w:rsidRDefault="00426035" w14:paraId="6E584EEA" w14:textId="0F5B9310">
      <w:pPr>
        <w:pStyle w:val="CommentText"/>
      </w:pPr>
      <w:r>
        <w:rPr>
          <w:rStyle w:val="CommentReference"/>
        </w:rPr>
        <w:annotationRef/>
      </w:r>
      <w:r>
        <w:t>How many?</w:t>
      </w:r>
    </w:p>
  </w:comment>
  <w:comment w:initials="MA" w:author="Mir Assadullah" w:date="2021-03-04T08:26:00Z" w:id="81">
    <w:p w:rsidR="00426035" w:rsidRDefault="00426035" w14:paraId="47257E6A" w14:textId="33EE457D">
      <w:pPr>
        <w:pStyle w:val="CommentText"/>
      </w:pPr>
      <w:r>
        <w:rPr>
          <w:rStyle w:val="CommentReference"/>
        </w:rPr>
        <w:annotationRef/>
      </w:r>
      <w:r>
        <w:t>How severe?</w:t>
      </w:r>
    </w:p>
  </w:comment>
  <w:comment w:initials="MA" w:author="Mir Assadullah" w:date="2021-03-04T08:26:00Z" w:id="82">
    <w:p w:rsidR="00426035" w:rsidRDefault="00426035" w14:paraId="56EC8F8B" w14:textId="596E7AC8">
      <w:pPr>
        <w:pStyle w:val="CommentText"/>
      </w:pPr>
      <w:r>
        <w:rPr>
          <w:rStyle w:val="CommentReference"/>
        </w:rPr>
        <w:annotationRef/>
      </w:r>
      <w:r w:rsidR="00C80A1B">
        <w:t>How will this be determined?</w:t>
      </w:r>
    </w:p>
  </w:comment>
  <w:comment w:initials="MA" w:author="Mir Assadullah" w:date="2021-03-04T08:26:00Z" w:id="83">
    <w:p w:rsidR="00C80A1B" w:rsidRDefault="00C80A1B" w14:paraId="7E691F19" w14:textId="5A0D4518">
      <w:pPr>
        <w:pStyle w:val="CommentText"/>
      </w:pPr>
      <w:r>
        <w:rPr>
          <w:rStyle w:val="CommentReference"/>
        </w:rPr>
        <w:annotationRef/>
      </w:r>
      <w:r>
        <w:t>What is significant?</w:t>
      </w:r>
    </w:p>
  </w:comment>
  <w:comment w:initials="MA" w:author="Mir Assadullah" w:date="2021-03-04T08:27:00Z" w:id="84">
    <w:p w:rsidR="00C80A1B" w:rsidRDefault="00C80A1B" w14:paraId="631AA3C9" w14:textId="77777777">
      <w:pPr>
        <w:pStyle w:val="CommentText"/>
      </w:pPr>
      <w:r>
        <w:rPr>
          <w:rStyle w:val="CommentReference"/>
        </w:rPr>
        <w:annotationRef/>
      </w:r>
      <w:r>
        <w:t>Vague</w:t>
      </w:r>
    </w:p>
    <w:p w:rsidR="00C80A1B" w:rsidRDefault="00C80A1B" w14:paraId="756453DA" w14:textId="77777777">
      <w:pPr>
        <w:pStyle w:val="CommentText"/>
      </w:pPr>
    </w:p>
    <w:p w:rsidR="00C80A1B" w:rsidRDefault="00C80A1B" w14:paraId="4A207E50" w14:textId="3551C9A7">
      <w:pPr>
        <w:pStyle w:val="CommentText"/>
      </w:pPr>
      <w:r>
        <w:t>Be clear and upfront. Handwaving will only bite you later.</w:t>
      </w:r>
    </w:p>
  </w:comment>
  <w:comment w:initials="MA" w:author="Mir Assadullah" w:date="2021-03-04T08:28:00Z" w:id="86">
    <w:p w:rsidR="00C80A1B" w:rsidRDefault="00C80A1B" w14:paraId="7093FDF6" w14:textId="77777777">
      <w:pPr>
        <w:pStyle w:val="CommentText"/>
      </w:pPr>
      <w:r>
        <w:rPr>
          <w:rStyle w:val="CommentReference"/>
        </w:rPr>
        <w:annotationRef/>
      </w:r>
      <w:r>
        <w:t>You are relying upon the previous vague section to define this section. This does not work.</w:t>
      </w:r>
    </w:p>
    <w:p w:rsidR="00C80A1B" w:rsidRDefault="00C80A1B" w14:paraId="4AEC0D84" w14:textId="77777777">
      <w:pPr>
        <w:pStyle w:val="CommentText"/>
      </w:pPr>
    </w:p>
    <w:p w:rsidR="00C80A1B" w:rsidRDefault="00C80A1B" w14:paraId="1DB1D2ED" w14:textId="4834464A">
      <w:pPr>
        <w:pStyle w:val="CommentText"/>
      </w:pPr>
      <w:r>
        <w:t>It is not clear to me and I cannot expect testers to understand this with clarity.</w:t>
      </w:r>
    </w:p>
  </w:comment>
  <w:comment w:initials="MA" w:author="Mir Assadullah" w:date="2021-03-04T08:31:00Z" w:id="89">
    <w:p w:rsidR="00C80A1B" w:rsidRDefault="00C80A1B" w14:paraId="18796F82" w14:textId="5B810D51">
      <w:pPr>
        <w:pStyle w:val="CommentText"/>
      </w:pPr>
      <w:r>
        <w:rPr>
          <w:rStyle w:val="CommentReference"/>
        </w:rPr>
        <w:annotationRef/>
      </w:r>
      <w:r>
        <w:t>Good</w:t>
      </w:r>
    </w:p>
  </w:comment>
  <w:comment w:initials="TB" w:author="Thomas Barton" w:date="2021-03-06T16:18:41" w:id="615640550">
    <w:p w:rsidR="377D816E" w:rsidRDefault="377D816E" w14:paraId="48260598" w14:textId="5C775066">
      <w:pPr>
        <w:pStyle w:val="CommentText"/>
      </w:pPr>
      <w:r w:rsidR="377D816E">
        <w:rPr/>
        <w:t>Is this not End 2 end testing?</w:t>
      </w:r>
      <w:r>
        <w:rPr>
          <w:rStyle w:val="CommentReference"/>
        </w:rPr>
        <w:annotationRef/>
      </w:r>
    </w:p>
  </w:comment>
  <w:comment w:initials="AC" w:author="Anthony Cedeno" w:date="2021-03-09T22:57:20" w:id="451563069">
    <w:p w:rsidR="51E050D3" w:rsidRDefault="51E050D3" w14:paraId="639EF500" w14:textId="0B4768DD">
      <w:pPr>
        <w:pStyle w:val="CommentText"/>
      </w:pPr>
      <w:r w:rsidR="51E050D3">
        <w:rPr/>
        <w:t xml:space="preserve">I have rewritten this section entirely since I thought of aligning suspension and resumption criteria . </w:t>
      </w:r>
      <w:r>
        <w:rPr>
          <w:rStyle w:val="CommentReference"/>
        </w:rPr>
        <w:annotationRef/>
      </w:r>
    </w:p>
  </w:comment>
  <w:comment w:initials="AC" w:author="Anthony Cedeno" w:date="2021-03-14T20:03:08" w:id="735843810">
    <w:p w:rsidR="53A406BB" w:rsidRDefault="53A406BB" w14:paraId="3876F492" w14:textId="3256F4A3">
      <w:pPr>
        <w:pStyle w:val="CommentText"/>
      </w:pPr>
      <w:r w:rsidR="53A406BB">
        <w:rPr/>
        <w:t>removed due to change in design - will not use a database</w:t>
      </w:r>
      <w:r>
        <w:rPr>
          <w:rStyle w:val="CommentReference"/>
        </w:rPr>
        <w:annotationRef/>
      </w:r>
    </w:p>
  </w:comment>
  <w:comment w:initials="AC" w:author="Anthony Cedeno" w:date="2021-03-14T20:03:48" w:id="2128501675">
    <w:p w:rsidR="53A406BB" w:rsidRDefault="53A406BB" w14:paraId="0BD6F45C" w14:textId="6883D178">
      <w:pPr>
        <w:pStyle w:val="CommentText"/>
      </w:pPr>
      <w:r w:rsidR="53A406BB">
        <w:rPr/>
        <w:t>removed due to change in design - will not use a database</w:t>
      </w:r>
      <w:r>
        <w:rPr>
          <w:rStyle w:val="CommentReference"/>
        </w:rPr>
        <w:annotationRef/>
      </w:r>
    </w:p>
  </w:comment>
  <w:comment w:initials="AC" w:author="Anthony Cedeno" w:date="2021-03-14T20:13:42" w:id="119934421">
    <w:p w:rsidR="53A406BB" w:rsidRDefault="53A406BB" w14:paraId="40BD9A94" w14:textId="4D30AE00">
      <w:pPr>
        <w:pStyle w:val="CommentText"/>
      </w:pPr>
      <w:r w:rsidR="53A406BB">
        <w:rPr/>
        <w:t xml:space="preserve">just testing if this comment will also move. </w:t>
      </w:r>
      <w:r>
        <w:rPr>
          <w:rStyle w:val="CommentReference"/>
        </w:rPr>
        <w:annotationRef/>
      </w:r>
    </w:p>
  </w:comment>
  <w:comment w:initials="MA" w:author="Mir Assadullah" w:date="2021-03-04T08:11:00" w:id="1453925282">
    <w:p w:rsidR="53A406BB" w:rsidP="53A406BB" w:rsidRDefault="53A406BB" w14:paraId="451329EC" w14:textId="430316F6">
      <w:pPr>
        <w:pStyle w:val="CommentText"/>
      </w:pPr>
      <w:r w:rsidR="53A406BB">
        <w:rPr/>
        <w:t>A Test Plan could be part of the Quality Management Plan.</w:t>
      </w:r>
      <w:r>
        <w:rPr>
          <w:rStyle w:val="CommentReference"/>
        </w:rPr>
        <w:annotationRef/>
      </w:r>
    </w:p>
  </w:comment>
  <w:comment w:initials="MA" w:author="Mir Assadullah" w:date="2021-03-04T08:11:00" w:id="232000814">
    <w:p w:rsidR="53A406BB" w:rsidP="53A406BB" w:rsidRDefault="53A406BB" w14:paraId="3CBD4358" w14:textId="4A549BEC">
      <w:pPr>
        <w:pStyle w:val="CommentText"/>
      </w:pPr>
      <w:r w:rsidR="53A406BB">
        <w:rPr/>
        <w:t>What about overall system integration test? There should be a testing effort to test the components that you are developing with the components that Mobile Team is develop. Please coordinate with them to ensure the entire system operates without errors.</w:t>
      </w:r>
      <w:r>
        <w:rPr>
          <w:rStyle w:val="CommentReference"/>
        </w:rPr>
        <w:annotationRef/>
      </w:r>
    </w:p>
  </w:comment>
  <w:comment w:initials="MA" w:author="Mir Assadullah" w:date="2021-03-04T08:13:00" w:id="1242858576">
    <w:p w:rsidR="53A406BB" w:rsidP="53A406BB" w:rsidRDefault="53A406BB" w14:paraId="24271689" w14:textId="0B709D7A">
      <w:pPr>
        <w:pStyle w:val="CommentText"/>
      </w:pPr>
      <w:r w:rsidR="53A406BB">
        <w:rPr/>
        <w:t>Don’t</w:t>
      </w:r>
      <w:r w:rsidR="53A406BB">
        <w:rPr/>
        <w:t xml:space="preserve"> forget to test integration with the Mobile Team. Please bring it in-scope.</w:t>
      </w:r>
      <w:r>
        <w:rPr>
          <w:rStyle w:val="CommentReference"/>
        </w:rPr>
        <w:annotationRef/>
      </w:r>
    </w:p>
  </w:comment>
  <w:comment w:initials="TB" w:author="Thomas Barton" w:date="2021-03-06T16:18:41" w:id="39600134">
    <w:p w:rsidR="53A406BB" w:rsidP="53A406BB" w:rsidRDefault="53A406BB" w14:paraId="04B81307" w14:textId="5C775066">
      <w:pPr>
        <w:pStyle w:val="CommentText"/>
      </w:pPr>
      <w:r w:rsidR="53A406BB">
        <w:rPr/>
        <w:t>Is this not End 2 end testing?</w:t>
      </w:r>
      <w:r>
        <w:rPr>
          <w:rStyle w:val="CommentReference"/>
        </w:rPr>
        <w:annotationRef/>
      </w:r>
    </w:p>
  </w:comment>
  <w:comment w:initials="MA" w:author="Mir Assadullah" w:date="2021-03-04T08:15:00" w:id="1138759736">
    <w:p w:rsidR="53A406BB" w:rsidP="53A406BB" w:rsidRDefault="53A406BB" w14:paraId="3210B304" w14:textId="433B3E0D">
      <w:pPr>
        <w:pStyle w:val="CommentText"/>
      </w:pPr>
      <w:r w:rsidR="53A406BB">
        <w:rPr/>
        <w:t>Good!</w:t>
      </w:r>
      <w:r>
        <w:rPr>
          <w:rStyle w:val="CommentReference"/>
        </w:rPr>
        <w:annotationRef/>
      </w:r>
    </w:p>
  </w:comment>
  <w:comment w:initials="MA" w:author="Mir Assadullah" w:date="2021-03-04T08:18:00" w:id="2130420536">
    <w:p w:rsidR="53A406BB" w:rsidP="53A406BB" w:rsidRDefault="53A406BB" w14:paraId="4937A876" w14:textId="682BAB52">
      <w:pPr>
        <w:pStyle w:val="CommentText"/>
      </w:pPr>
      <w:r w:rsidR="53A406BB">
        <w:rPr/>
        <w:t>Good!</w:t>
      </w:r>
      <w:r>
        <w:rPr>
          <w:rStyle w:val="CommentReference"/>
        </w:rPr>
        <w:annotationRef/>
      </w:r>
    </w:p>
  </w:comment>
  <w:comment w:initials="AC" w:author="Anthony Cedeno" w:date="2021-03-09T22:57:20" w:id="1414885516">
    <w:p w:rsidR="53A406BB" w:rsidP="53A406BB" w:rsidRDefault="53A406BB" w14:paraId="73203440" w14:textId="0B4768DD">
      <w:pPr>
        <w:pStyle w:val="CommentText"/>
      </w:pPr>
      <w:r w:rsidR="53A406BB">
        <w:rPr/>
        <w:t xml:space="preserve">I have rewritten this section entirely since I thought of aligning suspension and resumption criteria . </w:t>
      </w:r>
      <w:r>
        <w:rPr>
          <w:rStyle w:val="CommentReference"/>
        </w:rPr>
        <w:annotationRef/>
      </w:r>
    </w:p>
  </w:comment>
  <w:comment w:initials="MA" w:author="Mir Assadullah" w:date="2021-03-04T08:31:00" w:id="1485029240">
    <w:p w:rsidR="53A406BB" w:rsidP="53A406BB" w:rsidRDefault="53A406BB" w14:paraId="4E6A14A9" w14:textId="5B810D51">
      <w:pPr>
        <w:pStyle w:val="CommentText"/>
      </w:pPr>
      <w:r w:rsidR="53A406BB">
        <w:rPr/>
        <w:t>Good</w:t>
      </w:r>
      <w:r>
        <w:rPr>
          <w:rStyle w:val="CommentReference"/>
        </w:rPr>
        <w:annotationRef/>
      </w:r>
    </w:p>
  </w:comment>
  <w:comment w:initials="AC" w:author="Anthony Cedeno" w:date="2021-03-14T20:13:42" w:id="708249801">
    <w:p w:rsidR="53A406BB" w:rsidRDefault="53A406BB" w14:paraId="5760888B" w14:textId="4D30AE00">
      <w:pPr>
        <w:pStyle w:val="CommentText"/>
      </w:pPr>
      <w:r w:rsidR="53A406BB">
        <w:rPr/>
        <w:t xml:space="preserve">just testing if this comment will also move. </w:t>
      </w:r>
      <w:r>
        <w:rPr>
          <w:rStyle w:val="CommentReference"/>
        </w:rPr>
        <w:annotationRef/>
      </w:r>
    </w:p>
  </w:comment>
  <w:comment w:initials="AC" w:author="Anthony Cedeno" w:date="2021-03-15T10:57:27" w:id="176767214">
    <w:p w:rsidR="72921540" w:rsidRDefault="72921540" w14:paraId="26C5F12C" w14:textId="52FCFC0A">
      <w:pPr>
        <w:pStyle w:val="CommentText"/>
      </w:pPr>
      <w:r w:rsidR="72921540">
        <w:rPr/>
        <w:t xml:space="preserve">As we progress towards the delivery of the product, more test cases may be planned to be included in this test plan. These will require approval from Lead Developer and the Development Team.    Note that test cases have decreased from the previous as a result of the overall-redesign to use Google Docs.  </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47EE8617"/>
  <w15:commentEx w15:done="0" w15:paraId="6894A10C"/>
  <w15:commentEx w15:done="0" w15:paraId="2AEE76EA"/>
  <w15:commentEx w15:done="0" w15:paraId="7A560804"/>
  <w15:commentEx w15:done="0" w15:paraId="52C83EA1"/>
  <w15:commentEx w15:done="0" w15:paraId="030EF620"/>
  <w15:commentEx w15:done="0" w15:paraId="6E584EEA"/>
  <w15:commentEx w15:done="0" w15:paraId="47257E6A"/>
  <w15:commentEx w15:done="0" w15:paraId="56EC8F8B"/>
  <w15:commentEx w15:done="0" w15:paraId="7E691F19"/>
  <w15:commentEx w15:done="0" w15:paraId="4A207E50"/>
  <w15:commentEx w15:done="0" w15:paraId="1DB1D2ED"/>
  <w15:commentEx w15:done="0" w15:paraId="18796F82"/>
  <w15:commentEx w15:done="0" w15:paraId="48260598" w15:paraIdParent="2AEE76EA"/>
  <w15:commentEx w15:done="0" w15:paraId="639EF500"/>
  <w15:commentEx w15:done="0" w15:paraId="3876F492"/>
  <w15:commentEx w15:done="0" w15:paraId="0BD6F45C"/>
  <w15:commentEx w15:done="0" w15:paraId="40BD9A94"/>
  <w15:commentEx w15:paraId="451329EC"/>
  <w15:commentEx w15:paraId="3CBD4358"/>
  <w15:commentEx w15:paraId="24271689"/>
  <w15:commentEx w15:paraId="04B81307" w15:paraIdParent="24271689"/>
  <w15:commentEx w15:paraId="3210B304"/>
  <w15:commentEx w15:paraId="4937A876"/>
  <w15:commentEx w15:paraId="73203440"/>
  <w15:commentEx w15:paraId="4E6A14A9"/>
  <w15:commentEx w15:done="0" w15:paraId="5760888B"/>
  <w15:commentEx w15:done="0" w15:paraId="26C5F12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3EB1497" w16cex:dateUtc="2021-03-04T13:11:00Z"/>
  <w16cex:commentExtensible w16cex:durableId="23EB14C0" w16cex:dateUtc="2021-03-04T13:11:00Z"/>
  <w16cex:commentExtensible w16cex:durableId="23EB1511" w16cex:dateUtc="2021-03-04T13:13:00Z"/>
  <w16cex:commentExtensible w16cex:durableId="23EB1584" w16cex:dateUtc="2021-03-04T13:15:00Z"/>
  <w16cex:commentExtensible w16cex:durableId="23EB15D3" w16cex:dateUtc="2021-03-04T13:16:00Z"/>
  <w16cex:commentExtensible w16cex:durableId="23EB166A" w16cex:dateUtc="2021-03-04T13:18:00Z"/>
  <w16cex:commentExtensible w16cex:durableId="23EB182B" w16cex:dateUtc="2021-03-04T13:26:00Z"/>
  <w16cex:commentExtensible w16cex:durableId="23EB1832" w16cex:dateUtc="2021-03-04T13:26:00Z"/>
  <w16cex:commentExtensible w16cex:durableId="23EB1840" w16cex:dateUtc="2021-03-04T13:26:00Z"/>
  <w16cex:commentExtensible w16cex:durableId="23EB1853" w16cex:dateUtc="2021-03-04T13:26:00Z"/>
  <w16cex:commentExtensible w16cex:durableId="23EB1869" w16cex:dateUtc="2021-03-04T13:27:00Z"/>
  <w16cex:commentExtensible w16cex:durableId="23EB18A8" w16cex:dateUtc="2021-03-04T13:28:00Z"/>
  <w16cex:commentExtensible w16cex:durableId="23EB1974" w16cex:dateUtc="2021-03-04T13:31:00Z"/>
  <w16cex:commentExtensible w16cex:durableId="2763FED1" w16cex:dateUtc="2021-03-06T21:18:41.922Z"/>
  <w16cex:commentExtensible w16cex:durableId="069BBA00" w16cex:dateUtc="2021-03-09T12:57:20.355Z"/>
  <w16cex:commentExtensible w16cex:durableId="5B78E891" w16cex:dateUtc="2021-03-14T10:03:08.82Z"/>
  <w16cex:commentExtensible w16cex:durableId="58A3C763" w16cex:dateUtc="2021-03-14T10:03:48.29Z"/>
  <w16cex:commentExtensible w16cex:durableId="0DB5C46E" w16cex:dateUtc="2021-03-14T10:13:42.946Z"/>
  <w16cex:commentExtensible w16cex:durableId="6C5E6324" w16cex:dateUtc="2021-03-04T13:11:00Z"/>
  <w16cex:commentExtensible w16cex:durableId="3EE85828" w16cex:dateUtc="2021-03-04T13:11:00Z"/>
  <w16cex:commentExtensible w16cex:durableId="536EDFF7" w16cex:dateUtc="2021-03-04T13:13:00Z"/>
  <w16cex:commentExtensible w16cex:durableId="26B33001" w16cex:dateUtc="2021-03-06T21:18:41.922Z"/>
  <w16cex:commentExtensible w16cex:durableId="3C234E40" w16cex:dateUtc="2021-03-04T13:15:00Z"/>
  <w16cex:commentExtensible w16cex:durableId="3A6F5307" w16cex:dateUtc="2021-03-15T00:57:27.996Z"/>
  <w16cex:commentExtensible w16cex:durableId="6E8F0638" w16cex:dateUtc="2021-03-04T13:18:00Z"/>
  <w16cex:commentExtensible w16cex:durableId="559A8055" w16cex:dateUtc="2021-03-09T12:57:20.355Z"/>
  <w16cex:commentExtensible w16cex:durableId="26117D34" w16cex:dateUtc="2021-03-04T13:31:00Z"/>
  <w16cex:commentExtensible w16cex:durableId="2F15814C" w16cex:dateUtc="2021-03-14T10:13:42.946Z"/>
</w16cex:commentsExtensible>
</file>

<file path=word/commentsIds.xml><?xml version="1.0" encoding="utf-8"?>
<w16cid:commentsIds xmlns:mc="http://schemas.openxmlformats.org/markup-compatibility/2006" xmlns:w16cid="http://schemas.microsoft.com/office/word/2016/wordml/cid" mc:Ignorable="w16cid">
  <w16cid:commentId w16cid:paraId="47EE8617" w16cid:durableId="23EB1497"/>
  <w16cid:commentId w16cid:paraId="6894A10C" w16cid:durableId="23EB14C0"/>
  <w16cid:commentId w16cid:paraId="2AEE76EA" w16cid:durableId="23EB1511"/>
  <w16cid:commentId w16cid:paraId="7A560804" w16cid:durableId="23EB1584"/>
  <w16cid:commentId w16cid:paraId="52C83EA1" w16cid:durableId="23EB15D3"/>
  <w16cid:commentId w16cid:paraId="030EF620" w16cid:durableId="23EB166A"/>
  <w16cid:commentId w16cid:paraId="6E584EEA" w16cid:durableId="23EB182B"/>
  <w16cid:commentId w16cid:paraId="47257E6A" w16cid:durableId="23EB1832"/>
  <w16cid:commentId w16cid:paraId="56EC8F8B" w16cid:durableId="23EB1840"/>
  <w16cid:commentId w16cid:paraId="7E691F19" w16cid:durableId="23EB1853"/>
  <w16cid:commentId w16cid:paraId="4A207E50" w16cid:durableId="23EB1869"/>
  <w16cid:commentId w16cid:paraId="1DB1D2ED" w16cid:durableId="23EB18A8"/>
  <w16cid:commentId w16cid:paraId="18796F82" w16cid:durableId="23EB1974"/>
  <w16cid:commentId w16cid:paraId="48260598" w16cid:durableId="2763FED1"/>
  <w16cid:commentId w16cid:paraId="639EF500" w16cid:durableId="069BBA00"/>
  <w16cid:commentId w16cid:paraId="3876F492" w16cid:durableId="5B78E891"/>
  <w16cid:commentId w16cid:paraId="0BD6F45C" w16cid:durableId="58A3C763"/>
  <w16cid:commentId w16cid:paraId="40BD9A94" w16cid:durableId="0DB5C46E"/>
  <w16cid:commentId w16cid:paraId="451329EC" w16cid:durableId="6C5E6324"/>
  <w16cid:commentId w16cid:paraId="3CBD4358" w16cid:durableId="3EE85828"/>
  <w16cid:commentId w16cid:paraId="24271689" w16cid:durableId="536EDFF7"/>
  <w16cid:commentId w16cid:paraId="04B81307" w16cid:durableId="26B33001"/>
  <w16cid:commentId w16cid:paraId="3210B304" w16cid:durableId="3C234E40"/>
  <w16cid:commentId w16cid:paraId="4937A876" w16cid:durableId="6E8F0638"/>
  <w16cid:commentId w16cid:paraId="73203440" w16cid:durableId="559A8055"/>
  <w16cid:commentId w16cid:paraId="4E6A14A9" w16cid:durableId="26117D34"/>
  <w16cid:commentId w16cid:paraId="5760888B" w16cid:durableId="2F15814C"/>
  <w16cid:commentId w16cid:paraId="26C5F12C" w16cid:durableId="3A6F53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70E44" w:rsidRDefault="00D70E44" w14:paraId="2B0DC5E5" w14:textId="77777777">
      <w:r>
        <w:separator/>
      </w:r>
    </w:p>
  </w:endnote>
  <w:endnote w:type="continuationSeparator" w:id="0">
    <w:p w:rsidR="00D70E44" w:rsidRDefault="00D70E44" w14:paraId="6C666C83" w14:textId="77777777">
      <w:r>
        <w:continuationSeparator/>
      </w:r>
    </w:p>
  </w:endnote>
  <w:endnote w:type="continuationNotice" w:id="1">
    <w:p w:rsidR="00D70E44" w:rsidRDefault="00D70E44" w14:paraId="176C7C0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D42A1" w:rsidTr="40CB8A24" w14:paraId="6B62F1B3" w14:textId="77777777">
      <w:tc>
        <w:tcPr>
          <w:tcW w:w="3120" w:type="dxa"/>
        </w:tcPr>
        <w:p w:rsidR="00ED42A1" w:rsidP="40CB8A24" w:rsidRDefault="00ED42A1" w14:paraId="02F2C34E" w14:textId="77777777">
          <w:pPr>
            <w:pStyle w:val="Header"/>
            <w:ind w:left="-115"/>
          </w:pPr>
        </w:p>
      </w:tc>
      <w:tc>
        <w:tcPr>
          <w:tcW w:w="3120" w:type="dxa"/>
        </w:tcPr>
        <w:p w:rsidR="00ED42A1" w:rsidP="40CB8A24" w:rsidRDefault="00ED42A1" w14:paraId="680A4E5D" w14:textId="77777777">
          <w:pPr>
            <w:pStyle w:val="Header"/>
            <w:jc w:val="center"/>
          </w:pPr>
        </w:p>
      </w:tc>
      <w:tc>
        <w:tcPr>
          <w:tcW w:w="3120" w:type="dxa"/>
        </w:tcPr>
        <w:p w:rsidR="00ED42A1" w:rsidP="40CB8A24" w:rsidRDefault="00ED42A1" w14:paraId="19219836" w14:textId="77777777">
          <w:pPr>
            <w:pStyle w:val="Header"/>
            <w:ind w:right="-115"/>
            <w:jc w:val="right"/>
          </w:pPr>
        </w:p>
      </w:tc>
    </w:tr>
  </w:tbl>
  <w:p w:rsidR="00ED42A1" w:rsidP="40CB8A24" w:rsidRDefault="00ED42A1" w14:paraId="296FEF7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ED42A1" w:rsidTr="40CB8A24" w14:paraId="3A0FF5F2" w14:textId="77777777">
      <w:tc>
        <w:tcPr>
          <w:tcW w:w="3120" w:type="dxa"/>
        </w:tcPr>
        <w:p w:rsidR="00ED42A1" w:rsidP="40CB8A24" w:rsidRDefault="00ED42A1" w14:paraId="5630AD66" w14:textId="77777777">
          <w:pPr>
            <w:pStyle w:val="Header"/>
            <w:ind w:left="-115"/>
          </w:pPr>
        </w:p>
      </w:tc>
      <w:tc>
        <w:tcPr>
          <w:tcW w:w="3120" w:type="dxa"/>
        </w:tcPr>
        <w:p w:rsidR="00ED42A1" w:rsidP="40CB8A24" w:rsidRDefault="00ED42A1" w14:paraId="61829076" w14:textId="77777777">
          <w:pPr>
            <w:pStyle w:val="Header"/>
            <w:jc w:val="center"/>
          </w:pPr>
        </w:p>
      </w:tc>
      <w:tc>
        <w:tcPr>
          <w:tcW w:w="3120" w:type="dxa"/>
        </w:tcPr>
        <w:p w:rsidR="00ED42A1" w:rsidP="40CB8A24" w:rsidRDefault="00ED42A1" w14:paraId="2BA226A1" w14:textId="77777777">
          <w:pPr>
            <w:pStyle w:val="Header"/>
            <w:ind w:right="-115"/>
            <w:jc w:val="right"/>
          </w:pPr>
        </w:p>
      </w:tc>
    </w:tr>
  </w:tbl>
  <w:p w:rsidR="00ED42A1" w:rsidP="40CB8A24" w:rsidRDefault="00ED42A1" w14:paraId="17AD93B2"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70E44" w:rsidRDefault="00D70E44" w14:paraId="06332DE5" w14:textId="77777777">
      <w:r>
        <w:separator/>
      </w:r>
    </w:p>
  </w:footnote>
  <w:footnote w:type="continuationSeparator" w:id="0">
    <w:p w:rsidR="00D70E44" w:rsidRDefault="00D70E44" w14:paraId="303CEF28" w14:textId="77777777">
      <w:r>
        <w:continuationSeparator/>
      </w:r>
    </w:p>
  </w:footnote>
  <w:footnote w:type="continuationNotice" w:id="1">
    <w:p w:rsidR="00D70E44" w:rsidRDefault="00D70E44" w14:paraId="6665DA30"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74719775"/>
      <w:docPartObj>
        <w:docPartGallery w:val="Page Numbers (Top of Page)"/>
        <w:docPartUnique/>
      </w:docPartObj>
    </w:sdtPr>
    <w:sdtEndPr>
      <w:rPr>
        <w:rStyle w:val="PageNumber"/>
      </w:rPr>
    </w:sdtEndPr>
    <w:sdtContent>
      <w:p w:rsidR="00ED42A1" w:rsidP="00621002" w:rsidRDefault="00ED42A1" w14:paraId="415DF108" w14:textId="02815D24">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D42A1" w:rsidP="00DC0A9D" w:rsidRDefault="00ED42A1" w14:paraId="64DB050F"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40293487"/>
      <w:docPartObj>
        <w:docPartGallery w:val="Page Numbers (Top of Page)"/>
        <w:docPartUnique/>
      </w:docPartObj>
    </w:sdtPr>
    <w:sdtEndPr>
      <w:rPr>
        <w:rStyle w:val="PageNumber"/>
      </w:rPr>
    </w:sdtEndPr>
    <w:sdtContent>
      <w:p w:rsidR="00ED42A1" w:rsidP="00621002" w:rsidRDefault="00ED42A1" w14:paraId="559BD018" w14:textId="776E56EC">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tbl>
    <w:tblPr>
      <w:tblW w:w="8820" w:type="dxa"/>
      <w:tblLayout w:type="fixed"/>
      <w:tblLook w:val="06A0" w:firstRow="1" w:lastRow="0" w:firstColumn="1" w:lastColumn="0" w:noHBand="1" w:noVBand="1"/>
    </w:tblPr>
    <w:tblGrid>
      <w:gridCol w:w="7650"/>
      <w:gridCol w:w="1170"/>
    </w:tblGrid>
    <w:tr w:rsidR="00ED42A1" w:rsidTr="377D816E" w14:paraId="1D3A2A5C" w14:textId="77777777">
      <w:tc>
        <w:tcPr>
          <w:tcW w:w="7650" w:type="dxa"/>
          <w:tcMar/>
        </w:tcPr>
        <w:p w:rsidR="00ED42A1" w:rsidP="377D816E" w:rsidRDefault="00ED42A1" w14:paraId="02A56313" w14:textId="50CB0559">
          <w:pPr>
            <w:pStyle w:val="Header"/>
            <w:bidi w:val="0"/>
            <w:spacing w:before="0" w:beforeAutospacing="off" w:after="0" w:afterAutospacing="off" w:line="259" w:lineRule="auto"/>
            <w:ind w:left="-115" w:right="360"/>
            <w:jc w:val="left"/>
            <w:rPr>
              <w:rFonts w:ascii="Times New Roman" w:hAnsi="Times New Roman" w:eastAsia="Times New Roman" w:cs="Times New Roman"/>
            </w:rPr>
            <w:pPrChange w:author="Thomas Barton" w:date="2021-03-05T02:27:41.758Z">
              <w:pPr>
                <w:pStyle w:val="Header"/>
                <w:spacing w:line="259" w:lineRule="auto"/>
                <w:ind w:left="-115" w:right="360"/>
              </w:pPr>
            </w:pPrChange>
          </w:pPr>
          <w:del w:author="Thomas Barton" w:date="2021-03-05T02:27:41.692Z" w:id="866064716">
            <w:r w:rsidRPr="377D816E" w:rsidDel="377D816E">
              <w:rPr>
                <w:rFonts w:ascii="Times New Roman" w:hAnsi="Times New Roman" w:eastAsia="Times New Roman" w:cs="Times New Roman"/>
              </w:rPr>
              <w:delText>FormBot</w:delText>
            </w:r>
          </w:del>
          <w:ins w:author="Thomas Barton" w:date="2021-03-06T20:41:34.343Z" w:id="1678584069">
            <w:r w:rsidRPr="377D816E" w:rsidR="377D816E">
              <w:rPr>
                <w:rFonts w:ascii="Times New Roman" w:hAnsi="Times New Roman" w:eastAsia="Times New Roman" w:cs="Times New Roman"/>
              </w:rPr>
              <w:t>Form Scriber</w:t>
            </w:r>
          </w:ins>
        </w:p>
      </w:tc>
      <w:tc>
        <w:tcPr>
          <w:tcW w:w="1170" w:type="dxa"/>
          <w:tcMar/>
        </w:tcPr>
        <w:p w:rsidR="00ED42A1" w:rsidP="40CB8A24" w:rsidRDefault="00ED42A1" w14:paraId="6A4730AE" w14:textId="5D4582E6">
          <w:pPr>
            <w:pStyle w:val="Header"/>
            <w:ind w:right="-115"/>
            <w:jc w:val="right"/>
          </w:pPr>
        </w:p>
      </w:tc>
    </w:tr>
  </w:tbl>
  <w:p w:rsidR="00ED42A1" w:rsidP="00DA415A" w:rsidRDefault="00ED42A1" w14:paraId="637805D2"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Layout w:type="fixed"/>
      <w:tblLook w:val="06A0" w:firstRow="1" w:lastRow="0" w:firstColumn="1" w:lastColumn="0" w:noHBand="1" w:noVBand="1"/>
    </w:tblPr>
    <w:tblGrid>
      <w:gridCol w:w="9720"/>
    </w:tblGrid>
    <w:tr w:rsidR="00ED42A1" w:rsidTr="377D816E" w14:paraId="2CE17CBD" w14:textId="77777777">
      <w:tc>
        <w:tcPr>
          <w:tcW w:w="9720" w:type="dxa"/>
          <w:tcMar/>
        </w:tcPr>
        <w:p w:rsidR="00ED42A1" w:rsidP="40CB8A24" w:rsidRDefault="00ED42A1" w14:paraId="1E030566" w14:textId="28499175">
          <w:pPr>
            <w:pStyle w:val="Header"/>
            <w:ind w:left="-115"/>
            <w:rPr>
              <w:rFonts w:ascii="Times New Roman" w:hAnsi="Times New Roman" w:eastAsia="Times New Roman" w:cs="Times New Roman"/>
            </w:rPr>
          </w:pPr>
          <w:r w:rsidRPr="377D816E" w:rsidR="377D816E">
            <w:rPr>
              <w:rFonts w:ascii="Times New Roman" w:hAnsi="Times New Roman" w:eastAsia="Times New Roman" w:cs="Times New Roman"/>
            </w:rPr>
            <w:t xml:space="preserve">Running Head: </w:t>
          </w:r>
          <w:del w:author="Thomas Barton" w:date="2021-03-05T02:27:31.788Z" w:id="1392451235">
            <w:r w:rsidRPr="377D816E" w:rsidDel="377D816E">
              <w:rPr>
                <w:rFonts w:ascii="Times New Roman" w:hAnsi="Times New Roman" w:eastAsia="Times New Roman" w:cs="Times New Roman"/>
              </w:rPr>
              <w:delText>FormBot</w:delText>
            </w:r>
          </w:del>
          <w:ins w:author="Thomas Barton" w:date="2021-03-06T20:41:34.345Z" w:id="2070068185">
            <w:r w:rsidRPr="377D816E" w:rsidR="377D816E">
              <w:rPr>
                <w:rFonts w:ascii="Times New Roman" w:hAnsi="Times New Roman" w:eastAsia="Times New Roman" w:cs="Times New Roman"/>
              </w:rPr>
              <w:t>Form Scriber</w:t>
            </w:r>
          </w:ins>
        </w:p>
      </w:tc>
    </w:tr>
  </w:tbl>
  <w:p w:rsidR="00ED42A1" w:rsidP="40CB8A24" w:rsidRDefault="00ED42A1" w14:paraId="2DBF0D7D"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DA259E"/>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411373F"/>
    <w:multiLevelType w:val="hybridMultilevel"/>
    <w:tmpl w:val="5D760E7C"/>
    <w:lvl w:ilvl="0" w:tplc="FC2CE4D6">
      <w:start w:val="1"/>
      <w:numFmt w:val="bullet"/>
      <w:lvlText w:val=""/>
      <w:lvlJc w:val="left"/>
      <w:pPr>
        <w:ind w:left="720" w:hanging="360"/>
      </w:pPr>
      <w:rPr>
        <w:rFonts w:hint="default" w:ascii="Symbol" w:hAnsi="Symbol"/>
      </w:rPr>
    </w:lvl>
    <w:lvl w:ilvl="1" w:tplc="9A52EBF2">
      <w:start w:val="1"/>
      <w:numFmt w:val="bullet"/>
      <w:lvlText w:val="o"/>
      <w:lvlJc w:val="left"/>
      <w:pPr>
        <w:ind w:left="1440" w:hanging="360"/>
      </w:pPr>
      <w:rPr>
        <w:rFonts w:hint="default" w:ascii="Courier New" w:hAnsi="Courier New"/>
      </w:rPr>
    </w:lvl>
    <w:lvl w:ilvl="2" w:tplc="5DAC0AEC">
      <w:start w:val="1"/>
      <w:numFmt w:val="bullet"/>
      <w:lvlText w:val=""/>
      <w:lvlJc w:val="left"/>
      <w:pPr>
        <w:ind w:left="2160" w:hanging="360"/>
      </w:pPr>
      <w:rPr>
        <w:rFonts w:hint="default" w:ascii="Wingdings" w:hAnsi="Wingdings"/>
      </w:rPr>
    </w:lvl>
    <w:lvl w:ilvl="3" w:tplc="7188F5F0">
      <w:start w:val="1"/>
      <w:numFmt w:val="bullet"/>
      <w:lvlText w:val=""/>
      <w:lvlJc w:val="left"/>
      <w:pPr>
        <w:ind w:left="2880" w:hanging="360"/>
      </w:pPr>
      <w:rPr>
        <w:rFonts w:hint="default" w:ascii="Symbol" w:hAnsi="Symbol"/>
      </w:rPr>
    </w:lvl>
    <w:lvl w:ilvl="4" w:tplc="80D05174">
      <w:start w:val="1"/>
      <w:numFmt w:val="bullet"/>
      <w:lvlText w:val="o"/>
      <w:lvlJc w:val="left"/>
      <w:pPr>
        <w:ind w:left="3600" w:hanging="360"/>
      </w:pPr>
      <w:rPr>
        <w:rFonts w:hint="default" w:ascii="Courier New" w:hAnsi="Courier New"/>
      </w:rPr>
    </w:lvl>
    <w:lvl w:ilvl="5" w:tplc="416E74CC">
      <w:start w:val="1"/>
      <w:numFmt w:val="bullet"/>
      <w:lvlText w:val=""/>
      <w:lvlJc w:val="left"/>
      <w:pPr>
        <w:ind w:left="4320" w:hanging="360"/>
      </w:pPr>
      <w:rPr>
        <w:rFonts w:hint="default" w:ascii="Wingdings" w:hAnsi="Wingdings"/>
      </w:rPr>
    </w:lvl>
    <w:lvl w:ilvl="6" w:tplc="2B32976E">
      <w:start w:val="1"/>
      <w:numFmt w:val="bullet"/>
      <w:lvlText w:val=""/>
      <w:lvlJc w:val="left"/>
      <w:pPr>
        <w:ind w:left="5040" w:hanging="360"/>
      </w:pPr>
      <w:rPr>
        <w:rFonts w:hint="default" w:ascii="Symbol" w:hAnsi="Symbol"/>
      </w:rPr>
    </w:lvl>
    <w:lvl w:ilvl="7" w:tplc="D840C108">
      <w:start w:val="1"/>
      <w:numFmt w:val="bullet"/>
      <w:lvlText w:val="o"/>
      <w:lvlJc w:val="left"/>
      <w:pPr>
        <w:ind w:left="5760" w:hanging="360"/>
      </w:pPr>
      <w:rPr>
        <w:rFonts w:hint="default" w:ascii="Courier New" w:hAnsi="Courier New"/>
      </w:rPr>
    </w:lvl>
    <w:lvl w:ilvl="8" w:tplc="F74834B4">
      <w:start w:val="1"/>
      <w:numFmt w:val="bullet"/>
      <w:lvlText w:val=""/>
      <w:lvlJc w:val="left"/>
      <w:pPr>
        <w:ind w:left="6480" w:hanging="360"/>
      </w:pPr>
      <w:rPr>
        <w:rFonts w:hint="default" w:ascii="Wingdings" w:hAnsi="Wingdings"/>
      </w:rPr>
    </w:lvl>
  </w:abstractNum>
  <w:abstractNum w:abstractNumId="2" w15:restartNumberingAfterBreak="0">
    <w:nsid w:val="0B475E20"/>
    <w:multiLevelType w:val="hybridMultilevel"/>
    <w:tmpl w:val="FFFFFFFF"/>
    <w:lvl w:ilvl="0" w:tplc="57CE02FE">
      <w:start w:val="1"/>
      <w:numFmt w:val="bullet"/>
      <w:lvlText w:val=""/>
      <w:lvlJc w:val="left"/>
      <w:pPr>
        <w:ind w:left="720" w:hanging="360"/>
      </w:pPr>
      <w:rPr>
        <w:rFonts w:hint="default" w:ascii="Symbol" w:hAnsi="Symbol"/>
      </w:rPr>
    </w:lvl>
    <w:lvl w:ilvl="1" w:tplc="148C9006">
      <w:start w:val="1"/>
      <w:numFmt w:val="bullet"/>
      <w:lvlText w:val="o"/>
      <w:lvlJc w:val="left"/>
      <w:pPr>
        <w:ind w:left="1440" w:hanging="360"/>
      </w:pPr>
      <w:rPr>
        <w:rFonts w:hint="default" w:ascii="Courier New" w:hAnsi="Courier New"/>
      </w:rPr>
    </w:lvl>
    <w:lvl w:ilvl="2" w:tplc="D48A5898">
      <w:start w:val="1"/>
      <w:numFmt w:val="bullet"/>
      <w:lvlText w:val=""/>
      <w:lvlJc w:val="left"/>
      <w:pPr>
        <w:ind w:left="2160" w:hanging="360"/>
      </w:pPr>
      <w:rPr>
        <w:rFonts w:hint="default" w:ascii="Wingdings" w:hAnsi="Wingdings"/>
      </w:rPr>
    </w:lvl>
    <w:lvl w:ilvl="3" w:tplc="2482F814">
      <w:start w:val="1"/>
      <w:numFmt w:val="bullet"/>
      <w:lvlText w:val=""/>
      <w:lvlJc w:val="left"/>
      <w:pPr>
        <w:ind w:left="2880" w:hanging="360"/>
      </w:pPr>
      <w:rPr>
        <w:rFonts w:hint="default" w:ascii="Symbol" w:hAnsi="Symbol"/>
      </w:rPr>
    </w:lvl>
    <w:lvl w:ilvl="4" w:tplc="E3AE2358">
      <w:start w:val="1"/>
      <w:numFmt w:val="bullet"/>
      <w:lvlText w:val="o"/>
      <w:lvlJc w:val="left"/>
      <w:pPr>
        <w:ind w:left="3600" w:hanging="360"/>
      </w:pPr>
      <w:rPr>
        <w:rFonts w:hint="default" w:ascii="Courier New" w:hAnsi="Courier New"/>
      </w:rPr>
    </w:lvl>
    <w:lvl w:ilvl="5" w:tplc="42506B34">
      <w:start w:val="1"/>
      <w:numFmt w:val="bullet"/>
      <w:lvlText w:val=""/>
      <w:lvlJc w:val="left"/>
      <w:pPr>
        <w:ind w:left="4320" w:hanging="360"/>
      </w:pPr>
      <w:rPr>
        <w:rFonts w:hint="default" w:ascii="Wingdings" w:hAnsi="Wingdings"/>
      </w:rPr>
    </w:lvl>
    <w:lvl w:ilvl="6" w:tplc="11AC3C1C">
      <w:start w:val="1"/>
      <w:numFmt w:val="bullet"/>
      <w:lvlText w:val=""/>
      <w:lvlJc w:val="left"/>
      <w:pPr>
        <w:ind w:left="5040" w:hanging="360"/>
      </w:pPr>
      <w:rPr>
        <w:rFonts w:hint="default" w:ascii="Symbol" w:hAnsi="Symbol"/>
      </w:rPr>
    </w:lvl>
    <w:lvl w:ilvl="7" w:tplc="61AEC9EE">
      <w:start w:val="1"/>
      <w:numFmt w:val="bullet"/>
      <w:lvlText w:val="o"/>
      <w:lvlJc w:val="left"/>
      <w:pPr>
        <w:ind w:left="5760" w:hanging="360"/>
      </w:pPr>
      <w:rPr>
        <w:rFonts w:hint="default" w:ascii="Courier New" w:hAnsi="Courier New"/>
      </w:rPr>
    </w:lvl>
    <w:lvl w:ilvl="8" w:tplc="4DA8B4DE">
      <w:start w:val="1"/>
      <w:numFmt w:val="bullet"/>
      <w:lvlText w:val=""/>
      <w:lvlJc w:val="left"/>
      <w:pPr>
        <w:ind w:left="6480" w:hanging="360"/>
      </w:pPr>
      <w:rPr>
        <w:rFonts w:hint="default" w:ascii="Wingdings" w:hAnsi="Wingdings"/>
      </w:rPr>
    </w:lvl>
  </w:abstractNum>
  <w:abstractNum w:abstractNumId="3" w15:restartNumberingAfterBreak="0">
    <w:nsid w:val="13055F05"/>
    <w:multiLevelType w:val="hybridMultilevel"/>
    <w:tmpl w:val="FFFFFFFF"/>
    <w:lvl w:ilvl="0" w:tplc="0C3462B6">
      <w:start w:val="1"/>
      <w:numFmt w:val="bullet"/>
      <w:lvlText w:val=""/>
      <w:lvlJc w:val="left"/>
      <w:pPr>
        <w:ind w:left="720" w:hanging="360"/>
      </w:pPr>
      <w:rPr>
        <w:rFonts w:hint="default" w:ascii="Symbol" w:hAnsi="Symbol"/>
      </w:rPr>
    </w:lvl>
    <w:lvl w:ilvl="1" w:tplc="74C2C74A">
      <w:start w:val="1"/>
      <w:numFmt w:val="bullet"/>
      <w:lvlText w:val="o"/>
      <w:lvlJc w:val="left"/>
      <w:pPr>
        <w:ind w:left="1440" w:hanging="360"/>
      </w:pPr>
      <w:rPr>
        <w:rFonts w:hint="default" w:ascii="Courier New" w:hAnsi="Courier New"/>
      </w:rPr>
    </w:lvl>
    <w:lvl w:ilvl="2" w:tplc="0F1E3D32">
      <w:start w:val="1"/>
      <w:numFmt w:val="bullet"/>
      <w:lvlText w:val=""/>
      <w:lvlJc w:val="left"/>
      <w:pPr>
        <w:ind w:left="2160" w:hanging="360"/>
      </w:pPr>
      <w:rPr>
        <w:rFonts w:hint="default" w:ascii="Wingdings" w:hAnsi="Wingdings"/>
      </w:rPr>
    </w:lvl>
    <w:lvl w:ilvl="3" w:tplc="FE828660">
      <w:start w:val="1"/>
      <w:numFmt w:val="bullet"/>
      <w:lvlText w:val=""/>
      <w:lvlJc w:val="left"/>
      <w:pPr>
        <w:ind w:left="2880" w:hanging="360"/>
      </w:pPr>
      <w:rPr>
        <w:rFonts w:hint="default" w:ascii="Symbol" w:hAnsi="Symbol"/>
      </w:rPr>
    </w:lvl>
    <w:lvl w:ilvl="4" w:tplc="965CDBB6">
      <w:start w:val="1"/>
      <w:numFmt w:val="bullet"/>
      <w:lvlText w:val="o"/>
      <w:lvlJc w:val="left"/>
      <w:pPr>
        <w:ind w:left="3600" w:hanging="360"/>
      </w:pPr>
      <w:rPr>
        <w:rFonts w:hint="default" w:ascii="Courier New" w:hAnsi="Courier New"/>
      </w:rPr>
    </w:lvl>
    <w:lvl w:ilvl="5" w:tplc="63DEC984">
      <w:start w:val="1"/>
      <w:numFmt w:val="bullet"/>
      <w:lvlText w:val=""/>
      <w:lvlJc w:val="left"/>
      <w:pPr>
        <w:ind w:left="4320" w:hanging="360"/>
      </w:pPr>
      <w:rPr>
        <w:rFonts w:hint="default" w:ascii="Wingdings" w:hAnsi="Wingdings"/>
      </w:rPr>
    </w:lvl>
    <w:lvl w:ilvl="6" w:tplc="514C41E2">
      <w:start w:val="1"/>
      <w:numFmt w:val="bullet"/>
      <w:lvlText w:val=""/>
      <w:lvlJc w:val="left"/>
      <w:pPr>
        <w:ind w:left="5040" w:hanging="360"/>
      </w:pPr>
      <w:rPr>
        <w:rFonts w:hint="default" w:ascii="Symbol" w:hAnsi="Symbol"/>
      </w:rPr>
    </w:lvl>
    <w:lvl w:ilvl="7" w:tplc="EF9E04C4">
      <w:start w:val="1"/>
      <w:numFmt w:val="bullet"/>
      <w:lvlText w:val="o"/>
      <w:lvlJc w:val="left"/>
      <w:pPr>
        <w:ind w:left="5760" w:hanging="360"/>
      </w:pPr>
      <w:rPr>
        <w:rFonts w:hint="default" w:ascii="Courier New" w:hAnsi="Courier New"/>
      </w:rPr>
    </w:lvl>
    <w:lvl w:ilvl="8" w:tplc="56102F7A">
      <w:start w:val="1"/>
      <w:numFmt w:val="bullet"/>
      <w:lvlText w:val=""/>
      <w:lvlJc w:val="left"/>
      <w:pPr>
        <w:ind w:left="6480" w:hanging="360"/>
      </w:pPr>
      <w:rPr>
        <w:rFonts w:hint="default" w:ascii="Wingdings" w:hAnsi="Wingdings"/>
      </w:rPr>
    </w:lvl>
  </w:abstractNum>
  <w:abstractNum w:abstractNumId="4" w15:restartNumberingAfterBreak="0">
    <w:nsid w:val="14035B24"/>
    <w:multiLevelType w:val="hybridMultilevel"/>
    <w:tmpl w:val="FFFFFFFF"/>
    <w:lvl w:ilvl="0" w:tplc="85A6D814">
      <w:start w:val="1"/>
      <w:numFmt w:val="bullet"/>
      <w:lvlText w:val=""/>
      <w:lvlJc w:val="left"/>
      <w:pPr>
        <w:ind w:left="720" w:hanging="360"/>
      </w:pPr>
      <w:rPr>
        <w:rFonts w:hint="default" w:ascii="Symbol" w:hAnsi="Symbol"/>
      </w:rPr>
    </w:lvl>
    <w:lvl w:ilvl="1" w:tplc="0DBC5620">
      <w:start w:val="1"/>
      <w:numFmt w:val="bullet"/>
      <w:lvlText w:val="o"/>
      <w:lvlJc w:val="left"/>
      <w:pPr>
        <w:ind w:left="1440" w:hanging="360"/>
      </w:pPr>
      <w:rPr>
        <w:rFonts w:hint="default" w:ascii="Courier New" w:hAnsi="Courier New"/>
      </w:rPr>
    </w:lvl>
    <w:lvl w:ilvl="2" w:tplc="83FCDEEE">
      <w:start w:val="1"/>
      <w:numFmt w:val="bullet"/>
      <w:lvlText w:val=""/>
      <w:lvlJc w:val="left"/>
      <w:pPr>
        <w:ind w:left="2160" w:hanging="360"/>
      </w:pPr>
      <w:rPr>
        <w:rFonts w:hint="default" w:ascii="Wingdings" w:hAnsi="Wingdings"/>
      </w:rPr>
    </w:lvl>
    <w:lvl w:ilvl="3" w:tplc="096CB95E">
      <w:start w:val="1"/>
      <w:numFmt w:val="bullet"/>
      <w:lvlText w:val=""/>
      <w:lvlJc w:val="left"/>
      <w:pPr>
        <w:ind w:left="2880" w:hanging="360"/>
      </w:pPr>
      <w:rPr>
        <w:rFonts w:hint="default" w:ascii="Symbol" w:hAnsi="Symbol"/>
      </w:rPr>
    </w:lvl>
    <w:lvl w:ilvl="4" w:tplc="F2AEB944">
      <w:start w:val="1"/>
      <w:numFmt w:val="bullet"/>
      <w:lvlText w:val="o"/>
      <w:lvlJc w:val="left"/>
      <w:pPr>
        <w:ind w:left="3600" w:hanging="360"/>
      </w:pPr>
      <w:rPr>
        <w:rFonts w:hint="default" w:ascii="Courier New" w:hAnsi="Courier New"/>
      </w:rPr>
    </w:lvl>
    <w:lvl w:ilvl="5" w:tplc="E8662516">
      <w:start w:val="1"/>
      <w:numFmt w:val="bullet"/>
      <w:lvlText w:val=""/>
      <w:lvlJc w:val="left"/>
      <w:pPr>
        <w:ind w:left="4320" w:hanging="360"/>
      </w:pPr>
      <w:rPr>
        <w:rFonts w:hint="default" w:ascii="Wingdings" w:hAnsi="Wingdings"/>
      </w:rPr>
    </w:lvl>
    <w:lvl w:ilvl="6" w:tplc="207ED0CA">
      <w:start w:val="1"/>
      <w:numFmt w:val="bullet"/>
      <w:lvlText w:val=""/>
      <w:lvlJc w:val="left"/>
      <w:pPr>
        <w:ind w:left="5040" w:hanging="360"/>
      </w:pPr>
      <w:rPr>
        <w:rFonts w:hint="default" w:ascii="Symbol" w:hAnsi="Symbol"/>
      </w:rPr>
    </w:lvl>
    <w:lvl w:ilvl="7" w:tplc="95127864">
      <w:start w:val="1"/>
      <w:numFmt w:val="bullet"/>
      <w:lvlText w:val="o"/>
      <w:lvlJc w:val="left"/>
      <w:pPr>
        <w:ind w:left="5760" w:hanging="360"/>
      </w:pPr>
      <w:rPr>
        <w:rFonts w:hint="default" w:ascii="Courier New" w:hAnsi="Courier New"/>
      </w:rPr>
    </w:lvl>
    <w:lvl w:ilvl="8" w:tplc="0D049E0E">
      <w:start w:val="1"/>
      <w:numFmt w:val="bullet"/>
      <w:lvlText w:val=""/>
      <w:lvlJc w:val="left"/>
      <w:pPr>
        <w:ind w:left="6480" w:hanging="360"/>
      </w:pPr>
      <w:rPr>
        <w:rFonts w:hint="default" w:ascii="Wingdings" w:hAnsi="Wingdings"/>
      </w:rPr>
    </w:lvl>
  </w:abstractNum>
  <w:abstractNum w:abstractNumId="5" w15:restartNumberingAfterBreak="0">
    <w:nsid w:val="18B476C2"/>
    <w:multiLevelType w:val="hybridMultilevel"/>
    <w:tmpl w:val="66A4FD48"/>
    <w:lvl w:ilvl="0" w:tplc="60644978">
      <w:start w:val="1"/>
      <w:numFmt w:val="bullet"/>
      <w:lvlText w:val=""/>
      <w:lvlJc w:val="left"/>
      <w:pPr>
        <w:ind w:left="720" w:hanging="360"/>
      </w:pPr>
      <w:rPr>
        <w:rFonts w:hint="default" w:ascii="Wingdings" w:hAnsi="Wingdings"/>
      </w:rPr>
    </w:lvl>
    <w:lvl w:ilvl="1" w:tplc="CD885A50">
      <w:start w:val="1"/>
      <w:numFmt w:val="bullet"/>
      <w:lvlText w:val="o"/>
      <w:lvlJc w:val="left"/>
      <w:pPr>
        <w:ind w:left="1440" w:hanging="360"/>
      </w:pPr>
      <w:rPr>
        <w:rFonts w:hint="default" w:ascii="Courier New" w:hAnsi="Courier New"/>
      </w:rPr>
    </w:lvl>
    <w:lvl w:ilvl="2" w:tplc="315C0000">
      <w:start w:val="1"/>
      <w:numFmt w:val="bullet"/>
      <w:lvlText w:val=""/>
      <w:lvlJc w:val="left"/>
      <w:pPr>
        <w:ind w:left="2160" w:hanging="360"/>
      </w:pPr>
      <w:rPr>
        <w:rFonts w:hint="default" w:ascii="Wingdings" w:hAnsi="Wingdings"/>
      </w:rPr>
    </w:lvl>
    <w:lvl w:ilvl="3" w:tplc="6B9CB522">
      <w:start w:val="1"/>
      <w:numFmt w:val="bullet"/>
      <w:lvlText w:val=""/>
      <w:lvlJc w:val="left"/>
      <w:pPr>
        <w:ind w:left="2880" w:hanging="360"/>
      </w:pPr>
      <w:rPr>
        <w:rFonts w:hint="default" w:ascii="Symbol" w:hAnsi="Symbol"/>
      </w:rPr>
    </w:lvl>
    <w:lvl w:ilvl="4" w:tplc="804437E2">
      <w:start w:val="1"/>
      <w:numFmt w:val="bullet"/>
      <w:lvlText w:val="o"/>
      <w:lvlJc w:val="left"/>
      <w:pPr>
        <w:ind w:left="3600" w:hanging="360"/>
      </w:pPr>
      <w:rPr>
        <w:rFonts w:hint="default" w:ascii="Courier New" w:hAnsi="Courier New"/>
      </w:rPr>
    </w:lvl>
    <w:lvl w:ilvl="5" w:tplc="4BEE3BBE">
      <w:start w:val="1"/>
      <w:numFmt w:val="bullet"/>
      <w:lvlText w:val=""/>
      <w:lvlJc w:val="left"/>
      <w:pPr>
        <w:ind w:left="4320" w:hanging="360"/>
      </w:pPr>
      <w:rPr>
        <w:rFonts w:hint="default" w:ascii="Wingdings" w:hAnsi="Wingdings"/>
      </w:rPr>
    </w:lvl>
    <w:lvl w:ilvl="6" w:tplc="666A5274">
      <w:start w:val="1"/>
      <w:numFmt w:val="bullet"/>
      <w:lvlText w:val=""/>
      <w:lvlJc w:val="left"/>
      <w:pPr>
        <w:ind w:left="5040" w:hanging="360"/>
      </w:pPr>
      <w:rPr>
        <w:rFonts w:hint="default" w:ascii="Symbol" w:hAnsi="Symbol"/>
      </w:rPr>
    </w:lvl>
    <w:lvl w:ilvl="7" w:tplc="A4BE82E2">
      <w:start w:val="1"/>
      <w:numFmt w:val="bullet"/>
      <w:lvlText w:val="o"/>
      <w:lvlJc w:val="left"/>
      <w:pPr>
        <w:ind w:left="5760" w:hanging="360"/>
      </w:pPr>
      <w:rPr>
        <w:rFonts w:hint="default" w:ascii="Courier New" w:hAnsi="Courier New"/>
      </w:rPr>
    </w:lvl>
    <w:lvl w:ilvl="8" w:tplc="A4FE5240">
      <w:start w:val="1"/>
      <w:numFmt w:val="bullet"/>
      <w:lvlText w:val=""/>
      <w:lvlJc w:val="left"/>
      <w:pPr>
        <w:ind w:left="6480" w:hanging="360"/>
      </w:pPr>
      <w:rPr>
        <w:rFonts w:hint="default" w:ascii="Wingdings" w:hAnsi="Wingdings"/>
      </w:rPr>
    </w:lvl>
  </w:abstractNum>
  <w:abstractNum w:abstractNumId="6" w15:restartNumberingAfterBreak="0">
    <w:nsid w:val="1F0C5351"/>
    <w:multiLevelType w:val="hybridMultilevel"/>
    <w:tmpl w:val="01903B78"/>
    <w:lvl w:ilvl="0" w:tplc="CD2472C4">
      <w:start w:val="1"/>
      <w:numFmt w:val="bullet"/>
      <w:lvlText w:val=""/>
      <w:lvlJc w:val="left"/>
      <w:pPr>
        <w:ind w:left="720" w:hanging="360"/>
      </w:pPr>
      <w:rPr>
        <w:rFonts w:hint="default" w:ascii="Symbol" w:hAnsi="Symbol"/>
      </w:rPr>
    </w:lvl>
    <w:lvl w:ilvl="1" w:tplc="5CB64432">
      <w:start w:val="1"/>
      <w:numFmt w:val="bullet"/>
      <w:lvlText w:val=""/>
      <w:lvlJc w:val="left"/>
      <w:pPr>
        <w:ind w:left="1440" w:hanging="360"/>
      </w:pPr>
      <w:rPr>
        <w:rFonts w:hint="default" w:ascii="Wingdings" w:hAnsi="Wingdings"/>
      </w:rPr>
    </w:lvl>
    <w:lvl w:ilvl="2" w:tplc="9B90918C">
      <w:start w:val="1"/>
      <w:numFmt w:val="bullet"/>
      <w:lvlText w:val=""/>
      <w:lvlJc w:val="left"/>
      <w:pPr>
        <w:ind w:left="2160" w:hanging="360"/>
      </w:pPr>
      <w:rPr>
        <w:rFonts w:hint="default" w:ascii="Wingdings" w:hAnsi="Wingdings"/>
      </w:rPr>
    </w:lvl>
    <w:lvl w:ilvl="3" w:tplc="2304A77E">
      <w:start w:val="1"/>
      <w:numFmt w:val="bullet"/>
      <w:lvlText w:val=""/>
      <w:lvlJc w:val="left"/>
      <w:pPr>
        <w:ind w:left="2880" w:hanging="360"/>
      </w:pPr>
      <w:rPr>
        <w:rFonts w:hint="default" w:ascii="Symbol" w:hAnsi="Symbol"/>
      </w:rPr>
    </w:lvl>
    <w:lvl w:ilvl="4" w:tplc="30221382">
      <w:start w:val="1"/>
      <w:numFmt w:val="bullet"/>
      <w:lvlText w:val="o"/>
      <w:lvlJc w:val="left"/>
      <w:pPr>
        <w:ind w:left="3600" w:hanging="360"/>
      </w:pPr>
      <w:rPr>
        <w:rFonts w:hint="default" w:ascii="Courier New" w:hAnsi="Courier New"/>
      </w:rPr>
    </w:lvl>
    <w:lvl w:ilvl="5" w:tplc="E756719E">
      <w:start w:val="1"/>
      <w:numFmt w:val="bullet"/>
      <w:lvlText w:val=""/>
      <w:lvlJc w:val="left"/>
      <w:pPr>
        <w:ind w:left="4320" w:hanging="360"/>
      </w:pPr>
      <w:rPr>
        <w:rFonts w:hint="default" w:ascii="Wingdings" w:hAnsi="Wingdings"/>
      </w:rPr>
    </w:lvl>
    <w:lvl w:ilvl="6" w:tplc="53626454">
      <w:start w:val="1"/>
      <w:numFmt w:val="bullet"/>
      <w:lvlText w:val=""/>
      <w:lvlJc w:val="left"/>
      <w:pPr>
        <w:ind w:left="5040" w:hanging="360"/>
      </w:pPr>
      <w:rPr>
        <w:rFonts w:hint="default" w:ascii="Symbol" w:hAnsi="Symbol"/>
      </w:rPr>
    </w:lvl>
    <w:lvl w:ilvl="7" w:tplc="4498D128">
      <w:start w:val="1"/>
      <w:numFmt w:val="bullet"/>
      <w:lvlText w:val="o"/>
      <w:lvlJc w:val="left"/>
      <w:pPr>
        <w:ind w:left="5760" w:hanging="360"/>
      </w:pPr>
      <w:rPr>
        <w:rFonts w:hint="default" w:ascii="Courier New" w:hAnsi="Courier New"/>
      </w:rPr>
    </w:lvl>
    <w:lvl w:ilvl="8" w:tplc="7CC89B24">
      <w:start w:val="1"/>
      <w:numFmt w:val="bullet"/>
      <w:lvlText w:val=""/>
      <w:lvlJc w:val="left"/>
      <w:pPr>
        <w:ind w:left="6480" w:hanging="360"/>
      </w:pPr>
      <w:rPr>
        <w:rFonts w:hint="default" w:ascii="Wingdings" w:hAnsi="Wingdings"/>
      </w:rPr>
    </w:lvl>
  </w:abstractNum>
  <w:abstractNum w:abstractNumId="7" w15:restartNumberingAfterBreak="0">
    <w:nsid w:val="25696C8E"/>
    <w:multiLevelType w:val="hybridMultilevel"/>
    <w:tmpl w:val="B09276BE"/>
    <w:lvl w:ilvl="0" w:tplc="B2A29458">
      <w:start w:val="1"/>
      <w:numFmt w:val="bullet"/>
      <w:lvlText w:val=""/>
      <w:lvlJc w:val="left"/>
      <w:pPr>
        <w:ind w:left="720" w:hanging="360"/>
      </w:pPr>
      <w:rPr>
        <w:rFonts w:hint="default" w:ascii="Symbol" w:hAnsi="Symbol"/>
      </w:rPr>
    </w:lvl>
    <w:lvl w:ilvl="1" w:tplc="6568D474">
      <w:start w:val="1"/>
      <w:numFmt w:val="bullet"/>
      <w:lvlText w:val="o"/>
      <w:lvlJc w:val="left"/>
      <w:pPr>
        <w:ind w:left="1440" w:hanging="360"/>
      </w:pPr>
      <w:rPr>
        <w:rFonts w:hint="default" w:ascii="Courier New" w:hAnsi="Courier New"/>
      </w:rPr>
    </w:lvl>
    <w:lvl w:ilvl="2" w:tplc="15B8792E">
      <w:start w:val="1"/>
      <w:numFmt w:val="bullet"/>
      <w:lvlText w:val=""/>
      <w:lvlJc w:val="left"/>
      <w:pPr>
        <w:ind w:left="2160" w:hanging="360"/>
      </w:pPr>
      <w:rPr>
        <w:rFonts w:hint="default" w:ascii="Wingdings" w:hAnsi="Wingdings"/>
      </w:rPr>
    </w:lvl>
    <w:lvl w:ilvl="3" w:tplc="7ABE6248">
      <w:start w:val="1"/>
      <w:numFmt w:val="bullet"/>
      <w:lvlText w:val=""/>
      <w:lvlJc w:val="left"/>
      <w:pPr>
        <w:ind w:left="2880" w:hanging="360"/>
      </w:pPr>
      <w:rPr>
        <w:rFonts w:hint="default" w:ascii="Symbol" w:hAnsi="Symbol"/>
      </w:rPr>
    </w:lvl>
    <w:lvl w:ilvl="4" w:tplc="EEF85ADE">
      <w:start w:val="1"/>
      <w:numFmt w:val="bullet"/>
      <w:lvlText w:val="o"/>
      <w:lvlJc w:val="left"/>
      <w:pPr>
        <w:ind w:left="3600" w:hanging="360"/>
      </w:pPr>
      <w:rPr>
        <w:rFonts w:hint="default" w:ascii="Courier New" w:hAnsi="Courier New"/>
      </w:rPr>
    </w:lvl>
    <w:lvl w:ilvl="5" w:tplc="690EA65C">
      <w:start w:val="1"/>
      <w:numFmt w:val="bullet"/>
      <w:lvlText w:val=""/>
      <w:lvlJc w:val="left"/>
      <w:pPr>
        <w:ind w:left="4320" w:hanging="360"/>
      </w:pPr>
      <w:rPr>
        <w:rFonts w:hint="default" w:ascii="Wingdings" w:hAnsi="Wingdings"/>
      </w:rPr>
    </w:lvl>
    <w:lvl w:ilvl="6" w:tplc="AF6EB3CA">
      <w:start w:val="1"/>
      <w:numFmt w:val="bullet"/>
      <w:lvlText w:val=""/>
      <w:lvlJc w:val="left"/>
      <w:pPr>
        <w:ind w:left="5040" w:hanging="360"/>
      </w:pPr>
      <w:rPr>
        <w:rFonts w:hint="default" w:ascii="Symbol" w:hAnsi="Symbol"/>
      </w:rPr>
    </w:lvl>
    <w:lvl w:ilvl="7" w:tplc="F19CA6AC">
      <w:start w:val="1"/>
      <w:numFmt w:val="bullet"/>
      <w:lvlText w:val="o"/>
      <w:lvlJc w:val="left"/>
      <w:pPr>
        <w:ind w:left="5760" w:hanging="360"/>
      </w:pPr>
      <w:rPr>
        <w:rFonts w:hint="default" w:ascii="Courier New" w:hAnsi="Courier New"/>
      </w:rPr>
    </w:lvl>
    <w:lvl w:ilvl="8" w:tplc="B2FAAA62">
      <w:start w:val="1"/>
      <w:numFmt w:val="bullet"/>
      <w:lvlText w:val=""/>
      <w:lvlJc w:val="left"/>
      <w:pPr>
        <w:ind w:left="6480" w:hanging="360"/>
      </w:pPr>
      <w:rPr>
        <w:rFonts w:hint="default" w:ascii="Wingdings" w:hAnsi="Wingdings"/>
      </w:rPr>
    </w:lvl>
  </w:abstractNum>
  <w:abstractNum w:abstractNumId="8" w15:restartNumberingAfterBreak="0">
    <w:nsid w:val="287C5AEF"/>
    <w:multiLevelType w:val="hybridMultilevel"/>
    <w:tmpl w:val="7E98F7B4"/>
    <w:lvl w:ilvl="0" w:tplc="593A8E80">
      <w:start w:val="1"/>
      <w:numFmt w:val="bullet"/>
      <w:lvlText w:val=""/>
      <w:lvlJc w:val="left"/>
      <w:pPr>
        <w:ind w:left="720" w:hanging="360"/>
      </w:pPr>
      <w:rPr>
        <w:rFonts w:hint="default" w:ascii="Wingdings" w:hAnsi="Wingdings"/>
      </w:rPr>
    </w:lvl>
    <w:lvl w:ilvl="1" w:tplc="3DF8DA68">
      <w:start w:val="1"/>
      <w:numFmt w:val="bullet"/>
      <w:lvlText w:val="o"/>
      <w:lvlJc w:val="left"/>
      <w:pPr>
        <w:ind w:left="1440" w:hanging="360"/>
      </w:pPr>
      <w:rPr>
        <w:rFonts w:hint="default" w:ascii="Courier New" w:hAnsi="Courier New"/>
      </w:rPr>
    </w:lvl>
    <w:lvl w:ilvl="2" w:tplc="7CB6EB0E">
      <w:start w:val="1"/>
      <w:numFmt w:val="bullet"/>
      <w:lvlText w:val=""/>
      <w:lvlJc w:val="left"/>
      <w:pPr>
        <w:ind w:left="2160" w:hanging="360"/>
      </w:pPr>
      <w:rPr>
        <w:rFonts w:hint="default" w:ascii="Wingdings" w:hAnsi="Wingdings"/>
      </w:rPr>
    </w:lvl>
    <w:lvl w:ilvl="3" w:tplc="1DEC45B0">
      <w:start w:val="1"/>
      <w:numFmt w:val="bullet"/>
      <w:lvlText w:val=""/>
      <w:lvlJc w:val="left"/>
      <w:pPr>
        <w:ind w:left="2880" w:hanging="360"/>
      </w:pPr>
      <w:rPr>
        <w:rFonts w:hint="default" w:ascii="Symbol" w:hAnsi="Symbol"/>
      </w:rPr>
    </w:lvl>
    <w:lvl w:ilvl="4" w:tplc="FE0E28EE">
      <w:start w:val="1"/>
      <w:numFmt w:val="bullet"/>
      <w:lvlText w:val="o"/>
      <w:lvlJc w:val="left"/>
      <w:pPr>
        <w:ind w:left="3600" w:hanging="360"/>
      </w:pPr>
      <w:rPr>
        <w:rFonts w:hint="default" w:ascii="Courier New" w:hAnsi="Courier New"/>
      </w:rPr>
    </w:lvl>
    <w:lvl w:ilvl="5" w:tplc="7DEC5016">
      <w:start w:val="1"/>
      <w:numFmt w:val="bullet"/>
      <w:lvlText w:val=""/>
      <w:lvlJc w:val="left"/>
      <w:pPr>
        <w:ind w:left="4320" w:hanging="360"/>
      </w:pPr>
      <w:rPr>
        <w:rFonts w:hint="default" w:ascii="Wingdings" w:hAnsi="Wingdings"/>
      </w:rPr>
    </w:lvl>
    <w:lvl w:ilvl="6" w:tplc="C1906AE4">
      <w:start w:val="1"/>
      <w:numFmt w:val="bullet"/>
      <w:lvlText w:val=""/>
      <w:lvlJc w:val="left"/>
      <w:pPr>
        <w:ind w:left="5040" w:hanging="360"/>
      </w:pPr>
      <w:rPr>
        <w:rFonts w:hint="default" w:ascii="Symbol" w:hAnsi="Symbol"/>
      </w:rPr>
    </w:lvl>
    <w:lvl w:ilvl="7" w:tplc="303CB50E">
      <w:start w:val="1"/>
      <w:numFmt w:val="bullet"/>
      <w:lvlText w:val="o"/>
      <w:lvlJc w:val="left"/>
      <w:pPr>
        <w:ind w:left="5760" w:hanging="360"/>
      </w:pPr>
      <w:rPr>
        <w:rFonts w:hint="default" w:ascii="Courier New" w:hAnsi="Courier New"/>
      </w:rPr>
    </w:lvl>
    <w:lvl w:ilvl="8" w:tplc="49F82A6A">
      <w:start w:val="1"/>
      <w:numFmt w:val="bullet"/>
      <w:lvlText w:val=""/>
      <w:lvlJc w:val="left"/>
      <w:pPr>
        <w:ind w:left="6480" w:hanging="360"/>
      </w:pPr>
      <w:rPr>
        <w:rFonts w:hint="default" w:ascii="Wingdings" w:hAnsi="Wingdings"/>
      </w:rPr>
    </w:lvl>
  </w:abstractNum>
  <w:abstractNum w:abstractNumId="9" w15:restartNumberingAfterBreak="0">
    <w:nsid w:val="2D3763B2"/>
    <w:multiLevelType w:val="hybridMultilevel"/>
    <w:tmpl w:val="E44A9D38"/>
    <w:lvl w:ilvl="0" w:tplc="F8E28F08">
      <w:start w:val="1"/>
      <w:numFmt w:val="bullet"/>
      <w:lvlText w:val=""/>
      <w:lvlJc w:val="left"/>
      <w:pPr>
        <w:ind w:left="720" w:hanging="360"/>
      </w:pPr>
      <w:rPr>
        <w:rFonts w:hint="default" w:ascii="Symbol" w:hAnsi="Symbol"/>
      </w:rPr>
    </w:lvl>
    <w:lvl w:ilvl="1" w:tplc="C7C69E10">
      <w:start w:val="1"/>
      <w:numFmt w:val="bullet"/>
      <w:lvlText w:val="o"/>
      <w:lvlJc w:val="left"/>
      <w:pPr>
        <w:ind w:left="1440" w:hanging="360"/>
      </w:pPr>
      <w:rPr>
        <w:rFonts w:hint="default" w:ascii="Courier New" w:hAnsi="Courier New"/>
      </w:rPr>
    </w:lvl>
    <w:lvl w:ilvl="2" w:tplc="36E8B2E2">
      <w:start w:val="1"/>
      <w:numFmt w:val="bullet"/>
      <w:lvlText w:val=""/>
      <w:lvlJc w:val="left"/>
      <w:pPr>
        <w:ind w:left="2160" w:hanging="360"/>
      </w:pPr>
      <w:rPr>
        <w:rFonts w:hint="default" w:ascii="Wingdings" w:hAnsi="Wingdings"/>
      </w:rPr>
    </w:lvl>
    <w:lvl w:ilvl="3" w:tplc="25082E48">
      <w:start w:val="1"/>
      <w:numFmt w:val="bullet"/>
      <w:lvlText w:val=""/>
      <w:lvlJc w:val="left"/>
      <w:pPr>
        <w:ind w:left="2880" w:hanging="360"/>
      </w:pPr>
      <w:rPr>
        <w:rFonts w:hint="default" w:ascii="Symbol" w:hAnsi="Symbol"/>
      </w:rPr>
    </w:lvl>
    <w:lvl w:ilvl="4" w:tplc="E9668608">
      <w:start w:val="1"/>
      <w:numFmt w:val="bullet"/>
      <w:lvlText w:val="o"/>
      <w:lvlJc w:val="left"/>
      <w:pPr>
        <w:ind w:left="3600" w:hanging="360"/>
      </w:pPr>
      <w:rPr>
        <w:rFonts w:hint="default" w:ascii="Courier New" w:hAnsi="Courier New"/>
      </w:rPr>
    </w:lvl>
    <w:lvl w:ilvl="5" w:tplc="7A686940">
      <w:start w:val="1"/>
      <w:numFmt w:val="bullet"/>
      <w:lvlText w:val=""/>
      <w:lvlJc w:val="left"/>
      <w:pPr>
        <w:ind w:left="4320" w:hanging="360"/>
      </w:pPr>
      <w:rPr>
        <w:rFonts w:hint="default" w:ascii="Wingdings" w:hAnsi="Wingdings"/>
      </w:rPr>
    </w:lvl>
    <w:lvl w:ilvl="6" w:tplc="45204858">
      <w:start w:val="1"/>
      <w:numFmt w:val="bullet"/>
      <w:lvlText w:val=""/>
      <w:lvlJc w:val="left"/>
      <w:pPr>
        <w:ind w:left="5040" w:hanging="360"/>
      </w:pPr>
      <w:rPr>
        <w:rFonts w:hint="default" w:ascii="Symbol" w:hAnsi="Symbol"/>
      </w:rPr>
    </w:lvl>
    <w:lvl w:ilvl="7" w:tplc="ECE81DD6">
      <w:start w:val="1"/>
      <w:numFmt w:val="bullet"/>
      <w:lvlText w:val="o"/>
      <w:lvlJc w:val="left"/>
      <w:pPr>
        <w:ind w:left="5760" w:hanging="360"/>
      </w:pPr>
      <w:rPr>
        <w:rFonts w:hint="default" w:ascii="Courier New" w:hAnsi="Courier New"/>
      </w:rPr>
    </w:lvl>
    <w:lvl w:ilvl="8" w:tplc="1812C778">
      <w:start w:val="1"/>
      <w:numFmt w:val="bullet"/>
      <w:lvlText w:val=""/>
      <w:lvlJc w:val="left"/>
      <w:pPr>
        <w:ind w:left="6480" w:hanging="360"/>
      </w:pPr>
      <w:rPr>
        <w:rFonts w:hint="default" w:ascii="Wingdings" w:hAnsi="Wingdings"/>
      </w:rPr>
    </w:lvl>
  </w:abstractNum>
  <w:abstractNum w:abstractNumId="10" w15:restartNumberingAfterBreak="0">
    <w:nsid w:val="2EE7202A"/>
    <w:multiLevelType w:val="hybridMultilevel"/>
    <w:tmpl w:val="3FECBBC6"/>
    <w:lvl w:ilvl="0" w:tplc="2D267922">
      <w:start w:val="1"/>
      <w:numFmt w:val="bullet"/>
      <w:lvlText w:val=""/>
      <w:lvlJc w:val="left"/>
      <w:pPr>
        <w:ind w:left="720" w:hanging="360"/>
      </w:pPr>
      <w:rPr>
        <w:rFonts w:hint="default" w:ascii="Wingdings" w:hAnsi="Wingdings"/>
      </w:rPr>
    </w:lvl>
    <w:lvl w:ilvl="1" w:tplc="74566F32">
      <w:start w:val="1"/>
      <w:numFmt w:val="bullet"/>
      <w:lvlText w:val="o"/>
      <w:lvlJc w:val="left"/>
      <w:pPr>
        <w:ind w:left="1440" w:hanging="360"/>
      </w:pPr>
      <w:rPr>
        <w:rFonts w:hint="default" w:ascii="Courier New" w:hAnsi="Courier New"/>
      </w:rPr>
    </w:lvl>
    <w:lvl w:ilvl="2" w:tplc="6274743E">
      <w:start w:val="1"/>
      <w:numFmt w:val="bullet"/>
      <w:lvlText w:val=""/>
      <w:lvlJc w:val="left"/>
      <w:pPr>
        <w:ind w:left="2160" w:hanging="360"/>
      </w:pPr>
      <w:rPr>
        <w:rFonts w:hint="default" w:ascii="Wingdings" w:hAnsi="Wingdings"/>
      </w:rPr>
    </w:lvl>
    <w:lvl w:ilvl="3" w:tplc="092E9AAE">
      <w:start w:val="1"/>
      <w:numFmt w:val="bullet"/>
      <w:lvlText w:val=""/>
      <w:lvlJc w:val="left"/>
      <w:pPr>
        <w:ind w:left="2880" w:hanging="360"/>
      </w:pPr>
      <w:rPr>
        <w:rFonts w:hint="default" w:ascii="Symbol" w:hAnsi="Symbol"/>
      </w:rPr>
    </w:lvl>
    <w:lvl w:ilvl="4" w:tplc="751081B6">
      <w:start w:val="1"/>
      <w:numFmt w:val="bullet"/>
      <w:lvlText w:val="o"/>
      <w:lvlJc w:val="left"/>
      <w:pPr>
        <w:ind w:left="3600" w:hanging="360"/>
      </w:pPr>
      <w:rPr>
        <w:rFonts w:hint="default" w:ascii="Courier New" w:hAnsi="Courier New"/>
      </w:rPr>
    </w:lvl>
    <w:lvl w:ilvl="5" w:tplc="BC049FCA">
      <w:start w:val="1"/>
      <w:numFmt w:val="bullet"/>
      <w:lvlText w:val=""/>
      <w:lvlJc w:val="left"/>
      <w:pPr>
        <w:ind w:left="4320" w:hanging="360"/>
      </w:pPr>
      <w:rPr>
        <w:rFonts w:hint="default" w:ascii="Wingdings" w:hAnsi="Wingdings"/>
      </w:rPr>
    </w:lvl>
    <w:lvl w:ilvl="6" w:tplc="87786E80">
      <w:start w:val="1"/>
      <w:numFmt w:val="bullet"/>
      <w:lvlText w:val=""/>
      <w:lvlJc w:val="left"/>
      <w:pPr>
        <w:ind w:left="5040" w:hanging="360"/>
      </w:pPr>
      <w:rPr>
        <w:rFonts w:hint="default" w:ascii="Symbol" w:hAnsi="Symbol"/>
      </w:rPr>
    </w:lvl>
    <w:lvl w:ilvl="7" w:tplc="BA0CD73E">
      <w:start w:val="1"/>
      <w:numFmt w:val="bullet"/>
      <w:lvlText w:val="o"/>
      <w:lvlJc w:val="left"/>
      <w:pPr>
        <w:ind w:left="5760" w:hanging="360"/>
      </w:pPr>
      <w:rPr>
        <w:rFonts w:hint="default" w:ascii="Courier New" w:hAnsi="Courier New"/>
      </w:rPr>
    </w:lvl>
    <w:lvl w:ilvl="8" w:tplc="052A902A">
      <w:start w:val="1"/>
      <w:numFmt w:val="bullet"/>
      <w:lvlText w:val=""/>
      <w:lvlJc w:val="left"/>
      <w:pPr>
        <w:ind w:left="6480" w:hanging="360"/>
      </w:pPr>
      <w:rPr>
        <w:rFonts w:hint="default" w:ascii="Wingdings" w:hAnsi="Wingdings"/>
      </w:rPr>
    </w:lvl>
  </w:abstractNum>
  <w:abstractNum w:abstractNumId="11" w15:restartNumberingAfterBreak="0">
    <w:nsid w:val="2FCD0CEE"/>
    <w:multiLevelType w:val="hybridMultilevel"/>
    <w:tmpl w:val="5E26358A"/>
    <w:lvl w:ilvl="0" w:tplc="80908A66">
      <w:start w:val="1"/>
      <w:numFmt w:val="decimal"/>
      <w:lvlText w:val="%1."/>
      <w:lvlJc w:val="left"/>
      <w:pPr>
        <w:ind w:left="360" w:hanging="360"/>
      </w:pPr>
    </w:lvl>
    <w:lvl w:ilvl="1" w:tplc="FA623A6C">
      <w:start w:val="1"/>
      <w:numFmt w:val="lowerLetter"/>
      <w:lvlText w:val="%2."/>
      <w:lvlJc w:val="left"/>
      <w:pPr>
        <w:ind w:left="1080" w:hanging="360"/>
      </w:pPr>
    </w:lvl>
    <w:lvl w:ilvl="2" w:tplc="AD669504">
      <w:start w:val="1"/>
      <w:numFmt w:val="lowerRoman"/>
      <w:lvlText w:val="%3."/>
      <w:lvlJc w:val="right"/>
      <w:pPr>
        <w:ind w:left="1800" w:hanging="180"/>
      </w:pPr>
    </w:lvl>
    <w:lvl w:ilvl="3" w:tplc="1F0EDA2A">
      <w:start w:val="1"/>
      <w:numFmt w:val="decimal"/>
      <w:lvlText w:val="%4."/>
      <w:lvlJc w:val="left"/>
      <w:pPr>
        <w:ind w:left="2520" w:hanging="360"/>
      </w:pPr>
    </w:lvl>
    <w:lvl w:ilvl="4" w:tplc="F610518E">
      <w:start w:val="1"/>
      <w:numFmt w:val="lowerLetter"/>
      <w:lvlText w:val="%5."/>
      <w:lvlJc w:val="left"/>
      <w:pPr>
        <w:ind w:left="3240" w:hanging="360"/>
      </w:pPr>
    </w:lvl>
    <w:lvl w:ilvl="5" w:tplc="2B687998">
      <w:start w:val="1"/>
      <w:numFmt w:val="lowerRoman"/>
      <w:lvlText w:val="%6."/>
      <w:lvlJc w:val="right"/>
      <w:pPr>
        <w:ind w:left="3960" w:hanging="180"/>
      </w:pPr>
    </w:lvl>
    <w:lvl w:ilvl="6" w:tplc="36582368">
      <w:start w:val="1"/>
      <w:numFmt w:val="decimal"/>
      <w:lvlText w:val="%7."/>
      <w:lvlJc w:val="left"/>
      <w:pPr>
        <w:ind w:left="4680" w:hanging="360"/>
      </w:pPr>
    </w:lvl>
    <w:lvl w:ilvl="7" w:tplc="8FAA14A2">
      <w:start w:val="1"/>
      <w:numFmt w:val="lowerLetter"/>
      <w:lvlText w:val="%8."/>
      <w:lvlJc w:val="left"/>
      <w:pPr>
        <w:ind w:left="5400" w:hanging="360"/>
      </w:pPr>
    </w:lvl>
    <w:lvl w:ilvl="8" w:tplc="ED1040FA">
      <w:start w:val="1"/>
      <w:numFmt w:val="lowerRoman"/>
      <w:lvlText w:val="%9."/>
      <w:lvlJc w:val="right"/>
      <w:pPr>
        <w:ind w:left="6120" w:hanging="180"/>
      </w:pPr>
    </w:lvl>
  </w:abstractNum>
  <w:abstractNum w:abstractNumId="12" w15:restartNumberingAfterBreak="0">
    <w:nsid w:val="35F951CF"/>
    <w:multiLevelType w:val="hybridMultilevel"/>
    <w:tmpl w:val="4C084F5E"/>
    <w:lvl w:ilvl="0" w:tplc="3926EC72">
      <w:start w:val="1"/>
      <w:numFmt w:val="bullet"/>
      <w:lvlText w:val=""/>
      <w:lvlJc w:val="left"/>
      <w:pPr>
        <w:ind w:left="720" w:hanging="360"/>
      </w:pPr>
      <w:rPr>
        <w:rFonts w:hint="default" w:ascii="Symbol" w:hAnsi="Symbol"/>
      </w:rPr>
    </w:lvl>
    <w:lvl w:ilvl="1" w:tplc="953833A4">
      <w:start w:val="1"/>
      <w:numFmt w:val="bullet"/>
      <w:lvlText w:val="o"/>
      <w:lvlJc w:val="left"/>
      <w:pPr>
        <w:ind w:left="1440" w:hanging="360"/>
      </w:pPr>
      <w:rPr>
        <w:rFonts w:hint="default" w:ascii="Courier New" w:hAnsi="Courier New"/>
      </w:rPr>
    </w:lvl>
    <w:lvl w:ilvl="2" w:tplc="9822FEB2">
      <w:start w:val="1"/>
      <w:numFmt w:val="bullet"/>
      <w:lvlText w:val=""/>
      <w:lvlJc w:val="left"/>
      <w:pPr>
        <w:ind w:left="2160" w:hanging="360"/>
      </w:pPr>
      <w:rPr>
        <w:rFonts w:hint="default" w:ascii="Wingdings" w:hAnsi="Wingdings"/>
      </w:rPr>
    </w:lvl>
    <w:lvl w:ilvl="3" w:tplc="A1F48464">
      <w:start w:val="1"/>
      <w:numFmt w:val="bullet"/>
      <w:lvlText w:val=""/>
      <w:lvlJc w:val="left"/>
      <w:pPr>
        <w:ind w:left="2880" w:hanging="360"/>
      </w:pPr>
      <w:rPr>
        <w:rFonts w:hint="default" w:ascii="Symbol" w:hAnsi="Symbol"/>
      </w:rPr>
    </w:lvl>
    <w:lvl w:ilvl="4" w:tplc="6B0644D0">
      <w:start w:val="1"/>
      <w:numFmt w:val="bullet"/>
      <w:lvlText w:val="o"/>
      <w:lvlJc w:val="left"/>
      <w:pPr>
        <w:ind w:left="3600" w:hanging="360"/>
      </w:pPr>
      <w:rPr>
        <w:rFonts w:hint="default" w:ascii="Courier New" w:hAnsi="Courier New"/>
      </w:rPr>
    </w:lvl>
    <w:lvl w:ilvl="5" w:tplc="5678D644">
      <w:start w:val="1"/>
      <w:numFmt w:val="bullet"/>
      <w:lvlText w:val=""/>
      <w:lvlJc w:val="left"/>
      <w:pPr>
        <w:ind w:left="4320" w:hanging="360"/>
      </w:pPr>
      <w:rPr>
        <w:rFonts w:hint="default" w:ascii="Wingdings" w:hAnsi="Wingdings"/>
      </w:rPr>
    </w:lvl>
    <w:lvl w:ilvl="6" w:tplc="754C7780">
      <w:start w:val="1"/>
      <w:numFmt w:val="bullet"/>
      <w:lvlText w:val=""/>
      <w:lvlJc w:val="left"/>
      <w:pPr>
        <w:ind w:left="5040" w:hanging="360"/>
      </w:pPr>
      <w:rPr>
        <w:rFonts w:hint="default" w:ascii="Symbol" w:hAnsi="Symbol"/>
      </w:rPr>
    </w:lvl>
    <w:lvl w:ilvl="7" w:tplc="FD4A9E3A">
      <w:start w:val="1"/>
      <w:numFmt w:val="bullet"/>
      <w:lvlText w:val="o"/>
      <w:lvlJc w:val="left"/>
      <w:pPr>
        <w:ind w:left="5760" w:hanging="360"/>
      </w:pPr>
      <w:rPr>
        <w:rFonts w:hint="default" w:ascii="Courier New" w:hAnsi="Courier New"/>
      </w:rPr>
    </w:lvl>
    <w:lvl w:ilvl="8" w:tplc="AD9A5BB0">
      <w:start w:val="1"/>
      <w:numFmt w:val="bullet"/>
      <w:lvlText w:val=""/>
      <w:lvlJc w:val="left"/>
      <w:pPr>
        <w:ind w:left="6480" w:hanging="360"/>
      </w:pPr>
      <w:rPr>
        <w:rFonts w:hint="default" w:ascii="Wingdings" w:hAnsi="Wingdings"/>
      </w:rPr>
    </w:lvl>
  </w:abstractNum>
  <w:abstractNum w:abstractNumId="13" w15:restartNumberingAfterBreak="0">
    <w:nsid w:val="441A56C6"/>
    <w:multiLevelType w:val="hybridMultilevel"/>
    <w:tmpl w:val="4FEC8498"/>
    <w:lvl w:ilvl="0" w:tplc="5F70E308">
      <w:start w:val="1"/>
      <w:numFmt w:val="bullet"/>
      <w:lvlText w:val=""/>
      <w:lvlJc w:val="left"/>
      <w:pPr>
        <w:ind w:left="720" w:hanging="360"/>
      </w:pPr>
      <w:rPr>
        <w:rFonts w:hint="default" w:ascii="Wingdings" w:hAnsi="Wingdings"/>
      </w:rPr>
    </w:lvl>
    <w:lvl w:ilvl="1" w:tplc="67E41624">
      <w:start w:val="1"/>
      <w:numFmt w:val="bullet"/>
      <w:lvlText w:val="o"/>
      <w:lvlJc w:val="left"/>
      <w:pPr>
        <w:ind w:left="1440" w:hanging="360"/>
      </w:pPr>
      <w:rPr>
        <w:rFonts w:hint="default" w:ascii="Courier New" w:hAnsi="Courier New"/>
      </w:rPr>
    </w:lvl>
    <w:lvl w:ilvl="2" w:tplc="CF6C17EC">
      <w:start w:val="1"/>
      <w:numFmt w:val="bullet"/>
      <w:lvlText w:val=""/>
      <w:lvlJc w:val="left"/>
      <w:pPr>
        <w:ind w:left="2160" w:hanging="360"/>
      </w:pPr>
      <w:rPr>
        <w:rFonts w:hint="default" w:ascii="Wingdings" w:hAnsi="Wingdings"/>
      </w:rPr>
    </w:lvl>
    <w:lvl w:ilvl="3" w:tplc="047E9716">
      <w:start w:val="1"/>
      <w:numFmt w:val="bullet"/>
      <w:lvlText w:val=""/>
      <w:lvlJc w:val="left"/>
      <w:pPr>
        <w:ind w:left="2880" w:hanging="360"/>
      </w:pPr>
      <w:rPr>
        <w:rFonts w:hint="default" w:ascii="Symbol" w:hAnsi="Symbol"/>
      </w:rPr>
    </w:lvl>
    <w:lvl w:ilvl="4" w:tplc="98AA5896">
      <w:start w:val="1"/>
      <w:numFmt w:val="bullet"/>
      <w:lvlText w:val="o"/>
      <w:lvlJc w:val="left"/>
      <w:pPr>
        <w:ind w:left="3600" w:hanging="360"/>
      </w:pPr>
      <w:rPr>
        <w:rFonts w:hint="default" w:ascii="Courier New" w:hAnsi="Courier New"/>
      </w:rPr>
    </w:lvl>
    <w:lvl w:ilvl="5" w:tplc="FB4081FC">
      <w:start w:val="1"/>
      <w:numFmt w:val="bullet"/>
      <w:lvlText w:val=""/>
      <w:lvlJc w:val="left"/>
      <w:pPr>
        <w:ind w:left="4320" w:hanging="360"/>
      </w:pPr>
      <w:rPr>
        <w:rFonts w:hint="default" w:ascii="Wingdings" w:hAnsi="Wingdings"/>
      </w:rPr>
    </w:lvl>
    <w:lvl w:ilvl="6" w:tplc="29366AD0">
      <w:start w:val="1"/>
      <w:numFmt w:val="bullet"/>
      <w:lvlText w:val=""/>
      <w:lvlJc w:val="left"/>
      <w:pPr>
        <w:ind w:left="5040" w:hanging="360"/>
      </w:pPr>
      <w:rPr>
        <w:rFonts w:hint="default" w:ascii="Symbol" w:hAnsi="Symbol"/>
      </w:rPr>
    </w:lvl>
    <w:lvl w:ilvl="7" w:tplc="32DEE2DC">
      <w:start w:val="1"/>
      <w:numFmt w:val="bullet"/>
      <w:lvlText w:val="o"/>
      <w:lvlJc w:val="left"/>
      <w:pPr>
        <w:ind w:left="5760" w:hanging="360"/>
      </w:pPr>
      <w:rPr>
        <w:rFonts w:hint="default" w:ascii="Courier New" w:hAnsi="Courier New"/>
      </w:rPr>
    </w:lvl>
    <w:lvl w:ilvl="8" w:tplc="D408C72E">
      <w:start w:val="1"/>
      <w:numFmt w:val="bullet"/>
      <w:lvlText w:val=""/>
      <w:lvlJc w:val="left"/>
      <w:pPr>
        <w:ind w:left="6480" w:hanging="360"/>
      </w:pPr>
      <w:rPr>
        <w:rFonts w:hint="default" w:ascii="Wingdings" w:hAnsi="Wingdings"/>
      </w:rPr>
    </w:lvl>
  </w:abstractNum>
  <w:abstractNum w:abstractNumId="14" w15:restartNumberingAfterBreak="0">
    <w:nsid w:val="54FE6383"/>
    <w:multiLevelType w:val="hybridMultilevel"/>
    <w:tmpl w:val="A4500F78"/>
    <w:lvl w:ilvl="0" w:tplc="04090001">
      <w:start w:val="1"/>
      <w:numFmt w:val="bullet"/>
      <w:lvlText w:val=""/>
      <w:lvlJc w:val="left"/>
      <w:pPr>
        <w:ind w:left="726" w:hanging="360"/>
      </w:pPr>
      <w:rPr>
        <w:rFonts w:hint="default" w:ascii="Symbol" w:hAnsi="Symbol" w:cs="Symbol"/>
      </w:rPr>
    </w:lvl>
    <w:lvl w:ilvl="1" w:tplc="04090003" w:tentative="1">
      <w:start w:val="1"/>
      <w:numFmt w:val="bullet"/>
      <w:lvlText w:val="o"/>
      <w:lvlJc w:val="left"/>
      <w:pPr>
        <w:ind w:left="1446" w:hanging="360"/>
      </w:pPr>
      <w:rPr>
        <w:rFonts w:hint="default" w:ascii="Courier New" w:hAnsi="Courier New" w:cs="Courier New"/>
      </w:rPr>
    </w:lvl>
    <w:lvl w:ilvl="2" w:tplc="04090005" w:tentative="1">
      <w:start w:val="1"/>
      <w:numFmt w:val="bullet"/>
      <w:lvlText w:val=""/>
      <w:lvlJc w:val="left"/>
      <w:pPr>
        <w:ind w:left="2166" w:hanging="360"/>
      </w:pPr>
      <w:rPr>
        <w:rFonts w:hint="default" w:ascii="Wingdings" w:hAnsi="Wingdings" w:cs="Wingdings"/>
      </w:rPr>
    </w:lvl>
    <w:lvl w:ilvl="3" w:tplc="04090001" w:tentative="1">
      <w:start w:val="1"/>
      <w:numFmt w:val="bullet"/>
      <w:lvlText w:val=""/>
      <w:lvlJc w:val="left"/>
      <w:pPr>
        <w:ind w:left="2886" w:hanging="360"/>
      </w:pPr>
      <w:rPr>
        <w:rFonts w:hint="default" w:ascii="Symbol" w:hAnsi="Symbol" w:cs="Symbol"/>
      </w:rPr>
    </w:lvl>
    <w:lvl w:ilvl="4" w:tplc="04090003" w:tentative="1">
      <w:start w:val="1"/>
      <w:numFmt w:val="bullet"/>
      <w:lvlText w:val="o"/>
      <w:lvlJc w:val="left"/>
      <w:pPr>
        <w:ind w:left="3606" w:hanging="360"/>
      </w:pPr>
      <w:rPr>
        <w:rFonts w:hint="default" w:ascii="Courier New" w:hAnsi="Courier New" w:cs="Courier New"/>
      </w:rPr>
    </w:lvl>
    <w:lvl w:ilvl="5" w:tplc="04090005" w:tentative="1">
      <w:start w:val="1"/>
      <w:numFmt w:val="bullet"/>
      <w:lvlText w:val=""/>
      <w:lvlJc w:val="left"/>
      <w:pPr>
        <w:ind w:left="4326" w:hanging="360"/>
      </w:pPr>
      <w:rPr>
        <w:rFonts w:hint="default" w:ascii="Wingdings" w:hAnsi="Wingdings" w:cs="Wingdings"/>
      </w:rPr>
    </w:lvl>
    <w:lvl w:ilvl="6" w:tplc="04090001" w:tentative="1">
      <w:start w:val="1"/>
      <w:numFmt w:val="bullet"/>
      <w:lvlText w:val=""/>
      <w:lvlJc w:val="left"/>
      <w:pPr>
        <w:ind w:left="5046" w:hanging="360"/>
      </w:pPr>
      <w:rPr>
        <w:rFonts w:hint="default" w:ascii="Symbol" w:hAnsi="Symbol" w:cs="Symbol"/>
      </w:rPr>
    </w:lvl>
    <w:lvl w:ilvl="7" w:tplc="04090003" w:tentative="1">
      <w:start w:val="1"/>
      <w:numFmt w:val="bullet"/>
      <w:lvlText w:val="o"/>
      <w:lvlJc w:val="left"/>
      <w:pPr>
        <w:ind w:left="5766" w:hanging="360"/>
      </w:pPr>
      <w:rPr>
        <w:rFonts w:hint="default" w:ascii="Courier New" w:hAnsi="Courier New" w:cs="Courier New"/>
      </w:rPr>
    </w:lvl>
    <w:lvl w:ilvl="8" w:tplc="04090005" w:tentative="1">
      <w:start w:val="1"/>
      <w:numFmt w:val="bullet"/>
      <w:lvlText w:val=""/>
      <w:lvlJc w:val="left"/>
      <w:pPr>
        <w:ind w:left="6486" w:hanging="360"/>
      </w:pPr>
      <w:rPr>
        <w:rFonts w:hint="default" w:ascii="Wingdings" w:hAnsi="Wingdings" w:cs="Wingdings"/>
      </w:rPr>
    </w:lvl>
  </w:abstractNum>
  <w:abstractNum w:abstractNumId="15" w15:restartNumberingAfterBreak="0">
    <w:nsid w:val="566238DD"/>
    <w:multiLevelType w:val="hybridMultilevel"/>
    <w:tmpl w:val="FFFFFFFF"/>
    <w:lvl w:ilvl="0" w:tplc="62D4DCDE">
      <w:start w:val="1"/>
      <w:numFmt w:val="decimal"/>
      <w:lvlText w:val="%1."/>
      <w:lvlJc w:val="left"/>
      <w:pPr>
        <w:ind w:left="720" w:hanging="360"/>
      </w:pPr>
    </w:lvl>
    <w:lvl w:ilvl="1" w:tplc="ED02260A">
      <w:start w:val="1"/>
      <w:numFmt w:val="lowerLetter"/>
      <w:lvlText w:val="%2."/>
      <w:lvlJc w:val="left"/>
      <w:pPr>
        <w:ind w:left="1440" w:hanging="360"/>
      </w:pPr>
    </w:lvl>
    <w:lvl w:ilvl="2" w:tplc="B588C4A6">
      <w:start w:val="1"/>
      <w:numFmt w:val="lowerRoman"/>
      <w:lvlText w:val="%3."/>
      <w:lvlJc w:val="right"/>
      <w:pPr>
        <w:ind w:left="2160" w:hanging="180"/>
      </w:pPr>
    </w:lvl>
    <w:lvl w:ilvl="3" w:tplc="CBBEC298">
      <w:start w:val="1"/>
      <w:numFmt w:val="decimal"/>
      <w:lvlText w:val="%4."/>
      <w:lvlJc w:val="left"/>
      <w:pPr>
        <w:ind w:left="2880" w:hanging="360"/>
      </w:pPr>
    </w:lvl>
    <w:lvl w:ilvl="4" w:tplc="F2D6B7EE">
      <w:start w:val="1"/>
      <w:numFmt w:val="lowerLetter"/>
      <w:lvlText w:val="%5."/>
      <w:lvlJc w:val="left"/>
      <w:pPr>
        <w:ind w:left="3600" w:hanging="360"/>
      </w:pPr>
    </w:lvl>
    <w:lvl w:ilvl="5" w:tplc="B0C063DE">
      <w:start w:val="1"/>
      <w:numFmt w:val="lowerRoman"/>
      <w:lvlText w:val="%6."/>
      <w:lvlJc w:val="right"/>
      <w:pPr>
        <w:ind w:left="4320" w:hanging="180"/>
      </w:pPr>
    </w:lvl>
    <w:lvl w:ilvl="6" w:tplc="A462E1EE">
      <w:start w:val="1"/>
      <w:numFmt w:val="decimal"/>
      <w:lvlText w:val="%7."/>
      <w:lvlJc w:val="left"/>
      <w:pPr>
        <w:ind w:left="5040" w:hanging="360"/>
      </w:pPr>
    </w:lvl>
    <w:lvl w:ilvl="7" w:tplc="2AEAA078">
      <w:start w:val="1"/>
      <w:numFmt w:val="lowerLetter"/>
      <w:lvlText w:val="%8."/>
      <w:lvlJc w:val="left"/>
      <w:pPr>
        <w:ind w:left="5760" w:hanging="360"/>
      </w:pPr>
    </w:lvl>
    <w:lvl w:ilvl="8" w:tplc="AA40D3FC">
      <w:start w:val="1"/>
      <w:numFmt w:val="lowerRoman"/>
      <w:lvlText w:val="%9."/>
      <w:lvlJc w:val="right"/>
      <w:pPr>
        <w:ind w:left="6480" w:hanging="180"/>
      </w:pPr>
    </w:lvl>
  </w:abstractNum>
  <w:abstractNum w:abstractNumId="16" w15:restartNumberingAfterBreak="0">
    <w:nsid w:val="5E9138C6"/>
    <w:multiLevelType w:val="hybridMultilevel"/>
    <w:tmpl w:val="6C848D58"/>
    <w:lvl w:ilvl="0" w:tplc="EE524BBC">
      <w:start w:val="1"/>
      <w:numFmt w:val="bullet"/>
      <w:lvlText w:val=""/>
      <w:lvlJc w:val="left"/>
      <w:pPr>
        <w:ind w:left="720" w:hanging="360"/>
      </w:pPr>
      <w:rPr>
        <w:rFonts w:hint="default" w:ascii="Symbol" w:hAnsi="Symbol"/>
      </w:rPr>
    </w:lvl>
    <w:lvl w:ilvl="1" w:tplc="C2C81BDA">
      <w:start w:val="1"/>
      <w:numFmt w:val="bullet"/>
      <w:lvlText w:val="o"/>
      <w:lvlJc w:val="left"/>
      <w:pPr>
        <w:ind w:left="1440" w:hanging="360"/>
      </w:pPr>
      <w:rPr>
        <w:rFonts w:hint="default" w:ascii="Courier New" w:hAnsi="Courier New"/>
      </w:rPr>
    </w:lvl>
    <w:lvl w:ilvl="2" w:tplc="F12CC7AA">
      <w:start w:val="1"/>
      <w:numFmt w:val="bullet"/>
      <w:lvlText w:val=""/>
      <w:lvlJc w:val="left"/>
      <w:pPr>
        <w:ind w:left="2160" w:hanging="360"/>
      </w:pPr>
      <w:rPr>
        <w:rFonts w:hint="default" w:ascii="Wingdings" w:hAnsi="Wingdings"/>
      </w:rPr>
    </w:lvl>
    <w:lvl w:ilvl="3" w:tplc="5B263EEE">
      <w:start w:val="1"/>
      <w:numFmt w:val="bullet"/>
      <w:lvlText w:val=""/>
      <w:lvlJc w:val="left"/>
      <w:pPr>
        <w:ind w:left="2880" w:hanging="360"/>
      </w:pPr>
      <w:rPr>
        <w:rFonts w:hint="default" w:ascii="Symbol" w:hAnsi="Symbol"/>
      </w:rPr>
    </w:lvl>
    <w:lvl w:ilvl="4" w:tplc="949EE11A">
      <w:start w:val="1"/>
      <w:numFmt w:val="bullet"/>
      <w:lvlText w:val="o"/>
      <w:lvlJc w:val="left"/>
      <w:pPr>
        <w:ind w:left="3600" w:hanging="360"/>
      </w:pPr>
      <w:rPr>
        <w:rFonts w:hint="default" w:ascii="Courier New" w:hAnsi="Courier New"/>
      </w:rPr>
    </w:lvl>
    <w:lvl w:ilvl="5" w:tplc="6486CAEE">
      <w:start w:val="1"/>
      <w:numFmt w:val="bullet"/>
      <w:lvlText w:val=""/>
      <w:lvlJc w:val="left"/>
      <w:pPr>
        <w:ind w:left="4320" w:hanging="360"/>
      </w:pPr>
      <w:rPr>
        <w:rFonts w:hint="default" w:ascii="Wingdings" w:hAnsi="Wingdings"/>
      </w:rPr>
    </w:lvl>
    <w:lvl w:ilvl="6" w:tplc="8C5AD042">
      <w:start w:val="1"/>
      <w:numFmt w:val="bullet"/>
      <w:lvlText w:val=""/>
      <w:lvlJc w:val="left"/>
      <w:pPr>
        <w:ind w:left="5040" w:hanging="360"/>
      </w:pPr>
      <w:rPr>
        <w:rFonts w:hint="default" w:ascii="Symbol" w:hAnsi="Symbol"/>
      </w:rPr>
    </w:lvl>
    <w:lvl w:ilvl="7" w:tplc="092AF514">
      <w:start w:val="1"/>
      <w:numFmt w:val="bullet"/>
      <w:lvlText w:val="o"/>
      <w:lvlJc w:val="left"/>
      <w:pPr>
        <w:ind w:left="5760" w:hanging="360"/>
      </w:pPr>
      <w:rPr>
        <w:rFonts w:hint="default" w:ascii="Courier New" w:hAnsi="Courier New"/>
      </w:rPr>
    </w:lvl>
    <w:lvl w:ilvl="8" w:tplc="9DC4DE58">
      <w:start w:val="1"/>
      <w:numFmt w:val="bullet"/>
      <w:lvlText w:val=""/>
      <w:lvlJc w:val="left"/>
      <w:pPr>
        <w:ind w:left="6480" w:hanging="360"/>
      </w:pPr>
      <w:rPr>
        <w:rFonts w:hint="default" w:ascii="Wingdings" w:hAnsi="Wingdings"/>
      </w:rPr>
    </w:lvl>
  </w:abstractNum>
  <w:abstractNum w:abstractNumId="17" w15:restartNumberingAfterBreak="0">
    <w:nsid w:val="5F004DA4"/>
    <w:multiLevelType w:val="hybridMultilevel"/>
    <w:tmpl w:val="84761BA8"/>
    <w:lvl w:ilvl="0" w:tplc="73BA3FDE">
      <w:numFmt w:val="bullet"/>
      <w:lvlText w:val="-"/>
      <w:lvlJc w:val="left"/>
      <w:pPr>
        <w:ind w:left="720" w:hanging="360"/>
      </w:pPr>
      <w:rPr>
        <w:rFonts w:hint="default" w:ascii="Times New Roman" w:hAnsi="Times New Roman" w:cs="Times New Roman" w:eastAsiaTheme="minorEastAsia"/>
      </w:rPr>
    </w:lvl>
    <w:lvl w:ilvl="1" w:tplc="FFFFFFFF">
      <w:start w:val="1"/>
      <w:numFmt w:val="bullet"/>
      <w:lvlText w:val=""/>
      <w:lvlJc w:val="left"/>
      <w:pPr>
        <w:ind w:left="1440" w:hanging="360"/>
      </w:pPr>
      <w:rPr>
        <w:rFonts w:hint="default" w:ascii="Symbol" w:hAnsi="Symbol"/>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62B46EAB"/>
    <w:multiLevelType w:val="hybridMultilevel"/>
    <w:tmpl w:val="D03639E0"/>
    <w:lvl w:ilvl="0" w:tplc="BF0EED96">
      <w:start w:val="1"/>
      <w:numFmt w:val="bullet"/>
      <w:lvlText w:val=""/>
      <w:lvlJc w:val="left"/>
      <w:pPr>
        <w:ind w:left="720" w:hanging="360"/>
      </w:pPr>
      <w:rPr>
        <w:rFonts w:hint="default" w:ascii="Symbol" w:hAnsi="Symbol"/>
      </w:rPr>
    </w:lvl>
    <w:lvl w:ilvl="1" w:tplc="3A540B74">
      <w:start w:val="1"/>
      <w:numFmt w:val="bullet"/>
      <w:lvlText w:val="o"/>
      <w:lvlJc w:val="left"/>
      <w:pPr>
        <w:ind w:left="1440" w:hanging="360"/>
      </w:pPr>
      <w:rPr>
        <w:rFonts w:hint="default" w:ascii="Courier New" w:hAnsi="Courier New"/>
      </w:rPr>
    </w:lvl>
    <w:lvl w:ilvl="2" w:tplc="B3601280">
      <w:start w:val="1"/>
      <w:numFmt w:val="bullet"/>
      <w:lvlText w:val=""/>
      <w:lvlJc w:val="left"/>
      <w:pPr>
        <w:ind w:left="2160" w:hanging="360"/>
      </w:pPr>
      <w:rPr>
        <w:rFonts w:hint="default" w:ascii="Wingdings" w:hAnsi="Wingdings"/>
      </w:rPr>
    </w:lvl>
    <w:lvl w:ilvl="3" w:tplc="09A42C8A">
      <w:start w:val="1"/>
      <w:numFmt w:val="bullet"/>
      <w:lvlText w:val=""/>
      <w:lvlJc w:val="left"/>
      <w:pPr>
        <w:ind w:left="2880" w:hanging="360"/>
      </w:pPr>
      <w:rPr>
        <w:rFonts w:hint="default" w:ascii="Symbol" w:hAnsi="Symbol"/>
      </w:rPr>
    </w:lvl>
    <w:lvl w:ilvl="4" w:tplc="11D2EE0C">
      <w:start w:val="1"/>
      <w:numFmt w:val="bullet"/>
      <w:lvlText w:val="o"/>
      <w:lvlJc w:val="left"/>
      <w:pPr>
        <w:ind w:left="3600" w:hanging="360"/>
      </w:pPr>
      <w:rPr>
        <w:rFonts w:hint="default" w:ascii="Courier New" w:hAnsi="Courier New"/>
      </w:rPr>
    </w:lvl>
    <w:lvl w:ilvl="5" w:tplc="E5D6FD36">
      <w:start w:val="1"/>
      <w:numFmt w:val="bullet"/>
      <w:lvlText w:val=""/>
      <w:lvlJc w:val="left"/>
      <w:pPr>
        <w:ind w:left="4320" w:hanging="360"/>
      </w:pPr>
      <w:rPr>
        <w:rFonts w:hint="default" w:ascii="Wingdings" w:hAnsi="Wingdings"/>
      </w:rPr>
    </w:lvl>
    <w:lvl w:ilvl="6" w:tplc="AF98F84A">
      <w:start w:val="1"/>
      <w:numFmt w:val="bullet"/>
      <w:lvlText w:val=""/>
      <w:lvlJc w:val="left"/>
      <w:pPr>
        <w:ind w:left="5040" w:hanging="360"/>
      </w:pPr>
      <w:rPr>
        <w:rFonts w:hint="default" w:ascii="Symbol" w:hAnsi="Symbol"/>
      </w:rPr>
    </w:lvl>
    <w:lvl w:ilvl="7" w:tplc="BF1ACE52">
      <w:start w:val="1"/>
      <w:numFmt w:val="bullet"/>
      <w:lvlText w:val="o"/>
      <w:lvlJc w:val="left"/>
      <w:pPr>
        <w:ind w:left="5760" w:hanging="360"/>
      </w:pPr>
      <w:rPr>
        <w:rFonts w:hint="default" w:ascii="Courier New" w:hAnsi="Courier New"/>
      </w:rPr>
    </w:lvl>
    <w:lvl w:ilvl="8" w:tplc="A9581F40">
      <w:start w:val="1"/>
      <w:numFmt w:val="bullet"/>
      <w:lvlText w:val=""/>
      <w:lvlJc w:val="left"/>
      <w:pPr>
        <w:ind w:left="6480" w:hanging="360"/>
      </w:pPr>
      <w:rPr>
        <w:rFonts w:hint="default" w:ascii="Wingdings" w:hAnsi="Wingdings"/>
      </w:rPr>
    </w:lvl>
  </w:abstractNum>
  <w:abstractNum w:abstractNumId="19" w15:restartNumberingAfterBreak="0">
    <w:nsid w:val="6BC06097"/>
    <w:multiLevelType w:val="hybridMultilevel"/>
    <w:tmpl w:val="7BBEC42C"/>
    <w:lvl w:ilvl="0" w:tplc="04090001">
      <w:start w:val="1"/>
      <w:numFmt w:val="bullet"/>
      <w:lvlText w:val=""/>
      <w:lvlJc w:val="left"/>
      <w:pPr>
        <w:ind w:left="720" w:hanging="360"/>
      </w:pPr>
      <w:rPr>
        <w:rFonts w:hint="default" w:ascii="Symbol" w:hAnsi="Symbol" w:cs="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cs="Wingdings"/>
      </w:rPr>
    </w:lvl>
    <w:lvl w:ilvl="3" w:tplc="04090001" w:tentative="1">
      <w:start w:val="1"/>
      <w:numFmt w:val="bullet"/>
      <w:lvlText w:val=""/>
      <w:lvlJc w:val="left"/>
      <w:pPr>
        <w:ind w:left="2880" w:hanging="360"/>
      </w:pPr>
      <w:rPr>
        <w:rFonts w:hint="default" w:ascii="Symbol" w:hAnsi="Symbol" w:cs="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cs="Wingdings"/>
      </w:rPr>
    </w:lvl>
    <w:lvl w:ilvl="6" w:tplc="04090001" w:tentative="1">
      <w:start w:val="1"/>
      <w:numFmt w:val="bullet"/>
      <w:lvlText w:val=""/>
      <w:lvlJc w:val="left"/>
      <w:pPr>
        <w:ind w:left="5040" w:hanging="360"/>
      </w:pPr>
      <w:rPr>
        <w:rFonts w:hint="default" w:ascii="Symbol" w:hAnsi="Symbol" w:cs="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cs="Wingdings"/>
      </w:rPr>
    </w:lvl>
  </w:abstractNum>
  <w:abstractNum w:abstractNumId="20" w15:restartNumberingAfterBreak="0">
    <w:nsid w:val="6D4E1FBE"/>
    <w:multiLevelType w:val="hybridMultilevel"/>
    <w:tmpl w:val="F60E0CD4"/>
    <w:lvl w:ilvl="0" w:tplc="8904CC9A">
      <w:start w:val="1"/>
      <w:numFmt w:val="bullet"/>
      <w:lvlText w:val=""/>
      <w:lvlJc w:val="left"/>
      <w:pPr>
        <w:ind w:left="720" w:hanging="360"/>
      </w:pPr>
      <w:rPr>
        <w:rFonts w:hint="default" w:ascii="Wingdings" w:hAnsi="Wingdings"/>
      </w:rPr>
    </w:lvl>
    <w:lvl w:ilvl="1" w:tplc="D2F81D0C">
      <w:start w:val="1"/>
      <w:numFmt w:val="bullet"/>
      <w:lvlText w:val="o"/>
      <w:lvlJc w:val="left"/>
      <w:pPr>
        <w:ind w:left="1440" w:hanging="360"/>
      </w:pPr>
      <w:rPr>
        <w:rFonts w:hint="default" w:ascii="Courier New" w:hAnsi="Courier New"/>
      </w:rPr>
    </w:lvl>
    <w:lvl w:ilvl="2" w:tplc="D486C0DC">
      <w:start w:val="1"/>
      <w:numFmt w:val="bullet"/>
      <w:lvlText w:val=""/>
      <w:lvlJc w:val="left"/>
      <w:pPr>
        <w:ind w:left="2160" w:hanging="360"/>
      </w:pPr>
      <w:rPr>
        <w:rFonts w:hint="default" w:ascii="Wingdings" w:hAnsi="Wingdings"/>
      </w:rPr>
    </w:lvl>
    <w:lvl w:ilvl="3" w:tplc="3DAEBC22">
      <w:start w:val="1"/>
      <w:numFmt w:val="bullet"/>
      <w:lvlText w:val=""/>
      <w:lvlJc w:val="left"/>
      <w:pPr>
        <w:ind w:left="2880" w:hanging="360"/>
      </w:pPr>
      <w:rPr>
        <w:rFonts w:hint="default" w:ascii="Symbol" w:hAnsi="Symbol"/>
      </w:rPr>
    </w:lvl>
    <w:lvl w:ilvl="4" w:tplc="E3A239E8">
      <w:start w:val="1"/>
      <w:numFmt w:val="bullet"/>
      <w:lvlText w:val="o"/>
      <w:lvlJc w:val="left"/>
      <w:pPr>
        <w:ind w:left="3600" w:hanging="360"/>
      </w:pPr>
      <w:rPr>
        <w:rFonts w:hint="default" w:ascii="Courier New" w:hAnsi="Courier New"/>
      </w:rPr>
    </w:lvl>
    <w:lvl w:ilvl="5" w:tplc="E08E5624">
      <w:start w:val="1"/>
      <w:numFmt w:val="bullet"/>
      <w:lvlText w:val=""/>
      <w:lvlJc w:val="left"/>
      <w:pPr>
        <w:ind w:left="4320" w:hanging="360"/>
      </w:pPr>
      <w:rPr>
        <w:rFonts w:hint="default" w:ascii="Wingdings" w:hAnsi="Wingdings"/>
      </w:rPr>
    </w:lvl>
    <w:lvl w:ilvl="6" w:tplc="2506BE1A">
      <w:start w:val="1"/>
      <w:numFmt w:val="bullet"/>
      <w:lvlText w:val=""/>
      <w:lvlJc w:val="left"/>
      <w:pPr>
        <w:ind w:left="5040" w:hanging="360"/>
      </w:pPr>
      <w:rPr>
        <w:rFonts w:hint="default" w:ascii="Symbol" w:hAnsi="Symbol"/>
      </w:rPr>
    </w:lvl>
    <w:lvl w:ilvl="7" w:tplc="989C0D46">
      <w:start w:val="1"/>
      <w:numFmt w:val="bullet"/>
      <w:lvlText w:val="o"/>
      <w:lvlJc w:val="left"/>
      <w:pPr>
        <w:ind w:left="5760" w:hanging="360"/>
      </w:pPr>
      <w:rPr>
        <w:rFonts w:hint="default" w:ascii="Courier New" w:hAnsi="Courier New"/>
      </w:rPr>
    </w:lvl>
    <w:lvl w:ilvl="8" w:tplc="A900CE1C">
      <w:start w:val="1"/>
      <w:numFmt w:val="bullet"/>
      <w:lvlText w:val=""/>
      <w:lvlJc w:val="left"/>
      <w:pPr>
        <w:ind w:left="6480" w:hanging="360"/>
      </w:pPr>
      <w:rPr>
        <w:rFonts w:hint="default" w:ascii="Wingdings" w:hAnsi="Wingdings"/>
      </w:rPr>
    </w:lvl>
  </w:abstractNum>
  <w:abstractNum w:abstractNumId="21" w15:restartNumberingAfterBreak="0">
    <w:nsid w:val="70B520A6"/>
    <w:multiLevelType w:val="hybridMultilevel"/>
    <w:tmpl w:val="621AF9FE"/>
    <w:lvl w:ilvl="0" w:tplc="26669112">
      <w:start w:val="1"/>
      <w:numFmt w:val="bullet"/>
      <w:lvlText w:val=""/>
      <w:lvlJc w:val="left"/>
      <w:pPr>
        <w:ind w:left="720" w:hanging="360"/>
      </w:pPr>
      <w:rPr>
        <w:rFonts w:hint="default" w:ascii="Symbol" w:hAnsi="Symbol"/>
      </w:rPr>
    </w:lvl>
    <w:lvl w:ilvl="1" w:tplc="DCA2EA7C">
      <w:start w:val="1"/>
      <w:numFmt w:val="bullet"/>
      <w:lvlText w:val="o"/>
      <w:lvlJc w:val="left"/>
      <w:pPr>
        <w:ind w:left="1440" w:hanging="360"/>
      </w:pPr>
      <w:rPr>
        <w:rFonts w:hint="default" w:ascii="Courier New" w:hAnsi="Courier New"/>
      </w:rPr>
    </w:lvl>
    <w:lvl w:ilvl="2" w:tplc="1660BA88">
      <w:start w:val="1"/>
      <w:numFmt w:val="bullet"/>
      <w:lvlText w:val=""/>
      <w:lvlJc w:val="left"/>
      <w:pPr>
        <w:ind w:left="2160" w:hanging="360"/>
      </w:pPr>
      <w:rPr>
        <w:rFonts w:hint="default" w:ascii="Wingdings" w:hAnsi="Wingdings"/>
      </w:rPr>
    </w:lvl>
    <w:lvl w:ilvl="3" w:tplc="7AC2FCCC">
      <w:start w:val="1"/>
      <w:numFmt w:val="bullet"/>
      <w:lvlText w:val=""/>
      <w:lvlJc w:val="left"/>
      <w:pPr>
        <w:ind w:left="2880" w:hanging="360"/>
      </w:pPr>
      <w:rPr>
        <w:rFonts w:hint="default" w:ascii="Symbol" w:hAnsi="Symbol"/>
      </w:rPr>
    </w:lvl>
    <w:lvl w:ilvl="4" w:tplc="AE8016C6">
      <w:start w:val="1"/>
      <w:numFmt w:val="bullet"/>
      <w:lvlText w:val="o"/>
      <w:lvlJc w:val="left"/>
      <w:pPr>
        <w:ind w:left="3600" w:hanging="360"/>
      </w:pPr>
      <w:rPr>
        <w:rFonts w:hint="default" w:ascii="Courier New" w:hAnsi="Courier New"/>
      </w:rPr>
    </w:lvl>
    <w:lvl w:ilvl="5" w:tplc="FC280E28">
      <w:start w:val="1"/>
      <w:numFmt w:val="bullet"/>
      <w:lvlText w:val=""/>
      <w:lvlJc w:val="left"/>
      <w:pPr>
        <w:ind w:left="4320" w:hanging="360"/>
      </w:pPr>
      <w:rPr>
        <w:rFonts w:hint="default" w:ascii="Wingdings" w:hAnsi="Wingdings"/>
      </w:rPr>
    </w:lvl>
    <w:lvl w:ilvl="6" w:tplc="9080ED5C">
      <w:start w:val="1"/>
      <w:numFmt w:val="bullet"/>
      <w:lvlText w:val=""/>
      <w:lvlJc w:val="left"/>
      <w:pPr>
        <w:ind w:left="5040" w:hanging="360"/>
      </w:pPr>
      <w:rPr>
        <w:rFonts w:hint="default" w:ascii="Symbol" w:hAnsi="Symbol"/>
      </w:rPr>
    </w:lvl>
    <w:lvl w:ilvl="7" w:tplc="65FE61F0">
      <w:start w:val="1"/>
      <w:numFmt w:val="bullet"/>
      <w:lvlText w:val="o"/>
      <w:lvlJc w:val="left"/>
      <w:pPr>
        <w:ind w:left="5760" w:hanging="360"/>
      </w:pPr>
      <w:rPr>
        <w:rFonts w:hint="default" w:ascii="Courier New" w:hAnsi="Courier New"/>
      </w:rPr>
    </w:lvl>
    <w:lvl w:ilvl="8" w:tplc="C9E61CFA">
      <w:start w:val="1"/>
      <w:numFmt w:val="bullet"/>
      <w:lvlText w:val=""/>
      <w:lvlJc w:val="left"/>
      <w:pPr>
        <w:ind w:left="6480" w:hanging="360"/>
      </w:pPr>
      <w:rPr>
        <w:rFonts w:hint="default" w:ascii="Wingdings" w:hAnsi="Wingdings"/>
      </w:rPr>
    </w:lvl>
  </w:abstractNum>
  <w:abstractNum w:abstractNumId="22" w15:restartNumberingAfterBreak="0">
    <w:nsid w:val="79AA4C1D"/>
    <w:multiLevelType w:val="hybridMultilevel"/>
    <w:tmpl w:val="5854F70E"/>
    <w:lvl w:ilvl="0" w:tplc="84A8A08C">
      <w:start w:val="1"/>
      <w:numFmt w:val="bullet"/>
      <w:lvlText w:val=""/>
      <w:lvlJc w:val="left"/>
      <w:pPr>
        <w:ind w:left="720" w:hanging="360"/>
      </w:pPr>
      <w:rPr>
        <w:rFonts w:hint="default" w:ascii="Symbol" w:hAnsi="Symbol"/>
      </w:rPr>
    </w:lvl>
    <w:lvl w:ilvl="1" w:tplc="C4B87636">
      <w:start w:val="1"/>
      <w:numFmt w:val="bullet"/>
      <w:lvlText w:val="o"/>
      <w:lvlJc w:val="left"/>
      <w:pPr>
        <w:ind w:left="1440" w:hanging="360"/>
      </w:pPr>
      <w:rPr>
        <w:rFonts w:hint="default" w:ascii="Courier New" w:hAnsi="Courier New"/>
      </w:rPr>
    </w:lvl>
    <w:lvl w:ilvl="2" w:tplc="86CCCF8E">
      <w:start w:val="1"/>
      <w:numFmt w:val="bullet"/>
      <w:lvlText w:val=""/>
      <w:lvlJc w:val="left"/>
      <w:pPr>
        <w:ind w:left="2160" w:hanging="360"/>
      </w:pPr>
      <w:rPr>
        <w:rFonts w:hint="default" w:ascii="Wingdings" w:hAnsi="Wingdings"/>
      </w:rPr>
    </w:lvl>
    <w:lvl w:ilvl="3" w:tplc="03204112">
      <w:start w:val="1"/>
      <w:numFmt w:val="bullet"/>
      <w:lvlText w:val=""/>
      <w:lvlJc w:val="left"/>
      <w:pPr>
        <w:ind w:left="2880" w:hanging="360"/>
      </w:pPr>
      <w:rPr>
        <w:rFonts w:hint="default" w:ascii="Symbol" w:hAnsi="Symbol"/>
      </w:rPr>
    </w:lvl>
    <w:lvl w:ilvl="4" w:tplc="C8F85964">
      <w:start w:val="1"/>
      <w:numFmt w:val="bullet"/>
      <w:lvlText w:val="o"/>
      <w:lvlJc w:val="left"/>
      <w:pPr>
        <w:ind w:left="3600" w:hanging="360"/>
      </w:pPr>
      <w:rPr>
        <w:rFonts w:hint="default" w:ascii="Courier New" w:hAnsi="Courier New"/>
      </w:rPr>
    </w:lvl>
    <w:lvl w:ilvl="5" w:tplc="C6FE7F44">
      <w:start w:val="1"/>
      <w:numFmt w:val="bullet"/>
      <w:lvlText w:val=""/>
      <w:lvlJc w:val="left"/>
      <w:pPr>
        <w:ind w:left="4320" w:hanging="360"/>
      </w:pPr>
      <w:rPr>
        <w:rFonts w:hint="default" w:ascii="Wingdings" w:hAnsi="Wingdings"/>
      </w:rPr>
    </w:lvl>
    <w:lvl w:ilvl="6" w:tplc="DE96BB6E">
      <w:start w:val="1"/>
      <w:numFmt w:val="bullet"/>
      <w:lvlText w:val=""/>
      <w:lvlJc w:val="left"/>
      <w:pPr>
        <w:ind w:left="5040" w:hanging="360"/>
      </w:pPr>
      <w:rPr>
        <w:rFonts w:hint="default" w:ascii="Symbol" w:hAnsi="Symbol"/>
      </w:rPr>
    </w:lvl>
    <w:lvl w:ilvl="7" w:tplc="11B47BC4">
      <w:start w:val="1"/>
      <w:numFmt w:val="bullet"/>
      <w:lvlText w:val="o"/>
      <w:lvlJc w:val="left"/>
      <w:pPr>
        <w:ind w:left="5760" w:hanging="360"/>
      </w:pPr>
      <w:rPr>
        <w:rFonts w:hint="default" w:ascii="Courier New" w:hAnsi="Courier New"/>
      </w:rPr>
    </w:lvl>
    <w:lvl w:ilvl="8" w:tplc="7E84123C">
      <w:start w:val="1"/>
      <w:numFmt w:val="bullet"/>
      <w:lvlText w:val=""/>
      <w:lvlJc w:val="left"/>
      <w:pPr>
        <w:ind w:left="6480" w:hanging="360"/>
      </w:pPr>
      <w:rPr>
        <w:rFonts w:hint="default" w:ascii="Wingdings" w:hAnsi="Wingdings"/>
      </w:rPr>
    </w:lvl>
  </w:abstractNum>
  <w:abstractNum w:abstractNumId="23" w15:restartNumberingAfterBreak="0">
    <w:nsid w:val="7A0E3A13"/>
    <w:multiLevelType w:val="hybridMultilevel"/>
    <w:tmpl w:val="3E70C944"/>
    <w:lvl w:ilvl="0" w:tplc="BF046D64">
      <w:start w:val="1"/>
      <w:numFmt w:val="bullet"/>
      <w:lvlText w:val=""/>
      <w:lvlJc w:val="left"/>
      <w:pPr>
        <w:ind w:left="720" w:hanging="360"/>
      </w:pPr>
      <w:rPr>
        <w:rFonts w:hint="default" w:ascii="Symbol" w:hAnsi="Symbol"/>
      </w:rPr>
    </w:lvl>
    <w:lvl w:ilvl="1" w:tplc="2880F9E6">
      <w:start w:val="1"/>
      <w:numFmt w:val="bullet"/>
      <w:lvlText w:val="o"/>
      <w:lvlJc w:val="left"/>
      <w:pPr>
        <w:ind w:left="1440" w:hanging="360"/>
      </w:pPr>
      <w:rPr>
        <w:rFonts w:hint="default" w:ascii="Courier New" w:hAnsi="Courier New"/>
      </w:rPr>
    </w:lvl>
    <w:lvl w:ilvl="2" w:tplc="AB52D9EA">
      <w:start w:val="1"/>
      <w:numFmt w:val="bullet"/>
      <w:lvlText w:val=""/>
      <w:lvlJc w:val="left"/>
      <w:pPr>
        <w:ind w:left="2160" w:hanging="360"/>
      </w:pPr>
      <w:rPr>
        <w:rFonts w:hint="default" w:ascii="Wingdings" w:hAnsi="Wingdings"/>
      </w:rPr>
    </w:lvl>
    <w:lvl w:ilvl="3" w:tplc="8B4A0300">
      <w:start w:val="1"/>
      <w:numFmt w:val="bullet"/>
      <w:lvlText w:val=""/>
      <w:lvlJc w:val="left"/>
      <w:pPr>
        <w:ind w:left="2880" w:hanging="360"/>
      </w:pPr>
      <w:rPr>
        <w:rFonts w:hint="default" w:ascii="Symbol" w:hAnsi="Symbol"/>
      </w:rPr>
    </w:lvl>
    <w:lvl w:ilvl="4" w:tplc="8F308DB8">
      <w:start w:val="1"/>
      <w:numFmt w:val="bullet"/>
      <w:lvlText w:val="o"/>
      <w:lvlJc w:val="left"/>
      <w:pPr>
        <w:ind w:left="3600" w:hanging="360"/>
      </w:pPr>
      <w:rPr>
        <w:rFonts w:hint="default" w:ascii="Courier New" w:hAnsi="Courier New"/>
      </w:rPr>
    </w:lvl>
    <w:lvl w:ilvl="5" w:tplc="466296A8">
      <w:start w:val="1"/>
      <w:numFmt w:val="bullet"/>
      <w:lvlText w:val=""/>
      <w:lvlJc w:val="left"/>
      <w:pPr>
        <w:ind w:left="4320" w:hanging="360"/>
      </w:pPr>
      <w:rPr>
        <w:rFonts w:hint="default" w:ascii="Wingdings" w:hAnsi="Wingdings"/>
      </w:rPr>
    </w:lvl>
    <w:lvl w:ilvl="6" w:tplc="120E07CA">
      <w:start w:val="1"/>
      <w:numFmt w:val="bullet"/>
      <w:lvlText w:val=""/>
      <w:lvlJc w:val="left"/>
      <w:pPr>
        <w:ind w:left="5040" w:hanging="360"/>
      </w:pPr>
      <w:rPr>
        <w:rFonts w:hint="default" w:ascii="Symbol" w:hAnsi="Symbol"/>
      </w:rPr>
    </w:lvl>
    <w:lvl w:ilvl="7" w:tplc="23C6E708">
      <w:start w:val="1"/>
      <w:numFmt w:val="bullet"/>
      <w:lvlText w:val="o"/>
      <w:lvlJc w:val="left"/>
      <w:pPr>
        <w:ind w:left="5760" w:hanging="360"/>
      </w:pPr>
      <w:rPr>
        <w:rFonts w:hint="default" w:ascii="Courier New" w:hAnsi="Courier New"/>
      </w:rPr>
    </w:lvl>
    <w:lvl w:ilvl="8" w:tplc="E20ED8D0">
      <w:start w:val="1"/>
      <w:numFmt w:val="bullet"/>
      <w:lvlText w:val=""/>
      <w:lvlJc w:val="left"/>
      <w:pPr>
        <w:ind w:left="6480" w:hanging="360"/>
      </w:pPr>
      <w:rPr>
        <w:rFonts w:hint="default" w:ascii="Wingdings" w:hAnsi="Wingdings"/>
      </w:rPr>
    </w:lvl>
  </w:abstractNum>
  <w:num w:numId="27">
    <w:abstractNumId w:val="26"/>
  </w:num>
  <w:num w:numId="26">
    <w:abstractNumId w:val="25"/>
  </w:num>
  <w:num w:numId="25">
    <w:abstractNumId w:val="24"/>
  </w:num>
  <w:num w:numId="1">
    <w:abstractNumId w:val="6"/>
  </w:num>
  <w:num w:numId="2">
    <w:abstractNumId w:val="10"/>
  </w:num>
  <w:num w:numId="3">
    <w:abstractNumId w:val="5"/>
  </w:num>
  <w:num w:numId="4">
    <w:abstractNumId w:val="23"/>
  </w:num>
  <w:num w:numId="5">
    <w:abstractNumId w:val="8"/>
  </w:num>
  <w:num w:numId="6">
    <w:abstractNumId w:val="13"/>
  </w:num>
  <w:num w:numId="7">
    <w:abstractNumId w:val="20"/>
  </w:num>
  <w:num w:numId="8">
    <w:abstractNumId w:val="18"/>
  </w:num>
  <w:num w:numId="9">
    <w:abstractNumId w:val="7"/>
  </w:num>
  <w:num w:numId="10">
    <w:abstractNumId w:val="22"/>
  </w:num>
  <w:num w:numId="11">
    <w:abstractNumId w:val="21"/>
  </w:num>
  <w:num w:numId="12">
    <w:abstractNumId w:val="1"/>
  </w:num>
  <w:num w:numId="13">
    <w:abstractNumId w:val="9"/>
  </w:num>
  <w:num w:numId="14">
    <w:abstractNumId w:val="16"/>
  </w:num>
  <w:num w:numId="15">
    <w:abstractNumId w:val="12"/>
  </w:num>
  <w:num w:numId="16">
    <w:abstractNumId w:val="11"/>
  </w:num>
  <w:num w:numId="17">
    <w:abstractNumId w:val="0"/>
  </w:num>
  <w:num w:numId="18">
    <w:abstractNumId w:val="15"/>
  </w:num>
  <w:num w:numId="19">
    <w:abstractNumId w:val="2"/>
  </w:num>
  <w:num w:numId="20">
    <w:abstractNumId w:val="4"/>
  </w:num>
  <w:num w:numId="21">
    <w:abstractNumId w:val="3"/>
  </w:num>
  <w:num w:numId="22">
    <w:abstractNumId w:val="19"/>
  </w:num>
  <w:num w:numId="23">
    <w:abstractNumId w:val="14"/>
  </w:num>
  <w:num w:numId="24">
    <w:abstractNumId w:val="17"/>
  </w:num>
  <w:numIdMacAtCleanup w:val="1"/>
</w:numbering>
</file>

<file path=word/people.xml><?xml version="1.0" encoding="utf-8"?>
<w15:people xmlns:mc="http://schemas.openxmlformats.org/markup-compatibility/2006" xmlns:w15="http://schemas.microsoft.com/office/word/2012/wordml" mc:Ignorable="w15">
  <w15:person w15:author="Mir Assadullah">
    <w15:presenceInfo w15:providerId="None" w15:userId="Mir Assadullah"/>
  </w15:person>
  <w15:person w15:author="Thomas Barton">
    <w15:presenceInfo w15:providerId="AD" w15:userId="S::tbarton7_student.umgc.edu#ext#@umgcdev361.onmicrosoft.com::8d3d9295-cd04-4022-9303-616bfdfeeb0c"/>
  </w15:person>
  <w15:person w15:author="Anthony Cedeno">
    <w15:presenceInfo w15:providerId="AD" w15:userId="S::acedeno2_student.umgc.edu#ext#@umgcdev361.onmicrosoft.com::5d774526-7297-48fb-b4d3-169ad6cd33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true"/>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A1C45E"/>
    <w:rsid w:val="0003464D"/>
    <w:rsid w:val="00040C99"/>
    <w:rsid w:val="0005A4D4"/>
    <w:rsid w:val="000738F3"/>
    <w:rsid w:val="00085B0B"/>
    <w:rsid w:val="000A3FF0"/>
    <w:rsid w:val="000B4E74"/>
    <w:rsid w:val="000B71BF"/>
    <w:rsid w:val="000E589C"/>
    <w:rsid w:val="000E95E4"/>
    <w:rsid w:val="0011700E"/>
    <w:rsid w:val="00140ABB"/>
    <w:rsid w:val="001B5C23"/>
    <w:rsid w:val="001D49FD"/>
    <w:rsid w:val="001DADD8"/>
    <w:rsid w:val="001DC913"/>
    <w:rsid w:val="001F05B2"/>
    <w:rsid w:val="00212E87"/>
    <w:rsid w:val="0021FEFE"/>
    <w:rsid w:val="00224D26"/>
    <w:rsid w:val="0026173F"/>
    <w:rsid w:val="0027516C"/>
    <w:rsid w:val="002972AF"/>
    <w:rsid w:val="0034428A"/>
    <w:rsid w:val="0038B005"/>
    <w:rsid w:val="003A1E0D"/>
    <w:rsid w:val="003A79C6"/>
    <w:rsid w:val="003D319D"/>
    <w:rsid w:val="003F61C4"/>
    <w:rsid w:val="00426035"/>
    <w:rsid w:val="00445A7C"/>
    <w:rsid w:val="0045000B"/>
    <w:rsid w:val="00450A03"/>
    <w:rsid w:val="00461818"/>
    <w:rsid w:val="00467241"/>
    <w:rsid w:val="00470E9E"/>
    <w:rsid w:val="00472BC0"/>
    <w:rsid w:val="00490169"/>
    <w:rsid w:val="00495627"/>
    <w:rsid w:val="004978C2"/>
    <w:rsid w:val="004A6A8D"/>
    <w:rsid w:val="004B40D4"/>
    <w:rsid w:val="004C0C9B"/>
    <w:rsid w:val="004C5948"/>
    <w:rsid w:val="004D293F"/>
    <w:rsid w:val="004D3F43"/>
    <w:rsid w:val="004F5EF2"/>
    <w:rsid w:val="005C5881"/>
    <w:rsid w:val="005C636F"/>
    <w:rsid w:val="005E354C"/>
    <w:rsid w:val="005E6441"/>
    <w:rsid w:val="006063FD"/>
    <w:rsid w:val="00621002"/>
    <w:rsid w:val="006254D9"/>
    <w:rsid w:val="006317FF"/>
    <w:rsid w:val="006712AC"/>
    <w:rsid w:val="006A4D3F"/>
    <w:rsid w:val="006D8218"/>
    <w:rsid w:val="006F3236"/>
    <w:rsid w:val="00727ED9"/>
    <w:rsid w:val="00735255"/>
    <w:rsid w:val="00757152"/>
    <w:rsid w:val="00770D8F"/>
    <w:rsid w:val="007F0DF6"/>
    <w:rsid w:val="008228C2"/>
    <w:rsid w:val="00857537"/>
    <w:rsid w:val="00862D5E"/>
    <w:rsid w:val="00872973"/>
    <w:rsid w:val="008953E4"/>
    <w:rsid w:val="008A7DBD"/>
    <w:rsid w:val="008EFC7D"/>
    <w:rsid w:val="0092049B"/>
    <w:rsid w:val="009259DE"/>
    <w:rsid w:val="00930722"/>
    <w:rsid w:val="00932654"/>
    <w:rsid w:val="00940896"/>
    <w:rsid w:val="009443BA"/>
    <w:rsid w:val="0095113B"/>
    <w:rsid w:val="0097568D"/>
    <w:rsid w:val="0099513C"/>
    <w:rsid w:val="009A3BE4"/>
    <w:rsid w:val="009F72D7"/>
    <w:rsid w:val="00A13CF7"/>
    <w:rsid w:val="00A31225"/>
    <w:rsid w:val="00A474A3"/>
    <w:rsid w:val="00A7582A"/>
    <w:rsid w:val="00A7D8C3"/>
    <w:rsid w:val="00A97709"/>
    <w:rsid w:val="00AC3874"/>
    <w:rsid w:val="00AE73D1"/>
    <w:rsid w:val="00AF665A"/>
    <w:rsid w:val="00B24845"/>
    <w:rsid w:val="00B45432"/>
    <w:rsid w:val="00B5620F"/>
    <w:rsid w:val="00BA37FD"/>
    <w:rsid w:val="00BB456D"/>
    <w:rsid w:val="00BB6AAF"/>
    <w:rsid w:val="00C048C0"/>
    <w:rsid w:val="00C6488F"/>
    <w:rsid w:val="00C731A5"/>
    <w:rsid w:val="00C80A1B"/>
    <w:rsid w:val="00C8723E"/>
    <w:rsid w:val="00CA3659"/>
    <w:rsid w:val="00CA760B"/>
    <w:rsid w:val="00CB468C"/>
    <w:rsid w:val="00CB4E19"/>
    <w:rsid w:val="00CE66C6"/>
    <w:rsid w:val="00CF1DE5"/>
    <w:rsid w:val="00D007E7"/>
    <w:rsid w:val="00D70E44"/>
    <w:rsid w:val="00DA415A"/>
    <w:rsid w:val="00DA6CD2"/>
    <w:rsid w:val="00DA733F"/>
    <w:rsid w:val="00DC0A9D"/>
    <w:rsid w:val="00DD0617"/>
    <w:rsid w:val="00DF28C0"/>
    <w:rsid w:val="00DF7C0A"/>
    <w:rsid w:val="00E08367"/>
    <w:rsid w:val="00E423EA"/>
    <w:rsid w:val="00E61385"/>
    <w:rsid w:val="00E63B94"/>
    <w:rsid w:val="00E71F26"/>
    <w:rsid w:val="00E742A7"/>
    <w:rsid w:val="00EA4192"/>
    <w:rsid w:val="00ED42A1"/>
    <w:rsid w:val="00EE628F"/>
    <w:rsid w:val="00EF2AC6"/>
    <w:rsid w:val="00F00FC3"/>
    <w:rsid w:val="00F35411"/>
    <w:rsid w:val="00F3670C"/>
    <w:rsid w:val="00F404C0"/>
    <w:rsid w:val="00F87766"/>
    <w:rsid w:val="00FC9E8C"/>
    <w:rsid w:val="00FE4CEA"/>
    <w:rsid w:val="00FF65AF"/>
    <w:rsid w:val="010D40B2"/>
    <w:rsid w:val="01115AA0"/>
    <w:rsid w:val="011D424B"/>
    <w:rsid w:val="01222309"/>
    <w:rsid w:val="0124797F"/>
    <w:rsid w:val="0124EA48"/>
    <w:rsid w:val="012578D4"/>
    <w:rsid w:val="012E377D"/>
    <w:rsid w:val="01368166"/>
    <w:rsid w:val="0152D04D"/>
    <w:rsid w:val="0152F237"/>
    <w:rsid w:val="01740577"/>
    <w:rsid w:val="01766522"/>
    <w:rsid w:val="017B76FB"/>
    <w:rsid w:val="01A3EF78"/>
    <w:rsid w:val="01ADE42C"/>
    <w:rsid w:val="01C23A4F"/>
    <w:rsid w:val="01CE5504"/>
    <w:rsid w:val="01D424DA"/>
    <w:rsid w:val="01E1747C"/>
    <w:rsid w:val="01E50A39"/>
    <w:rsid w:val="01E69C2F"/>
    <w:rsid w:val="01E81CD2"/>
    <w:rsid w:val="01ED6CC6"/>
    <w:rsid w:val="0212637F"/>
    <w:rsid w:val="023192F1"/>
    <w:rsid w:val="024E3B32"/>
    <w:rsid w:val="025F7F46"/>
    <w:rsid w:val="0268085B"/>
    <w:rsid w:val="026F059A"/>
    <w:rsid w:val="02770FD0"/>
    <w:rsid w:val="027C53C8"/>
    <w:rsid w:val="02889E48"/>
    <w:rsid w:val="028ED8F0"/>
    <w:rsid w:val="029D2BD7"/>
    <w:rsid w:val="02A08055"/>
    <w:rsid w:val="02AD2B01"/>
    <w:rsid w:val="02B51CDC"/>
    <w:rsid w:val="02D73EBE"/>
    <w:rsid w:val="0327F85B"/>
    <w:rsid w:val="032B79C5"/>
    <w:rsid w:val="036AE892"/>
    <w:rsid w:val="037A6DA9"/>
    <w:rsid w:val="039E323C"/>
    <w:rsid w:val="03AECD88"/>
    <w:rsid w:val="03C0D2B0"/>
    <w:rsid w:val="03C47398"/>
    <w:rsid w:val="03CEDF76"/>
    <w:rsid w:val="03D621B0"/>
    <w:rsid w:val="03E9B8C8"/>
    <w:rsid w:val="040C08BE"/>
    <w:rsid w:val="04203E98"/>
    <w:rsid w:val="044F6945"/>
    <w:rsid w:val="044FDA1C"/>
    <w:rsid w:val="046E462B"/>
    <w:rsid w:val="04736120"/>
    <w:rsid w:val="04845E6F"/>
    <w:rsid w:val="04A90937"/>
    <w:rsid w:val="04B9B3AA"/>
    <w:rsid w:val="04BF8407"/>
    <w:rsid w:val="04DE084C"/>
    <w:rsid w:val="04E7F4A4"/>
    <w:rsid w:val="04F3E6C4"/>
    <w:rsid w:val="051CC4B7"/>
    <w:rsid w:val="05245DA0"/>
    <w:rsid w:val="05264452"/>
    <w:rsid w:val="054AF577"/>
    <w:rsid w:val="05565CF2"/>
    <w:rsid w:val="05656BFB"/>
    <w:rsid w:val="0565A322"/>
    <w:rsid w:val="0569BD1F"/>
    <w:rsid w:val="0573D802"/>
    <w:rsid w:val="05741596"/>
    <w:rsid w:val="05868A7B"/>
    <w:rsid w:val="0588669F"/>
    <w:rsid w:val="05A6D7A1"/>
    <w:rsid w:val="05A7D91F"/>
    <w:rsid w:val="05ACCF4C"/>
    <w:rsid w:val="05B7FE6C"/>
    <w:rsid w:val="05D17D9D"/>
    <w:rsid w:val="05D1A802"/>
    <w:rsid w:val="05D6A12C"/>
    <w:rsid w:val="05D71055"/>
    <w:rsid w:val="05E83BD1"/>
    <w:rsid w:val="05F23440"/>
    <w:rsid w:val="05F49798"/>
    <w:rsid w:val="06059C6B"/>
    <w:rsid w:val="0608E14E"/>
    <w:rsid w:val="06118C8C"/>
    <w:rsid w:val="06135555"/>
    <w:rsid w:val="06156CDA"/>
    <w:rsid w:val="0616394F"/>
    <w:rsid w:val="061A97D9"/>
    <w:rsid w:val="061F720F"/>
    <w:rsid w:val="062EBE16"/>
    <w:rsid w:val="06305EAB"/>
    <w:rsid w:val="0639841C"/>
    <w:rsid w:val="063E13FB"/>
    <w:rsid w:val="0647769A"/>
    <w:rsid w:val="068ACB24"/>
    <w:rsid w:val="0693ECA2"/>
    <w:rsid w:val="06954171"/>
    <w:rsid w:val="06A8612D"/>
    <w:rsid w:val="06BDEA23"/>
    <w:rsid w:val="06CA1DBE"/>
    <w:rsid w:val="06CF7266"/>
    <w:rsid w:val="06DA782A"/>
    <w:rsid w:val="06E69569"/>
    <w:rsid w:val="06F9AE69"/>
    <w:rsid w:val="072ECE0D"/>
    <w:rsid w:val="07321064"/>
    <w:rsid w:val="074331D5"/>
    <w:rsid w:val="0745A694"/>
    <w:rsid w:val="0747CFF4"/>
    <w:rsid w:val="0766A5F5"/>
    <w:rsid w:val="0768F9BB"/>
    <w:rsid w:val="076BF371"/>
    <w:rsid w:val="077028F5"/>
    <w:rsid w:val="0775C210"/>
    <w:rsid w:val="077C5FEE"/>
    <w:rsid w:val="077E5A0A"/>
    <w:rsid w:val="07A7871E"/>
    <w:rsid w:val="07B6C472"/>
    <w:rsid w:val="07BFD5F6"/>
    <w:rsid w:val="07D8D084"/>
    <w:rsid w:val="07D9F42B"/>
    <w:rsid w:val="07EBFCC0"/>
    <w:rsid w:val="080A7DFA"/>
    <w:rsid w:val="080E2E80"/>
    <w:rsid w:val="0813EBCB"/>
    <w:rsid w:val="0820D332"/>
    <w:rsid w:val="082703DC"/>
    <w:rsid w:val="083ECA97"/>
    <w:rsid w:val="0847D113"/>
    <w:rsid w:val="084D949D"/>
    <w:rsid w:val="085F2C24"/>
    <w:rsid w:val="0881C794"/>
    <w:rsid w:val="088685B5"/>
    <w:rsid w:val="08965752"/>
    <w:rsid w:val="08A7D566"/>
    <w:rsid w:val="08ACD1A5"/>
    <w:rsid w:val="08CAC9E6"/>
    <w:rsid w:val="08CD9180"/>
    <w:rsid w:val="08D3CEFB"/>
    <w:rsid w:val="08FD3298"/>
    <w:rsid w:val="0915DC47"/>
    <w:rsid w:val="09231887"/>
    <w:rsid w:val="09288EF1"/>
    <w:rsid w:val="094FF824"/>
    <w:rsid w:val="095BB14C"/>
    <w:rsid w:val="0965B3C4"/>
    <w:rsid w:val="09677A96"/>
    <w:rsid w:val="099256CD"/>
    <w:rsid w:val="09A69ECD"/>
    <w:rsid w:val="09A85701"/>
    <w:rsid w:val="09A87906"/>
    <w:rsid w:val="09A9D7ED"/>
    <w:rsid w:val="09BA5451"/>
    <w:rsid w:val="09BF230B"/>
    <w:rsid w:val="09CF3F8B"/>
    <w:rsid w:val="09D4962E"/>
    <w:rsid w:val="09E84777"/>
    <w:rsid w:val="09FF70D5"/>
    <w:rsid w:val="0A046F98"/>
    <w:rsid w:val="0A06F099"/>
    <w:rsid w:val="0A13D6E7"/>
    <w:rsid w:val="0A33EE02"/>
    <w:rsid w:val="0A59726E"/>
    <w:rsid w:val="0A812593"/>
    <w:rsid w:val="0A88FAC2"/>
    <w:rsid w:val="0A8F8413"/>
    <w:rsid w:val="0A9029C8"/>
    <w:rsid w:val="0A93D8EC"/>
    <w:rsid w:val="0A97D55B"/>
    <w:rsid w:val="0A9B4E51"/>
    <w:rsid w:val="0AB128A3"/>
    <w:rsid w:val="0AC04644"/>
    <w:rsid w:val="0AC924AF"/>
    <w:rsid w:val="0AD77812"/>
    <w:rsid w:val="0AE7FBD4"/>
    <w:rsid w:val="0AEBECB5"/>
    <w:rsid w:val="0AF05D23"/>
    <w:rsid w:val="0AF2E157"/>
    <w:rsid w:val="0AF781AD"/>
    <w:rsid w:val="0AFDB97F"/>
    <w:rsid w:val="0B075F51"/>
    <w:rsid w:val="0B09C160"/>
    <w:rsid w:val="0B287FCA"/>
    <w:rsid w:val="0B34FE31"/>
    <w:rsid w:val="0B35A2CF"/>
    <w:rsid w:val="0B42993A"/>
    <w:rsid w:val="0B42BA59"/>
    <w:rsid w:val="0B5F766E"/>
    <w:rsid w:val="0B869E98"/>
    <w:rsid w:val="0B9D96DD"/>
    <w:rsid w:val="0BA15A26"/>
    <w:rsid w:val="0BAB38C7"/>
    <w:rsid w:val="0BB797B6"/>
    <w:rsid w:val="0BD19CF8"/>
    <w:rsid w:val="0BD5A1B9"/>
    <w:rsid w:val="0BD97ECB"/>
    <w:rsid w:val="0BE05988"/>
    <w:rsid w:val="0BFBBBEC"/>
    <w:rsid w:val="0C0D10E1"/>
    <w:rsid w:val="0C130895"/>
    <w:rsid w:val="0C242498"/>
    <w:rsid w:val="0C335869"/>
    <w:rsid w:val="0C34C9FE"/>
    <w:rsid w:val="0C3BD052"/>
    <w:rsid w:val="0C66094B"/>
    <w:rsid w:val="0C757878"/>
    <w:rsid w:val="0C82E5C7"/>
    <w:rsid w:val="0C84AE5E"/>
    <w:rsid w:val="0C8CA586"/>
    <w:rsid w:val="0C9E632F"/>
    <w:rsid w:val="0C9F0DB5"/>
    <w:rsid w:val="0CA56071"/>
    <w:rsid w:val="0CB43CE5"/>
    <w:rsid w:val="0CBCDC6C"/>
    <w:rsid w:val="0CE53259"/>
    <w:rsid w:val="0CE9CDB6"/>
    <w:rsid w:val="0CF95A8C"/>
    <w:rsid w:val="0D21F5F5"/>
    <w:rsid w:val="0D3014D5"/>
    <w:rsid w:val="0D4EAEF4"/>
    <w:rsid w:val="0D53EB77"/>
    <w:rsid w:val="0D5538B7"/>
    <w:rsid w:val="0D639166"/>
    <w:rsid w:val="0D6C840E"/>
    <w:rsid w:val="0D74B4D9"/>
    <w:rsid w:val="0D83AFE6"/>
    <w:rsid w:val="0D99AAD6"/>
    <w:rsid w:val="0DBAF9BA"/>
    <w:rsid w:val="0DBD2602"/>
    <w:rsid w:val="0DCA6027"/>
    <w:rsid w:val="0DD77A1D"/>
    <w:rsid w:val="0DE0DD34"/>
    <w:rsid w:val="0DE116B7"/>
    <w:rsid w:val="0E0131C6"/>
    <w:rsid w:val="0E042D1B"/>
    <w:rsid w:val="0E0C144E"/>
    <w:rsid w:val="0E287CFC"/>
    <w:rsid w:val="0E35E8B4"/>
    <w:rsid w:val="0E410E24"/>
    <w:rsid w:val="0E413BB3"/>
    <w:rsid w:val="0E525B26"/>
    <w:rsid w:val="0E5A8946"/>
    <w:rsid w:val="0E5BEEB5"/>
    <w:rsid w:val="0E6C827D"/>
    <w:rsid w:val="0E968B07"/>
    <w:rsid w:val="0EB99AA2"/>
    <w:rsid w:val="0EBA815D"/>
    <w:rsid w:val="0EEE6D5F"/>
    <w:rsid w:val="0F1D3E85"/>
    <w:rsid w:val="0F21F3C7"/>
    <w:rsid w:val="0F4925F0"/>
    <w:rsid w:val="0F568402"/>
    <w:rsid w:val="0F7E2D25"/>
    <w:rsid w:val="0F90CA38"/>
    <w:rsid w:val="0FBC1283"/>
    <w:rsid w:val="0FCC7D0A"/>
    <w:rsid w:val="0FEDAAE5"/>
    <w:rsid w:val="0FF95BC9"/>
    <w:rsid w:val="0FF9E967"/>
    <w:rsid w:val="10068C1F"/>
    <w:rsid w:val="100C9F11"/>
    <w:rsid w:val="100EF9B4"/>
    <w:rsid w:val="1020D61C"/>
    <w:rsid w:val="1028C111"/>
    <w:rsid w:val="1030A2ED"/>
    <w:rsid w:val="10789CA2"/>
    <w:rsid w:val="10819468"/>
    <w:rsid w:val="1095B423"/>
    <w:rsid w:val="10AB9D69"/>
    <w:rsid w:val="10AD49B3"/>
    <w:rsid w:val="10BE0CE0"/>
    <w:rsid w:val="10C672EA"/>
    <w:rsid w:val="10CCF299"/>
    <w:rsid w:val="10D87441"/>
    <w:rsid w:val="10EE3782"/>
    <w:rsid w:val="10F29A7C"/>
    <w:rsid w:val="10F3B45A"/>
    <w:rsid w:val="10F58BCB"/>
    <w:rsid w:val="10FF35DF"/>
    <w:rsid w:val="110208E5"/>
    <w:rsid w:val="111E4081"/>
    <w:rsid w:val="112EB0D1"/>
    <w:rsid w:val="11315626"/>
    <w:rsid w:val="113254CE"/>
    <w:rsid w:val="113863EE"/>
    <w:rsid w:val="1138EF20"/>
    <w:rsid w:val="1144D156"/>
    <w:rsid w:val="114D9AAA"/>
    <w:rsid w:val="116A3786"/>
    <w:rsid w:val="116BE4F5"/>
    <w:rsid w:val="11766B24"/>
    <w:rsid w:val="1187AE08"/>
    <w:rsid w:val="11889E59"/>
    <w:rsid w:val="11A25C80"/>
    <w:rsid w:val="11BE4140"/>
    <w:rsid w:val="11C428A8"/>
    <w:rsid w:val="11C9A3CB"/>
    <w:rsid w:val="11E5262C"/>
    <w:rsid w:val="11E8B105"/>
    <w:rsid w:val="11F12273"/>
    <w:rsid w:val="1213E9FD"/>
    <w:rsid w:val="122343E0"/>
    <w:rsid w:val="1228A9DA"/>
    <w:rsid w:val="122AD1EC"/>
    <w:rsid w:val="122CE49F"/>
    <w:rsid w:val="12397017"/>
    <w:rsid w:val="1248CE74"/>
    <w:rsid w:val="1272154C"/>
    <w:rsid w:val="12AC2E19"/>
    <w:rsid w:val="12B63F64"/>
    <w:rsid w:val="12D47963"/>
    <w:rsid w:val="12E9BE27"/>
    <w:rsid w:val="12F22090"/>
    <w:rsid w:val="12FB3463"/>
    <w:rsid w:val="12FB71EA"/>
    <w:rsid w:val="1313A6B2"/>
    <w:rsid w:val="13158B80"/>
    <w:rsid w:val="13237E69"/>
    <w:rsid w:val="13372216"/>
    <w:rsid w:val="13386FA9"/>
    <w:rsid w:val="1358FA95"/>
    <w:rsid w:val="136328D0"/>
    <w:rsid w:val="136836B9"/>
    <w:rsid w:val="137B9335"/>
    <w:rsid w:val="1399B91B"/>
    <w:rsid w:val="139CF9FE"/>
    <w:rsid w:val="139F3402"/>
    <w:rsid w:val="13A15351"/>
    <w:rsid w:val="13A231D3"/>
    <w:rsid w:val="13A8577D"/>
    <w:rsid w:val="13B0B9A9"/>
    <w:rsid w:val="13B9A5DF"/>
    <w:rsid w:val="13C03141"/>
    <w:rsid w:val="13D0D352"/>
    <w:rsid w:val="13D29B1A"/>
    <w:rsid w:val="13E0F77F"/>
    <w:rsid w:val="13E1493B"/>
    <w:rsid w:val="142EC0AA"/>
    <w:rsid w:val="14340217"/>
    <w:rsid w:val="1434A885"/>
    <w:rsid w:val="1439D33A"/>
    <w:rsid w:val="14416E12"/>
    <w:rsid w:val="1441BFAE"/>
    <w:rsid w:val="1475BE5F"/>
    <w:rsid w:val="1487012F"/>
    <w:rsid w:val="1489E87C"/>
    <w:rsid w:val="1492F534"/>
    <w:rsid w:val="149CCA59"/>
    <w:rsid w:val="149EC1AF"/>
    <w:rsid w:val="14A976EA"/>
    <w:rsid w:val="14AD063F"/>
    <w:rsid w:val="14B64498"/>
    <w:rsid w:val="14B7EAD3"/>
    <w:rsid w:val="14BCA814"/>
    <w:rsid w:val="14C692FF"/>
    <w:rsid w:val="14CA1F9A"/>
    <w:rsid w:val="14D74A0F"/>
    <w:rsid w:val="14DBCE1E"/>
    <w:rsid w:val="14DE85FC"/>
    <w:rsid w:val="14F40FD7"/>
    <w:rsid w:val="14FA524F"/>
    <w:rsid w:val="15238042"/>
    <w:rsid w:val="152678AE"/>
    <w:rsid w:val="15302080"/>
    <w:rsid w:val="1540AA1D"/>
    <w:rsid w:val="1547223F"/>
    <w:rsid w:val="154C51E1"/>
    <w:rsid w:val="15565B62"/>
    <w:rsid w:val="1559F9B2"/>
    <w:rsid w:val="155AA25D"/>
    <w:rsid w:val="155B24DC"/>
    <w:rsid w:val="15639F83"/>
    <w:rsid w:val="156A2C54"/>
    <w:rsid w:val="1574B20A"/>
    <w:rsid w:val="1577C30D"/>
    <w:rsid w:val="157CFA98"/>
    <w:rsid w:val="15824333"/>
    <w:rsid w:val="15A1E749"/>
    <w:rsid w:val="15BD3312"/>
    <w:rsid w:val="15C10E18"/>
    <w:rsid w:val="15DE0C64"/>
    <w:rsid w:val="15E51F70"/>
    <w:rsid w:val="15E884BA"/>
    <w:rsid w:val="15F0D9CE"/>
    <w:rsid w:val="15FED737"/>
    <w:rsid w:val="161024C2"/>
    <w:rsid w:val="161B89A3"/>
    <w:rsid w:val="16223269"/>
    <w:rsid w:val="16305F1D"/>
    <w:rsid w:val="1639173D"/>
    <w:rsid w:val="163C90D5"/>
    <w:rsid w:val="1662CD17"/>
    <w:rsid w:val="16A4F6CE"/>
    <w:rsid w:val="16A566DD"/>
    <w:rsid w:val="16A69516"/>
    <w:rsid w:val="16EF3A25"/>
    <w:rsid w:val="16FC1AFD"/>
    <w:rsid w:val="16FF25A9"/>
    <w:rsid w:val="17085D8A"/>
    <w:rsid w:val="17129688"/>
    <w:rsid w:val="171866B5"/>
    <w:rsid w:val="1718A3E2"/>
    <w:rsid w:val="17195912"/>
    <w:rsid w:val="173E2639"/>
    <w:rsid w:val="174017CF"/>
    <w:rsid w:val="174903B1"/>
    <w:rsid w:val="17611F65"/>
    <w:rsid w:val="17698E1C"/>
    <w:rsid w:val="176FBCF1"/>
    <w:rsid w:val="17792FF3"/>
    <w:rsid w:val="177F02CD"/>
    <w:rsid w:val="177F2075"/>
    <w:rsid w:val="18222128"/>
    <w:rsid w:val="18280120"/>
    <w:rsid w:val="1829FE2B"/>
    <w:rsid w:val="18327CC8"/>
    <w:rsid w:val="1837CC77"/>
    <w:rsid w:val="183EA512"/>
    <w:rsid w:val="185C088D"/>
    <w:rsid w:val="1866B4D1"/>
    <w:rsid w:val="186DCE7D"/>
    <w:rsid w:val="18715A84"/>
    <w:rsid w:val="187822C0"/>
    <w:rsid w:val="1878BF54"/>
    <w:rsid w:val="1879E9F7"/>
    <w:rsid w:val="1882C6F4"/>
    <w:rsid w:val="1883FF6F"/>
    <w:rsid w:val="1891619B"/>
    <w:rsid w:val="189A630E"/>
    <w:rsid w:val="18A0E90E"/>
    <w:rsid w:val="18A1F2EE"/>
    <w:rsid w:val="18AD89E9"/>
    <w:rsid w:val="18BB5534"/>
    <w:rsid w:val="18C35220"/>
    <w:rsid w:val="18D0FBF8"/>
    <w:rsid w:val="18D4E1E5"/>
    <w:rsid w:val="18D8348C"/>
    <w:rsid w:val="1915A5CE"/>
    <w:rsid w:val="192C8A64"/>
    <w:rsid w:val="1936BCFB"/>
    <w:rsid w:val="19403552"/>
    <w:rsid w:val="194F65F0"/>
    <w:rsid w:val="19582AA3"/>
    <w:rsid w:val="195CEF54"/>
    <w:rsid w:val="196CEFE1"/>
    <w:rsid w:val="197D3E65"/>
    <w:rsid w:val="198715B2"/>
    <w:rsid w:val="1987380A"/>
    <w:rsid w:val="19A4E008"/>
    <w:rsid w:val="19A91C5B"/>
    <w:rsid w:val="19AB1C11"/>
    <w:rsid w:val="19B82B83"/>
    <w:rsid w:val="19C2F543"/>
    <w:rsid w:val="19C4D72C"/>
    <w:rsid w:val="19CDBCD2"/>
    <w:rsid w:val="19DA35BF"/>
    <w:rsid w:val="19E416CA"/>
    <w:rsid w:val="1A0EE2BF"/>
    <w:rsid w:val="1A1071F9"/>
    <w:rsid w:val="1A1403ED"/>
    <w:rsid w:val="1A19183B"/>
    <w:rsid w:val="1A1CDDE9"/>
    <w:rsid w:val="1A47E01F"/>
    <w:rsid w:val="1A48B9C2"/>
    <w:rsid w:val="1A5DDDEE"/>
    <w:rsid w:val="1A5F2B5D"/>
    <w:rsid w:val="1A6677A2"/>
    <w:rsid w:val="1A6D4A66"/>
    <w:rsid w:val="1A6E876A"/>
    <w:rsid w:val="1A78CDA3"/>
    <w:rsid w:val="1A8259A9"/>
    <w:rsid w:val="1A932A03"/>
    <w:rsid w:val="1AD14C5C"/>
    <w:rsid w:val="1AE8F46B"/>
    <w:rsid w:val="1AF25BF4"/>
    <w:rsid w:val="1B1765D2"/>
    <w:rsid w:val="1B1A9F92"/>
    <w:rsid w:val="1B23B218"/>
    <w:rsid w:val="1B2E772E"/>
    <w:rsid w:val="1B3FC485"/>
    <w:rsid w:val="1B40B069"/>
    <w:rsid w:val="1B5902AC"/>
    <w:rsid w:val="1B60A78D"/>
    <w:rsid w:val="1B855CF9"/>
    <w:rsid w:val="1B902B6A"/>
    <w:rsid w:val="1B90392A"/>
    <w:rsid w:val="1B9C11B5"/>
    <w:rsid w:val="1BD05747"/>
    <w:rsid w:val="1BD10816"/>
    <w:rsid w:val="1BE6E679"/>
    <w:rsid w:val="1BF0DC5B"/>
    <w:rsid w:val="1BF5C517"/>
    <w:rsid w:val="1C02F243"/>
    <w:rsid w:val="1C07F448"/>
    <w:rsid w:val="1C14B408"/>
    <w:rsid w:val="1C2A214D"/>
    <w:rsid w:val="1C2F1D85"/>
    <w:rsid w:val="1C40A9C9"/>
    <w:rsid w:val="1C4BB0F7"/>
    <w:rsid w:val="1C511EDF"/>
    <w:rsid w:val="1C5F4985"/>
    <w:rsid w:val="1C691FBD"/>
    <w:rsid w:val="1C6F8649"/>
    <w:rsid w:val="1C829394"/>
    <w:rsid w:val="1C90FE59"/>
    <w:rsid w:val="1CAA26B6"/>
    <w:rsid w:val="1CBBFFDA"/>
    <w:rsid w:val="1CD70EEC"/>
    <w:rsid w:val="1CDDE1FC"/>
    <w:rsid w:val="1D00ECF5"/>
    <w:rsid w:val="1D01BD8B"/>
    <w:rsid w:val="1D06A437"/>
    <w:rsid w:val="1D3D6B44"/>
    <w:rsid w:val="1D64791C"/>
    <w:rsid w:val="1D679D0C"/>
    <w:rsid w:val="1D76B75E"/>
    <w:rsid w:val="1D79883E"/>
    <w:rsid w:val="1D7F4780"/>
    <w:rsid w:val="1D845146"/>
    <w:rsid w:val="1DA83DF7"/>
    <w:rsid w:val="1DB14BE0"/>
    <w:rsid w:val="1DB420E4"/>
    <w:rsid w:val="1DC642EB"/>
    <w:rsid w:val="1DC66E05"/>
    <w:rsid w:val="1DEBA4E8"/>
    <w:rsid w:val="1DF1A5BE"/>
    <w:rsid w:val="1E047FDA"/>
    <w:rsid w:val="1E26CA4A"/>
    <w:rsid w:val="1E51106E"/>
    <w:rsid w:val="1E740309"/>
    <w:rsid w:val="1E7DF80E"/>
    <w:rsid w:val="1E7FEDE8"/>
    <w:rsid w:val="1E8091A6"/>
    <w:rsid w:val="1E89B129"/>
    <w:rsid w:val="1EAEB60F"/>
    <w:rsid w:val="1EB9B86B"/>
    <w:rsid w:val="1EC073D4"/>
    <w:rsid w:val="1ECD6583"/>
    <w:rsid w:val="1ED2DDAB"/>
    <w:rsid w:val="1ED7ED5D"/>
    <w:rsid w:val="1EE0D9BE"/>
    <w:rsid w:val="1EE6B782"/>
    <w:rsid w:val="1EEFB7BE"/>
    <w:rsid w:val="1F016C9F"/>
    <w:rsid w:val="1F0AB481"/>
    <w:rsid w:val="1F1A14C9"/>
    <w:rsid w:val="1F379DC9"/>
    <w:rsid w:val="1F43B123"/>
    <w:rsid w:val="1F60C341"/>
    <w:rsid w:val="1F6342D2"/>
    <w:rsid w:val="1F648F06"/>
    <w:rsid w:val="1F6D2586"/>
    <w:rsid w:val="1F70A40E"/>
    <w:rsid w:val="1F74DB6B"/>
    <w:rsid w:val="1F8C7D0E"/>
    <w:rsid w:val="1F9320C8"/>
    <w:rsid w:val="1F93A967"/>
    <w:rsid w:val="1F9AACB8"/>
    <w:rsid w:val="1FC55393"/>
    <w:rsid w:val="1FECA10E"/>
    <w:rsid w:val="1FF31566"/>
    <w:rsid w:val="1FFE1FAA"/>
    <w:rsid w:val="20023D8B"/>
    <w:rsid w:val="200DB234"/>
    <w:rsid w:val="201C6207"/>
    <w:rsid w:val="2026D632"/>
    <w:rsid w:val="20382BE6"/>
    <w:rsid w:val="203EEA8C"/>
    <w:rsid w:val="20524C11"/>
    <w:rsid w:val="20678745"/>
    <w:rsid w:val="206FCEA2"/>
    <w:rsid w:val="20750C06"/>
    <w:rsid w:val="207F47B9"/>
    <w:rsid w:val="20890FC0"/>
    <w:rsid w:val="2089EA30"/>
    <w:rsid w:val="208C989B"/>
    <w:rsid w:val="209EC610"/>
    <w:rsid w:val="20AAE271"/>
    <w:rsid w:val="20B51303"/>
    <w:rsid w:val="20B65E11"/>
    <w:rsid w:val="20B7AF91"/>
    <w:rsid w:val="20BF7A87"/>
    <w:rsid w:val="20C6C64A"/>
    <w:rsid w:val="20CE2642"/>
    <w:rsid w:val="20E376B5"/>
    <w:rsid w:val="20EA364B"/>
    <w:rsid w:val="20F20D3E"/>
    <w:rsid w:val="20FED828"/>
    <w:rsid w:val="2106889F"/>
    <w:rsid w:val="211663B9"/>
    <w:rsid w:val="2137AB15"/>
    <w:rsid w:val="213AD3E0"/>
    <w:rsid w:val="216BB2BC"/>
    <w:rsid w:val="2175C510"/>
    <w:rsid w:val="2176C807"/>
    <w:rsid w:val="217F559B"/>
    <w:rsid w:val="218B2186"/>
    <w:rsid w:val="219CA4BA"/>
    <w:rsid w:val="21B44210"/>
    <w:rsid w:val="21B9C99C"/>
    <w:rsid w:val="21DC8A98"/>
    <w:rsid w:val="21FC5367"/>
    <w:rsid w:val="221240CF"/>
    <w:rsid w:val="221EC007"/>
    <w:rsid w:val="224C8B5F"/>
    <w:rsid w:val="224DCE0F"/>
    <w:rsid w:val="226B37A1"/>
    <w:rsid w:val="2291F413"/>
    <w:rsid w:val="2293388F"/>
    <w:rsid w:val="229CBE0C"/>
    <w:rsid w:val="22A18C8B"/>
    <w:rsid w:val="22A87454"/>
    <w:rsid w:val="22ADC405"/>
    <w:rsid w:val="22C4D18F"/>
    <w:rsid w:val="22CCD2C9"/>
    <w:rsid w:val="22CE096E"/>
    <w:rsid w:val="22FFC6A0"/>
    <w:rsid w:val="230A052A"/>
    <w:rsid w:val="230A098D"/>
    <w:rsid w:val="23108433"/>
    <w:rsid w:val="2326F1E7"/>
    <w:rsid w:val="232AE295"/>
    <w:rsid w:val="2338EB8D"/>
    <w:rsid w:val="23418FB9"/>
    <w:rsid w:val="234F50AD"/>
    <w:rsid w:val="23518B3D"/>
    <w:rsid w:val="2353FCB5"/>
    <w:rsid w:val="2359BCFE"/>
    <w:rsid w:val="235DB3B6"/>
    <w:rsid w:val="236E0D13"/>
    <w:rsid w:val="2378362B"/>
    <w:rsid w:val="2379176D"/>
    <w:rsid w:val="237FC6CD"/>
    <w:rsid w:val="239B603F"/>
    <w:rsid w:val="239CD706"/>
    <w:rsid w:val="23A4888E"/>
    <w:rsid w:val="23B3DC08"/>
    <w:rsid w:val="23B941EB"/>
    <w:rsid w:val="23D33361"/>
    <w:rsid w:val="23DCDC86"/>
    <w:rsid w:val="2404DE3D"/>
    <w:rsid w:val="2424B9C9"/>
    <w:rsid w:val="2425C8C5"/>
    <w:rsid w:val="242E31FA"/>
    <w:rsid w:val="243E4B89"/>
    <w:rsid w:val="24487B51"/>
    <w:rsid w:val="2448DA32"/>
    <w:rsid w:val="245272AC"/>
    <w:rsid w:val="24574079"/>
    <w:rsid w:val="24576A2E"/>
    <w:rsid w:val="246AC5A9"/>
    <w:rsid w:val="24911A51"/>
    <w:rsid w:val="24943EA0"/>
    <w:rsid w:val="24A05B04"/>
    <w:rsid w:val="24A1B73B"/>
    <w:rsid w:val="24C42E08"/>
    <w:rsid w:val="24E16E08"/>
    <w:rsid w:val="24EEA7BD"/>
    <w:rsid w:val="24F3D898"/>
    <w:rsid w:val="24F6AD28"/>
    <w:rsid w:val="25011F3D"/>
    <w:rsid w:val="250C2BB8"/>
    <w:rsid w:val="2512733D"/>
    <w:rsid w:val="252A020E"/>
    <w:rsid w:val="252FCB14"/>
    <w:rsid w:val="2542C6E1"/>
    <w:rsid w:val="25477022"/>
    <w:rsid w:val="255ACA07"/>
    <w:rsid w:val="2565338F"/>
    <w:rsid w:val="25719B98"/>
    <w:rsid w:val="2573F317"/>
    <w:rsid w:val="25775392"/>
    <w:rsid w:val="257B7699"/>
    <w:rsid w:val="258AD56B"/>
    <w:rsid w:val="258EF3C7"/>
    <w:rsid w:val="25990565"/>
    <w:rsid w:val="25A88182"/>
    <w:rsid w:val="25ACCC68"/>
    <w:rsid w:val="25C693DC"/>
    <w:rsid w:val="25C82609"/>
    <w:rsid w:val="25D52E75"/>
    <w:rsid w:val="25D6584B"/>
    <w:rsid w:val="25EFDD8A"/>
    <w:rsid w:val="25FFD880"/>
    <w:rsid w:val="264BD49E"/>
    <w:rsid w:val="265A5E9D"/>
    <w:rsid w:val="2673FF2E"/>
    <w:rsid w:val="26757D8F"/>
    <w:rsid w:val="26792696"/>
    <w:rsid w:val="2679A529"/>
    <w:rsid w:val="267C4E71"/>
    <w:rsid w:val="26815454"/>
    <w:rsid w:val="2684B235"/>
    <w:rsid w:val="269CD2E8"/>
    <w:rsid w:val="26B6509E"/>
    <w:rsid w:val="26B765DB"/>
    <w:rsid w:val="26C1D660"/>
    <w:rsid w:val="26C39DBE"/>
    <w:rsid w:val="26CAA101"/>
    <w:rsid w:val="26ECFABC"/>
    <w:rsid w:val="2701C98E"/>
    <w:rsid w:val="271DD6F1"/>
    <w:rsid w:val="2731074D"/>
    <w:rsid w:val="27368C76"/>
    <w:rsid w:val="2741DACD"/>
    <w:rsid w:val="275527AE"/>
    <w:rsid w:val="275AEBB1"/>
    <w:rsid w:val="276A89EA"/>
    <w:rsid w:val="2778E323"/>
    <w:rsid w:val="277FED50"/>
    <w:rsid w:val="27897F8E"/>
    <w:rsid w:val="279092F4"/>
    <w:rsid w:val="279C3B46"/>
    <w:rsid w:val="27C2484F"/>
    <w:rsid w:val="27CFAD99"/>
    <w:rsid w:val="28081CEA"/>
    <w:rsid w:val="28098106"/>
    <w:rsid w:val="280C557F"/>
    <w:rsid w:val="2824A423"/>
    <w:rsid w:val="28260535"/>
    <w:rsid w:val="2833E1D6"/>
    <w:rsid w:val="2834830A"/>
    <w:rsid w:val="283672A1"/>
    <w:rsid w:val="285A3E3A"/>
    <w:rsid w:val="285C1F97"/>
    <w:rsid w:val="28621F7A"/>
    <w:rsid w:val="2865B326"/>
    <w:rsid w:val="28683B05"/>
    <w:rsid w:val="2868DD2B"/>
    <w:rsid w:val="286BEECD"/>
    <w:rsid w:val="287DDA5D"/>
    <w:rsid w:val="28815274"/>
    <w:rsid w:val="28878192"/>
    <w:rsid w:val="289BEA18"/>
    <w:rsid w:val="289DA0CD"/>
    <w:rsid w:val="28A25AA9"/>
    <w:rsid w:val="28AE909F"/>
    <w:rsid w:val="28CB3463"/>
    <w:rsid w:val="28D0C5C5"/>
    <w:rsid w:val="28D765BE"/>
    <w:rsid w:val="28DD16F6"/>
    <w:rsid w:val="28DED2B5"/>
    <w:rsid w:val="28E01D5D"/>
    <w:rsid w:val="28F58D7A"/>
    <w:rsid w:val="290DD255"/>
    <w:rsid w:val="291D0F4A"/>
    <w:rsid w:val="2952F132"/>
    <w:rsid w:val="29618968"/>
    <w:rsid w:val="296E8978"/>
    <w:rsid w:val="296EE4EC"/>
    <w:rsid w:val="299D9AE8"/>
    <w:rsid w:val="29A45293"/>
    <w:rsid w:val="29ACDBD6"/>
    <w:rsid w:val="29C0B21B"/>
    <w:rsid w:val="29D24302"/>
    <w:rsid w:val="29D547FF"/>
    <w:rsid w:val="29E41557"/>
    <w:rsid w:val="29F4872E"/>
    <w:rsid w:val="2A0AE2F9"/>
    <w:rsid w:val="2A131706"/>
    <w:rsid w:val="2A2E9298"/>
    <w:rsid w:val="2A2EA77D"/>
    <w:rsid w:val="2A554C5B"/>
    <w:rsid w:val="2A74DD4E"/>
    <w:rsid w:val="2A85620E"/>
    <w:rsid w:val="2A8D3B97"/>
    <w:rsid w:val="2A9045C0"/>
    <w:rsid w:val="2AA0B498"/>
    <w:rsid w:val="2AB900CD"/>
    <w:rsid w:val="2ABF490A"/>
    <w:rsid w:val="2AD4D8CC"/>
    <w:rsid w:val="2ADAFA6D"/>
    <w:rsid w:val="2AE1F044"/>
    <w:rsid w:val="2AE6ADF4"/>
    <w:rsid w:val="2AEAAB3C"/>
    <w:rsid w:val="2AF280DC"/>
    <w:rsid w:val="2AF62953"/>
    <w:rsid w:val="2B06AF86"/>
    <w:rsid w:val="2B1437CD"/>
    <w:rsid w:val="2B35F47A"/>
    <w:rsid w:val="2B36EFA3"/>
    <w:rsid w:val="2B3A1D8C"/>
    <w:rsid w:val="2B427A54"/>
    <w:rsid w:val="2B5D65D9"/>
    <w:rsid w:val="2B5D7BEB"/>
    <w:rsid w:val="2B6461EC"/>
    <w:rsid w:val="2B77998D"/>
    <w:rsid w:val="2B81DA9C"/>
    <w:rsid w:val="2B88072A"/>
    <w:rsid w:val="2B981C13"/>
    <w:rsid w:val="2BB14470"/>
    <w:rsid w:val="2BC580CE"/>
    <w:rsid w:val="2BE5650E"/>
    <w:rsid w:val="2BEDF790"/>
    <w:rsid w:val="2BF614EA"/>
    <w:rsid w:val="2BFDD4EC"/>
    <w:rsid w:val="2BFE8D6D"/>
    <w:rsid w:val="2C0DA0EB"/>
    <w:rsid w:val="2C1136BE"/>
    <w:rsid w:val="2C14852E"/>
    <w:rsid w:val="2C17C507"/>
    <w:rsid w:val="2C1D4B89"/>
    <w:rsid w:val="2C1EB06A"/>
    <w:rsid w:val="2C2F8315"/>
    <w:rsid w:val="2C497ACB"/>
    <w:rsid w:val="2C50E215"/>
    <w:rsid w:val="2C588C6A"/>
    <w:rsid w:val="2C6F2B9D"/>
    <w:rsid w:val="2C775AA6"/>
    <w:rsid w:val="2C7CC6D2"/>
    <w:rsid w:val="2C86B3E9"/>
    <w:rsid w:val="2C8DEEBD"/>
    <w:rsid w:val="2C9A212E"/>
    <w:rsid w:val="2C9D82FD"/>
    <w:rsid w:val="2CA26ED4"/>
    <w:rsid w:val="2CC257C4"/>
    <w:rsid w:val="2CC454C4"/>
    <w:rsid w:val="2CD5F2C0"/>
    <w:rsid w:val="2CDAFAC6"/>
    <w:rsid w:val="2CDD0A0F"/>
    <w:rsid w:val="2CDDA046"/>
    <w:rsid w:val="2CE1102C"/>
    <w:rsid w:val="2CF7A973"/>
    <w:rsid w:val="2D007196"/>
    <w:rsid w:val="2D04BC9F"/>
    <w:rsid w:val="2D20A8E6"/>
    <w:rsid w:val="2D2E6C28"/>
    <w:rsid w:val="2D39BB90"/>
    <w:rsid w:val="2D57BB0A"/>
    <w:rsid w:val="2D611DA9"/>
    <w:rsid w:val="2D686F5A"/>
    <w:rsid w:val="2D78DBF2"/>
    <w:rsid w:val="2D9AA549"/>
    <w:rsid w:val="2D9DD53F"/>
    <w:rsid w:val="2DA05A01"/>
    <w:rsid w:val="2DC26DC0"/>
    <w:rsid w:val="2DD2021F"/>
    <w:rsid w:val="2DD62BF9"/>
    <w:rsid w:val="2DFBE34A"/>
    <w:rsid w:val="2E01EEA8"/>
    <w:rsid w:val="2E157A1D"/>
    <w:rsid w:val="2E18AB16"/>
    <w:rsid w:val="2E211E65"/>
    <w:rsid w:val="2E258B79"/>
    <w:rsid w:val="2E3B3097"/>
    <w:rsid w:val="2E3C2A89"/>
    <w:rsid w:val="2E3F2F67"/>
    <w:rsid w:val="2E873C16"/>
    <w:rsid w:val="2ED15393"/>
    <w:rsid w:val="2ED98D33"/>
    <w:rsid w:val="2EE937F9"/>
    <w:rsid w:val="2F0C15D5"/>
    <w:rsid w:val="2F0C4225"/>
    <w:rsid w:val="2F267446"/>
    <w:rsid w:val="2F2DA4A4"/>
    <w:rsid w:val="2F340C5B"/>
    <w:rsid w:val="2F5E1680"/>
    <w:rsid w:val="2F8BD938"/>
    <w:rsid w:val="2F9AB4E1"/>
    <w:rsid w:val="2FA87D7A"/>
    <w:rsid w:val="2FABE87A"/>
    <w:rsid w:val="2FAD1876"/>
    <w:rsid w:val="2FAFE6BA"/>
    <w:rsid w:val="2FCF7B39"/>
    <w:rsid w:val="2FE2B780"/>
    <w:rsid w:val="2FE43800"/>
    <w:rsid w:val="300D9382"/>
    <w:rsid w:val="30235F9B"/>
    <w:rsid w:val="30237099"/>
    <w:rsid w:val="302420AF"/>
    <w:rsid w:val="3027C0AD"/>
    <w:rsid w:val="30305288"/>
    <w:rsid w:val="304752C2"/>
    <w:rsid w:val="30832080"/>
    <w:rsid w:val="3085C1A5"/>
    <w:rsid w:val="308A2A64"/>
    <w:rsid w:val="309435FF"/>
    <w:rsid w:val="30A4D192"/>
    <w:rsid w:val="30A58340"/>
    <w:rsid w:val="30A5C73B"/>
    <w:rsid w:val="30C08045"/>
    <w:rsid w:val="30C7EBA7"/>
    <w:rsid w:val="30CF4396"/>
    <w:rsid w:val="30E2E24E"/>
    <w:rsid w:val="30E9D0AC"/>
    <w:rsid w:val="30FE4CCF"/>
    <w:rsid w:val="310C7CE0"/>
    <w:rsid w:val="31157A38"/>
    <w:rsid w:val="3127BC4F"/>
    <w:rsid w:val="313E76F7"/>
    <w:rsid w:val="314948B1"/>
    <w:rsid w:val="31595C5E"/>
    <w:rsid w:val="315F5029"/>
    <w:rsid w:val="317640C4"/>
    <w:rsid w:val="31787886"/>
    <w:rsid w:val="317FCE33"/>
    <w:rsid w:val="31835336"/>
    <w:rsid w:val="31835891"/>
    <w:rsid w:val="3187466C"/>
    <w:rsid w:val="319003FF"/>
    <w:rsid w:val="31A963E3"/>
    <w:rsid w:val="31BAB60A"/>
    <w:rsid w:val="31CE033D"/>
    <w:rsid w:val="31CE0DEE"/>
    <w:rsid w:val="31CFC378"/>
    <w:rsid w:val="31DDD767"/>
    <w:rsid w:val="31E1BB5E"/>
    <w:rsid w:val="31EFECC3"/>
    <w:rsid w:val="31F6CD8B"/>
    <w:rsid w:val="32075D97"/>
    <w:rsid w:val="320D33B7"/>
    <w:rsid w:val="320DFD29"/>
    <w:rsid w:val="321BF5C1"/>
    <w:rsid w:val="321C0759"/>
    <w:rsid w:val="322585B3"/>
    <w:rsid w:val="3230CFE3"/>
    <w:rsid w:val="323B6BDB"/>
    <w:rsid w:val="3252CF1F"/>
    <w:rsid w:val="327A1E53"/>
    <w:rsid w:val="32889979"/>
    <w:rsid w:val="328A336F"/>
    <w:rsid w:val="328CF51D"/>
    <w:rsid w:val="328DF876"/>
    <w:rsid w:val="3292E62D"/>
    <w:rsid w:val="32941E16"/>
    <w:rsid w:val="329D364A"/>
    <w:rsid w:val="32C17764"/>
    <w:rsid w:val="32C7CB04"/>
    <w:rsid w:val="32D34882"/>
    <w:rsid w:val="32D645B8"/>
    <w:rsid w:val="32E46D7B"/>
    <w:rsid w:val="32ED3F99"/>
    <w:rsid w:val="32EF4351"/>
    <w:rsid w:val="32FFBDB3"/>
    <w:rsid w:val="331690CC"/>
    <w:rsid w:val="3327CFE8"/>
    <w:rsid w:val="332C67E7"/>
    <w:rsid w:val="3337CA7F"/>
    <w:rsid w:val="33450337"/>
    <w:rsid w:val="3347A836"/>
    <w:rsid w:val="334D6756"/>
    <w:rsid w:val="335A46A6"/>
    <w:rsid w:val="335B072F"/>
    <w:rsid w:val="337320EF"/>
    <w:rsid w:val="3375A990"/>
    <w:rsid w:val="33767213"/>
    <w:rsid w:val="339D2718"/>
    <w:rsid w:val="33B1EB94"/>
    <w:rsid w:val="33C092D7"/>
    <w:rsid w:val="33C409BC"/>
    <w:rsid w:val="33CFAEE9"/>
    <w:rsid w:val="33D16DC4"/>
    <w:rsid w:val="33EC6EB1"/>
    <w:rsid w:val="33F32201"/>
    <w:rsid w:val="340CB209"/>
    <w:rsid w:val="340D62CE"/>
    <w:rsid w:val="341F3D86"/>
    <w:rsid w:val="34609D44"/>
    <w:rsid w:val="346D1221"/>
    <w:rsid w:val="34743015"/>
    <w:rsid w:val="3475D578"/>
    <w:rsid w:val="348B0CF3"/>
    <w:rsid w:val="3495AB8C"/>
    <w:rsid w:val="349617D2"/>
    <w:rsid w:val="34ADE27C"/>
    <w:rsid w:val="34BAA1C0"/>
    <w:rsid w:val="34BC94E7"/>
    <w:rsid w:val="34D6B325"/>
    <w:rsid w:val="34DE6975"/>
    <w:rsid w:val="34E7D9A9"/>
    <w:rsid w:val="34EFEE44"/>
    <w:rsid w:val="35076B44"/>
    <w:rsid w:val="350C64A4"/>
    <w:rsid w:val="350DDFF8"/>
    <w:rsid w:val="35188374"/>
    <w:rsid w:val="3524537E"/>
    <w:rsid w:val="3525E60C"/>
    <w:rsid w:val="3533B995"/>
    <w:rsid w:val="35545754"/>
    <w:rsid w:val="355A171C"/>
    <w:rsid w:val="3563D2F0"/>
    <w:rsid w:val="356AF506"/>
    <w:rsid w:val="356C60B4"/>
    <w:rsid w:val="357800CC"/>
    <w:rsid w:val="3582AB11"/>
    <w:rsid w:val="358A8AA1"/>
    <w:rsid w:val="35986069"/>
    <w:rsid w:val="3599DAD2"/>
    <w:rsid w:val="359A5307"/>
    <w:rsid w:val="359D2884"/>
    <w:rsid w:val="35A8826A"/>
    <w:rsid w:val="35D41082"/>
    <w:rsid w:val="35E0AB5F"/>
    <w:rsid w:val="35F4A458"/>
    <w:rsid w:val="35F73D03"/>
    <w:rsid w:val="360AE944"/>
    <w:rsid w:val="360B7E40"/>
    <w:rsid w:val="3611AE55"/>
    <w:rsid w:val="3612DD56"/>
    <w:rsid w:val="362719F2"/>
    <w:rsid w:val="362D5DE3"/>
    <w:rsid w:val="364FB164"/>
    <w:rsid w:val="36630F81"/>
    <w:rsid w:val="3686BAC0"/>
    <w:rsid w:val="36889CC9"/>
    <w:rsid w:val="36973FF7"/>
    <w:rsid w:val="36A4B34E"/>
    <w:rsid w:val="36BFBFA7"/>
    <w:rsid w:val="36FAF436"/>
    <w:rsid w:val="370FC2F4"/>
    <w:rsid w:val="37262D82"/>
    <w:rsid w:val="372A0481"/>
    <w:rsid w:val="37369105"/>
    <w:rsid w:val="373A6054"/>
    <w:rsid w:val="3746C9AF"/>
    <w:rsid w:val="37603DD5"/>
    <w:rsid w:val="376A377B"/>
    <w:rsid w:val="3778BC8A"/>
    <w:rsid w:val="377D816E"/>
    <w:rsid w:val="3790A077"/>
    <w:rsid w:val="379FE1BC"/>
    <w:rsid w:val="37AB73BE"/>
    <w:rsid w:val="37AD27BF"/>
    <w:rsid w:val="37B27A4E"/>
    <w:rsid w:val="37B3E36E"/>
    <w:rsid w:val="37BE6C02"/>
    <w:rsid w:val="37C5C84C"/>
    <w:rsid w:val="37DA8FC5"/>
    <w:rsid w:val="37FFC903"/>
    <w:rsid w:val="38047B59"/>
    <w:rsid w:val="3806B37A"/>
    <w:rsid w:val="381D54EE"/>
    <w:rsid w:val="382CD575"/>
    <w:rsid w:val="3831DBDF"/>
    <w:rsid w:val="384582AC"/>
    <w:rsid w:val="3862B75A"/>
    <w:rsid w:val="3880B595"/>
    <w:rsid w:val="38B4C0D3"/>
    <w:rsid w:val="38D0536A"/>
    <w:rsid w:val="38D95DE2"/>
    <w:rsid w:val="38E095A3"/>
    <w:rsid w:val="38F10887"/>
    <w:rsid w:val="3916682A"/>
    <w:rsid w:val="3940610C"/>
    <w:rsid w:val="394523CF"/>
    <w:rsid w:val="39457A46"/>
    <w:rsid w:val="39463C66"/>
    <w:rsid w:val="39531B00"/>
    <w:rsid w:val="396BDBF1"/>
    <w:rsid w:val="397A481C"/>
    <w:rsid w:val="397C758C"/>
    <w:rsid w:val="398AA826"/>
    <w:rsid w:val="3992039D"/>
    <w:rsid w:val="399E1768"/>
    <w:rsid w:val="39A1F856"/>
    <w:rsid w:val="39AE08C4"/>
    <w:rsid w:val="39BFD425"/>
    <w:rsid w:val="39D7DE22"/>
    <w:rsid w:val="39E4C5BC"/>
    <w:rsid w:val="39E850E5"/>
    <w:rsid w:val="39E984A1"/>
    <w:rsid w:val="39F96A55"/>
    <w:rsid w:val="39FC43A1"/>
    <w:rsid w:val="3A026EF6"/>
    <w:rsid w:val="3A029868"/>
    <w:rsid w:val="3A089023"/>
    <w:rsid w:val="3A1517ED"/>
    <w:rsid w:val="3A178707"/>
    <w:rsid w:val="3A1BE27E"/>
    <w:rsid w:val="3A21FE6B"/>
    <w:rsid w:val="3A26F5C0"/>
    <w:rsid w:val="3A2850C3"/>
    <w:rsid w:val="3A334745"/>
    <w:rsid w:val="3A3ADD3A"/>
    <w:rsid w:val="3A3BFE27"/>
    <w:rsid w:val="3A41FBBB"/>
    <w:rsid w:val="3A46C590"/>
    <w:rsid w:val="3A491ED3"/>
    <w:rsid w:val="3A4EC87C"/>
    <w:rsid w:val="3A511E45"/>
    <w:rsid w:val="3A53F17D"/>
    <w:rsid w:val="3A608635"/>
    <w:rsid w:val="3A74B55C"/>
    <w:rsid w:val="3A810300"/>
    <w:rsid w:val="3A8C7993"/>
    <w:rsid w:val="3A9B07F5"/>
    <w:rsid w:val="3AA6A274"/>
    <w:rsid w:val="3AB2ED95"/>
    <w:rsid w:val="3AB98AF6"/>
    <w:rsid w:val="3ADCAC82"/>
    <w:rsid w:val="3B10B4C3"/>
    <w:rsid w:val="3B1F31CA"/>
    <w:rsid w:val="3B296312"/>
    <w:rsid w:val="3B3CD950"/>
    <w:rsid w:val="3B4DB378"/>
    <w:rsid w:val="3B4F6DDB"/>
    <w:rsid w:val="3B5C0DEC"/>
    <w:rsid w:val="3B5E3AD8"/>
    <w:rsid w:val="3B6874EF"/>
    <w:rsid w:val="3B6AC520"/>
    <w:rsid w:val="3B733692"/>
    <w:rsid w:val="3B7CC4A5"/>
    <w:rsid w:val="3B82B67B"/>
    <w:rsid w:val="3B879CC0"/>
    <w:rsid w:val="3B9E2945"/>
    <w:rsid w:val="3BB08263"/>
    <w:rsid w:val="3BB8F5FE"/>
    <w:rsid w:val="3BC0984D"/>
    <w:rsid w:val="3BCB983A"/>
    <w:rsid w:val="3BE7C270"/>
    <w:rsid w:val="3BEC9852"/>
    <w:rsid w:val="3BF47A92"/>
    <w:rsid w:val="3BF8AAD4"/>
    <w:rsid w:val="3BF9E0C8"/>
    <w:rsid w:val="3BFE0942"/>
    <w:rsid w:val="3C01F338"/>
    <w:rsid w:val="3C05FE95"/>
    <w:rsid w:val="3C0644EA"/>
    <w:rsid w:val="3C0E405F"/>
    <w:rsid w:val="3C124611"/>
    <w:rsid w:val="3C1D4FF1"/>
    <w:rsid w:val="3C2D57ED"/>
    <w:rsid w:val="3C5023C5"/>
    <w:rsid w:val="3C56846B"/>
    <w:rsid w:val="3C76D314"/>
    <w:rsid w:val="3C83284B"/>
    <w:rsid w:val="3C9AD822"/>
    <w:rsid w:val="3C9C4F0C"/>
    <w:rsid w:val="3CAA9A2D"/>
    <w:rsid w:val="3CB0E85F"/>
    <w:rsid w:val="3CBA4AA9"/>
    <w:rsid w:val="3CBD7E8C"/>
    <w:rsid w:val="3CDA249D"/>
    <w:rsid w:val="3CE1D95A"/>
    <w:rsid w:val="3CEA70D1"/>
    <w:rsid w:val="3CF72031"/>
    <w:rsid w:val="3CF7DE4D"/>
    <w:rsid w:val="3CFD3FA2"/>
    <w:rsid w:val="3D05D30B"/>
    <w:rsid w:val="3D08E90E"/>
    <w:rsid w:val="3D0BFF3A"/>
    <w:rsid w:val="3D2693C0"/>
    <w:rsid w:val="3D2DEE47"/>
    <w:rsid w:val="3D32DDFC"/>
    <w:rsid w:val="3D34366F"/>
    <w:rsid w:val="3D38F4C7"/>
    <w:rsid w:val="3D406F40"/>
    <w:rsid w:val="3D4AA730"/>
    <w:rsid w:val="3D5FD864"/>
    <w:rsid w:val="3D71B73A"/>
    <w:rsid w:val="3D84C1A6"/>
    <w:rsid w:val="3D84D81D"/>
    <w:rsid w:val="3D96F996"/>
    <w:rsid w:val="3DA502D1"/>
    <w:rsid w:val="3DC2833B"/>
    <w:rsid w:val="3DE8C5AA"/>
    <w:rsid w:val="3DF63C66"/>
    <w:rsid w:val="3DFDD001"/>
    <w:rsid w:val="3E354F75"/>
    <w:rsid w:val="3E459001"/>
    <w:rsid w:val="3E4E96E6"/>
    <w:rsid w:val="3E4F6265"/>
    <w:rsid w:val="3E59D817"/>
    <w:rsid w:val="3E5B0F90"/>
    <w:rsid w:val="3E5CBEF9"/>
    <w:rsid w:val="3E60C573"/>
    <w:rsid w:val="3E7037E8"/>
    <w:rsid w:val="3E75F4FE"/>
    <w:rsid w:val="3E7D3DCE"/>
    <w:rsid w:val="3E80EB02"/>
    <w:rsid w:val="3E8A782A"/>
    <w:rsid w:val="3E8FD471"/>
    <w:rsid w:val="3EC6E42F"/>
    <w:rsid w:val="3EC9C8E4"/>
    <w:rsid w:val="3EF4AD76"/>
    <w:rsid w:val="3EF723D2"/>
    <w:rsid w:val="3F0B11B8"/>
    <w:rsid w:val="3F0BE0F6"/>
    <w:rsid w:val="3F2293BF"/>
    <w:rsid w:val="3F2E2220"/>
    <w:rsid w:val="3F30132D"/>
    <w:rsid w:val="3F4984E0"/>
    <w:rsid w:val="3F4BEF0E"/>
    <w:rsid w:val="3F5073F7"/>
    <w:rsid w:val="3F78469D"/>
    <w:rsid w:val="3F85350D"/>
    <w:rsid w:val="3F933F6D"/>
    <w:rsid w:val="3F9F036A"/>
    <w:rsid w:val="3FAD73AD"/>
    <w:rsid w:val="3FCF413D"/>
    <w:rsid w:val="3FD489CC"/>
    <w:rsid w:val="3FE3ABD8"/>
    <w:rsid w:val="3FE5EAEC"/>
    <w:rsid w:val="3FEB3B72"/>
    <w:rsid w:val="3FF91DD9"/>
    <w:rsid w:val="401656B2"/>
    <w:rsid w:val="40567CC4"/>
    <w:rsid w:val="405860E4"/>
    <w:rsid w:val="40783D95"/>
    <w:rsid w:val="4099377B"/>
    <w:rsid w:val="409F629D"/>
    <w:rsid w:val="40A43062"/>
    <w:rsid w:val="40B7AD8E"/>
    <w:rsid w:val="40CB8A24"/>
    <w:rsid w:val="40CEED26"/>
    <w:rsid w:val="40D21F72"/>
    <w:rsid w:val="40E010EA"/>
    <w:rsid w:val="40E5B94D"/>
    <w:rsid w:val="40E7944E"/>
    <w:rsid w:val="40ED4956"/>
    <w:rsid w:val="40EF505C"/>
    <w:rsid w:val="40F64D64"/>
    <w:rsid w:val="40F93F8F"/>
    <w:rsid w:val="40FA23FD"/>
    <w:rsid w:val="410526E6"/>
    <w:rsid w:val="4107A728"/>
    <w:rsid w:val="410BA203"/>
    <w:rsid w:val="4110625F"/>
    <w:rsid w:val="411B46D8"/>
    <w:rsid w:val="4122FD33"/>
    <w:rsid w:val="41633C1B"/>
    <w:rsid w:val="41774C5F"/>
    <w:rsid w:val="4199E05C"/>
    <w:rsid w:val="419DD438"/>
    <w:rsid w:val="419FFEF7"/>
    <w:rsid w:val="41B820B8"/>
    <w:rsid w:val="41B91AA9"/>
    <w:rsid w:val="41C85025"/>
    <w:rsid w:val="41CEA67D"/>
    <w:rsid w:val="41E1C63B"/>
    <w:rsid w:val="41E1E1F3"/>
    <w:rsid w:val="41E962BD"/>
    <w:rsid w:val="41EAEF4A"/>
    <w:rsid w:val="41F617BB"/>
    <w:rsid w:val="4202872A"/>
    <w:rsid w:val="420995CE"/>
    <w:rsid w:val="420EB15C"/>
    <w:rsid w:val="4210542A"/>
    <w:rsid w:val="422D6C57"/>
    <w:rsid w:val="423CE7EB"/>
    <w:rsid w:val="4263D37D"/>
    <w:rsid w:val="427D78F1"/>
    <w:rsid w:val="4291D706"/>
    <w:rsid w:val="4295F45E"/>
    <w:rsid w:val="42ABCE1D"/>
    <w:rsid w:val="42ACA182"/>
    <w:rsid w:val="42B05372"/>
    <w:rsid w:val="42B6F549"/>
    <w:rsid w:val="42BC0CD5"/>
    <w:rsid w:val="42D2D2D5"/>
    <w:rsid w:val="42DF906D"/>
    <w:rsid w:val="42E2D709"/>
    <w:rsid w:val="42ED3077"/>
    <w:rsid w:val="42F65604"/>
    <w:rsid w:val="431931DA"/>
    <w:rsid w:val="431D2EDF"/>
    <w:rsid w:val="431FFB2F"/>
    <w:rsid w:val="43221FDB"/>
    <w:rsid w:val="432DA039"/>
    <w:rsid w:val="43364F13"/>
    <w:rsid w:val="433DD864"/>
    <w:rsid w:val="434D2BEA"/>
    <w:rsid w:val="4354A7B6"/>
    <w:rsid w:val="43923800"/>
    <w:rsid w:val="439A4C60"/>
    <w:rsid w:val="439E97EF"/>
    <w:rsid w:val="43A4686D"/>
    <w:rsid w:val="43B5F722"/>
    <w:rsid w:val="43B798A1"/>
    <w:rsid w:val="43B915EE"/>
    <w:rsid w:val="43BCAF15"/>
    <w:rsid w:val="43C27BF7"/>
    <w:rsid w:val="43CAC6C2"/>
    <w:rsid w:val="43E1678F"/>
    <w:rsid w:val="44068CC3"/>
    <w:rsid w:val="44073D07"/>
    <w:rsid w:val="44091E95"/>
    <w:rsid w:val="44360A09"/>
    <w:rsid w:val="44397CA3"/>
    <w:rsid w:val="44488246"/>
    <w:rsid w:val="4456D2D2"/>
    <w:rsid w:val="4461F7A3"/>
    <w:rsid w:val="4466C48D"/>
    <w:rsid w:val="4475BC99"/>
    <w:rsid w:val="4475E46F"/>
    <w:rsid w:val="447A7972"/>
    <w:rsid w:val="448049B1"/>
    <w:rsid w:val="4483B1EF"/>
    <w:rsid w:val="449DBBD3"/>
    <w:rsid w:val="44A03EF4"/>
    <w:rsid w:val="44AEB74B"/>
    <w:rsid w:val="44BDE411"/>
    <w:rsid w:val="44C221BC"/>
    <w:rsid w:val="44CA6300"/>
    <w:rsid w:val="44CC0398"/>
    <w:rsid w:val="44D4A4D5"/>
    <w:rsid w:val="44E53682"/>
    <w:rsid w:val="44F930C0"/>
    <w:rsid w:val="44FDD523"/>
    <w:rsid w:val="45000B07"/>
    <w:rsid w:val="4501408E"/>
    <w:rsid w:val="45039B8B"/>
    <w:rsid w:val="450B1F64"/>
    <w:rsid w:val="453246EC"/>
    <w:rsid w:val="453DE5B9"/>
    <w:rsid w:val="45466838"/>
    <w:rsid w:val="454E8037"/>
    <w:rsid w:val="455554E3"/>
    <w:rsid w:val="455710E7"/>
    <w:rsid w:val="455BD608"/>
    <w:rsid w:val="4561E124"/>
    <w:rsid w:val="456F19DC"/>
    <w:rsid w:val="45746D5D"/>
    <w:rsid w:val="4579E065"/>
    <w:rsid w:val="45846883"/>
    <w:rsid w:val="458646FF"/>
    <w:rsid w:val="45A751E5"/>
    <w:rsid w:val="45AFBDAA"/>
    <w:rsid w:val="45D590D5"/>
    <w:rsid w:val="45E4C299"/>
    <w:rsid w:val="45E85032"/>
    <w:rsid w:val="45F16948"/>
    <w:rsid w:val="46100463"/>
    <w:rsid w:val="4621BADB"/>
    <w:rsid w:val="464248E3"/>
    <w:rsid w:val="4647044F"/>
    <w:rsid w:val="4658A4F0"/>
    <w:rsid w:val="466A42B8"/>
    <w:rsid w:val="467CDBF6"/>
    <w:rsid w:val="46A86DE8"/>
    <w:rsid w:val="46B15D9B"/>
    <w:rsid w:val="46B5AEFD"/>
    <w:rsid w:val="46C0B350"/>
    <w:rsid w:val="46C91460"/>
    <w:rsid w:val="46E0F45C"/>
    <w:rsid w:val="46E77761"/>
    <w:rsid w:val="46F11735"/>
    <w:rsid w:val="470098E7"/>
    <w:rsid w:val="471BEA15"/>
    <w:rsid w:val="471DCF43"/>
    <w:rsid w:val="4727C9C8"/>
    <w:rsid w:val="4759926F"/>
    <w:rsid w:val="475B9FBA"/>
    <w:rsid w:val="4767DA99"/>
    <w:rsid w:val="476E9399"/>
    <w:rsid w:val="4772847A"/>
    <w:rsid w:val="47828829"/>
    <w:rsid w:val="4787C091"/>
    <w:rsid w:val="478B9077"/>
    <w:rsid w:val="47995CFB"/>
    <w:rsid w:val="479C4B16"/>
    <w:rsid w:val="479EE173"/>
    <w:rsid w:val="47B32F1F"/>
    <w:rsid w:val="47BD3642"/>
    <w:rsid w:val="47EFD7EA"/>
    <w:rsid w:val="480FD099"/>
    <w:rsid w:val="481A84B4"/>
    <w:rsid w:val="4832E526"/>
    <w:rsid w:val="48443E49"/>
    <w:rsid w:val="484E57A4"/>
    <w:rsid w:val="4858A308"/>
    <w:rsid w:val="485C464A"/>
    <w:rsid w:val="48856361"/>
    <w:rsid w:val="488A4E16"/>
    <w:rsid w:val="488EE0D4"/>
    <w:rsid w:val="4892C781"/>
    <w:rsid w:val="4894B06B"/>
    <w:rsid w:val="48976FE7"/>
    <w:rsid w:val="48B4B171"/>
    <w:rsid w:val="48C6C24E"/>
    <w:rsid w:val="48D73EC9"/>
    <w:rsid w:val="48E144A0"/>
    <w:rsid w:val="48E77194"/>
    <w:rsid w:val="48EF72B2"/>
    <w:rsid w:val="48FBF2A0"/>
    <w:rsid w:val="48FF7468"/>
    <w:rsid w:val="4902BAA9"/>
    <w:rsid w:val="490F5AB5"/>
    <w:rsid w:val="49146F16"/>
    <w:rsid w:val="49294F63"/>
    <w:rsid w:val="492E3B0F"/>
    <w:rsid w:val="493015C0"/>
    <w:rsid w:val="494A8677"/>
    <w:rsid w:val="4951F3F6"/>
    <w:rsid w:val="496B742B"/>
    <w:rsid w:val="496FF7DF"/>
    <w:rsid w:val="49727CC4"/>
    <w:rsid w:val="4973B017"/>
    <w:rsid w:val="4977734F"/>
    <w:rsid w:val="4978F55B"/>
    <w:rsid w:val="4979E852"/>
    <w:rsid w:val="497D1635"/>
    <w:rsid w:val="49807FBA"/>
    <w:rsid w:val="4980FC07"/>
    <w:rsid w:val="49896CAC"/>
    <w:rsid w:val="498EE743"/>
    <w:rsid w:val="49AFE4A9"/>
    <w:rsid w:val="49B1AAA5"/>
    <w:rsid w:val="49B47CB8"/>
    <w:rsid w:val="49C1F72A"/>
    <w:rsid w:val="49CDC0D9"/>
    <w:rsid w:val="49D783E9"/>
    <w:rsid w:val="49FA8127"/>
    <w:rsid w:val="4A0FE832"/>
    <w:rsid w:val="4A27B735"/>
    <w:rsid w:val="4A3080CC"/>
    <w:rsid w:val="4A38C41C"/>
    <w:rsid w:val="4A477BD1"/>
    <w:rsid w:val="4A5754BC"/>
    <w:rsid w:val="4A6F6279"/>
    <w:rsid w:val="4A714A53"/>
    <w:rsid w:val="4A767E8B"/>
    <w:rsid w:val="4A793423"/>
    <w:rsid w:val="4A87E649"/>
    <w:rsid w:val="4A8D1783"/>
    <w:rsid w:val="4AB6AC5D"/>
    <w:rsid w:val="4AB7B722"/>
    <w:rsid w:val="4ABC1FE2"/>
    <w:rsid w:val="4AC06DA8"/>
    <w:rsid w:val="4ACF3A8E"/>
    <w:rsid w:val="4AD27074"/>
    <w:rsid w:val="4AF5D9A2"/>
    <w:rsid w:val="4B128F11"/>
    <w:rsid w:val="4B2443BF"/>
    <w:rsid w:val="4B265E7F"/>
    <w:rsid w:val="4B3C6629"/>
    <w:rsid w:val="4B3E40CB"/>
    <w:rsid w:val="4B42E0D7"/>
    <w:rsid w:val="4B458C12"/>
    <w:rsid w:val="4B54F70E"/>
    <w:rsid w:val="4B5830CB"/>
    <w:rsid w:val="4B6B5789"/>
    <w:rsid w:val="4B6F0AC2"/>
    <w:rsid w:val="4B6FE0B8"/>
    <w:rsid w:val="4B823AB9"/>
    <w:rsid w:val="4B85BFD0"/>
    <w:rsid w:val="4B88ED9B"/>
    <w:rsid w:val="4BA05361"/>
    <w:rsid w:val="4BA69CD7"/>
    <w:rsid w:val="4BAB219A"/>
    <w:rsid w:val="4BB4657F"/>
    <w:rsid w:val="4BB8D9DF"/>
    <w:rsid w:val="4BC19E04"/>
    <w:rsid w:val="4BE41590"/>
    <w:rsid w:val="4BF0C18B"/>
    <w:rsid w:val="4C0068FA"/>
    <w:rsid w:val="4C04E75F"/>
    <w:rsid w:val="4C18F616"/>
    <w:rsid w:val="4C28040B"/>
    <w:rsid w:val="4C34EED2"/>
    <w:rsid w:val="4C3C9A1D"/>
    <w:rsid w:val="4C3FD75D"/>
    <w:rsid w:val="4C493B7A"/>
    <w:rsid w:val="4C4CF4F5"/>
    <w:rsid w:val="4C4EBE98"/>
    <w:rsid w:val="4C4F4B60"/>
    <w:rsid w:val="4C532965"/>
    <w:rsid w:val="4C552C4F"/>
    <w:rsid w:val="4C5EB54F"/>
    <w:rsid w:val="4C5EB6D4"/>
    <w:rsid w:val="4C6205F0"/>
    <w:rsid w:val="4C6208BD"/>
    <w:rsid w:val="4C646CE3"/>
    <w:rsid w:val="4C77BBEE"/>
    <w:rsid w:val="4CA46C52"/>
    <w:rsid w:val="4CBC70F6"/>
    <w:rsid w:val="4CC15070"/>
    <w:rsid w:val="4CEC1D7A"/>
    <w:rsid w:val="4CF13D61"/>
    <w:rsid w:val="4D13A892"/>
    <w:rsid w:val="4D166F03"/>
    <w:rsid w:val="4D658150"/>
    <w:rsid w:val="4D6CEC67"/>
    <w:rsid w:val="4D6DA54A"/>
    <w:rsid w:val="4D6E25CE"/>
    <w:rsid w:val="4D92C130"/>
    <w:rsid w:val="4D990AE6"/>
    <w:rsid w:val="4DA35098"/>
    <w:rsid w:val="4DC5E699"/>
    <w:rsid w:val="4DCD9782"/>
    <w:rsid w:val="4DD3DF1A"/>
    <w:rsid w:val="4DD63C2F"/>
    <w:rsid w:val="4DDF57CD"/>
    <w:rsid w:val="4DF506D8"/>
    <w:rsid w:val="4DFDEACD"/>
    <w:rsid w:val="4E183097"/>
    <w:rsid w:val="4E2580C9"/>
    <w:rsid w:val="4E354EEB"/>
    <w:rsid w:val="4E5096C4"/>
    <w:rsid w:val="4E59B33A"/>
    <w:rsid w:val="4E959CA3"/>
    <w:rsid w:val="4E998C4A"/>
    <w:rsid w:val="4EA94396"/>
    <w:rsid w:val="4ECBACC3"/>
    <w:rsid w:val="4ED5528A"/>
    <w:rsid w:val="4EEA8075"/>
    <w:rsid w:val="4EEC8A6F"/>
    <w:rsid w:val="4F03DA96"/>
    <w:rsid w:val="4F1275B8"/>
    <w:rsid w:val="4F3C83F0"/>
    <w:rsid w:val="4F449EDE"/>
    <w:rsid w:val="4F4ED112"/>
    <w:rsid w:val="4F55A9E3"/>
    <w:rsid w:val="4F573843"/>
    <w:rsid w:val="4F6A42C9"/>
    <w:rsid w:val="4F71FC2D"/>
    <w:rsid w:val="4F86A595"/>
    <w:rsid w:val="4F8AF075"/>
    <w:rsid w:val="4F8BAE86"/>
    <w:rsid w:val="4FC509BA"/>
    <w:rsid w:val="4FC684AC"/>
    <w:rsid w:val="4FDCA33F"/>
    <w:rsid w:val="4FE85FD2"/>
    <w:rsid w:val="4FE9E08D"/>
    <w:rsid w:val="4FEC6725"/>
    <w:rsid w:val="4FEDAA43"/>
    <w:rsid w:val="4FF43C96"/>
    <w:rsid w:val="4FF9CFA2"/>
    <w:rsid w:val="4FFFA030"/>
    <w:rsid w:val="5003B821"/>
    <w:rsid w:val="50148439"/>
    <w:rsid w:val="5015B899"/>
    <w:rsid w:val="50346802"/>
    <w:rsid w:val="503B5B98"/>
    <w:rsid w:val="50578439"/>
    <w:rsid w:val="5061D6F3"/>
    <w:rsid w:val="50628078"/>
    <w:rsid w:val="50698AB9"/>
    <w:rsid w:val="50804BBB"/>
    <w:rsid w:val="509871F4"/>
    <w:rsid w:val="509B321D"/>
    <w:rsid w:val="509B59D3"/>
    <w:rsid w:val="50A0E68F"/>
    <w:rsid w:val="50A37110"/>
    <w:rsid w:val="51241DE4"/>
    <w:rsid w:val="512AFCC7"/>
    <w:rsid w:val="512CADA7"/>
    <w:rsid w:val="51308B3D"/>
    <w:rsid w:val="514802EA"/>
    <w:rsid w:val="51558C98"/>
    <w:rsid w:val="515A970F"/>
    <w:rsid w:val="5163F594"/>
    <w:rsid w:val="516A8AC4"/>
    <w:rsid w:val="517A5A2E"/>
    <w:rsid w:val="517DCA99"/>
    <w:rsid w:val="517F4FC9"/>
    <w:rsid w:val="51840740"/>
    <w:rsid w:val="519EDCF8"/>
    <w:rsid w:val="51A51509"/>
    <w:rsid w:val="51B7FA2D"/>
    <w:rsid w:val="51BA5D96"/>
    <w:rsid w:val="51E050D3"/>
    <w:rsid w:val="51E95EF3"/>
    <w:rsid w:val="51ECE4B2"/>
    <w:rsid w:val="51FF9D0E"/>
    <w:rsid w:val="521AC7A2"/>
    <w:rsid w:val="52280C78"/>
    <w:rsid w:val="5244268B"/>
    <w:rsid w:val="524DA6C9"/>
    <w:rsid w:val="525A5CD0"/>
    <w:rsid w:val="527A7D9B"/>
    <w:rsid w:val="52AB230A"/>
    <w:rsid w:val="52C4B160"/>
    <w:rsid w:val="52CE48BD"/>
    <w:rsid w:val="52CF0865"/>
    <w:rsid w:val="52E9DE92"/>
    <w:rsid w:val="5309E432"/>
    <w:rsid w:val="531A1E38"/>
    <w:rsid w:val="531C5EAC"/>
    <w:rsid w:val="531E942C"/>
    <w:rsid w:val="53277911"/>
    <w:rsid w:val="53439F82"/>
    <w:rsid w:val="5346AC49"/>
    <w:rsid w:val="53671605"/>
    <w:rsid w:val="538A298D"/>
    <w:rsid w:val="538B2756"/>
    <w:rsid w:val="539839F6"/>
    <w:rsid w:val="53A090CE"/>
    <w:rsid w:val="53A406BB"/>
    <w:rsid w:val="53AA0691"/>
    <w:rsid w:val="53B13E68"/>
    <w:rsid w:val="53C4FC72"/>
    <w:rsid w:val="53C78C98"/>
    <w:rsid w:val="53CEF5B4"/>
    <w:rsid w:val="53DACB05"/>
    <w:rsid w:val="53DBA2DB"/>
    <w:rsid w:val="53DFE8B5"/>
    <w:rsid w:val="53E3F6D8"/>
    <w:rsid w:val="53F0EAFF"/>
    <w:rsid w:val="53FA8BFC"/>
    <w:rsid w:val="54001BFE"/>
    <w:rsid w:val="54033D5E"/>
    <w:rsid w:val="541D9916"/>
    <w:rsid w:val="543C497B"/>
    <w:rsid w:val="5443E20C"/>
    <w:rsid w:val="5466BB67"/>
    <w:rsid w:val="546C8E59"/>
    <w:rsid w:val="54741358"/>
    <w:rsid w:val="548D04B3"/>
    <w:rsid w:val="54BBBE5A"/>
    <w:rsid w:val="54BE0637"/>
    <w:rsid w:val="54BFD221"/>
    <w:rsid w:val="54C18C35"/>
    <w:rsid w:val="54D0A671"/>
    <w:rsid w:val="54D0EF46"/>
    <w:rsid w:val="54D15825"/>
    <w:rsid w:val="54DFDF5F"/>
    <w:rsid w:val="54E1E2BC"/>
    <w:rsid w:val="55048BAF"/>
    <w:rsid w:val="550D055D"/>
    <w:rsid w:val="550E2AAB"/>
    <w:rsid w:val="55164532"/>
    <w:rsid w:val="5552E068"/>
    <w:rsid w:val="55559B19"/>
    <w:rsid w:val="555E2A5F"/>
    <w:rsid w:val="556DE741"/>
    <w:rsid w:val="558B13BE"/>
    <w:rsid w:val="559BF04E"/>
    <w:rsid w:val="55A57E2B"/>
    <w:rsid w:val="55A68153"/>
    <w:rsid w:val="55A918C2"/>
    <w:rsid w:val="55F186D9"/>
    <w:rsid w:val="55F19246"/>
    <w:rsid w:val="562383F1"/>
    <w:rsid w:val="5629CA46"/>
    <w:rsid w:val="5629F997"/>
    <w:rsid w:val="563FED18"/>
    <w:rsid w:val="5670292F"/>
    <w:rsid w:val="567D5D6B"/>
    <w:rsid w:val="569174BF"/>
    <w:rsid w:val="5695FE7C"/>
    <w:rsid w:val="569ABE7F"/>
    <w:rsid w:val="56A825D6"/>
    <w:rsid w:val="56E6261C"/>
    <w:rsid w:val="56FF121C"/>
    <w:rsid w:val="570F4B0C"/>
    <w:rsid w:val="57195833"/>
    <w:rsid w:val="57283D7F"/>
    <w:rsid w:val="5737722F"/>
    <w:rsid w:val="573F3481"/>
    <w:rsid w:val="5757EE93"/>
    <w:rsid w:val="57639444"/>
    <w:rsid w:val="5765EB9F"/>
    <w:rsid w:val="576C96AA"/>
    <w:rsid w:val="57A32787"/>
    <w:rsid w:val="57A53F4D"/>
    <w:rsid w:val="57A79761"/>
    <w:rsid w:val="57ABCA45"/>
    <w:rsid w:val="57AFC39D"/>
    <w:rsid w:val="57B94702"/>
    <w:rsid w:val="57BA0790"/>
    <w:rsid w:val="58039B76"/>
    <w:rsid w:val="5809D0E2"/>
    <w:rsid w:val="58179633"/>
    <w:rsid w:val="582B7DC2"/>
    <w:rsid w:val="5834B6F2"/>
    <w:rsid w:val="58373A87"/>
    <w:rsid w:val="5841FEE4"/>
    <w:rsid w:val="585D0880"/>
    <w:rsid w:val="586A1CB3"/>
    <w:rsid w:val="587A7417"/>
    <w:rsid w:val="587CBC99"/>
    <w:rsid w:val="58806650"/>
    <w:rsid w:val="588E1786"/>
    <w:rsid w:val="58932B2F"/>
    <w:rsid w:val="58C6F9AF"/>
    <w:rsid w:val="58C8D31B"/>
    <w:rsid w:val="58F13D72"/>
    <w:rsid w:val="58FCD101"/>
    <w:rsid w:val="590A13B7"/>
    <w:rsid w:val="590D95A4"/>
    <w:rsid w:val="59145C3C"/>
    <w:rsid w:val="591D8D51"/>
    <w:rsid w:val="5920CBF9"/>
    <w:rsid w:val="59288518"/>
    <w:rsid w:val="593412B1"/>
    <w:rsid w:val="5936D480"/>
    <w:rsid w:val="59410760"/>
    <w:rsid w:val="5948AA08"/>
    <w:rsid w:val="59649DC8"/>
    <w:rsid w:val="596F4144"/>
    <w:rsid w:val="59757D13"/>
    <w:rsid w:val="5987A48B"/>
    <w:rsid w:val="59972252"/>
    <w:rsid w:val="59B7222C"/>
    <w:rsid w:val="59D28E32"/>
    <w:rsid w:val="59D92473"/>
    <w:rsid w:val="59E211ED"/>
    <w:rsid w:val="59F30E32"/>
    <w:rsid w:val="59F5D527"/>
    <w:rsid w:val="5A11AC2A"/>
    <w:rsid w:val="5A1AB4C5"/>
    <w:rsid w:val="5A29D7B1"/>
    <w:rsid w:val="5A3651ED"/>
    <w:rsid w:val="5A36A66E"/>
    <w:rsid w:val="5A496A67"/>
    <w:rsid w:val="5A69F1DB"/>
    <w:rsid w:val="5A7B5CB4"/>
    <w:rsid w:val="5A8B90D4"/>
    <w:rsid w:val="5A92315F"/>
    <w:rsid w:val="5AA16A4D"/>
    <w:rsid w:val="5AA71375"/>
    <w:rsid w:val="5ABB660D"/>
    <w:rsid w:val="5AE36C1D"/>
    <w:rsid w:val="5AE8A034"/>
    <w:rsid w:val="5AF095AC"/>
    <w:rsid w:val="5AF57EC4"/>
    <w:rsid w:val="5AFCF944"/>
    <w:rsid w:val="5B1CB915"/>
    <w:rsid w:val="5B35CE90"/>
    <w:rsid w:val="5B38340B"/>
    <w:rsid w:val="5B46DF2C"/>
    <w:rsid w:val="5B4705E7"/>
    <w:rsid w:val="5B5B7B8F"/>
    <w:rsid w:val="5B5DFD80"/>
    <w:rsid w:val="5B69AD5A"/>
    <w:rsid w:val="5B69C018"/>
    <w:rsid w:val="5B71892E"/>
    <w:rsid w:val="5B782A11"/>
    <w:rsid w:val="5B80E71B"/>
    <w:rsid w:val="5B85442A"/>
    <w:rsid w:val="5B8D9F7A"/>
    <w:rsid w:val="5B93ACAC"/>
    <w:rsid w:val="5B9972A5"/>
    <w:rsid w:val="5B9BD894"/>
    <w:rsid w:val="5BA1F4F5"/>
    <w:rsid w:val="5BA2A5E0"/>
    <w:rsid w:val="5BB4F0B5"/>
    <w:rsid w:val="5BCB8F1B"/>
    <w:rsid w:val="5BD26022"/>
    <w:rsid w:val="5BD3F688"/>
    <w:rsid w:val="5BE7C0F9"/>
    <w:rsid w:val="5BE8C082"/>
    <w:rsid w:val="5BEC6811"/>
    <w:rsid w:val="5BF0EC7E"/>
    <w:rsid w:val="5BF38B86"/>
    <w:rsid w:val="5BFA4CCA"/>
    <w:rsid w:val="5C00C65F"/>
    <w:rsid w:val="5C0519C6"/>
    <w:rsid w:val="5C0A253B"/>
    <w:rsid w:val="5C129BD9"/>
    <w:rsid w:val="5C211D71"/>
    <w:rsid w:val="5C21B3B0"/>
    <w:rsid w:val="5C38F183"/>
    <w:rsid w:val="5C49C7B9"/>
    <w:rsid w:val="5C4FCD08"/>
    <w:rsid w:val="5C51E513"/>
    <w:rsid w:val="5C5C7AA9"/>
    <w:rsid w:val="5C658ABD"/>
    <w:rsid w:val="5C75A306"/>
    <w:rsid w:val="5C89D43E"/>
    <w:rsid w:val="5C913CEE"/>
    <w:rsid w:val="5C99418A"/>
    <w:rsid w:val="5C9A25B9"/>
    <w:rsid w:val="5CAD1216"/>
    <w:rsid w:val="5CD1ECF1"/>
    <w:rsid w:val="5CD31A5E"/>
    <w:rsid w:val="5CDEFE48"/>
    <w:rsid w:val="5CFEEEE5"/>
    <w:rsid w:val="5D08052E"/>
    <w:rsid w:val="5D215717"/>
    <w:rsid w:val="5D5CA1D1"/>
    <w:rsid w:val="5D677326"/>
    <w:rsid w:val="5D87C6CA"/>
    <w:rsid w:val="5D90C518"/>
    <w:rsid w:val="5D9440A6"/>
    <w:rsid w:val="5D9440A6"/>
    <w:rsid w:val="5DB37ABB"/>
    <w:rsid w:val="5DBCEDD2"/>
    <w:rsid w:val="5DEB91BF"/>
    <w:rsid w:val="5DEC1EDF"/>
    <w:rsid w:val="5E0AC6B0"/>
    <w:rsid w:val="5E372AE1"/>
    <w:rsid w:val="5E39367D"/>
    <w:rsid w:val="5E3B7A15"/>
    <w:rsid w:val="5E405E8F"/>
    <w:rsid w:val="5E416196"/>
    <w:rsid w:val="5E510B87"/>
    <w:rsid w:val="5E751760"/>
    <w:rsid w:val="5E8DB6C6"/>
    <w:rsid w:val="5E8EAF2B"/>
    <w:rsid w:val="5EA1C45E"/>
    <w:rsid w:val="5EB2EE23"/>
    <w:rsid w:val="5EBB4E68"/>
    <w:rsid w:val="5ECF7F01"/>
    <w:rsid w:val="5ED1911D"/>
    <w:rsid w:val="5EF0ECD6"/>
    <w:rsid w:val="5EF0FBA4"/>
    <w:rsid w:val="5EF6EB27"/>
    <w:rsid w:val="5F083721"/>
    <w:rsid w:val="5F08DAE2"/>
    <w:rsid w:val="5F09D903"/>
    <w:rsid w:val="5F0A2401"/>
    <w:rsid w:val="5F2279E9"/>
    <w:rsid w:val="5F293935"/>
    <w:rsid w:val="5F415877"/>
    <w:rsid w:val="5F4C2D0C"/>
    <w:rsid w:val="5F4CFE91"/>
    <w:rsid w:val="5F6502DB"/>
    <w:rsid w:val="5F650BA6"/>
    <w:rsid w:val="5F6AA8EC"/>
    <w:rsid w:val="5F6BB491"/>
    <w:rsid w:val="5F7B3520"/>
    <w:rsid w:val="5F846342"/>
    <w:rsid w:val="5F8985D5"/>
    <w:rsid w:val="5F8ED730"/>
    <w:rsid w:val="5FA103E2"/>
    <w:rsid w:val="5FAD4278"/>
    <w:rsid w:val="5FCE0EF8"/>
    <w:rsid w:val="5FDF78E3"/>
    <w:rsid w:val="5FE51C69"/>
    <w:rsid w:val="5FE78E69"/>
    <w:rsid w:val="60160C42"/>
    <w:rsid w:val="6025DA3A"/>
    <w:rsid w:val="6033B119"/>
    <w:rsid w:val="603F161C"/>
    <w:rsid w:val="603F9599"/>
    <w:rsid w:val="605FF146"/>
    <w:rsid w:val="60709A1B"/>
    <w:rsid w:val="60712C21"/>
    <w:rsid w:val="6081CA58"/>
    <w:rsid w:val="608B6BF9"/>
    <w:rsid w:val="608CBD37"/>
    <w:rsid w:val="608FAF9D"/>
    <w:rsid w:val="609D54AF"/>
    <w:rsid w:val="60A16B06"/>
    <w:rsid w:val="60B8F697"/>
    <w:rsid w:val="60C4F6D0"/>
    <w:rsid w:val="60D73292"/>
    <w:rsid w:val="60DB2E08"/>
    <w:rsid w:val="60E9AD93"/>
    <w:rsid w:val="60F5C1EC"/>
    <w:rsid w:val="60F96E0B"/>
    <w:rsid w:val="60FCB54D"/>
    <w:rsid w:val="60FE1E66"/>
    <w:rsid w:val="6108F2CD"/>
    <w:rsid w:val="61139627"/>
    <w:rsid w:val="611B98AB"/>
    <w:rsid w:val="611FA8A9"/>
    <w:rsid w:val="612B0A79"/>
    <w:rsid w:val="612BEE41"/>
    <w:rsid w:val="612DE1C3"/>
    <w:rsid w:val="6132CE77"/>
    <w:rsid w:val="615E6B07"/>
    <w:rsid w:val="617CB6FE"/>
    <w:rsid w:val="61829E00"/>
    <w:rsid w:val="61841FCC"/>
    <w:rsid w:val="6195A1B1"/>
    <w:rsid w:val="61B24D46"/>
    <w:rsid w:val="61C206C2"/>
    <w:rsid w:val="61C7D457"/>
    <w:rsid w:val="61D67E6F"/>
    <w:rsid w:val="61DEE1D4"/>
    <w:rsid w:val="61F5D310"/>
    <w:rsid w:val="61FC571C"/>
    <w:rsid w:val="61FE222A"/>
    <w:rsid w:val="6217F009"/>
    <w:rsid w:val="6221BA70"/>
    <w:rsid w:val="6228E917"/>
    <w:rsid w:val="6236194F"/>
    <w:rsid w:val="623E4EFD"/>
    <w:rsid w:val="626A0150"/>
    <w:rsid w:val="62771C02"/>
    <w:rsid w:val="627AD941"/>
    <w:rsid w:val="627D880A"/>
    <w:rsid w:val="627F0D7D"/>
    <w:rsid w:val="627F2897"/>
    <w:rsid w:val="6282CE00"/>
    <w:rsid w:val="628D91DD"/>
    <w:rsid w:val="6293E5A1"/>
    <w:rsid w:val="62996FD8"/>
    <w:rsid w:val="62A542A0"/>
    <w:rsid w:val="62ADCEAB"/>
    <w:rsid w:val="62B23B6C"/>
    <w:rsid w:val="62B35F83"/>
    <w:rsid w:val="62B9093D"/>
    <w:rsid w:val="62BC2E69"/>
    <w:rsid w:val="62BF02E2"/>
    <w:rsid w:val="62D8B298"/>
    <w:rsid w:val="62EE72C7"/>
    <w:rsid w:val="62F1BFB7"/>
    <w:rsid w:val="62F6D2E0"/>
    <w:rsid w:val="62FDE3E4"/>
    <w:rsid w:val="631DE624"/>
    <w:rsid w:val="634C36D9"/>
    <w:rsid w:val="634D838F"/>
    <w:rsid w:val="635EB067"/>
    <w:rsid w:val="63649295"/>
    <w:rsid w:val="63681EAB"/>
    <w:rsid w:val="636DE7C9"/>
    <w:rsid w:val="637844F5"/>
    <w:rsid w:val="637C6BAC"/>
    <w:rsid w:val="637E7202"/>
    <w:rsid w:val="63893A29"/>
    <w:rsid w:val="639C849C"/>
    <w:rsid w:val="639EBAFB"/>
    <w:rsid w:val="639FF2D6"/>
    <w:rsid w:val="63A1F9BA"/>
    <w:rsid w:val="63A5E84D"/>
    <w:rsid w:val="63ACF4D9"/>
    <w:rsid w:val="63C1F7DF"/>
    <w:rsid w:val="63C2C255"/>
    <w:rsid w:val="63CBEAA1"/>
    <w:rsid w:val="63D1E9B0"/>
    <w:rsid w:val="63D2EBC1"/>
    <w:rsid w:val="63E01F12"/>
    <w:rsid w:val="63ECEE28"/>
    <w:rsid w:val="63F2AFE7"/>
    <w:rsid w:val="64023692"/>
    <w:rsid w:val="6405BFDE"/>
    <w:rsid w:val="640B846D"/>
    <w:rsid w:val="64194ABD"/>
    <w:rsid w:val="641DE2BD"/>
    <w:rsid w:val="6421100A"/>
    <w:rsid w:val="6422C387"/>
    <w:rsid w:val="6424F668"/>
    <w:rsid w:val="642FC91C"/>
    <w:rsid w:val="64363796"/>
    <w:rsid w:val="6450484B"/>
    <w:rsid w:val="646707D4"/>
    <w:rsid w:val="64708E72"/>
    <w:rsid w:val="648D9018"/>
    <w:rsid w:val="64B73708"/>
    <w:rsid w:val="64C46702"/>
    <w:rsid w:val="64D00970"/>
    <w:rsid w:val="64D14949"/>
    <w:rsid w:val="64D19474"/>
    <w:rsid w:val="64EB283E"/>
    <w:rsid w:val="64F95C86"/>
    <w:rsid w:val="6504EE9D"/>
    <w:rsid w:val="6530C879"/>
    <w:rsid w:val="653603BB"/>
    <w:rsid w:val="65410017"/>
    <w:rsid w:val="65441DFE"/>
    <w:rsid w:val="654EB4CB"/>
    <w:rsid w:val="6558594C"/>
    <w:rsid w:val="6575B1A3"/>
    <w:rsid w:val="6579EBDF"/>
    <w:rsid w:val="65A179B2"/>
    <w:rsid w:val="65B4F699"/>
    <w:rsid w:val="65C33B93"/>
    <w:rsid w:val="65CF60FD"/>
    <w:rsid w:val="65DAB590"/>
    <w:rsid w:val="65E41DD8"/>
    <w:rsid w:val="65E5BFB8"/>
    <w:rsid w:val="65EC18AC"/>
    <w:rsid w:val="660F4BCF"/>
    <w:rsid w:val="6629FBE4"/>
    <w:rsid w:val="664CEF73"/>
    <w:rsid w:val="664F1E4D"/>
    <w:rsid w:val="665F9A39"/>
    <w:rsid w:val="6663F1D3"/>
    <w:rsid w:val="6674AA67"/>
    <w:rsid w:val="667C3E74"/>
    <w:rsid w:val="667C7CD7"/>
    <w:rsid w:val="668A53F9"/>
    <w:rsid w:val="6690359E"/>
    <w:rsid w:val="66A16918"/>
    <w:rsid w:val="66A6C92C"/>
    <w:rsid w:val="66B78EB5"/>
    <w:rsid w:val="66B9C405"/>
    <w:rsid w:val="66BFB843"/>
    <w:rsid w:val="66EF0DD8"/>
    <w:rsid w:val="671843D5"/>
    <w:rsid w:val="6720A087"/>
    <w:rsid w:val="672AB7F8"/>
    <w:rsid w:val="672ED73D"/>
    <w:rsid w:val="673C077F"/>
    <w:rsid w:val="673D60A0"/>
    <w:rsid w:val="6740ED9D"/>
    <w:rsid w:val="675155F1"/>
    <w:rsid w:val="675C2640"/>
    <w:rsid w:val="676754D7"/>
    <w:rsid w:val="678DC759"/>
    <w:rsid w:val="679467E6"/>
    <w:rsid w:val="67BDFA2F"/>
    <w:rsid w:val="67C77817"/>
    <w:rsid w:val="67D5209E"/>
    <w:rsid w:val="67E0CB22"/>
    <w:rsid w:val="67F77E18"/>
    <w:rsid w:val="67FD4AAC"/>
    <w:rsid w:val="680E29F7"/>
    <w:rsid w:val="680E334A"/>
    <w:rsid w:val="680E4A77"/>
    <w:rsid w:val="68184D38"/>
    <w:rsid w:val="681AFF5D"/>
    <w:rsid w:val="68218DE2"/>
    <w:rsid w:val="68255ED8"/>
    <w:rsid w:val="6845BFF3"/>
    <w:rsid w:val="6883ADAA"/>
    <w:rsid w:val="688B0749"/>
    <w:rsid w:val="688C91C4"/>
    <w:rsid w:val="6890AFFD"/>
    <w:rsid w:val="689DECDB"/>
    <w:rsid w:val="68B49B03"/>
    <w:rsid w:val="68BC1098"/>
    <w:rsid w:val="68BDADF3"/>
    <w:rsid w:val="68CADCE1"/>
    <w:rsid w:val="68CD5E18"/>
    <w:rsid w:val="68DEDFDF"/>
    <w:rsid w:val="68E69468"/>
    <w:rsid w:val="68E85D04"/>
    <w:rsid w:val="68EA5F09"/>
    <w:rsid w:val="69089857"/>
    <w:rsid w:val="690F994B"/>
    <w:rsid w:val="6919D01E"/>
    <w:rsid w:val="691C6723"/>
    <w:rsid w:val="692D63EE"/>
    <w:rsid w:val="6930C0DB"/>
    <w:rsid w:val="6935B275"/>
    <w:rsid w:val="693E31D5"/>
    <w:rsid w:val="6941485C"/>
    <w:rsid w:val="6944B5E6"/>
    <w:rsid w:val="6971E5E1"/>
    <w:rsid w:val="69787504"/>
    <w:rsid w:val="699702BE"/>
    <w:rsid w:val="69B219B4"/>
    <w:rsid w:val="69BEC338"/>
    <w:rsid w:val="69D31FCB"/>
    <w:rsid w:val="69D4F83F"/>
    <w:rsid w:val="69DB6D5A"/>
    <w:rsid w:val="69EDD3C6"/>
    <w:rsid w:val="69FEF171"/>
    <w:rsid w:val="6A048A30"/>
    <w:rsid w:val="6A177C61"/>
    <w:rsid w:val="6A36CDC2"/>
    <w:rsid w:val="6A493575"/>
    <w:rsid w:val="6A541DCA"/>
    <w:rsid w:val="6A64AFBF"/>
    <w:rsid w:val="6A784791"/>
    <w:rsid w:val="6A886ED2"/>
    <w:rsid w:val="6A8CBCF9"/>
    <w:rsid w:val="6AAAFFD9"/>
    <w:rsid w:val="6AAB64F6"/>
    <w:rsid w:val="6AB1FB66"/>
    <w:rsid w:val="6AC715E9"/>
    <w:rsid w:val="6ACC08A8"/>
    <w:rsid w:val="6AD2FC3E"/>
    <w:rsid w:val="6AEF24DF"/>
    <w:rsid w:val="6AF30090"/>
    <w:rsid w:val="6AFC8980"/>
    <w:rsid w:val="6B0DDA25"/>
    <w:rsid w:val="6B13ECC2"/>
    <w:rsid w:val="6B1C53E3"/>
    <w:rsid w:val="6B622557"/>
    <w:rsid w:val="6B7BA124"/>
    <w:rsid w:val="6B81ADE1"/>
    <w:rsid w:val="6B85333B"/>
    <w:rsid w:val="6B8F2ED9"/>
    <w:rsid w:val="6B93D351"/>
    <w:rsid w:val="6BA77BF5"/>
    <w:rsid w:val="6BB6A8D9"/>
    <w:rsid w:val="6BDD53E3"/>
    <w:rsid w:val="6BE22BA7"/>
    <w:rsid w:val="6BE2CDB7"/>
    <w:rsid w:val="6C06EFDB"/>
    <w:rsid w:val="6C07E8E8"/>
    <w:rsid w:val="6C1657C0"/>
    <w:rsid w:val="6C3E2985"/>
    <w:rsid w:val="6C4AE22C"/>
    <w:rsid w:val="6C6ECC9F"/>
    <w:rsid w:val="6C8F2D69"/>
    <w:rsid w:val="6C990DF8"/>
    <w:rsid w:val="6CB3041A"/>
    <w:rsid w:val="6CBD2D42"/>
    <w:rsid w:val="6CCF94DA"/>
    <w:rsid w:val="6CE02047"/>
    <w:rsid w:val="6D316DDB"/>
    <w:rsid w:val="6D33894F"/>
    <w:rsid w:val="6D49E525"/>
    <w:rsid w:val="6D53FBA1"/>
    <w:rsid w:val="6D6B429D"/>
    <w:rsid w:val="6D7CFE54"/>
    <w:rsid w:val="6D8DFFA4"/>
    <w:rsid w:val="6DA4A782"/>
    <w:rsid w:val="6DACC776"/>
    <w:rsid w:val="6DB2A462"/>
    <w:rsid w:val="6DE5D78A"/>
    <w:rsid w:val="6DF8E675"/>
    <w:rsid w:val="6DFFADA1"/>
    <w:rsid w:val="6E00636C"/>
    <w:rsid w:val="6E0A5CDD"/>
    <w:rsid w:val="6E198540"/>
    <w:rsid w:val="6E2BC0DD"/>
    <w:rsid w:val="6E34999C"/>
    <w:rsid w:val="6E50279E"/>
    <w:rsid w:val="6E54809D"/>
    <w:rsid w:val="6E5D2596"/>
    <w:rsid w:val="6E718DD5"/>
    <w:rsid w:val="6E7E2418"/>
    <w:rsid w:val="6E85869E"/>
    <w:rsid w:val="6E8D86BC"/>
    <w:rsid w:val="6E9762D8"/>
    <w:rsid w:val="6E9C299A"/>
    <w:rsid w:val="6EAC0E9C"/>
    <w:rsid w:val="6EB424CE"/>
    <w:rsid w:val="6EB56CF5"/>
    <w:rsid w:val="6EC590F2"/>
    <w:rsid w:val="6EC874D9"/>
    <w:rsid w:val="6ED5B52C"/>
    <w:rsid w:val="6EE6C297"/>
    <w:rsid w:val="6EF5441C"/>
    <w:rsid w:val="6EF70DBF"/>
    <w:rsid w:val="6F1A5B8E"/>
    <w:rsid w:val="6F24CFBF"/>
    <w:rsid w:val="6F3750BA"/>
    <w:rsid w:val="6F379DF6"/>
    <w:rsid w:val="6F65C9D2"/>
    <w:rsid w:val="6F6CCEF1"/>
    <w:rsid w:val="6F7279CF"/>
    <w:rsid w:val="6F815EAF"/>
    <w:rsid w:val="6F84DCC5"/>
    <w:rsid w:val="6FB03597"/>
    <w:rsid w:val="6FB0D3AB"/>
    <w:rsid w:val="6FD2675E"/>
    <w:rsid w:val="6FD51204"/>
    <w:rsid w:val="6FE9BEEC"/>
    <w:rsid w:val="700C5DFD"/>
    <w:rsid w:val="702B1C2F"/>
    <w:rsid w:val="70354B73"/>
    <w:rsid w:val="7040B968"/>
    <w:rsid w:val="70538F70"/>
    <w:rsid w:val="7066622E"/>
    <w:rsid w:val="70836336"/>
    <w:rsid w:val="7091002A"/>
    <w:rsid w:val="7092472A"/>
    <w:rsid w:val="7092DAE5"/>
    <w:rsid w:val="70A370AB"/>
    <w:rsid w:val="70A3B79E"/>
    <w:rsid w:val="70C19CAC"/>
    <w:rsid w:val="70C30E4C"/>
    <w:rsid w:val="70C3E0E6"/>
    <w:rsid w:val="70D2B875"/>
    <w:rsid w:val="70E00B46"/>
    <w:rsid w:val="70E20347"/>
    <w:rsid w:val="70E81E32"/>
    <w:rsid w:val="7105FC12"/>
    <w:rsid w:val="7109926D"/>
    <w:rsid w:val="7136576D"/>
    <w:rsid w:val="713A7A27"/>
    <w:rsid w:val="7143950B"/>
    <w:rsid w:val="718F1E6E"/>
    <w:rsid w:val="7196A652"/>
    <w:rsid w:val="71B596A3"/>
    <w:rsid w:val="71DFD336"/>
    <w:rsid w:val="71E2F4F5"/>
    <w:rsid w:val="71ECD1E6"/>
    <w:rsid w:val="71F630B7"/>
    <w:rsid w:val="7206BB0F"/>
    <w:rsid w:val="721E2CEE"/>
    <w:rsid w:val="7230D5B6"/>
    <w:rsid w:val="72558338"/>
    <w:rsid w:val="725E4181"/>
    <w:rsid w:val="726087BF"/>
    <w:rsid w:val="726527B1"/>
    <w:rsid w:val="726DFB82"/>
    <w:rsid w:val="72876DA0"/>
    <w:rsid w:val="72921540"/>
    <w:rsid w:val="72998C97"/>
    <w:rsid w:val="729C98BA"/>
    <w:rsid w:val="729CFD2B"/>
    <w:rsid w:val="72A403F2"/>
    <w:rsid w:val="72D9F6EA"/>
    <w:rsid w:val="72DA5542"/>
    <w:rsid w:val="72DAB7FE"/>
    <w:rsid w:val="7300D54A"/>
    <w:rsid w:val="73012659"/>
    <w:rsid w:val="73201820"/>
    <w:rsid w:val="73313A04"/>
    <w:rsid w:val="73554417"/>
    <w:rsid w:val="73606497"/>
    <w:rsid w:val="73799485"/>
    <w:rsid w:val="737EE6DD"/>
    <w:rsid w:val="73829763"/>
    <w:rsid w:val="7382DCA3"/>
    <w:rsid w:val="738BF919"/>
    <w:rsid w:val="738F60BE"/>
    <w:rsid w:val="73921F3C"/>
    <w:rsid w:val="73A43479"/>
    <w:rsid w:val="73A8FF15"/>
    <w:rsid w:val="73AAE4E7"/>
    <w:rsid w:val="73B77199"/>
    <w:rsid w:val="73BFD72D"/>
    <w:rsid w:val="73CB6614"/>
    <w:rsid w:val="73CC1AD8"/>
    <w:rsid w:val="73ED7328"/>
    <w:rsid w:val="73F13447"/>
    <w:rsid w:val="7429620D"/>
    <w:rsid w:val="743072B6"/>
    <w:rsid w:val="7442D076"/>
    <w:rsid w:val="7460B240"/>
    <w:rsid w:val="74752AAE"/>
    <w:rsid w:val="747750E9"/>
    <w:rsid w:val="7478E4ED"/>
    <w:rsid w:val="747BF256"/>
    <w:rsid w:val="74AABA1D"/>
    <w:rsid w:val="74BB1A7A"/>
    <w:rsid w:val="74CE44B6"/>
    <w:rsid w:val="74EA8BA6"/>
    <w:rsid w:val="74F2260D"/>
    <w:rsid w:val="751539D5"/>
    <w:rsid w:val="752C72D0"/>
    <w:rsid w:val="7539A945"/>
    <w:rsid w:val="75434AFB"/>
    <w:rsid w:val="755AE61E"/>
    <w:rsid w:val="7564CD47"/>
    <w:rsid w:val="756C3D14"/>
    <w:rsid w:val="756C9222"/>
    <w:rsid w:val="7574A76F"/>
    <w:rsid w:val="757B7C14"/>
    <w:rsid w:val="75897308"/>
    <w:rsid w:val="75AB4A83"/>
    <w:rsid w:val="75B8E408"/>
    <w:rsid w:val="75BCDEC5"/>
    <w:rsid w:val="75D16004"/>
    <w:rsid w:val="75DB61AB"/>
    <w:rsid w:val="76445708"/>
    <w:rsid w:val="7651914E"/>
    <w:rsid w:val="7654D0F8"/>
    <w:rsid w:val="7666B6C6"/>
    <w:rsid w:val="767F7057"/>
    <w:rsid w:val="767F97F1"/>
    <w:rsid w:val="768A26C6"/>
    <w:rsid w:val="768BC1DB"/>
    <w:rsid w:val="7696D28F"/>
    <w:rsid w:val="76B03D68"/>
    <w:rsid w:val="76B13E86"/>
    <w:rsid w:val="76B36EBE"/>
    <w:rsid w:val="76B7BF3B"/>
    <w:rsid w:val="76D3BB4E"/>
    <w:rsid w:val="76E27DD3"/>
    <w:rsid w:val="76E46326"/>
    <w:rsid w:val="76FA816F"/>
    <w:rsid w:val="7701685C"/>
    <w:rsid w:val="77037416"/>
    <w:rsid w:val="7718D5BA"/>
    <w:rsid w:val="7728C014"/>
    <w:rsid w:val="77400171"/>
    <w:rsid w:val="7758CF6D"/>
    <w:rsid w:val="775EB879"/>
    <w:rsid w:val="776460B7"/>
    <w:rsid w:val="77646508"/>
    <w:rsid w:val="777DCD28"/>
    <w:rsid w:val="778EFF1C"/>
    <w:rsid w:val="77BE3751"/>
    <w:rsid w:val="77CB3F10"/>
    <w:rsid w:val="77E016C1"/>
    <w:rsid w:val="7805E7D6"/>
    <w:rsid w:val="78232D72"/>
    <w:rsid w:val="7828A315"/>
    <w:rsid w:val="783A1BB3"/>
    <w:rsid w:val="7851646D"/>
    <w:rsid w:val="7855652D"/>
    <w:rsid w:val="78575A17"/>
    <w:rsid w:val="786957D7"/>
    <w:rsid w:val="787B988F"/>
    <w:rsid w:val="7887AB2F"/>
    <w:rsid w:val="789CA1FD"/>
    <w:rsid w:val="789E5601"/>
    <w:rsid w:val="78ACD7E6"/>
    <w:rsid w:val="78B0E83E"/>
    <w:rsid w:val="78B1C51D"/>
    <w:rsid w:val="78C263EB"/>
    <w:rsid w:val="78D39389"/>
    <w:rsid w:val="793D14C9"/>
    <w:rsid w:val="794E85BE"/>
    <w:rsid w:val="796099EA"/>
    <w:rsid w:val="7966F16A"/>
    <w:rsid w:val="797008AF"/>
    <w:rsid w:val="797DC6E6"/>
    <w:rsid w:val="79966D0A"/>
    <w:rsid w:val="79B7A144"/>
    <w:rsid w:val="79ECA4FE"/>
    <w:rsid w:val="79EFAD75"/>
    <w:rsid w:val="7A16D21C"/>
    <w:rsid w:val="7A3FA968"/>
    <w:rsid w:val="7A4B4FDD"/>
    <w:rsid w:val="7A6C4F1D"/>
    <w:rsid w:val="7A6EF64F"/>
    <w:rsid w:val="7A7A9907"/>
    <w:rsid w:val="7A8A4D25"/>
    <w:rsid w:val="7A95C3F7"/>
    <w:rsid w:val="7AA17685"/>
    <w:rsid w:val="7ABC51E6"/>
    <w:rsid w:val="7AD96F7F"/>
    <w:rsid w:val="7ADC4357"/>
    <w:rsid w:val="7AE2D4E2"/>
    <w:rsid w:val="7AE8BCE8"/>
    <w:rsid w:val="7AEA2A8C"/>
    <w:rsid w:val="7AFB20F3"/>
    <w:rsid w:val="7AFBF01E"/>
    <w:rsid w:val="7B194E5A"/>
    <w:rsid w:val="7B21631E"/>
    <w:rsid w:val="7B2C0A3B"/>
    <w:rsid w:val="7B2F0A50"/>
    <w:rsid w:val="7B472BF4"/>
    <w:rsid w:val="7B479A3D"/>
    <w:rsid w:val="7B50D128"/>
    <w:rsid w:val="7B66C56A"/>
    <w:rsid w:val="7B719437"/>
    <w:rsid w:val="7B756D10"/>
    <w:rsid w:val="7B76D9FE"/>
    <w:rsid w:val="7B87046D"/>
    <w:rsid w:val="7B8A2FFB"/>
    <w:rsid w:val="7B91AE4A"/>
    <w:rsid w:val="7BAC6021"/>
    <w:rsid w:val="7BB7D449"/>
    <w:rsid w:val="7BC50E81"/>
    <w:rsid w:val="7BD19DD4"/>
    <w:rsid w:val="7BD8E1A4"/>
    <w:rsid w:val="7BDC5A43"/>
    <w:rsid w:val="7BDD460D"/>
    <w:rsid w:val="7BEFB5C7"/>
    <w:rsid w:val="7BF50E54"/>
    <w:rsid w:val="7BFE9B26"/>
    <w:rsid w:val="7C00DF07"/>
    <w:rsid w:val="7C0D1243"/>
    <w:rsid w:val="7C135B73"/>
    <w:rsid w:val="7C253716"/>
    <w:rsid w:val="7C53E877"/>
    <w:rsid w:val="7C5F07FC"/>
    <w:rsid w:val="7C72936F"/>
    <w:rsid w:val="7C7EF6CD"/>
    <w:rsid w:val="7C9DD74E"/>
    <w:rsid w:val="7CB51EBB"/>
    <w:rsid w:val="7CB74751"/>
    <w:rsid w:val="7CD72A50"/>
    <w:rsid w:val="7D18B583"/>
    <w:rsid w:val="7D1DB033"/>
    <w:rsid w:val="7D31107E"/>
    <w:rsid w:val="7D4716D9"/>
    <w:rsid w:val="7D486686"/>
    <w:rsid w:val="7D61E513"/>
    <w:rsid w:val="7D8AE968"/>
    <w:rsid w:val="7DA5F30C"/>
    <w:rsid w:val="7DAA421D"/>
    <w:rsid w:val="7DACB697"/>
    <w:rsid w:val="7DAF573B"/>
    <w:rsid w:val="7DB3DF98"/>
    <w:rsid w:val="7DCAB374"/>
    <w:rsid w:val="7DD58997"/>
    <w:rsid w:val="7DEAB661"/>
    <w:rsid w:val="7DEC5EC8"/>
    <w:rsid w:val="7DF7E897"/>
    <w:rsid w:val="7DF9C0F4"/>
    <w:rsid w:val="7E03CA03"/>
    <w:rsid w:val="7E1CFDC9"/>
    <w:rsid w:val="7E248C03"/>
    <w:rsid w:val="7E378D2C"/>
    <w:rsid w:val="7E4A3D22"/>
    <w:rsid w:val="7E80F8F0"/>
    <w:rsid w:val="7E81BEE8"/>
    <w:rsid w:val="7E86A653"/>
    <w:rsid w:val="7E8BDBA7"/>
    <w:rsid w:val="7E8ED939"/>
    <w:rsid w:val="7EA1B4A8"/>
    <w:rsid w:val="7EA7F3A3"/>
    <w:rsid w:val="7EAAD90D"/>
    <w:rsid w:val="7EB5CC03"/>
    <w:rsid w:val="7EB7A781"/>
    <w:rsid w:val="7EBC4889"/>
    <w:rsid w:val="7EC301FF"/>
    <w:rsid w:val="7ECE5378"/>
    <w:rsid w:val="7EDD7D61"/>
    <w:rsid w:val="7EDEEACF"/>
    <w:rsid w:val="7EEBD005"/>
    <w:rsid w:val="7F08E9B2"/>
    <w:rsid w:val="7F131DDC"/>
    <w:rsid w:val="7F1F1124"/>
    <w:rsid w:val="7F2A5835"/>
    <w:rsid w:val="7F37F75C"/>
    <w:rsid w:val="7F387FC9"/>
    <w:rsid w:val="7F3A92F1"/>
    <w:rsid w:val="7F50818B"/>
    <w:rsid w:val="7F641676"/>
    <w:rsid w:val="7F689134"/>
    <w:rsid w:val="7F8314B7"/>
    <w:rsid w:val="7F89E774"/>
    <w:rsid w:val="7F8CF97B"/>
    <w:rsid w:val="7FA346F9"/>
    <w:rsid w:val="7FA5BFD7"/>
    <w:rsid w:val="7FAEB51D"/>
    <w:rsid w:val="7FB2C826"/>
    <w:rsid w:val="7FB95E8C"/>
    <w:rsid w:val="7FF3B8AC"/>
    <w:rsid w:val="7FFCBFC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399A1"/>
  <w15:chartTrackingRefBased/>
  <w15:docId w15:val="{9D93A9D9-05AD-4964-861B-D03338968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A1E0D"/>
  </w:style>
  <w:style w:type="paragraph" w:styleId="Heading1">
    <w:name w:val="heading 1"/>
    <w:basedOn w:val="Normal"/>
    <w:next w:val="Normal"/>
    <w:link w:val="Heading1Char"/>
    <w:uiPriority w:val="9"/>
    <w:qFormat/>
    <w:rsid w:val="003A1E0D"/>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E0D"/>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1E0D"/>
    <w:pPr>
      <w:keepNext/>
      <w:keepLines/>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3A1E0D"/>
    <w:pPr>
      <w:keepNext/>
      <w:keepLines/>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A1E0D"/>
    <w:pPr>
      <w:keepNext/>
      <w:keepLines/>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A1E0D"/>
    <w:pPr>
      <w:keepNext/>
      <w:keepLines/>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3A1E0D"/>
    <w:pPr>
      <w:keepNext/>
      <w:keepLines/>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3A1E0D"/>
    <w:pPr>
      <w:keepNext/>
      <w:keepLines/>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1E0D"/>
    <w:pPr>
      <w:keepNext/>
      <w:keepLines/>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TitleChar" w:customStyle="1">
    <w:name w:val="Title Char"/>
    <w:basedOn w:val="DefaultParagraphFont"/>
    <w:link w:val="Title"/>
    <w:uiPriority w:val="10"/>
    <w:rsid w:val="003A1E0D"/>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rsid w:val="003A1E0D"/>
    <w:pPr>
      <w:contextualSpacing/>
    </w:pPr>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3A1E0D"/>
    <w:rPr>
      <w:rFonts w:asciiTheme="majorHAnsi" w:hAnsiTheme="majorHAnsi" w:eastAsiaTheme="majorEastAsia" w:cstheme="majorBidi"/>
      <w:color w:val="2F5496" w:themeColor="accent1" w:themeShade="BF"/>
      <w:sz w:val="32"/>
      <w:szCs w:val="32"/>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4-Accent1">
    <w:name w:val="Grid Table 4 Accent 1"/>
    <w:basedOn w:val="TableNormal"/>
    <w:uiPriority w:val="49"/>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basedOn w:val="Normal"/>
    <w:uiPriority w:val="34"/>
    <w:qFormat/>
    <w:rsid w:val="003A1E0D"/>
    <w:pPr>
      <w:ind w:left="720"/>
      <w:contextualSpacing/>
    </w:p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Heading2Char" w:customStyle="1">
    <w:name w:val="Heading 2 Char"/>
    <w:basedOn w:val="DefaultParagraphFont"/>
    <w:link w:val="Heading2"/>
    <w:uiPriority w:val="9"/>
    <w:rsid w:val="003A1E0D"/>
    <w:rPr>
      <w:rFonts w:asciiTheme="majorHAnsi" w:hAnsiTheme="majorHAnsi" w:eastAsiaTheme="majorEastAsia" w:cstheme="majorBidi"/>
      <w:color w:val="2F5496" w:themeColor="accent1" w:themeShade="BF"/>
      <w:sz w:val="26"/>
      <w:szCs w:val="26"/>
    </w:r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411"/>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F35411"/>
    <w:rPr>
      <w:rFonts w:ascii="Times New Roman" w:hAnsi="Times New Roman" w:cs="Times New Roman"/>
      <w:sz w:val="18"/>
      <w:szCs w:val="18"/>
    </w:rPr>
  </w:style>
  <w:style w:type="character" w:styleId="Heading3Char" w:customStyle="1">
    <w:name w:val="Heading 3 Char"/>
    <w:basedOn w:val="DefaultParagraphFont"/>
    <w:link w:val="Heading3"/>
    <w:uiPriority w:val="9"/>
    <w:rsid w:val="003A1E0D"/>
    <w:rPr>
      <w:rFonts w:asciiTheme="majorHAnsi" w:hAnsiTheme="majorHAnsi" w:eastAsiaTheme="majorEastAsia" w:cstheme="majorBidi"/>
      <w:color w:val="1F3763" w:themeColor="accent1" w:themeShade="7F"/>
    </w:rPr>
  </w:style>
  <w:style w:type="character" w:styleId="Hyperlink">
    <w:name w:val="Hyperlink"/>
    <w:basedOn w:val="DefaultParagraphFont"/>
    <w:uiPriority w:val="99"/>
    <w:unhideWhenUsed/>
    <w:rsid w:val="00B45432"/>
    <w:rPr>
      <w:color w:val="0563C1" w:themeColor="hyperlink"/>
      <w:u w:val="single"/>
    </w:rPr>
  </w:style>
  <w:style w:type="character" w:styleId="UnresolvedMention1" w:customStyle="1">
    <w:name w:val="Unresolved Mention1"/>
    <w:basedOn w:val="DefaultParagraphFont"/>
    <w:uiPriority w:val="99"/>
    <w:semiHidden/>
    <w:unhideWhenUsed/>
    <w:rsid w:val="00B45432"/>
    <w:rPr>
      <w:color w:val="605E5C"/>
      <w:shd w:val="clear" w:color="auto" w:fill="E1DFDD"/>
    </w:rPr>
  </w:style>
  <w:style w:type="table" w:styleId="PlainTable1">
    <w:name w:val="Plain Table 1"/>
    <w:basedOn w:val="TableNormal"/>
    <w:uiPriority w:val="41"/>
    <w:rsid w:val="00872973"/>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ferences" w:customStyle="1">
    <w:name w:val="References"/>
    <w:basedOn w:val="Normal"/>
    <w:rsid w:val="003F61C4"/>
    <w:pPr>
      <w:ind w:left="360" w:hanging="360"/>
    </w:pPr>
    <w:rPr>
      <w:rFonts w:ascii="Times New Roman" w:hAnsi="Times New Roman" w:cs="Times New Roman"/>
    </w:rPr>
  </w:style>
  <w:style w:type="paragraph" w:styleId="TOCHeading">
    <w:name w:val="TOC Heading"/>
    <w:basedOn w:val="Heading1"/>
    <w:next w:val="Normal"/>
    <w:uiPriority w:val="39"/>
    <w:unhideWhenUsed/>
    <w:qFormat/>
    <w:rsid w:val="003A1E0D"/>
    <w:pPr>
      <w:outlineLvl w:val="9"/>
    </w:pPr>
  </w:style>
  <w:style w:type="paragraph" w:styleId="TOC2">
    <w:name w:val="toc 2"/>
    <w:basedOn w:val="Normal"/>
    <w:next w:val="Normal"/>
    <w:autoRedefine/>
    <w:uiPriority w:val="39"/>
    <w:unhideWhenUsed/>
    <w:rsid w:val="00B5620F"/>
    <w:pPr>
      <w:spacing w:before="120"/>
      <w:ind w:left="240"/>
    </w:pPr>
    <w:rPr>
      <w:rFonts w:cstheme="minorHAnsi"/>
      <w:b/>
      <w:bCs/>
      <w:sz w:val="22"/>
      <w:szCs w:val="22"/>
    </w:rPr>
  </w:style>
  <w:style w:type="paragraph" w:styleId="TOC1">
    <w:name w:val="toc 1"/>
    <w:basedOn w:val="Normal"/>
    <w:next w:val="Normal"/>
    <w:autoRedefine/>
    <w:uiPriority w:val="39"/>
    <w:unhideWhenUsed/>
    <w:rsid w:val="00E71F26"/>
    <w:pPr>
      <w:tabs>
        <w:tab w:val="right" w:leader="dot" w:pos="9350"/>
      </w:tabs>
      <w:spacing w:before="120"/>
    </w:pPr>
    <w:rPr>
      <w:rFonts w:cstheme="minorHAnsi"/>
      <w:b/>
      <w:bCs/>
      <w:i/>
      <w:iCs/>
    </w:rPr>
  </w:style>
  <w:style w:type="paragraph" w:styleId="TOC3">
    <w:name w:val="toc 3"/>
    <w:basedOn w:val="Normal"/>
    <w:next w:val="Normal"/>
    <w:autoRedefine/>
    <w:uiPriority w:val="39"/>
    <w:unhideWhenUsed/>
    <w:rsid w:val="00B5620F"/>
    <w:pPr>
      <w:ind w:left="480"/>
    </w:pPr>
    <w:rPr>
      <w:rFonts w:cstheme="minorHAnsi"/>
      <w:sz w:val="20"/>
      <w:szCs w:val="20"/>
    </w:rPr>
  </w:style>
  <w:style w:type="paragraph" w:styleId="TOC4">
    <w:name w:val="toc 4"/>
    <w:basedOn w:val="Normal"/>
    <w:next w:val="Normal"/>
    <w:autoRedefine/>
    <w:uiPriority w:val="39"/>
    <w:semiHidden/>
    <w:unhideWhenUsed/>
    <w:rsid w:val="00B5620F"/>
    <w:pPr>
      <w:ind w:left="720"/>
    </w:pPr>
    <w:rPr>
      <w:rFonts w:cstheme="minorHAnsi"/>
      <w:sz w:val="20"/>
      <w:szCs w:val="20"/>
    </w:rPr>
  </w:style>
  <w:style w:type="paragraph" w:styleId="TOC5">
    <w:name w:val="toc 5"/>
    <w:basedOn w:val="Normal"/>
    <w:next w:val="Normal"/>
    <w:autoRedefine/>
    <w:uiPriority w:val="39"/>
    <w:semiHidden/>
    <w:unhideWhenUsed/>
    <w:rsid w:val="00B5620F"/>
    <w:pPr>
      <w:ind w:left="960"/>
    </w:pPr>
    <w:rPr>
      <w:rFonts w:cstheme="minorHAnsi"/>
      <w:sz w:val="20"/>
      <w:szCs w:val="20"/>
    </w:rPr>
  </w:style>
  <w:style w:type="paragraph" w:styleId="TOC6">
    <w:name w:val="toc 6"/>
    <w:basedOn w:val="Normal"/>
    <w:next w:val="Normal"/>
    <w:autoRedefine/>
    <w:uiPriority w:val="39"/>
    <w:semiHidden/>
    <w:unhideWhenUsed/>
    <w:rsid w:val="00B5620F"/>
    <w:pPr>
      <w:ind w:left="1200"/>
    </w:pPr>
    <w:rPr>
      <w:rFonts w:cstheme="minorHAnsi"/>
      <w:sz w:val="20"/>
      <w:szCs w:val="20"/>
    </w:rPr>
  </w:style>
  <w:style w:type="paragraph" w:styleId="TOC7">
    <w:name w:val="toc 7"/>
    <w:basedOn w:val="Normal"/>
    <w:next w:val="Normal"/>
    <w:autoRedefine/>
    <w:uiPriority w:val="39"/>
    <w:semiHidden/>
    <w:unhideWhenUsed/>
    <w:rsid w:val="00B5620F"/>
    <w:pPr>
      <w:ind w:left="1440"/>
    </w:pPr>
    <w:rPr>
      <w:rFonts w:cstheme="minorHAnsi"/>
      <w:sz w:val="20"/>
      <w:szCs w:val="20"/>
    </w:rPr>
  </w:style>
  <w:style w:type="paragraph" w:styleId="TOC8">
    <w:name w:val="toc 8"/>
    <w:basedOn w:val="Normal"/>
    <w:next w:val="Normal"/>
    <w:autoRedefine/>
    <w:uiPriority w:val="39"/>
    <w:semiHidden/>
    <w:unhideWhenUsed/>
    <w:rsid w:val="00B5620F"/>
    <w:pPr>
      <w:ind w:left="1680"/>
    </w:pPr>
    <w:rPr>
      <w:rFonts w:cstheme="minorHAnsi"/>
      <w:sz w:val="20"/>
      <w:szCs w:val="20"/>
    </w:rPr>
  </w:style>
  <w:style w:type="paragraph" w:styleId="TOC9">
    <w:name w:val="toc 9"/>
    <w:basedOn w:val="Normal"/>
    <w:next w:val="Normal"/>
    <w:autoRedefine/>
    <w:uiPriority w:val="39"/>
    <w:semiHidden/>
    <w:unhideWhenUsed/>
    <w:rsid w:val="00B5620F"/>
    <w:pPr>
      <w:ind w:left="1920"/>
    </w:pPr>
    <w:rPr>
      <w:rFonts w:cstheme="minorHAnsi"/>
      <w:sz w:val="20"/>
      <w:szCs w:val="20"/>
    </w:rPr>
  </w:style>
  <w:style w:type="table" w:styleId="GridTable3-Accent6">
    <w:name w:val="Grid Table 3 Accent 6"/>
    <w:basedOn w:val="TableNormal"/>
    <w:uiPriority w:val="48"/>
    <w:rsid w:val="00E423EA"/>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color="A8D08D" w:themeColor="accent6" w:themeTint="99" w:sz="4" w:space="0"/>
        </w:tcBorders>
      </w:tcPr>
    </w:tblStylePr>
    <w:tblStylePr w:type="nwCell">
      <w:tblPr/>
      <w:tcPr>
        <w:tcBorders>
          <w:bottom w:val="single" w:color="A8D08D" w:themeColor="accent6" w:themeTint="99" w:sz="4" w:space="0"/>
        </w:tcBorders>
      </w:tcPr>
    </w:tblStylePr>
    <w:tblStylePr w:type="seCell">
      <w:tblPr/>
      <w:tcPr>
        <w:tcBorders>
          <w:top w:val="single" w:color="A8D08D" w:themeColor="accent6" w:themeTint="99" w:sz="4" w:space="0"/>
        </w:tcBorders>
      </w:tcPr>
    </w:tblStylePr>
    <w:tblStylePr w:type="swCell">
      <w:tblPr/>
      <w:tcPr>
        <w:tcBorders>
          <w:top w:val="single" w:color="A8D08D" w:themeColor="accent6" w:themeTint="99" w:sz="4" w:space="0"/>
        </w:tcBorders>
      </w:tcPr>
    </w:tblStylePr>
  </w:style>
  <w:style w:type="table" w:styleId="GridTable5Dark-Accent5">
    <w:name w:val="Grid Table 5 Dark Accent 5"/>
    <w:basedOn w:val="TableNormal"/>
    <w:uiPriority w:val="50"/>
    <w:rsid w:val="00E423EA"/>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4">
    <w:name w:val="List Table 4"/>
    <w:basedOn w:val="TableNormal"/>
    <w:uiPriority w:val="49"/>
    <w:rsid w:val="00E423EA"/>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6">
    <w:name w:val="Grid Table 6 Colorful Accent 6"/>
    <w:basedOn w:val="TableNormal"/>
    <w:uiPriority w:val="51"/>
    <w:rsid w:val="00E423EA"/>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bottom w:val="single" w:color="A8D08D" w:themeColor="accent6" w:themeTint="99" w:sz="12" w:space="0"/>
        </w:tcBorders>
      </w:tcPr>
    </w:tblStylePr>
    <w:tblStylePr w:type="lastRow">
      <w:rPr>
        <w:b/>
        <w:bCs/>
      </w:rPr>
      <w:tblPr/>
      <w:tcPr>
        <w:tcBorders>
          <w:top w:val="double" w:color="A8D08D" w:themeColor="accent6" w:themeTint="99"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1">
    <w:name w:val="Grid Table 7 Colorful Accent 1"/>
    <w:basedOn w:val="TableNormal"/>
    <w:uiPriority w:val="52"/>
    <w:rsid w:val="00E423EA"/>
    <w:rPr>
      <w:color w:val="2F5496" w:themeColor="accent1" w:themeShade="BF"/>
    </w:r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color="8EAADB" w:themeColor="accent1" w:themeTint="99" w:sz="4" w:space="0"/>
        </w:tcBorders>
      </w:tcPr>
    </w:tblStylePr>
    <w:tblStylePr w:type="nwCell">
      <w:tblPr/>
      <w:tcPr>
        <w:tcBorders>
          <w:bottom w:val="single" w:color="8EAADB" w:themeColor="accent1" w:themeTint="99" w:sz="4" w:space="0"/>
        </w:tcBorders>
      </w:tcPr>
    </w:tblStylePr>
    <w:tblStylePr w:type="seCell">
      <w:tblPr/>
      <w:tcPr>
        <w:tcBorders>
          <w:top w:val="single" w:color="8EAADB" w:themeColor="accent1" w:themeTint="99" w:sz="4" w:space="0"/>
        </w:tcBorders>
      </w:tcPr>
    </w:tblStylePr>
    <w:tblStylePr w:type="swCell">
      <w:tblPr/>
      <w:tcPr>
        <w:tcBorders>
          <w:top w:val="single" w:color="8EAADB" w:themeColor="accent1" w:themeTint="99" w:sz="4" w:space="0"/>
        </w:tcBorders>
      </w:tcPr>
    </w:tblStylePr>
  </w:style>
  <w:style w:type="character" w:styleId="Heading4Char" w:customStyle="1">
    <w:name w:val="Heading 4 Char"/>
    <w:basedOn w:val="DefaultParagraphFont"/>
    <w:link w:val="Heading4"/>
    <w:uiPriority w:val="9"/>
    <w:rsid w:val="003A1E0D"/>
    <w:rPr>
      <w:rFonts w:asciiTheme="majorHAnsi" w:hAnsiTheme="majorHAnsi" w:eastAsiaTheme="majorEastAsia" w:cstheme="majorBidi"/>
      <w:i/>
      <w:iCs/>
      <w:color w:val="2F5496" w:themeColor="accent1" w:themeShade="BF"/>
    </w:rPr>
  </w:style>
  <w:style w:type="paragraph" w:styleId="Subtitle">
    <w:name w:val="Subtitle"/>
    <w:basedOn w:val="Normal"/>
    <w:next w:val="Normal"/>
    <w:link w:val="SubtitleChar"/>
    <w:uiPriority w:val="11"/>
    <w:qFormat/>
    <w:rsid w:val="003A1E0D"/>
    <w:pPr>
      <w:numPr>
        <w:ilvl w:val="1"/>
      </w:numPr>
      <w:spacing w:after="160"/>
    </w:pPr>
    <w:rPr>
      <w:color w:val="5A5A5A" w:themeColor="text1" w:themeTint="A5"/>
      <w:spacing w:val="15"/>
      <w:sz w:val="22"/>
      <w:szCs w:val="22"/>
    </w:rPr>
  </w:style>
  <w:style w:type="character" w:styleId="SubtitleChar" w:customStyle="1">
    <w:name w:val="Subtitle Char"/>
    <w:basedOn w:val="DefaultParagraphFont"/>
    <w:link w:val="Subtitle"/>
    <w:uiPriority w:val="11"/>
    <w:rsid w:val="003A1E0D"/>
    <w:rPr>
      <w:color w:val="5A5A5A" w:themeColor="text1" w:themeTint="A5"/>
      <w:spacing w:val="15"/>
      <w:sz w:val="22"/>
      <w:szCs w:val="22"/>
    </w:rPr>
  </w:style>
  <w:style w:type="character" w:styleId="SubtleEmphasis">
    <w:name w:val="Subtle Emphasis"/>
    <w:basedOn w:val="DefaultParagraphFont"/>
    <w:uiPriority w:val="19"/>
    <w:qFormat/>
    <w:rsid w:val="003A1E0D"/>
    <w:rPr>
      <w:i/>
      <w:iCs/>
      <w:color w:val="404040" w:themeColor="text1" w:themeTint="BF"/>
    </w:rPr>
  </w:style>
  <w:style w:type="character" w:styleId="Heading5Char" w:customStyle="1">
    <w:name w:val="Heading 5 Char"/>
    <w:basedOn w:val="DefaultParagraphFont"/>
    <w:link w:val="Heading5"/>
    <w:uiPriority w:val="9"/>
    <w:semiHidden/>
    <w:rsid w:val="003A1E0D"/>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3A1E0D"/>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3A1E0D"/>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3A1E0D"/>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3A1E0D"/>
    <w:rPr>
      <w:rFonts w:asciiTheme="majorHAnsi" w:hAnsiTheme="majorHAnsi" w:eastAsiaTheme="majorEastAsia" w:cstheme="majorBidi"/>
      <w:i/>
      <w:iCs/>
      <w:color w:val="272727" w:themeColor="text1" w:themeTint="D8"/>
      <w:sz w:val="21"/>
      <w:szCs w:val="21"/>
    </w:rPr>
  </w:style>
  <w:style w:type="paragraph" w:styleId="Caption">
    <w:name w:val="caption"/>
    <w:basedOn w:val="Normal"/>
    <w:next w:val="Normal"/>
    <w:uiPriority w:val="35"/>
    <w:unhideWhenUsed/>
    <w:qFormat/>
    <w:rsid w:val="003A1E0D"/>
    <w:pPr>
      <w:spacing w:after="200"/>
    </w:pPr>
    <w:rPr>
      <w:i/>
      <w:iCs/>
      <w:color w:val="44546A" w:themeColor="text2"/>
      <w:sz w:val="18"/>
      <w:szCs w:val="18"/>
    </w:rPr>
  </w:style>
  <w:style w:type="character" w:styleId="Strong">
    <w:name w:val="Strong"/>
    <w:basedOn w:val="DefaultParagraphFont"/>
    <w:uiPriority w:val="22"/>
    <w:qFormat/>
    <w:rsid w:val="003A1E0D"/>
    <w:rPr>
      <w:b/>
      <w:bCs/>
    </w:rPr>
  </w:style>
  <w:style w:type="character" w:styleId="Emphasis">
    <w:name w:val="Emphasis"/>
    <w:basedOn w:val="DefaultParagraphFont"/>
    <w:uiPriority w:val="20"/>
    <w:qFormat/>
    <w:rsid w:val="003A1E0D"/>
    <w:rPr>
      <w:i/>
      <w:iCs/>
    </w:rPr>
  </w:style>
  <w:style w:type="paragraph" w:styleId="NoSpacing">
    <w:name w:val="No Spacing"/>
    <w:link w:val="NoSpacingChar"/>
    <w:uiPriority w:val="1"/>
    <w:qFormat/>
    <w:rsid w:val="003A1E0D"/>
  </w:style>
  <w:style w:type="character" w:styleId="NoSpacingChar" w:customStyle="1">
    <w:name w:val="No Spacing Char"/>
    <w:basedOn w:val="DefaultParagraphFont"/>
    <w:link w:val="NoSpacing"/>
    <w:uiPriority w:val="1"/>
    <w:rsid w:val="003A1E0D"/>
  </w:style>
  <w:style w:type="paragraph" w:styleId="Quote">
    <w:name w:val="Quote"/>
    <w:basedOn w:val="Normal"/>
    <w:next w:val="Normal"/>
    <w:link w:val="QuoteChar"/>
    <w:uiPriority w:val="29"/>
    <w:qFormat/>
    <w:rsid w:val="003A1E0D"/>
    <w:pPr>
      <w:spacing w:before="200" w:after="160"/>
      <w:ind w:left="864" w:right="864"/>
      <w:jc w:val="center"/>
    </w:pPr>
    <w:rPr>
      <w:i/>
      <w:iCs/>
      <w:color w:val="404040" w:themeColor="text1" w:themeTint="BF"/>
    </w:rPr>
  </w:style>
  <w:style w:type="character" w:styleId="QuoteChar" w:customStyle="1">
    <w:name w:val="Quote Char"/>
    <w:basedOn w:val="DefaultParagraphFont"/>
    <w:link w:val="Quote"/>
    <w:uiPriority w:val="29"/>
    <w:rsid w:val="003A1E0D"/>
    <w:rPr>
      <w:i/>
      <w:iCs/>
      <w:color w:val="404040" w:themeColor="text1" w:themeTint="BF"/>
    </w:rPr>
  </w:style>
  <w:style w:type="paragraph" w:styleId="IntenseQuote">
    <w:name w:val="Intense Quote"/>
    <w:basedOn w:val="Normal"/>
    <w:next w:val="Normal"/>
    <w:link w:val="IntenseQuoteChar"/>
    <w:uiPriority w:val="30"/>
    <w:qFormat/>
    <w:rsid w:val="003A1E0D"/>
    <w:pPr>
      <w:pBdr>
        <w:top w:val="single" w:color="4472C4" w:themeColor="accent1" w:sz="4" w:space="10"/>
        <w:bottom w:val="single" w:color="4472C4" w:themeColor="accent1" w:sz="4" w:space="10"/>
      </w:pBdr>
      <w:spacing w:before="360" w:after="360"/>
      <w:ind w:left="864" w:right="864"/>
      <w:jc w:val="center"/>
    </w:pPr>
    <w:rPr>
      <w:i/>
      <w:iCs/>
      <w:color w:val="4472C4" w:themeColor="accent1"/>
    </w:rPr>
  </w:style>
  <w:style w:type="character" w:styleId="IntenseQuoteChar" w:customStyle="1">
    <w:name w:val="Intense Quote Char"/>
    <w:basedOn w:val="DefaultParagraphFont"/>
    <w:link w:val="IntenseQuote"/>
    <w:uiPriority w:val="30"/>
    <w:rsid w:val="003A1E0D"/>
    <w:rPr>
      <w:i/>
      <w:iCs/>
      <w:color w:val="4472C4" w:themeColor="accent1"/>
    </w:rPr>
  </w:style>
  <w:style w:type="character" w:styleId="IntenseEmphasis">
    <w:name w:val="Intense Emphasis"/>
    <w:basedOn w:val="DefaultParagraphFont"/>
    <w:uiPriority w:val="21"/>
    <w:qFormat/>
    <w:rsid w:val="003A1E0D"/>
    <w:rPr>
      <w:i/>
      <w:iCs/>
      <w:color w:val="4472C4" w:themeColor="accent1"/>
    </w:rPr>
  </w:style>
  <w:style w:type="character" w:styleId="SubtleReference">
    <w:name w:val="Subtle Reference"/>
    <w:basedOn w:val="DefaultParagraphFont"/>
    <w:uiPriority w:val="31"/>
    <w:qFormat/>
    <w:rsid w:val="003A1E0D"/>
    <w:rPr>
      <w:smallCaps/>
      <w:color w:val="5A5A5A" w:themeColor="text1" w:themeTint="A5"/>
    </w:rPr>
  </w:style>
  <w:style w:type="character" w:styleId="IntenseReference">
    <w:name w:val="Intense Reference"/>
    <w:basedOn w:val="DefaultParagraphFont"/>
    <w:uiPriority w:val="32"/>
    <w:qFormat/>
    <w:rsid w:val="003A1E0D"/>
    <w:rPr>
      <w:b/>
      <w:bCs/>
      <w:smallCaps/>
      <w:color w:val="4472C4" w:themeColor="accent1"/>
      <w:spacing w:val="5"/>
    </w:rPr>
  </w:style>
  <w:style w:type="character" w:styleId="BookTitle">
    <w:name w:val="Book Title"/>
    <w:basedOn w:val="DefaultParagraphFont"/>
    <w:uiPriority w:val="33"/>
    <w:qFormat/>
    <w:rsid w:val="003A1E0D"/>
    <w:rPr>
      <w:b/>
      <w:bCs/>
      <w:i/>
      <w:iCs/>
      <w:spacing w:val="5"/>
    </w:rPr>
  </w:style>
  <w:style w:type="paragraph" w:styleId="PersonalName" w:customStyle="1">
    <w:name w:val="Personal Name"/>
    <w:basedOn w:val="Title"/>
    <w:rsid w:val="003A1E0D"/>
    <w:rPr>
      <w:b/>
      <w:caps/>
      <w:color w:val="000000"/>
      <w:sz w:val="28"/>
      <w:szCs w:val="28"/>
    </w:rPr>
  </w:style>
  <w:style w:type="table" w:styleId="GridTable1Light-Accent5">
    <w:name w:val="Grid Table 1 Light Accent 5"/>
    <w:basedOn w:val="TableNormal"/>
    <w:uiPriority w:val="46"/>
    <w:rsid w:val="0045000B"/>
    <w:tblPr>
      <w:tblStyleRowBandSize w:val="1"/>
      <w:tblStyleColBandSize w:val="1"/>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
    <w:tblStylePr w:type="firstRow">
      <w:rPr>
        <w:b/>
        <w:bCs/>
      </w:rPr>
      <w:tblPr/>
      <w:tcPr>
        <w:tcBorders>
          <w:bottom w:val="single" w:color="9CC2E5" w:themeColor="accent5" w:themeTint="99" w:sz="12" w:space="0"/>
        </w:tcBorders>
      </w:tcPr>
    </w:tblStylePr>
    <w:tblStylePr w:type="lastRow">
      <w:rPr>
        <w:b/>
        <w:bCs/>
      </w:rPr>
      <w:tblPr/>
      <w:tcPr>
        <w:tcBorders>
          <w:top w:val="double" w:color="9CC2E5" w:themeColor="accent5" w:themeTint="99" w:sz="2" w:space="0"/>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45000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1Light-Accent1">
    <w:name w:val="Grid Table 1 Light Accent 1"/>
    <w:basedOn w:val="TableNormal"/>
    <w:uiPriority w:val="46"/>
    <w:rsid w:val="0045000B"/>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table" w:styleId="TableGridLight">
    <w:name w:val="Grid Table Light"/>
    <w:basedOn w:val="TableNormal"/>
    <w:uiPriority w:val="40"/>
    <w:rsid w:val="0045000B"/>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Revision">
    <w:name w:val="Revision"/>
    <w:hidden/>
    <w:uiPriority w:val="99"/>
    <w:semiHidden/>
    <w:rsid w:val="00472BC0"/>
  </w:style>
  <w:style w:type="character" w:styleId="PageNumber">
    <w:name w:val="page number"/>
    <w:basedOn w:val="DefaultParagraphFont"/>
    <w:uiPriority w:val="99"/>
    <w:semiHidden/>
    <w:unhideWhenUsed/>
    <w:rsid w:val="00DC0A9D"/>
  </w:style>
  <w:style w:type="paragraph" w:styleId="CommentSubject">
    <w:name w:val="annotation subject"/>
    <w:basedOn w:val="CommentText"/>
    <w:next w:val="CommentText"/>
    <w:link w:val="CommentSubjectChar"/>
    <w:uiPriority w:val="99"/>
    <w:semiHidden/>
    <w:unhideWhenUsed/>
    <w:rsid w:val="00621002"/>
    <w:rPr>
      <w:b/>
      <w:bCs/>
    </w:rPr>
  </w:style>
  <w:style w:type="character" w:styleId="CommentSubjectChar" w:customStyle="1">
    <w:name w:val="Comment Subject Char"/>
    <w:basedOn w:val="CommentTextChar"/>
    <w:link w:val="CommentSubject"/>
    <w:uiPriority w:val="99"/>
    <w:semiHidden/>
    <w:rsid w:val="0062100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6813424">
      <w:bodyDiv w:val="1"/>
      <w:marLeft w:val="0"/>
      <w:marRight w:val="0"/>
      <w:marTop w:val="0"/>
      <w:marBottom w:val="0"/>
      <w:divBdr>
        <w:top w:val="none" w:sz="0" w:space="0" w:color="auto"/>
        <w:left w:val="none" w:sz="0" w:space="0" w:color="auto"/>
        <w:bottom w:val="none" w:sz="0" w:space="0" w:color="auto"/>
        <w:right w:val="none" w:sz="0" w:space="0" w:color="auto"/>
      </w:divBdr>
    </w:div>
    <w:div w:id="612444712">
      <w:bodyDiv w:val="1"/>
      <w:marLeft w:val="0"/>
      <w:marRight w:val="0"/>
      <w:marTop w:val="0"/>
      <w:marBottom w:val="0"/>
      <w:divBdr>
        <w:top w:val="none" w:sz="0" w:space="0" w:color="auto"/>
        <w:left w:val="none" w:sz="0" w:space="0" w:color="auto"/>
        <w:bottom w:val="none" w:sz="0" w:space="0" w:color="auto"/>
        <w:right w:val="none" w:sz="0" w:space="0" w:color="auto"/>
      </w:divBdr>
    </w:div>
    <w:div w:id="1133786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4.png" Id="rId18" /><Relationship Type="http://schemas.openxmlformats.org/officeDocument/2006/relationships/footer" Target="footer2.xml" Id="rId26" /><Relationship Type="http://schemas.openxmlformats.org/officeDocument/2006/relationships/customXml" Target="../customXml/item3.xml" Id="rId3" /><Relationship Type="http://schemas.openxmlformats.org/officeDocument/2006/relationships/settings" Target="settings.xml" Id="rId7" /><Relationship Type="http://schemas.microsoft.com/office/2018/08/relationships/commentsExtensible" Target="commentsExtensible.xml" Id="rId17" /><Relationship Type="http://schemas.openxmlformats.org/officeDocument/2006/relationships/header" Target="header3.xml" Id="rId25" /><Relationship Type="http://schemas.openxmlformats.org/officeDocument/2006/relationships/customXml" Target="../customXml/item2.xml" Id="rId2" /><Relationship Type="http://schemas.microsoft.com/office/2016/09/relationships/commentsIds" Target="commentsIds.xml" Id="rId16"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1.xml" Id="rId24" /><Relationship Type="http://schemas.openxmlformats.org/officeDocument/2006/relationships/numbering" Target="numbering.xml" Id="rId5" /><Relationship Type="http://schemas.microsoft.com/office/2011/relationships/commentsExtended" Target="commentsExtended.xml" Id="rId15" /><Relationship Type="http://schemas.openxmlformats.org/officeDocument/2006/relationships/header" Target="header2.xml" Id="rId23" /><Relationship Type="http://schemas.microsoft.com/office/2011/relationships/people" Target="people.xml" Id="rId28"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comments" Target="comments.xml" Id="rId14" /><Relationship Type="http://schemas.openxmlformats.org/officeDocument/2006/relationships/header" Target="header1.xml" Id="rId22" /><Relationship Type="http://schemas.openxmlformats.org/officeDocument/2006/relationships/fontTable" Target="fontTable.xml" Id="rId27" /><Relationship Type="http://schemas.openxmlformats.org/officeDocument/2006/relationships/glossaryDocument" Target="/word/glossary/document.xml" Id="R5827cb4ae7634b3d" /><Relationship Type="http://schemas.openxmlformats.org/officeDocument/2006/relationships/image" Target="/media/image9.png" Id="R702b01d26f024b67" /><Relationship Type="http://schemas.openxmlformats.org/officeDocument/2006/relationships/image" Target="/media/imagea.png" Id="R117386bd4181424b" /><Relationship Type="http://schemas.openxmlformats.org/officeDocument/2006/relationships/image" Target="/media/imageb.png" Id="R5fe2f4e628a34496" /><Relationship Type="http://schemas.openxmlformats.org/officeDocument/2006/relationships/image" Target="/media/imagec.png" Id="R5a98f4534cef4e27" /><Relationship Type="http://schemas.openxmlformats.org/officeDocument/2006/relationships/image" Target="/media/imaged.png" Id="Rddc556064c9845d1" /><Relationship Type="http://schemas.openxmlformats.org/officeDocument/2006/relationships/image" Target="/media/image15.png" Id="R9906d80d240649c1" /><Relationship Type="http://schemas.openxmlformats.org/officeDocument/2006/relationships/image" Target="/media/image16.png" Id="R5b5165cf18b04a0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19134c7-e85d-44ff-a493-082abd19f29c}"/>
      </w:docPartPr>
      <w:docPartBody>
        <w:p w14:paraId="74E147A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EEFEF93E0BE6341A0FFABA42685776F" ma:contentTypeVersion="11" ma:contentTypeDescription="Create a new document." ma:contentTypeScope="" ma:versionID="17b8642d7a63d42b0b563c178369d837">
  <xsd:schema xmlns:xsd="http://www.w3.org/2001/XMLSchema" xmlns:xs="http://www.w3.org/2001/XMLSchema" xmlns:p="http://schemas.microsoft.com/office/2006/metadata/properties" xmlns:ns2="688ef63b-3f4b-4c3e-869d-af77c31ece37" xmlns:ns3="1952e52c-043b-4351-8dff-ac907042af2d" targetNamespace="http://schemas.microsoft.com/office/2006/metadata/properties" ma:root="true" ma:fieldsID="79bcc604e98595e8b4f19624f32ab171" ns2:_="" ns3:_="">
    <xsd:import namespace="688ef63b-3f4b-4c3e-869d-af77c31ece37"/>
    <xsd:import namespace="1952e52c-043b-4351-8dff-ac907042af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8ef63b-3f4b-4c3e-869d-af77c31ece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952e52c-043b-4351-8dff-ac907042af2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C89A8-E79C-42DB-A167-1F25BE800A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D50F49-8A86-46F5-B3DB-DE6641EF37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8ef63b-3f4b-4c3e-869d-af77c31ece37"/>
    <ds:schemaRef ds:uri="1952e52c-043b-4351-8dff-ac907042af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7BA89E-A87D-4711-98B6-D99CDC1CEA3B}">
  <ds:schemaRefs>
    <ds:schemaRef ds:uri="http://schemas.microsoft.com/sharepoint/v3/contenttype/forms"/>
  </ds:schemaRefs>
</ds:datastoreItem>
</file>

<file path=customXml/itemProps4.xml><?xml version="1.0" encoding="utf-8"?>
<ds:datastoreItem xmlns:ds="http://schemas.openxmlformats.org/officeDocument/2006/customXml" ds:itemID="{3EE14551-680C-F349-935A-390203B2DB2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Eugene Kim;mimi fantay</dc:creator>
  <lastModifiedBy>Thomas Barton</lastModifiedBy>
  <revision>14</revision>
  <dcterms:created xsi:type="dcterms:W3CDTF">2021-02-25T03:11:00.0000000Z</dcterms:created>
  <dcterms:modified xsi:type="dcterms:W3CDTF">2021-03-17T01:59:17.1086071Z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0x0101000EEFEF93E0BE6341A0FFABA42685776F</vt:lpwstr>
  </property>
</Properties>
</file>