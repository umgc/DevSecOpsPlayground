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5E72E0" w:rsidR="00635DA4" w:rsidP="0033105D" w:rsidRDefault="00635DA4" w14:paraId="03366F89" w14:textId="00466E05"/>
    <w:p w:rsidR="7468E551" w:rsidP="00E96720" w:rsidRDefault="7468E551" w14:paraId="106D2DE3" w14:textId="0213B3E4">
      <w:pPr>
        <w:pStyle w:val="Title"/>
        <w:jc w:val="center"/>
      </w:pPr>
      <w:r w:rsidR="33C538C7">
        <w:drawing>
          <wp:inline wp14:editId="76FCEEDC" wp14:anchorId="2DB7995B">
            <wp:extent cx="4572000" cy="1876425"/>
            <wp:effectExtent l="0" t="0" r="0" b="0"/>
            <wp:docPr id="90607284" name="Picture 90607284" title=""/>
            <wp:cNvGraphicFramePr>
              <a:graphicFrameLocks noChangeAspect="1"/>
            </wp:cNvGraphicFramePr>
            <a:graphic>
              <a:graphicData uri="http://schemas.openxmlformats.org/drawingml/2006/picture">
                <pic:pic>
                  <pic:nvPicPr>
                    <pic:cNvPr id="0" name="Picture 90607284"/>
                    <pic:cNvPicPr/>
                  </pic:nvPicPr>
                  <pic:blipFill>
                    <a:blip r:embed="R1f4a69daa7014d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76425"/>
                    </a:xfrm>
                    <a:prstGeom prst="rect">
                      <a:avLst/>
                    </a:prstGeom>
                  </pic:spPr>
                </pic:pic>
              </a:graphicData>
            </a:graphic>
          </wp:inline>
        </w:drawing>
      </w:r>
    </w:p>
    <w:p w:rsidRPr="005E72E0" w:rsidR="00635DA4" w:rsidP="002A1381" w:rsidRDefault="28A3068D" w14:paraId="6FB246CD" w14:textId="78370579">
      <w:pPr>
        <w:pStyle w:val="Title"/>
        <w:jc w:val="center"/>
        <w:rPr>
          <w:rFonts w:eastAsia="Yu Mincho" w:cs="Arial"/>
        </w:rPr>
      </w:pPr>
      <w:r w:rsidRPr="573D32DB">
        <w:t>Deployment Guide</w:t>
      </w:r>
    </w:p>
    <w:p w:rsidRPr="005E72E0" w:rsidR="00635DA4" w:rsidP="002A1381" w:rsidRDefault="28A3068D" w14:paraId="24D6B934" w14:textId="32EC6385">
      <w:pPr>
        <w:pStyle w:val="Subtitle"/>
        <w:jc w:val="center"/>
      </w:pPr>
      <w:r w:rsidRPr="573D32DB">
        <w:t>Version 1.0</w:t>
      </w:r>
    </w:p>
    <w:p w:rsidR="00081A09" w:rsidP="00081A09" w:rsidRDefault="00081A09" w14:paraId="3AA471E1" w14:textId="77777777">
      <w:pPr>
        <w:jc w:val="center"/>
      </w:pPr>
    </w:p>
    <w:p w:rsidR="00081A09" w:rsidP="00081A09" w:rsidRDefault="00081A09" w14:paraId="230F889E" w14:textId="77777777">
      <w:pPr>
        <w:jc w:val="center"/>
      </w:pPr>
    </w:p>
    <w:p w:rsidR="00081A09" w:rsidP="00081A09" w:rsidRDefault="00081A09" w14:paraId="556FBD56" w14:textId="77777777">
      <w:pPr>
        <w:jc w:val="center"/>
      </w:pPr>
    </w:p>
    <w:p w:rsidR="00081A09" w:rsidP="00081A09" w:rsidRDefault="00081A09" w14:paraId="5F315D78" w14:textId="77777777">
      <w:pPr>
        <w:jc w:val="center"/>
      </w:pPr>
    </w:p>
    <w:p w:rsidR="00081A09" w:rsidP="00081A09" w:rsidRDefault="00081A09" w14:paraId="1ACA2077" w14:textId="77777777">
      <w:pPr>
        <w:jc w:val="center"/>
      </w:pPr>
    </w:p>
    <w:p w:rsidR="00081A09" w:rsidP="00081A09" w:rsidRDefault="00081A09" w14:paraId="21D361A2" w14:textId="77777777">
      <w:pPr>
        <w:jc w:val="center"/>
      </w:pPr>
    </w:p>
    <w:p w:rsidR="00081A09" w:rsidP="00081A09" w:rsidRDefault="00081A09" w14:paraId="72801471" w14:textId="77777777">
      <w:pPr>
        <w:jc w:val="center"/>
      </w:pPr>
    </w:p>
    <w:p w:rsidRPr="005E72E0" w:rsidR="00635DA4" w:rsidP="002A1381" w:rsidRDefault="28A3068D" w14:paraId="6951D85E" w14:textId="45553FDE">
      <w:pPr>
        <w:jc w:val="center"/>
      </w:pPr>
      <w:r w:rsidRPr="573D32DB">
        <w:t>Presented by</w:t>
      </w:r>
    </w:p>
    <w:p w:rsidR="00081A09" w:rsidP="002A1381" w:rsidRDefault="00081A09" w14:paraId="19840981" w14:textId="77777777">
      <w:pPr>
        <w:jc w:val="center"/>
        <w:sectPr w:rsidR="00081A09" w:rsidSect="00C975FC">
          <w:headerReference w:type="default" r:id="rId12"/>
          <w:pgSz w:w="12240" w:h="15840" w:orient="portrait" w:code="1"/>
          <w:pgMar w:top="1440" w:right="1440" w:bottom="1440" w:left="1440" w:header="720" w:footer="720" w:gutter="0"/>
          <w:pgNumType w:fmt="lowerRoman" w:start="0"/>
          <w:cols w:space="720"/>
          <w:titlePg/>
          <w:docGrid w:linePitch="299"/>
        </w:sectPr>
      </w:pPr>
    </w:p>
    <w:p w:rsidRPr="005E72E0" w:rsidR="00635DA4" w:rsidP="002A1381" w:rsidRDefault="28A3068D" w14:paraId="55E7C416" w14:textId="4FB623B0">
      <w:pPr>
        <w:jc w:val="center"/>
      </w:pPr>
      <w:r w:rsidRPr="573D32DB">
        <w:t>Stefon Williams</w:t>
      </w:r>
    </w:p>
    <w:p w:rsidRPr="005E72E0" w:rsidR="00635DA4" w:rsidP="002A1381" w:rsidRDefault="28A3068D" w14:paraId="0CCE8972" w14:textId="6D0CCAF8">
      <w:pPr>
        <w:jc w:val="center"/>
      </w:pPr>
      <w:r w:rsidRPr="573D32DB">
        <w:t>Caleb Crickette</w:t>
      </w:r>
    </w:p>
    <w:p w:rsidRPr="005E72E0" w:rsidR="00635DA4" w:rsidP="002A1381" w:rsidRDefault="28A3068D" w14:paraId="395BD4DF" w14:textId="36B8B0D8">
      <w:pPr>
        <w:jc w:val="center"/>
      </w:pPr>
      <w:r w:rsidRPr="573D32DB">
        <w:t>Thomas Barton</w:t>
      </w:r>
    </w:p>
    <w:p w:rsidRPr="005E72E0" w:rsidR="00635DA4" w:rsidP="002A1381" w:rsidRDefault="28A3068D" w14:paraId="38B30F80" w14:textId="75A6A470">
      <w:pPr>
        <w:jc w:val="center"/>
      </w:pPr>
      <w:r w:rsidRPr="573D32DB">
        <w:t>Eugene Kim</w:t>
      </w:r>
    </w:p>
    <w:p w:rsidRPr="005E72E0" w:rsidR="00635DA4" w:rsidP="002A1381" w:rsidRDefault="28A3068D" w14:paraId="29E9A4A5" w14:textId="5CEADA7B">
      <w:pPr>
        <w:jc w:val="center"/>
      </w:pPr>
      <w:r w:rsidRPr="573D32DB">
        <w:t>Nicholas Ballo</w:t>
      </w:r>
    </w:p>
    <w:p w:rsidRPr="005E72E0" w:rsidR="00635DA4" w:rsidP="002A1381" w:rsidRDefault="28A3068D" w14:paraId="7486536D" w14:textId="6072286C">
      <w:pPr>
        <w:jc w:val="center"/>
      </w:pPr>
      <w:r w:rsidRPr="573D32DB">
        <w:t>Abdul Kamara</w:t>
      </w:r>
    </w:p>
    <w:p w:rsidR="00635DA4" w:rsidP="002A1381" w:rsidRDefault="28A3068D" w14:paraId="27DB3395" w14:textId="071D2397">
      <w:pPr>
        <w:jc w:val="center"/>
      </w:pPr>
      <w:r w:rsidRPr="573D32DB">
        <w:t>Sohail Sobhani</w:t>
      </w:r>
    </w:p>
    <w:p w:rsidR="00366375" w:rsidP="002A1381" w:rsidRDefault="00366375" w14:paraId="03EAFD2C" w14:textId="243AFCE8">
      <w:pPr>
        <w:jc w:val="center"/>
      </w:pPr>
      <w:r>
        <w:t>Geoffrey Dean</w:t>
      </w:r>
    </w:p>
    <w:p w:rsidR="00366375" w:rsidP="002A1381" w:rsidRDefault="00366375" w14:paraId="0605075B" w14:textId="501F4756">
      <w:pPr>
        <w:jc w:val="center"/>
      </w:pPr>
      <w:r>
        <w:t>Jean-nae Dedrick</w:t>
      </w:r>
    </w:p>
    <w:p w:rsidRPr="005E72E0" w:rsidR="00366375" w:rsidP="002A1381" w:rsidRDefault="00366375" w14:paraId="5B008755" w14:textId="259067AD">
      <w:pPr>
        <w:jc w:val="center"/>
      </w:pPr>
      <w:r>
        <w:t>Anthony Ced</w:t>
      </w:r>
      <w:r w:rsidR="00D43B06">
        <w:t>e</w:t>
      </w:r>
      <w:r>
        <w:t>no</w:t>
      </w:r>
    </w:p>
    <w:p w:rsidR="00081A09" w:rsidP="002A1381" w:rsidRDefault="00081A09" w14:paraId="756D0409" w14:textId="77777777">
      <w:pPr>
        <w:pStyle w:val="Subtitle"/>
        <w:jc w:val="center"/>
        <w:sectPr w:rsidR="00081A09" w:rsidSect="002A1381">
          <w:type w:val="continuous"/>
          <w:pgSz w:w="12240" w:h="15840" w:orient="portrait" w:code="1"/>
          <w:pgMar w:top="1440" w:right="1440" w:bottom="1440" w:left="1440" w:header="720" w:footer="720" w:gutter="0"/>
          <w:pgNumType w:fmt="lowerRoman" w:start="0"/>
          <w:cols w:space="720" w:num="2"/>
          <w:titlePg/>
          <w:docGrid w:linePitch="299"/>
        </w:sectPr>
      </w:pPr>
    </w:p>
    <w:p w:rsidRPr="005E72E0" w:rsidR="00635DA4" w:rsidP="002A1381" w:rsidRDefault="28A3068D" w14:paraId="1A64CE45" w14:textId="796D6949">
      <w:pPr>
        <w:pStyle w:val="Subtitle"/>
        <w:jc w:val="center"/>
      </w:pPr>
      <w:r w:rsidRPr="573D32DB">
        <w:t>SWEN 670</w:t>
      </w:r>
    </w:p>
    <w:p w:rsidRPr="005E72E0" w:rsidR="00635DA4" w:rsidP="002A1381" w:rsidRDefault="28A3068D" w14:paraId="6A05A809" w14:textId="5354B389">
      <w:pPr>
        <w:pStyle w:val="Subtitle"/>
        <w:jc w:val="center"/>
        <w:sectPr w:rsidRPr="005E72E0" w:rsidR="00635DA4" w:rsidSect="00081A09">
          <w:type w:val="continuous"/>
          <w:pgSz w:w="12240" w:h="15840" w:orient="portrait" w:code="1"/>
          <w:pgMar w:top="1440" w:right="1440" w:bottom="1440" w:left="1440" w:header="720" w:footer="720" w:gutter="0"/>
          <w:pgNumType w:fmt="lowerRoman" w:start="0"/>
          <w:cols w:space="720"/>
          <w:titlePg/>
          <w:docGrid w:linePitch="299"/>
        </w:sectPr>
      </w:pPr>
      <w:r w:rsidRPr="573D32DB">
        <w:t>University of Maryland Global Campus</w:t>
      </w:r>
    </w:p>
    <w:p w:rsidRPr="005E72E0" w:rsidR="00635DA4" w:rsidP="000A23F7" w:rsidRDefault="00635DA4" w14:paraId="5A39BBE3" w14:textId="77777777"/>
    <w:p w:rsidRPr="005E72E0" w:rsidR="00635DA4" w:rsidP="000A23F7" w:rsidRDefault="00635DA4" w14:paraId="4BD7FC20" w14:textId="77777777">
      <w:pPr>
        <w:pStyle w:val="PFTOCHead"/>
      </w:pPr>
      <w:r w:rsidRPr="005E72E0">
        <w:t>Project Plan Approvals</w:t>
      </w:r>
    </w:p>
    <w:tbl>
      <w:tblPr>
        <w:tblW w:w="5000" w:type="pct"/>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left w:w="40" w:type="dxa"/>
          <w:right w:w="40" w:type="dxa"/>
        </w:tblCellMar>
        <w:tblLook w:val="0000" w:firstRow="0" w:lastRow="0" w:firstColumn="0" w:lastColumn="0" w:noHBand="0" w:noVBand="0"/>
      </w:tblPr>
      <w:tblGrid>
        <w:gridCol w:w="2818"/>
        <w:gridCol w:w="3263"/>
        <w:gridCol w:w="3263"/>
      </w:tblGrid>
      <w:tr w:rsidRPr="005E72E0" w:rsidR="00635DA4" w:rsidTr="122C9636" w14:paraId="3749D9B6" w14:textId="77777777">
        <w:trPr>
          <w:jc w:val="center"/>
        </w:trPr>
        <w:tc>
          <w:tcPr>
            <w:tcW w:w="1508" w:type="pct"/>
            <w:vAlign w:val="center"/>
          </w:tcPr>
          <w:p w:rsidRPr="005E72E0" w:rsidR="00635DA4" w:rsidP="0033105D" w:rsidRDefault="00635DA4" w14:paraId="0D909AED" w14:textId="77777777">
            <w:pPr>
              <w:pStyle w:val="PFTableHead"/>
            </w:pPr>
            <w:r w:rsidRPr="005E72E0">
              <w:t>Name</w:t>
            </w:r>
          </w:p>
        </w:tc>
        <w:tc>
          <w:tcPr>
            <w:tcW w:w="1746" w:type="pct"/>
            <w:vAlign w:val="center"/>
          </w:tcPr>
          <w:p w:rsidRPr="005E72E0" w:rsidR="00635DA4" w:rsidP="0033105D" w:rsidRDefault="00635DA4" w14:paraId="404C06C1" w14:textId="77777777">
            <w:pPr>
              <w:pStyle w:val="PFTableHead"/>
            </w:pPr>
            <w:r w:rsidRPr="005E72E0">
              <w:t xml:space="preserve">Signature </w:t>
            </w:r>
          </w:p>
        </w:tc>
        <w:tc>
          <w:tcPr>
            <w:tcW w:w="1746" w:type="pct"/>
          </w:tcPr>
          <w:p w:rsidRPr="005E72E0" w:rsidR="00635DA4" w:rsidP="0033105D" w:rsidRDefault="00635DA4" w14:paraId="491072FA" w14:textId="77777777">
            <w:pPr>
              <w:pStyle w:val="PFTableHead"/>
            </w:pPr>
            <w:r w:rsidRPr="005E72E0">
              <w:t>Date</w:t>
            </w:r>
          </w:p>
        </w:tc>
      </w:tr>
      <w:tr w:rsidRPr="005E72E0" w:rsidR="00635DA4" w:rsidTr="122C9636" w14:paraId="278A46DC" w14:textId="77777777">
        <w:trPr>
          <w:jc w:val="center"/>
        </w:trPr>
        <w:tc>
          <w:tcPr>
            <w:tcW w:w="1508" w:type="pct"/>
            <w:vAlign w:val="center"/>
          </w:tcPr>
          <w:p w:rsidRPr="005E72E0" w:rsidR="00635DA4" w:rsidP="0033105D" w:rsidRDefault="00635DA4" w14:paraId="19D35CC3" w14:textId="77777777">
            <w:pPr>
              <w:pStyle w:val="PFTableText"/>
            </w:pPr>
            <w:r w:rsidRPr="005E72E0">
              <w:t>Approved by:</w:t>
            </w:r>
          </w:p>
          <w:p w:rsidRPr="005E72E0" w:rsidR="00635DA4" w:rsidP="0033105D" w:rsidRDefault="00635DA4" w14:paraId="5FD32A49" w14:textId="77777777">
            <w:pPr>
              <w:pStyle w:val="PFTableText"/>
            </w:pPr>
            <w:r w:rsidRPr="005E72E0">
              <w:t xml:space="preserve">Dr. Mir Assadullah </w:t>
            </w:r>
          </w:p>
        </w:tc>
        <w:tc>
          <w:tcPr>
            <w:tcW w:w="1746" w:type="pct"/>
            <w:vAlign w:val="center"/>
          </w:tcPr>
          <w:p w:rsidRPr="005E72E0" w:rsidR="00635DA4" w:rsidP="000A23F7" w:rsidRDefault="00635DA4" w14:paraId="41C8F396" w14:textId="77777777">
            <w:pPr>
              <w:pStyle w:val="PFTableText"/>
            </w:pPr>
          </w:p>
        </w:tc>
        <w:tc>
          <w:tcPr>
            <w:tcW w:w="1746" w:type="pct"/>
          </w:tcPr>
          <w:p w:rsidRPr="005E72E0" w:rsidR="00635DA4" w:rsidP="000A23F7" w:rsidRDefault="00635DA4" w14:paraId="72A3D3EC" w14:textId="77777777">
            <w:pPr>
              <w:pStyle w:val="PFTableText"/>
            </w:pPr>
          </w:p>
        </w:tc>
      </w:tr>
      <w:tr w:rsidRPr="005E72E0" w:rsidR="00635DA4" w:rsidTr="122C9636" w14:paraId="18E47693" w14:textId="77777777">
        <w:trPr>
          <w:jc w:val="center"/>
        </w:trPr>
        <w:tc>
          <w:tcPr>
            <w:tcW w:w="1508" w:type="pct"/>
            <w:vAlign w:val="center"/>
          </w:tcPr>
          <w:p w:rsidRPr="005E72E0" w:rsidR="00635DA4" w:rsidP="0033105D" w:rsidRDefault="00635DA4" w14:paraId="332F334F" w14:textId="77777777">
            <w:pPr>
              <w:pStyle w:val="PFTableText"/>
            </w:pPr>
            <w:r w:rsidRPr="005E72E0">
              <w:t>Approved by:</w:t>
            </w:r>
          </w:p>
          <w:p w:rsidRPr="005E72E0" w:rsidR="00635DA4" w:rsidP="0033105D" w:rsidRDefault="00635DA4" w14:paraId="3E4F8EA1" w14:textId="77777777">
            <w:pPr>
              <w:pStyle w:val="PFTableText"/>
            </w:pPr>
            <w:r w:rsidRPr="005E72E0">
              <w:t>"Stakeholder"</w:t>
            </w:r>
          </w:p>
        </w:tc>
        <w:tc>
          <w:tcPr>
            <w:tcW w:w="1746" w:type="pct"/>
            <w:vAlign w:val="center"/>
          </w:tcPr>
          <w:p w:rsidRPr="005E72E0" w:rsidR="00635DA4" w:rsidP="000A23F7" w:rsidRDefault="00635DA4" w14:paraId="0D0B940D" w14:textId="77777777">
            <w:pPr>
              <w:pStyle w:val="PFTableText"/>
            </w:pPr>
          </w:p>
        </w:tc>
        <w:tc>
          <w:tcPr>
            <w:tcW w:w="1746" w:type="pct"/>
          </w:tcPr>
          <w:p w:rsidRPr="005E72E0" w:rsidR="00635DA4" w:rsidP="000A23F7" w:rsidRDefault="00635DA4" w14:paraId="0E27B00A" w14:textId="77777777">
            <w:pPr>
              <w:pStyle w:val="PFTableText"/>
            </w:pPr>
          </w:p>
        </w:tc>
      </w:tr>
      <w:tr w:rsidRPr="005E72E0" w:rsidR="00635DA4" w:rsidTr="122C9636" w14:paraId="433EA8B1" w14:textId="77777777">
        <w:trPr>
          <w:jc w:val="center"/>
        </w:trPr>
        <w:tc>
          <w:tcPr>
            <w:tcW w:w="1508" w:type="pct"/>
            <w:vAlign w:val="center"/>
          </w:tcPr>
          <w:p w:rsidRPr="005E72E0" w:rsidR="00635DA4" w:rsidP="0033105D" w:rsidRDefault="2400378F" w14:paraId="4561A254" w14:textId="49C478A7">
            <w:pPr>
              <w:pStyle w:val="PFTableText"/>
            </w:pPr>
            <w:r w:rsidRPr="122C9636">
              <w:t>Approved by:</w:t>
            </w:r>
          </w:p>
          <w:p w:rsidRPr="005E72E0" w:rsidR="00635DA4" w:rsidP="0033105D" w:rsidRDefault="2400378F" w14:paraId="24388746" w14:textId="6222337A">
            <w:pPr>
              <w:pStyle w:val="PFTableText"/>
              <w:rPr>
                <w:rFonts w:eastAsia="Calibri" w:cs="Arial"/>
                <w:szCs w:val="20"/>
              </w:rPr>
            </w:pPr>
            <w:r w:rsidRPr="122C9636">
              <w:t>Project Manager, Stefon</w:t>
            </w:r>
          </w:p>
        </w:tc>
        <w:tc>
          <w:tcPr>
            <w:tcW w:w="1746" w:type="pct"/>
            <w:vAlign w:val="center"/>
          </w:tcPr>
          <w:p w:rsidRPr="005E72E0" w:rsidR="00635DA4" w:rsidP="000A23F7" w:rsidRDefault="00635DA4" w14:paraId="60061E4C" w14:textId="2A57B2DE">
            <w:pPr>
              <w:pStyle w:val="PFTableText"/>
            </w:pPr>
          </w:p>
        </w:tc>
        <w:tc>
          <w:tcPr>
            <w:tcW w:w="1746" w:type="pct"/>
            <w:vAlign w:val="center"/>
          </w:tcPr>
          <w:p w:rsidRPr="005E72E0" w:rsidR="00635DA4" w:rsidP="000A23F7" w:rsidRDefault="00635DA4" w14:paraId="44EAFD9C" w14:textId="0175C63E">
            <w:pPr>
              <w:pStyle w:val="PFTableText"/>
            </w:pPr>
          </w:p>
        </w:tc>
      </w:tr>
    </w:tbl>
    <w:p w:rsidRPr="005E72E0" w:rsidR="3632D75E" w:rsidP="000A23F7" w:rsidRDefault="3632D75E" w14:paraId="39BE84D4" w14:textId="15232681"/>
    <w:p w:rsidRPr="005E72E0" w:rsidR="00635DA4" w:rsidP="0033105D" w:rsidRDefault="00635DA4" w14:paraId="4B94D5A5" w14:textId="77777777">
      <w:r w:rsidRPr="005E72E0">
        <w:br w:type="page"/>
      </w:r>
    </w:p>
    <w:p w:rsidRPr="005E72E0" w:rsidR="00635DA4" w:rsidP="0033105D" w:rsidRDefault="00635DA4" w14:paraId="4B08E8BD" w14:textId="77777777">
      <w:pPr>
        <w:pStyle w:val="PFTOCHead"/>
      </w:pPr>
      <w:bookmarkStart w:name="_Hlk37795065" w:id="0"/>
      <w:r w:rsidRPr="005E72E0">
        <w:lastRenderedPageBreak/>
        <w:t>Revision History</w:t>
      </w:r>
    </w:p>
    <w:tbl>
      <w:tblPr>
        <w:tblW w:w="9344"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ook w:val="0000" w:firstRow="0" w:lastRow="0" w:firstColumn="0" w:lastColumn="0" w:noHBand="0" w:noVBand="0"/>
      </w:tblPr>
      <w:tblGrid>
        <w:gridCol w:w="1071"/>
        <w:gridCol w:w="1260"/>
        <w:gridCol w:w="1842"/>
        <w:gridCol w:w="5171"/>
      </w:tblGrid>
      <w:tr w:rsidRPr="005E72E0" w:rsidR="00635DA4" w:rsidTr="00F2427F" w14:paraId="489D491B" w14:textId="77777777">
        <w:trPr>
          <w:trHeight w:val="840"/>
        </w:trPr>
        <w:tc>
          <w:tcPr>
            <w:tcW w:w="1071" w:type="dxa"/>
            <w:shd w:val="clear" w:color="auto" w:fill="auto"/>
            <w:vAlign w:val="center"/>
          </w:tcPr>
          <w:p w:rsidRPr="005E72E0" w:rsidR="00635DA4" w:rsidP="0033105D" w:rsidRDefault="00635DA4" w14:paraId="5AAE4A22" w14:textId="77777777">
            <w:pPr>
              <w:pStyle w:val="PFTableHead"/>
            </w:pPr>
            <w:r w:rsidRPr="005E72E0">
              <w:t>Revision</w:t>
            </w:r>
          </w:p>
        </w:tc>
        <w:tc>
          <w:tcPr>
            <w:tcW w:w="1260" w:type="dxa"/>
            <w:shd w:val="clear" w:color="auto" w:fill="auto"/>
            <w:vAlign w:val="center"/>
          </w:tcPr>
          <w:p w:rsidRPr="005E72E0" w:rsidR="00635DA4" w:rsidP="0033105D" w:rsidRDefault="00635DA4" w14:paraId="5F3F821A" w14:textId="77777777">
            <w:pPr>
              <w:pStyle w:val="PFTableHead"/>
            </w:pPr>
            <w:r w:rsidRPr="005E72E0">
              <w:t>Date</w:t>
            </w:r>
          </w:p>
        </w:tc>
        <w:tc>
          <w:tcPr>
            <w:tcW w:w="1842" w:type="dxa"/>
          </w:tcPr>
          <w:p w:rsidRPr="005E72E0" w:rsidR="00635DA4" w:rsidP="0033105D" w:rsidRDefault="00635DA4" w14:paraId="76CAFD79" w14:textId="77777777">
            <w:pPr>
              <w:pStyle w:val="PFTableHead"/>
            </w:pPr>
            <w:r w:rsidRPr="005E72E0">
              <w:t>Name</w:t>
            </w:r>
          </w:p>
        </w:tc>
        <w:tc>
          <w:tcPr>
            <w:tcW w:w="5171" w:type="dxa"/>
            <w:shd w:val="clear" w:color="auto" w:fill="auto"/>
            <w:vAlign w:val="center"/>
          </w:tcPr>
          <w:p w:rsidRPr="005E72E0" w:rsidR="00635DA4" w:rsidP="0033105D" w:rsidRDefault="00635DA4" w14:paraId="61363633" w14:textId="77777777">
            <w:pPr>
              <w:pStyle w:val="PFTableHead"/>
            </w:pPr>
            <w:r w:rsidRPr="005E72E0">
              <w:t>Description of Change(s)</w:t>
            </w:r>
          </w:p>
        </w:tc>
      </w:tr>
      <w:tr w:rsidRPr="005E72E0" w:rsidR="00635DA4" w:rsidTr="00F2427F" w14:paraId="21FBCA88" w14:textId="77777777">
        <w:tc>
          <w:tcPr>
            <w:tcW w:w="1071" w:type="dxa"/>
            <w:vAlign w:val="center"/>
          </w:tcPr>
          <w:p w:rsidRPr="005E72E0" w:rsidR="00635DA4" w:rsidP="000A23F7" w:rsidRDefault="00635DA4" w14:paraId="4B3AA50C" w14:textId="77777777">
            <w:pPr>
              <w:pStyle w:val="PFTableText"/>
            </w:pPr>
            <w:r w:rsidRPr="005E72E0">
              <w:t>1.0</w:t>
            </w:r>
          </w:p>
        </w:tc>
        <w:tc>
          <w:tcPr>
            <w:tcW w:w="1260" w:type="dxa"/>
            <w:vAlign w:val="center"/>
          </w:tcPr>
          <w:p w:rsidRPr="005E72E0" w:rsidR="00635DA4" w:rsidP="000A23F7" w:rsidRDefault="00366375" w14:paraId="30BBFFFD" w14:textId="586BBBA9">
            <w:pPr>
              <w:pStyle w:val="PFTableText"/>
            </w:pPr>
            <w:r>
              <w:t>2/28/2021</w:t>
            </w:r>
          </w:p>
        </w:tc>
        <w:tc>
          <w:tcPr>
            <w:tcW w:w="1842" w:type="dxa"/>
          </w:tcPr>
          <w:p w:rsidRPr="005E72E0" w:rsidR="00635DA4" w:rsidP="0033105D" w:rsidRDefault="00366375" w14:paraId="3DEEC669" w14:textId="2801D5E9">
            <w:pPr>
              <w:pStyle w:val="PFTableText"/>
            </w:pPr>
            <w:r>
              <w:t>Eugene Kim</w:t>
            </w:r>
          </w:p>
        </w:tc>
        <w:tc>
          <w:tcPr>
            <w:tcW w:w="5171" w:type="dxa"/>
            <w:vAlign w:val="center"/>
          </w:tcPr>
          <w:p w:rsidRPr="005E72E0" w:rsidR="00635DA4" w:rsidP="0033105D" w:rsidRDefault="00AB73A5" w14:paraId="145AA3ED" w14:textId="77777777">
            <w:pPr>
              <w:pStyle w:val="PFTableText"/>
            </w:pPr>
            <w:r w:rsidRPr="005E72E0">
              <w:t>Initial Release</w:t>
            </w:r>
          </w:p>
        </w:tc>
      </w:tr>
      <w:tr w:rsidRPr="005E72E0" w:rsidR="00635DA4" w:rsidTr="00F2427F" w14:paraId="3656B9AB" w14:textId="77777777">
        <w:tc>
          <w:tcPr>
            <w:tcW w:w="1071" w:type="dxa"/>
            <w:vAlign w:val="center"/>
          </w:tcPr>
          <w:p w:rsidRPr="005E72E0" w:rsidR="00635DA4" w:rsidP="000A23F7" w:rsidRDefault="00635DA4" w14:paraId="45FB0818" w14:textId="7FD08FAC">
            <w:pPr>
              <w:pStyle w:val="PFTableText"/>
            </w:pPr>
          </w:p>
        </w:tc>
        <w:tc>
          <w:tcPr>
            <w:tcW w:w="1260" w:type="dxa"/>
            <w:vAlign w:val="center"/>
          </w:tcPr>
          <w:p w:rsidRPr="005E72E0" w:rsidR="00635DA4" w:rsidP="000A23F7" w:rsidRDefault="00635DA4" w14:paraId="049F31CB" w14:textId="2CC795F4">
            <w:pPr>
              <w:pStyle w:val="PFTableText"/>
            </w:pPr>
          </w:p>
        </w:tc>
        <w:tc>
          <w:tcPr>
            <w:tcW w:w="1842" w:type="dxa"/>
          </w:tcPr>
          <w:p w:rsidRPr="005E72E0" w:rsidR="00635DA4" w:rsidP="0033105D" w:rsidRDefault="00635DA4" w14:paraId="53128261" w14:textId="0A55D74E">
            <w:pPr>
              <w:pStyle w:val="PFTableText"/>
            </w:pPr>
          </w:p>
        </w:tc>
        <w:tc>
          <w:tcPr>
            <w:tcW w:w="5171" w:type="dxa"/>
            <w:vAlign w:val="center"/>
          </w:tcPr>
          <w:p w:rsidRPr="005E72E0" w:rsidR="00635DA4" w:rsidP="0033105D" w:rsidRDefault="00635DA4" w14:paraId="62486C05" w14:textId="1A317376">
            <w:pPr>
              <w:pStyle w:val="PFTableText"/>
            </w:pPr>
          </w:p>
        </w:tc>
      </w:tr>
      <w:tr w:rsidRPr="005E72E0" w:rsidR="00635DA4" w:rsidTr="00F2427F" w14:paraId="4101652C" w14:textId="77777777">
        <w:tc>
          <w:tcPr>
            <w:tcW w:w="1071" w:type="dxa"/>
            <w:vAlign w:val="center"/>
          </w:tcPr>
          <w:p w:rsidRPr="005E72E0" w:rsidR="00635DA4" w:rsidP="000A23F7" w:rsidRDefault="00635DA4" w14:paraId="4B99056E" w14:textId="77777777">
            <w:pPr>
              <w:pStyle w:val="PFTableText"/>
            </w:pPr>
          </w:p>
        </w:tc>
        <w:tc>
          <w:tcPr>
            <w:tcW w:w="1260" w:type="dxa"/>
            <w:vAlign w:val="center"/>
          </w:tcPr>
          <w:p w:rsidRPr="005E72E0" w:rsidR="00635DA4" w:rsidP="000A23F7" w:rsidRDefault="00635DA4" w14:paraId="1299C43A" w14:textId="77777777">
            <w:pPr>
              <w:pStyle w:val="PFTableText"/>
            </w:pPr>
          </w:p>
        </w:tc>
        <w:tc>
          <w:tcPr>
            <w:tcW w:w="1842" w:type="dxa"/>
          </w:tcPr>
          <w:p w:rsidRPr="005E72E0" w:rsidR="00635DA4" w:rsidP="0033105D" w:rsidRDefault="00635DA4" w14:paraId="4DDBEF00" w14:textId="77777777">
            <w:pPr>
              <w:pStyle w:val="PFTableText"/>
            </w:pPr>
          </w:p>
        </w:tc>
        <w:tc>
          <w:tcPr>
            <w:tcW w:w="5171" w:type="dxa"/>
            <w:vAlign w:val="center"/>
          </w:tcPr>
          <w:p w:rsidRPr="005E72E0" w:rsidR="00635DA4" w:rsidP="0033105D" w:rsidRDefault="00635DA4" w14:paraId="3461D779" w14:textId="77777777">
            <w:pPr>
              <w:pStyle w:val="PFTableText"/>
            </w:pPr>
          </w:p>
        </w:tc>
      </w:tr>
      <w:tr w:rsidRPr="005E72E0" w:rsidR="00635DA4" w:rsidTr="00F2427F" w14:paraId="3CF2D8B6" w14:textId="77777777">
        <w:tc>
          <w:tcPr>
            <w:tcW w:w="1071" w:type="dxa"/>
            <w:vAlign w:val="center"/>
          </w:tcPr>
          <w:p w:rsidRPr="005E72E0" w:rsidR="00635DA4" w:rsidP="000A23F7" w:rsidRDefault="00635DA4" w14:paraId="0FB78278" w14:textId="77777777">
            <w:pPr>
              <w:pStyle w:val="PFTableText"/>
            </w:pPr>
          </w:p>
        </w:tc>
        <w:tc>
          <w:tcPr>
            <w:tcW w:w="1260" w:type="dxa"/>
            <w:vAlign w:val="center"/>
          </w:tcPr>
          <w:p w:rsidRPr="005E72E0" w:rsidR="00635DA4" w:rsidP="000A23F7" w:rsidRDefault="00635DA4" w14:paraId="1FC39945" w14:textId="77777777">
            <w:pPr>
              <w:pStyle w:val="PFTableText"/>
            </w:pPr>
          </w:p>
        </w:tc>
        <w:tc>
          <w:tcPr>
            <w:tcW w:w="1842" w:type="dxa"/>
          </w:tcPr>
          <w:p w:rsidRPr="005E72E0" w:rsidR="00635DA4" w:rsidP="0033105D" w:rsidRDefault="00635DA4" w14:paraId="0562CB0E" w14:textId="77777777">
            <w:pPr>
              <w:pStyle w:val="PFTableText"/>
            </w:pPr>
          </w:p>
        </w:tc>
        <w:tc>
          <w:tcPr>
            <w:tcW w:w="5171" w:type="dxa"/>
            <w:vAlign w:val="center"/>
          </w:tcPr>
          <w:p w:rsidRPr="005E72E0" w:rsidR="00635DA4" w:rsidP="0033105D" w:rsidRDefault="00635DA4" w14:paraId="34CE0A41" w14:textId="77777777">
            <w:pPr>
              <w:pStyle w:val="PFTableText"/>
            </w:pPr>
          </w:p>
        </w:tc>
      </w:tr>
      <w:tr w:rsidRPr="005E72E0" w:rsidR="00635DA4" w:rsidTr="00F2427F" w14:paraId="62EBF3C5" w14:textId="77777777">
        <w:tc>
          <w:tcPr>
            <w:tcW w:w="1071" w:type="dxa"/>
            <w:tcBorders>
              <w:bottom w:val="single" w:color="auto" w:sz="4" w:space="0"/>
            </w:tcBorders>
            <w:vAlign w:val="center"/>
          </w:tcPr>
          <w:p w:rsidRPr="005E72E0" w:rsidR="00635DA4" w:rsidP="000A23F7" w:rsidRDefault="00635DA4" w14:paraId="6D98A12B" w14:textId="77777777">
            <w:pPr>
              <w:pStyle w:val="PFTableText"/>
            </w:pPr>
          </w:p>
        </w:tc>
        <w:tc>
          <w:tcPr>
            <w:tcW w:w="1260" w:type="dxa"/>
            <w:tcBorders>
              <w:bottom w:val="single" w:color="auto" w:sz="4" w:space="0"/>
            </w:tcBorders>
            <w:vAlign w:val="center"/>
          </w:tcPr>
          <w:p w:rsidRPr="005E72E0" w:rsidR="00635DA4" w:rsidP="000A23F7" w:rsidRDefault="00635DA4" w14:paraId="2946DB82" w14:textId="77777777">
            <w:pPr>
              <w:pStyle w:val="PFTableText"/>
            </w:pPr>
          </w:p>
        </w:tc>
        <w:tc>
          <w:tcPr>
            <w:tcW w:w="1842" w:type="dxa"/>
            <w:tcBorders>
              <w:bottom w:val="single" w:color="auto" w:sz="4" w:space="0"/>
            </w:tcBorders>
          </w:tcPr>
          <w:p w:rsidRPr="005E72E0" w:rsidR="00635DA4" w:rsidP="0033105D" w:rsidRDefault="00635DA4" w14:paraId="5997CC1D" w14:textId="77777777">
            <w:pPr>
              <w:pStyle w:val="PFTableText"/>
            </w:pPr>
          </w:p>
        </w:tc>
        <w:tc>
          <w:tcPr>
            <w:tcW w:w="5171" w:type="dxa"/>
            <w:tcBorders>
              <w:bottom w:val="single" w:color="auto" w:sz="4" w:space="0"/>
            </w:tcBorders>
            <w:vAlign w:val="center"/>
          </w:tcPr>
          <w:p w:rsidRPr="005E72E0" w:rsidR="00635DA4" w:rsidP="0033105D" w:rsidRDefault="00635DA4" w14:paraId="110FFD37" w14:textId="77777777">
            <w:pPr>
              <w:pStyle w:val="PFTableText"/>
            </w:pPr>
          </w:p>
        </w:tc>
      </w:tr>
    </w:tbl>
    <w:p w:rsidRPr="005E72E0" w:rsidR="00635DA4" w:rsidP="000A23F7" w:rsidRDefault="00635DA4" w14:paraId="6B699379" w14:textId="77777777"/>
    <w:p w:rsidRPr="005E72E0" w:rsidR="00635DA4" w:rsidP="000A23F7" w:rsidRDefault="00635DA4" w14:paraId="3FE9F23F" w14:textId="77777777"/>
    <w:p w:rsidRPr="005E72E0" w:rsidR="00635DA4" w:rsidP="0033105D" w:rsidRDefault="00635DA4" w14:paraId="1F72F646" w14:textId="77777777">
      <w:r w:rsidRPr="005E72E0">
        <w:br w:type="page"/>
      </w:r>
    </w:p>
    <w:p w:rsidRPr="005E72E0" w:rsidR="00635DA4" w:rsidP="00E96720" w:rsidRDefault="00635DA4" w14:paraId="22E0FC93" w14:textId="77777777">
      <w:pPr>
        <w:pStyle w:val="TOCHeading"/>
        <w:rPr>
          <w:b/>
          <w:webHidden/>
        </w:rPr>
      </w:pPr>
      <w:r w:rsidRPr="005E72E0">
        <w:rPr>
          <w:webHidden/>
        </w:rPr>
        <w:lastRenderedPageBreak/>
        <w:t>Table of Contents</w:t>
      </w:r>
    </w:p>
    <w:sdt>
      <w:sdtPr>
        <w:rPr>
          <w:rFonts w:ascii="Times New Roman" w:hAnsi="Times New Roman" w:eastAsiaTheme="majorEastAsia" w:cstheme="majorBidi"/>
          <w:b w:val="0"/>
          <w:bCs w:val="0"/>
          <w:sz w:val="24"/>
          <w:szCs w:val="18"/>
        </w:rPr>
        <w:id w:val="372280509"/>
        <w:docPartObj>
          <w:docPartGallery w:val="Table of Contents"/>
          <w:docPartUnique/>
        </w:docPartObj>
      </w:sdtPr>
      <w:sdtEndPr>
        <w:rPr>
          <w:rFonts w:asciiTheme="majorHAnsi" w:hAnsiTheme="majorHAnsi"/>
          <w:sz w:val="22"/>
          <w:szCs w:val="22"/>
        </w:rPr>
      </w:sdtEndPr>
      <w:sdtContent>
        <w:p w:rsidR="007E0BF9" w:rsidRDefault="00635DA4" w14:paraId="73A06EDB" w14:textId="2ED550B4">
          <w:pPr>
            <w:pStyle w:val="TOC1"/>
            <w:rPr>
              <w:rFonts w:asciiTheme="minorHAnsi" w:hAnsiTheme="minorHAnsi" w:eastAsiaTheme="minorEastAsia" w:cstheme="minorBidi"/>
              <w:b w:val="0"/>
              <w:bCs w:val="0"/>
              <w:noProof/>
              <w:sz w:val="24"/>
              <w:lang w:eastAsia="ko-KR"/>
            </w:rPr>
          </w:pPr>
          <w:r w:rsidRPr="005E72E0">
            <w:rPr>
              <w:rFonts w:ascii="Times New Roman" w:hAnsi="Times New Roman"/>
              <w:sz w:val="24"/>
            </w:rPr>
            <w:fldChar w:fldCharType="begin"/>
          </w:r>
          <w:r w:rsidRPr="005E72E0">
            <w:rPr>
              <w:rFonts w:ascii="Times New Roman" w:hAnsi="Times New Roman"/>
              <w:sz w:val="24"/>
            </w:rPr>
            <w:instrText xml:space="preserve"> TOC \o \h \z \u </w:instrText>
          </w:r>
          <w:r w:rsidRPr="005E72E0">
            <w:rPr>
              <w:rFonts w:ascii="Times New Roman" w:hAnsi="Times New Roman"/>
              <w:sz w:val="24"/>
            </w:rPr>
            <w:fldChar w:fldCharType="separate"/>
          </w:r>
          <w:hyperlink w:history="1" w:anchor="_Toc66020761">
            <w:r w:rsidRPr="00B04D8A" w:rsidR="007E0BF9">
              <w:rPr>
                <w:rStyle w:val="Hyperlink"/>
                <w:noProof/>
              </w:rPr>
              <w:t>1.</w:t>
            </w:r>
            <w:r w:rsidR="007E0BF9">
              <w:rPr>
                <w:rFonts w:asciiTheme="minorHAnsi" w:hAnsiTheme="minorHAnsi" w:eastAsiaTheme="minorEastAsia" w:cstheme="minorBidi"/>
                <w:b w:val="0"/>
                <w:bCs w:val="0"/>
                <w:noProof/>
                <w:sz w:val="24"/>
                <w:lang w:eastAsia="ko-KR"/>
              </w:rPr>
              <w:tab/>
            </w:r>
            <w:r w:rsidRPr="00B04D8A" w:rsidR="007E0BF9">
              <w:rPr>
                <w:rStyle w:val="Hyperlink"/>
                <w:noProof/>
              </w:rPr>
              <w:t>Purpose</w:t>
            </w:r>
            <w:r w:rsidR="007E0BF9">
              <w:rPr>
                <w:noProof/>
                <w:webHidden/>
              </w:rPr>
              <w:tab/>
            </w:r>
            <w:r w:rsidR="007E0BF9">
              <w:rPr>
                <w:noProof/>
                <w:webHidden/>
              </w:rPr>
              <w:fldChar w:fldCharType="begin"/>
            </w:r>
            <w:r w:rsidR="007E0BF9">
              <w:rPr>
                <w:noProof/>
                <w:webHidden/>
              </w:rPr>
              <w:instrText xml:space="preserve"> PAGEREF _Toc66020761 \h </w:instrText>
            </w:r>
            <w:r w:rsidR="007E0BF9">
              <w:rPr>
                <w:noProof/>
                <w:webHidden/>
              </w:rPr>
            </w:r>
            <w:r w:rsidR="007E0BF9">
              <w:rPr>
                <w:noProof/>
                <w:webHidden/>
              </w:rPr>
              <w:fldChar w:fldCharType="separate"/>
            </w:r>
            <w:r w:rsidR="007E0BF9">
              <w:rPr>
                <w:noProof/>
                <w:webHidden/>
              </w:rPr>
              <w:t>4</w:t>
            </w:r>
            <w:r w:rsidR="007E0BF9">
              <w:rPr>
                <w:noProof/>
                <w:webHidden/>
              </w:rPr>
              <w:fldChar w:fldCharType="end"/>
            </w:r>
          </w:hyperlink>
        </w:p>
        <w:p w:rsidR="007E0BF9" w:rsidRDefault="00876B81" w14:paraId="6CC9CB0E" w14:textId="08D34441">
          <w:pPr>
            <w:pStyle w:val="TOC1"/>
            <w:rPr>
              <w:rFonts w:asciiTheme="minorHAnsi" w:hAnsiTheme="minorHAnsi" w:eastAsiaTheme="minorEastAsia" w:cstheme="minorBidi"/>
              <w:b w:val="0"/>
              <w:bCs w:val="0"/>
              <w:noProof/>
              <w:sz w:val="24"/>
              <w:lang w:eastAsia="ko-KR"/>
            </w:rPr>
          </w:pPr>
          <w:hyperlink w:history="1" w:anchor="_Toc66020762">
            <w:r w:rsidRPr="00B04D8A" w:rsidR="007E0BF9">
              <w:rPr>
                <w:rStyle w:val="Hyperlink"/>
                <w:noProof/>
              </w:rPr>
              <w:t>2.</w:t>
            </w:r>
            <w:r w:rsidR="007E0BF9">
              <w:rPr>
                <w:rFonts w:asciiTheme="minorHAnsi" w:hAnsiTheme="minorHAnsi" w:eastAsiaTheme="minorEastAsia" w:cstheme="minorBidi"/>
                <w:b w:val="0"/>
                <w:bCs w:val="0"/>
                <w:noProof/>
                <w:sz w:val="24"/>
                <w:lang w:eastAsia="ko-KR"/>
              </w:rPr>
              <w:tab/>
            </w:r>
            <w:r w:rsidRPr="00B04D8A" w:rsidR="007E0BF9">
              <w:rPr>
                <w:rStyle w:val="Hyperlink"/>
                <w:noProof/>
              </w:rPr>
              <w:t>Intended Audience</w:t>
            </w:r>
            <w:r w:rsidR="007E0BF9">
              <w:rPr>
                <w:noProof/>
                <w:webHidden/>
              </w:rPr>
              <w:tab/>
            </w:r>
            <w:r w:rsidR="007E0BF9">
              <w:rPr>
                <w:noProof/>
                <w:webHidden/>
              </w:rPr>
              <w:fldChar w:fldCharType="begin"/>
            </w:r>
            <w:r w:rsidR="007E0BF9">
              <w:rPr>
                <w:noProof/>
                <w:webHidden/>
              </w:rPr>
              <w:instrText xml:space="preserve"> PAGEREF _Toc66020762 \h </w:instrText>
            </w:r>
            <w:r w:rsidR="007E0BF9">
              <w:rPr>
                <w:noProof/>
                <w:webHidden/>
              </w:rPr>
            </w:r>
            <w:r w:rsidR="007E0BF9">
              <w:rPr>
                <w:noProof/>
                <w:webHidden/>
              </w:rPr>
              <w:fldChar w:fldCharType="separate"/>
            </w:r>
            <w:r w:rsidR="007E0BF9">
              <w:rPr>
                <w:noProof/>
                <w:webHidden/>
              </w:rPr>
              <w:t>4</w:t>
            </w:r>
            <w:r w:rsidR="007E0BF9">
              <w:rPr>
                <w:noProof/>
                <w:webHidden/>
              </w:rPr>
              <w:fldChar w:fldCharType="end"/>
            </w:r>
          </w:hyperlink>
        </w:p>
        <w:p w:rsidR="007E0BF9" w:rsidRDefault="00876B81" w14:paraId="147FCFE6" w14:textId="7C8A2979">
          <w:pPr>
            <w:pStyle w:val="TOC1"/>
            <w:rPr>
              <w:rFonts w:asciiTheme="minorHAnsi" w:hAnsiTheme="minorHAnsi" w:eastAsiaTheme="minorEastAsia" w:cstheme="minorBidi"/>
              <w:b w:val="0"/>
              <w:bCs w:val="0"/>
              <w:noProof/>
              <w:sz w:val="24"/>
              <w:lang w:eastAsia="ko-KR"/>
            </w:rPr>
          </w:pPr>
          <w:hyperlink w:history="1" w:anchor="_Toc66020763">
            <w:r w:rsidRPr="00B04D8A" w:rsidR="007E0BF9">
              <w:rPr>
                <w:rStyle w:val="Hyperlink"/>
                <w:noProof/>
              </w:rPr>
              <w:t>3.</w:t>
            </w:r>
            <w:r w:rsidR="007E0BF9">
              <w:rPr>
                <w:rFonts w:asciiTheme="minorHAnsi" w:hAnsiTheme="minorHAnsi" w:eastAsiaTheme="minorEastAsia" w:cstheme="minorBidi"/>
                <w:b w:val="0"/>
                <w:bCs w:val="0"/>
                <w:noProof/>
                <w:sz w:val="24"/>
                <w:lang w:eastAsia="ko-KR"/>
              </w:rPr>
              <w:tab/>
            </w:r>
            <w:r w:rsidRPr="00B04D8A" w:rsidR="007E0BF9">
              <w:rPr>
                <w:rStyle w:val="Hyperlink"/>
                <w:noProof/>
              </w:rPr>
              <w:t>Software Overview</w:t>
            </w:r>
            <w:r w:rsidR="007E0BF9">
              <w:rPr>
                <w:noProof/>
                <w:webHidden/>
              </w:rPr>
              <w:tab/>
            </w:r>
            <w:r w:rsidR="007E0BF9">
              <w:rPr>
                <w:noProof/>
                <w:webHidden/>
              </w:rPr>
              <w:fldChar w:fldCharType="begin"/>
            </w:r>
            <w:r w:rsidR="007E0BF9">
              <w:rPr>
                <w:noProof/>
                <w:webHidden/>
              </w:rPr>
              <w:instrText xml:space="preserve"> PAGEREF _Toc66020763 \h </w:instrText>
            </w:r>
            <w:r w:rsidR="007E0BF9">
              <w:rPr>
                <w:noProof/>
                <w:webHidden/>
              </w:rPr>
            </w:r>
            <w:r w:rsidR="007E0BF9">
              <w:rPr>
                <w:noProof/>
                <w:webHidden/>
              </w:rPr>
              <w:fldChar w:fldCharType="separate"/>
            </w:r>
            <w:r w:rsidR="007E0BF9">
              <w:rPr>
                <w:noProof/>
                <w:webHidden/>
              </w:rPr>
              <w:t>6</w:t>
            </w:r>
            <w:r w:rsidR="007E0BF9">
              <w:rPr>
                <w:noProof/>
                <w:webHidden/>
              </w:rPr>
              <w:fldChar w:fldCharType="end"/>
            </w:r>
          </w:hyperlink>
        </w:p>
        <w:p w:rsidR="007E0BF9" w:rsidRDefault="00876B81" w14:paraId="06576F1E" w14:textId="4483C603">
          <w:pPr>
            <w:pStyle w:val="TOC1"/>
            <w:rPr>
              <w:rFonts w:asciiTheme="minorHAnsi" w:hAnsiTheme="minorHAnsi" w:eastAsiaTheme="minorEastAsia" w:cstheme="minorBidi"/>
              <w:b w:val="0"/>
              <w:bCs w:val="0"/>
              <w:noProof/>
              <w:sz w:val="24"/>
              <w:lang w:eastAsia="ko-KR"/>
            </w:rPr>
          </w:pPr>
          <w:hyperlink w:history="1" w:anchor="_Toc66020764">
            <w:r w:rsidRPr="00B04D8A" w:rsidR="007E0BF9">
              <w:rPr>
                <w:rStyle w:val="Hyperlink"/>
                <w:noProof/>
              </w:rPr>
              <w:t>4.</w:t>
            </w:r>
            <w:r w:rsidR="007E0BF9">
              <w:rPr>
                <w:rFonts w:asciiTheme="minorHAnsi" w:hAnsiTheme="minorHAnsi" w:eastAsiaTheme="minorEastAsia" w:cstheme="minorBidi"/>
                <w:b w:val="0"/>
                <w:bCs w:val="0"/>
                <w:noProof/>
                <w:sz w:val="24"/>
                <w:lang w:eastAsia="ko-KR"/>
              </w:rPr>
              <w:tab/>
            </w:r>
            <w:r w:rsidRPr="00B04D8A" w:rsidR="007E0BF9">
              <w:rPr>
                <w:rStyle w:val="Hyperlink"/>
                <w:noProof/>
              </w:rPr>
              <w:t>Configurations</w:t>
            </w:r>
            <w:r w:rsidR="007E0BF9">
              <w:rPr>
                <w:noProof/>
                <w:webHidden/>
              </w:rPr>
              <w:tab/>
            </w:r>
            <w:r w:rsidR="007E0BF9">
              <w:rPr>
                <w:noProof/>
                <w:webHidden/>
              </w:rPr>
              <w:fldChar w:fldCharType="begin"/>
            </w:r>
            <w:r w:rsidR="007E0BF9">
              <w:rPr>
                <w:noProof/>
                <w:webHidden/>
              </w:rPr>
              <w:instrText xml:space="preserve"> PAGEREF _Toc66020764 \h </w:instrText>
            </w:r>
            <w:r w:rsidR="007E0BF9">
              <w:rPr>
                <w:noProof/>
                <w:webHidden/>
              </w:rPr>
            </w:r>
            <w:r w:rsidR="007E0BF9">
              <w:rPr>
                <w:noProof/>
                <w:webHidden/>
              </w:rPr>
              <w:fldChar w:fldCharType="separate"/>
            </w:r>
            <w:r w:rsidR="007E0BF9">
              <w:rPr>
                <w:noProof/>
                <w:webHidden/>
              </w:rPr>
              <w:t>7</w:t>
            </w:r>
            <w:r w:rsidR="007E0BF9">
              <w:rPr>
                <w:noProof/>
                <w:webHidden/>
              </w:rPr>
              <w:fldChar w:fldCharType="end"/>
            </w:r>
          </w:hyperlink>
        </w:p>
        <w:p w:rsidR="007E0BF9" w:rsidRDefault="00876B81" w14:paraId="634E8D17" w14:textId="09C44172">
          <w:pPr>
            <w:pStyle w:val="TOC2"/>
            <w:tabs>
              <w:tab w:val="left" w:pos="806"/>
              <w:tab w:val="right" w:leader="dot" w:pos="9350"/>
            </w:tabs>
            <w:rPr>
              <w:rFonts w:asciiTheme="minorHAnsi" w:hAnsiTheme="minorHAnsi" w:eastAsiaTheme="minorEastAsia" w:cstheme="minorBidi"/>
              <w:bCs w:val="0"/>
              <w:noProof/>
              <w:sz w:val="24"/>
              <w:szCs w:val="24"/>
              <w:lang w:eastAsia="ko-KR"/>
            </w:rPr>
          </w:pPr>
          <w:hyperlink w:history="1" w:anchor="_Toc66020765">
            <w:r w:rsidRPr="00B04D8A" w:rsidR="007E0BF9">
              <w:rPr>
                <w:rStyle w:val="Hyperlink"/>
                <w:noProof/>
              </w:rPr>
              <w:t>4.1.</w:t>
            </w:r>
            <w:r w:rsidR="007E0BF9">
              <w:rPr>
                <w:rFonts w:asciiTheme="minorHAnsi" w:hAnsiTheme="minorHAnsi" w:eastAsiaTheme="minorEastAsia" w:cstheme="minorBidi"/>
                <w:bCs w:val="0"/>
                <w:noProof/>
                <w:sz w:val="24"/>
                <w:szCs w:val="24"/>
                <w:lang w:eastAsia="ko-KR"/>
              </w:rPr>
              <w:tab/>
            </w:r>
            <w:r w:rsidRPr="00B04D8A" w:rsidR="007E0BF9">
              <w:rPr>
                <w:rStyle w:val="Hyperlink"/>
                <w:noProof/>
              </w:rPr>
              <w:t>REST API</w:t>
            </w:r>
            <w:r w:rsidR="007E0BF9">
              <w:rPr>
                <w:noProof/>
                <w:webHidden/>
              </w:rPr>
              <w:tab/>
            </w:r>
            <w:r w:rsidR="007E0BF9">
              <w:rPr>
                <w:noProof/>
                <w:webHidden/>
              </w:rPr>
              <w:fldChar w:fldCharType="begin"/>
            </w:r>
            <w:r w:rsidR="007E0BF9">
              <w:rPr>
                <w:noProof/>
                <w:webHidden/>
              </w:rPr>
              <w:instrText xml:space="preserve"> PAGEREF _Toc66020765 \h </w:instrText>
            </w:r>
            <w:r w:rsidR="007E0BF9">
              <w:rPr>
                <w:noProof/>
                <w:webHidden/>
              </w:rPr>
            </w:r>
            <w:r w:rsidR="007E0BF9">
              <w:rPr>
                <w:noProof/>
                <w:webHidden/>
              </w:rPr>
              <w:fldChar w:fldCharType="separate"/>
            </w:r>
            <w:r w:rsidR="007E0BF9">
              <w:rPr>
                <w:noProof/>
                <w:webHidden/>
              </w:rPr>
              <w:t>7</w:t>
            </w:r>
            <w:r w:rsidR="007E0BF9">
              <w:rPr>
                <w:noProof/>
                <w:webHidden/>
              </w:rPr>
              <w:fldChar w:fldCharType="end"/>
            </w:r>
          </w:hyperlink>
        </w:p>
        <w:p w:rsidR="007E0BF9" w:rsidRDefault="00876B81" w14:paraId="5787983A" w14:textId="6BE4BC3B">
          <w:pPr>
            <w:pStyle w:val="TOC3"/>
            <w:tabs>
              <w:tab w:val="right" w:leader="dot" w:pos="9350"/>
            </w:tabs>
            <w:rPr>
              <w:rFonts w:asciiTheme="minorHAnsi" w:hAnsiTheme="minorHAnsi" w:eastAsiaTheme="minorEastAsia" w:cstheme="minorBidi"/>
              <w:noProof/>
              <w:sz w:val="24"/>
              <w:szCs w:val="24"/>
              <w:lang w:eastAsia="ko-KR"/>
            </w:rPr>
          </w:pPr>
          <w:hyperlink w:history="1" w:anchor="_Toc66020766">
            <w:r w:rsidRPr="00B04D8A" w:rsidR="007E0BF9">
              <w:rPr>
                <w:rStyle w:val="Hyperlink"/>
                <w:noProof/>
              </w:rPr>
              <w:t>Prerequisites</w:t>
            </w:r>
            <w:r w:rsidR="007E0BF9">
              <w:rPr>
                <w:noProof/>
                <w:webHidden/>
              </w:rPr>
              <w:tab/>
            </w:r>
            <w:r w:rsidR="007E0BF9">
              <w:rPr>
                <w:noProof/>
                <w:webHidden/>
              </w:rPr>
              <w:fldChar w:fldCharType="begin"/>
            </w:r>
            <w:r w:rsidR="007E0BF9">
              <w:rPr>
                <w:noProof/>
                <w:webHidden/>
              </w:rPr>
              <w:instrText xml:space="preserve"> PAGEREF _Toc66020766 \h </w:instrText>
            </w:r>
            <w:r w:rsidR="007E0BF9">
              <w:rPr>
                <w:noProof/>
                <w:webHidden/>
              </w:rPr>
            </w:r>
            <w:r w:rsidR="007E0BF9">
              <w:rPr>
                <w:noProof/>
                <w:webHidden/>
              </w:rPr>
              <w:fldChar w:fldCharType="separate"/>
            </w:r>
            <w:r w:rsidR="007E0BF9">
              <w:rPr>
                <w:noProof/>
                <w:webHidden/>
              </w:rPr>
              <w:t>7</w:t>
            </w:r>
            <w:r w:rsidR="007E0BF9">
              <w:rPr>
                <w:noProof/>
                <w:webHidden/>
              </w:rPr>
              <w:fldChar w:fldCharType="end"/>
            </w:r>
          </w:hyperlink>
        </w:p>
        <w:p w:rsidR="007E0BF9" w:rsidRDefault="00876B81" w14:paraId="07E7BFFE" w14:textId="7DE05375">
          <w:pPr>
            <w:pStyle w:val="TOC3"/>
            <w:tabs>
              <w:tab w:val="right" w:leader="dot" w:pos="9350"/>
            </w:tabs>
            <w:rPr>
              <w:rFonts w:asciiTheme="minorHAnsi" w:hAnsiTheme="minorHAnsi" w:eastAsiaTheme="minorEastAsia" w:cstheme="minorBidi"/>
              <w:noProof/>
              <w:sz w:val="24"/>
              <w:szCs w:val="24"/>
              <w:lang w:eastAsia="ko-KR"/>
            </w:rPr>
          </w:pPr>
          <w:hyperlink w:history="1" w:anchor="_Toc66020767">
            <w:r w:rsidRPr="00B04D8A" w:rsidR="007E0BF9">
              <w:rPr>
                <w:rStyle w:val="Hyperlink"/>
                <w:noProof/>
              </w:rPr>
              <w:t>Features</w:t>
            </w:r>
            <w:r w:rsidR="007E0BF9">
              <w:rPr>
                <w:noProof/>
                <w:webHidden/>
              </w:rPr>
              <w:tab/>
            </w:r>
            <w:r w:rsidR="007E0BF9">
              <w:rPr>
                <w:noProof/>
                <w:webHidden/>
              </w:rPr>
              <w:fldChar w:fldCharType="begin"/>
            </w:r>
            <w:r w:rsidR="007E0BF9">
              <w:rPr>
                <w:noProof/>
                <w:webHidden/>
              </w:rPr>
              <w:instrText xml:space="preserve"> PAGEREF _Toc66020767 \h </w:instrText>
            </w:r>
            <w:r w:rsidR="007E0BF9">
              <w:rPr>
                <w:noProof/>
                <w:webHidden/>
              </w:rPr>
            </w:r>
            <w:r w:rsidR="007E0BF9">
              <w:rPr>
                <w:noProof/>
                <w:webHidden/>
              </w:rPr>
              <w:fldChar w:fldCharType="separate"/>
            </w:r>
            <w:r w:rsidR="007E0BF9">
              <w:rPr>
                <w:noProof/>
                <w:webHidden/>
              </w:rPr>
              <w:t>7</w:t>
            </w:r>
            <w:r w:rsidR="007E0BF9">
              <w:rPr>
                <w:noProof/>
                <w:webHidden/>
              </w:rPr>
              <w:fldChar w:fldCharType="end"/>
            </w:r>
          </w:hyperlink>
        </w:p>
        <w:p w:rsidR="007E0BF9" w:rsidRDefault="00876B81" w14:paraId="60BD1B5C" w14:textId="4B31BB4C">
          <w:pPr>
            <w:pStyle w:val="TOC2"/>
            <w:tabs>
              <w:tab w:val="left" w:pos="806"/>
              <w:tab w:val="right" w:leader="dot" w:pos="9350"/>
            </w:tabs>
            <w:rPr>
              <w:rFonts w:asciiTheme="minorHAnsi" w:hAnsiTheme="minorHAnsi" w:eastAsiaTheme="minorEastAsia" w:cstheme="minorBidi"/>
              <w:bCs w:val="0"/>
              <w:noProof/>
              <w:sz w:val="24"/>
              <w:szCs w:val="24"/>
              <w:lang w:eastAsia="ko-KR"/>
            </w:rPr>
          </w:pPr>
          <w:hyperlink w:history="1" w:anchor="_Toc66020768">
            <w:r w:rsidRPr="00B04D8A" w:rsidR="007E0BF9">
              <w:rPr>
                <w:rStyle w:val="Hyperlink"/>
                <w:noProof/>
              </w:rPr>
              <w:t>4.2.</w:t>
            </w:r>
            <w:r w:rsidR="007E0BF9">
              <w:rPr>
                <w:rFonts w:asciiTheme="minorHAnsi" w:hAnsiTheme="minorHAnsi" w:eastAsiaTheme="minorEastAsia" w:cstheme="minorBidi"/>
                <w:bCs w:val="0"/>
                <w:noProof/>
                <w:sz w:val="24"/>
                <w:szCs w:val="24"/>
                <w:lang w:eastAsia="ko-KR"/>
              </w:rPr>
              <w:tab/>
            </w:r>
            <w:r w:rsidRPr="00B04D8A" w:rsidR="007E0BF9">
              <w:rPr>
                <w:rStyle w:val="Hyperlink"/>
                <w:noProof/>
              </w:rPr>
              <w:t>GCP Dialogflow Engine</w:t>
            </w:r>
            <w:r w:rsidR="007E0BF9">
              <w:rPr>
                <w:noProof/>
                <w:webHidden/>
              </w:rPr>
              <w:tab/>
            </w:r>
            <w:r w:rsidR="007E0BF9">
              <w:rPr>
                <w:noProof/>
                <w:webHidden/>
              </w:rPr>
              <w:fldChar w:fldCharType="begin"/>
            </w:r>
            <w:r w:rsidR="007E0BF9">
              <w:rPr>
                <w:noProof/>
                <w:webHidden/>
              </w:rPr>
              <w:instrText xml:space="preserve"> PAGEREF _Toc66020768 \h </w:instrText>
            </w:r>
            <w:r w:rsidR="007E0BF9">
              <w:rPr>
                <w:noProof/>
                <w:webHidden/>
              </w:rPr>
            </w:r>
            <w:r w:rsidR="007E0BF9">
              <w:rPr>
                <w:noProof/>
                <w:webHidden/>
              </w:rPr>
              <w:fldChar w:fldCharType="separate"/>
            </w:r>
            <w:r w:rsidR="007E0BF9">
              <w:rPr>
                <w:noProof/>
                <w:webHidden/>
              </w:rPr>
              <w:t>8</w:t>
            </w:r>
            <w:r w:rsidR="007E0BF9">
              <w:rPr>
                <w:noProof/>
                <w:webHidden/>
              </w:rPr>
              <w:fldChar w:fldCharType="end"/>
            </w:r>
          </w:hyperlink>
        </w:p>
        <w:p w:rsidR="007E0BF9" w:rsidRDefault="00876B81" w14:paraId="51CF7914" w14:textId="5C775479">
          <w:pPr>
            <w:pStyle w:val="TOC3"/>
            <w:tabs>
              <w:tab w:val="right" w:leader="dot" w:pos="9350"/>
            </w:tabs>
            <w:rPr>
              <w:rFonts w:asciiTheme="minorHAnsi" w:hAnsiTheme="minorHAnsi" w:eastAsiaTheme="minorEastAsia" w:cstheme="minorBidi"/>
              <w:noProof/>
              <w:sz w:val="24"/>
              <w:szCs w:val="24"/>
              <w:lang w:eastAsia="ko-KR"/>
            </w:rPr>
          </w:pPr>
          <w:hyperlink w:history="1" w:anchor="_Toc66020769">
            <w:r w:rsidRPr="00B04D8A" w:rsidR="007E0BF9">
              <w:rPr>
                <w:rStyle w:val="Hyperlink"/>
                <w:noProof/>
              </w:rPr>
              <w:t>Prerequisites</w:t>
            </w:r>
            <w:r w:rsidR="007E0BF9">
              <w:rPr>
                <w:noProof/>
                <w:webHidden/>
              </w:rPr>
              <w:tab/>
            </w:r>
            <w:r w:rsidR="007E0BF9">
              <w:rPr>
                <w:noProof/>
                <w:webHidden/>
              </w:rPr>
              <w:fldChar w:fldCharType="begin"/>
            </w:r>
            <w:r w:rsidR="007E0BF9">
              <w:rPr>
                <w:noProof/>
                <w:webHidden/>
              </w:rPr>
              <w:instrText xml:space="preserve"> PAGEREF _Toc66020769 \h </w:instrText>
            </w:r>
            <w:r w:rsidR="007E0BF9">
              <w:rPr>
                <w:noProof/>
                <w:webHidden/>
              </w:rPr>
            </w:r>
            <w:r w:rsidR="007E0BF9">
              <w:rPr>
                <w:noProof/>
                <w:webHidden/>
              </w:rPr>
              <w:fldChar w:fldCharType="separate"/>
            </w:r>
            <w:r w:rsidR="007E0BF9">
              <w:rPr>
                <w:noProof/>
                <w:webHidden/>
              </w:rPr>
              <w:t>8</w:t>
            </w:r>
            <w:r w:rsidR="007E0BF9">
              <w:rPr>
                <w:noProof/>
                <w:webHidden/>
              </w:rPr>
              <w:fldChar w:fldCharType="end"/>
            </w:r>
          </w:hyperlink>
        </w:p>
        <w:p w:rsidR="007E0BF9" w:rsidRDefault="00876B81" w14:paraId="1F64DA3F" w14:textId="40A2603D">
          <w:pPr>
            <w:pStyle w:val="TOC3"/>
            <w:tabs>
              <w:tab w:val="right" w:leader="dot" w:pos="9350"/>
            </w:tabs>
            <w:rPr>
              <w:rFonts w:asciiTheme="minorHAnsi" w:hAnsiTheme="minorHAnsi" w:eastAsiaTheme="minorEastAsia" w:cstheme="minorBidi"/>
              <w:noProof/>
              <w:sz w:val="24"/>
              <w:szCs w:val="24"/>
              <w:lang w:eastAsia="ko-KR"/>
            </w:rPr>
          </w:pPr>
          <w:hyperlink w:history="1" w:anchor="_Toc66020770">
            <w:r w:rsidRPr="00B04D8A" w:rsidR="007E0BF9">
              <w:rPr>
                <w:rStyle w:val="Hyperlink"/>
                <w:noProof/>
              </w:rPr>
              <w:t>Features</w:t>
            </w:r>
            <w:r w:rsidR="007E0BF9">
              <w:rPr>
                <w:noProof/>
                <w:webHidden/>
              </w:rPr>
              <w:tab/>
            </w:r>
            <w:r w:rsidR="007E0BF9">
              <w:rPr>
                <w:noProof/>
                <w:webHidden/>
              </w:rPr>
              <w:fldChar w:fldCharType="begin"/>
            </w:r>
            <w:r w:rsidR="007E0BF9">
              <w:rPr>
                <w:noProof/>
                <w:webHidden/>
              </w:rPr>
              <w:instrText xml:space="preserve"> PAGEREF _Toc66020770 \h </w:instrText>
            </w:r>
            <w:r w:rsidR="007E0BF9">
              <w:rPr>
                <w:noProof/>
                <w:webHidden/>
              </w:rPr>
            </w:r>
            <w:r w:rsidR="007E0BF9">
              <w:rPr>
                <w:noProof/>
                <w:webHidden/>
              </w:rPr>
              <w:fldChar w:fldCharType="separate"/>
            </w:r>
            <w:r w:rsidR="007E0BF9">
              <w:rPr>
                <w:noProof/>
                <w:webHidden/>
              </w:rPr>
              <w:t>8</w:t>
            </w:r>
            <w:r w:rsidR="007E0BF9">
              <w:rPr>
                <w:noProof/>
                <w:webHidden/>
              </w:rPr>
              <w:fldChar w:fldCharType="end"/>
            </w:r>
          </w:hyperlink>
        </w:p>
        <w:p w:rsidR="007E0BF9" w:rsidRDefault="00876B81" w14:paraId="7B155E87" w14:textId="340147ED">
          <w:pPr>
            <w:pStyle w:val="TOC1"/>
            <w:rPr>
              <w:rFonts w:asciiTheme="minorHAnsi" w:hAnsiTheme="minorHAnsi" w:eastAsiaTheme="minorEastAsia" w:cstheme="minorBidi"/>
              <w:b w:val="0"/>
              <w:bCs w:val="0"/>
              <w:noProof/>
              <w:sz w:val="24"/>
              <w:lang w:eastAsia="ko-KR"/>
            </w:rPr>
          </w:pPr>
          <w:hyperlink w:history="1" w:anchor="_Toc66020771">
            <w:r w:rsidRPr="00B04D8A" w:rsidR="007E0BF9">
              <w:rPr>
                <w:rStyle w:val="Hyperlink"/>
                <w:noProof/>
              </w:rPr>
              <w:t>5.</w:t>
            </w:r>
            <w:r w:rsidR="007E0BF9">
              <w:rPr>
                <w:rFonts w:asciiTheme="minorHAnsi" w:hAnsiTheme="minorHAnsi" w:eastAsiaTheme="minorEastAsia" w:cstheme="minorBidi"/>
                <w:b w:val="0"/>
                <w:bCs w:val="0"/>
                <w:noProof/>
                <w:sz w:val="24"/>
                <w:lang w:eastAsia="ko-KR"/>
              </w:rPr>
              <w:tab/>
            </w:r>
            <w:r w:rsidRPr="00B04D8A" w:rsidR="007E0BF9">
              <w:rPr>
                <w:rStyle w:val="Hyperlink"/>
                <w:noProof/>
              </w:rPr>
              <w:t>Software Installation</w:t>
            </w:r>
            <w:r w:rsidR="007E0BF9">
              <w:rPr>
                <w:noProof/>
                <w:webHidden/>
              </w:rPr>
              <w:tab/>
            </w:r>
            <w:r w:rsidR="007E0BF9">
              <w:rPr>
                <w:noProof/>
                <w:webHidden/>
              </w:rPr>
              <w:fldChar w:fldCharType="begin"/>
            </w:r>
            <w:r w:rsidR="007E0BF9">
              <w:rPr>
                <w:noProof/>
                <w:webHidden/>
              </w:rPr>
              <w:instrText xml:space="preserve"> PAGEREF _Toc66020771 \h </w:instrText>
            </w:r>
            <w:r w:rsidR="007E0BF9">
              <w:rPr>
                <w:noProof/>
                <w:webHidden/>
              </w:rPr>
            </w:r>
            <w:r w:rsidR="007E0BF9">
              <w:rPr>
                <w:noProof/>
                <w:webHidden/>
              </w:rPr>
              <w:fldChar w:fldCharType="separate"/>
            </w:r>
            <w:r w:rsidR="007E0BF9">
              <w:rPr>
                <w:noProof/>
                <w:webHidden/>
              </w:rPr>
              <w:t>8</w:t>
            </w:r>
            <w:r w:rsidR="007E0BF9">
              <w:rPr>
                <w:noProof/>
                <w:webHidden/>
              </w:rPr>
              <w:fldChar w:fldCharType="end"/>
            </w:r>
          </w:hyperlink>
        </w:p>
        <w:p w:rsidR="007E0BF9" w:rsidRDefault="00876B81" w14:paraId="7DD8515B" w14:textId="7A051A45">
          <w:pPr>
            <w:pStyle w:val="TOC2"/>
            <w:tabs>
              <w:tab w:val="left" w:pos="806"/>
              <w:tab w:val="right" w:leader="dot" w:pos="9350"/>
            </w:tabs>
            <w:rPr>
              <w:rFonts w:asciiTheme="minorHAnsi" w:hAnsiTheme="minorHAnsi" w:eastAsiaTheme="minorEastAsia" w:cstheme="minorBidi"/>
              <w:bCs w:val="0"/>
              <w:noProof/>
              <w:sz w:val="24"/>
              <w:szCs w:val="24"/>
              <w:lang w:eastAsia="ko-KR"/>
            </w:rPr>
          </w:pPr>
          <w:hyperlink w:history="1" w:anchor="_Toc66020772">
            <w:r w:rsidRPr="00B04D8A" w:rsidR="007E0BF9">
              <w:rPr>
                <w:rStyle w:val="Hyperlink"/>
                <w:noProof/>
              </w:rPr>
              <w:t>5.1.</w:t>
            </w:r>
            <w:r w:rsidR="007E0BF9">
              <w:rPr>
                <w:rFonts w:asciiTheme="minorHAnsi" w:hAnsiTheme="minorHAnsi" w:eastAsiaTheme="minorEastAsia" w:cstheme="minorBidi"/>
                <w:bCs w:val="0"/>
                <w:noProof/>
                <w:sz w:val="24"/>
                <w:szCs w:val="24"/>
                <w:lang w:eastAsia="ko-KR"/>
              </w:rPr>
              <w:tab/>
            </w:r>
            <w:r w:rsidRPr="00B04D8A" w:rsidR="007E0BF9">
              <w:rPr>
                <w:rStyle w:val="Hyperlink"/>
                <w:noProof/>
              </w:rPr>
              <w:t>REST API</w:t>
            </w:r>
            <w:r w:rsidR="007E0BF9">
              <w:rPr>
                <w:noProof/>
                <w:webHidden/>
              </w:rPr>
              <w:tab/>
            </w:r>
            <w:r w:rsidR="007E0BF9">
              <w:rPr>
                <w:noProof/>
                <w:webHidden/>
              </w:rPr>
              <w:fldChar w:fldCharType="begin"/>
            </w:r>
            <w:r w:rsidR="007E0BF9">
              <w:rPr>
                <w:noProof/>
                <w:webHidden/>
              </w:rPr>
              <w:instrText xml:space="preserve"> PAGEREF _Toc66020772 \h </w:instrText>
            </w:r>
            <w:r w:rsidR="007E0BF9">
              <w:rPr>
                <w:noProof/>
                <w:webHidden/>
              </w:rPr>
            </w:r>
            <w:r w:rsidR="007E0BF9">
              <w:rPr>
                <w:noProof/>
                <w:webHidden/>
              </w:rPr>
              <w:fldChar w:fldCharType="separate"/>
            </w:r>
            <w:r w:rsidR="007E0BF9">
              <w:rPr>
                <w:noProof/>
                <w:webHidden/>
              </w:rPr>
              <w:t>8</w:t>
            </w:r>
            <w:r w:rsidR="007E0BF9">
              <w:rPr>
                <w:noProof/>
                <w:webHidden/>
              </w:rPr>
              <w:fldChar w:fldCharType="end"/>
            </w:r>
          </w:hyperlink>
        </w:p>
        <w:p w:rsidR="007E0BF9" w:rsidRDefault="00876B81" w14:paraId="6EB61B0C" w14:textId="203E71EE">
          <w:pPr>
            <w:pStyle w:val="TOC3"/>
            <w:tabs>
              <w:tab w:val="right" w:leader="dot" w:pos="9350"/>
            </w:tabs>
            <w:rPr>
              <w:rFonts w:asciiTheme="minorHAnsi" w:hAnsiTheme="minorHAnsi" w:eastAsiaTheme="minorEastAsia" w:cstheme="minorBidi"/>
              <w:noProof/>
              <w:sz w:val="24"/>
              <w:szCs w:val="24"/>
              <w:lang w:eastAsia="ko-KR"/>
            </w:rPr>
          </w:pPr>
          <w:hyperlink w:history="1" w:anchor="_Toc66020773">
            <w:r w:rsidRPr="00B04D8A" w:rsidR="007E0BF9">
              <w:rPr>
                <w:rStyle w:val="Hyperlink"/>
                <w:noProof/>
              </w:rPr>
              <w:t>Prerequisites</w:t>
            </w:r>
            <w:r w:rsidR="007E0BF9">
              <w:rPr>
                <w:noProof/>
                <w:webHidden/>
              </w:rPr>
              <w:tab/>
            </w:r>
            <w:r w:rsidR="007E0BF9">
              <w:rPr>
                <w:noProof/>
                <w:webHidden/>
              </w:rPr>
              <w:fldChar w:fldCharType="begin"/>
            </w:r>
            <w:r w:rsidR="007E0BF9">
              <w:rPr>
                <w:noProof/>
                <w:webHidden/>
              </w:rPr>
              <w:instrText xml:space="preserve"> PAGEREF _Toc66020773 \h </w:instrText>
            </w:r>
            <w:r w:rsidR="007E0BF9">
              <w:rPr>
                <w:noProof/>
                <w:webHidden/>
              </w:rPr>
            </w:r>
            <w:r w:rsidR="007E0BF9">
              <w:rPr>
                <w:noProof/>
                <w:webHidden/>
              </w:rPr>
              <w:fldChar w:fldCharType="separate"/>
            </w:r>
            <w:r w:rsidR="007E0BF9">
              <w:rPr>
                <w:noProof/>
                <w:webHidden/>
              </w:rPr>
              <w:t>8</w:t>
            </w:r>
            <w:r w:rsidR="007E0BF9">
              <w:rPr>
                <w:noProof/>
                <w:webHidden/>
              </w:rPr>
              <w:fldChar w:fldCharType="end"/>
            </w:r>
          </w:hyperlink>
        </w:p>
        <w:p w:rsidR="007E0BF9" w:rsidRDefault="00876B81" w14:paraId="5B389976" w14:textId="63A55DFC">
          <w:pPr>
            <w:pStyle w:val="TOC3"/>
            <w:tabs>
              <w:tab w:val="right" w:leader="dot" w:pos="9350"/>
            </w:tabs>
            <w:rPr>
              <w:rFonts w:asciiTheme="minorHAnsi" w:hAnsiTheme="minorHAnsi" w:eastAsiaTheme="minorEastAsia" w:cstheme="minorBidi"/>
              <w:noProof/>
              <w:sz w:val="24"/>
              <w:szCs w:val="24"/>
              <w:lang w:eastAsia="ko-KR"/>
            </w:rPr>
          </w:pPr>
          <w:hyperlink w:history="1" w:anchor="_Toc66020774">
            <w:r w:rsidRPr="00B04D8A" w:rsidR="007E0BF9">
              <w:rPr>
                <w:rStyle w:val="Hyperlink"/>
                <w:noProof/>
              </w:rPr>
              <w:t>Installations Steps</w:t>
            </w:r>
            <w:r w:rsidR="007E0BF9">
              <w:rPr>
                <w:noProof/>
                <w:webHidden/>
              </w:rPr>
              <w:tab/>
            </w:r>
            <w:r w:rsidR="007E0BF9">
              <w:rPr>
                <w:noProof/>
                <w:webHidden/>
              </w:rPr>
              <w:fldChar w:fldCharType="begin"/>
            </w:r>
            <w:r w:rsidR="007E0BF9">
              <w:rPr>
                <w:noProof/>
                <w:webHidden/>
              </w:rPr>
              <w:instrText xml:space="preserve"> PAGEREF _Toc66020774 \h </w:instrText>
            </w:r>
            <w:r w:rsidR="007E0BF9">
              <w:rPr>
                <w:noProof/>
                <w:webHidden/>
              </w:rPr>
            </w:r>
            <w:r w:rsidR="007E0BF9">
              <w:rPr>
                <w:noProof/>
                <w:webHidden/>
              </w:rPr>
              <w:fldChar w:fldCharType="separate"/>
            </w:r>
            <w:r w:rsidR="007E0BF9">
              <w:rPr>
                <w:noProof/>
                <w:webHidden/>
              </w:rPr>
              <w:t>8</w:t>
            </w:r>
            <w:r w:rsidR="007E0BF9">
              <w:rPr>
                <w:noProof/>
                <w:webHidden/>
              </w:rPr>
              <w:fldChar w:fldCharType="end"/>
            </w:r>
          </w:hyperlink>
        </w:p>
        <w:p w:rsidR="007E0BF9" w:rsidRDefault="00876B81" w14:paraId="256438AF" w14:textId="337BDB2D">
          <w:pPr>
            <w:pStyle w:val="TOC3"/>
            <w:tabs>
              <w:tab w:val="right" w:leader="dot" w:pos="9350"/>
            </w:tabs>
            <w:rPr>
              <w:rFonts w:asciiTheme="minorHAnsi" w:hAnsiTheme="minorHAnsi" w:eastAsiaTheme="minorEastAsia" w:cstheme="minorBidi"/>
              <w:noProof/>
              <w:sz w:val="24"/>
              <w:szCs w:val="24"/>
              <w:lang w:eastAsia="ko-KR"/>
            </w:rPr>
          </w:pPr>
          <w:hyperlink w:history="1" w:anchor="_Toc66020775">
            <w:r w:rsidRPr="00B04D8A" w:rsidR="007E0BF9">
              <w:rPr>
                <w:rStyle w:val="Hyperlink"/>
                <w:noProof/>
              </w:rPr>
              <w:t>Configuration</w:t>
            </w:r>
            <w:r w:rsidR="007E0BF9">
              <w:rPr>
                <w:noProof/>
                <w:webHidden/>
              </w:rPr>
              <w:tab/>
            </w:r>
            <w:r w:rsidR="007E0BF9">
              <w:rPr>
                <w:noProof/>
                <w:webHidden/>
              </w:rPr>
              <w:fldChar w:fldCharType="begin"/>
            </w:r>
            <w:r w:rsidR="007E0BF9">
              <w:rPr>
                <w:noProof/>
                <w:webHidden/>
              </w:rPr>
              <w:instrText xml:space="preserve"> PAGEREF _Toc66020775 \h </w:instrText>
            </w:r>
            <w:r w:rsidR="007E0BF9">
              <w:rPr>
                <w:noProof/>
                <w:webHidden/>
              </w:rPr>
            </w:r>
            <w:r w:rsidR="007E0BF9">
              <w:rPr>
                <w:noProof/>
                <w:webHidden/>
              </w:rPr>
              <w:fldChar w:fldCharType="separate"/>
            </w:r>
            <w:r w:rsidR="007E0BF9">
              <w:rPr>
                <w:noProof/>
                <w:webHidden/>
              </w:rPr>
              <w:t>10</w:t>
            </w:r>
            <w:r w:rsidR="007E0BF9">
              <w:rPr>
                <w:noProof/>
                <w:webHidden/>
              </w:rPr>
              <w:fldChar w:fldCharType="end"/>
            </w:r>
          </w:hyperlink>
        </w:p>
        <w:p w:rsidR="007E0BF9" w:rsidRDefault="00876B81" w14:paraId="10DF4BDF" w14:textId="18A7A89C">
          <w:pPr>
            <w:pStyle w:val="TOC3"/>
            <w:tabs>
              <w:tab w:val="right" w:leader="dot" w:pos="9350"/>
            </w:tabs>
            <w:rPr>
              <w:rFonts w:asciiTheme="minorHAnsi" w:hAnsiTheme="minorHAnsi" w:eastAsiaTheme="minorEastAsia" w:cstheme="minorBidi"/>
              <w:noProof/>
              <w:sz w:val="24"/>
              <w:szCs w:val="24"/>
              <w:lang w:eastAsia="ko-KR"/>
            </w:rPr>
          </w:pPr>
          <w:hyperlink w:history="1" w:anchor="_Toc66020776">
            <w:r w:rsidRPr="00B04D8A" w:rsidR="007E0BF9">
              <w:rPr>
                <w:rStyle w:val="Hyperlink"/>
                <w:noProof/>
              </w:rPr>
              <w:t>Configured Values</w:t>
            </w:r>
            <w:r w:rsidR="007E0BF9">
              <w:rPr>
                <w:noProof/>
                <w:webHidden/>
              </w:rPr>
              <w:tab/>
            </w:r>
            <w:r w:rsidR="007E0BF9">
              <w:rPr>
                <w:noProof/>
                <w:webHidden/>
              </w:rPr>
              <w:fldChar w:fldCharType="begin"/>
            </w:r>
            <w:r w:rsidR="007E0BF9">
              <w:rPr>
                <w:noProof/>
                <w:webHidden/>
              </w:rPr>
              <w:instrText xml:space="preserve"> PAGEREF _Toc66020776 \h </w:instrText>
            </w:r>
            <w:r w:rsidR="007E0BF9">
              <w:rPr>
                <w:noProof/>
                <w:webHidden/>
              </w:rPr>
            </w:r>
            <w:r w:rsidR="007E0BF9">
              <w:rPr>
                <w:noProof/>
                <w:webHidden/>
              </w:rPr>
              <w:fldChar w:fldCharType="separate"/>
            </w:r>
            <w:r w:rsidR="007E0BF9">
              <w:rPr>
                <w:noProof/>
                <w:webHidden/>
              </w:rPr>
              <w:t>10</w:t>
            </w:r>
            <w:r w:rsidR="007E0BF9">
              <w:rPr>
                <w:noProof/>
                <w:webHidden/>
              </w:rPr>
              <w:fldChar w:fldCharType="end"/>
            </w:r>
          </w:hyperlink>
        </w:p>
        <w:p w:rsidR="007E0BF9" w:rsidRDefault="00876B81" w14:paraId="616E69A0" w14:textId="3D0887F5">
          <w:pPr>
            <w:pStyle w:val="TOC3"/>
            <w:tabs>
              <w:tab w:val="right" w:leader="dot" w:pos="9350"/>
            </w:tabs>
            <w:rPr>
              <w:rFonts w:asciiTheme="minorHAnsi" w:hAnsiTheme="minorHAnsi" w:eastAsiaTheme="minorEastAsia" w:cstheme="minorBidi"/>
              <w:noProof/>
              <w:sz w:val="24"/>
              <w:szCs w:val="24"/>
              <w:lang w:eastAsia="ko-KR"/>
            </w:rPr>
          </w:pPr>
          <w:hyperlink w:history="1" w:anchor="_Toc66020777">
            <w:r w:rsidRPr="00B04D8A" w:rsidR="007E0BF9">
              <w:rPr>
                <w:rStyle w:val="Hyperlink"/>
                <w:noProof/>
              </w:rPr>
              <w:t>Administration</w:t>
            </w:r>
            <w:r w:rsidR="007E0BF9">
              <w:rPr>
                <w:noProof/>
                <w:webHidden/>
              </w:rPr>
              <w:tab/>
            </w:r>
            <w:r w:rsidR="007E0BF9">
              <w:rPr>
                <w:noProof/>
                <w:webHidden/>
              </w:rPr>
              <w:fldChar w:fldCharType="begin"/>
            </w:r>
            <w:r w:rsidR="007E0BF9">
              <w:rPr>
                <w:noProof/>
                <w:webHidden/>
              </w:rPr>
              <w:instrText xml:space="preserve"> PAGEREF _Toc66020777 \h </w:instrText>
            </w:r>
            <w:r w:rsidR="007E0BF9">
              <w:rPr>
                <w:noProof/>
                <w:webHidden/>
              </w:rPr>
            </w:r>
            <w:r w:rsidR="007E0BF9">
              <w:rPr>
                <w:noProof/>
                <w:webHidden/>
              </w:rPr>
              <w:fldChar w:fldCharType="separate"/>
            </w:r>
            <w:r w:rsidR="007E0BF9">
              <w:rPr>
                <w:noProof/>
                <w:webHidden/>
              </w:rPr>
              <w:t>10</w:t>
            </w:r>
            <w:r w:rsidR="007E0BF9">
              <w:rPr>
                <w:noProof/>
                <w:webHidden/>
              </w:rPr>
              <w:fldChar w:fldCharType="end"/>
            </w:r>
          </w:hyperlink>
        </w:p>
        <w:p w:rsidR="007E0BF9" w:rsidRDefault="00876B81" w14:paraId="63D70121" w14:textId="2C7ADA80">
          <w:pPr>
            <w:pStyle w:val="TOC2"/>
            <w:tabs>
              <w:tab w:val="left" w:pos="806"/>
              <w:tab w:val="right" w:leader="dot" w:pos="9350"/>
            </w:tabs>
            <w:rPr>
              <w:rFonts w:asciiTheme="minorHAnsi" w:hAnsiTheme="minorHAnsi" w:eastAsiaTheme="minorEastAsia" w:cstheme="minorBidi"/>
              <w:bCs w:val="0"/>
              <w:noProof/>
              <w:sz w:val="24"/>
              <w:szCs w:val="24"/>
              <w:lang w:eastAsia="ko-KR"/>
            </w:rPr>
          </w:pPr>
          <w:hyperlink w:history="1" w:anchor="_Toc66020778">
            <w:r w:rsidRPr="00B04D8A" w:rsidR="007E0BF9">
              <w:rPr>
                <w:rStyle w:val="Hyperlink"/>
                <w:noProof/>
              </w:rPr>
              <w:t>5.2.</w:t>
            </w:r>
            <w:r w:rsidR="007E0BF9">
              <w:rPr>
                <w:rFonts w:asciiTheme="minorHAnsi" w:hAnsiTheme="minorHAnsi" w:eastAsiaTheme="minorEastAsia" w:cstheme="minorBidi"/>
                <w:bCs w:val="0"/>
                <w:noProof/>
                <w:sz w:val="24"/>
                <w:szCs w:val="24"/>
                <w:lang w:eastAsia="ko-KR"/>
              </w:rPr>
              <w:tab/>
            </w:r>
            <w:r w:rsidRPr="00B04D8A" w:rsidR="007E0BF9">
              <w:rPr>
                <w:rStyle w:val="Hyperlink"/>
                <w:noProof/>
              </w:rPr>
              <w:t>GCP Dialogflow Engine</w:t>
            </w:r>
            <w:r w:rsidR="007E0BF9">
              <w:rPr>
                <w:noProof/>
                <w:webHidden/>
              </w:rPr>
              <w:tab/>
            </w:r>
            <w:r w:rsidR="007E0BF9">
              <w:rPr>
                <w:noProof/>
                <w:webHidden/>
              </w:rPr>
              <w:fldChar w:fldCharType="begin"/>
            </w:r>
            <w:r w:rsidR="007E0BF9">
              <w:rPr>
                <w:noProof/>
                <w:webHidden/>
              </w:rPr>
              <w:instrText xml:space="preserve"> PAGEREF _Toc66020778 \h </w:instrText>
            </w:r>
            <w:r w:rsidR="007E0BF9">
              <w:rPr>
                <w:noProof/>
                <w:webHidden/>
              </w:rPr>
            </w:r>
            <w:r w:rsidR="007E0BF9">
              <w:rPr>
                <w:noProof/>
                <w:webHidden/>
              </w:rPr>
              <w:fldChar w:fldCharType="separate"/>
            </w:r>
            <w:r w:rsidR="007E0BF9">
              <w:rPr>
                <w:noProof/>
                <w:webHidden/>
              </w:rPr>
              <w:t>10</w:t>
            </w:r>
            <w:r w:rsidR="007E0BF9">
              <w:rPr>
                <w:noProof/>
                <w:webHidden/>
              </w:rPr>
              <w:fldChar w:fldCharType="end"/>
            </w:r>
          </w:hyperlink>
        </w:p>
        <w:p w:rsidR="007E0BF9" w:rsidRDefault="00876B81" w14:paraId="4A533F4E" w14:textId="688AD742">
          <w:pPr>
            <w:pStyle w:val="TOC3"/>
            <w:tabs>
              <w:tab w:val="right" w:leader="dot" w:pos="9350"/>
            </w:tabs>
            <w:rPr>
              <w:rFonts w:asciiTheme="minorHAnsi" w:hAnsiTheme="minorHAnsi" w:eastAsiaTheme="minorEastAsia" w:cstheme="minorBidi"/>
              <w:noProof/>
              <w:sz w:val="24"/>
              <w:szCs w:val="24"/>
              <w:lang w:eastAsia="ko-KR"/>
            </w:rPr>
          </w:pPr>
          <w:hyperlink w:history="1" w:anchor="_Toc66020779">
            <w:r w:rsidRPr="00B04D8A" w:rsidR="007E0BF9">
              <w:rPr>
                <w:rStyle w:val="Hyperlink"/>
                <w:noProof/>
              </w:rPr>
              <w:t>Prerequisites</w:t>
            </w:r>
            <w:r w:rsidR="007E0BF9">
              <w:rPr>
                <w:noProof/>
                <w:webHidden/>
              </w:rPr>
              <w:tab/>
            </w:r>
            <w:r w:rsidR="007E0BF9">
              <w:rPr>
                <w:noProof/>
                <w:webHidden/>
              </w:rPr>
              <w:fldChar w:fldCharType="begin"/>
            </w:r>
            <w:r w:rsidR="007E0BF9">
              <w:rPr>
                <w:noProof/>
                <w:webHidden/>
              </w:rPr>
              <w:instrText xml:space="preserve"> PAGEREF _Toc66020779 \h </w:instrText>
            </w:r>
            <w:r w:rsidR="007E0BF9">
              <w:rPr>
                <w:noProof/>
                <w:webHidden/>
              </w:rPr>
            </w:r>
            <w:r w:rsidR="007E0BF9">
              <w:rPr>
                <w:noProof/>
                <w:webHidden/>
              </w:rPr>
              <w:fldChar w:fldCharType="separate"/>
            </w:r>
            <w:r w:rsidR="007E0BF9">
              <w:rPr>
                <w:noProof/>
                <w:webHidden/>
              </w:rPr>
              <w:t>10</w:t>
            </w:r>
            <w:r w:rsidR="007E0BF9">
              <w:rPr>
                <w:noProof/>
                <w:webHidden/>
              </w:rPr>
              <w:fldChar w:fldCharType="end"/>
            </w:r>
          </w:hyperlink>
        </w:p>
        <w:p w:rsidR="007E0BF9" w:rsidRDefault="00876B81" w14:paraId="76B077E3" w14:textId="5B5F8DC8">
          <w:pPr>
            <w:pStyle w:val="TOC3"/>
            <w:tabs>
              <w:tab w:val="right" w:leader="dot" w:pos="9350"/>
            </w:tabs>
            <w:rPr>
              <w:rFonts w:asciiTheme="minorHAnsi" w:hAnsiTheme="minorHAnsi" w:eastAsiaTheme="minorEastAsia" w:cstheme="minorBidi"/>
              <w:noProof/>
              <w:sz w:val="24"/>
              <w:szCs w:val="24"/>
              <w:lang w:eastAsia="ko-KR"/>
            </w:rPr>
          </w:pPr>
          <w:hyperlink w:history="1" w:anchor="_Toc66020780">
            <w:r w:rsidRPr="00B04D8A" w:rsidR="007E0BF9">
              <w:rPr>
                <w:rStyle w:val="Hyperlink"/>
                <w:noProof/>
              </w:rPr>
              <w:t>Installation Steps</w:t>
            </w:r>
            <w:r w:rsidR="007E0BF9">
              <w:rPr>
                <w:noProof/>
                <w:webHidden/>
              </w:rPr>
              <w:tab/>
            </w:r>
            <w:r w:rsidR="007E0BF9">
              <w:rPr>
                <w:noProof/>
                <w:webHidden/>
              </w:rPr>
              <w:fldChar w:fldCharType="begin"/>
            </w:r>
            <w:r w:rsidR="007E0BF9">
              <w:rPr>
                <w:noProof/>
                <w:webHidden/>
              </w:rPr>
              <w:instrText xml:space="preserve"> PAGEREF _Toc66020780 \h </w:instrText>
            </w:r>
            <w:r w:rsidR="007E0BF9">
              <w:rPr>
                <w:noProof/>
                <w:webHidden/>
              </w:rPr>
            </w:r>
            <w:r w:rsidR="007E0BF9">
              <w:rPr>
                <w:noProof/>
                <w:webHidden/>
              </w:rPr>
              <w:fldChar w:fldCharType="separate"/>
            </w:r>
            <w:r w:rsidR="007E0BF9">
              <w:rPr>
                <w:noProof/>
                <w:webHidden/>
              </w:rPr>
              <w:t>10</w:t>
            </w:r>
            <w:r w:rsidR="007E0BF9">
              <w:rPr>
                <w:noProof/>
                <w:webHidden/>
              </w:rPr>
              <w:fldChar w:fldCharType="end"/>
            </w:r>
          </w:hyperlink>
        </w:p>
        <w:p w:rsidR="007E0BF9" w:rsidRDefault="00876B81" w14:paraId="6AF43686" w14:textId="7F164DEE">
          <w:pPr>
            <w:pStyle w:val="TOC3"/>
            <w:tabs>
              <w:tab w:val="right" w:leader="dot" w:pos="9350"/>
            </w:tabs>
            <w:rPr>
              <w:rFonts w:asciiTheme="minorHAnsi" w:hAnsiTheme="minorHAnsi" w:eastAsiaTheme="minorEastAsia" w:cstheme="minorBidi"/>
              <w:noProof/>
              <w:sz w:val="24"/>
              <w:szCs w:val="24"/>
              <w:lang w:eastAsia="ko-KR"/>
            </w:rPr>
          </w:pPr>
          <w:hyperlink w:history="1" w:anchor="_Toc66020781">
            <w:r w:rsidRPr="00B04D8A" w:rsidR="007E0BF9">
              <w:rPr>
                <w:rStyle w:val="Hyperlink"/>
                <w:noProof/>
              </w:rPr>
              <w:t>Configuration</w:t>
            </w:r>
            <w:r w:rsidR="007E0BF9">
              <w:rPr>
                <w:noProof/>
                <w:webHidden/>
              </w:rPr>
              <w:tab/>
            </w:r>
            <w:r w:rsidR="007E0BF9">
              <w:rPr>
                <w:noProof/>
                <w:webHidden/>
              </w:rPr>
              <w:fldChar w:fldCharType="begin"/>
            </w:r>
            <w:r w:rsidR="007E0BF9">
              <w:rPr>
                <w:noProof/>
                <w:webHidden/>
              </w:rPr>
              <w:instrText xml:space="preserve"> PAGEREF _Toc66020781 \h </w:instrText>
            </w:r>
            <w:r w:rsidR="007E0BF9">
              <w:rPr>
                <w:noProof/>
                <w:webHidden/>
              </w:rPr>
            </w:r>
            <w:r w:rsidR="007E0BF9">
              <w:rPr>
                <w:noProof/>
                <w:webHidden/>
              </w:rPr>
              <w:fldChar w:fldCharType="separate"/>
            </w:r>
            <w:r w:rsidR="007E0BF9">
              <w:rPr>
                <w:noProof/>
                <w:webHidden/>
              </w:rPr>
              <w:t>11</w:t>
            </w:r>
            <w:r w:rsidR="007E0BF9">
              <w:rPr>
                <w:noProof/>
                <w:webHidden/>
              </w:rPr>
              <w:fldChar w:fldCharType="end"/>
            </w:r>
          </w:hyperlink>
        </w:p>
        <w:p w:rsidR="007E0BF9" w:rsidRDefault="00876B81" w14:paraId="35DCA4A6" w14:textId="1529D67A">
          <w:pPr>
            <w:pStyle w:val="TOC3"/>
            <w:tabs>
              <w:tab w:val="right" w:leader="dot" w:pos="9350"/>
            </w:tabs>
            <w:rPr>
              <w:rFonts w:asciiTheme="minorHAnsi" w:hAnsiTheme="minorHAnsi" w:eastAsiaTheme="minorEastAsia" w:cstheme="minorBidi"/>
              <w:noProof/>
              <w:sz w:val="24"/>
              <w:szCs w:val="24"/>
              <w:lang w:eastAsia="ko-KR"/>
            </w:rPr>
          </w:pPr>
          <w:hyperlink w:history="1" w:anchor="_Toc66020782">
            <w:r w:rsidRPr="00B04D8A" w:rsidR="007E0BF9">
              <w:rPr>
                <w:rStyle w:val="Hyperlink"/>
                <w:noProof/>
              </w:rPr>
              <w:t>Configured Values</w:t>
            </w:r>
            <w:r w:rsidR="007E0BF9">
              <w:rPr>
                <w:noProof/>
                <w:webHidden/>
              </w:rPr>
              <w:tab/>
            </w:r>
            <w:r w:rsidR="007E0BF9">
              <w:rPr>
                <w:noProof/>
                <w:webHidden/>
              </w:rPr>
              <w:fldChar w:fldCharType="begin"/>
            </w:r>
            <w:r w:rsidR="007E0BF9">
              <w:rPr>
                <w:noProof/>
                <w:webHidden/>
              </w:rPr>
              <w:instrText xml:space="preserve"> PAGEREF _Toc66020782 \h </w:instrText>
            </w:r>
            <w:r w:rsidR="007E0BF9">
              <w:rPr>
                <w:noProof/>
                <w:webHidden/>
              </w:rPr>
            </w:r>
            <w:r w:rsidR="007E0BF9">
              <w:rPr>
                <w:noProof/>
                <w:webHidden/>
              </w:rPr>
              <w:fldChar w:fldCharType="separate"/>
            </w:r>
            <w:r w:rsidR="007E0BF9">
              <w:rPr>
                <w:noProof/>
                <w:webHidden/>
              </w:rPr>
              <w:t>11</w:t>
            </w:r>
            <w:r w:rsidR="007E0BF9">
              <w:rPr>
                <w:noProof/>
                <w:webHidden/>
              </w:rPr>
              <w:fldChar w:fldCharType="end"/>
            </w:r>
          </w:hyperlink>
        </w:p>
        <w:p w:rsidR="007E0BF9" w:rsidRDefault="00876B81" w14:paraId="6CA5326B" w14:textId="39B55DD2">
          <w:pPr>
            <w:pStyle w:val="TOC3"/>
            <w:tabs>
              <w:tab w:val="right" w:leader="dot" w:pos="9350"/>
            </w:tabs>
            <w:rPr>
              <w:rFonts w:asciiTheme="minorHAnsi" w:hAnsiTheme="minorHAnsi" w:eastAsiaTheme="minorEastAsia" w:cstheme="minorBidi"/>
              <w:noProof/>
              <w:sz w:val="24"/>
              <w:szCs w:val="24"/>
              <w:lang w:eastAsia="ko-KR"/>
            </w:rPr>
          </w:pPr>
          <w:hyperlink w:history="1" w:anchor="_Toc66020783">
            <w:r w:rsidRPr="00B04D8A" w:rsidR="007E0BF9">
              <w:rPr>
                <w:rStyle w:val="Hyperlink"/>
                <w:noProof/>
              </w:rPr>
              <w:t>Administration</w:t>
            </w:r>
            <w:r w:rsidR="007E0BF9">
              <w:rPr>
                <w:noProof/>
                <w:webHidden/>
              </w:rPr>
              <w:tab/>
            </w:r>
            <w:r w:rsidR="007E0BF9">
              <w:rPr>
                <w:noProof/>
                <w:webHidden/>
              </w:rPr>
              <w:fldChar w:fldCharType="begin"/>
            </w:r>
            <w:r w:rsidR="007E0BF9">
              <w:rPr>
                <w:noProof/>
                <w:webHidden/>
              </w:rPr>
              <w:instrText xml:space="preserve"> PAGEREF _Toc66020783 \h </w:instrText>
            </w:r>
            <w:r w:rsidR="007E0BF9">
              <w:rPr>
                <w:noProof/>
                <w:webHidden/>
              </w:rPr>
            </w:r>
            <w:r w:rsidR="007E0BF9">
              <w:rPr>
                <w:noProof/>
                <w:webHidden/>
              </w:rPr>
              <w:fldChar w:fldCharType="separate"/>
            </w:r>
            <w:r w:rsidR="007E0BF9">
              <w:rPr>
                <w:noProof/>
                <w:webHidden/>
              </w:rPr>
              <w:t>11</w:t>
            </w:r>
            <w:r w:rsidR="007E0BF9">
              <w:rPr>
                <w:noProof/>
                <w:webHidden/>
              </w:rPr>
              <w:fldChar w:fldCharType="end"/>
            </w:r>
          </w:hyperlink>
        </w:p>
        <w:p w:rsidR="007E0BF9" w:rsidRDefault="00876B81" w14:paraId="188C22F7" w14:textId="266B31F2">
          <w:pPr>
            <w:pStyle w:val="TOC1"/>
            <w:rPr>
              <w:rFonts w:asciiTheme="minorHAnsi" w:hAnsiTheme="minorHAnsi" w:eastAsiaTheme="minorEastAsia" w:cstheme="minorBidi"/>
              <w:b w:val="0"/>
              <w:bCs w:val="0"/>
              <w:noProof/>
              <w:sz w:val="24"/>
              <w:lang w:eastAsia="ko-KR"/>
            </w:rPr>
          </w:pPr>
          <w:hyperlink w:history="1" w:anchor="_Toc66020784">
            <w:r w:rsidRPr="00B04D8A" w:rsidR="007E0BF9">
              <w:rPr>
                <w:rStyle w:val="Hyperlink"/>
                <w:noProof/>
              </w:rPr>
              <w:t>6.</w:t>
            </w:r>
            <w:r w:rsidR="007E0BF9">
              <w:rPr>
                <w:rFonts w:asciiTheme="minorHAnsi" w:hAnsiTheme="minorHAnsi" w:eastAsiaTheme="minorEastAsia" w:cstheme="minorBidi"/>
                <w:b w:val="0"/>
                <w:bCs w:val="0"/>
                <w:noProof/>
                <w:sz w:val="24"/>
                <w:lang w:eastAsia="ko-KR"/>
              </w:rPr>
              <w:tab/>
            </w:r>
            <w:r w:rsidRPr="00B04D8A" w:rsidR="007E0BF9">
              <w:rPr>
                <w:rStyle w:val="Hyperlink"/>
                <w:noProof/>
              </w:rPr>
              <w:t>Known Bugs</w:t>
            </w:r>
            <w:r w:rsidR="007E0BF9">
              <w:rPr>
                <w:noProof/>
                <w:webHidden/>
              </w:rPr>
              <w:tab/>
            </w:r>
            <w:r w:rsidR="007E0BF9">
              <w:rPr>
                <w:noProof/>
                <w:webHidden/>
              </w:rPr>
              <w:fldChar w:fldCharType="begin"/>
            </w:r>
            <w:r w:rsidR="007E0BF9">
              <w:rPr>
                <w:noProof/>
                <w:webHidden/>
              </w:rPr>
              <w:instrText xml:space="preserve"> PAGEREF _Toc66020784 \h </w:instrText>
            </w:r>
            <w:r w:rsidR="007E0BF9">
              <w:rPr>
                <w:noProof/>
                <w:webHidden/>
              </w:rPr>
            </w:r>
            <w:r w:rsidR="007E0BF9">
              <w:rPr>
                <w:noProof/>
                <w:webHidden/>
              </w:rPr>
              <w:fldChar w:fldCharType="separate"/>
            </w:r>
            <w:r w:rsidR="007E0BF9">
              <w:rPr>
                <w:noProof/>
                <w:webHidden/>
              </w:rPr>
              <w:t>11</w:t>
            </w:r>
            <w:r w:rsidR="007E0BF9">
              <w:rPr>
                <w:noProof/>
                <w:webHidden/>
              </w:rPr>
              <w:fldChar w:fldCharType="end"/>
            </w:r>
          </w:hyperlink>
        </w:p>
        <w:p w:rsidR="007E0BF9" w:rsidRDefault="00876B81" w14:paraId="53262D61" w14:textId="3C51BDA0">
          <w:pPr>
            <w:pStyle w:val="TOC1"/>
            <w:rPr>
              <w:rFonts w:asciiTheme="minorHAnsi" w:hAnsiTheme="minorHAnsi" w:eastAsiaTheme="minorEastAsia" w:cstheme="minorBidi"/>
              <w:b w:val="0"/>
              <w:bCs w:val="0"/>
              <w:noProof/>
              <w:sz w:val="24"/>
              <w:lang w:eastAsia="ko-KR"/>
            </w:rPr>
          </w:pPr>
          <w:hyperlink w:history="1" w:anchor="_Toc66020785">
            <w:r w:rsidRPr="00B04D8A" w:rsidR="007E0BF9">
              <w:rPr>
                <w:rStyle w:val="Hyperlink"/>
                <w:noProof/>
              </w:rPr>
              <w:t>7.</w:t>
            </w:r>
            <w:r w:rsidR="007E0BF9">
              <w:rPr>
                <w:rFonts w:asciiTheme="minorHAnsi" w:hAnsiTheme="minorHAnsi" w:eastAsiaTheme="minorEastAsia" w:cstheme="minorBidi"/>
                <w:b w:val="0"/>
                <w:bCs w:val="0"/>
                <w:noProof/>
                <w:sz w:val="24"/>
                <w:lang w:eastAsia="ko-KR"/>
              </w:rPr>
              <w:tab/>
            </w:r>
            <w:r w:rsidRPr="00B04D8A" w:rsidR="007E0BF9">
              <w:rPr>
                <w:rStyle w:val="Hyperlink"/>
                <w:noProof/>
              </w:rPr>
              <w:t>Testing Installation</w:t>
            </w:r>
            <w:r w:rsidR="007E0BF9">
              <w:rPr>
                <w:noProof/>
                <w:webHidden/>
              </w:rPr>
              <w:tab/>
            </w:r>
            <w:r w:rsidR="007E0BF9">
              <w:rPr>
                <w:noProof/>
                <w:webHidden/>
              </w:rPr>
              <w:fldChar w:fldCharType="begin"/>
            </w:r>
            <w:r w:rsidR="007E0BF9">
              <w:rPr>
                <w:noProof/>
                <w:webHidden/>
              </w:rPr>
              <w:instrText xml:space="preserve"> PAGEREF _Toc66020785 \h </w:instrText>
            </w:r>
            <w:r w:rsidR="007E0BF9">
              <w:rPr>
                <w:noProof/>
                <w:webHidden/>
              </w:rPr>
            </w:r>
            <w:r w:rsidR="007E0BF9">
              <w:rPr>
                <w:noProof/>
                <w:webHidden/>
              </w:rPr>
              <w:fldChar w:fldCharType="separate"/>
            </w:r>
            <w:r w:rsidR="007E0BF9">
              <w:rPr>
                <w:noProof/>
                <w:webHidden/>
              </w:rPr>
              <w:t>11</w:t>
            </w:r>
            <w:r w:rsidR="007E0BF9">
              <w:rPr>
                <w:noProof/>
                <w:webHidden/>
              </w:rPr>
              <w:fldChar w:fldCharType="end"/>
            </w:r>
          </w:hyperlink>
        </w:p>
        <w:p w:rsidRPr="005E72E0" w:rsidR="00635DA4" w:rsidP="0033105D" w:rsidRDefault="00635DA4" w14:paraId="08CE6F91" w14:textId="3326E68C">
          <w:pPr>
            <w:rPr>
              <w:webHidden/>
            </w:rPr>
          </w:pPr>
          <w:r w:rsidRPr="005E72E0">
            <w:fldChar w:fldCharType="end"/>
          </w:r>
        </w:p>
      </w:sdtContent>
    </w:sdt>
    <w:p w:rsidRPr="005E72E0" w:rsidR="00635DA4" w:rsidP="0033105D" w:rsidRDefault="00635DA4" w14:paraId="61CDCEAD" w14:textId="77777777">
      <w:pPr>
        <w:rPr>
          <w:webHidden/>
        </w:rPr>
      </w:pPr>
    </w:p>
    <w:p w:rsidRPr="00E11E02" w:rsidR="00635DA4" w:rsidP="0033105D" w:rsidRDefault="00635DA4" w14:paraId="52E56223" w14:textId="0721AE30"/>
    <w:p w:rsidRPr="005E72E0" w:rsidR="00165F5E" w:rsidP="0033105D" w:rsidRDefault="00165F5E" w14:paraId="07547A01" w14:textId="77777777">
      <w:bookmarkStart w:name="_Toc383692613" w:id="1"/>
      <w:bookmarkStart w:name="_Toc395088004" w:id="2"/>
      <w:bookmarkStart w:name="_Toc396451886" w:id="3"/>
      <w:bookmarkStart w:name="_Toc396809336" w:id="4"/>
      <w:bookmarkStart w:name="_Toc396899330" w:id="5"/>
      <w:bookmarkStart w:name="_Toc396899638" w:id="6"/>
      <w:bookmarkStart w:name="_Toc333082944" w:id="7"/>
      <w:bookmarkStart w:name="_Toc333083698" w:id="8"/>
      <w:bookmarkStart w:name="_Toc333083801" w:id="9"/>
      <w:bookmarkStart w:name="_Toc333083906" w:id="10"/>
      <w:bookmarkStart w:name="_Toc333131740" w:id="11"/>
      <w:bookmarkStart w:name="_Toc334475489" w:id="12"/>
      <w:bookmarkStart w:name="_Toc334475576" w:id="13"/>
      <w:bookmarkStart w:name="_Toc383692637" w:id="14"/>
      <w:bookmarkStart w:name="_Toc395088024" w:id="15"/>
      <w:bookmarkStart w:name="_Toc396451902" w:id="16"/>
      <w:bookmarkStart w:name="_Toc396809352" w:id="17"/>
      <w:bookmarkStart w:name="_Toc396899350" w:id="18"/>
      <w:bookmarkStart w:name="_Toc396899656" w:id="19"/>
      <w:bookmarkStart w:name="_Toc506369045" w:id="20"/>
      <w:bookmarkStart w:name="_Toc506369973" w:id="21"/>
      <w:bookmarkStart w:name="_Toc506467192" w:id="22"/>
      <w:bookmarkStart w:name="_Toc506369046" w:id="23"/>
      <w:bookmarkStart w:name="_Toc506369974" w:id="24"/>
      <w:bookmarkStart w:name="_Toc506467193" w:id="25"/>
      <w:bookmarkStart w:name="_Toc506369047" w:id="26"/>
      <w:bookmarkStart w:name="_Toc506369975" w:id="27"/>
      <w:bookmarkStart w:name="_Toc506467194" w:id="28"/>
      <w:bookmarkStart w:name="_Toc506369048" w:id="29"/>
      <w:bookmarkStart w:name="_Toc506369976" w:id="30"/>
      <w:bookmarkStart w:name="_Toc506467195" w:id="31"/>
      <w:bookmarkStart w:name="_Toc506369049" w:id="32"/>
      <w:bookmarkStart w:name="_Toc506369977" w:id="33"/>
      <w:bookmarkStart w:name="_Toc506467196" w:id="34"/>
      <w:bookmarkStart w:name="_Toc506369050" w:id="35"/>
      <w:bookmarkStart w:name="_Toc506369978" w:id="36"/>
      <w:bookmarkStart w:name="_Toc506467197" w:id="37"/>
      <w:bookmarkStart w:name="_Toc506369051" w:id="38"/>
      <w:bookmarkStart w:name="_Toc506369979" w:id="39"/>
      <w:bookmarkStart w:name="_Toc506467198" w:id="40"/>
      <w:bookmarkStart w:name="_Toc506369052" w:id="41"/>
      <w:bookmarkStart w:name="_Toc506369980" w:id="42"/>
      <w:bookmarkStart w:name="_Toc506467199" w:id="43"/>
      <w:bookmarkStart w:name="_Toc506369053" w:id="44"/>
      <w:bookmarkStart w:name="_Toc506369981" w:id="45"/>
      <w:bookmarkStart w:name="_Toc506467200" w:id="46"/>
      <w:bookmarkStart w:name="_Toc506369054" w:id="47"/>
      <w:bookmarkStart w:name="_Toc506369982" w:id="48"/>
      <w:bookmarkStart w:name="_Toc506467201" w:id="49"/>
      <w:bookmarkStart w:name="_Toc506369055" w:id="50"/>
      <w:bookmarkStart w:name="_Toc506369983" w:id="51"/>
      <w:bookmarkStart w:name="_Toc506467202" w:id="52"/>
      <w:bookmarkStart w:name="_Toc459731575" w:id="53"/>
      <w:bookmarkStart w:name="_Toc459731641" w:id="54"/>
      <w:bookmarkStart w:name="_Toc460404154" w:id="55"/>
      <w:bookmarkStart w:name="_Toc460422401" w:id="56"/>
      <w:bookmarkStart w:name="_Toc506369056" w:id="57"/>
      <w:bookmarkStart w:name="_Toc506369984" w:id="58"/>
      <w:bookmarkStart w:name="_Toc506467203" w:id="59"/>
      <w:bookmarkStart w:name="_Toc259694296" w:id="60"/>
      <w:bookmarkStart w:name="_Toc259694388" w:id="61"/>
      <w:bookmarkStart w:name="_Toc259694480" w:id="62"/>
      <w:bookmarkStart w:name="_Toc259694572" w:id="63"/>
      <w:bookmarkStart w:name="_Toc259694662" w:id="64"/>
      <w:bookmarkStart w:name="_Toc259694808" w:id="65"/>
      <w:bookmarkStart w:name="_Toc259695101" w:id="66"/>
      <w:bookmarkStart w:name="_Toc259695347" w:id="67"/>
      <w:bookmarkStart w:name="_Toc259695428" w:id="68"/>
      <w:bookmarkStart w:name="_Toc259695508" w:id="69"/>
      <w:bookmarkStart w:name="_Toc259694297" w:id="70"/>
      <w:bookmarkStart w:name="_Toc259694389" w:id="71"/>
      <w:bookmarkStart w:name="_Toc259694481" w:id="72"/>
      <w:bookmarkStart w:name="_Toc259694573" w:id="73"/>
      <w:bookmarkStart w:name="_Toc259694663" w:id="74"/>
      <w:bookmarkStart w:name="_Toc259694809" w:id="75"/>
      <w:bookmarkStart w:name="_Toc259695102" w:id="76"/>
      <w:bookmarkStart w:name="_Toc259695348" w:id="77"/>
      <w:bookmarkStart w:name="_Toc259695429" w:id="78"/>
      <w:bookmarkStart w:name="_Toc259695509" w:id="79"/>
      <w:bookmarkStart w:name="_Toc259694298" w:id="80"/>
      <w:bookmarkStart w:name="_Toc259694390" w:id="81"/>
      <w:bookmarkStart w:name="_Toc259694482" w:id="82"/>
      <w:bookmarkStart w:name="_Toc259694574" w:id="83"/>
      <w:bookmarkStart w:name="_Toc259694664" w:id="84"/>
      <w:bookmarkStart w:name="_Toc259694810" w:id="85"/>
      <w:bookmarkStart w:name="_Toc259695103" w:id="86"/>
      <w:bookmarkStart w:name="_Toc259695349" w:id="87"/>
      <w:bookmarkStart w:name="_Toc259695430" w:id="88"/>
      <w:bookmarkStart w:name="_Toc259695510" w:id="89"/>
      <w:bookmarkStart w:name="_Toc259694299" w:id="90"/>
      <w:bookmarkStart w:name="_Toc259694391" w:id="91"/>
      <w:bookmarkStart w:name="_Toc259694483" w:id="92"/>
      <w:bookmarkStart w:name="_Toc259694575" w:id="93"/>
      <w:bookmarkStart w:name="_Toc259694665" w:id="94"/>
      <w:bookmarkStart w:name="_Toc259694811" w:id="95"/>
      <w:bookmarkStart w:name="_Toc259695104" w:id="96"/>
      <w:bookmarkStart w:name="_Toc259695350" w:id="97"/>
      <w:bookmarkStart w:name="_Toc259695431" w:id="98"/>
      <w:bookmarkStart w:name="_Toc259695511" w:id="99"/>
      <w:bookmarkStart w:name="_Toc259694300" w:id="100"/>
      <w:bookmarkStart w:name="_Toc259694392" w:id="101"/>
      <w:bookmarkStart w:name="_Toc259694484" w:id="102"/>
      <w:bookmarkStart w:name="_Toc259694576" w:id="103"/>
      <w:bookmarkStart w:name="_Toc259694666" w:id="104"/>
      <w:bookmarkStart w:name="_Toc259694812" w:id="105"/>
      <w:bookmarkStart w:name="_Toc259695105" w:id="106"/>
      <w:bookmarkStart w:name="_Toc259695351" w:id="107"/>
      <w:bookmarkStart w:name="_Toc259695432" w:id="108"/>
      <w:bookmarkStart w:name="_Toc259695512" w:id="109"/>
      <w:bookmarkStart w:name="_Toc259694301" w:id="110"/>
      <w:bookmarkStart w:name="_Toc259694393" w:id="111"/>
      <w:bookmarkStart w:name="_Toc259694485" w:id="112"/>
      <w:bookmarkStart w:name="_Toc259694577" w:id="113"/>
      <w:bookmarkStart w:name="_Toc259694667" w:id="114"/>
      <w:bookmarkStart w:name="_Toc259694813" w:id="115"/>
      <w:bookmarkStart w:name="_Toc259695106" w:id="116"/>
      <w:bookmarkStart w:name="_Toc259695352" w:id="117"/>
      <w:bookmarkStart w:name="_Toc259695433" w:id="118"/>
      <w:bookmarkStart w:name="_Toc259695513" w:id="119"/>
      <w:bookmarkStart w:name="_Toc42402095" w:id="120"/>
      <w:bookmarkStart w:name="_Toc42410681" w:id="121"/>
      <w:bookmarkStart w:name="_Toc42410721" w:id="122"/>
      <w:bookmarkStart w:name="_Toc259694302" w:id="123"/>
      <w:bookmarkStart w:name="_Toc259694394" w:id="124"/>
      <w:bookmarkStart w:name="_Toc259694486" w:id="125"/>
      <w:bookmarkStart w:name="_Toc259694578" w:id="126"/>
      <w:bookmarkStart w:name="_Toc259694668" w:id="127"/>
      <w:bookmarkStart w:name="_Toc259694814" w:id="128"/>
      <w:bookmarkStart w:name="_Toc259695107" w:id="129"/>
      <w:bookmarkStart w:name="_Toc259695353" w:id="130"/>
      <w:bookmarkStart w:name="_Toc259695434" w:id="131"/>
      <w:bookmarkStart w:name="_Toc259695514" w:id="132"/>
      <w:bookmarkStart w:name="_Toc259694305" w:id="133"/>
      <w:bookmarkStart w:name="_Toc259694397" w:id="134"/>
      <w:bookmarkStart w:name="_Toc259694489" w:id="135"/>
      <w:bookmarkStart w:name="_Toc259694581" w:id="136"/>
      <w:bookmarkStart w:name="_Toc259694671" w:id="137"/>
      <w:bookmarkStart w:name="_Toc259694817" w:id="138"/>
      <w:bookmarkStart w:name="_Toc259695110" w:id="139"/>
      <w:bookmarkStart w:name="_Toc259695356" w:id="140"/>
      <w:bookmarkStart w:name="_Toc259695437" w:id="141"/>
      <w:bookmarkStart w:name="_Toc259695517" w:id="142"/>
      <w:bookmarkStart w:name="_Toc260809881" w:id="143"/>
      <w:bookmarkStart w:name="_Toc260809953" w:id="144"/>
      <w:bookmarkStart w:name="_Toc260810024" w:id="145"/>
      <w:bookmarkStart w:name="_Toc260810154" w:id="146"/>
      <w:bookmarkStart w:name="_Toc506369057" w:id="147"/>
      <w:bookmarkStart w:name="_Toc506369985" w:id="148"/>
      <w:bookmarkStart w:name="_Toc506467204" w:id="149"/>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366375" w:rsidP="0033105D" w:rsidRDefault="00366375" w14:paraId="3BFBDC8C" w14:textId="77777777">
      <w:pPr>
        <w:rPr>
          <w:spacing w:val="5"/>
          <w:sz w:val="36"/>
          <w:szCs w:val="36"/>
        </w:rPr>
      </w:pPr>
      <w:bookmarkStart w:name="_Toc50236173" w:id="150"/>
      <w:r>
        <w:br w:type="page"/>
      </w:r>
    </w:p>
    <w:p w:rsidRPr="005E72E0" w:rsidR="00801386" w:rsidP="007E0BF9" w:rsidRDefault="00801386" w14:paraId="31A68373" w14:textId="172CBBC2">
      <w:pPr>
        <w:pStyle w:val="Heading1"/>
        <w:numPr>
          <w:ilvl w:val="0"/>
          <w:numId w:val="46"/>
        </w:numPr>
        <w:ind w:left="360"/>
      </w:pPr>
      <w:bookmarkStart w:name="_Toc66020761" w:id="151"/>
      <w:bookmarkEnd w:id="150"/>
      <w:r w:rsidRPr="005E72E0">
        <w:lastRenderedPageBreak/>
        <w:t>Purpose</w:t>
      </w:r>
      <w:bookmarkEnd w:id="151"/>
    </w:p>
    <w:p w:rsidRPr="005E72E0" w:rsidR="00801386" w:rsidP="0033105D" w:rsidRDefault="5637CDDF" w14:paraId="2A2BC24B" w14:textId="4EC1F3B3">
      <w:r w:rsidR="7FB7583C">
        <w:rPr/>
        <w:t xml:space="preserve">This deployment guide provides the technological </w:t>
      </w:r>
      <w:r w:rsidR="71989ED6">
        <w:rPr/>
        <w:t>information</w:t>
      </w:r>
      <w:r w:rsidR="7FB7583C">
        <w:rPr/>
        <w:t xml:space="preserve"> needed to </w:t>
      </w:r>
      <w:r w:rsidR="55385F2C">
        <w:rPr/>
        <w:t xml:space="preserve">install and initialize the </w:t>
      </w:r>
      <w:r w:rsidR="55385F2C">
        <w:rPr/>
        <w:t>Formscriber</w:t>
      </w:r>
      <w:r w:rsidR="55385F2C">
        <w:rPr/>
        <w:t xml:space="preserve"> application</w:t>
      </w:r>
      <w:ins w:author="Thomas Barton" w:date="2021-03-17T01:27:30.071Z" w:id="1101579393">
        <w:r w:rsidR="775F817F">
          <w:t xml:space="preserve"> when standing up a fresh Form Scriber instance</w:t>
        </w:r>
      </w:ins>
      <w:r w:rsidR="759F3225">
        <w:rPr/>
        <w:t xml:space="preserve">. This only includes the installation and deployment of the </w:t>
      </w:r>
      <w:r w:rsidR="759F3225">
        <w:rPr/>
        <w:t>Dialogflow</w:t>
      </w:r>
      <w:r w:rsidR="759F3225">
        <w:rPr/>
        <w:t xml:space="preserve"> engine, the webhook service, and the Docs API.</w:t>
      </w:r>
    </w:p>
    <w:p w:rsidRPr="00985436" w:rsidR="00801386" w:rsidP="007E0BF9" w:rsidRDefault="00801386" w14:paraId="6817B48C" w14:textId="6BC96F4A">
      <w:pPr>
        <w:pStyle w:val="Heading1"/>
        <w:numPr>
          <w:ilvl w:val="0"/>
          <w:numId w:val="46"/>
        </w:numPr>
        <w:ind w:left="360"/>
      </w:pPr>
      <w:bookmarkStart w:name="_Toc66020762" w:id="152"/>
      <w:r w:rsidRPr="00985436">
        <w:t>Intended Audience</w:t>
      </w:r>
      <w:bookmarkEnd w:id="152"/>
    </w:p>
    <w:p w:rsidR="00366375" w:rsidP="0033105D" w:rsidRDefault="0A6D0F37" w14:paraId="10553667" w14:textId="1F08E959">
      <w:r>
        <w:t>Technical person</w:t>
      </w:r>
      <w:r w:rsidR="00081A09">
        <w:t>n</w:t>
      </w:r>
      <w:r>
        <w:t>el are the primary expected audience for this document</w:t>
      </w:r>
      <w:r w:rsidR="2CD459C2">
        <w:t xml:space="preserve"> in the form of stakeholders that provide planning, setup, and installation as well as deployment of the Formscriber appli</w:t>
      </w:r>
      <w:r w:rsidR="00081A09">
        <w:t>ca</w:t>
      </w:r>
      <w:r w:rsidR="2CD459C2">
        <w:t>tion.</w:t>
      </w:r>
      <w:r w:rsidR="00366375">
        <w:t xml:space="preserve"> </w:t>
      </w:r>
      <w:r w:rsidR="210F913E">
        <w:t>Stakeholder rolls</w:t>
      </w:r>
      <w:r w:rsidR="00366375">
        <w:t xml:space="preserve"> may include system administrators, analysts, and developers.</w:t>
      </w:r>
    </w:p>
    <w:p w:rsidRPr="00366375" w:rsidR="00366375" w:rsidP="002A1381" w:rsidRDefault="000A23F7" w14:paraId="543336C8" w14:textId="7A5293F6">
      <w:r>
        <w:t>The information contained here should allow stakeholders to coordinate the deployment of a Formscriber application to integrate with the Dialogflow service</w:t>
      </w:r>
    </w:p>
    <w:p w:rsidR="004B3CC9" w:rsidP="002A1381" w:rsidRDefault="004B3CC9" w14:paraId="7E0797A3" w14:textId="39661CAC">
      <w:pPr>
        <w:pStyle w:val="Caption"/>
        <w:keepNext/>
      </w:pPr>
      <w:r>
        <w:t xml:space="preserve">Table </w:t>
      </w:r>
      <w:r w:rsidR="00876B81">
        <w:fldChar w:fldCharType="begin"/>
      </w:r>
      <w:r w:rsidR="00876B81">
        <w:instrText xml:space="preserve"> SEQ Table \* ARABIC </w:instrText>
      </w:r>
      <w:r w:rsidR="00876B81">
        <w:fldChar w:fldCharType="separate"/>
      </w:r>
      <w:r w:rsidR="002A1381">
        <w:rPr>
          <w:noProof/>
        </w:rPr>
        <w:t>1</w:t>
      </w:r>
      <w:r w:rsidR="00876B81">
        <w:rPr>
          <w:noProof/>
        </w:rPr>
        <w:fldChar w:fldCharType="end"/>
      </w:r>
      <w:r>
        <w:t xml:space="preserve"> - Project Stakeholders</w:t>
      </w:r>
    </w:p>
    <w:tbl>
      <w:tblPr>
        <w:tblStyle w:val="GridTable4-Accent1"/>
        <w:tblW w:w="0" w:type="auto"/>
        <w:tblLook w:val="04A0" w:firstRow="1" w:lastRow="0" w:firstColumn="1" w:lastColumn="0" w:noHBand="0" w:noVBand="1"/>
      </w:tblPr>
      <w:tblGrid>
        <w:gridCol w:w="2740"/>
        <w:gridCol w:w="3926"/>
        <w:gridCol w:w="2684"/>
      </w:tblGrid>
      <w:tr w:rsidRPr="005E72E0" w:rsidR="00BB0B75" w:rsidTr="453DDBF4" w14:paraId="7CE6FFF1" w14:textId="77777777">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2740" w:type="dxa"/>
            <w:hideMark/>
          </w:tcPr>
          <w:p w:rsidRPr="005E72E0" w:rsidR="00BB0B75" w:rsidP="0033105D" w:rsidRDefault="00BB0B75" w14:paraId="4E4BD8D8" w14:textId="77777777">
            <w:pPr>
              <w:rPr>
                <w:lang w:eastAsia="ja-JP"/>
              </w:rPr>
            </w:pPr>
            <w:r w:rsidRPr="005E72E0">
              <w:rPr>
                <w:lang w:eastAsia="ja-JP"/>
              </w:rPr>
              <w:t>Name</w:t>
            </w:r>
          </w:p>
        </w:tc>
        <w:tc>
          <w:tcPr>
            <w:tcW w:w="3926" w:type="dxa"/>
            <w:hideMark/>
          </w:tcPr>
          <w:p w:rsidRPr="005E72E0" w:rsidR="00BB0B75" w:rsidP="0033105D" w:rsidRDefault="00BB0B75" w14:paraId="4ECAAD89" w14:textId="77777777">
            <w:pPr>
              <w:cnfStyle w:val="100000000000" w:firstRow="1" w:lastRow="0" w:firstColumn="0" w:lastColumn="0" w:oddVBand="0" w:evenVBand="0" w:oddHBand="0" w:evenHBand="0" w:firstRowFirstColumn="0" w:firstRowLastColumn="0" w:lastRowFirstColumn="0" w:lastRowLastColumn="0"/>
              <w:rPr>
                <w:lang w:eastAsia="ja-JP"/>
              </w:rPr>
            </w:pPr>
            <w:r w:rsidRPr="005E72E0">
              <w:rPr>
                <w:lang w:eastAsia="ja-JP"/>
              </w:rPr>
              <w:t>E-mail address</w:t>
            </w:r>
          </w:p>
        </w:tc>
        <w:tc>
          <w:tcPr>
            <w:tcW w:w="2684" w:type="dxa"/>
            <w:hideMark/>
          </w:tcPr>
          <w:p w:rsidRPr="005E72E0" w:rsidR="00BB0B75" w:rsidP="0033105D" w:rsidRDefault="00BB0B75" w14:paraId="50703D28" w14:textId="77777777">
            <w:pPr>
              <w:cnfStyle w:val="100000000000" w:firstRow="1" w:lastRow="0" w:firstColumn="0" w:lastColumn="0" w:oddVBand="0" w:evenVBand="0" w:oddHBand="0" w:evenHBand="0" w:firstRowFirstColumn="0" w:firstRowLastColumn="0" w:lastRowFirstColumn="0" w:lastRowLastColumn="0"/>
              <w:rPr>
                <w:lang w:eastAsia="ja-JP"/>
              </w:rPr>
            </w:pPr>
            <w:r w:rsidRPr="005E72E0">
              <w:rPr>
                <w:lang w:eastAsia="ja-JP"/>
              </w:rPr>
              <w:t>Role</w:t>
            </w:r>
          </w:p>
        </w:tc>
      </w:tr>
      <w:tr w:rsidRPr="005E72E0" w:rsidR="00BB0B75" w:rsidTr="453DDBF4" w14:paraId="3E301423" w14:textId="7777777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740" w:type="dxa"/>
            <w:hideMark/>
          </w:tcPr>
          <w:p w:rsidRPr="00366375" w:rsidR="00BB0B75" w:rsidP="000A23F7" w:rsidRDefault="00BB0B75" w14:paraId="44F5CDA4" w14:textId="0D981F76">
            <w:pPr>
              <w:rPr>
                <w:lang w:eastAsia="ja-JP"/>
              </w:rPr>
            </w:pPr>
            <w:r w:rsidRPr="00366375">
              <w:rPr>
                <w:lang w:eastAsia="ja-JP"/>
              </w:rPr>
              <w:t xml:space="preserve">Professor </w:t>
            </w:r>
            <w:r w:rsidRPr="00366375" w:rsidR="00366375">
              <w:rPr>
                <w:lang w:eastAsia="ja-JP"/>
              </w:rPr>
              <w:t xml:space="preserve">Mir </w:t>
            </w:r>
            <w:r w:rsidRPr="00366375">
              <w:rPr>
                <w:lang w:eastAsia="ja-JP"/>
              </w:rPr>
              <w:t>Assadullah</w:t>
            </w:r>
          </w:p>
        </w:tc>
        <w:tc>
          <w:tcPr>
            <w:tcW w:w="3926" w:type="dxa"/>
            <w:hideMark/>
          </w:tcPr>
          <w:p w:rsidRPr="00366375" w:rsidR="00BB0B75" w:rsidP="000A23F7" w:rsidRDefault="00BB0B75" w14:paraId="24DEE79E" w14:textId="77777777">
            <w:pPr>
              <w:cnfStyle w:val="000000100000" w:firstRow="0" w:lastRow="0" w:firstColumn="0" w:lastColumn="0" w:oddVBand="0" w:evenVBand="0" w:oddHBand="1" w:evenHBand="0" w:firstRowFirstColumn="0" w:firstRowLastColumn="0" w:lastRowFirstColumn="0" w:lastRowLastColumn="0"/>
              <w:rPr>
                <w:lang w:eastAsia="ja-JP"/>
              </w:rPr>
            </w:pPr>
            <w:r w:rsidRPr="00366375">
              <w:rPr>
                <w:lang w:eastAsia="ja-JP"/>
              </w:rPr>
              <w:t>mir.assadullah@faculty.umgc.edu</w:t>
            </w:r>
          </w:p>
        </w:tc>
        <w:tc>
          <w:tcPr>
            <w:tcW w:w="2684" w:type="dxa"/>
            <w:hideMark/>
          </w:tcPr>
          <w:p w:rsidRPr="00366375" w:rsidR="00BB0B75" w:rsidP="0033105D" w:rsidRDefault="00BB0B75" w14:paraId="1668667A" w14:textId="77777777">
            <w:pPr>
              <w:cnfStyle w:val="000000100000" w:firstRow="0" w:lastRow="0" w:firstColumn="0" w:lastColumn="0" w:oddVBand="0" w:evenVBand="0" w:oddHBand="1" w:evenHBand="0" w:firstRowFirstColumn="0" w:firstRowLastColumn="0" w:lastRowFirstColumn="0" w:lastRowLastColumn="0"/>
              <w:rPr>
                <w:lang w:eastAsia="ja-JP"/>
              </w:rPr>
            </w:pPr>
            <w:r w:rsidRPr="00366375">
              <w:rPr>
                <w:lang w:eastAsia="ja-JP"/>
              </w:rPr>
              <w:t>Stakeholder</w:t>
            </w:r>
          </w:p>
        </w:tc>
      </w:tr>
      <w:tr w:rsidRPr="005E72E0" w:rsidR="00CD5BB0" w:rsidTr="453DDBF4" w14:paraId="746D46C4" w14:textId="77777777">
        <w:trPr>
          <w:trHeight w:val="387"/>
        </w:trPr>
        <w:tc>
          <w:tcPr>
            <w:cnfStyle w:val="001000000000" w:firstRow="0" w:lastRow="0" w:firstColumn="1" w:lastColumn="0" w:oddVBand="0" w:evenVBand="0" w:oddHBand="0" w:evenHBand="0" w:firstRowFirstColumn="0" w:firstRowLastColumn="0" w:lastRowFirstColumn="0" w:lastRowLastColumn="0"/>
            <w:tcW w:w="2740" w:type="dxa"/>
          </w:tcPr>
          <w:p w:rsidRPr="00366375" w:rsidR="00CD5BB0" w:rsidP="000A23F7" w:rsidRDefault="00366375" w14:paraId="09AEFE52" w14:textId="643D69A5">
            <w:pPr>
              <w:rPr>
                <w:lang w:eastAsia="ja-JP"/>
              </w:rPr>
            </w:pPr>
            <w:r w:rsidRPr="00366375">
              <w:rPr>
                <w:lang w:eastAsia="ja-JP"/>
              </w:rPr>
              <w:t>Roy Gordon</w:t>
            </w:r>
          </w:p>
        </w:tc>
        <w:tc>
          <w:tcPr>
            <w:tcW w:w="3926" w:type="dxa"/>
          </w:tcPr>
          <w:p w:rsidRPr="00366375" w:rsidR="00CD5BB0" w:rsidP="000A23F7" w:rsidRDefault="00876B81" w14:paraId="195F4A76" w14:textId="5BA8F60F">
            <w:pPr>
              <w:cnfStyle w:val="000000000000" w:firstRow="0" w:lastRow="0" w:firstColumn="0" w:lastColumn="0" w:oddVBand="0" w:evenVBand="0" w:oddHBand="0" w:evenHBand="0" w:firstRowFirstColumn="0" w:firstRowLastColumn="0" w:lastRowFirstColumn="0" w:lastRowLastColumn="0"/>
              <w:rPr>
                <w:lang w:eastAsia="ja-JP"/>
              </w:rPr>
            </w:pPr>
            <w:hyperlink w:history="1" r:id="rId13">
              <w:r w:rsidRPr="00946700" w:rsidR="00366375">
                <w:rPr>
                  <w:rStyle w:val="Hyperlink"/>
                  <w:lang w:eastAsia="ja-JP"/>
                </w:rPr>
                <w:t>uspsrgordon@aol.com</w:t>
              </w:r>
            </w:hyperlink>
          </w:p>
        </w:tc>
        <w:tc>
          <w:tcPr>
            <w:tcW w:w="2684" w:type="dxa"/>
          </w:tcPr>
          <w:p w:rsidRPr="00366375" w:rsidR="00CD5BB0" w:rsidP="0033105D" w:rsidRDefault="00366375" w14:paraId="77B84CF5" w14:textId="4AED9EF1">
            <w:pPr>
              <w:cnfStyle w:val="000000000000" w:firstRow="0" w:lastRow="0" w:firstColumn="0" w:lastColumn="0" w:oddVBand="0" w:evenVBand="0" w:oddHBand="0" w:evenHBand="0" w:firstRowFirstColumn="0" w:firstRowLastColumn="0" w:lastRowFirstColumn="0" w:lastRowLastColumn="0"/>
              <w:rPr>
                <w:lang w:eastAsia="ja-JP"/>
              </w:rPr>
            </w:pPr>
            <w:r w:rsidRPr="00366375">
              <w:rPr>
                <w:lang w:eastAsia="ja-JP"/>
              </w:rPr>
              <w:t>PM Mentor</w:t>
            </w:r>
          </w:p>
        </w:tc>
      </w:tr>
      <w:tr w:rsidRPr="005E72E0" w:rsidR="00CD5BB0" w:rsidTr="453DDBF4" w14:paraId="52663D94" w14:textId="7777777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740" w:type="dxa"/>
          </w:tcPr>
          <w:p w:rsidRPr="00366375" w:rsidR="00CD5BB0" w:rsidP="000A23F7" w:rsidRDefault="00366375" w14:paraId="4876A2CF" w14:textId="554E79B9">
            <w:pPr>
              <w:rPr>
                <w:lang w:eastAsia="ja-JP"/>
              </w:rPr>
            </w:pPr>
            <w:r w:rsidRPr="00366375">
              <w:rPr>
                <w:lang w:eastAsia="ja-JP"/>
              </w:rPr>
              <w:t>Johnny Lockhart</w:t>
            </w:r>
          </w:p>
        </w:tc>
        <w:tc>
          <w:tcPr>
            <w:tcW w:w="3926" w:type="dxa"/>
          </w:tcPr>
          <w:p w:rsidRPr="00366375" w:rsidR="00CD5BB0" w:rsidP="000A23F7" w:rsidRDefault="00366375" w14:paraId="0A50AE2D" w14:textId="2F440035">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janthony@umgc.dev</w:t>
            </w:r>
          </w:p>
        </w:tc>
        <w:tc>
          <w:tcPr>
            <w:tcW w:w="2684" w:type="dxa"/>
          </w:tcPr>
          <w:p w:rsidRPr="00366375" w:rsidR="00CD5BB0" w:rsidP="0033105D" w:rsidRDefault="00366375" w14:paraId="5436B90E" w14:textId="05DCCB75">
            <w:pPr>
              <w:cnfStyle w:val="000000100000" w:firstRow="0" w:lastRow="0" w:firstColumn="0" w:lastColumn="0" w:oddVBand="0" w:evenVBand="0" w:oddHBand="1" w:evenHBand="0" w:firstRowFirstColumn="0" w:firstRowLastColumn="0" w:lastRowFirstColumn="0" w:lastRowLastColumn="0"/>
              <w:rPr>
                <w:lang w:eastAsia="ja-JP"/>
              </w:rPr>
            </w:pPr>
            <w:r w:rsidRPr="00366375">
              <w:rPr>
                <w:lang w:eastAsia="ja-JP"/>
              </w:rPr>
              <w:t>Dev Mentor</w:t>
            </w:r>
          </w:p>
        </w:tc>
      </w:tr>
      <w:tr w:rsidRPr="005E72E0" w:rsidR="00CD5BB0" w:rsidTr="453DDBF4" w14:paraId="4AD5CDA0" w14:textId="77777777">
        <w:trPr>
          <w:trHeight w:val="387"/>
        </w:trPr>
        <w:tc>
          <w:tcPr>
            <w:cnfStyle w:val="001000000000" w:firstRow="0" w:lastRow="0" w:firstColumn="1" w:lastColumn="0" w:oddVBand="0" w:evenVBand="0" w:oddHBand="0" w:evenHBand="0" w:firstRowFirstColumn="0" w:firstRowLastColumn="0" w:lastRowFirstColumn="0" w:lastRowLastColumn="0"/>
            <w:tcW w:w="2740" w:type="dxa"/>
          </w:tcPr>
          <w:p w:rsidRPr="00366375" w:rsidR="00CD5BB0" w:rsidP="000A23F7" w:rsidRDefault="00366375" w14:paraId="277E63D4" w14:textId="095D5CEF">
            <w:pPr>
              <w:rPr>
                <w:lang w:eastAsia="ja-JP"/>
              </w:rPr>
            </w:pPr>
            <w:r w:rsidRPr="00366375">
              <w:rPr>
                <w:lang w:eastAsia="ja-JP"/>
              </w:rPr>
              <w:t>Stefon Williams</w:t>
            </w:r>
          </w:p>
        </w:tc>
        <w:tc>
          <w:tcPr>
            <w:tcW w:w="3926" w:type="dxa"/>
          </w:tcPr>
          <w:p w:rsidRPr="00366375" w:rsidR="00CD5BB0" w:rsidP="000A23F7" w:rsidRDefault="00366375" w14:paraId="36C87F61" w14:textId="25F0677E">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swilliams538@student.umgc.edu</w:t>
            </w:r>
          </w:p>
        </w:tc>
        <w:tc>
          <w:tcPr>
            <w:tcW w:w="2684" w:type="dxa"/>
          </w:tcPr>
          <w:p w:rsidRPr="00366375" w:rsidR="00CD5BB0" w:rsidP="0033105D" w:rsidRDefault="00366375" w14:paraId="44CB6B07" w14:textId="4192A75F">
            <w:pPr>
              <w:cnfStyle w:val="000000000000" w:firstRow="0" w:lastRow="0" w:firstColumn="0" w:lastColumn="0" w:oddVBand="0" w:evenVBand="0" w:oddHBand="0" w:evenHBand="0" w:firstRowFirstColumn="0" w:firstRowLastColumn="0" w:lastRowFirstColumn="0" w:lastRowLastColumn="0"/>
              <w:rPr>
                <w:lang w:eastAsia="ja-JP"/>
              </w:rPr>
            </w:pPr>
            <w:r w:rsidRPr="00366375">
              <w:rPr>
                <w:lang w:eastAsia="ja-JP"/>
              </w:rPr>
              <w:t>Project Manager</w:t>
            </w:r>
          </w:p>
        </w:tc>
      </w:tr>
      <w:tr w:rsidRPr="005E72E0" w:rsidR="00366375" w:rsidTr="453DDBF4" w14:paraId="136DB2AD" w14:textId="7777777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740" w:type="dxa"/>
          </w:tcPr>
          <w:p w:rsidRPr="00366375" w:rsidR="00366375" w:rsidP="000A23F7" w:rsidRDefault="00366375" w14:paraId="0B8DE2EF" w14:textId="30F32D57">
            <w:pPr>
              <w:rPr>
                <w:lang w:eastAsia="ja-JP"/>
              </w:rPr>
            </w:pPr>
            <w:r w:rsidRPr="00366375">
              <w:rPr>
                <w:lang w:eastAsia="ja-JP"/>
              </w:rPr>
              <w:t>Caleb Crickette</w:t>
            </w:r>
          </w:p>
        </w:tc>
        <w:tc>
          <w:tcPr>
            <w:tcW w:w="3926" w:type="dxa"/>
          </w:tcPr>
          <w:p w:rsidRPr="00366375" w:rsidR="00366375" w:rsidP="000A23F7" w:rsidRDefault="00366375" w14:paraId="5D4799F4" w14:textId="5FDA4114">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ccrickette@@student.umgc.edu</w:t>
            </w:r>
          </w:p>
        </w:tc>
        <w:tc>
          <w:tcPr>
            <w:tcW w:w="2684" w:type="dxa"/>
          </w:tcPr>
          <w:p w:rsidRPr="00366375" w:rsidR="00366375" w:rsidP="0033105D" w:rsidRDefault="00366375" w14:paraId="1EEA0926" w14:textId="5E15A21D">
            <w:pPr>
              <w:cnfStyle w:val="000000100000" w:firstRow="0" w:lastRow="0" w:firstColumn="0" w:lastColumn="0" w:oddVBand="0" w:evenVBand="0" w:oddHBand="1" w:evenHBand="0" w:firstRowFirstColumn="0" w:firstRowLastColumn="0" w:lastRowFirstColumn="0" w:lastRowLastColumn="0"/>
              <w:rPr>
                <w:lang w:eastAsia="ja-JP"/>
              </w:rPr>
            </w:pPr>
            <w:r w:rsidRPr="00366375">
              <w:rPr>
                <w:lang w:eastAsia="ja-JP"/>
              </w:rPr>
              <w:t>Lead Developer</w:t>
            </w:r>
          </w:p>
        </w:tc>
      </w:tr>
      <w:tr w:rsidRPr="005E72E0" w:rsidR="00366375" w:rsidTr="453DDBF4" w14:paraId="5623DBCA" w14:textId="77777777">
        <w:trPr>
          <w:trHeight w:val="387"/>
        </w:trPr>
        <w:tc>
          <w:tcPr>
            <w:cnfStyle w:val="001000000000" w:firstRow="0" w:lastRow="0" w:firstColumn="1" w:lastColumn="0" w:oddVBand="0" w:evenVBand="0" w:oddHBand="0" w:evenHBand="0" w:firstRowFirstColumn="0" w:firstRowLastColumn="0" w:lastRowFirstColumn="0" w:lastRowLastColumn="0"/>
            <w:tcW w:w="2740" w:type="dxa"/>
          </w:tcPr>
          <w:p w:rsidRPr="00366375" w:rsidR="00366375" w:rsidP="000A23F7" w:rsidRDefault="00366375" w14:paraId="0667D61B" w14:textId="0D504019">
            <w:pPr>
              <w:rPr>
                <w:lang w:eastAsia="ja-JP"/>
              </w:rPr>
            </w:pPr>
            <w:r w:rsidRPr="00366375">
              <w:rPr>
                <w:lang w:eastAsia="ja-JP"/>
              </w:rPr>
              <w:t>Thomas Barton</w:t>
            </w:r>
          </w:p>
        </w:tc>
        <w:tc>
          <w:tcPr>
            <w:tcW w:w="3926" w:type="dxa"/>
          </w:tcPr>
          <w:p w:rsidRPr="00366375" w:rsidR="00366375" w:rsidP="000A23F7" w:rsidRDefault="00876B81" w14:paraId="588D8886" w14:textId="77D4F76E">
            <w:pPr>
              <w:cnfStyle w:val="000000000000" w:firstRow="0" w:lastRow="0" w:firstColumn="0" w:lastColumn="0" w:oddVBand="0" w:evenVBand="0" w:oddHBand="0" w:evenHBand="0" w:firstRowFirstColumn="0" w:firstRowLastColumn="0" w:lastRowFirstColumn="0" w:lastRowLastColumn="0"/>
              <w:rPr>
                <w:lang w:eastAsia="ja-JP"/>
              </w:rPr>
            </w:pPr>
            <w:hyperlink w:history="1" r:id="rId14">
              <w:r w:rsidRPr="00946700" w:rsidR="00366375">
                <w:rPr>
                  <w:rStyle w:val="Hyperlink"/>
                  <w:lang w:eastAsia="ja-JP"/>
                </w:rPr>
                <w:t>t</w:t>
              </w:r>
              <w:r w:rsidRPr="00366375" w:rsidR="00366375">
                <w:rPr>
                  <w:rStyle w:val="Hyperlink"/>
                  <w:lang w:eastAsia="ja-JP"/>
                </w:rPr>
                <w:t>barton7@student.umgc.edu</w:t>
              </w:r>
            </w:hyperlink>
          </w:p>
        </w:tc>
        <w:tc>
          <w:tcPr>
            <w:tcW w:w="2684" w:type="dxa"/>
          </w:tcPr>
          <w:p w:rsidRPr="00366375" w:rsidR="00366375" w:rsidP="0033105D" w:rsidRDefault="00366375" w14:paraId="48BB57CB" w14:textId="10CA1D87">
            <w:pPr>
              <w:cnfStyle w:val="000000000000" w:firstRow="0" w:lastRow="0" w:firstColumn="0" w:lastColumn="0" w:oddVBand="0" w:evenVBand="0" w:oddHBand="0" w:evenHBand="0" w:firstRowFirstColumn="0" w:firstRowLastColumn="0" w:lastRowFirstColumn="0" w:lastRowLastColumn="0"/>
              <w:rPr>
                <w:lang w:eastAsia="ja-JP"/>
              </w:rPr>
            </w:pPr>
            <w:r w:rsidRPr="00366375">
              <w:rPr>
                <w:lang w:eastAsia="ja-JP"/>
              </w:rPr>
              <w:t>Developer</w:t>
            </w:r>
          </w:p>
        </w:tc>
      </w:tr>
      <w:tr w:rsidRPr="005E72E0" w:rsidR="00366375" w:rsidTr="453DDBF4" w14:paraId="509741D9" w14:textId="7777777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740" w:type="dxa"/>
          </w:tcPr>
          <w:p w:rsidRPr="00366375" w:rsidR="00366375" w:rsidP="000A23F7" w:rsidRDefault="00366375" w14:paraId="229C720E" w14:textId="2DBF7F5F">
            <w:pPr>
              <w:rPr>
                <w:lang w:eastAsia="ja-JP"/>
              </w:rPr>
            </w:pPr>
            <w:r w:rsidRPr="00366375">
              <w:rPr>
                <w:lang w:eastAsia="ja-JP"/>
              </w:rPr>
              <w:t>Sohail Sobhani</w:t>
            </w:r>
          </w:p>
        </w:tc>
        <w:tc>
          <w:tcPr>
            <w:tcW w:w="3926" w:type="dxa"/>
          </w:tcPr>
          <w:p w:rsidRPr="00366375" w:rsidR="00366375" w:rsidP="000A23F7" w:rsidRDefault="00876B81" w14:paraId="66D045B2" w14:textId="694E4309">
            <w:pPr>
              <w:cnfStyle w:val="000000100000" w:firstRow="0" w:lastRow="0" w:firstColumn="0" w:lastColumn="0" w:oddVBand="0" w:evenVBand="0" w:oddHBand="1" w:evenHBand="0" w:firstRowFirstColumn="0" w:firstRowLastColumn="0" w:lastRowFirstColumn="0" w:lastRowLastColumn="0"/>
              <w:rPr>
                <w:lang w:eastAsia="ja-JP"/>
              </w:rPr>
            </w:pPr>
            <w:hyperlink w:history="1" r:id="rId15">
              <w:r w:rsidRPr="00946700" w:rsidR="00366375">
                <w:rPr>
                  <w:rStyle w:val="Hyperlink"/>
                  <w:lang w:eastAsia="ja-JP"/>
                </w:rPr>
                <w:t>s</w:t>
              </w:r>
              <w:r w:rsidRPr="00946700" w:rsidR="00366375">
                <w:rPr>
                  <w:rStyle w:val="Hyperlink"/>
                </w:rPr>
                <w:t>sobhani</w:t>
              </w:r>
              <w:r w:rsidRPr="00946700" w:rsidR="00366375">
                <w:rPr>
                  <w:rStyle w:val="Hyperlink"/>
                  <w:lang w:eastAsia="ja-JP"/>
                </w:rPr>
                <w:t>@student.umgc.edu</w:t>
              </w:r>
            </w:hyperlink>
          </w:p>
        </w:tc>
        <w:tc>
          <w:tcPr>
            <w:tcW w:w="2684" w:type="dxa"/>
          </w:tcPr>
          <w:p w:rsidRPr="00366375" w:rsidR="00366375" w:rsidP="0033105D" w:rsidRDefault="00366375" w14:paraId="5F0EA9DC" w14:textId="74BF2D30">
            <w:pPr>
              <w:cnfStyle w:val="000000100000" w:firstRow="0" w:lastRow="0" w:firstColumn="0" w:lastColumn="0" w:oddVBand="0" w:evenVBand="0" w:oddHBand="1" w:evenHBand="0" w:firstRowFirstColumn="0" w:firstRowLastColumn="0" w:lastRowFirstColumn="0" w:lastRowLastColumn="0"/>
              <w:rPr>
                <w:lang w:eastAsia="ja-JP"/>
              </w:rPr>
            </w:pPr>
            <w:r w:rsidRPr="00366375">
              <w:rPr>
                <w:lang w:eastAsia="ja-JP"/>
              </w:rPr>
              <w:t>Developer</w:t>
            </w:r>
          </w:p>
        </w:tc>
      </w:tr>
      <w:tr w:rsidRPr="005E72E0" w:rsidR="00366375" w:rsidTr="453DDBF4" w14:paraId="4CB35CF1" w14:textId="77777777">
        <w:trPr>
          <w:trHeight w:val="387"/>
        </w:trPr>
        <w:tc>
          <w:tcPr>
            <w:cnfStyle w:val="001000000000" w:firstRow="0" w:lastRow="0" w:firstColumn="1" w:lastColumn="0" w:oddVBand="0" w:evenVBand="0" w:oddHBand="0" w:evenHBand="0" w:firstRowFirstColumn="0" w:firstRowLastColumn="0" w:lastRowFirstColumn="0" w:lastRowLastColumn="0"/>
            <w:tcW w:w="2740" w:type="dxa"/>
          </w:tcPr>
          <w:p w:rsidRPr="00366375" w:rsidR="00366375" w:rsidP="000A23F7" w:rsidRDefault="00366375" w14:paraId="30DE46B1" w14:textId="084079AA">
            <w:pPr>
              <w:rPr>
                <w:lang w:eastAsia="ja-JP"/>
              </w:rPr>
            </w:pPr>
            <w:r w:rsidRPr="00366375">
              <w:rPr>
                <w:lang w:eastAsia="ja-JP"/>
              </w:rPr>
              <w:t>Abdul Kamara</w:t>
            </w:r>
          </w:p>
        </w:tc>
        <w:tc>
          <w:tcPr>
            <w:tcW w:w="3926" w:type="dxa"/>
          </w:tcPr>
          <w:p w:rsidRPr="00366375" w:rsidR="00366375" w:rsidP="000A23F7" w:rsidRDefault="00876B81" w14:paraId="5A4ABC75" w14:textId="5CCD99D9">
            <w:pPr>
              <w:cnfStyle w:val="000000000000" w:firstRow="0" w:lastRow="0" w:firstColumn="0" w:lastColumn="0" w:oddVBand="0" w:evenVBand="0" w:oddHBand="0" w:evenHBand="0" w:firstRowFirstColumn="0" w:firstRowLastColumn="0" w:lastRowFirstColumn="0" w:lastRowLastColumn="0"/>
              <w:rPr>
                <w:lang w:eastAsia="ja-JP"/>
              </w:rPr>
            </w:pPr>
            <w:hyperlink w:history="1" r:id="rId16">
              <w:r w:rsidRPr="00946700" w:rsidR="00366375">
                <w:rPr>
                  <w:rStyle w:val="Hyperlink"/>
                  <w:lang w:eastAsia="ja-JP"/>
                </w:rPr>
                <w:t>akamara35@student.umgc.edu</w:t>
              </w:r>
            </w:hyperlink>
          </w:p>
        </w:tc>
        <w:tc>
          <w:tcPr>
            <w:tcW w:w="2684" w:type="dxa"/>
          </w:tcPr>
          <w:p w:rsidRPr="00366375" w:rsidR="00366375" w:rsidP="0033105D" w:rsidRDefault="00366375" w14:paraId="002CAB46" w14:textId="01C5CEE9">
            <w:pPr>
              <w:cnfStyle w:val="000000000000" w:firstRow="0" w:lastRow="0" w:firstColumn="0" w:lastColumn="0" w:oddVBand="0" w:evenVBand="0" w:oddHBand="0" w:evenHBand="0" w:firstRowFirstColumn="0" w:firstRowLastColumn="0" w:lastRowFirstColumn="0" w:lastRowLastColumn="0"/>
              <w:rPr>
                <w:lang w:eastAsia="ja-JP"/>
              </w:rPr>
            </w:pPr>
            <w:r w:rsidRPr="00366375">
              <w:rPr>
                <w:lang w:eastAsia="ja-JP"/>
              </w:rPr>
              <w:t>Developer</w:t>
            </w:r>
          </w:p>
        </w:tc>
      </w:tr>
      <w:tr w:rsidRPr="005E72E0" w:rsidR="00366375" w:rsidTr="453DDBF4" w14:paraId="181F3EB5" w14:textId="7777777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740" w:type="dxa"/>
          </w:tcPr>
          <w:p w:rsidRPr="00366375" w:rsidR="00366375" w:rsidP="000A23F7" w:rsidRDefault="00366375" w14:paraId="79FA2CED" w14:textId="1F99472D">
            <w:pPr>
              <w:rPr>
                <w:lang w:eastAsia="ja-JP"/>
              </w:rPr>
            </w:pPr>
            <w:r w:rsidRPr="00366375">
              <w:rPr>
                <w:lang w:eastAsia="ja-JP"/>
              </w:rPr>
              <w:t>Eugene Kim</w:t>
            </w:r>
          </w:p>
        </w:tc>
        <w:tc>
          <w:tcPr>
            <w:tcW w:w="3926" w:type="dxa"/>
          </w:tcPr>
          <w:p w:rsidRPr="00366375" w:rsidR="00366375" w:rsidP="000A23F7" w:rsidRDefault="00876B81" w14:paraId="0D9A82B3" w14:textId="78B5C73E">
            <w:pPr>
              <w:cnfStyle w:val="000000100000" w:firstRow="0" w:lastRow="0" w:firstColumn="0" w:lastColumn="0" w:oddVBand="0" w:evenVBand="0" w:oddHBand="1" w:evenHBand="0" w:firstRowFirstColumn="0" w:firstRowLastColumn="0" w:lastRowFirstColumn="0" w:lastRowLastColumn="0"/>
              <w:rPr>
                <w:lang w:eastAsia="ja-JP"/>
              </w:rPr>
            </w:pPr>
            <w:hyperlink w:history="1" r:id="rId17">
              <w:r w:rsidRPr="00366375" w:rsidR="00366375">
                <w:rPr>
                  <w:rStyle w:val="Hyperlink"/>
                  <w:lang w:eastAsia="ja-JP"/>
                </w:rPr>
                <w:t>e</w:t>
              </w:r>
              <w:r w:rsidRPr="00366375" w:rsidR="00366375">
                <w:rPr>
                  <w:rStyle w:val="Hyperlink"/>
                </w:rPr>
                <w:t>kim5</w:t>
              </w:r>
              <w:r w:rsidRPr="00946700" w:rsidR="00366375">
                <w:rPr>
                  <w:rStyle w:val="Hyperlink"/>
                </w:rPr>
                <w:t>5@student.umgc.edu</w:t>
              </w:r>
            </w:hyperlink>
          </w:p>
        </w:tc>
        <w:tc>
          <w:tcPr>
            <w:tcW w:w="2684" w:type="dxa"/>
          </w:tcPr>
          <w:p w:rsidRPr="00366375" w:rsidR="00366375" w:rsidP="0033105D" w:rsidRDefault="00366375" w14:paraId="7B94D794" w14:textId="4F861225">
            <w:pPr>
              <w:cnfStyle w:val="000000100000" w:firstRow="0" w:lastRow="0" w:firstColumn="0" w:lastColumn="0" w:oddVBand="0" w:evenVBand="0" w:oddHBand="1" w:evenHBand="0" w:firstRowFirstColumn="0" w:firstRowLastColumn="0" w:lastRowFirstColumn="0" w:lastRowLastColumn="0"/>
              <w:rPr>
                <w:lang w:eastAsia="ja-JP"/>
              </w:rPr>
            </w:pPr>
            <w:r w:rsidRPr="00366375">
              <w:rPr>
                <w:lang w:eastAsia="ja-JP"/>
              </w:rPr>
              <w:t>Business Analyst</w:t>
            </w:r>
          </w:p>
        </w:tc>
      </w:tr>
      <w:tr w:rsidRPr="005E72E0" w:rsidR="00366375" w:rsidTr="453DDBF4" w14:paraId="3FA79556" w14:textId="77777777">
        <w:trPr>
          <w:trHeight w:val="387"/>
        </w:trPr>
        <w:tc>
          <w:tcPr>
            <w:cnfStyle w:val="001000000000" w:firstRow="0" w:lastRow="0" w:firstColumn="1" w:lastColumn="0" w:oddVBand="0" w:evenVBand="0" w:oddHBand="0" w:evenHBand="0" w:firstRowFirstColumn="0" w:firstRowLastColumn="0" w:lastRowFirstColumn="0" w:lastRowLastColumn="0"/>
            <w:tcW w:w="2740" w:type="dxa"/>
          </w:tcPr>
          <w:p w:rsidRPr="00366375" w:rsidR="00366375" w:rsidP="000A23F7" w:rsidRDefault="00366375" w14:paraId="50F27E1E" w14:textId="04CEA740">
            <w:pPr>
              <w:rPr>
                <w:lang w:eastAsia="ja-JP"/>
              </w:rPr>
            </w:pPr>
            <w:r w:rsidRPr="00366375">
              <w:rPr>
                <w:lang w:eastAsia="ja-JP"/>
              </w:rPr>
              <w:t>Nicholas Ballo</w:t>
            </w:r>
          </w:p>
        </w:tc>
        <w:tc>
          <w:tcPr>
            <w:tcW w:w="3926" w:type="dxa"/>
          </w:tcPr>
          <w:p w:rsidRPr="00366375" w:rsidR="00366375" w:rsidP="000A23F7" w:rsidRDefault="00876B81" w14:paraId="01DD263C" w14:textId="55D1D20D">
            <w:pPr>
              <w:cnfStyle w:val="000000000000" w:firstRow="0" w:lastRow="0" w:firstColumn="0" w:lastColumn="0" w:oddVBand="0" w:evenVBand="0" w:oddHBand="0" w:evenHBand="0" w:firstRowFirstColumn="0" w:firstRowLastColumn="0" w:lastRowFirstColumn="0" w:lastRowLastColumn="0"/>
              <w:rPr>
                <w:lang w:eastAsia="ja-JP"/>
              </w:rPr>
            </w:pPr>
            <w:hyperlink w:history="1" r:id="rId18">
              <w:r w:rsidRPr="00946700" w:rsidR="00366375">
                <w:rPr>
                  <w:rStyle w:val="Hyperlink"/>
                  <w:lang w:eastAsia="ja-JP"/>
                </w:rPr>
                <w:t>nbsockem@gmail.com</w:t>
              </w:r>
            </w:hyperlink>
          </w:p>
        </w:tc>
        <w:tc>
          <w:tcPr>
            <w:tcW w:w="2684" w:type="dxa"/>
          </w:tcPr>
          <w:p w:rsidRPr="00366375" w:rsidR="00366375" w:rsidP="0033105D" w:rsidRDefault="00366375" w14:paraId="1C107D67" w14:textId="13C1FC07">
            <w:pPr>
              <w:cnfStyle w:val="000000000000" w:firstRow="0" w:lastRow="0" w:firstColumn="0" w:lastColumn="0" w:oddVBand="0" w:evenVBand="0" w:oddHBand="0" w:evenHBand="0" w:firstRowFirstColumn="0" w:firstRowLastColumn="0" w:lastRowFirstColumn="0" w:lastRowLastColumn="0"/>
              <w:rPr>
                <w:lang w:eastAsia="ja-JP"/>
              </w:rPr>
            </w:pPr>
            <w:r w:rsidRPr="00366375">
              <w:rPr>
                <w:lang w:eastAsia="ja-JP"/>
              </w:rPr>
              <w:t>Test Engineer</w:t>
            </w:r>
          </w:p>
        </w:tc>
      </w:tr>
      <w:tr w:rsidRPr="005E72E0" w:rsidR="00366375" w:rsidTr="453DDBF4" w14:paraId="4A4BAA31" w14:textId="7777777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740" w:type="dxa"/>
          </w:tcPr>
          <w:p w:rsidRPr="00366375" w:rsidR="00366375" w:rsidP="000A23F7" w:rsidRDefault="00366375" w14:paraId="4490FBE2" w14:textId="2DD53B64">
            <w:pPr>
              <w:rPr>
                <w:lang w:eastAsia="ja-JP"/>
              </w:rPr>
            </w:pPr>
            <w:r w:rsidRPr="00366375">
              <w:rPr>
                <w:lang w:eastAsia="ja-JP"/>
              </w:rPr>
              <w:t>Jean-nae’ Dedrick</w:t>
            </w:r>
          </w:p>
        </w:tc>
        <w:tc>
          <w:tcPr>
            <w:tcW w:w="3926" w:type="dxa"/>
          </w:tcPr>
          <w:p w:rsidRPr="00366375" w:rsidR="00366375" w:rsidP="000A23F7" w:rsidRDefault="00876B81" w14:paraId="091BE632" w14:textId="7E1E6619">
            <w:pPr>
              <w:cnfStyle w:val="000000100000" w:firstRow="0" w:lastRow="0" w:firstColumn="0" w:lastColumn="0" w:oddVBand="0" w:evenVBand="0" w:oddHBand="1" w:evenHBand="0" w:firstRowFirstColumn="0" w:firstRowLastColumn="0" w:lastRowFirstColumn="0" w:lastRowLastColumn="0"/>
              <w:rPr>
                <w:lang w:eastAsia="ja-JP"/>
              </w:rPr>
            </w:pPr>
            <w:hyperlink w:history="1" r:id="rId19">
              <w:r w:rsidRPr="00946700" w:rsidR="00366375">
                <w:rPr>
                  <w:rStyle w:val="Hyperlink"/>
                  <w:lang w:eastAsia="ja-JP"/>
                </w:rPr>
                <w:t>jcdedrick@gmail.com</w:t>
              </w:r>
            </w:hyperlink>
          </w:p>
        </w:tc>
        <w:tc>
          <w:tcPr>
            <w:tcW w:w="2684" w:type="dxa"/>
          </w:tcPr>
          <w:p w:rsidRPr="00366375" w:rsidR="00366375" w:rsidP="0033105D" w:rsidRDefault="00366375" w14:paraId="0E5ABE85" w14:textId="4671EB27">
            <w:pPr>
              <w:cnfStyle w:val="000000100000" w:firstRow="0" w:lastRow="0" w:firstColumn="0" w:lastColumn="0" w:oddVBand="0" w:evenVBand="0" w:oddHBand="1" w:evenHBand="0" w:firstRowFirstColumn="0" w:firstRowLastColumn="0" w:lastRowFirstColumn="0" w:lastRowLastColumn="0"/>
              <w:rPr>
                <w:lang w:eastAsia="ja-JP"/>
              </w:rPr>
            </w:pPr>
            <w:r w:rsidRPr="00366375">
              <w:rPr>
                <w:lang w:eastAsia="ja-JP"/>
              </w:rPr>
              <w:t>Project Manager</w:t>
            </w:r>
          </w:p>
        </w:tc>
      </w:tr>
      <w:tr w:rsidRPr="005E72E0" w:rsidR="00366375" w:rsidTr="453DDBF4" w14:paraId="53B5337D" w14:textId="77777777">
        <w:trPr>
          <w:trHeight w:val="387"/>
        </w:trPr>
        <w:tc>
          <w:tcPr>
            <w:cnfStyle w:val="001000000000" w:firstRow="0" w:lastRow="0" w:firstColumn="1" w:lastColumn="0" w:oddVBand="0" w:evenVBand="0" w:oddHBand="0" w:evenHBand="0" w:firstRowFirstColumn="0" w:firstRowLastColumn="0" w:lastRowFirstColumn="0" w:lastRowLastColumn="0"/>
            <w:tcW w:w="2740" w:type="dxa"/>
          </w:tcPr>
          <w:p w:rsidRPr="00366375" w:rsidR="00366375" w:rsidP="000A23F7" w:rsidRDefault="00366375" w14:paraId="26CDDD2B" w14:textId="32AAF8FA">
            <w:pPr>
              <w:rPr>
                <w:lang w:eastAsia="ja-JP"/>
              </w:rPr>
            </w:pPr>
            <w:r w:rsidRPr="00366375">
              <w:rPr>
                <w:lang w:eastAsia="ja-JP"/>
              </w:rPr>
              <w:t>Geoff Dean</w:t>
            </w:r>
          </w:p>
        </w:tc>
        <w:tc>
          <w:tcPr>
            <w:tcW w:w="3926" w:type="dxa"/>
          </w:tcPr>
          <w:p w:rsidRPr="00366375" w:rsidR="00366375" w:rsidP="000A23F7" w:rsidRDefault="00876B81" w14:paraId="42AA7238" w14:textId="2FE9D713">
            <w:pPr>
              <w:cnfStyle w:val="000000000000" w:firstRow="0" w:lastRow="0" w:firstColumn="0" w:lastColumn="0" w:oddVBand="0" w:evenVBand="0" w:oddHBand="0" w:evenHBand="0" w:firstRowFirstColumn="0" w:firstRowLastColumn="0" w:lastRowFirstColumn="0" w:lastRowLastColumn="0"/>
              <w:rPr>
                <w:lang w:eastAsia="ja-JP"/>
              </w:rPr>
            </w:pPr>
            <w:hyperlink w:history="1" r:id="rId20">
              <w:r w:rsidRPr="00946700" w:rsidR="00366375">
                <w:rPr>
                  <w:rStyle w:val="Hyperlink"/>
                  <w:lang w:eastAsia="ja-JP"/>
                </w:rPr>
                <w:t>gdean5@student.umgc.edu</w:t>
              </w:r>
            </w:hyperlink>
          </w:p>
        </w:tc>
        <w:tc>
          <w:tcPr>
            <w:tcW w:w="2684" w:type="dxa"/>
          </w:tcPr>
          <w:p w:rsidRPr="00366375" w:rsidR="00366375" w:rsidP="0033105D" w:rsidRDefault="00366375" w14:paraId="1FEC9FA5" w14:textId="462A6FFA">
            <w:pPr>
              <w:cnfStyle w:val="000000000000" w:firstRow="0" w:lastRow="0" w:firstColumn="0" w:lastColumn="0" w:oddVBand="0" w:evenVBand="0" w:oddHBand="0" w:evenHBand="0" w:firstRowFirstColumn="0" w:firstRowLastColumn="0" w:lastRowFirstColumn="0" w:lastRowLastColumn="0"/>
              <w:rPr>
                <w:lang w:eastAsia="ja-JP"/>
              </w:rPr>
            </w:pPr>
            <w:r w:rsidRPr="00366375">
              <w:rPr>
                <w:lang w:eastAsia="ja-JP"/>
              </w:rPr>
              <w:t>Developer</w:t>
            </w:r>
          </w:p>
        </w:tc>
      </w:tr>
      <w:tr w:rsidRPr="005E72E0" w:rsidR="00366375" w:rsidTr="453DDBF4" w14:paraId="7327AC42" w14:textId="7777777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740" w:type="dxa"/>
          </w:tcPr>
          <w:p w:rsidRPr="00366375" w:rsidR="00366375" w:rsidP="000A23F7" w:rsidRDefault="00366375" w14:paraId="2ECE46D4" w14:textId="2518E86E">
            <w:pPr>
              <w:rPr>
                <w:lang w:eastAsia="ja-JP"/>
              </w:rPr>
            </w:pPr>
            <w:r w:rsidRPr="00366375">
              <w:rPr>
                <w:lang w:eastAsia="ja-JP"/>
              </w:rPr>
              <w:t>Anthony Cedeno</w:t>
            </w:r>
          </w:p>
        </w:tc>
        <w:tc>
          <w:tcPr>
            <w:tcW w:w="3926" w:type="dxa"/>
          </w:tcPr>
          <w:p w:rsidRPr="00366375" w:rsidR="00366375" w:rsidP="000A23F7" w:rsidRDefault="00876B81" w14:paraId="3A800C8E" w14:textId="644CC62D">
            <w:pPr>
              <w:cnfStyle w:val="000000100000" w:firstRow="0" w:lastRow="0" w:firstColumn="0" w:lastColumn="0" w:oddVBand="0" w:evenVBand="0" w:oddHBand="1" w:evenHBand="0" w:firstRowFirstColumn="0" w:firstRowLastColumn="0" w:lastRowFirstColumn="0" w:lastRowLastColumn="0"/>
              <w:rPr>
                <w:lang w:eastAsia="ja-JP"/>
              </w:rPr>
            </w:pPr>
            <w:hyperlink w:history="1" r:id="rId21">
              <w:r w:rsidRPr="00946700" w:rsidR="00366375">
                <w:rPr>
                  <w:rStyle w:val="Hyperlink"/>
                  <w:lang w:eastAsia="ja-JP"/>
                </w:rPr>
                <w:t>anthony.cedeno@gmail.com</w:t>
              </w:r>
            </w:hyperlink>
          </w:p>
        </w:tc>
        <w:tc>
          <w:tcPr>
            <w:tcW w:w="2684" w:type="dxa"/>
          </w:tcPr>
          <w:p w:rsidRPr="00366375" w:rsidR="00366375" w:rsidP="0033105D" w:rsidRDefault="00366375" w14:paraId="5D6E7FBF" w14:textId="3A256C43">
            <w:pPr>
              <w:cnfStyle w:val="000000100000" w:firstRow="0" w:lastRow="0" w:firstColumn="0" w:lastColumn="0" w:oddVBand="0" w:evenVBand="0" w:oddHBand="1" w:evenHBand="0" w:firstRowFirstColumn="0" w:firstRowLastColumn="0" w:lastRowFirstColumn="0" w:lastRowLastColumn="0"/>
              <w:rPr>
                <w:lang w:eastAsia="ja-JP"/>
              </w:rPr>
            </w:pPr>
            <w:r w:rsidRPr="00366375">
              <w:rPr>
                <w:lang w:eastAsia="ja-JP"/>
              </w:rPr>
              <w:t>Test Engineer</w:t>
            </w:r>
          </w:p>
        </w:tc>
      </w:tr>
      <w:tr w:rsidRPr="005E72E0" w:rsidR="000A23F7" w:rsidTr="453DDBF4" w14:paraId="7EE54AEE" w14:textId="77777777">
        <w:trPr>
          <w:trHeight w:val="387"/>
        </w:trPr>
        <w:tc>
          <w:tcPr>
            <w:cnfStyle w:val="001000000000" w:firstRow="0" w:lastRow="0" w:firstColumn="1" w:lastColumn="0" w:oddVBand="0" w:evenVBand="0" w:oddHBand="0" w:evenHBand="0" w:firstRowFirstColumn="0" w:firstRowLastColumn="0" w:lastRowFirstColumn="0" w:lastRowLastColumn="0"/>
            <w:tcW w:w="2740" w:type="dxa"/>
          </w:tcPr>
          <w:p w:rsidRPr="00366375" w:rsidR="000A23F7" w:rsidP="000A23F7" w:rsidRDefault="000A23F7" w14:paraId="2813212B" w14:textId="52AA1719">
            <w:pPr>
              <w:rPr>
                <w:lang w:eastAsia="ja-JP"/>
              </w:rPr>
            </w:pPr>
            <w:r>
              <w:rPr>
                <w:lang w:eastAsia="ja-JP"/>
              </w:rPr>
              <w:t>Ivy Pham</w:t>
            </w:r>
          </w:p>
        </w:tc>
        <w:tc>
          <w:tcPr>
            <w:tcW w:w="3926" w:type="dxa"/>
          </w:tcPr>
          <w:p w:rsidR="000A23F7" w:rsidP="000A23F7" w:rsidRDefault="00876B81" w14:paraId="00EC344F" w14:textId="4A4D83A1">
            <w:pPr>
              <w:cnfStyle w:val="000000000000" w:firstRow="0" w:lastRow="0" w:firstColumn="0" w:lastColumn="0" w:oddVBand="0" w:evenVBand="0" w:oddHBand="0" w:evenHBand="0" w:firstRowFirstColumn="0" w:firstRowLastColumn="0" w:lastRowFirstColumn="0" w:lastRowLastColumn="0"/>
              <w:rPr>
                <w:lang w:eastAsia="ja-JP"/>
              </w:rPr>
            </w:pPr>
            <w:hyperlink w:history="1" r:id="rId22">
              <w:r w:rsidRPr="00946700" w:rsidR="000A23F7">
                <w:rPr>
                  <w:rStyle w:val="Hyperlink"/>
                  <w:lang w:eastAsia="ja-JP"/>
                </w:rPr>
                <w:t>ipham@student.umgc.edu</w:t>
              </w:r>
            </w:hyperlink>
          </w:p>
        </w:tc>
        <w:tc>
          <w:tcPr>
            <w:tcW w:w="2684" w:type="dxa"/>
          </w:tcPr>
          <w:p w:rsidRPr="00366375" w:rsidR="000A23F7" w:rsidP="0033105D" w:rsidRDefault="000A23F7" w14:paraId="009F6B55" w14:textId="13320277">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DevSecOps Engineer</w:t>
            </w:r>
          </w:p>
        </w:tc>
      </w:tr>
      <w:tr w:rsidRPr="005E72E0" w:rsidR="000A23F7" w:rsidTr="453DDBF4" w14:paraId="3BF39882" w14:textId="7777777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740" w:type="dxa"/>
          </w:tcPr>
          <w:p w:rsidR="000A23F7" w:rsidP="000A23F7" w:rsidRDefault="000A23F7" w14:paraId="5A05C403" w14:textId="665B01E3">
            <w:pPr>
              <w:rPr>
                <w:lang w:eastAsia="ja-JP"/>
              </w:rPr>
            </w:pPr>
            <w:r>
              <w:rPr>
                <w:lang w:eastAsia="ja-JP"/>
              </w:rPr>
              <w:t>Vincent Leung</w:t>
            </w:r>
          </w:p>
        </w:tc>
        <w:tc>
          <w:tcPr>
            <w:tcW w:w="3926" w:type="dxa"/>
          </w:tcPr>
          <w:p w:rsidR="000A23F7" w:rsidP="000A23F7" w:rsidRDefault="00876B81" w14:paraId="2A3D8068" w14:textId="7C338F83">
            <w:pPr>
              <w:cnfStyle w:val="000000100000" w:firstRow="0" w:lastRow="0" w:firstColumn="0" w:lastColumn="0" w:oddVBand="0" w:evenVBand="0" w:oddHBand="1" w:evenHBand="0" w:firstRowFirstColumn="0" w:firstRowLastColumn="0" w:lastRowFirstColumn="0" w:lastRowLastColumn="0"/>
              <w:rPr>
                <w:lang w:eastAsia="ja-JP"/>
              </w:rPr>
            </w:pPr>
            <w:hyperlink w:history="1" r:id="rId23">
              <w:r w:rsidRPr="00946700" w:rsidR="000A23F7">
                <w:rPr>
                  <w:rStyle w:val="Hyperlink"/>
                  <w:lang w:eastAsia="ja-JP"/>
                </w:rPr>
                <w:t>vleung1@studeng.umgc.edu</w:t>
              </w:r>
            </w:hyperlink>
          </w:p>
        </w:tc>
        <w:tc>
          <w:tcPr>
            <w:tcW w:w="2684" w:type="dxa"/>
          </w:tcPr>
          <w:p w:rsidR="000A23F7" w:rsidP="0033105D" w:rsidRDefault="000A23F7" w14:paraId="1473DD0B" w14:textId="58F39B14">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DevSecOps Engineer</w:t>
            </w:r>
          </w:p>
        </w:tc>
      </w:tr>
    </w:tbl>
    <w:p w:rsidR="000A23F7" w:rsidP="000A23F7" w:rsidRDefault="000A23F7" w14:paraId="1F7AD606" w14:textId="1E827FCE"/>
    <w:p w:rsidR="002A1381" w:rsidP="000A23F7" w:rsidRDefault="002A1381" w14:paraId="0F6DC5B9" w14:textId="0147136B"/>
    <w:p w:rsidR="002A1381" w:rsidP="000A23F7" w:rsidRDefault="002A1381" w14:paraId="1EC08EBE" w14:textId="77777777"/>
    <w:p w:rsidR="002A1381" w:rsidP="002A1381" w:rsidRDefault="002A1381" w14:paraId="2D622D2B" w14:textId="3E36B19F">
      <w:pPr>
        <w:pStyle w:val="Caption"/>
        <w:keepNext/>
      </w:pPr>
      <w:r>
        <w:lastRenderedPageBreak/>
        <w:t xml:space="preserve">Table </w:t>
      </w:r>
      <w:r w:rsidR="00876B81">
        <w:fldChar w:fldCharType="begin"/>
      </w:r>
      <w:r w:rsidR="00876B81">
        <w:instrText xml:space="preserve"> SEQ Table \* ARABIC </w:instrText>
      </w:r>
      <w:r w:rsidR="00876B81">
        <w:fldChar w:fldCharType="separate"/>
      </w:r>
      <w:r>
        <w:rPr>
          <w:noProof/>
        </w:rPr>
        <w:t>2</w:t>
      </w:r>
      <w:r w:rsidR="00876B81">
        <w:rPr>
          <w:noProof/>
        </w:rPr>
        <w:fldChar w:fldCharType="end"/>
      </w:r>
      <w:r>
        <w:t xml:space="preserve"> - Acronyms and Abbreviations</w:t>
      </w:r>
    </w:p>
    <w:tbl>
      <w:tblPr>
        <w:tblStyle w:val="GridTable4-Accent1"/>
        <w:tblW w:w="0" w:type="auto"/>
        <w:jc w:val="center"/>
        <w:tblLook w:val="04A0" w:firstRow="1" w:lastRow="0" w:firstColumn="1" w:lastColumn="0" w:noHBand="0" w:noVBand="1"/>
      </w:tblPr>
      <w:tblGrid>
        <w:gridCol w:w="2740"/>
        <w:gridCol w:w="3926"/>
      </w:tblGrid>
      <w:tr w:rsidRPr="005E72E0" w:rsidR="002A1381" w:rsidTr="002A1381" w14:paraId="3CA7ACA7" w14:textId="77777777">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2740" w:type="dxa"/>
            <w:hideMark/>
          </w:tcPr>
          <w:p w:rsidRPr="005E72E0" w:rsidR="002A1381" w:rsidP="007E0BF9" w:rsidRDefault="002A1381" w14:paraId="64D1CC84" w14:textId="5C3ECD3B">
            <w:pPr>
              <w:rPr>
                <w:lang w:eastAsia="ja-JP"/>
              </w:rPr>
            </w:pPr>
            <w:r>
              <w:rPr>
                <w:lang w:eastAsia="ja-JP"/>
              </w:rPr>
              <w:t>Abbreviation</w:t>
            </w:r>
          </w:p>
        </w:tc>
        <w:tc>
          <w:tcPr>
            <w:tcW w:w="3926" w:type="dxa"/>
            <w:hideMark/>
          </w:tcPr>
          <w:p w:rsidRPr="005E72E0" w:rsidR="002A1381" w:rsidP="007E0BF9" w:rsidRDefault="002A1381" w14:paraId="5F9FE128" w14:textId="70543CED">
            <w:pPr>
              <w:cnfStyle w:val="100000000000" w:firstRow="1" w:lastRow="0" w:firstColumn="0" w:lastColumn="0" w:oddVBand="0" w:evenVBand="0" w:oddHBand="0" w:evenHBand="0" w:firstRowFirstColumn="0" w:firstRowLastColumn="0" w:lastRowFirstColumn="0" w:lastRowLastColumn="0"/>
              <w:rPr>
                <w:lang w:eastAsia="ja-JP"/>
              </w:rPr>
            </w:pPr>
            <w:r>
              <w:rPr>
                <w:lang w:eastAsia="ja-JP"/>
              </w:rPr>
              <w:t>Definition</w:t>
            </w:r>
          </w:p>
        </w:tc>
      </w:tr>
      <w:tr w:rsidRPr="005E72E0" w:rsidR="002A1381" w:rsidTr="002A1381" w14:paraId="195AC9FA" w14:textId="77777777">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740" w:type="dxa"/>
            <w:hideMark/>
          </w:tcPr>
          <w:p w:rsidRPr="00366375" w:rsidR="002A1381" w:rsidP="007E0BF9" w:rsidRDefault="002A1381" w14:paraId="07976846" w14:textId="1DC7A154">
            <w:pPr>
              <w:rPr>
                <w:lang w:eastAsia="ja-JP"/>
              </w:rPr>
            </w:pPr>
            <w:r>
              <w:rPr>
                <w:lang w:eastAsia="ja-JP"/>
              </w:rPr>
              <w:t>GCP</w:t>
            </w:r>
          </w:p>
        </w:tc>
        <w:tc>
          <w:tcPr>
            <w:tcW w:w="3926" w:type="dxa"/>
            <w:hideMark/>
          </w:tcPr>
          <w:p w:rsidRPr="00366375" w:rsidR="002A1381" w:rsidP="007E0BF9" w:rsidRDefault="002A1381" w14:paraId="56880498" w14:textId="0E84E09F">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Google Cloud Platform</w:t>
            </w:r>
          </w:p>
        </w:tc>
      </w:tr>
      <w:tr w:rsidRPr="005E72E0" w:rsidR="002A1381" w:rsidTr="002A1381" w14:paraId="4A83EEFF" w14:textId="77777777">
        <w:trPr>
          <w:trHeight w:val="387"/>
          <w:jc w:val="center"/>
        </w:trPr>
        <w:tc>
          <w:tcPr>
            <w:cnfStyle w:val="001000000000" w:firstRow="0" w:lastRow="0" w:firstColumn="1" w:lastColumn="0" w:oddVBand="0" w:evenVBand="0" w:oddHBand="0" w:evenHBand="0" w:firstRowFirstColumn="0" w:firstRowLastColumn="0" w:lastRowFirstColumn="0" w:lastRowLastColumn="0"/>
            <w:tcW w:w="2740" w:type="dxa"/>
          </w:tcPr>
          <w:p w:rsidRPr="00366375" w:rsidR="002A1381" w:rsidP="007E0BF9" w:rsidRDefault="002A1381" w14:paraId="4B0337C3" w14:textId="1AA9E3B8">
            <w:pPr>
              <w:rPr>
                <w:lang w:eastAsia="ja-JP"/>
              </w:rPr>
            </w:pPr>
            <w:r>
              <w:rPr>
                <w:lang w:eastAsia="ja-JP"/>
              </w:rPr>
              <w:t>UI</w:t>
            </w:r>
          </w:p>
        </w:tc>
        <w:tc>
          <w:tcPr>
            <w:tcW w:w="3926" w:type="dxa"/>
          </w:tcPr>
          <w:p w:rsidRPr="002A1381" w:rsidR="002A1381" w:rsidP="002A1381" w:rsidRDefault="002A1381" w14:paraId="557F19AB" w14:textId="0291C6EA">
            <w:pPr>
              <w:cnfStyle w:val="000000000000" w:firstRow="0" w:lastRow="0" w:firstColumn="0" w:lastColumn="0" w:oddVBand="0" w:evenVBand="0" w:oddHBand="0" w:evenHBand="0" w:firstRowFirstColumn="0" w:firstRowLastColumn="0" w:lastRowFirstColumn="0" w:lastRowLastColumn="0"/>
            </w:pPr>
            <w:r w:rsidRPr="002A1381">
              <w:t>User Interface</w:t>
            </w:r>
          </w:p>
        </w:tc>
      </w:tr>
      <w:tr w:rsidRPr="005E72E0" w:rsidR="007E0BF9" w:rsidTr="002A1381" w14:paraId="52731036" w14:textId="77777777">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740" w:type="dxa"/>
          </w:tcPr>
          <w:p w:rsidR="007E0BF9" w:rsidP="007E0BF9" w:rsidRDefault="007E0BF9" w14:paraId="66487FC3" w14:textId="2F003C26">
            <w:pPr>
              <w:rPr>
                <w:lang w:eastAsia="ja-JP"/>
              </w:rPr>
            </w:pPr>
            <w:r>
              <w:rPr>
                <w:lang w:eastAsia="ja-JP"/>
              </w:rPr>
              <w:t>VM</w:t>
            </w:r>
          </w:p>
        </w:tc>
        <w:tc>
          <w:tcPr>
            <w:tcW w:w="3926" w:type="dxa"/>
          </w:tcPr>
          <w:p w:rsidRPr="002A1381" w:rsidR="007E0BF9" w:rsidP="002A1381" w:rsidRDefault="007E0BF9" w14:paraId="065A54C7" w14:textId="45FD6E92">
            <w:pPr>
              <w:cnfStyle w:val="000000100000" w:firstRow="0" w:lastRow="0" w:firstColumn="0" w:lastColumn="0" w:oddVBand="0" w:evenVBand="0" w:oddHBand="1" w:evenHBand="0" w:firstRowFirstColumn="0" w:firstRowLastColumn="0" w:lastRowFirstColumn="0" w:lastRowLastColumn="0"/>
            </w:pPr>
            <w:r>
              <w:t>Virtual Machine</w:t>
            </w:r>
          </w:p>
        </w:tc>
      </w:tr>
      <w:tr w:rsidRPr="005E72E0" w:rsidR="007E0BF9" w:rsidTr="002A1381" w14:paraId="3BF3B34B" w14:textId="77777777">
        <w:trPr>
          <w:trHeight w:val="387"/>
          <w:jc w:val="center"/>
        </w:trPr>
        <w:tc>
          <w:tcPr>
            <w:cnfStyle w:val="001000000000" w:firstRow="0" w:lastRow="0" w:firstColumn="1" w:lastColumn="0" w:oddVBand="0" w:evenVBand="0" w:oddHBand="0" w:evenHBand="0" w:firstRowFirstColumn="0" w:firstRowLastColumn="0" w:lastRowFirstColumn="0" w:lastRowLastColumn="0"/>
            <w:tcW w:w="2740" w:type="dxa"/>
          </w:tcPr>
          <w:p w:rsidR="007E0BF9" w:rsidP="007E0BF9" w:rsidRDefault="007E0BF9" w14:paraId="053A28CA" w14:textId="0D21EDA3">
            <w:pPr>
              <w:rPr>
                <w:lang w:eastAsia="ja-JP"/>
              </w:rPr>
            </w:pPr>
            <w:r>
              <w:rPr>
                <w:lang w:eastAsia="ja-JP"/>
              </w:rPr>
              <w:t>AKS</w:t>
            </w:r>
          </w:p>
        </w:tc>
        <w:tc>
          <w:tcPr>
            <w:tcW w:w="3926" w:type="dxa"/>
          </w:tcPr>
          <w:p w:rsidR="007E0BF9" w:rsidP="002A1381" w:rsidRDefault="007E0BF9" w14:paraId="233B7B3E" w14:textId="1F368844">
            <w:pPr>
              <w:cnfStyle w:val="000000000000" w:firstRow="0" w:lastRow="0" w:firstColumn="0" w:lastColumn="0" w:oddVBand="0" w:evenVBand="0" w:oddHBand="0" w:evenHBand="0" w:firstRowFirstColumn="0" w:firstRowLastColumn="0" w:lastRowFirstColumn="0" w:lastRowLastColumn="0"/>
            </w:pPr>
            <w:r>
              <w:t>Azure Kubernetes Service</w:t>
            </w:r>
          </w:p>
        </w:tc>
      </w:tr>
      <w:tr w:rsidRPr="005E72E0" w:rsidR="007E0BF9" w:rsidTr="002A1381" w14:paraId="21D0593C" w14:textId="77777777">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740" w:type="dxa"/>
          </w:tcPr>
          <w:p w:rsidR="007E0BF9" w:rsidP="007E0BF9" w:rsidRDefault="007E0BF9" w14:paraId="5F6C0D11" w14:textId="29FE52E2">
            <w:pPr>
              <w:rPr>
                <w:lang w:eastAsia="ja-JP"/>
              </w:rPr>
            </w:pPr>
            <w:r>
              <w:rPr>
                <w:lang w:eastAsia="ja-JP"/>
              </w:rPr>
              <w:t>ACR</w:t>
            </w:r>
          </w:p>
        </w:tc>
        <w:tc>
          <w:tcPr>
            <w:tcW w:w="3926" w:type="dxa"/>
          </w:tcPr>
          <w:p w:rsidR="007E0BF9" w:rsidP="002A1381" w:rsidRDefault="007E0BF9" w14:paraId="4F3E3DA9" w14:textId="6907A6D5">
            <w:pPr>
              <w:cnfStyle w:val="000000100000" w:firstRow="0" w:lastRow="0" w:firstColumn="0" w:lastColumn="0" w:oddVBand="0" w:evenVBand="0" w:oddHBand="1" w:evenHBand="0" w:firstRowFirstColumn="0" w:firstRowLastColumn="0" w:lastRowFirstColumn="0" w:lastRowLastColumn="0"/>
            </w:pPr>
            <w:r>
              <w:t>Azure Container Registry</w:t>
            </w:r>
          </w:p>
        </w:tc>
      </w:tr>
    </w:tbl>
    <w:p w:rsidR="002A1381" w:rsidRDefault="002A1381" w14:paraId="71588D64" w14:textId="77777777">
      <w:pPr>
        <w:rPr>
          <w:smallCaps/>
          <w:spacing w:val="5"/>
          <w:sz w:val="36"/>
          <w:szCs w:val="36"/>
        </w:rPr>
      </w:pPr>
      <w:r>
        <w:br w:type="page"/>
      </w:r>
    </w:p>
    <w:p w:rsidR="006B4117" w:rsidP="007E0BF9" w:rsidRDefault="006B4117" w14:paraId="371DF9B1" w14:textId="43DB52E1">
      <w:pPr>
        <w:pStyle w:val="Heading1"/>
        <w:numPr>
          <w:ilvl w:val="0"/>
          <w:numId w:val="46"/>
        </w:numPr>
        <w:ind w:left="360"/>
      </w:pPr>
      <w:bookmarkStart w:name="_Toc66020763" w:id="153"/>
      <w:r>
        <w:lastRenderedPageBreak/>
        <w:t>Software Overview</w:t>
      </w:r>
      <w:bookmarkEnd w:id="153"/>
    </w:p>
    <w:p w:rsidR="000A23F7" w:rsidP="000A23F7" w:rsidRDefault="4E0DE5DB" w14:paraId="50076B16" w14:textId="3352AF5A">
      <w:r>
        <w:t>Dialogflow is an application that interfaces between the end-user (professional) and records their voice. The service does additional processing to help the end-user fill out their report. The use of a mobile UI for recording</w:t>
      </w:r>
      <w:r w:rsidR="00876B81">
        <w:t xml:space="preserve"> and </w:t>
      </w:r>
      <w:r>
        <w:t>Google’s Dialogflow engine that interprets the audio shall form the final product.</w:t>
      </w:r>
    </w:p>
    <w:p w:rsidR="0033105D" w:rsidP="000A23F7" w:rsidRDefault="000A23F7" w14:paraId="670F3724" w14:textId="0DA2B7EB">
      <w:r>
        <w:t xml:space="preserve">At a high level, the mobile team is focusing on building out a UI that can identify the user and allow them to record their voice using an API that our team will provide. The Dialogflow team will focus on building out the backend services by receiving the </w:t>
      </w:r>
      <w:r w:rsidR="0033105D">
        <w:t>recorded audio in real time, extracting the relevant fields and data, and populating a custom report on Google Docs/Sheets. DevSecOps will provide the necessary infrastructure to deploy our software using Kubernetes and create the appropriate logging and debugging tools to audit system applications.</w:t>
      </w:r>
    </w:p>
    <w:p w:rsidR="0033105D" w:rsidP="000A23F7" w:rsidRDefault="0033105D" w14:paraId="204A65C7" w14:textId="1A425F71">
      <w:r>
        <w:t>The Dialogflow service architecture will consist of three different components:</w:t>
      </w:r>
    </w:p>
    <w:p w:rsidR="0033105D" w:rsidP="0033105D" w:rsidRDefault="0033105D" w14:paraId="73E7DDF2" w14:textId="4AD10C2A">
      <w:pPr>
        <w:pStyle w:val="ListParagraph"/>
        <w:numPr>
          <w:ilvl w:val="0"/>
          <w:numId w:val="44"/>
        </w:numPr>
      </w:pPr>
      <w:r>
        <w:t>Dialogflow Engine</w:t>
      </w:r>
    </w:p>
    <w:p w:rsidR="0033105D" w:rsidP="0033105D" w:rsidRDefault="0033105D" w14:paraId="50CC9002" w14:textId="61864BA3">
      <w:pPr>
        <w:pStyle w:val="ListParagraph"/>
        <w:numPr>
          <w:ilvl w:val="1"/>
          <w:numId w:val="44"/>
        </w:numPr>
      </w:pPr>
      <w:r>
        <w:t>GCP’s Dialogflow engine allows developers to program intents based on speech or text. These intents are used to extract data from the user’s speech. Our service will enable the user to create intents based on the data they want to capture, which will allow the application to collect that data.</w:t>
      </w:r>
    </w:p>
    <w:p w:rsidR="0033105D" w:rsidP="0033105D" w:rsidRDefault="0033105D" w14:paraId="58BB2D2A" w14:textId="166510EA">
      <w:pPr>
        <w:pStyle w:val="ListParagraph"/>
        <w:numPr>
          <w:ilvl w:val="0"/>
          <w:numId w:val="44"/>
        </w:numPr>
      </w:pPr>
      <w:r>
        <w:t>Web Application Layer</w:t>
      </w:r>
    </w:p>
    <w:p w:rsidR="0033105D" w:rsidP="0033105D" w:rsidRDefault="0033105D" w14:paraId="3E469A54" w14:textId="5FC28172">
      <w:pPr>
        <w:pStyle w:val="ListParagraph"/>
        <w:numPr>
          <w:ilvl w:val="1"/>
          <w:numId w:val="44"/>
        </w:numPr>
      </w:pPr>
      <w:r>
        <w:t>This is the Google Assistant UI that the user will interact with. There will be guided prompts to assist the user in using the application as well as provide feedback for any captured data.</w:t>
      </w:r>
    </w:p>
    <w:p w:rsidR="0033105D" w:rsidP="0033105D" w:rsidRDefault="0033105D" w14:paraId="79485084" w14:textId="4C118F81">
      <w:pPr>
        <w:pStyle w:val="ListParagraph"/>
        <w:numPr>
          <w:ilvl w:val="0"/>
          <w:numId w:val="44"/>
        </w:numPr>
      </w:pPr>
      <w:r>
        <w:t>Webhook Service</w:t>
      </w:r>
    </w:p>
    <w:p w:rsidR="0033105D" w:rsidP="0033105D" w:rsidRDefault="0033105D" w14:paraId="2CDC99CB" w14:textId="1C27F0E8">
      <w:pPr>
        <w:pStyle w:val="ListParagraph"/>
        <w:numPr>
          <w:ilvl w:val="1"/>
          <w:numId w:val="44"/>
        </w:numPr>
      </w:pPr>
      <w:r>
        <w:t>The webhook service will integrate with the Dialogflow engine to create the dynamic intents based on the user’s report fields and process the extracted data coming from the engine during user interaction. This service will help to do the final ETL processes for the application.</w:t>
      </w:r>
    </w:p>
    <w:p w:rsidR="0033105D" w:rsidP="0033105D" w:rsidRDefault="0033105D" w14:paraId="774C89AF" w14:textId="4351AAC1">
      <w:pPr>
        <w:pStyle w:val="ListParagraph"/>
        <w:numPr>
          <w:ilvl w:val="0"/>
          <w:numId w:val="44"/>
        </w:numPr>
      </w:pPr>
      <w:r>
        <w:t>Google Docs/Sheets Integration</w:t>
      </w:r>
    </w:p>
    <w:p w:rsidRPr="000A23F7" w:rsidR="0033105D" w:rsidP="0033105D" w:rsidRDefault="0033105D" w14:paraId="2F1089FA" w14:textId="0C0AE966">
      <w:pPr>
        <w:pStyle w:val="ListParagraph"/>
        <w:numPr>
          <w:ilvl w:val="1"/>
          <w:numId w:val="44"/>
        </w:numPr>
      </w:pPr>
      <w:r>
        <w:t>Reports will be stored in Google Drive using Google Docs and Google Sheets. These are both Google’s document and spreadsheet applications. Our service will need to integrate with those to allow for read and write permissions. This will enable the final report to be generated for the user.</w:t>
      </w:r>
    </w:p>
    <w:p w:rsidR="000A23F7" w:rsidP="000A23F7" w:rsidRDefault="000A23F7" w14:paraId="42B709E2" w14:textId="77777777">
      <w:pPr>
        <w:rPr>
          <w:spacing w:val="5"/>
          <w:sz w:val="36"/>
          <w:szCs w:val="36"/>
        </w:rPr>
      </w:pPr>
      <w:r>
        <w:br w:type="page"/>
      </w:r>
    </w:p>
    <w:p w:rsidRPr="00DB193E" w:rsidR="00BC133F" w:rsidP="007E0BF9" w:rsidRDefault="000E2E21" w14:paraId="14B31F3D" w14:textId="7AEF204C">
      <w:pPr>
        <w:pStyle w:val="Heading1"/>
        <w:numPr>
          <w:ilvl w:val="0"/>
          <w:numId w:val="46"/>
        </w:numPr>
        <w:ind w:left="360"/>
      </w:pPr>
      <w:bookmarkStart w:name="_Toc66020764" w:id="154"/>
      <w:r>
        <w:lastRenderedPageBreak/>
        <w:t>Configurations</w:t>
      </w:r>
      <w:bookmarkEnd w:id="154"/>
    </w:p>
    <w:p w:rsidRPr="005E72E0" w:rsidR="00165F5E" w:rsidP="007E0BF9" w:rsidRDefault="005F50E2" w14:paraId="17AD93B2" w14:textId="755F3DC4">
      <w:pPr>
        <w:pStyle w:val="Heading2"/>
        <w:numPr>
          <w:ilvl w:val="1"/>
          <w:numId w:val="46"/>
        </w:numPr>
      </w:pPr>
      <w:bookmarkStart w:name="_Toc66020765" w:id="155"/>
      <w:r w:rsidRPr="005E72E0">
        <w:t>REST API</w:t>
      </w:r>
      <w:bookmarkEnd w:id="155"/>
    </w:p>
    <w:p w:rsidRPr="0033105D" w:rsidR="0033105D" w:rsidP="0033105D" w:rsidRDefault="000E2E21" w14:paraId="2BA55F67" w14:textId="1A13DB6E">
      <w:pPr>
        <w:pStyle w:val="Heading3"/>
      </w:pPr>
      <w:bookmarkStart w:name="_Toc66020766" w:id="156"/>
      <w:r w:rsidRPr="005E72E0">
        <w:t>Prerequisites</w:t>
      </w:r>
      <w:bookmarkEnd w:id="156"/>
    </w:p>
    <w:p w:rsidR="00652060" w:rsidP="0033105D" w:rsidRDefault="0033105D" w14:paraId="02EDE2CB" w14:textId="4643F610">
      <w:r>
        <w:t xml:space="preserve">The REST API </w:t>
      </w:r>
      <w:r w:rsidR="00E96720">
        <w:t>is</w:t>
      </w:r>
      <w:r>
        <w:t xml:space="preserve"> a Go </w:t>
      </w:r>
      <w:r w:rsidR="00E96720">
        <w:t>server</w:t>
      </w:r>
      <w:r w:rsidR="00F4400A">
        <w:t xml:space="preserve"> that runs a frontend </w:t>
      </w:r>
      <w:r w:rsidR="30874EE9">
        <w:t xml:space="preserve">Vue </w:t>
      </w:r>
      <w:r w:rsidR="00F4400A">
        <w:t xml:space="preserve">application for users to access help documents and a backend </w:t>
      </w:r>
      <w:r w:rsidR="00E96720">
        <w:t xml:space="preserve">Go </w:t>
      </w:r>
      <w:r w:rsidR="00F4400A">
        <w:t>service for Dialogflow webhook requests</w:t>
      </w:r>
      <w:r>
        <w:t>.</w:t>
      </w:r>
      <w:r w:rsidR="0093085E">
        <w:t xml:space="preserve"> The REST API will act as the webhook service and the Google Docs authentication agent. It will be used to read custom report fields, generate dynamic intents, process any incoming data coming from the Dialogflow engine, and fill out the final report.</w:t>
      </w:r>
      <w:r w:rsidR="00524825">
        <w:t xml:space="preserve"> There will also be a web application layer that shares a privacy policy, terms of service, and information about the application.</w:t>
      </w:r>
    </w:p>
    <w:p w:rsidR="0093085E" w:rsidP="0033105D" w:rsidRDefault="0093085E" w14:paraId="6E4C94A4" w14:textId="03497EF3">
      <w:r>
        <w:t>The system must have the following software and tools installed before deploying the REST API</w:t>
      </w:r>
    </w:p>
    <w:p w:rsidR="0093085E" w:rsidP="0093085E" w:rsidRDefault="0093085E" w14:paraId="3597DAEA" w14:textId="306D0965">
      <w:pPr>
        <w:pStyle w:val="ListParagraph"/>
        <w:numPr>
          <w:ilvl w:val="0"/>
          <w:numId w:val="45"/>
        </w:numPr>
      </w:pPr>
      <w:r>
        <w:t>make – version 4.2.1 or higher</w:t>
      </w:r>
    </w:p>
    <w:p w:rsidR="0093085E" w:rsidP="0093085E" w:rsidRDefault="0093085E" w14:paraId="620E3EAE" w14:textId="315B21DE">
      <w:pPr>
        <w:pStyle w:val="ListParagraph"/>
        <w:numPr>
          <w:ilvl w:val="0"/>
          <w:numId w:val="45"/>
        </w:numPr>
      </w:pPr>
      <w:r>
        <w:t>git – version 2.25.1 or higher</w:t>
      </w:r>
    </w:p>
    <w:p w:rsidR="0093085E" w:rsidP="0093085E" w:rsidRDefault="0093085E" w14:paraId="102F072F" w14:textId="798D17DF">
      <w:pPr>
        <w:pStyle w:val="ListParagraph"/>
        <w:numPr>
          <w:ilvl w:val="0"/>
          <w:numId w:val="45"/>
        </w:numPr>
      </w:pPr>
      <w:r>
        <w:t>docker – version 19.03.8 or higher</w:t>
      </w:r>
    </w:p>
    <w:p w:rsidR="0093085E" w:rsidP="0093085E" w:rsidRDefault="002A1381" w14:paraId="34D9D0DB" w14:textId="1B66BFAB">
      <w:pPr>
        <w:pStyle w:val="ListParagraph"/>
        <w:numPr>
          <w:ilvl w:val="0"/>
          <w:numId w:val="45"/>
        </w:numPr>
      </w:pPr>
      <w:r>
        <w:t>Azure CLI</w:t>
      </w:r>
      <w:r w:rsidR="0093085E">
        <w:t xml:space="preserve"> – version 2.0.81 or higher</w:t>
      </w:r>
    </w:p>
    <w:p w:rsidR="00E96720" w:rsidP="0093085E" w:rsidRDefault="00E96720" w14:paraId="6F144A99" w14:textId="7CE28700">
      <w:pPr>
        <w:pStyle w:val="ListParagraph"/>
        <w:numPr>
          <w:ilvl w:val="0"/>
          <w:numId w:val="45"/>
        </w:numPr>
      </w:pPr>
      <w:r>
        <w:t>Go – version 1.16 or higher</w:t>
      </w:r>
    </w:p>
    <w:p w:rsidR="00E96720" w:rsidP="0093085E" w:rsidRDefault="00E96720" w14:paraId="196200B7" w14:textId="4088CAC2">
      <w:pPr>
        <w:pStyle w:val="ListParagraph"/>
        <w:numPr>
          <w:ilvl w:val="0"/>
          <w:numId w:val="45"/>
        </w:numPr>
      </w:pPr>
      <w:r>
        <w:t>kubectl – version 1.20.4 or higher</w:t>
      </w:r>
    </w:p>
    <w:p w:rsidR="000172BE" w:rsidP="0093085E" w:rsidRDefault="000172BE" w14:paraId="5AD741F3" w14:textId="525B60D2">
      <w:pPr>
        <w:pStyle w:val="ListParagraph"/>
        <w:numPr>
          <w:ilvl w:val="0"/>
          <w:numId w:val="45"/>
        </w:numPr>
      </w:pPr>
      <w:r>
        <w:t>helm – version 3.5.2 or higher</w:t>
      </w:r>
    </w:p>
    <w:p w:rsidR="0093085E" w:rsidP="0093085E" w:rsidRDefault="0093085E" w14:paraId="2AFD1F54" w14:textId="36E1848D">
      <w:r>
        <w:t xml:space="preserve">An Azure account is needed in order to be able to deploy on Azure. An Azure account can be created at </w:t>
      </w:r>
      <w:hyperlink w:history="1" r:id="rId24">
        <w:r w:rsidRPr="00946700">
          <w:rPr>
            <w:rStyle w:val="Hyperlink"/>
          </w:rPr>
          <w:t>https://azure.microsoft.com/en-us/free/</w:t>
        </w:r>
      </w:hyperlink>
    </w:p>
    <w:p w:rsidRPr="005E72E0" w:rsidR="0093085E" w:rsidP="0093085E" w:rsidRDefault="0093085E" w14:paraId="6A16A8D5" w14:textId="176BAFAE">
      <w:r>
        <w:t>A Google Drive account is necessary to run the applicati</w:t>
      </w:r>
      <w:r w:rsidR="00524825">
        <w:t xml:space="preserve">on and read/write permissions must be given to the application through an access token. The steps to retrieve the token is outlined in the Software Installation section. A Google account can be created for free at </w:t>
      </w:r>
      <w:hyperlink w:history="1" r:id="rId25">
        <w:r w:rsidRPr="00B44536" w:rsidR="00E96720">
          <w:rPr>
            <w:rStyle w:val="Hyperlink"/>
          </w:rPr>
          <w:t>https://accounts.google.com/signup</w:t>
        </w:r>
      </w:hyperlink>
      <w:r w:rsidR="00524825">
        <w:t>.</w:t>
      </w:r>
    </w:p>
    <w:p w:rsidRPr="0093085E" w:rsidR="0093085E" w:rsidP="0093085E" w:rsidRDefault="00803ACD" w14:paraId="752B80C3" w14:textId="23AF1CB7">
      <w:pPr>
        <w:pStyle w:val="Heading3"/>
      </w:pPr>
      <w:bookmarkStart w:name="_Toc66020767" w:id="157"/>
      <w:r w:rsidRPr="005E72E0">
        <w:t>Features</w:t>
      </w:r>
      <w:bookmarkEnd w:id="157"/>
    </w:p>
    <w:p w:rsidR="0093085E" w:rsidP="00524825" w:rsidRDefault="0093085E" w14:paraId="5C429F36" w14:textId="313AA5C3">
      <w:r>
        <w:t>The REST API makes use of the following features</w:t>
      </w:r>
      <w:r w:rsidR="00E96720">
        <w:t>:</w:t>
      </w:r>
    </w:p>
    <w:p w:rsidR="00524825" w:rsidP="00524825" w:rsidRDefault="00524825" w14:paraId="42D17A6A" w14:textId="1FEE2F90">
      <w:pPr>
        <w:pStyle w:val="ListParagraph"/>
        <w:numPr>
          <w:ilvl w:val="0"/>
          <w:numId w:val="45"/>
        </w:numPr>
      </w:pPr>
      <w:r>
        <w:t>RESTful interface able to receive GET and POST requests</w:t>
      </w:r>
    </w:p>
    <w:p w:rsidR="00524825" w:rsidP="00524825" w:rsidRDefault="00524825" w14:paraId="0FA35865" w14:textId="3D8D07EE">
      <w:pPr>
        <w:pStyle w:val="ListParagraph"/>
        <w:numPr>
          <w:ilvl w:val="1"/>
          <w:numId w:val="45"/>
        </w:numPr>
      </w:pPr>
      <w:r>
        <w:t>POST requests are used by Dialogflow</w:t>
      </w:r>
      <w:r w:rsidR="00E96720">
        <w:t xml:space="preserve"> webhook requests</w:t>
      </w:r>
    </w:p>
    <w:p w:rsidR="00524825" w:rsidP="00E96720" w:rsidRDefault="00524825" w14:paraId="066E4E0B" w14:textId="7B41BB2D">
      <w:pPr>
        <w:pStyle w:val="ListParagraph"/>
        <w:numPr>
          <w:ilvl w:val="1"/>
          <w:numId w:val="45"/>
        </w:numPr>
      </w:pPr>
      <w:r>
        <w:t>GET requests are used for the web application layer</w:t>
      </w:r>
    </w:p>
    <w:p w:rsidRPr="000172BE" w:rsidR="00E96720" w:rsidP="000172BE" w:rsidRDefault="00524825" w14:paraId="0A52B287" w14:textId="539EA38B">
      <w:pPr>
        <w:pStyle w:val="ListParagraph"/>
        <w:numPr>
          <w:ilvl w:val="0"/>
          <w:numId w:val="45"/>
        </w:numPr>
        <w:rPr>
          <w:smallCaps/>
          <w:sz w:val="28"/>
          <w:szCs w:val="28"/>
        </w:rPr>
      </w:pPr>
      <w:r>
        <w:t>Sending POST requests to Google APIs</w:t>
      </w:r>
    </w:p>
    <w:p w:rsidR="00E96720" w:rsidP="007E0BF9" w:rsidRDefault="00E96720" w14:paraId="7AD34977" w14:textId="21CA1A8D">
      <w:pPr>
        <w:pStyle w:val="Heading2"/>
        <w:numPr>
          <w:ilvl w:val="1"/>
          <w:numId w:val="46"/>
        </w:numPr>
      </w:pPr>
      <w:bookmarkStart w:name="_Toc66020768" w:id="158"/>
      <w:r>
        <w:t>GCP Dialogflow Engine</w:t>
      </w:r>
      <w:bookmarkEnd w:id="158"/>
    </w:p>
    <w:p w:rsidRPr="005E72E0" w:rsidR="00803FDC" w:rsidP="000A23F7" w:rsidRDefault="6A4EB11E" w14:paraId="38F142B4" w14:textId="695AEDDB">
      <w:r>
        <w:t>The Google Dialogflow engine was created to be</w:t>
      </w:r>
      <w:r w:rsidR="64B1BC15">
        <w:t xml:space="preserve"> the primary driving component of the application that allows for the interpretation of the various intents </w:t>
      </w:r>
      <w:r w:rsidR="10437A08">
        <w:t>as well as the voice of the professional that uses the application.</w:t>
      </w:r>
    </w:p>
    <w:p w:rsidRPr="005E72E0" w:rsidR="00C90FC5" w:rsidP="00E96720" w:rsidRDefault="000E2E21" w14:paraId="19042B26" w14:textId="168A901B">
      <w:pPr>
        <w:pStyle w:val="Heading3"/>
      </w:pPr>
      <w:bookmarkStart w:name="_Toc66020769" w:id="159"/>
      <w:r w:rsidRPr="005E72E0">
        <w:lastRenderedPageBreak/>
        <w:t>Prerequisites</w:t>
      </w:r>
      <w:bookmarkEnd w:id="159"/>
    </w:p>
    <w:p w:rsidR="00E96720" w:rsidP="00E96720" w:rsidRDefault="00E96720" w14:paraId="5BC05E7E" w14:textId="1236831C">
      <w:pPr>
        <w:pStyle w:val="ListParagraph"/>
        <w:numPr>
          <w:ilvl w:val="0"/>
          <w:numId w:val="45"/>
        </w:numPr>
      </w:pPr>
      <w:r>
        <w:t>GCP account is needed to access the Dialogflow service</w:t>
      </w:r>
    </w:p>
    <w:p w:rsidRPr="005E72E0" w:rsidR="00E96720" w:rsidP="00E96720" w:rsidRDefault="00E96720" w14:paraId="505091DA" w14:textId="25D1500E">
      <w:pPr>
        <w:pStyle w:val="ListParagraph"/>
        <w:numPr>
          <w:ilvl w:val="0"/>
          <w:numId w:val="45"/>
        </w:numPr>
      </w:pPr>
      <w:r>
        <w:t xml:space="preserve">The Dialogflow console can be accessed at </w:t>
      </w:r>
      <w:hyperlink w:history="1" r:id="rId26">
        <w:r w:rsidRPr="00B44536">
          <w:rPr>
            <w:rStyle w:val="Hyperlink"/>
          </w:rPr>
          <w:t>https://dialogflow.cloud.google.com/</w:t>
        </w:r>
      </w:hyperlink>
      <w:r>
        <w:t xml:space="preserve"> </w:t>
      </w:r>
    </w:p>
    <w:p w:rsidR="00803FDC" w:rsidP="0033105D" w:rsidRDefault="000E2E21" w14:paraId="0DB8C890" w14:textId="75EE0D4F">
      <w:pPr>
        <w:pStyle w:val="Heading3"/>
      </w:pPr>
      <w:bookmarkStart w:name="_Toc66020770" w:id="160"/>
      <w:r w:rsidRPr="005E72E0">
        <w:t>Features</w:t>
      </w:r>
      <w:bookmarkEnd w:id="160"/>
    </w:p>
    <w:p w:rsidRPr="00E96720" w:rsidR="00E96720" w:rsidP="00E96720" w:rsidRDefault="00E96720" w14:paraId="488174C7" w14:textId="15AD8475">
      <w:r>
        <w:t>GCP Dialogflow Engine makes use of the following features:</w:t>
      </w:r>
    </w:p>
    <w:p w:rsidRPr="005E72E0" w:rsidR="00E96720" w:rsidP="00081A09" w:rsidRDefault="00E96720" w14:paraId="00A199EF" w14:textId="132798C0">
      <w:pPr>
        <w:pStyle w:val="ListParagraph"/>
        <w:numPr>
          <w:ilvl w:val="0"/>
          <w:numId w:val="45"/>
        </w:numPr>
      </w:pPr>
      <w:r>
        <w:t>Recognize intents and capture variables from user’s input via voice or text.</w:t>
      </w:r>
    </w:p>
    <w:p w:rsidR="00652060" w:rsidP="00E96720" w:rsidRDefault="00E96720" w14:paraId="1A7EBC82" w14:textId="2929FDE7">
      <w:pPr>
        <w:pStyle w:val="ListParagraph"/>
        <w:numPr>
          <w:ilvl w:val="0"/>
          <w:numId w:val="45"/>
        </w:numPr>
      </w:pPr>
      <w:r>
        <w:t>Generate intents that look for key words in user’s input</w:t>
      </w:r>
    </w:p>
    <w:p w:rsidRPr="005E72E0" w:rsidR="00E96720" w:rsidP="00E96720" w:rsidRDefault="00E96720" w14:paraId="4AFE5E0F" w14:textId="2AFBA004">
      <w:pPr>
        <w:pStyle w:val="ListParagraph"/>
        <w:numPr>
          <w:ilvl w:val="0"/>
          <w:numId w:val="45"/>
        </w:numPr>
      </w:pPr>
      <w:r>
        <w:t>Generate responses based on intents.</w:t>
      </w:r>
    </w:p>
    <w:p w:rsidRPr="00186534" w:rsidR="00801386" w:rsidP="007E0BF9" w:rsidRDefault="000E2E21" w14:paraId="4ECA2C4D" w14:textId="37DA1D82">
      <w:pPr>
        <w:pStyle w:val="Heading1"/>
        <w:numPr>
          <w:ilvl w:val="0"/>
          <w:numId w:val="46"/>
        </w:numPr>
        <w:ind w:left="360"/>
      </w:pPr>
      <w:bookmarkStart w:name="_Toc66020771" w:id="161"/>
      <w:r w:rsidRPr="0033105D">
        <w:t>Software</w:t>
      </w:r>
      <w:r>
        <w:t xml:space="preserve"> Installation</w:t>
      </w:r>
      <w:bookmarkEnd w:id="161"/>
    </w:p>
    <w:p w:rsidRPr="00AD0846" w:rsidR="000E2E21" w:rsidP="007E0BF9" w:rsidRDefault="00E062EA" w14:paraId="5365E44D" w14:textId="39755041">
      <w:pPr>
        <w:pStyle w:val="Heading2"/>
        <w:numPr>
          <w:ilvl w:val="1"/>
          <w:numId w:val="46"/>
        </w:numPr>
      </w:pPr>
      <w:bookmarkStart w:name="_Toc66020772" w:id="162"/>
      <w:r w:rsidRPr="00AD0846">
        <w:t>REST API</w:t>
      </w:r>
      <w:bookmarkEnd w:id="162"/>
    </w:p>
    <w:p w:rsidRPr="00AD0846" w:rsidR="00170601" w:rsidP="0033105D" w:rsidRDefault="00170601" w14:paraId="1756193D" w14:textId="668B48B6">
      <w:pPr>
        <w:pStyle w:val="Heading3"/>
      </w:pPr>
      <w:bookmarkStart w:name="_Toc66020773" w:id="163"/>
      <w:r w:rsidRPr="0033105D">
        <w:t>Prerequisites</w:t>
      </w:r>
      <w:bookmarkEnd w:id="163"/>
      <w:r w:rsidRPr="00AD0846">
        <w:t xml:space="preserve"> </w:t>
      </w:r>
    </w:p>
    <w:p w:rsidR="00656331" w:rsidP="00CF3F66" w:rsidRDefault="00CF3F66" w14:paraId="0871597E" w14:textId="22314E6E">
      <w:pPr>
        <w:pStyle w:val="ListParagraph"/>
        <w:numPr>
          <w:ilvl w:val="0"/>
          <w:numId w:val="45"/>
        </w:numPr>
      </w:pPr>
      <w:r>
        <w:t>Azure account needed to access Azure resources.</w:t>
      </w:r>
    </w:p>
    <w:p w:rsidR="00081A09" w:rsidP="00081A09" w:rsidRDefault="005511BF" w14:paraId="589A8C1B" w14:textId="617B16C4">
      <w:pPr>
        <w:pStyle w:val="ListParagraph"/>
        <w:numPr>
          <w:ilvl w:val="1"/>
          <w:numId w:val="45"/>
        </w:numPr>
      </w:pPr>
      <w:r>
        <w:t xml:space="preserve">An </w:t>
      </w:r>
      <w:r w:rsidR="00081A09">
        <w:t xml:space="preserve">Azure account can be created at </w:t>
      </w:r>
      <w:hyperlink w:history="1" r:id="rId27">
        <w:r w:rsidRPr="00081A09" w:rsidR="00081A09">
          <w:rPr>
            <w:rStyle w:val="Hyperlink"/>
          </w:rPr>
          <w:t>https://azure.microsoft.com/</w:t>
        </w:r>
      </w:hyperlink>
      <w:r w:rsidR="00081A09">
        <w:t xml:space="preserve"> </w:t>
      </w:r>
    </w:p>
    <w:p w:rsidR="00081A09" w:rsidP="00081A09" w:rsidRDefault="00081A09" w14:paraId="429F4C3D" w14:textId="051E1B17">
      <w:pPr>
        <w:pStyle w:val="ListParagraph"/>
        <w:numPr>
          <w:ilvl w:val="0"/>
          <w:numId w:val="45"/>
        </w:numPr>
      </w:pPr>
      <w:r>
        <w:t>Google account needed to access Drive sharing permissions for reports.</w:t>
      </w:r>
    </w:p>
    <w:p w:rsidR="00081A09" w:rsidP="00081A09" w:rsidRDefault="005511BF" w14:paraId="6F01FC79" w14:textId="390B1B06">
      <w:pPr>
        <w:pStyle w:val="ListParagraph"/>
        <w:numPr>
          <w:ilvl w:val="1"/>
          <w:numId w:val="45"/>
        </w:numPr>
      </w:pPr>
      <w:r>
        <w:t xml:space="preserve">A </w:t>
      </w:r>
      <w:r w:rsidR="00081A09">
        <w:t xml:space="preserve">Google account can be created at </w:t>
      </w:r>
      <w:hyperlink w:history="1" r:id="rId28">
        <w:r w:rsidRPr="00B44536" w:rsidR="00081A09">
          <w:rPr>
            <w:rStyle w:val="Hyperlink"/>
          </w:rPr>
          <w:t>https://www.google.com/intl/en/drive/</w:t>
        </w:r>
      </w:hyperlink>
      <w:r w:rsidR="00081A09">
        <w:t xml:space="preserve"> </w:t>
      </w:r>
    </w:p>
    <w:p w:rsidR="005511BF" w:rsidP="005511BF" w:rsidRDefault="005511BF" w14:paraId="1E2F8C36" w14:textId="2D9BBE61">
      <w:pPr>
        <w:pStyle w:val="ListParagraph"/>
        <w:numPr>
          <w:ilvl w:val="0"/>
          <w:numId w:val="45"/>
        </w:numPr>
      </w:pPr>
      <w:r>
        <w:t>A Github account is needed to grab the code repository.</w:t>
      </w:r>
    </w:p>
    <w:p w:rsidR="005511BF" w:rsidP="00D26770" w:rsidRDefault="005511BF" w14:paraId="4AE36A47" w14:textId="7E2D3971">
      <w:pPr>
        <w:pStyle w:val="ListParagraph"/>
        <w:numPr>
          <w:ilvl w:val="1"/>
          <w:numId w:val="45"/>
        </w:numPr>
      </w:pPr>
      <w:r>
        <w:t xml:space="preserve">A Github account can be created at </w:t>
      </w:r>
      <w:hyperlink w:history="1" r:id="rId29">
        <w:r w:rsidRPr="00B44536">
          <w:rPr>
            <w:rStyle w:val="Hyperlink"/>
          </w:rPr>
          <w:t>https://github.com/join</w:t>
        </w:r>
      </w:hyperlink>
      <w:r>
        <w:t xml:space="preserve"> </w:t>
      </w:r>
    </w:p>
    <w:p w:rsidR="00656331" w:rsidP="00081A09" w:rsidRDefault="00656331" w14:paraId="01FF7115" w14:textId="2E04D9D4">
      <w:pPr>
        <w:pStyle w:val="Heading3"/>
      </w:pPr>
      <w:bookmarkStart w:name="_Toc66020774" w:id="164"/>
      <w:r w:rsidRPr="00AD0846">
        <w:t>Installations Steps</w:t>
      </w:r>
      <w:bookmarkEnd w:id="164"/>
    </w:p>
    <w:p w:rsidR="00E96720" w:rsidP="00081A09" w:rsidRDefault="00327BF9" w14:paraId="4DFE7873" w14:textId="44F91E56">
      <w:pPr>
        <w:pStyle w:val="ListParagraph"/>
        <w:numPr>
          <w:ilvl w:val="0"/>
          <w:numId w:val="49"/>
        </w:numPr>
      </w:pPr>
      <w:bookmarkStart w:name="_Toc53836382" w:id="165"/>
      <w:bookmarkStart w:name="_Toc53833422" w:id="166"/>
      <w:r>
        <w:t xml:space="preserve">Install the packages mention in section </w:t>
      </w:r>
      <w:r w:rsidR="00E96720">
        <w:t>5</w:t>
      </w:r>
      <w:r>
        <w:t>.2.1.</w:t>
      </w:r>
      <w:bookmarkEnd w:id="165"/>
    </w:p>
    <w:bookmarkEnd w:id="166"/>
    <w:p w:rsidR="00E96720" w:rsidP="00081A09" w:rsidRDefault="00E96720" w14:paraId="789683BD" w14:textId="3472378E">
      <w:pPr>
        <w:pStyle w:val="ListParagraph"/>
        <w:numPr>
          <w:ilvl w:val="1"/>
          <w:numId w:val="49"/>
        </w:numPr>
      </w:pPr>
      <w:r>
        <w:t xml:space="preserve">make </w:t>
      </w:r>
      <w:r w:rsidR="002A1381">
        <w:t xml:space="preserve">comes preinstalled in most linux distributions. Information to install on your OS can be found at </w:t>
      </w:r>
      <w:hyperlink w:history="1" w:anchor="getgnu" r:id="rId30">
        <w:r w:rsidRPr="00B44536" w:rsidR="002A1381">
          <w:rPr>
            <w:rStyle w:val="Hyperlink"/>
          </w:rPr>
          <w:t>https://www.gnu.org/software/software.html#getgnu</w:t>
        </w:r>
      </w:hyperlink>
      <w:r w:rsidR="002A1381">
        <w:t xml:space="preserve">  </w:t>
      </w:r>
    </w:p>
    <w:p w:rsidR="002A1381" w:rsidP="007E0BF9" w:rsidRDefault="00E96720" w14:paraId="23D14555" w14:textId="1CCA2352">
      <w:pPr>
        <w:pStyle w:val="ListParagraph"/>
        <w:numPr>
          <w:ilvl w:val="1"/>
          <w:numId w:val="49"/>
        </w:numPr>
      </w:pPr>
      <w:r>
        <w:t xml:space="preserve">git </w:t>
      </w:r>
      <w:r w:rsidR="002A1381">
        <w:t xml:space="preserve">can be installed from </w:t>
      </w:r>
      <w:hyperlink w:history="1" r:id="rId31">
        <w:r w:rsidRPr="00B44536" w:rsidR="002A1381">
          <w:rPr>
            <w:rStyle w:val="Hyperlink"/>
          </w:rPr>
          <w:t>https://git-scm.com/downloads</w:t>
        </w:r>
      </w:hyperlink>
      <w:r w:rsidR="002A1381">
        <w:t xml:space="preserve"> </w:t>
      </w:r>
    </w:p>
    <w:p w:rsidR="00E96720" w:rsidP="00081A09" w:rsidRDefault="002A1381" w14:paraId="236C0A0A" w14:textId="1F226566">
      <w:pPr>
        <w:pStyle w:val="ListParagraph"/>
        <w:numPr>
          <w:ilvl w:val="1"/>
          <w:numId w:val="49"/>
        </w:numPr>
      </w:pPr>
      <w:r>
        <w:t xml:space="preserve">docker can be installed for your OS at </w:t>
      </w:r>
      <w:hyperlink w:history="1" r:id="rId32">
        <w:r w:rsidRPr="00B44536">
          <w:rPr>
            <w:rStyle w:val="Hyperlink"/>
          </w:rPr>
          <w:t>https://docs.docker.com/get-docker/</w:t>
        </w:r>
      </w:hyperlink>
      <w:r>
        <w:t xml:space="preserve"> </w:t>
      </w:r>
    </w:p>
    <w:p w:rsidR="00E96720" w:rsidP="00081A09" w:rsidRDefault="002A1381" w14:paraId="02C9E838" w14:textId="50B2C4A2">
      <w:pPr>
        <w:pStyle w:val="ListParagraph"/>
        <w:numPr>
          <w:ilvl w:val="1"/>
          <w:numId w:val="49"/>
        </w:numPr>
      </w:pPr>
      <w:r>
        <w:t>Azure CLI</w:t>
      </w:r>
      <w:r w:rsidR="00E96720">
        <w:t xml:space="preserve"> </w:t>
      </w:r>
      <w:r>
        <w:t xml:space="preserve">installation guides can be found on </w:t>
      </w:r>
      <w:hyperlink w:history="1" r:id="rId33">
        <w:r w:rsidRPr="00B44536">
          <w:rPr>
            <w:rStyle w:val="Hyperlink"/>
          </w:rPr>
          <w:t>https://docs.microsoft.com/en-us/cli/azure/install-azure-cli</w:t>
        </w:r>
      </w:hyperlink>
      <w:r>
        <w:t xml:space="preserve"> </w:t>
      </w:r>
    </w:p>
    <w:p w:rsidR="00E96720" w:rsidP="00081A09" w:rsidRDefault="00E96720" w14:paraId="16DE63DE" w14:textId="3A6C4A59">
      <w:pPr>
        <w:pStyle w:val="ListParagraph"/>
        <w:numPr>
          <w:ilvl w:val="1"/>
          <w:numId w:val="49"/>
        </w:numPr>
      </w:pPr>
      <w:r>
        <w:t xml:space="preserve">Go </w:t>
      </w:r>
      <w:r w:rsidR="002A1381">
        <w:t xml:space="preserve">can be installed at </w:t>
      </w:r>
      <w:hyperlink w:history="1" r:id="rId34">
        <w:r w:rsidRPr="00B44536" w:rsidR="002A1381">
          <w:rPr>
            <w:rStyle w:val="Hyperlink"/>
          </w:rPr>
          <w:t>https://golang.org/doc/install</w:t>
        </w:r>
      </w:hyperlink>
      <w:r w:rsidR="002A1381">
        <w:t xml:space="preserve"> </w:t>
      </w:r>
    </w:p>
    <w:p w:rsidR="002A1381" w:rsidP="002A1381" w:rsidRDefault="00E96720" w14:paraId="02FD9DD4" w14:textId="13C0C00B">
      <w:pPr>
        <w:pStyle w:val="ListParagraph"/>
        <w:numPr>
          <w:ilvl w:val="1"/>
          <w:numId w:val="49"/>
        </w:numPr>
      </w:pPr>
      <w:r>
        <w:t xml:space="preserve">kubectl </w:t>
      </w:r>
      <w:r w:rsidR="002A1381">
        <w:t>can be installed by running the following Azure CLI command:</w:t>
      </w:r>
      <w:r w:rsidR="000172BE">
        <w:br/>
      </w:r>
      <w:r w:rsidR="000172BE">
        <w:rPr>
          <w:b/>
          <w:bCs/>
        </w:rPr>
        <w:t>az aks install-cli</w:t>
      </w:r>
    </w:p>
    <w:p w:rsidR="005511BF" w:rsidP="000172BE" w:rsidRDefault="000172BE" w14:paraId="31370375" w14:textId="585D1C99">
      <w:pPr>
        <w:pStyle w:val="ListParagraph"/>
        <w:numPr>
          <w:ilvl w:val="1"/>
          <w:numId w:val="49"/>
        </w:numPr>
      </w:pPr>
      <w:r>
        <w:t xml:space="preserve">Helm can be installed by following the documentation at </w:t>
      </w:r>
      <w:hyperlink w:history="1" r:id="rId35">
        <w:r w:rsidRPr="00B44536">
          <w:rPr>
            <w:rStyle w:val="Hyperlink"/>
          </w:rPr>
          <w:t>https://helm.sh/docs/intro/install/</w:t>
        </w:r>
      </w:hyperlink>
      <w:r>
        <w:t xml:space="preserve"> </w:t>
      </w:r>
    </w:p>
    <w:p w:rsidR="003A6BF0" w:rsidP="00E96720" w:rsidRDefault="00E96720" w14:paraId="33A5D4E3" w14:textId="6786960B">
      <w:pPr>
        <w:pStyle w:val="ListParagraph"/>
        <w:numPr>
          <w:ilvl w:val="0"/>
          <w:numId w:val="49"/>
        </w:numPr>
      </w:pPr>
      <w:r>
        <w:t>Create a single node Kubernetes cluster</w:t>
      </w:r>
      <w:r w:rsidR="00CF3F66">
        <w:t xml:space="preserve"> on AKS.</w:t>
      </w:r>
    </w:p>
    <w:p w:rsidR="002A1381" w:rsidP="002A1381" w:rsidRDefault="002A1381" w14:paraId="2D9705DE" w14:textId="77777777">
      <w:pPr>
        <w:pStyle w:val="ListParagraph"/>
        <w:numPr>
          <w:ilvl w:val="1"/>
          <w:numId w:val="49"/>
        </w:numPr>
      </w:pPr>
      <w:r>
        <w:t>Navigate to portal.azure.com and authenticate with your Azure account details</w:t>
      </w:r>
    </w:p>
    <w:p w:rsidR="002A1381" w:rsidP="007E0BF9" w:rsidRDefault="002A1381" w14:paraId="4BF0B71C" w14:textId="1571F0AE">
      <w:pPr>
        <w:pStyle w:val="ListParagraph"/>
        <w:ind w:left="0"/>
        <w:jc w:val="center"/>
      </w:pPr>
      <w:r w:rsidR="4E299E0B">
        <w:drawing>
          <wp:inline wp14:editId="2C013949" wp14:anchorId="5D3A49F6">
            <wp:extent cx="4575068" cy="4010518"/>
            <wp:effectExtent l="0" t="0" r="0" b="3175"/>
            <wp:docPr id="6" name="Picture 6" title=""/>
            <wp:cNvGraphicFramePr>
              <a:graphicFrameLocks noChangeAspect="1"/>
            </wp:cNvGraphicFramePr>
            <a:graphic>
              <a:graphicData uri="http://schemas.openxmlformats.org/drawingml/2006/picture">
                <pic:pic>
                  <pic:nvPicPr>
                    <pic:cNvPr id="0" name="Picture 6"/>
                    <pic:cNvPicPr/>
                  </pic:nvPicPr>
                  <pic:blipFill>
                    <a:blip r:embed="Rad16e70d7b8b41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5068" cy="4010518"/>
                    </a:xfrm>
                    <a:prstGeom prst="rect">
                      <a:avLst/>
                    </a:prstGeom>
                  </pic:spPr>
                </pic:pic>
              </a:graphicData>
            </a:graphic>
          </wp:inline>
        </w:drawing>
      </w:r>
    </w:p>
    <w:p w:rsidR="007E0BF9" w:rsidP="007E0BF9" w:rsidRDefault="007E0BF9" w14:paraId="4F2B0778" w14:textId="77777777">
      <w:pPr>
        <w:pStyle w:val="ListParagraph"/>
        <w:ind w:left="0"/>
        <w:jc w:val="center"/>
      </w:pPr>
    </w:p>
    <w:p w:rsidR="002A1381" w:rsidP="002A1381" w:rsidRDefault="002A1381" w14:paraId="3DD58B82" w14:textId="621E9E63">
      <w:pPr>
        <w:pStyle w:val="ListParagraph"/>
        <w:numPr>
          <w:ilvl w:val="1"/>
          <w:numId w:val="49"/>
        </w:numPr>
      </w:pPr>
      <w:r>
        <w:t>Search for Kubernetes Service in the search bar at the top and select Kubernetes services</w:t>
      </w:r>
    </w:p>
    <w:p w:rsidR="007E0BF9" w:rsidP="007E0BF9" w:rsidRDefault="007E0BF9" w14:paraId="4BAF2D68" w14:textId="74B3FF1C">
      <w:pPr>
        <w:pStyle w:val="ListParagraph"/>
        <w:ind w:left="0"/>
        <w:jc w:val="center"/>
      </w:pPr>
      <w:r w:rsidR="567B2394">
        <w:drawing>
          <wp:inline wp14:editId="4F58274C" wp14:anchorId="384ECBB6">
            <wp:extent cx="4927441" cy="3036814"/>
            <wp:effectExtent l="0" t="0" r="635" b="0"/>
            <wp:docPr id="8" name="Picture 8" title=""/>
            <wp:cNvGraphicFramePr>
              <a:graphicFrameLocks noChangeAspect="1"/>
            </wp:cNvGraphicFramePr>
            <a:graphic>
              <a:graphicData uri="http://schemas.openxmlformats.org/drawingml/2006/picture">
                <pic:pic>
                  <pic:nvPicPr>
                    <pic:cNvPr id="0" name="Picture 8"/>
                    <pic:cNvPicPr/>
                  </pic:nvPicPr>
                  <pic:blipFill>
                    <a:blip r:embed="R8a1ef86e757d42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27441" cy="3036814"/>
                    </a:xfrm>
                    <a:prstGeom prst="rect">
                      <a:avLst/>
                    </a:prstGeom>
                  </pic:spPr>
                </pic:pic>
              </a:graphicData>
            </a:graphic>
          </wp:inline>
        </w:drawing>
      </w:r>
    </w:p>
    <w:p w:rsidR="007E0BF9" w:rsidP="002A1381" w:rsidRDefault="007E0BF9" w14:paraId="6EC24689" w14:textId="77777777">
      <w:pPr>
        <w:pStyle w:val="ListParagraph"/>
        <w:numPr>
          <w:ilvl w:val="1"/>
          <w:numId w:val="49"/>
        </w:numPr>
      </w:pPr>
      <w:r>
        <w:t>Select the ‘+ Add’ dropdown button and select ‘+ Add Kubernetes Cluster’.</w:t>
      </w:r>
    </w:p>
    <w:p w:rsidR="007E0BF9" w:rsidP="007E0BF9" w:rsidRDefault="007E0BF9" w14:paraId="25BFB2DF" w14:textId="2E18E770">
      <w:pPr>
        <w:pStyle w:val="ListParagraph"/>
        <w:ind w:left="0"/>
      </w:pPr>
      <w:r w:rsidR="567B2394">
        <w:drawing>
          <wp:inline wp14:editId="50039390" wp14:anchorId="1A835658">
            <wp:extent cx="5943600" cy="1850390"/>
            <wp:effectExtent l="0" t="0" r="0" b="3810"/>
            <wp:docPr id="9" name="Picture 9" title=""/>
            <wp:cNvGraphicFramePr>
              <a:graphicFrameLocks noChangeAspect="1"/>
            </wp:cNvGraphicFramePr>
            <a:graphic>
              <a:graphicData uri="http://schemas.openxmlformats.org/drawingml/2006/picture">
                <pic:pic>
                  <pic:nvPicPr>
                    <pic:cNvPr id="0" name="Picture 9"/>
                    <pic:cNvPicPr/>
                  </pic:nvPicPr>
                  <pic:blipFill>
                    <a:blip r:embed="R9154ee86900645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50390"/>
                    </a:xfrm>
                    <a:prstGeom prst="rect">
                      <a:avLst/>
                    </a:prstGeom>
                  </pic:spPr>
                </pic:pic>
              </a:graphicData>
            </a:graphic>
          </wp:inline>
        </w:drawing>
      </w:r>
    </w:p>
    <w:p w:rsidR="007E0BF9" w:rsidP="007E0BF9" w:rsidRDefault="007E0BF9" w14:paraId="0C737C4C" w14:textId="7D1C9DCC">
      <w:pPr>
        <w:pStyle w:val="ListParagraph"/>
        <w:numPr>
          <w:ilvl w:val="1"/>
          <w:numId w:val="49"/>
        </w:numPr>
        <w:spacing w:before="240"/>
      </w:pPr>
      <w:r>
        <w:t>Create a new resource group called formscriber and set the Kubernetes cluster name to be formscriber-</w:t>
      </w:r>
      <w:r w:rsidR="005511BF">
        <w:t>cluster.</w:t>
      </w:r>
    </w:p>
    <w:p w:rsidR="005511BF" w:rsidP="00D26770" w:rsidRDefault="005511BF" w14:paraId="2A6A0C72" w14:textId="6E7F3161">
      <w:pPr>
        <w:pStyle w:val="ListParagraph"/>
        <w:spacing w:before="240"/>
        <w:ind w:left="0"/>
        <w:jc w:val="center"/>
      </w:pPr>
      <w:r w:rsidR="397B8E00">
        <w:drawing>
          <wp:inline wp14:editId="6E277462" wp14:anchorId="7036C1AD">
            <wp:extent cx="3518722" cy="3905181"/>
            <wp:effectExtent l="0" t="0" r="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84c8b147e9b847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18722" cy="3905181"/>
                    </a:xfrm>
                    <a:prstGeom prst="rect">
                      <a:avLst/>
                    </a:prstGeom>
                  </pic:spPr>
                </pic:pic>
              </a:graphicData>
            </a:graphic>
          </wp:inline>
        </w:drawing>
      </w:r>
    </w:p>
    <w:p w:rsidR="007E0BF9" w:rsidP="007E0BF9" w:rsidRDefault="007E0BF9" w14:paraId="2759E82A" w14:textId="609A8CCC">
      <w:pPr>
        <w:pStyle w:val="ListParagraph"/>
        <w:numPr>
          <w:ilvl w:val="2"/>
          <w:numId w:val="49"/>
        </w:numPr>
        <w:spacing w:before="240"/>
      </w:pPr>
      <w:r>
        <w:t>The node size and count can be updated and is dependent on expected usage and load of the application but the recommended size for cost efficiency is B2s with a node count of 1.</w:t>
      </w:r>
    </w:p>
    <w:p w:rsidR="007E0BF9" w:rsidP="007E0BF9" w:rsidRDefault="007E0BF9" w14:paraId="22CB2670" w14:textId="7EB11C48">
      <w:pPr>
        <w:pStyle w:val="ListParagraph"/>
        <w:numPr>
          <w:ilvl w:val="2"/>
          <w:numId w:val="49"/>
        </w:numPr>
        <w:spacing w:before="240"/>
      </w:pPr>
      <w:r>
        <w:t xml:space="preserve">More information on VMs can be found at </w:t>
      </w:r>
      <w:hyperlink w:history="1" r:id="rId40">
        <w:r w:rsidRPr="00B44536">
          <w:rPr>
            <w:rStyle w:val="Hyperlink"/>
          </w:rPr>
          <w:t>https://docs.microsoft.com/en-us/azure/virtual-machines/sizes</w:t>
        </w:r>
      </w:hyperlink>
      <w:r>
        <w:t xml:space="preserve"> </w:t>
      </w:r>
    </w:p>
    <w:p w:rsidR="007E0BF9" w:rsidP="007E0BF9" w:rsidRDefault="005511BF" w14:paraId="6B96F801" w14:textId="52D23B12">
      <w:pPr>
        <w:pStyle w:val="ListParagraph"/>
        <w:numPr>
          <w:ilvl w:val="1"/>
          <w:numId w:val="49"/>
        </w:numPr>
        <w:spacing w:before="240"/>
      </w:pPr>
      <w:r>
        <w:t>Select Integrations and create a new Container registry called Formscriber</w:t>
      </w:r>
    </w:p>
    <w:p w:rsidR="005511BF" w:rsidP="00D26770" w:rsidRDefault="005511BF" w14:paraId="2C29F706" w14:textId="6CBF5149">
      <w:pPr>
        <w:pStyle w:val="ListParagraph"/>
        <w:spacing w:before="240"/>
        <w:ind w:left="0"/>
        <w:jc w:val="center"/>
      </w:pPr>
      <w:r w:rsidR="397B8E00">
        <w:drawing>
          <wp:inline wp14:editId="293BC1C5" wp14:anchorId="4457EBB9">
            <wp:extent cx="3685056" cy="3157101"/>
            <wp:effectExtent l="0" t="0" r="0" b="5715"/>
            <wp:docPr id="13" name="Picture 13" title=""/>
            <wp:cNvGraphicFramePr>
              <a:graphicFrameLocks noChangeAspect="1"/>
            </wp:cNvGraphicFramePr>
            <a:graphic>
              <a:graphicData uri="http://schemas.openxmlformats.org/drawingml/2006/picture">
                <pic:pic>
                  <pic:nvPicPr>
                    <pic:cNvPr id="0" name="Picture 13"/>
                    <pic:cNvPicPr/>
                  </pic:nvPicPr>
                  <pic:blipFill>
                    <a:blip r:embed="Rd210a5e615ad43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85056" cy="3157101"/>
                    </a:xfrm>
                    <a:prstGeom prst="rect">
                      <a:avLst/>
                    </a:prstGeom>
                  </pic:spPr>
                </pic:pic>
              </a:graphicData>
            </a:graphic>
          </wp:inline>
        </w:drawing>
      </w:r>
    </w:p>
    <w:p w:rsidR="005511BF" w:rsidP="005511BF" w:rsidRDefault="005511BF" w14:paraId="39E40CA4" w14:textId="40E86327">
      <w:pPr>
        <w:pStyle w:val="ListParagraph"/>
        <w:numPr>
          <w:ilvl w:val="1"/>
          <w:numId w:val="49"/>
        </w:numPr>
        <w:spacing w:before="240"/>
      </w:pPr>
      <w:r>
        <w:t>Select Review + Create, review configuration details, and select the ‘Create’ button to finish setting up the AKS cluster.</w:t>
      </w:r>
    </w:p>
    <w:p w:rsidR="005511BF" w:rsidP="00D26770" w:rsidRDefault="005511BF" w14:paraId="2E3099DF" w14:textId="5DE5D5D3">
      <w:pPr>
        <w:pStyle w:val="ListParagraph"/>
        <w:spacing w:before="240"/>
        <w:ind w:left="-90"/>
        <w:jc w:val="center"/>
      </w:pPr>
      <w:r w:rsidR="397B8E00">
        <w:drawing>
          <wp:inline wp14:editId="303C4524" wp14:anchorId="1D3118C2">
            <wp:extent cx="3227780" cy="4160940"/>
            <wp:effectExtent l="0" t="0" r="0" b="5080"/>
            <wp:docPr id="14" name="Picture 14" title=""/>
            <wp:cNvGraphicFramePr>
              <a:graphicFrameLocks noChangeAspect="1"/>
            </wp:cNvGraphicFramePr>
            <a:graphic>
              <a:graphicData uri="http://schemas.openxmlformats.org/drawingml/2006/picture">
                <pic:pic>
                  <pic:nvPicPr>
                    <pic:cNvPr id="0" name="Picture 14"/>
                    <pic:cNvPicPr/>
                  </pic:nvPicPr>
                  <pic:blipFill>
                    <a:blip r:embed="Ra6b98a4f815246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27780" cy="4160940"/>
                    </a:xfrm>
                    <a:prstGeom prst="rect">
                      <a:avLst/>
                    </a:prstGeom>
                  </pic:spPr>
                </pic:pic>
              </a:graphicData>
            </a:graphic>
          </wp:inline>
        </w:drawing>
      </w:r>
    </w:p>
    <w:p w:rsidR="005511BF" w:rsidP="005511BF" w:rsidRDefault="00CF3F66" w14:paraId="34478475" w14:textId="323D6BEA">
      <w:pPr>
        <w:pStyle w:val="ListParagraph"/>
        <w:numPr>
          <w:ilvl w:val="0"/>
          <w:numId w:val="49"/>
        </w:numPr>
      </w:pPr>
      <w:r>
        <w:lastRenderedPageBreak/>
        <w:t xml:space="preserve">Clone the code repository at </w:t>
      </w:r>
      <w:hyperlink w:history="1" r:id="rId43">
        <w:r w:rsidRPr="00B44536">
          <w:rPr>
            <w:rStyle w:val="Hyperlink"/>
          </w:rPr>
          <w:t>https://github.com/umgc/umgc.formbot.dialogflow</w:t>
        </w:r>
      </w:hyperlink>
      <w:r w:rsidR="00D26770">
        <w:t xml:space="preserve"> by running the following command in a terminal window:</w:t>
      </w:r>
      <w:r w:rsidR="005511BF">
        <w:br/>
      </w:r>
      <w:r w:rsidRPr="00D26770" w:rsidR="005511BF">
        <w:rPr>
          <w:b/>
          <w:bCs/>
        </w:rPr>
        <w:t xml:space="preserve">git clone </w:t>
      </w:r>
      <w:hyperlink w:history="1" r:id="rId44">
        <w:r w:rsidRPr="00D26770" w:rsidR="005511BF">
          <w:rPr>
            <w:rStyle w:val="Hyperlink"/>
            <w:b/>
            <w:bCs/>
          </w:rPr>
          <w:t>https://github.com/umgc/umgc.formbot.dialogflow</w:t>
        </w:r>
      </w:hyperlink>
    </w:p>
    <w:p w:rsidR="005511BF" w:rsidP="00D26770" w:rsidRDefault="005511BF" w14:paraId="6C832FC5" w14:textId="09ABA7E8">
      <w:pPr>
        <w:pStyle w:val="ListParagraph"/>
        <w:numPr>
          <w:ilvl w:val="1"/>
          <w:numId w:val="49"/>
        </w:numPr>
      </w:pPr>
      <w:r>
        <w:t>If you run into permission errors, ensure you have access to the repository by contacting the DevSecOps team.</w:t>
      </w:r>
    </w:p>
    <w:p w:rsidR="009E7085" w:rsidP="000172BE" w:rsidRDefault="00DC0658" w14:paraId="79114726" w14:textId="4C9EC968">
      <w:pPr>
        <w:pStyle w:val="ListParagraph"/>
        <w:numPr>
          <w:ilvl w:val="0"/>
          <w:numId w:val="49"/>
        </w:numPr>
      </w:pPr>
      <w:r>
        <w:t>Connect</w:t>
      </w:r>
      <w:r>
        <w:t xml:space="preserve"> </w:t>
      </w:r>
      <w:r w:rsidR="009E7085">
        <w:t xml:space="preserve">to </w:t>
      </w:r>
      <w:r>
        <w:t xml:space="preserve">the </w:t>
      </w:r>
      <w:r w:rsidR="009E7085">
        <w:t>AKS cluster by running the following command</w:t>
      </w:r>
      <w:r>
        <w:t xml:space="preserve"> in the root directory of the code repository:</w:t>
      </w:r>
      <w:r w:rsidR="009E7085">
        <w:br/>
      </w:r>
      <w:r w:rsidR="009E7085">
        <w:rPr>
          <w:b/>
          <w:bCs/>
        </w:rPr>
        <w:t>make aks-login</w:t>
      </w:r>
    </w:p>
    <w:p w:rsidR="000172BE" w:rsidP="000172BE" w:rsidRDefault="000172BE" w14:paraId="3E60F945" w14:textId="71738DBC">
      <w:pPr>
        <w:pStyle w:val="ListParagraph"/>
        <w:numPr>
          <w:ilvl w:val="0"/>
          <w:numId w:val="49"/>
        </w:numPr>
      </w:pPr>
      <w:r>
        <w:t>Configure HTTPS in AKS cluster</w:t>
      </w:r>
    </w:p>
    <w:p w:rsidRPr="009D01E0" w:rsidR="000172BE" w:rsidP="000172BE" w:rsidRDefault="000172BE" w14:paraId="301C2102" w14:textId="0B5AD0B0">
      <w:pPr>
        <w:pStyle w:val="ListParagraph"/>
        <w:numPr>
          <w:ilvl w:val="1"/>
          <w:numId w:val="49"/>
        </w:numPr>
      </w:pPr>
      <w:r>
        <w:t>Create a static public IP by running the following command:</w:t>
      </w:r>
      <w:r>
        <w:br/>
      </w:r>
      <w:r w:rsidRPr="009D01E0">
        <w:rPr>
          <w:b/>
          <w:bCs/>
        </w:rPr>
        <w:t>az network public-ip create --resource-group MC_</w:t>
      </w:r>
      <w:r>
        <w:rPr>
          <w:b/>
          <w:bCs/>
        </w:rPr>
        <w:t>formscriber</w:t>
      </w:r>
      <w:r w:rsidRPr="009D01E0">
        <w:rPr>
          <w:b/>
          <w:bCs/>
        </w:rPr>
        <w:t>_</w:t>
      </w:r>
      <w:r>
        <w:rPr>
          <w:b/>
          <w:bCs/>
        </w:rPr>
        <w:t>formscriber-cluster</w:t>
      </w:r>
      <w:r w:rsidRPr="009D01E0">
        <w:rPr>
          <w:b/>
          <w:bCs/>
        </w:rPr>
        <w:t xml:space="preserve">_eastus --name </w:t>
      </w:r>
      <w:r>
        <w:rPr>
          <w:b/>
          <w:bCs/>
        </w:rPr>
        <w:t>formscriberPublicIp</w:t>
      </w:r>
      <w:r w:rsidRPr="009D01E0">
        <w:rPr>
          <w:b/>
          <w:bCs/>
        </w:rPr>
        <w:t xml:space="preserve"> --sku Standard --allocation-method static --query publicIp.ipAddress -o tsv</w:t>
      </w:r>
    </w:p>
    <w:p w:rsidR="000172BE" w:rsidP="009D01E0" w:rsidRDefault="000172BE" w14:paraId="36049806" w14:textId="7291EA26">
      <w:pPr>
        <w:pStyle w:val="ListParagraph"/>
        <w:numPr>
          <w:ilvl w:val="2"/>
          <w:numId w:val="49"/>
        </w:numPr>
      </w:pPr>
      <w:r>
        <w:t>Keep track of the output which will be the static Ip assigned to our AKS resource group.</w:t>
      </w:r>
    </w:p>
    <w:p w:rsidR="009F4CA5" w:rsidP="009F4CA5" w:rsidRDefault="009D01E0" w14:paraId="2878A501" w14:textId="7E4C1503">
      <w:pPr>
        <w:pStyle w:val="ListParagraph"/>
        <w:numPr>
          <w:ilvl w:val="1"/>
          <w:numId w:val="49"/>
        </w:numPr>
      </w:pPr>
      <w:r>
        <w:t>Create a nginx ingress controller by running the following commands:</w:t>
      </w:r>
    </w:p>
    <w:p w:rsidRPr="00EF53DE" w:rsidR="009F4CA5" w:rsidP="00EF53DE" w:rsidRDefault="009F4CA5" w14:paraId="6D7BE2B9" w14:textId="50F02999">
      <w:pPr>
        <w:pStyle w:val="NoSpacing"/>
        <w:rPr>
          <w:b/>
          <w:bCs/>
        </w:rPr>
      </w:pPr>
      <w:r w:rsidRPr="00EF53DE">
        <w:rPr>
          <w:b/>
          <w:bCs/>
        </w:rPr>
        <w:t># Create a namespace for your ingress resources</w:t>
      </w:r>
    </w:p>
    <w:p w:rsidRPr="009451E8" w:rsidR="009F4CA5" w:rsidP="009451E8" w:rsidRDefault="009F4CA5" w14:paraId="44B5D74E" w14:textId="03DA9E15">
      <w:pPr>
        <w:pStyle w:val="NoSpacing"/>
        <w:rPr>
          <w:b/>
          <w:bCs/>
        </w:rPr>
      </w:pPr>
      <w:r w:rsidRPr="5ABF20F2">
        <w:rPr>
          <w:b/>
          <w:bCs/>
        </w:rPr>
        <w:t xml:space="preserve">kubectl create namespace </w:t>
      </w:r>
      <w:r w:rsidRPr="5ABF20F2" w:rsidR="7541873E">
        <w:rPr>
          <w:b/>
          <w:bCs/>
        </w:rPr>
        <w:t>cert-manager</w:t>
      </w:r>
    </w:p>
    <w:p w:rsidRPr="009451E8" w:rsidR="009F4CA5" w:rsidP="009451E8" w:rsidRDefault="009F4CA5" w14:paraId="0F11AE2B" w14:textId="77777777">
      <w:pPr>
        <w:pStyle w:val="NoSpacing"/>
        <w:rPr>
          <w:b/>
          <w:bCs/>
        </w:rPr>
      </w:pPr>
    </w:p>
    <w:p w:rsidRPr="009451E8" w:rsidR="009F4CA5" w:rsidP="009451E8" w:rsidRDefault="009F4CA5" w14:paraId="34537180" w14:textId="77777777">
      <w:pPr>
        <w:pStyle w:val="NoSpacing"/>
        <w:rPr>
          <w:b/>
          <w:bCs/>
        </w:rPr>
      </w:pPr>
      <w:r w:rsidRPr="009451E8">
        <w:rPr>
          <w:b/>
          <w:bCs/>
        </w:rPr>
        <w:t># Add the ingress-nginx repository</w:t>
      </w:r>
    </w:p>
    <w:p w:rsidRPr="009451E8" w:rsidR="009F4CA5" w:rsidP="009451E8" w:rsidRDefault="009F4CA5" w14:paraId="00361917" w14:textId="77777777">
      <w:pPr>
        <w:pStyle w:val="NoSpacing"/>
        <w:rPr>
          <w:b/>
          <w:bCs/>
        </w:rPr>
      </w:pPr>
      <w:r w:rsidRPr="009451E8">
        <w:rPr>
          <w:b/>
          <w:bCs/>
        </w:rPr>
        <w:t>helm repo add ingress-nginx https://kubernetes.github.io/ingress-nginx</w:t>
      </w:r>
    </w:p>
    <w:p w:rsidRPr="009451E8" w:rsidR="009F4CA5" w:rsidP="009451E8" w:rsidRDefault="009F4CA5" w14:paraId="366D35D0" w14:textId="77777777">
      <w:pPr>
        <w:pStyle w:val="NoSpacing"/>
        <w:rPr>
          <w:b/>
          <w:bCs/>
        </w:rPr>
      </w:pPr>
    </w:p>
    <w:p w:rsidRPr="009451E8" w:rsidR="009F4CA5" w:rsidP="009451E8" w:rsidRDefault="009F4CA5" w14:paraId="16B637B8" w14:textId="02A18449">
      <w:pPr>
        <w:pStyle w:val="NoSpacing"/>
        <w:rPr>
          <w:b/>
          <w:bCs/>
        </w:rPr>
      </w:pPr>
      <w:r w:rsidRPr="009451E8">
        <w:rPr>
          <w:b/>
          <w:bCs/>
        </w:rPr>
        <w:t xml:space="preserve"># Use Helm to deploy </w:t>
      </w:r>
      <w:r w:rsidRPr="009451E8" w:rsidR="00F2427F">
        <w:rPr>
          <w:b/>
          <w:bCs/>
        </w:rPr>
        <w:t>a</w:t>
      </w:r>
      <w:r w:rsidRPr="009451E8">
        <w:rPr>
          <w:b/>
          <w:bCs/>
        </w:rPr>
        <w:t xml:space="preserve"> NGINX ingress controller</w:t>
      </w:r>
    </w:p>
    <w:p w:rsidRPr="009451E8" w:rsidR="009F4CA5" w:rsidP="009451E8" w:rsidRDefault="009F4CA5" w14:paraId="678456D2" w14:textId="77777777">
      <w:pPr>
        <w:pStyle w:val="NoSpacing"/>
        <w:rPr>
          <w:b/>
          <w:bCs/>
        </w:rPr>
      </w:pPr>
      <w:r w:rsidRPr="009451E8">
        <w:rPr>
          <w:b/>
          <w:bCs/>
        </w:rPr>
        <w:t>helm install nginx-ingress ingress-nginx/ingress-nginx \</w:t>
      </w:r>
    </w:p>
    <w:p w:rsidRPr="009451E8" w:rsidR="009F4CA5" w:rsidP="009451E8" w:rsidRDefault="009F4CA5" w14:paraId="5B03B358" w14:textId="47CF1AF6">
      <w:pPr>
        <w:pStyle w:val="NoSpacing"/>
        <w:rPr>
          <w:b/>
          <w:bCs/>
        </w:rPr>
      </w:pPr>
      <w:r w:rsidRPr="009451E8">
        <w:rPr>
          <w:b/>
          <w:bCs/>
        </w:rPr>
        <w:t xml:space="preserve">    --namespace </w:t>
      </w:r>
      <w:r w:rsidR="009451E8">
        <w:rPr>
          <w:b/>
          <w:bCs/>
        </w:rPr>
        <w:t>cert-manager</w:t>
      </w:r>
      <w:r w:rsidRPr="009451E8">
        <w:rPr>
          <w:b/>
          <w:bCs/>
        </w:rPr>
        <w:t xml:space="preserve"> \</w:t>
      </w:r>
    </w:p>
    <w:p w:rsidRPr="009451E8" w:rsidR="009F4CA5" w:rsidP="009451E8" w:rsidRDefault="009F4CA5" w14:paraId="380416E1" w14:textId="77777777">
      <w:pPr>
        <w:pStyle w:val="NoSpacing"/>
        <w:rPr>
          <w:b/>
          <w:bCs/>
        </w:rPr>
      </w:pPr>
      <w:r w:rsidRPr="009451E8">
        <w:rPr>
          <w:b/>
          <w:bCs/>
        </w:rPr>
        <w:t xml:space="preserve">    --set controller.replicaCount=2 \</w:t>
      </w:r>
    </w:p>
    <w:p w:rsidRPr="009451E8" w:rsidR="009F4CA5" w:rsidP="009451E8" w:rsidRDefault="009F4CA5" w14:paraId="0FEE7C66" w14:textId="77777777">
      <w:pPr>
        <w:pStyle w:val="NoSpacing"/>
        <w:rPr>
          <w:b/>
          <w:bCs/>
        </w:rPr>
      </w:pPr>
      <w:r w:rsidRPr="009451E8">
        <w:rPr>
          <w:b/>
          <w:bCs/>
        </w:rPr>
        <w:t xml:space="preserve">    --set controller.nodeSelector."beta\.kubernetes\.io/os"=linux \</w:t>
      </w:r>
    </w:p>
    <w:p w:rsidRPr="009451E8" w:rsidR="009F4CA5" w:rsidP="009451E8" w:rsidRDefault="009F4CA5" w14:paraId="4B27138B" w14:textId="77777777">
      <w:pPr>
        <w:pStyle w:val="NoSpacing"/>
        <w:rPr>
          <w:b/>
          <w:bCs/>
        </w:rPr>
      </w:pPr>
      <w:r w:rsidRPr="009451E8">
        <w:rPr>
          <w:b/>
          <w:bCs/>
        </w:rPr>
        <w:t xml:space="preserve">    --set defaultBackend.nodeSelector."beta\.kubernetes\.io/os"=linux \</w:t>
      </w:r>
    </w:p>
    <w:p w:rsidRPr="009451E8" w:rsidR="009F4CA5" w:rsidP="009451E8" w:rsidRDefault="009F4CA5" w14:paraId="3525A811" w14:textId="77777777">
      <w:pPr>
        <w:pStyle w:val="NoSpacing"/>
        <w:rPr>
          <w:b/>
          <w:bCs/>
        </w:rPr>
      </w:pPr>
      <w:r w:rsidRPr="009451E8">
        <w:rPr>
          <w:b/>
          <w:bCs/>
        </w:rPr>
        <w:t xml:space="preserve">    --set controller.admissionWebhooks.patch.nodeSelector."beta\.kubernetes\.io/os"=linux \</w:t>
      </w:r>
    </w:p>
    <w:p w:rsidRPr="009451E8" w:rsidR="009F4CA5" w:rsidP="009451E8" w:rsidRDefault="009F4CA5" w14:paraId="00AD7596" w14:textId="77777777">
      <w:pPr>
        <w:pStyle w:val="NoSpacing"/>
        <w:rPr>
          <w:b/>
          <w:bCs/>
        </w:rPr>
      </w:pPr>
      <w:r w:rsidRPr="009451E8">
        <w:rPr>
          <w:b/>
          <w:bCs/>
        </w:rPr>
        <w:t xml:space="preserve">    --set controller.service.loadBalancerIP="STATIC_IP" \</w:t>
      </w:r>
    </w:p>
    <w:p w:rsidRPr="009451E8" w:rsidR="000172BE" w:rsidP="009451E8" w:rsidRDefault="009F4CA5" w14:paraId="54656ED7" w14:textId="777636DE">
      <w:pPr>
        <w:pStyle w:val="NoSpacing"/>
        <w:rPr>
          <w:b/>
          <w:bCs/>
        </w:rPr>
      </w:pPr>
      <w:r w:rsidRPr="009451E8">
        <w:rPr>
          <w:b/>
          <w:bCs/>
        </w:rPr>
        <w:t xml:space="preserve">    --set controller.service.annotations."service\.beta\.kubernetes\.io/azure-dns-label-name"=</w:t>
      </w:r>
      <w:r>
        <w:rPr>
          <w:b/>
          <w:bCs/>
        </w:rPr>
        <w:t>”formscriber-umgc</w:t>
      </w:r>
      <w:r w:rsidRPr="009451E8">
        <w:rPr>
          <w:b/>
          <w:bCs/>
        </w:rPr>
        <w:t>"</w:t>
      </w:r>
    </w:p>
    <w:p w:rsidR="009D01E0" w:rsidP="009D01E0" w:rsidRDefault="009D01E0" w14:paraId="00E40F0C" w14:textId="75FA0833">
      <w:pPr>
        <w:pStyle w:val="ListParagraph"/>
        <w:numPr>
          <w:ilvl w:val="2"/>
          <w:numId w:val="49"/>
        </w:numPr>
      </w:pPr>
      <w:r w:rsidRPr="009D01E0">
        <w:t>Make sure to replace STATIC_IP with the IP created from the last step</w:t>
      </w:r>
      <w:r>
        <w:t>.</w:t>
      </w:r>
    </w:p>
    <w:p w:rsidR="009D01E0" w:rsidP="009D01E0" w:rsidRDefault="009D01E0" w14:paraId="141993C7" w14:textId="0AD6AB08">
      <w:pPr>
        <w:pStyle w:val="ListParagraph"/>
        <w:numPr>
          <w:ilvl w:val="1"/>
          <w:numId w:val="49"/>
        </w:numPr>
      </w:pPr>
      <w:r>
        <w:t>Install cert-manager by running the following commands</w:t>
      </w:r>
    </w:p>
    <w:p w:rsidRPr="00EF53DE" w:rsidR="009451E8" w:rsidP="00EF53DE" w:rsidRDefault="009451E8" w14:paraId="3A36D5A2" w14:textId="77777777">
      <w:pPr>
        <w:pStyle w:val="NoSpacing"/>
        <w:rPr>
          <w:b/>
          <w:bCs/>
        </w:rPr>
      </w:pPr>
      <w:r w:rsidRPr="00EF53DE">
        <w:rPr>
          <w:b/>
          <w:bCs/>
        </w:rPr>
        <w:t># Label the cert-manager namespace to disable resource validation</w:t>
      </w:r>
    </w:p>
    <w:p w:rsidRPr="00EF53DE" w:rsidR="009451E8" w:rsidP="00EF53DE" w:rsidRDefault="009451E8" w14:paraId="64AE752D" w14:textId="7732BF04">
      <w:pPr>
        <w:pStyle w:val="NoSpacing"/>
        <w:rPr>
          <w:b/>
          <w:bCs/>
        </w:rPr>
      </w:pPr>
      <w:r w:rsidRPr="00EF53DE">
        <w:rPr>
          <w:b/>
          <w:bCs/>
        </w:rPr>
        <w:t xml:space="preserve">kubectl label namespace </w:t>
      </w:r>
      <w:r>
        <w:rPr>
          <w:b/>
          <w:bCs/>
        </w:rPr>
        <w:t>cert-manager</w:t>
      </w:r>
      <w:r w:rsidRPr="00EF53DE">
        <w:rPr>
          <w:b/>
          <w:bCs/>
        </w:rPr>
        <w:t xml:space="preserve"> cert-manager.io/disable-validation=true</w:t>
      </w:r>
    </w:p>
    <w:p w:rsidRPr="00EF53DE" w:rsidR="009451E8" w:rsidP="00EF53DE" w:rsidRDefault="009451E8" w14:paraId="13D22A93" w14:textId="77777777">
      <w:pPr>
        <w:pStyle w:val="NoSpacing"/>
        <w:rPr>
          <w:b/>
          <w:bCs/>
        </w:rPr>
      </w:pPr>
    </w:p>
    <w:p w:rsidRPr="00EF53DE" w:rsidR="009451E8" w:rsidP="00EF53DE" w:rsidRDefault="009451E8" w14:paraId="00B7FA1C" w14:textId="77777777">
      <w:pPr>
        <w:pStyle w:val="NoSpacing"/>
        <w:rPr>
          <w:b/>
          <w:bCs/>
        </w:rPr>
      </w:pPr>
      <w:r w:rsidRPr="00EF53DE">
        <w:rPr>
          <w:b/>
          <w:bCs/>
        </w:rPr>
        <w:t># Add the Jetstack Helm repository</w:t>
      </w:r>
    </w:p>
    <w:p w:rsidRPr="00EF53DE" w:rsidR="009451E8" w:rsidP="00EF53DE" w:rsidRDefault="009451E8" w14:paraId="2D02BA32" w14:textId="77777777">
      <w:pPr>
        <w:pStyle w:val="NoSpacing"/>
        <w:rPr>
          <w:b/>
          <w:bCs/>
        </w:rPr>
      </w:pPr>
      <w:r w:rsidRPr="00EF53DE">
        <w:rPr>
          <w:b/>
          <w:bCs/>
        </w:rPr>
        <w:t>helm repo add jetstack https://charts.jetstack.io</w:t>
      </w:r>
    </w:p>
    <w:p w:rsidRPr="00EF53DE" w:rsidR="009451E8" w:rsidP="00EF53DE" w:rsidRDefault="009451E8" w14:paraId="5CADE894" w14:textId="77777777">
      <w:pPr>
        <w:pStyle w:val="NoSpacing"/>
        <w:rPr>
          <w:b/>
          <w:bCs/>
        </w:rPr>
      </w:pPr>
    </w:p>
    <w:p w:rsidRPr="00EF53DE" w:rsidR="009451E8" w:rsidP="00EF53DE" w:rsidRDefault="009451E8" w14:paraId="16C067FF" w14:textId="77777777">
      <w:pPr>
        <w:pStyle w:val="NoSpacing"/>
        <w:rPr>
          <w:b/>
          <w:bCs/>
        </w:rPr>
      </w:pPr>
      <w:r w:rsidRPr="00EF53DE">
        <w:rPr>
          <w:b/>
          <w:bCs/>
        </w:rPr>
        <w:t># Update your local Helm chart repository cache</w:t>
      </w:r>
    </w:p>
    <w:p w:rsidRPr="00EF53DE" w:rsidR="009451E8" w:rsidP="00EF53DE" w:rsidRDefault="009451E8" w14:paraId="6E6264EB" w14:textId="77777777">
      <w:pPr>
        <w:pStyle w:val="NoSpacing"/>
        <w:rPr>
          <w:b/>
          <w:bCs/>
        </w:rPr>
      </w:pPr>
      <w:r w:rsidRPr="00EF53DE">
        <w:rPr>
          <w:b/>
          <w:bCs/>
        </w:rPr>
        <w:t>helm repo update</w:t>
      </w:r>
    </w:p>
    <w:p w:rsidRPr="00EF53DE" w:rsidR="009451E8" w:rsidP="00EF53DE" w:rsidRDefault="009451E8" w14:paraId="4FC68FEB" w14:textId="77777777">
      <w:pPr>
        <w:pStyle w:val="NoSpacing"/>
        <w:rPr>
          <w:b/>
          <w:bCs/>
        </w:rPr>
      </w:pPr>
    </w:p>
    <w:p w:rsidRPr="00EF53DE" w:rsidR="009451E8" w:rsidP="00EF53DE" w:rsidRDefault="009451E8" w14:paraId="0F8C10A7" w14:textId="77777777">
      <w:pPr>
        <w:pStyle w:val="NoSpacing"/>
        <w:rPr>
          <w:b/>
          <w:bCs/>
        </w:rPr>
      </w:pPr>
      <w:r w:rsidRPr="00EF53DE">
        <w:rPr>
          <w:b/>
          <w:bCs/>
        </w:rPr>
        <w:t># Install the cert-manager Helm chart</w:t>
      </w:r>
    </w:p>
    <w:p w:rsidRPr="00EF53DE" w:rsidR="009451E8" w:rsidP="00EF53DE" w:rsidRDefault="009451E8" w14:paraId="0B6787D3" w14:textId="77777777">
      <w:pPr>
        <w:pStyle w:val="NoSpacing"/>
        <w:rPr>
          <w:b/>
          <w:bCs/>
        </w:rPr>
      </w:pPr>
      <w:r w:rsidRPr="00EF53DE">
        <w:rPr>
          <w:b/>
          <w:bCs/>
        </w:rPr>
        <w:t>helm install \</w:t>
      </w:r>
    </w:p>
    <w:p w:rsidRPr="00EF53DE" w:rsidR="009451E8" w:rsidP="00EF53DE" w:rsidRDefault="009451E8" w14:paraId="1DD26320" w14:textId="77777777">
      <w:pPr>
        <w:pStyle w:val="NoSpacing"/>
        <w:rPr>
          <w:b/>
          <w:bCs/>
        </w:rPr>
      </w:pPr>
      <w:r w:rsidRPr="00EF53DE">
        <w:rPr>
          <w:b/>
          <w:bCs/>
        </w:rPr>
        <w:t xml:space="preserve">  cert-manager \</w:t>
      </w:r>
    </w:p>
    <w:p w:rsidRPr="00EF53DE" w:rsidR="009451E8" w:rsidP="00EF53DE" w:rsidRDefault="009451E8" w14:paraId="2B318251" w14:textId="06F9E03A">
      <w:pPr>
        <w:pStyle w:val="NoSpacing"/>
        <w:rPr>
          <w:b/>
          <w:bCs/>
        </w:rPr>
      </w:pPr>
      <w:r w:rsidRPr="00EF53DE">
        <w:rPr>
          <w:b/>
          <w:bCs/>
        </w:rPr>
        <w:t xml:space="preserve">  --namespace </w:t>
      </w:r>
      <w:r>
        <w:rPr>
          <w:b/>
          <w:bCs/>
        </w:rPr>
        <w:t>cert-manager</w:t>
      </w:r>
      <w:r w:rsidRPr="00EF53DE">
        <w:rPr>
          <w:b/>
          <w:bCs/>
        </w:rPr>
        <w:t xml:space="preserve"> \</w:t>
      </w:r>
    </w:p>
    <w:p w:rsidRPr="00EF53DE" w:rsidR="009451E8" w:rsidP="00EF53DE" w:rsidRDefault="009451E8" w14:paraId="2561200A" w14:textId="77777777">
      <w:pPr>
        <w:pStyle w:val="NoSpacing"/>
        <w:rPr>
          <w:b/>
          <w:bCs/>
        </w:rPr>
      </w:pPr>
      <w:r w:rsidRPr="00EF53DE">
        <w:rPr>
          <w:b/>
          <w:bCs/>
        </w:rPr>
        <w:t xml:space="preserve">  --version v0.16.1 \</w:t>
      </w:r>
    </w:p>
    <w:p w:rsidRPr="00EF53DE" w:rsidR="009451E8" w:rsidP="00EF53DE" w:rsidRDefault="009451E8" w14:paraId="1A16E578" w14:textId="77777777">
      <w:pPr>
        <w:pStyle w:val="NoSpacing"/>
        <w:rPr>
          <w:b/>
          <w:bCs/>
        </w:rPr>
      </w:pPr>
      <w:r w:rsidRPr="00EF53DE">
        <w:rPr>
          <w:b/>
          <w:bCs/>
        </w:rPr>
        <w:t xml:space="preserve">  --set installCRDs=true \</w:t>
      </w:r>
    </w:p>
    <w:p w:rsidRPr="00EF53DE" w:rsidR="009451E8" w:rsidP="00EF53DE" w:rsidRDefault="009451E8" w14:paraId="7B6DEB28" w14:textId="77777777">
      <w:pPr>
        <w:pStyle w:val="NoSpacing"/>
        <w:rPr>
          <w:b/>
          <w:bCs/>
        </w:rPr>
      </w:pPr>
      <w:r w:rsidRPr="00EF53DE">
        <w:rPr>
          <w:b/>
          <w:bCs/>
        </w:rPr>
        <w:t xml:space="preserve">  --set nodeSelector."beta\.kubernetes\.io/os"=linux \</w:t>
      </w:r>
    </w:p>
    <w:p w:rsidRPr="00EF53DE" w:rsidR="009451E8" w:rsidP="00EF53DE" w:rsidRDefault="009451E8" w14:paraId="30A3A655" w14:textId="42E35112">
      <w:pPr>
        <w:pStyle w:val="NoSpacing"/>
        <w:rPr>
          <w:b/>
          <w:bCs/>
        </w:rPr>
      </w:pPr>
      <w:r w:rsidRPr="00EF53DE">
        <w:rPr>
          <w:b/>
          <w:bCs/>
        </w:rPr>
        <w:t xml:space="preserve">  jetstack/cert-manager</w:t>
      </w:r>
    </w:p>
    <w:p w:rsidRPr="009D01E0" w:rsidR="009D01E0" w:rsidP="009D01E0" w:rsidRDefault="009D01E0" w14:paraId="24232A13" w14:textId="2DE53747">
      <w:pPr>
        <w:pStyle w:val="ListParagraph"/>
        <w:numPr>
          <w:ilvl w:val="1"/>
          <w:numId w:val="49"/>
        </w:numPr>
      </w:pPr>
      <w:r>
        <w:t>Install the CA Cluster issuer by running the following command in the root directory of the code repository:</w:t>
      </w:r>
      <w:r>
        <w:br/>
      </w:r>
      <w:r>
        <w:rPr>
          <w:b/>
          <w:bCs/>
        </w:rPr>
        <w:t>kubectl apply -f deploy/ssl/cluster-issuer-prod.yaml</w:t>
      </w:r>
    </w:p>
    <w:p w:rsidRPr="00D26770" w:rsidR="00CF3F66" w:rsidP="00E96720" w:rsidRDefault="00CF3F66" w14:paraId="2C6DE509" w14:textId="16405529">
      <w:pPr>
        <w:pStyle w:val="ListParagraph"/>
        <w:numPr>
          <w:ilvl w:val="0"/>
          <w:numId w:val="49"/>
        </w:numPr>
      </w:pPr>
      <w:r>
        <w:t>Run the deployment script by running</w:t>
      </w:r>
      <w:r w:rsidR="005511BF">
        <w:t xml:space="preserve"> the following command in the root directory of the code repository:</w:t>
      </w:r>
      <w:r>
        <w:t xml:space="preserve"> </w:t>
      </w:r>
      <w:r w:rsidR="005511BF">
        <w:br/>
      </w:r>
      <w:r w:rsidRPr="00D26770">
        <w:rPr>
          <w:b/>
          <w:bCs/>
        </w:rPr>
        <w:t>make deploy</w:t>
      </w:r>
    </w:p>
    <w:p w:rsidR="000172BE" w:rsidP="000172BE" w:rsidRDefault="00D26770" w14:paraId="3ED36C82" w14:textId="7D9BAB7A">
      <w:pPr>
        <w:pStyle w:val="ListParagraph"/>
        <w:numPr>
          <w:ilvl w:val="1"/>
          <w:numId w:val="49"/>
        </w:numPr>
      </w:pPr>
      <w:r>
        <w:t>On the first time you run this script, it will ask you authenticate your azure account via the web browser.</w:t>
      </w:r>
    </w:p>
    <w:p w:rsidRPr="00656331" w:rsidR="00CF3F66" w:rsidP="00081A09" w:rsidRDefault="00CF3F66" w14:paraId="7A81C7F3" w14:textId="3DE1A389">
      <w:pPr>
        <w:pStyle w:val="ListParagraph"/>
        <w:numPr>
          <w:ilvl w:val="0"/>
          <w:numId w:val="49"/>
        </w:numPr>
      </w:pPr>
      <w:r>
        <w:t xml:space="preserve">Access webapp at </w:t>
      </w:r>
      <w:hyperlink w:history="1" r:id="rId45">
        <w:r w:rsidRPr="007A2BD5" w:rsidR="007A2BD5">
          <w:rPr>
            <w:rStyle w:val="Hyperlink"/>
          </w:rPr>
          <w:t>https://formscriber-umgc.eastus.cloudapp.azure.com/</w:t>
        </w:r>
      </w:hyperlink>
      <w:r>
        <w:t>.</w:t>
      </w:r>
    </w:p>
    <w:p w:rsidR="00656331" w:rsidP="0033105D" w:rsidRDefault="00656331" w14:paraId="21B45FC7" w14:textId="39ADF36F">
      <w:pPr>
        <w:pStyle w:val="Heading3"/>
      </w:pPr>
      <w:bookmarkStart w:name="_Toc66020775" w:id="167"/>
      <w:r w:rsidRPr="00AD0846">
        <w:t>Configuration</w:t>
      </w:r>
      <w:bookmarkEnd w:id="167"/>
    </w:p>
    <w:p w:rsidRPr="007A2BD5" w:rsidR="00D26770" w:rsidP="007A2BD5" w:rsidRDefault="00D26770" w14:paraId="6160B5E6" w14:textId="562F2AD2">
      <w:r>
        <w:t xml:space="preserve">All configured values can be found at the top of the </w:t>
      </w:r>
      <w:r>
        <w:rPr>
          <w:b/>
          <w:bCs/>
        </w:rPr>
        <w:t>Makefile</w:t>
      </w:r>
      <w:r>
        <w:t xml:space="preserve"> in the root directory of the code repository.</w:t>
      </w:r>
    </w:p>
    <w:p w:rsidR="00D26770" w:rsidP="007A2BD5" w:rsidRDefault="00081A09" w14:paraId="3F5668BD" w14:textId="679B6838">
      <w:pPr>
        <w:pStyle w:val="Heading3"/>
      </w:pPr>
      <w:bookmarkStart w:name="_Toc66020776" w:id="168"/>
      <w:r>
        <w:t>Configured Values</w:t>
      </w:r>
      <w:bookmarkEnd w:id="168"/>
    </w:p>
    <w:tbl>
      <w:tblPr>
        <w:tblStyle w:val="GridTable4-Accent1"/>
        <w:tblW w:w="0" w:type="auto"/>
        <w:jc w:val="center"/>
        <w:tblLook w:val="04A0" w:firstRow="1" w:lastRow="0" w:firstColumn="1" w:lastColumn="0" w:noHBand="0" w:noVBand="1"/>
      </w:tblPr>
      <w:tblGrid>
        <w:gridCol w:w="2593"/>
        <w:gridCol w:w="3500"/>
        <w:gridCol w:w="3257"/>
      </w:tblGrid>
      <w:tr w:rsidRPr="005E72E0" w:rsidR="00D26770" w:rsidTr="007A2BD5" w14:paraId="5383AF00" w14:textId="659DA05D">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2593" w:type="dxa"/>
            <w:hideMark/>
          </w:tcPr>
          <w:p w:rsidRPr="005E72E0" w:rsidR="00D26770" w:rsidP="008C3255" w:rsidRDefault="00D26770" w14:paraId="33D176B8" w14:textId="44210BDA">
            <w:pPr>
              <w:rPr>
                <w:lang w:eastAsia="ja-JP"/>
              </w:rPr>
            </w:pPr>
            <w:r>
              <w:rPr>
                <w:lang w:eastAsia="ja-JP"/>
              </w:rPr>
              <w:t>Value</w:t>
            </w:r>
          </w:p>
        </w:tc>
        <w:tc>
          <w:tcPr>
            <w:tcW w:w="3500" w:type="dxa"/>
            <w:hideMark/>
          </w:tcPr>
          <w:p w:rsidRPr="005E72E0" w:rsidR="00D26770" w:rsidP="008C3255" w:rsidRDefault="00D26770" w14:paraId="05C43721" w14:textId="77777777">
            <w:pPr>
              <w:cnfStyle w:val="100000000000" w:firstRow="1" w:lastRow="0" w:firstColumn="0" w:lastColumn="0" w:oddVBand="0" w:evenVBand="0" w:oddHBand="0" w:evenHBand="0" w:firstRowFirstColumn="0" w:firstRowLastColumn="0" w:lastRowFirstColumn="0" w:lastRowLastColumn="0"/>
              <w:rPr>
                <w:lang w:eastAsia="ja-JP"/>
              </w:rPr>
            </w:pPr>
            <w:r>
              <w:rPr>
                <w:lang w:eastAsia="ja-JP"/>
              </w:rPr>
              <w:t>Definition</w:t>
            </w:r>
          </w:p>
        </w:tc>
        <w:tc>
          <w:tcPr>
            <w:tcW w:w="3257" w:type="dxa"/>
          </w:tcPr>
          <w:p w:rsidR="00D26770" w:rsidP="008C3255" w:rsidRDefault="00D26770" w14:paraId="6B1DF071" w14:textId="28BDF3DD">
            <w:pPr>
              <w:cnfStyle w:val="100000000000" w:firstRow="1" w:lastRow="0" w:firstColumn="0" w:lastColumn="0" w:oddVBand="0" w:evenVBand="0" w:oddHBand="0" w:evenHBand="0" w:firstRowFirstColumn="0" w:firstRowLastColumn="0" w:lastRowFirstColumn="0" w:lastRowLastColumn="0"/>
              <w:rPr>
                <w:lang w:eastAsia="ja-JP"/>
              </w:rPr>
            </w:pPr>
            <w:r>
              <w:rPr>
                <w:lang w:eastAsia="ja-JP"/>
              </w:rPr>
              <w:t>Default Value</w:t>
            </w:r>
          </w:p>
        </w:tc>
      </w:tr>
      <w:tr w:rsidRPr="005E72E0" w:rsidR="00D26770" w:rsidTr="007A2BD5" w14:paraId="23061D57" w14:textId="074B2E20">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593" w:type="dxa"/>
            <w:hideMark/>
          </w:tcPr>
          <w:p w:rsidRPr="00366375" w:rsidR="00D26770" w:rsidP="008C3255" w:rsidRDefault="00D26770" w14:paraId="7DDD6DCF" w14:textId="6683000F">
            <w:pPr>
              <w:rPr>
                <w:lang w:eastAsia="ja-JP"/>
              </w:rPr>
            </w:pPr>
            <w:r>
              <w:rPr>
                <w:lang w:eastAsia="ja-JP"/>
              </w:rPr>
              <w:t>SERVICE</w:t>
            </w:r>
          </w:p>
        </w:tc>
        <w:tc>
          <w:tcPr>
            <w:tcW w:w="3500" w:type="dxa"/>
            <w:hideMark/>
          </w:tcPr>
          <w:p w:rsidRPr="00366375" w:rsidR="00D26770" w:rsidP="008C3255" w:rsidRDefault="00D26770" w14:paraId="32CAA419" w14:textId="2DD47494">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Name of the application docker image.</w:t>
            </w:r>
          </w:p>
        </w:tc>
        <w:tc>
          <w:tcPr>
            <w:tcW w:w="3257" w:type="dxa"/>
          </w:tcPr>
          <w:p w:rsidR="00D26770" w:rsidP="008C3255" w:rsidRDefault="00D26770" w14:paraId="6A3542A9" w14:textId="3F1AA386">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formscriberapi</w:t>
            </w:r>
          </w:p>
        </w:tc>
      </w:tr>
      <w:tr w:rsidRPr="005E72E0" w:rsidR="00D26770" w:rsidTr="007A2BD5" w14:paraId="40E75209" w14:textId="4C1649CF">
        <w:trPr>
          <w:trHeight w:val="387"/>
          <w:jc w:val="center"/>
        </w:trPr>
        <w:tc>
          <w:tcPr>
            <w:cnfStyle w:val="001000000000" w:firstRow="0" w:lastRow="0" w:firstColumn="1" w:lastColumn="0" w:oddVBand="0" w:evenVBand="0" w:oddHBand="0" w:evenHBand="0" w:firstRowFirstColumn="0" w:firstRowLastColumn="0" w:lastRowFirstColumn="0" w:lastRowLastColumn="0"/>
            <w:tcW w:w="2593" w:type="dxa"/>
          </w:tcPr>
          <w:p w:rsidRPr="00366375" w:rsidR="00D26770" w:rsidP="008C3255" w:rsidRDefault="00D26770" w14:paraId="3CA0464E" w14:textId="6EF580A1">
            <w:pPr>
              <w:rPr>
                <w:lang w:eastAsia="ja-JP"/>
              </w:rPr>
            </w:pPr>
            <w:r>
              <w:rPr>
                <w:lang w:eastAsia="ja-JP"/>
              </w:rPr>
              <w:t>VERSION</w:t>
            </w:r>
          </w:p>
        </w:tc>
        <w:tc>
          <w:tcPr>
            <w:tcW w:w="3500" w:type="dxa"/>
          </w:tcPr>
          <w:p w:rsidRPr="002A1381" w:rsidR="00D26770" w:rsidP="008C3255" w:rsidRDefault="00D26770" w14:paraId="6BB604E9" w14:textId="0F6E0FE8">
            <w:pPr>
              <w:cnfStyle w:val="000000000000" w:firstRow="0" w:lastRow="0" w:firstColumn="0" w:lastColumn="0" w:oddVBand="0" w:evenVBand="0" w:oddHBand="0" w:evenHBand="0" w:firstRowFirstColumn="0" w:firstRowLastColumn="0" w:lastRowFirstColumn="0" w:lastRowLastColumn="0"/>
            </w:pPr>
            <w:r>
              <w:t>Version and tag of the application docker image.</w:t>
            </w:r>
          </w:p>
        </w:tc>
        <w:tc>
          <w:tcPr>
            <w:tcW w:w="3257" w:type="dxa"/>
          </w:tcPr>
          <w:p w:rsidR="00D26770" w:rsidP="008C3255" w:rsidRDefault="00D26770" w14:paraId="0E1A64B7" w14:textId="3F2BB72A">
            <w:pPr>
              <w:cnfStyle w:val="000000000000" w:firstRow="0" w:lastRow="0" w:firstColumn="0" w:lastColumn="0" w:oddVBand="0" w:evenVBand="0" w:oddHBand="0" w:evenHBand="0" w:firstRowFirstColumn="0" w:firstRowLastColumn="0" w:lastRowFirstColumn="0" w:lastRowLastColumn="0"/>
            </w:pPr>
            <w:r>
              <w:t>0.2</w:t>
            </w:r>
          </w:p>
        </w:tc>
      </w:tr>
      <w:tr w:rsidRPr="005E72E0" w:rsidR="00D26770" w:rsidTr="007A2BD5" w14:paraId="01AD0B2B" w14:textId="44C5D19F">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593" w:type="dxa"/>
          </w:tcPr>
          <w:p w:rsidR="00D26770" w:rsidP="008C3255" w:rsidRDefault="00D26770" w14:paraId="0542F29F" w14:textId="14CD8518">
            <w:pPr>
              <w:rPr>
                <w:lang w:eastAsia="ja-JP"/>
              </w:rPr>
            </w:pPr>
            <w:r>
              <w:rPr>
                <w:lang w:eastAsia="ja-JP"/>
              </w:rPr>
              <w:t>RESOURCE_GROUP</w:t>
            </w:r>
          </w:p>
        </w:tc>
        <w:tc>
          <w:tcPr>
            <w:tcW w:w="3500" w:type="dxa"/>
          </w:tcPr>
          <w:p w:rsidRPr="002A1381" w:rsidR="00D26770" w:rsidP="008C3255" w:rsidRDefault="00D26770" w14:paraId="74627EF2" w14:textId="168EE627">
            <w:pPr>
              <w:cnfStyle w:val="000000100000" w:firstRow="0" w:lastRow="0" w:firstColumn="0" w:lastColumn="0" w:oddVBand="0" w:evenVBand="0" w:oddHBand="1" w:evenHBand="0" w:firstRowFirstColumn="0" w:firstRowLastColumn="0" w:lastRowFirstColumn="0" w:lastRowLastColumn="0"/>
            </w:pPr>
            <w:r>
              <w:t>Azure resource group that defines a set of cloud resources.</w:t>
            </w:r>
          </w:p>
        </w:tc>
        <w:tc>
          <w:tcPr>
            <w:tcW w:w="3257" w:type="dxa"/>
          </w:tcPr>
          <w:p w:rsidR="00D26770" w:rsidP="008C3255" w:rsidRDefault="00D26770" w14:paraId="7407932E" w14:textId="0F8DC932">
            <w:pPr>
              <w:cnfStyle w:val="000000100000" w:firstRow="0" w:lastRow="0" w:firstColumn="0" w:lastColumn="0" w:oddVBand="0" w:evenVBand="0" w:oddHBand="1" w:evenHBand="0" w:firstRowFirstColumn="0" w:firstRowLastColumn="0" w:lastRowFirstColumn="0" w:lastRowLastColumn="0"/>
            </w:pPr>
            <w:r>
              <w:t>formscriber</w:t>
            </w:r>
          </w:p>
        </w:tc>
      </w:tr>
      <w:tr w:rsidRPr="005E72E0" w:rsidR="00D26770" w:rsidTr="007A2BD5" w14:paraId="69A2C1EB" w14:textId="69896C67">
        <w:trPr>
          <w:trHeight w:val="387"/>
          <w:jc w:val="center"/>
        </w:trPr>
        <w:tc>
          <w:tcPr>
            <w:cnfStyle w:val="001000000000" w:firstRow="0" w:lastRow="0" w:firstColumn="1" w:lastColumn="0" w:oddVBand="0" w:evenVBand="0" w:oddHBand="0" w:evenHBand="0" w:firstRowFirstColumn="0" w:firstRowLastColumn="0" w:lastRowFirstColumn="0" w:lastRowLastColumn="0"/>
            <w:tcW w:w="2593" w:type="dxa"/>
          </w:tcPr>
          <w:p w:rsidR="00D26770" w:rsidP="008C3255" w:rsidRDefault="00D26770" w14:paraId="669230D5" w14:textId="3405CDDC">
            <w:pPr>
              <w:rPr>
                <w:lang w:eastAsia="ja-JP"/>
              </w:rPr>
            </w:pPr>
            <w:r>
              <w:rPr>
                <w:lang w:eastAsia="ja-JP"/>
              </w:rPr>
              <w:t>REGISTRY</w:t>
            </w:r>
          </w:p>
        </w:tc>
        <w:tc>
          <w:tcPr>
            <w:tcW w:w="3500" w:type="dxa"/>
          </w:tcPr>
          <w:p w:rsidR="00D26770" w:rsidP="008C3255" w:rsidRDefault="00D26770" w14:paraId="11684EC6" w14:textId="59DF1FE8">
            <w:pPr>
              <w:cnfStyle w:val="000000000000" w:firstRow="0" w:lastRow="0" w:firstColumn="0" w:lastColumn="0" w:oddVBand="0" w:evenVBand="0" w:oddHBand="0" w:evenHBand="0" w:firstRowFirstColumn="0" w:firstRowLastColumn="0" w:lastRowFirstColumn="0" w:lastRowLastColumn="0"/>
            </w:pPr>
            <w:r>
              <w:t>Name of the ACR used for the service</w:t>
            </w:r>
          </w:p>
        </w:tc>
        <w:tc>
          <w:tcPr>
            <w:tcW w:w="3257" w:type="dxa"/>
          </w:tcPr>
          <w:p w:rsidR="00D26770" w:rsidP="008C3255" w:rsidRDefault="00D26770" w14:paraId="58109CC9" w14:textId="7CF55A49">
            <w:pPr>
              <w:cnfStyle w:val="000000000000" w:firstRow="0" w:lastRow="0" w:firstColumn="0" w:lastColumn="0" w:oddVBand="0" w:evenVBand="0" w:oddHBand="0" w:evenHBand="0" w:firstRowFirstColumn="0" w:firstRowLastColumn="0" w:lastRowFirstColumn="0" w:lastRowLastColumn="0"/>
            </w:pPr>
            <w:r>
              <w:t>formscriber</w:t>
            </w:r>
          </w:p>
        </w:tc>
      </w:tr>
      <w:tr w:rsidRPr="005E72E0" w:rsidR="00D26770" w:rsidTr="007A2BD5" w14:paraId="0F94587F" w14:textId="6F9BC58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593" w:type="dxa"/>
          </w:tcPr>
          <w:p w:rsidR="00D26770" w:rsidP="008C3255" w:rsidRDefault="00D26770" w14:paraId="23F632DC" w14:textId="78919C23">
            <w:pPr>
              <w:rPr>
                <w:lang w:eastAsia="ja-JP"/>
              </w:rPr>
            </w:pPr>
            <w:r>
              <w:rPr>
                <w:lang w:eastAsia="ja-JP"/>
              </w:rPr>
              <w:t>CLUSTER</w:t>
            </w:r>
          </w:p>
        </w:tc>
        <w:tc>
          <w:tcPr>
            <w:tcW w:w="3500" w:type="dxa"/>
          </w:tcPr>
          <w:p w:rsidR="00D26770" w:rsidP="008C3255" w:rsidRDefault="00D26770" w14:paraId="3709D746" w14:textId="44B3B303">
            <w:pPr>
              <w:cnfStyle w:val="000000100000" w:firstRow="0" w:lastRow="0" w:firstColumn="0" w:lastColumn="0" w:oddVBand="0" w:evenVBand="0" w:oddHBand="1" w:evenHBand="0" w:firstRowFirstColumn="0" w:firstRowLastColumn="0" w:lastRowFirstColumn="0" w:lastRowLastColumn="0"/>
            </w:pPr>
            <w:r>
              <w:t>Name of the AKS cluster used for the service.</w:t>
            </w:r>
          </w:p>
        </w:tc>
        <w:tc>
          <w:tcPr>
            <w:tcW w:w="3257" w:type="dxa"/>
          </w:tcPr>
          <w:p w:rsidR="00D26770" w:rsidP="008C3255" w:rsidRDefault="00D26770" w14:paraId="45F6D172" w14:textId="1EF5A7CC">
            <w:pPr>
              <w:cnfStyle w:val="000000100000" w:firstRow="0" w:lastRow="0" w:firstColumn="0" w:lastColumn="0" w:oddVBand="0" w:evenVBand="0" w:oddHBand="1" w:evenHBand="0" w:firstRowFirstColumn="0" w:firstRowLastColumn="0" w:lastRowFirstColumn="0" w:lastRowLastColumn="0"/>
            </w:pPr>
            <w:r>
              <w:t>formscriber-cluster</w:t>
            </w:r>
          </w:p>
        </w:tc>
      </w:tr>
      <w:tr w:rsidRPr="005E72E0" w:rsidR="00D26770" w:rsidTr="00D26770" w14:paraId="7E64AB10" w14:textId="77777777">
        <w:trPr>
          <w:trHeight w:val="387"/>
          <w:jc w:val="center"/>
        </w:trPr>
        <w:tc>
          <w:tcPr>
            <w:cnfStyle w:val="001000000000" w:firstRow="0" w:lastRow="0" w:firstColumn="1" w:lastColumn="0" w:oddVBand="0" w:evenVBand="0" w:oddHBand="0" w:evenHBand="0" w:firstRowFirstColumn="0" w:firstRowLastColumn="0" w:lastRowFirstColumn="0" w:lastRowLastColumn="0"/>
            <w:tcW w:w="2593" w:type="dxa"/>
          </w:tcPr>
          <w:p w:rsidR="00D26770" w:rsidP="008C3255" w:rsidRDefault="00D26770" w14:paraId="64CF9401" w14:textId="5D511028">
            <w:pPr>
              <w:rPr>
                <w:lang w:eastAsia="ja-JP"/>
              </w:rPr>
            </w:pPr>
            <w:r>
              <w:rPr>
                <w:lang w:eastAsia="ja-JP"/>
              </w:rPr>
              <w:t>NAMESPACE</w:t>
            </w:r>
          </w:p>
        </w:tc>
        <w:tc>
          <w:tcPr>
            <w:tcW w:w="3500" w:type="dxa"/>
          </w:tcPr>
          <w:p w:rsidR="00D26770" w:rsidP="008C3255" w:rsidRDefault="00D26770" w14:paraId="0A6DCA20" w14:textId="4BC9A816">
            <w:pPr>
              <w:cnfStyle w:val="000000000000" w:firstRow="0" w:lastRow="0" w:firstColumn="0" w:lastColumn="0" w:oddVBand="0" w:evenVBand="0" w:oddHBand="0" w:evenHBand="0" w:firstRowFirstColumn="0" w:firstRowLastColumn="0" w:lastRowFirstColumn="0" w:lastRowLastColumn="0"/>
            </w:pPr>
            <w:r>
              <w:t>Name of the Kubernetes namespace that services are deployed in.</w:t>
            </w:r>
          </w:p>
        </w:tc>
        <w:tc>
          <w:tcPr>
            <w:tcW w:w="3257" w:type="dxa"/>
          </w:tcPr>
          <w:p w:rsidR="00D26770" w:rsidP="008C3255" w:rsidRDefault="00D26770" w14:paraId="30EFE659" w14:textId="38E63473">
            <w:pPr>
              <w:cnfStyle w:val="000000000000" w:firstRow="0" w:lastRow="0" w:firstColumn="0" w:lastColumn="0" w:oddVBand="0" w:evenVBand="0" w:oddHBand="0" w:evenHBand="0" w:firstRowFirstColumn="0" w:firstRowLastColumn="0" w:lastRowFirstColumn="0" w:lastRowLastColumn="0"/>
            </w:pPr>
            <w:r>
              <w:t>cert-manager</w:t>
            </w:r>
          </w:p>
        </w:tc>
      </w:tr>
    </w:tbl>
    <w:p w:rsidRPr="00AD0846" w:rsidR="00656331" w:rsidP="007A2BD5" w:rsidRDefault="00656331" w14:paraId="3904D4A4" w14:textId="49BC9338">
      <w:pPr>
        <w:pStyle w:val="Heading3"/>
      </w:pPr>
      <w:bookmarkStart w:name="_Toc66020777" w:id="169"/>
      <w:r w:rsidRPr="00AD0846">
        <w:t>Administration</w:t>
      </w:r>
      <w:bookmarkEnd w:id="169"/>
    </w:p>
    <w:p w:rsidR="00573AD9" w:rsidP="00081A09" w:rsidRDefault="00D26770" w14:paraId="57FD3B7F" w14:textId="6C4FB3FA">
      <w:pPr>
        <w:pStyle w:val="ListParagraph"/>
        <w:numPr>
          <w:ilvl w:val="0"/>
          <w:numId w:val="53"/>
        </w:numPr>
      </w:pPr>
      <w:r>
        <w:t>Deleting the cluster</w:t>
      </w:r>
      <w:r w:rsidR="009D01E0">
        <w:t xml:space="preserve"> and all related resources</w:t>
      </w:r>
      <w:r>
        <w:t xml:space="preserve"> when not in use to save costs</w:t>
      </w:r>
    </w:p>
    <w:p w:rsidRPr="00D26770" w:rsidR="00D26770" w:rsidP="00D26770" w:rsidRDefault="00D26770" w14:paraId="0FB16A48" w14:textId="388E7705">
      <w:pPr>
        <w:pStyle w:val="ListParagraph"/>
        <w:numPr>
          <w:ilvl w:val="1"/>
          <w:numId w:val="53"/>
        </w:numPr>
      </w:pPr>
      <w:r>
        <w:t>To delete the cluster, run the following command:</w:t>
      </w:r>
      <w:r>
        <w:br/>
      </w:r>
      <w:r>
        <w:rPr>
          <w:b/>
          <w:bCs/>
        </w:rPr>
        <w:t>az group delete --name formscriber --yes --no-wait</w:t>
      </w:r>
    </w:p>
    <w:p w:rsidR="00D26770" w:rsidP="00D26770" w:rsidRDefault="00D26770" w14:paraId="4C78C705" w14:textId="26C74ADC">
      <w:pPr>
        <w:pStyle w:val="ListParagraph"/>
        <w:numPr>
          <w:ilvl w:val="0"/>
          <w:numId w:val="53"/>
        </w:numPr>
      </w:pPr>
      <w:r>
        <w:t>Adding permissions to allow other users to deploy and view services on AKS</w:t>
      </w:r>
    </w:p>
    <w:p w:rsidR="00C24556" w:rsidP="00C24556" w:rsidRDefault="00C24556" w14:paraId="468FB256" w14:textId="235F948D">
      <w:pPr>
        <w:pStyle w:val="ListParagraph"/>
        <w:numPr>
          <w:ilvl w:val="1"/>
          <w:numId w:val="53"/>
        </w:numPr>
      </w:pPr>
      <w:r>
        <w:t xml:space="preserve">Navigate to the Azure portal at </w:t>
      </w:r>
      <w:hyperlink w:history="1" r:id="rId46">
        <w:r w:rsidRPr="00B44536">
          <w:rPr>
            <w:rStyle w:val="Hyperlink"/>
          </w:rPr>
          <w:t>https://portal.azure.com</w:t>
        </w:r>
      </w:hyperlink>
      <w:r>
        <w:t xml:space="preserve"> </w:t>
      </w:r>
    </w:p>
    <w:p w:rsidRPr="00777CFF" w:rsidR="00C24556" w:rsidP="00C24556" w:rsidRDefault="00C24556" w14:paraId="24D2A896" w14:textId="7F4FEFB6">
      <w:pPr>
        <w:pStyle w:val="ListParagraph"/>
        <w:numPr>
          <w:ilvl w:val="1"/>
          <w:numId w:val="53"/>
        </w:numPr>
      </w:pPr>
      <w:r>
        <w:lastRenderedPageBreak/>
        <w:t xml:space="preserve">Navigate to the </w:t>
      </w:r>
      <w:r>
        <w:rPr>
          <w:b/>
          <w:bCs/>
        </w:rPr>
        <w:t>Kubernetes services</w:t>
      </w:r>
      <w:r>
        <w:t xml:space="preserve"> resource and select </w:t>
      </w:r>
      <w:r>
        <w:rPr>
          <w:b/>
          <w:bCs/>
        </w:rPr>
        <w:t>formscriber-cluster</w:t>
      </w:r>
    </w:p>
    <w:p w:rsidR="00C24556" w:rsidP="00C24556" w:rsidRDefault="00C24556" w14:paraId="38AC15B9" w14:textId="390EAFA8">
      <w:pPr>
        <w:pStyle w:val="ListParagraph"/>
        <w:numPr>
          <w:ilvl w:val="1"/>
          <w:numId w:val="53"/>
        </w:numPr>
      </w:pPr>
      <w:r>
        <w:t xml:space="preserve">Select the </w:t>
      </w:r>
      <w:r>
        <w:rPr>
          <w:b/>
          <w:bCs/>
        </w:rPr>
        <w:t xml:space="preserve">Access control (IAM) </w:t>
      </w:r>
      <w:r>
        <w:t xml:space="preserve">menu and select the </w:t>
      </w:r>
      <w:r>
        <w:rPr>
          <w:b/>
          <w:bCs/>
        </w:rPr>
        <w:t>Add role assignments</w:t>
      </w:r>
      <w:r>
        <w:t xml:space="preserve"> button.</w:t>
      </w:r>
    </w:p>
    <w:p w:rsidR="00C24556" w:rsidP="00777CFF" w:rsidRDefault="00C24556" w14:paraId="7031B879" w14:textId="0B6672E9">
      <w:pPr>
        <w:pStyle w:val="ListParagraph"/>
        <w:ind w:left="0"/>
        <w:jc w:val="center"/>
      </w:pPr>
      <w:r w:rsidR="34B08C14">
        <w:drawing>
          <wp:inline wp14:editId="321822C2" wp14:anchorId="599189D2">
            <wp:extent cx="4567806" cy="2569879"/>
            <wp:effectExtent l="0" t="0" r="4445"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1300cc783b264d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67806" cy="2569879"/>
                    </a:xfrm>
                    <a:prstGeom prst="rect">
                      <a:avLst/>
                    </a:prstGeom>
                  </pic:spPr>
                </pic:pic>
              </a:graphicData>
            </a:graphic>
          </wp:inline>
        </w:drawing>
      </w:r>
    </w:p>
    <w:p w:rsidR="00C24556" w:rsidP="00C24556" w:rsidRDefault="00C24556" w14:paraId="6F9E73FC" w14:textId="03759262">
      <w:pPr>
        <w:pStyle w:val="ListParagraph"/>
        <w:numPr>
          <w:ilvl w:val="1"/>
          <w:numId w:val="53"/>
        </w:numPr>
      </w:pPr>
      <w:r>
        <w:t xml:space="preserve">Select an appropriate role for the user and type in their email in the </w:t>
      </w:r>
      <w:r w:rsidRPr="00777CFF">
        <w:rPr>
          <w:b/>
          <w:bCs/>
        </w:rPr>
        <w:t>Select</w:t>
      </w:r>
      <w:r>
        <w:t xml:space="preserve"> box</w:t>
      </w:r>
    </w:p>
    <w:p w:rsidR="00C24556" w:rsidP="00777CFF" w:rsidRDefault="12D273C5" w14:paraId="507D5E9E" w14:textId="745314EE" w14:noSpellErr="1">
      <w:pPr>
        <w:pStyle w:val="ListParagraph"/>
        <w:ind w:left="0"/>
        <w:jc w:val="center"/>
      </w:pPr>
      <w:r w:rsidR="0896DD96">
        <w:drawing>
          <wp:inline wp14:editId="6E17800F" wp14:anchorId="0A1BB96B">
            <wp:extent cx="1779270" cy="1694576"/>
            <wp:effectExtent l="0" t="0" r="0" b="0"/>
            <wp:docPr id="20" name="Picture 20" title=""/>
            <wp:cNvGraphicFramePr>
              <a:graphicFrameLocks noChangeAspect="1"/>
            </wp:cNvGraphicFramePr>
            <a:graphic>
              <a:graphicData uri="http://schemas.openxmlformats.org/drawingml/2006/picture">
                <pic:pic>
                  <pic:nvPicPr>
                    <pic:cNvPr id="0" name="Picture 20"/>
                    <pic:cNvPicPr/>
                  </pic:nvPicPr>
                  <pic:blipFill>
                    <a:blip r:embed="R7730b7b2b9904f27">
                      <a:extLst xmlns:a="http://schemas.openxmlformats.org/drawingml/2006/main">
                        <a:ext uri="{28A0092B-C50C-407E-A947-70E740481C1C}">
                          <a14:useLocalDpi xmlns:a14="http://schemas.microsoft.com/office/drawing/2010/main" val="0"/>
                        </a:ext>
                      </a:extLst>
                    </a:blip>
                    <a:srcRect b="56172"/>
                    <a:stretch>
                      <a:fillRect/>
                    </a:stretch>
                  </pic:blipFill>
                  <pic:spPr>
                    <a:xfrm rot="0" flipH="0" flipV="0">
                      <a:off x="0" y="0"/>
                      <a:ext cx="1779270" cy="1694576"/>
                    </a:xfrm>
                    <a:prstGeom prst="rect">
                      <a:avLst/>
                    </a:prstGeom>
                  </pic:spPr>
                </pic:pic>
              </a:graphicData>
            </a:graphic>
          </wp:inline>
        </w:drawing>
      </w:r>
    </w:p>
    <w:p w:rsidR="00D26770" w:rsidP="00D26770" w:rsidRDefault="00D26770" w14:paraId="2774B505" w14:textId="3D9F5C6F">
      <w:pPr>
        <w:pStyle w:val="ListParagraph"/>
        <w:numPr>
          <w:ilvl w:val="0"/>
          <w:numId w:val="53"/>
        </w:numPr>
      </w:pPr>
      <w:r>
        <w:t>Adding permissions to allow other users to push and pull images from ACR</w:t>
      </w:r>
    </w:p>
    <w:p w:rsidR="00C24556" w:rsidP="00C24556" w:rsidRDefault="00C24556" w14:paraId="7F458711" w14:textId="77777777">
      <w:pPr>
        <w:pStyle w:val="ListParagraph"/>
        <w:numPr>
          <w:ilvl w:val="1"/>
          <w:numId w:val="53"/>
        </w:numPr>
      </w:pPr>
      <w:r>
        <w:t xml:space="preserve">Navigate to the Azure portal at </w:t>
      </w:r>
      <w:hyperlink w:history="1" r:id="rId49">
        <w:r w:rsidRPr="00B44536">
          <w:rPr>
            <w:rStyle w:val="Hyperlink"/>
          </w:rPr>
          <w:t>https://portal.azure.com</w:t>
        </w:r>
      </w:hyperlink>
      <w:r>
        <w:t xml:space="preserve"> </w:t>
      </w:r>
    </w:p>
    <w:p w:rsidRPr="00F466F9" w:rsidR="00C24556" w:rsidP="00C24556" w:rsidRDefault="00C24556" w14:paraId="295BA4B8" w14:textId="21006B9F">
      <w:pPr>
        <w:pStyle w:val="ListParagraph"/>
        <w:numPr>
          <w:ilvl w:val="1"/>
          <w:numId w:val="53"/>
        </w:numPr>
      </w:pPr>
      <w:r>
        <w:t xml:space="preserve">Navigate to the </w:t>
      </w:r>
      <w:r>
        <w:rPr>
          <w:b/>
          <w:bCs/>
        </w:rPr>
        <w:t>Container registries</w:t>
      </w:r>
      <w:r>
        <w:t xml:space="preserve"> resource and select </w:t>
      </w:r>
      <w:r>
        <w:rPr>
          <w:b/>
          <w:bCs/>
        </w:rPr>
        <w:t>formscriber</w:t>
      </w:r>
    </w:p>
    <w:p w:rsidR="00C24556" w:rsidP="00C24556" w:rsidRDefault="00C24556" w14:paraId="3BCADEF7" w14:textId="77777777">
      <w:pPr>
        <w:pStyle w:val="ListParagraph"/>
        <w:numPr>
          <w:ilvl w:val="1"/>
          <w:numId w:val="53"/>
        </w:numPr>
      </w:pPr>
      <w:r>
        <w:t xml:space="preserve">Select the </w:t>
      </w:r>
      <w:r>
        <w:rPr>
          <w:b/>
          <w:bCs/>
        </w:rPr>
        <w:t xml:space="preserve">Access control (IAM) </w:t>
      </w:r>
      <w:r>
        <w:t xml:space="preserve">menu and select the </w:t>
      </w:r>
      <w:r>
        <w:rPr>
          <w:b/>
          <w:bCs/>
        </w:rPr>
        <w:t>Add role assignments</w:t>
      </w:r>
      <w:r>
        <w:t xml:space="preserve"> button.</w:t>
      </w:r>
    </w:p>
    <w:p w:rsidR="00C24556" w:rsidP="00C24556" w:rsidRDefault="00C24556" w14:paraId="70D88571" w14:textId="3256E8D2">
      <w:pPr>
        <w:pStyle w:val="ListParagraph"/>
        <w:ind w:left="0"/>
        <w:jc w:val="center"/>
      </w:pPr>
      <w:r w:rsidR="34B08C14">
        <w:drawing>
          <wp:inline wp14:editId="69566E69" wp14:anchorId="4A73D555">
            <wp:extent cx="4601362" cy="1950171"/>
            <wp:effectExtent l="0" t="0" r="0" b="5715"/>
            <wp:docPr id="23" name="Picture 23" title=""/>
            <wp:cNvGraphicFramePr>
              <a:graphicFrameLocks noChangeAspect="1"/>
            </wp:cNvGraphicFramePr>
            <a:graphic>
              <a:graphicData uri="http://schemas.openxmlformats.org/drawingml/2006/picture">
                <pic:pic>
                  <pic:nvPicPr>
                    <pic:cNvPr id="0" name="Picture 23"/>
                    <pic:cNvPicPr/>
                  </pic:nvPicPr>
                  <pic:blipFill>
                    <a:blip r:embed="R91b79ab7b89c48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01362" cy="1950171"/>
                    </a:xfrm>
                    <a:prstGeom prst="rect">
                      <a:avLst/>
                    </a:prstGeom>
                  </pic:spPr>
                </pic:pic>
              </a:graphicData>
            </a:graphic>
          </wp:inline>
        </w:drawing>
      </w:r>
    </w:p>
    <w:p w:rsidR="00C24556" w:rsidP="00C24556" w:rsidRDefault="00C24556" w14:paraId="3D84267A" w14:textId="77777777">
      <w:pPr>
        <w:pStyle w:val="ListParagraph"/>
        <w:numPr>
          <w:ilvl w:val="1"/>
          <w:numId w:val="53"/>
        </w:numPr>
      </w:pPr>
      <w:r>
        <w:t xml:space="preserve">Select an appropriate role for the user and type in their email in the </w:t>
      </w:r>
      <w:r w:rsidRPr="00F466F9">
        <w:rPr>
          <w:b/>
          <w:bCs/>
        </w:rPr>
        <w:t>Select</w:t>
      </w:r>
      <w:r>
        <w:t xml:space="preserve"> box</w:t>
      </w:r>
    </w:p>
    <w:p w:rsidR="00C24556" w:rsidP="00777CFF" w:rsidRDefault="12D273C5" w14:paraId="25A9D462" w14:textId="4B2E8B97" w14:noSpellErr="1">
      <w:pPr>
        <w:pStyle w:val="ListParagraph"/>
        <w:ind w:left="0"/>
        <w:jc w:val="center"/>
      </w:pPr>
      <w:r w:rsidR="0896DD96">
        <w:drawing>
          <wp:inline wp14:editId="2D08EC9D" wp14:anchorId="406B8D0E">
            <wp:extent cx="1779270" cy="1694576"/>
            <wp:effectExtent l="0" t="0" r="0" b="0"/>
            <wp:docPr id="22" name="Picture 22" title=""/>
            <wp:cNvGraphicFramePr>
              <a:graphicFrameLocks noChangeAspect="1"/>
            </wp:cNvGraphicFramePr>
            <a:graphic>
              <a:graphicData uri="http://schemas.openxmlformats.org/drawingml/2006/picture">
                <pic:pic>
                  <pic:nvPicPr>
                    <pic:cNvPr id="0" name="Picture 22"/>
                    <pic:cNvPicPr/>
                  </pic:nvPicPr>
                  <pic:blipFill>
                    <a:blip r:embed="R4ef51514f4114714">
                      <a:extLst xmlns:a="http://schemas.openxmlformats.org/drawingml/2006/main">
                        <a:ext uri="{28A0092B-C50C-407E-A947-70E740481C1C}">
                          <a14:useLocalDpi xmlns:a14="http://schemas.microsoft.com/office/drawing/2010/main" val="0"/>
                        </a:ext>
                      </a:extLst>
                    </a:blip>
                    <a:srcRect b="56172"/>
                    <a:stretch>
                      <a:fillRect/>
                    </a:stretch>
                  </pic:blipFill>
                  <pic:spPr>
                    <a:xfrm rot="0" flipH="0" flipV="0">
                      <a:off x="0" y="0"/>
                      <a:ext cx="1779270" cy="1694576"/>
                    </a:xfrm>
                    <a:prstGeom prst="rect">
                      <a:avLst/>
                    </a:prstGeom>
                  </pic:spPr>
                </pic:pic>
              </a:graphicData>
            </a:graphic>
          </wp:inline>
        </w:drawing>
      </w:r>
    </w:p>
    <w:p w:rsidR="007A2BD5" w:rsidP="00D26770" w:rsidRDefault="007A2BD5" w14:paraId="475EE5DA" w14:textId="394A1C0A">
      <w:pPr>
        <w:pStyle w:val="ListParagraph"/>
        <w:numPr>
          <w:ilvl w:val="0"/>
          <w:numId w:val="53"/>
        </w:numPr>
      </w:pPr>
      <w:r>
        <w:t>Running the service on a local server or machine</w:t>
      </w:r>
    </w:p>
    <w:p w:rsidRPr="000172BE" w:rsidR="007A2BD5" w:rsidP="007A2BD5" w:rsidRDefault="007A2BD5" w14:paraId="6B2281B9" w14:textId="4E4A7AA4">
      <w:pPr>
        <w:pStyle w:val="ListParagraph"/>
        <w:numPr>
          <w:ilvl w:val="1"/>
          <w:numId w:val="53"/>
        </w:numPr>
      </w:pPr>
      <w:r>
        <w:t>Run the following command in the root directory of the code repository:</w:t>
      </w:r>
      <w:r>
        <w:br/>
      </w:r>
      <w:r>
        <w:rPr>
          <w:b/>
          <w:bCs/>
        </w:rPr>
        <w:t>make run-docker</w:t>
      </w:r>
    </w:p>
    <w:p w:rsidRPr="00573AD9" w:rsidR="00D26770" w:rsidP="00C24556" w:rsidRDefault="007A2BD5" w14:paraId="277AA766" w14:textId="21795F58">
      <w:pPr>
        <w:pStyle w:val="ListParagraph"/>
        <w:numPr>
          <w:ilvl w:val="1"/>
          <w:numId w:val="53"/>
        </w:numPr>
      </w:pPr>
      <w:r>
        <w:t xml:space="preserve">Navigate to </w:t>
      </w:r>
      <w:hyperlink w:history="1" r:id="rId51">
        <w:r w:rsidRPr="00B44536">
          <w:rPr>
            <w:rStyle w:val="Hyperlink"/>
          </w:rPr>
          <w:t>http://localhost:8080</w:t>
        </w:r>
      </w:hyperlink>
      <w:r>
        <w:t xml:space="preserve"> to view the application.</w:t>
      </w:r>
    </w:p>
    <w:p w:rsidRPr="005E72E0" w:rsidR="000E2E21" w:rsidP="00777CFF" w:rsidRDefault="00E96720" w14:paraId="2C6EE8D3" w14:textId="3B05B4D4">
      <w:pPr>
        <w:pStyle w:val="Heading2"/>
        <w:numPr>
          <w:ilvl w:val="1"/>
          <w:numId w:val="46"/>
        </w:numPr>
        <w:ind w:left="720"/>
      </w:pPr>
      <w:bookmarkStart w:name="_Toc66020778" w:id="170"/>
      <w:r>
        <w:t xml:space="preserve">GCP </w:t>
      </w:r>
      <w:r w:rsidR="00CA21F6">
        <w:t>Dialogflow</w:t>
      </w:r>
      <w:r>
        <w:t xml:space="preserve"> Engine</w:t>
      </w:r>
      <w:bookmarkEnd w:id="170"/>
    </w:p>
    <w:p w:rsidRPr="005E72E0" w:rsidR="000E2E21" w:rsidP="0033105D" w:rsidRDefault="000E2E21" w14:paraId="1AA992FD" w14:textId="77777777">
      <w:pPr>
        <w:pStyle w:val="Heading3"/>
      </w:pPr>
      <w:bookmarkStart w:name="_Toc66020779" w:id="171"/>
      <w:r w:rsidRPr="005E72E0">
        <w:t>Prerequisites</w:t>
      </w:r>
      <w:bookmarkEnd w:id="171"/>
    </w:p>
    <w:p w:rsidR="0067053F" w:rsidP="00081A09" w:rsidRDefault="00081A09" w14:paraId="4F38E654" w14:textId="5E710417">
      <w:pPr>
        <w:pStyle w:val="ListParagraph"/>
        <w:numPr>
          <w:ilvl w:val="0"/>
          <w:numId w:val="45"/>
        </w:numPr>
      </w:pPr>
      <w:r>
        <w:t>GCP account needed to access Dialogflow console.</w:t>
      </w:r>
    </w:p>
    <w:p w:rsidR="00081A09" w:rsidP="00081A09" w:rsidRDefault="00081A09" w14:paraId="6A6C1CBC" w14:textId="1E4CEF76">
      <w:pPr>
        <w:pStyle w:val="ListParagraph"/>
        <w:numPr>
          <w:ilvl w:val="1"/>
          <w:numId w:val="45"/>
        </w:numPr>
      </w:pPr>
      <w:r>
        <w:t xml:space="preserve">GCP account can be created at </w:t>
      </w:r>
      <w:hyperlink w:history="1" r:id="rId52">
        <w:r w:rsidRPr="00B44536">
          <w:rPr>
            <w:rStyle w:val="Hyperlink"/>
          </w:rPr>
          <w:t>https://cloud.google.com</w:t>
        </w:r>
      </w:hyperlink>
    </w:p>
    <w:p w:rsidRPr="005E72E0" w:rsidR="00546BC5" w:rsidP="00777CFF" w:rsidRDefault="00546BC5" w14:paraId="36565555" w14:textId="529FF80D">
      <w:pPr>
        <w:pStyle w:val="ListParagraph"/>
        <w:numPr>
          <w:ilvl w:val="0"/>
          <w:numId w:val="45"/>
        </w:numPr>
      </w:pPr>
      <w:r>
        <w:t xml:space="preserve">Verify REST API is installed and accessible at </w:t>
      </w:r>
      <w:hyperlink w:history="1" r:id="rId53">
        <w:r w:rsidRPr="00B44536">
          <w:rPr>
            <w:rStyle w:val="Hyperlink"/>
          </w:rPr>
          <w:t>https://www.formscriber.com</w:t>
        </w:r>
      </w:hyperlink>
      <w:r>
        <w:t xml:space="preserve"> </w:t>
      </w:r>
    </w:p>
    <w:p w:rsidRPr="005E72E0" w:rsidR="000E2E21" w:rsidP="0033105D" w:rsidRDefault="000E2E21" w14:paraId="0FF938C6" w14:textId="77777777">
      <w:pPr>
        <w:pStyle w:val="Heading3"/>
      </w:pPr>
      <w:bookmarkStart w:name="_Toc66020780" w:id="172"/>
      <w:r w:rsidRPr="005E72E0">
        <w:t>Installation Steps</w:t>
      </w:r>
      <w:bookmarkEnd w:id="172"/>
    </w:p>
    <w:p w:rsidR="00081A09" w:rsidP="00081A09" w:rsidRDefault="00081A09" w14:paraId="633810EA" w14:textId="1DCA391D">
      <w:pPr>
        <w:pStyle w:val="ListParagraph"/>
        <w:numPr>
          <w:ilvl w:val="0"/>
          <w:numId w:val="50"/>
        </w:numPr>
      </w:pPr>
      <w:r>
        <w:t>Create an agent to be used for the application</w:t>
      </w:r>
    </w:p>
    <w:p w:rsidR="00081A09" w:rsidP="00081A09" w:rsidRDefault="00081A09" w14:paraId="564317C8" w14:textId="71FDBE50">
      <w:pPr>
        <w:pStyle w:val="ListParagraph"/>
        <w:numPr>
          <w:ilvl w:val="0"/>
          <w:numId w:val="50"/>
        </w:numPr>
      </w:pPr>
      <w:r>
        <w:t xml:space="preserve">Clone the code repository at </w:t>
      </w:r>
      <w:hyperlink w:history="1" r:id="rId54">
        <w:r w:rsidRPr="00B44536">
          <w:rPr>
            <w:rStyle w:val="Hyperlink"/>
          </w:rPr>
          <w:t>https://github.com/umgc/umgc.formbot.dialogflow</w:t>
        </w:r>
      </w:hyperlink>
      <w:r>
        <w:t xml:space="preserve"> </w:t>
      </w:r>
    </w:p>
    <w:p w:rsidR="00546BC5" w:rsidP="008C3255" w:rsidRDefault="00546BC5" w14:paraId="39999FA6" w14:textId="67266633">
      <w:pPr>
        <w:pStyle w:val="ListParagraph"/>
        <w:numPr>
          <w:ilvl w:val="0"/>
          <w:numId w:val="50"/>
        </w:numPr>
      </w:pPr>
      <w:r>
        <w:t xml:space="preserve">Navigate to </w:t>
      </w:r>
      <w:hyperlink w:history="1" r:id="rId55">
        <w:r w:rsidRPr="00B44536">
          <w:rPr>
            <w:rStyle w:val="Hyperlink"/>
          </w:rPr>
          <w:t>https://dialogflow.cloud.google.com</w:t>
        </w:r>
      </w:hyperlink>
      <w:r>
        <w:t>.</w:t>
      </w:r>
    </w:p>
    <w:p w:rsidR="00081A09" w:rsidP="008C3255" w:rsidRDefault="00081A09" w14:paraId="2E7AE66B" w14:textId="0CC75617">
      <w:pPr>
        <w:pStyle w:val="ListParagraph"/>
        <w:numPr>
          <w:ilvl w:val="0"/>
          <w:numId w:val="50"/>
        </w:numPr>
      </w:pPr>
      <w:r>
        <w:t>Select your agent</w:t>
      </w:r>
      <w:r w:rsidR="00546BC5">
        <w:t xml:space="preserve"> from the dropdown menu.</w:t>
      </w:r>
    </w:p>
    <w:p w:rsidR="00081A09" w:rsidP="00081A09" w:rsidRDefault="00081A09" w14:paraId="42DC9BBD" w14:textId="563E5BE3">
      <w:pPr>
        <w:pStyle w:val="ListParagraph"/>
        <w:numPr>
          <w:ilvl w:val="0"/>
          <w:numId w:val="50"/>
        </w:numPr>
      </w:pPr>
      <w:r>
        <w:t>Click the settings button next to the agent name</w:t>
      </w:r>
      <w:r w:rsidR="00546BC5">
        <w:t>.</w:t>
      </w:r>
    </w:p>
    <w:p w:rsidR="00081A09" w:rsidP="00081A09" w:rsidRDefault="00081A09" w14:paraId="14C3666A" w14:textId="2727DB4E">
      <w:pPr>
        <w:pStyle w:val="ListParagraph"/>
        <w:numPr>
          <w:ilvl w:val="0"/>
          <w:numId w:val="50"/>
        </w:numPr>
      </w:pPr>
      <w:r>
        <w:t xml:space="preserve">Select the </w:t>
      </w:r>
      <w:r>
        <w:rPr>
          <w:b/>
          <w:bCs/>
        </w:rPr>
        <w:t xml:space="preserve">Export and Import </w:t>
      </w:r>
      <w:r>
        <w:t>tab.</w:t>
      </w:r>
    </w:p>
    <w:p w:rsidR="00081A09" w:rsidP="00081A09" w:rsidRDefault="00081A09" w14:paraId="3BAAA1A0" w14:textId="494BCC7B">
      <w:pPr>
        <w:pStyle w:val="ListParagraph"/>
        <w:numPr>
          <w:ilvl w:val="0"/>
          <w:numId w:val="50"/>
        </w:numPr>
      </w:pPr>
      <w:r>
        <w:t xml:space="preserve">Select </w:t>
      </w:r>
      <w:r>
        <w:rPr>
          <w:b/>
          <w:bCs/>
        </w:rPr>
        <w:t>Restore From Zip</w:t>
      </w:r>
      <w:r>
        <w:t xml:space="preserve"> and follow instructions to restore the zip file located in the code repository </w:t>
      </w:r>
      <w:r w:rsidR="00C24556">
        <w:t>at dialogflow/form-bot-agent.zip</w:t>
      </w:r>
      <w:r>
        <w:t>.</w:t>
      </w:r>
    </w:p>
    <w:p w:rsidRPr="005E72E0" w:rsidR="000E2E21" w:rsidP="0033105D" w:rsidRDefault="000E2E21" w14:paraId="0F0913F7" w14:textId="77777777">
      <w:pPr>
        <w:pStyle w:val="Heading3"/>
      </w:pPr>
      <w:bookmarkStart w:name="_Toc66020783" w:id="173"/>
      <w:r w:rsidRPr="005E72E0">
        <w:t>Administration</w:t>
      </w:r>
      <w:bookmarkEnd w:id="173"/>
    </w:p>
    <w:p w:rsidR="00D37CBC" w:rsidP="009D01E0" w:rsidRDefault="001D6B12" w14:paraId="1586796D" w14:textId="289462E7">
      <w:pPr>
        <w:pStyle w:val="ListParagraph"/>
        <w:numPr>
          <w:ilvl w:val="0"/>
          <w:numId w:val="55"/>
        </w:numPr>
      </w:pPr>
      <w:r>
        <w:t xml:space="preserve">Export Dialogflow agent to </w:t>
      </w:r>
      <w:r w:rsidR="00546BC5">
        <w:t>save agent configurations.</w:t>
      </w:r>
    </w:p>
    <w:p w:rsidR="00546BC5" w:rsidP="00777CFF" w:rsidRDefault="00546BC5" w14:paraId="0835D756" w14:textId="77777777">
      <w:pPr>
        <w:pStyle w:val="ListParagraph"/>
        <w:numPr>
          <w:ilvl w:val="1"/>
          <w:numId w:val="55"/>
        </w:numPr>
      </w:pPr>
      <w:r>
        <w:t xml:space="preserve">Navigate to </w:t>
      </w:r>
      <w:hyperlink w:history="1" r:id="rId56">
        <w:r w:rsidRPr="00B44536">
          <w:rPr>
            <w:rStyle w:val="Hyperlink"/>
          </w:rPr>
          <w:t>https://dialogflow.cloud.google.com</w:t>
        </w:r>
      </w:hyperlink>
      <w:r>
        <w:t>.</w:t>
      </w:r>
    </w:p>
    <w:p w:rsidR="00546BC5" w:rsidP="00777CFF" w:rsidRDefault="00546BC5" w14:paraId="1492A881" w14:textId="77777777">
      <w:pPr>
        <w:pStyle w:val="ListParagraph"/>
        <w:numPr>
          <w:ilvl w:val="1"/>
          <w:numId w:val="55"/>
        </w:numPr>
      </w:pPr>
      <w:r>
        <w:t>Select your agent from the dropdown menu.</w:t>
      </w:r>
    </w:p>
    <w:p w:rsidR="00546BC5" w:rsidP="00777CFF" w:rsidRDefault="00546BC5" w14:paraId="5957216C" w14:textId="77777777">
      <w:pPr>
        <w:pStyle w:val="ListParagraph"/>
        <w:numPr>
          <w:ilvl w:val="1"/>
          <w:numId w:val="55"/>
        </w:numPr>
      </w:pPr>
      <w:r>
        <w:t>Click the settings button next to the agent name.</w:t>
      </w:r>
    </w:p>
    <w:p w:rsidR="00546BC5" w:rsidP="00777CFF" w:rsidRDefault="00546BC5" w14:paraId="7EAA0DCA" w14:textId="77777777">
      <w:pPr>
        <w:pStyle w:val="ListParagraph"/>
        <w:numPr>
          <w:ilvl w:val="1"/>
          <w:numId w:val="55"/>
        </w:numPr>
      </w:pPr>
      <w:r>
        <w:t xml:space="preserve">Select the </w:t>
      </w:r>
      <w:r>
        <w:rPr>
          <w:b/>
          <w:bCs/>
        </w:rPr>
        <w:t xml:space="preserve">Export and Import </w:t>
      </w:r>
      <w:r>
        <w:t>tab.</w:t>
      </w:r>
    </w:p>
    <w:p w:rsidR="00546BC5" w:rsidP="00546BC5" w:rsidRDefault="00546BC5" w14:paraId="11B39BD2" w14:textId="12B07E8B">
      <w:pPr>
        <w:pStyle w:val="ListParagraph"/>
        <w:numPr>
          <w:ilvl w:val="1"/>
          <w:numId w:val="55"/>
        </w:numPr>
      </w:pPr>
      <w:r>
        <w:t xml:space="preserve">Select </w:t>
      </w:r>
      <w:r>
        <w:rPr>
          <w:b/>
          <w:bCs/>
        </w:rPr>
        <w:t>Export As Zip</w:t>
      </w:r>
      <w:r>
        <w:t xml:space="preserve"> and follow instructions to restore the zip file located in the code repository at dialogflow/form-bot-agent.zip.</w:t>
      </w:r>
    </w:p>
    <w:p w:rsidRPr="005E72E0" w:rsidR="00B4113D" w:rsidP="00777CFF" w:rsidRDefault="00C325B4" w14:paraId="17F345E2" w14:textId="62B573B5">
      <w:pPr>
        <w:pStyle w:val="ListParagraph"/>
        <w:numPr>
          <w:ilvl w:val="0"/>
          <w:numId w:val="55"/>
        </w:numPr>
      </w:pPr>
      <w:r>
        <w:t>Adding permissions for users to configure the Dialogflow service.</w:t>
      </w:r>
    </w:p>
    <w:p w:rsidRPr="00221092" w:rsidR="009D01E0" w:rsidP="00C24556" w:rsidRDefault="006B4117" w14:paraId="3BAEEA29" w14:textId="71EAD2B6">
      <w:pPr>
        <w:pStyle w:val="Heading1"/>
        <w:numPr>
          <w:ilvl w:val="0"/>
          <w:numId w:val="46"/>
        </w:numPr>
        <w:ind w:left="360"/>
      </w:pPr>
      <w:bookmarkStart w:name="_Toc66020784" w:id="174"/>
      <w:r>
        <w:lastRenderedPageBreak/>
        <w:t>Known Bugs</w:t>
      </w:r>
      <w:bookmarkEnd w:id="174"/>
    </w:p>
    <w:tbl>
      <w:tblPr>
        <w:tblStyle w:val="GridTable4-Accent1"/>
        <w:tblW w:w="0" w:type="auto"/>
        <w:jc w:val="center"/>
        <w:tblLook w:val="04A0" w:firstRow="1" w:lastRow="0" w:firstColumn="1" w:lastColumn="0" w:noHBand="0" w:noVBand="1"/>
      </w:tblPr>
      <w:tblGrid>
        <w:gridCol w:w="2563"/>
        <w:gridCol w:w="3436"/>
        <w:gridCol w:w="3351"/>
      </w:tblGrid>
      <w:tr w:rsidRPr="005E72E0" w:rsidR="009D01E0" w:rsidTr="00C24556" w14:paraId="37A7F52C" w14:textId="18206F6A">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2563" w:type="dxa"/>
            <w:hideMark/>
          </w:tcPr>
          <w:p w:rsidRPr="005E72E0" w:rsidR="009D01E0" w:rsidP="008C3255" w:rsidRDefault="009D01E0" w14:paraId="405A08D3" w14:textId="6B06D665">
            <w:pPr>
              <w:rPr>
                <w:lang w:eastAsia="ja-JP"/>
              </w:rPr>
            </w:pPr>
            <w:r>
              <w:rPr>
                <w:lang w:eastAsia="ja-JP"/>
              </w:rPr>
              <w:t>Bug</w:t>
            </w:r>
          </w:p>
        </w:tc>
        <w:tc>
          <w:tcPr>
            <w:tcW w:w="3436" w:type="dxa"/>
            <w:hideMark/>
          </w:tcPr>
          <w:p w:rsidRPr="005E72E0" w:rsidR="009D01E0" w:rsidP="008C3255" w:rsidRDefault="009D01E0" w14:paraId="59117000" w14:textId="005BE146">
            <w:pP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c>
          <w:tcPr>
            <w:tcW w:w="3351" w:type="dxa"/>
          </w:tcPr>
          <w:p w:rsidR="009D01E0" w:rsidDel="009D01E0" w:rsidP="008C3255" w:rsidRDefault="009D01E0" w14:paraId="2F5EE191" w14:textId="78A7C8DD">
            <w:pPr>
              <w:cnfStyle w:val="100000000000" w:firstRow="1" w:lastRow="0" w:firstColumn="0" w:lastColumn="0" w:oddVBand="0" w:evenVBand="0" w:oddHBand="0" w:evenHBand="0" w:firstRowFirstColumn="0" w:firstRowLastColumn="0" w:lastRowFirstColumn="0" w:lastRowLastColumn="0"/>
              <w:rPr>
                <w:lang w:eastAsia="ja-JP"/>
              </w:rPr>
            </w:pPr>
            <w:r>
              <w:rPr>
                <w:lang w:eastAsia="ja-JP"/>
              </w:rPr>
              <w:t>Proposed Solutions</w:t>
            </w:r>
          </w:p>
        </w:tc>
      </w:tr>
      <w:tr w:rsidRPr="005E72E0" w:rsidR="009D01E0" w:rsidTr="00C24556" w14:paraId="0C293487" w14:textId="7A3DA472">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563" w:type="dxa"/>
            <w:hideMark/>
          </w:tcPr>
          <w:p w:rsidRPr="00366375" w:rsidR="009D01E0" w:rsidP="008C3255" w:rsidRDefault="009D01E0" w14:paraId="41756809" w14:textId="5FDDE237">
            <w:pPr>
              <w:rPr>
                <w:lang w:eastAsia="ja-JP"/>
              </w:rPr>
            </w:pPr>
            <w:r>
              <w:rPr>
                <w:lang w:eastAsia="ja-JP"/>
              </w:rPr>
              <w:t>Hardcoded DNS</w:t>
            </w:r>
          </w:p>
        </w:tc>
        <w:tc>
          <w:tcPr>
            <w:tcW w:w="3436" w:type="dxa"/>
            <w:hideMark/>
          </w:tcPr>
          <w:p w:rsidRPr="00366375" w:rsidR="009D01E0" w:rsidP="008C3255" w:rsidRDefault="009D01E0" w14:paraId="5024ECF2" w14:textId="66343E44">
            <w:pPr>
              <w:cnfStyle w:val="000000100000" w:firstRow="0" w:lastRow="0" w:firstColumn="0" w:lastColumn="0" w:oddVBand="0" w:evenVBand="0" w:oddHBand="1" w:evenHBand="0" w:firstRowFirstColumn="0" w:firstRowLastColumn="0" w:lastRowFirstColumn="0" w:lastRowLastColumn="0"/>
              <w:rPr>
                <w:lang w:eastAsia="ja-JP"/>
              </w:rPr>
            </w:pPr>
            <w:r>
              <w:rPr>
                <w:lang w:eastAsia="ja-JP"/>
              </w:rPr>
              <w:t>There is no way to dynamically configure the DNS name.</w:t>
            </w:r>
            <w:r w:rsidR="00A3134F">
              <w:rPr>
                <w:lang w:eastAsia="ja-JP"/>
              </w:rPr>
              <w:t xml:space="preserve"> It is fixed on formscriber.com</w:t>
            </w:r>
          </w:p>
        </w:tc>
        <w:tc>
          <w:tcPr>
            <w:tcW w:w="3351" w:type="dxa"/>
          </w:tcPr>
          <w:p w:rsidR="009D01E0" w:rsidP="009D01E0" w:rsidRDefault="009D01E0" w14:paraId="265973EB" w14:textId="77777777">
            <w:pPr>
              <w:pStyle w:val="ListParagraph"/>
              <w:numPr>
                <w:ilvl w:val="0"/>
                <w:numId w:val="56"/>
              </w:numPr>
              <w:ind w:left="364"/>
              <w:cnfStyle w:val="000000100000" w:firstRow="0" w:lastRow="0" w:firstColumn="0" w:lastColumn="0" w:oddVBand="0" w:evenVBand="0" w:oddHBand="1" w:evenHBand="0" w:firstRowFirstColumn="0" w:firstRowLastColumn="0" w:lastRowFirstColumn="0" w:lastRowLastColumn="0"/>
              <w:rPr>
                <w:lang w:eastAsia="ja-JP"/>
              </w:rPr>
            </w:pPr>
            <w:r>
              <w:rPr>
                <w:lang w:eastAsia="ja-JP"/>
              </w:rPr>
              <w:t>Enable Domain Forwarding from the DNS provider</w:t>
            </w:r>
          </w:p>
          <w:p w:rsidR="009D01E0" w:rsidDel="009D01E0" w:rsidP="00C24556" w:rsidRDefault="00C24556" w14:paraId="29DA9EE7" w14:textId="77303AE4">
            <w:pPr>
              <w:pStyle w:val="ListParagraph"/>
              <w:numPr>
                <w:ilvl w:val="0"/>
                <w:numId w:val="56"/>
              </w:numPr>
              <w:ind w:left="364"/>
              <w:cnfStyle w:val="000000100000" w:firstRow="0" w:lastRow="0" w:firstColumn="0" w:lastColumn="0" w:oddVBand="0" w:evenVBand="0" w:oddHBand="1" w:evenHBand="0" w:firstRowFirstColumn="0" w:firstRowLastColumn="0" w:lastRowFirstColumn="0" w:lastRowLastColumn="0"/>
              <w:rPr>
                <w:lang w:eastAsia="ja-JP"/>
              </w:rPr>
            </w:pPr>
            <w:r>
              <w:rPr>
                <w:lang w:eastAsia="ja-JP"/>
              </w:rPr>
              <w:t>Provide a configuration for users to input their own DNS entry when deploying.</w:t>
            </w:r>
          </w:p>
        </w:tc>
      </w:tr>
      <w:tr w:rsidRPr="005E72E0" w:rsidR="009D01E0" w:rsidTr="00C24556" w14:paraId="72B070C9" w14:textId="598F2EB0">
        <w:trPr>
          <w:trHeight w:val="387"/>
          <w:jc w:val="center"/>
        </w:trPr>
        <w:tc>
          <w:tcPr>
            <w:cnfStyle w:val="001000000000" w:firstRow="0" w:lastRow="0" w:firstColumn="1" w:lastColumn="0" w:oddVBand="0" w:evenVBand="0" w:oddHBand="0" w:evenHBand="0" w:firstRowFirstColumn="0" w:firstRowLastColumn="0" w:lastRowFirstColumn="0" w:lastRowLastColumn="0"/>
            <w:tcW w:w="2563" w:type="dxa"/>
          </w:tcPr>
          <w:p w:rsidRPr="00366375" w:rsidR="009D01E0" w:rsidP="008C3255" w:rsidRDefault="009D01E0" w14:paraId="23D0CCD4" w14:textId="4B080E8C">
            <w:pPr>
              <w:rPr>
                <w:lang w:eastAsia="ja-JP"/>
              </w:rPr>
            </w:pPr>
            <w:r>
              <w:rPr>
                <w:lang w:eastAsia="ja-JP"/>
              </w:rPr>
              <w:t>No Automated Deployment of Infrastructure</w:t>
            </w:r>
          </w:p>
        </w:tc>
        <w:tc>
          <w:tcPr>
            <w:tcW w:w="3436" w:type="dxa"/>
          </w:tcPr>
          <w:p w:rsidRPr="002A1381" w:rsidR="009D01E0" w:rsidP="008C3255" w:rsidRDefault="009D01E0" w14:paraId="1C4E93D2" w14:textId="4B5032A7">
            <w:pPr>
              <w:cnfStyle w:val="000000000000" w:firstRow="0" w:lastRow="0" w:firstColumn="0" w:lastColumn="0" w:oddVBand="0" w:evenVBand="0" w:oddHBand="0" w:evenHBand="0" w:firstRowFirstColumn="0" w:firstRowLastColumn="0" w:lastRowFirstColumn="0" w:lastRowLastColumn="0"/>
            </w:pPr>
            <w:r>
              <w:t>There is no code in place to automatically build the infrastructure programmatically.</w:t>
            </w:r>
          </w:p>
        </w:tc>
        <w:tc>
          <w:tcPr>
            <w:tcW w:w="3351" w:type="dxa"/>
          </w:tcPr>
          <w:p w:rsidR="009D01E0" w:rsidP="008C3255" w:rsidRDefault="00C24556" w14:paraId="64FF0CEC" w14:textId="11FA898F">
            <w:pPr>
              <w:cnfStyle w:val="000000000000" w:firstRow="0" w:lastRow="0" w:firstColumn="0" w:lastColumn="0" w:oddVBand="0" w:evenVBand="0" w:oddHBand="0" w:evenHBand="0" w:firstRowFirstColumn="0" w:firstRowLastColumn="0" w:lastRowFirstColumn="0" w:lastRowLastColumn="0"/>
            </w:pPr>
            <w:r>
              <w:t>1.    Develop automated deployment pipeline alongside DevSecOps</w:t>
            </w:r>
          </w:p>
        </w:tc>
      </w:tr>
    </w:tbl>
    <w:p w:rsidR="7DAFB399" w:rsidRDefault="7DAFB399" w14:paraId="7D7989D9" w14:textId="1C4401A5">
      <w:r>
        <w:br w:type="page"/>
      </w:r>
    </w:p>
    <w:p w:rsidR="00F308BF" w:rsidP="007E0BF9" w:rsidRDefault="000E2E21" w14:paraId="07BF61D7" w14:textId="3AC78509">
      <w:pPr>
        <w:pStyle w:val="Heading1"/>
        <w:numPr>
          <w:ilvl w:val="0"/>
          <w:numId w:val="46"/>
        </w:numPr>
        <w:ind w:left="360"/>
      </w:pPr>
      <w:bookmarkStart w:name="_Toc66020785" w:id="175"/>
      <w:r>
        <w:lastRenderedPageBreak/>
        <w:t>Testing Installation</w:t>
      </w:r>
      <w:bookmarkEnd w:id="175"/>
    </w:p>
    <w:p w:rsidR="7DAFB399" w:rsidP="1FC60C54" w:rsidRDefault="7DAFB399" w14:paraId="68C45288" w14:textId="0894CACB">
      <w:r>
        <w:br/>
      </w:r>
      <w:r w:rsidR="3C422B79">
        <w:t xml:space="preserve">The following tests </w:t>
      </w:r>
      <w:r w:rsidR="732C2FC1">
        <w:t>can be performed to</w:t>
      </w:r>
      <w:r w:rsidR="3C422B79">
        <w:t xml:space="preserve"> ensure </w:t>
      </w:r>
      <w:r w:rsidR="1EC0CCB7">
        <w:t xml:space="preserve">Dialogflow </w:t>
      </w:r>
      <w:r w:rsidR="3C422B79">
        <w:t xml:space="preserve">components </w:t>
      </w:r>
      <w:r w:rsidR="6A3FCDEA">
        <w:t>are working properly</w:t>
      </w:r>
      <w:r>
        <w:br/>
      </w:r>
      <w:r>
        <w:br/>
      </w:r>
      <w:r w:rsidR="67D62FE7">
        <w:t xml:space="preserve">1. </w:t>
      </w:r>
      <w:r w:rsidR="27525DDA">
        <w:t xml:space="preserve">Verify </w:t>
      </w:r>
      <w:r w:rsidR="1363C421">
        <w:t xml:space="preserve">if </w:t>
      </w:r>
      <w:r w:rsidR="1713FD46">
        <w:t xml:space="preserve">the web application loads and </w:t>
      </w:r>
      <w:r w:rsidR="3B427FFC">
        <w:t>HTTPS configuration in AKS cluster</w:t>
      </w:r>
      <w:r w:rsidR="636EBFFC">
        <w:t xml:space="preserve"> is implemented.</w:t>
      </w:r>
    </w:p>
    <w:p w:rsidR="464AE98A" w:rsidP="32DE6DBD" w:rsidRDefault="464AE98A" w14:paraId="5758F6B1" w14:textId="74B650B2">
      <w:pPr>
        <w:pStyle w:val="ListParagraph"/>
        <w:numPr>
          <w:ilvl w:val="0"/>
          <w:numId w:val="58"/>
        </w:numPr>
      </w:pPr>
      <w:r>
        <w:t xml:space="preserve">From any browser, load the URL:  </w:t>
      </w:r>
      <w:hyperlink w:history="1" r:id="rId57">
        <w:r w:rsidRPr="32DE6DBD">
          <w:rPr>
            <w:rStyle w:val="Hyperlink"/>
            <w:rFonts w:ascii="Calibri Light" w:hAnsi="Calibri Light" w:eastAsia="Calibri Light" w:cs="Calibri Light"/>
          </w:rPr>
          <w:t>https://formscriber-umgc.eastus.cloudapp.azure.com/</w:t>
        </w:r>
      </w:hyperlink>
    </w:p>
    <w:p w:rsidR="0DFE61A3" w:rsidP="32DE6DBD" w:rsidRDefault="0DFE61A3" w14:paraId="64B9EBE9" w14:textId="7ADC2842">
      <w:pPr>
        <w:pStyle w:val="ListParagraph"/>
        <w:numPr>
          <w:ilvl w:val="0"/>
          <w:numId w:val="58"/>
        </w:numPr>
      </w:pPr>
      <w:r w:rsidRPr="32DE6DBD">
        <w:rPr>
          <w:rFonts w:ascii="Calibri Light" w:hAnsi="Calibri Light" w:eastAsia="Calibri Light" w:cs="Calibri Light"/>
          <w:color w:val="000000" w:themeColor="text1"/>
        </w:rPr>
        <w:t xml:space="preserve">Ensure that the FormScriber homepage loads and there are no SSL-related errors. </w:t>
      </w:r>
    </w:p>
    <w:p w:rsidR="7161C492" w:rsidP="7DAFB399" w:rsidRDefault="7161C492" w14:paraId="39B4D543" w14:textId="76A09A1B">
      <w:pPr>
        <w:rPr>
          <w:rFonts w:ascii="Calibri Light" w:hAnsi="Calibri Light" w:eastAsia="Calibri Light" w:cs="Calibri Light"/>
          <w:color w:val="000000" w:themeColor="text1"/>
        </w:rPr>
      </w:pPr>
      <w:r w:rsidRPr="32DE6DBD">
        <w:rPr>
          <w:rFonts w:ascii="Calibri Light" w:hAnsi="Calibri Light" w:eastAsia="Calibri Light" w:cs="Calibri Light"/>
          <w:color w:val="000000" w:themeColor="text1"/>
        </w:rPr>
        <w:t>2</w:t>
      </w:r>
      <w:r w:rsidRPr="32DE6DBD" w:rsidR="0A96D08A">
        <w:rPr>
          <w:rFonts w:ascii="Calibri Light" w:hAnsi="Calibri Light" w:eastAsia="Calibri Light" w:cs="Calibri Light"/>
          <w:color w:val="000000" w:themeColor="text1"/>
        </w:rPr>
        <w:t>.</w:t>
      </w:r>
      <w:r w:rsidRPr="32DE6DBD">
        <w:rPr>
          <w:rFonts w:ascii="Calibri Light" w:hAnsi="Calibri Light" w:eastAsia="Calibri Light" w:cs="Calibri Light"/>
          <w:color w:val="000000" w:themeColor="text1"/>
        </w:rPr>
        <w:t xml:space="preserve"> </w:t>
      </w:r>
      <w:r w:rsidRPr="32DE6DBD" w:rsidR="3DA41691">
        <w:rPr>
          <w:rFonts w:ascii="Calibri Light" w:hAnsi="Calibri Light" w:eastAsia="Calibri Light" w:cs="Calibri Light"/>
          <w:color w:val="000000" w:themeColor="text1"/>
        </w:rPr>
        <w:t>Verify</w:t>
      </w:r>
      <w:r w:rsidRPr="32DE6DBD" w:rsidR="617DD29D">
        <w:rPr>
          <w:rFonts w:ascii="Calibri Light" w:hAnsi="Calibri Light" w:eastAsia="Calibri Light" w:cs="Calibri Light"/>
          <w:color w:val="000000" w:themeColor="text1"/>
        </w:rPr>
        <w:t xml:space="preserve"> if the FormScriber REST API calls work.</w:t>
      </w:r>
    </w:p>
    <w:p w:rsidR="5FBA97CC" w:rsidP="3EB8DC1C" w:rsidRDefault="583D8F3F" w14:paraId="41D98346" w14:textId="4E328399">
      <w:pPr>
        <w:pStyle w:val="ListParagraph"/>
        <w:numPr>
          <w:ilvl w:val="0"/>
          <w:numId w:val="57"/>
        </w:numPr>
        <w:rPr>
          <w:color w:val="000000" w:themeColor="text1" w:themeTint="FF" w:themeShade="FF"/>
        </w:rPr>
      </w:pPr>
      <w:r w:rsidRPr="7EAB02C8" w:rsidR="6E1BF82E">
        <w:rPr>
          <w:rFonts w:ascii="Calibri Light" w:hAnsi="Calibri Light" w:eastAsia="Calibri Light" w:cs="Calibri Light"/>
          <w:color w:val="000000" w:themeColor="text1" w:themeTint="FF" w:themeShade="FF"/>
        </w:rPr>
        <w:t xml:space="preserve">Submit </w:t>
      </w:r>
      <w:r w:rsidRPr="7EAB02C8" w:rsidR="65F57062">
        <w:rPr>
          <w:rFonts w:ascii="Calibri Light" w:hAnsi="Calibri Light" w:eastAsia="Calibri Light" w:cs="Calibri Light"/>
          <w:color w:val="000000" w:themeColor="text1" w:themeTint="FF" w:themeShade="FF"/>
        </w:rPr>
        <w:t xml:space="preserve">a </w:t>
      </w:r>
      <w:r w:rsidRPr="7EAB02C8" w:rsidR="6E1BF82E">
        <w:rPr>
          <w:rFonts w:ascii="Calibri Light" w:hAnsi="Calibri Light" w:eastAsia="Calibri Light" w:cs="Calibri Light"/>
          <w:color w:val="000000" w:themeColor="text1" w:themeTint="FF" w:themeShade="FF"/>
        </w:rPr>
        <w:t xml:space="preserve">voice or text message </w:t>
      </w:r>
      <w:r w:rsidRPr="7EAB02C8" w:rsidR="7C7F7231">
        <w:rPr>
          <w:rFonts w:ascii="Calibri Light" w:hAnsi="Calibri Light" w:eastAsia="Calibri Light" w:cs="Calibri Light"/>
          <w:color w:val="000000" w:themeColor="text1" w:themeTint="FF" w:themeShade="FF"/>
        </w:rPr>
        <w:t>that will trigger a call to one of the team’s customized REST API</w:t>
      </w:r>
      <w:r w:rsidRPr="7EAB02C8" w:rsidR="0BCCA236">
        <w:rPr>
          <w:rFonts w:ascii="Calibri Light" w:hAnsi="Calibri Light" w:eastAsia="Calibri Light" w:cs="Calibri Light"/>
          <w:color w:val="000000" w:themeColor="text1" w:themeTint="FF" w:themeShade="FF"/>
        </w:rPr>
        <w:t>s</w:t>
      </w:r>
      <w:r w:rsidRPr="7EAB02C8" w:rsidR="49906507">
        <w:rPr>
          <w:rFonts w:ascii="Calibri Light" w:hAnsi="Calibri Light" w:eastAsia="Calibri Light" w:cs="Calibri Light"/>
          <w:color w:val="000000" w:themeColor="text1" w:themeTint="FF" w:themeShade="FF"/>
        </w:rPr>
        <w:t>.</w:t>
      </w:r>
      <w:r>
        <w:br/>
      </w:r>
      <w:r w:rsidRPr="7EAB02C8" w:rsidR="473FF1AA">
        <w:rPr>
          <w:rFonts w:ascii="Calibri Light" w:hAnsi="Calibri Light" w:eastAsia="Calibri Light" w:cs="Calibri Light"/>
          <w:color w:val="000000" w:themeColor="text1" w:themeTint="FF" w:themeShade="FF"/>
        </w:rPr>
        <w:t>Performing the test cas</w:t>
      </w:r>
      <w:r w:rsidRPr="7EAB02C8" w:rsidR="6F3BB079">
        <w:rPr>
          <w:rFonts w:ascii="Calibri Light" w:hAnsi="Calibri Light" w:eastAsia="Calibri Light" w:cs="Calibri Light"/>
          <w:color w:val="000000" w:themeColor="text1" w:themeTint="FF" w:themeShade="FF"/>
        </w:rPr>
        <w:t>e below</w:t>
      </w:r>
      <w:r w:rsidRPr="7EAB02C8" w:rsidR="473FF1AA">
        <w:rPr>
          <w:rFonts w:ascii="Calibri Light" w:hAnsi="Calibri Light" w:eastAsia="Calibri Light" w:cs="Calibri Light"/>
          <w:color w:val="000000" w:themeColor="text1" w:themeTint="FF" w:themeShade="FF"/>
        </w:rPr>
        <w:t>, and getting the expected result</w:t>
      </w:r>
      <w:r w:rsidRPr="7EAB02C8" w:rsidR="2DED57AC">
        <w:rPr>
          <w:rFonts w:ascii="Calibri Light" w:hAnsi="Calibri Light" w:eastAsia="Calibri Light" w:cs="Calibri Light"/>
          <w:color w:val="000000" w:themeColor="text1" w:themeTint="FF" w:themeShade="FF"/>
        </w:rPr>
        <w:t xml:space="preserve"> as indic</w:t>
      </w:r>
      <w:r w:rsidRPr="7EAB02C8" w:rsidR="4F5C247E">
        <w:rPr>
          <w:rFonts w:ascii="Calibri Light" w:hAnsi="Calibri Light" w:eastAsia="Calibri Light" w:cs="Calibri Light"/>
          <w:color w:val="000000" w:themeColor="text1" w:themeTint="FF" w:themeShade="FF"/>
        </w:rPr>
        <w:t>a</w:t>
      </w:r>
      <w:r w:rsidRPr="7EAB02C8" w:rsidR="461DF6B0">
        <w:rPr>
          <w:rFonts w:ascii="Calibri Light" w:hAnsi="Calibri Light" w:eastAsia="Calibri Light" w:cs="Calibri Light"/>
          <w:color w:val="000000" w:themeColor="text1" w:themeTint="FF" w:themeShade="FF"/>
        </w:rPr>
        <w:t xml:space="preserve">ted by </w:t>
      </w:r>
      <w:r w:rsidRPr="7EAB02C8" w:rsidR="461DF6B0">
        <w:rPr>
          <w:rFonts w:ascii="Calibri Light" w:hAnsi="Calibri Light" w:eastAsia="Calibri Light" w:cs="Calibri Light"/>
          <w:i w:val="1"/>
          <w:iCs w:val="1"/>
          <w:color w:val="000000" w:themeColor="text1" w:themeTint="FF" w:themeShade="FF"/>
        </w:rPr>
        <w:t>Post Condition</w:t>
      </w:r>
      <w:r w:rsidRPr="7EAB02C8" w:rsidR="461DF6B0">
        <w:rPr>
          <w:rFonts w:ascii="Calibri Light" w:hAnsi="Calibri Light" w:eastAsia="Calibri Light" w:cs="Calibri Light"/>
          <w:color w:val="000000" w:themeColor="text1" w:themeTint="FF" w:themeShade="FF"/>
        </w:rPr>
        <w:t xml:space="preserve">, </w:t>
      </w:r>
      <w:r w:rsidRPr="7EAB02C8" w:rsidR="494303B0">
        <w:rPr>
          <w:rFonts w:ascii="Calibri Light" w:hAnsi="Calibri Light" w:eastAsia="Calibri Light" w:cs="Calibri Light"/>
          <w:color w:val="000000" w:themeColor="text1" w:themeTint="FF" w:themeShade="FF"/>
        </w:rPr>
        <w:t xml:space="preserve">shall </w:t>
      </w:r>
      <w:r w:rsidRPr="7EAB02C8" w:rsidR="1C8C3686">
        <w:rPr>
          <w:rFonts w:ascii="Calibri Light" w:hAnsi="Calibri Light" w:eastAsia="Calibri Light" w:cs="Calibri Light"/>
          <w:color w:val="000000" w:themeColor="text1" w:themeTint="FF" w:themeShade="FF"/>
        </w:rPr>
        <w:t xml:space="preserve">make an assumption </w:t>
      </w:r>
      <w:r w:rsidRPr="7EAB02C8" w:rsidR="494303B0">
        <w:rPr>
          <w:rFonts w:ascii="Calibri Light" w:hAnsi="Calibri Light" w:eastAsia="Calibri Light" w:cs="Calibri Light"/>
          <w:color w:val="000000" w:themeColor="text1" w:themeTint="FF" w:themeShade="FF"/>
        </w:rPr>
        <w:t>that</w:t>
      </w:r>
      <w:r w:rsidRPr="7EAB02C8" w:rsidR="0CFE7C38">
        <w:rPr>
          <w:rFonts w:ascii="Calibri Light" w:hAnsi="Calibri Light" w:eastAsia="Calibri Light" w:cs="Calibri Light"/>
          <w:color w:val="000000" w:themeColor="text1" w:themeTint="FF" w:themeShade="FF"/>
        </w:rPr>
        <w:t xml:space="preserve"> all custom REST API</w:t>
      </w:r>
      <w:r w:rsidRPr="7EAB02C8" w:rsidR="428DE629">
        <w:rPr>
          <w:rFonts w:ascii="Calibri Light" w:hAnsi="Calibri Light" w:eastAsia="Calibri Light" w:cs="Calibri Light"/>
          <w:color w:val="000000" w:themeColor="text1" w:themeTint="FF" w:themeShade="FF"/>
        </w:rPr>
        <w:t>s</w:t>
      </w:r>
      <w:ins w:author="Anthony Cedeno" w:date="2021-03-14T06:51:57.897Z" w:id="2110634483">
        <w:r w:rsidRPr="7EAB02C8" w:rsidR="0A3E12C6">
          <w:rPr>
            <w:rFonts w:ascii="Calibri Light" w:hAnsi="Calibri Light" w:eastAsia="Calibri Light" w:cs="Calibri Light"/>
            <w:color w:val="000000" w:themeColor="text1" w:themeTint="FF" w:themeShade="FF"/>
          </w:rPr>
          <w:t xml:space="preserve">, or </w:t>
        </w:r>
      </w:ins>
      <w:ins w:author="Anthony Cedeno" w:date="2021-03-14T06:52:02.449Z" w:id="1355986825">
        <w:r w:rsidRPr="7EAB02C8" w:rsidR="0A3E12C6">
          <w:rPr>
            <w:rFonts w:ascii="Calibri Light" w:hAnsi="Calibri Light" w:eastAsia="Calibri Light" w:cs="Calibri Light"/>
            <w:color w:val="000000" w:themeColor="text1" w:themeTint="FF" w:themeShade="FF"/>
          </w:rPr>
          <w:t xml:space="preserve">test </w:t>
        </w:r>
        <w:r w:rsidRPr="7EAB02C8" w:rsidR="0A3E12C6">
          <w:rPr>
            <w:rFonts w:ascii="Calibri Light" w:hAnsi="Calibri Light" w:eastAsia="Calibri Light" w:cs="Calibri Light"/>
            <w:color w:val="000000" w:themeColor="text1" w:themeTint="FF" w:themeShade="FF"/>
          </w:rPr>
          <w:t xml:space="preserve">cases, </w:t>
        </w:r>
      </w:ins>
      <w:r w:rsidRPr="7EAB02C8" w:rsidR="428DE629">
        <w:rPr>
          <w:rFonts w:ascii="Calibri Light" w:hAnsi="Calibri Light" w:eastAsia="Calibri Light" w:cs="Calibri Light"/>
          <w:color w:val="000000" w:themeColor="text1" w:themeTint="FF" w:themeShade="FF"/>
        </w:rPr>
        <w:t xml:space="preserve"> will</w:t>
      </w:r>
      <w:r w:rsidRPr="7EAB02C8" w:rsidR="0CFE7C38">
        <w:rPr>
          <w:rFonts w:ascii="Calibri Light" w:hAnsi="Calibri Light" w:eastAsia="Calibri Light" w:cs="Calibri Light"/>
          <w:color w:val="000000" w:themeColor="text1" w:themeTint="FF" w:themeShade="FF"/>
        </w:rPr>
        <w:t xml:space="preserve"> </w:t>
      </w:r>
      <w:r w:rsidRPr="7EAB02C8" w:rsidR="0F7EBEDD">
        <w:rPr>
          <w:rFonts w:ascii="Calibri Light" w:hAnsi="Calibri Light" w:eastAsia="Calibri Light" w:cs="Calibri Light"/>
          <w:color w:val="000000" w:themeColor="text1" w:themeTint="FF" w:themeShade="FF"/>
        </w:rPr>
        <w:t>be accessible</w:t>
      </w:r>
      <w:ins w:author="Anthony Cedeno" w:date="2021-03-14T06:53:41.004Z" w:id="394159609">
        <w:r w:rsidRPr="7EAB02C8" w:rsidR="12C709A3">
          <w:rPr>
            <w:rFonts w:ascii="Calibri Light" w:hAnsi="Calibri Light" w:eastAsia="Calibri Light" w:cs="Calibri Light"/>
            <w:color w:val="000000" w:themeColor="text1" w:themeTint="FF" w:themeShade="FF"/>
          </w:rPr>
          <w:t>.</w:t>
        </w:r>
      </w:ins>
      <w:del w:author="Anthony Cedeno" w:date="2021-03-14T06:53:44.49Z" w:id="967881229">
        <w:r w:rsidRPr="7EAB02C8" w:rsidDel="6E1BF82E">
          <w:rPr>
            <w:rFonts w:ascii="Calibri Light" w:hAnsi="Calibri Light" w:eastAsia="Calibri Light" w:cs="Calibri Light"/>
            <w:color w:val="000000" w:themeColor="text1" w:themeTint="FF" w:themeShade="FF"/>
          </w:rPr>
          <w:delText>.</w:delText>
        </w:r>
      </w:del>
      <w:r>
        <w:br/>
      </w:r>
      <w:r>
        <w:br/>
      </w:r>
      <w:r w:rsidRPr="7EAB02C8" w:rsidR="202A2252">
        <w:rPr>
          <w:rFonts w:ascii="Calibri Light" w:hAnsi="Calibri Light" w:eastAsia="Calibri Light" w:cs="Calibri Light"/>
          <w:color w:val="000000" w:themeColor="text1" w:themeTint="FF" w:themeShade="FF"/>
        </w:rPr>
        <w:t xml:space="preserve">TEST CASE:  </w:t>
      </w:r>
      <w:r w:rsidRPr="7EAB02C8" w:rsidR="202A2252">
        <w:rPr>
          <w:rFonts w:ascii="Calibri Light" w:hAnsi="Calibri Light" w:eastAsia="Calibri Light" w:cs="Calibri Light"/>
        </w:rPr>
        <w:t>Dialogflow</w:t>
      </w:r>
      <w:r w:rsidRPr="7EAB02C8" w:rsidR="202A2252">
        <w:rPr>
          <w:rFonts w:ascii="Calibri Light" w:hAnsi="Calibri Light" w:eastAsia="Calibri Light" w:cs="Calibri Light"/>
        </w:rPr>
        <w:t xml:space="preserve"> </w:t>
      </w:r>
      <w:del w:author="Anthony Cedeno" w:date="2021-03-14T06:37:40.273Z" w:id="1971333695">
        <w:r w:rsidRPr="7EAB02C8" w:rsidDel="6E1BF82E">
          <w:rPr>
            <w:rFonts w:ascii="Calibri Light" w:hAnsi="Calibri Light" w:eastAsia="Calibri Light" w:cs="Calibri Light"/>
          </w:rPr>
          <w:delText>Help Support Response</w:delText>
        </w:r>
      </w:del>
      <w:ins w:author="Anthony Cedeno" w:date="2021-03-14T06:37:55.611Z" w:id="1775831692">
        <w:r w:rsidRPr="7EAB02C8" w:rsidR="7E82F067">
          <w:rPr>
            <w:rFonts w:ascii="Calibri Light" w:hAnsi="Calibri Light" w:eastAsia="Calibri Light" w:cs="Calibri Light"/>
          </w:rPr>
          <w:t xml:space="preserve"> will correctly identify a specified</w:t>
        </w:r>
      </w:ins>
      <w:ins w:author="Anthony Cedeno" w:date="2021-03-14T06:51:40.889Z" w:id="7525227">
        <w:r w:rsidRPr="7EAB02C8" w:rsidR="6F3DE2E0">
          <w:rPr>
            <w:rFonts w:ascii="Calibri Light" w:hAnsi="Calibri Light" w:eastAsia="Calibri Light" w:cs="Calibri Light"/>
          </w:rPr>
          <w:t xml:space="preserve"> Google D</w:t>
        </w:r>
      </w:ins>
      <w:ins w:author="Anthony Cedeno" w:date="2021-03-14T06:37:55.611Z" w:id="366987709">
        <w:r w:rsidRPr="7EAB02C8" w:rsidR="7E82F067">
          <w:rPr>
            <w:rFonts w:ascii="Calibri Light" w:hAnsi="Calibri Light" w:eastAsia="Calibri Light" w:cs="Calibri Light"/>
          </w:rPr>
          <w:t>ocument</w:t>
        </w:r>
      </w:ins>
    </w:p>
    <w:tbl>
      <w:tblPr>
        <w:tblW w:w="0" w:type="auto"/>
        <w:tblInd w:w="360" w:type="dxa"/>
        <w:tblLayout w:type="fixed"/>
        <w:tblLook w:val="04A0" w:firstRow="1" w:lastRow="0" w:firstColumn="1" w:lastColumn="0" w:noHBand="0" w:noVBand="1"/>
      </w:tblPr>
      <w:tblGrid>
        <w:gridCol w:w="2235"/>
        <w:gridCol w:w="6735"/>
      </w:tblGrid>
      <w:tr w:rsidR="1FC60C54" w:rsidTr="7EAB02C8" w14:paraId="7737FDC3" w14:textId="77777777">
        <w:tc>
          <w:tcPr>
            <w:tcW w:w="22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cPr>
          <w:p w:rsidR="1FC60C54" w:rsidRDefault="1FC60C54" w14:paraId="0D9CF8BF" w14:textId="09F8EF6F">
            <w:r w:rsidRPr="32DE6DBD">
              <w:rPr>
                <w:rFonts w:ascii="Calibri Light" w:hAnsi="Calibri Light" w:eastAsia="Calibri Light" w:cs="Calibri Light"/>
                <w:b/>
                <w:bCs/>
                <w:sz w:val="20"/>
                <w:szCs w:val="20"/>
              </w:rPr>
              <w:t>Description:</w:t>
            </w:r>
            <w:r w:rsidRPr="32DE6DBD">
              <w:rPr>
                <w:rFonts w:ascii="Calibri Light" w:hAnsi="Calibri Light" w:eastAsia="Calibri Light" w:cs="Calibri Light"/>
                <w:color w:val="000000" w:themeColor="text1"/>
                <w:sz w:val="20"/>
                <w:szCs w:val="20"/>
              </w:rPr>
              <w:t xml:space="preserve"> </w:t>
            </w:r>
          </w:p>
        </w:tc>
        <w:tc>
          <w:tcPr>
            <w:tcW w:w="67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cPr>
          <w:p w:rsidR="1FC60C54" w:rsidP="3EB8DC1C" w:rsidRDefault="1FC60C54" w14:paraId="4335FDE6" w14:textId="5DE0D7BD">
            <w:pPr>
              <w:rPr>
                <w:rFonts w:ascii="Calibri Light" w:hAnsi="Calibri Light" w:eastAsia="Calibri Light" w:cs="Calibri Light"/>
                <w:color w:val="000000" w:themeColor="text1" w:themeTint="FF" w:themeShade="FF"/>
              </w:rPr>
            </w:pPr>
            <w:r w:rsidRPr="7EAB02C8" w:rsidR="50AE850C">
              <w:rPr>
                <w:rFonts w:ascii="Calibri Light" w:hAnsi="Calibri Light" w:eastAsia="Calibri Light" w:cs="Calibri Light"/>
                <w:color w:val="000000" w:themeColor="text1" w:themeTint="FF" w:themeShade="FF"/>
              </w:rPr>
              <w:t>Dialogflow</w:t>
            </w:r>
            <w:ins w:author="Anthony Cedeno" w:date="2021-03-14T06:38:55.81Z" w:id="2048642269">
              <w:r w:rsidRPr="7EAB02C8" w:rsidR="12FC9AA7">
                <w:rPr>
                  <w:rFonts w:ascii="Calibri Light" w:hAnsi="Calibri Light" w:eastAsia="Calibri Light" w:cs="Calibri Light"/>
                  <w:color w:val="000000" w:themeColor="text1" w:themeTint="FF" w:themeShade="FF"/>
                </w:rPr>
                <w:t xml:space="preserve"> identifies a </w:t>
              </w:r>
            </w:ins>
            <w:ins w:author="Anthony Cedeno" w:date="2021-03-14T06:39:17.851Z" w:id="2004493501">
              <w:r w:rsidRPr="7EAB02C8" w:rsidR="12FC9AA7">
                <w:rPr>
                  <w:rFonts w:ascii="Calibri Light" w:hAnsi="Calibri Light" w:eastAsia="Calibri Light" w:cs="Calibri Light"/>
                  <w:color w:val="000000" w:themeColor="text1" w:themeTint="FF" w:themeShade="FF"/>
                </w:rPr>
                <w:t>user-defined form created as a Google Document</w:t>
              </w:r>
            </w:ins>
            <w:r w:rsidRPr="7EAB02C8" w:rsidR="50AE850C">
              <w:rPr>
                <w:rFonts w:ascii="Calibri Light" w:hAnsi="Calibri Light" w:eastAsia="Calibri Light" w:cs="Calibri Light"/>
                <w:color w:val="000000" w:themeColor="text1" w:themeTint="FF" w:themeShade="FF"/>
              </w:rPr>
              <w:t xml:space="preserve"> </w:t>
            </w:r>
            <w:del w:author="Anthony Cedeno" w:date="2021-03-14T06:38:31.401Z" w:id="1536366797">
              <w:r w:rsidRPr="7EAB02C8" w:rsidDel="1FC60C54">
                <w:rPr>
                  <w:rFonts w:ascii="Calibri Light" w:hAnsi="Calibri Light" w:eastAsia="Calibri Light" w:cs="Calibri Light"/>
                  <w:color w:val="000000" w:themeColor="text1" w:themeTint="FF" w:themeShade="FF"/>
                </w:rPr>
                <w:delText>should properly handle support requests from the end user and provide additional information accurately and properly within a conversational flow</w:delText>
              </w:r>
            </w:del>
            <w:del w:author="Anthony Cedeno" w:date="2021-03-14T06:38:31.159Z" w:id="950381078">
              <w:r w:rsidRPr="7EAB02C8" w:rsidDel="1FC60C54">
                <w:rPr>
                  <w:rFonts w:ascii="Calibri Light" w:hAnsi="Calibri Light" w:eastAsia="Calibri Light" w:cs="Calibri Light"/>
                  <w:color w:val="000000" w:themeColor="text1" w:themeTint="FF" w:themeShade="FF"/>
                </w:rPr>
                <w:delText>.</w:delText>
              </w:r>
            </w:del>
            <w:ins w:author="Anthony Cedeno" w:date="2021-03-14T06:38:40.382Z" w:id="1114098725">
              <w:r w:rsidRPr="7EAB02C8" w:rsidR="27854446">
                <w:rPr>
                  <w:rFonts w:ascii="Calibri Light" w:hAnsi="Calibri Light" w:eastAsia="Calibri Light" w:cs="Calibri Light"/>
                  <w:color w:val="000000" w:themeColor="text1" w:themeTint="FF" w:themeShade="FF"/>
                </w:rPr>
                <w:t xml:space="preserve"> </w:t>
              </w:r>
            </w:ins>
          </w:p>
        </w:tc>
      </w:tr>
      <w:tr w:rsidR="1FC60C54" w:rsidTr="7EAB02C8" w14:paraId="2B66E717" w14:textId="77777777">
        <w:trPr>
          <w:trHeight w:val="300"/>
        </w:trPr>
        <w:tc>
          <w:tcPr>
            <w:tcW w:w="22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cPr>
          <w:p w:rsidR="1FC60C54" w:rsidRDefault="1FC60C54" w14:paraId="70072DDC" w14:textId="0CF677D7">
            <w:r w:rsidRPr="32DE6DBD">
              <w:rPr>
                <w:rFonts w:ascii="Calibri Light" w:hAnsi="Calibri Light" w:eastAsia="Calibri Light" w:cs="Calibri Light"/>
                <w:b/>
                <w:bCs/>
                <w:color w:val="000000" w:themeColor="text1"/>
                <w:sz w:val="20"/>
                <w:szCs w:val="20"/>
              </w:rPr>
              <w:t>Requirements:</w:t>
            </w:r>
            <w:r w:rsidRPr="32DE6DBD">
              <w:rPr>
                <w:rFonts w:ascii="Calibri Light" w:hAnsi="Calibri Light" w:eastAsia="Calibri Light" w:cs="Calibri Light"/>
                <w:color w:val="000000" w:themeColor="text1"/>
                <w:sz w:val="20"/>
                <w:szCs w:val="20"/>
              </w:rPr>
              <w:t xml:space="preserve"> </w:t>
            </w:r>
          </w:p>
          <w:p w:rsidR="1FC60C54" w:rsidRDefault="1FC60C54" w14:paraId="41281638" w14:textId="121023C8">
            <w:r w:rsidRPr="32DE6DBD">
              <w:rPr>
                <w:rFonts w:ascii="Calibri Light" w:hAnsi="Calibri Light" w:eastAsia="Calibri Light" w:cs="Calibri Light"/>
                <w:color w:val="000000" w:themeColor="text1"/>
                <w:sz w:val="20"/>
                <w:szCs w:val="20"/>
              </w:rPr>
              <w:t xml:space="preserve"> </w:t>
            </w:r>
          </w:p>
        </w:tc>
        <w:tc>
          <w:tcPr>
            <w:tcW w:w="67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cPr>
          <w:p w:rsidR="1FC60C54" w:rsidP="3EB8DC1C" w:rsidRDefault="1FC60C54" w14:paraId="636F8748" w14:textId="795DA328">
            <w:pPr>
              <w:rPr>
                <w:rFonts w:ascii="Calibri Light" w:hAnsi="Calibri Light" w:eastAsia="Calibri Light" w:cs="Calibri Light"/>
                <w:color w:val="000000" w:themeColor="text1" w:themeTint="FF" w:themeShade="FF"/>
              </w:rPr>
            </w:pPr>
            <w:del w:author="Anthony Cedeno" w:date="2021-03-14T06:39:35.919Z" w:id="285717777">
              <w:r w:rsidRPr="7EAB02C8" w:rsidDel="1FC60C54">
                <w:rPr>
                  <w:rFonts w:ascii="Calibri Light" w:hAnsi="Calibri Light" w:eastAsia="Calibri Light" w:cs="Calibri Light"/>
                  <w:color w:val="000000" w:themeColor="text1" w:themeTint="FF" w:themeShade="FF"/>
                </w:rPr>
                <w:delText>User requests support or help within the dialogflow conversation. Dialogflow shall respond accordingly and appropriately offering help and support to the user.</w:delText>
              </w:r>
            </w:del>
            <w:ins w:author="Anthony Cedeno" w:date="2021-03-14T06:39:54.644Z" w:id="2121793077">
              <w:r w:rsidRPr="7EAB02C8" w:rsidR="3CB8BAF5">
                <w:rPr>
                  <w:rFonts w:ascii="Calibri Light" w:hAnsi="Calibri Light" w:eastAsia="Calibri Light" w:cs="Calibri Light"/>
                  <w:color w:val="000000" w:themeColor="text1" w:themeTint="FF" w:themeShade="FF"/>
                </w:rPr>
                <w:t xml:space="preserve"> A user-defined form created as a Google document </w:t>
              </w:r>
            </w:ins>
            <w:ins w:author="Anthony Cedeno" w:date="2021-03-14T06:43:59.305Z" w:id="1170627025">
              <w:r w:rsidRPr="7EAB02C8" w:rsidR="21F4C22E">
                <w:rPr>
                  <w:rFonts w:ascii="Calibri Light" w:hAnsi="Calibri Light" w:eastAsia="Calibri Light" w:cs="Calibri Light"/>
                  <w:color w:val="000000" w:themeColor="text1" w:themeTint="FF" w:themeShade="FF"/>
                </w:rPr>
                <w:t xml:space="preserve">URL, created according to instructions </w:t>
              </w:r>
            </w:ins>
            <w:ins w:author="Anthony Cedeno" w:date="2021-03-14T06:44:08.841Z" w:id="1130273447">
              <w:r w:rsidRPr="7EAB02C8" w:rsidR="21F4C22E">
                <w:rPr>
                  <w:rFonts w:ascii="Calibri Light" w:hAnsi="Calibri Light" w:eastAsia="Calibri Light" w:cs="Calibri Light"/>
                  <w:color w:val="000000" w:themeColor="text1" w:themeTint="FF" w:themeShade="FF"/>
                </w:rPr>
                <w:t xml:space="preserve">on the home page of formscriber.com. </w:t>
              </w:r>
            </w:ins>
          </w:p>
        </w:tc>
      </w:tr>
      <w:tr w:rsidR="1FC60C54" w:rsidTr="7EAB02C8" w14:paraId="27128AF7" w14:textId="77777777">
        <w:tc>
          <w:tcPr>
            <w:tcW w:w="22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cPr>
          <w:p w:rsidR="1FC60C54" w:rsidRDefault="1FC60C54" w14:paraId="71820A77" w14:textId="69D0262B">
            <w:r w:rsidRPr="32DE6DBD">
              <w:rPr>
                <w:rFonts w:ascii="Calibri Light" w:hAnsi="Calibri Light" w:eastAsia="Calibri Light" w:cs="Calibri Light"/>
                <w:b/>
                <w:bCs/>
                <w:color w:val="000000" w:themeColor="text1"/>
                <w:sz w:val="20"/>
                <w:szCs w:val="20"/>
              </w:rPr>
              <w:t>Actor:</w:t>
            </w:r>
            <w:r w:rsidRPr="32DE6DBD">
              <w:rPr>
                <w:rFonts w:ascii="Calibri Light" w:hAnsi="Calibri Light" w:eastAsia="Calibri Light" w:cs="Calibri Light"/>
                <w:color w:val="000000" w:themeColor="text1"/>
                <w:sz w:val="20"/>
                <w:szCs w:val="20"/>
              </w:rPr>
              <w:t xml:space="preserve"> </w:t>
            </w:r>
          </w:p>
        </w:tc>
        <w:tc>
          <w:tcPr>
            <w:tcW w:w="67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cPr>
          <w:p w:rsidR="1FC60C54" w:rsidP="3EB8DC1C" w:rsidRDefault="1FC60C54" w14:paraId="179AEB87" w14:textId="69D080D9">
            <w:pPr>
              <w:rPr>
                <w:rFonts w:ascii="Calibri Light" w:hAnsi="Calibri Light" w:eastAsia="Calibri Light" w:cs="Calibri Light"/>
                <w:color w:val="000000" w:themeColor="text1" w:themeTint="FF" w:themeShade="FF"/>
              </w:rPr>
            </w:pPr>
            <w:del w:author="Anthony Cedeno" w:date="2021-03-14T06:42:07.445Z" w:id="391729000">
              <w:r w:rsidRPr="7EAB02C8" w:rsidDel="1FC60C54">
                <w:rPr>
                  <w:rFonts w:ascii="Calibri Light" w:hAnsi="Calibri Light" w:eastAsia="Calibri Light" w:cs="Calibri Light"/>
                  <w:color w:val="000000" w:themeColor="text1" w:themeTint="FF" w:themeShade="FF"/>
                </w:rPr>
                <w:delText xml:space="preserve">User shall give a voice command asking with intent for support and help. </w:delText>
              </w:r>
            </w:del>
            <w:ins w:author="Anthony Cedeno" w:date="2021-03-14T06:42:31.298Z" w:id="792862051">
              <w:r w:rsidRPr="7EAB02C8" w:rsidR="5C8CA520">
                <w:rPr>
                  <w:rFonts w:ascii="Calibri Light" w:hAnsi="Calibri Light" w:eastAsia="Calibri Light" w:cs="Calibri Light"/>
                  <w:color w:val="000000" w:themeColor="text1" w:themeTint="FF" w:themeShade="FF"/>
                </w:rPr>
                <w:t xml:space="preserve">User shall paste type the URL in </w:t>
              </w:r>
            </w:ins>
            <w:ins w:author="Anthony Cedeno" w:date="2021-03-14T06:44:58.727Z" w:id="720120220">
              <w:r w:rsidRPr="7EAB02C8" w:rsidR="70FBAA85">
                <w:rPr>
                  <w:rFonts w:ascii="Calibri Light" w:hAnsi="Calibri Light" w:eastAsia="Calibri Light" w:cs="Calibri Light"/>
                  <w:color w:val="000000" w:themeColor="text1" w:themeTint="FF" w:themeShade="FF"/>
                </w:rPr>
                <w:t xml:space="preserve">Google Assistant, or </w:t>
              </w:r>
            </w:ins>
            <w:ins w:author="Anthony Cedeno" w:date="2021-03-14T06:45:15.425Z" w:id="51593341">
              <w:r w:rsidRPr="7EAB02C8" w:rsidR="70FBAA85">
                <w:rPr>
                  <w:rFonts w:ascii="Calibri Light" w:hAnsi="Calibri Light" w:eastAsia="Calibri Light" w:cs="Calibri Light"/>
                  <w:color w:val="000000" w:themeColor="text1" w:themeTint="FF" w:themeShade="FF"/>
                </w:rPr>
                <w:t xml:space="preserve">chat window. </w:t>
              </w:r>
            </w:ins>
          </w:p>
        </w:tc>
      </w:tr>
      <w:tr w:rsidR="1FC60C54" w:rsidTr="7EAB02C8" w14:paraId="56D29FB5" w14:textId="77777777">
        <w:tc>
          <w:tcPr>
            <w:tcW w:w="22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cPr>
          <w:p w:rsidR="1FC60C54" w:rsidRDefault="1FC60C54" w14:paraId="5CD27D11" w14:textId="660579E8">
            <w:r w:rsidRPr="32DE6DBD">
              <w:rPr>
                <w:rFonts w:ascii="Calibri Light" w:hAnsi="Calibri Light" w:eastAsia="Calibri Light" w:cs="Calibri Light"/>
                <w:b/>
                <w:bCs/>
                <w:color w:val="000000" w:themeColor="text1"/>
                <w:sz w:val="20"/>
                <w:szCs w:val="20"/>
              </w:rPr>
              <w:t>Trigger</w:t>
            </w:r>
            <w:r w:rsidRPr="32DE6DBD">
              <w:rPr>
                <w:rFonts w:ascii="Calibri Light" w:hAnsi="Calibri Light" w:eastAsia="Calibri Light" w:cs="Calibri Light"/>
                <w:color w:val="000000" w:themeColor="text1"/>
                <w:sz w:val="20"/>
                <w:szCs w:val="20"/>
              </w:rPr>
              <w:t xml:space="preserve"> </w:t>
            </w:r>
          </w:p>
          <w:p w:rsidR="1FC60C54" w:rsidRDefault="1FC60C54" w14:paraId="46A91133" w14:textId="3CEF10F0">
            <w:r w:rsidRPr="32DE6DBD">
              <w:rPr>
                <w:rFonts w:ascii="Calibri Light" w:hAnsi="Calibri Light" w:eastAsia="Calibri Light" w:cs="Calibri Light"/>
                <w:color w:val="000000" w:themeColor="text1"/>
                <w:sz w:val="20"/>
                <w:szCs w:val="20"/>
              </w:rPr>
              <w:t xml:space="preserve"> </w:t>
            </w:r>
          </w:p>
        </w:tc>
        <w:tc>
          <w:tcPr>
            <w:tcW w:w="67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cPr>
          <w:p w:rsidR="1FC60C54" w:rsidRDefault="1FC60C54" w14:paraId="6A8C875A" w14:textId="4629F461">
            <w:r w:rsidRPr="7EAB02C8" w:rsidR="50AE850C">
              <w:rPr>
                <w:rFonts w:ascii="Calibri Light" w:hAnsi="Calibri Light" w:eastAsia="Calibri Light" w:cs="Calibri Light"/>
                <w:color w:val="000000" w:themeColor="text1" w:themeTint="FF" w:themeShade="FF"/>
              </w:rPr>
              <w:t xml:space="preserve">The user will </w:t>
            </w:r>
            <w:ins w:author="Anthony Cedeno" w:date="2021-03-14T06:45:55.064Z" w:id="589767356">
              <w:r w:rsidRPr="7EAB02C8" w:rsidR="1C96900E">
                <w:rPr>
                  <w:rFonts w:ascii="Calibri Light" w:hAnsi="Calibri Light" w:eastAsia="Calibri Light" w:cs="Calibri Light"/>
                  <w:color w:val="000000" w:themeColor="text1" w:themeTint="FF" w:themeShade="FF"/>
                </w:rPr>
                <w:t xml:space="preserve">press Enter after pasting the URL of the Google Document. </w:t>
              </w:r>
            </w:ins>
            <w:del w:author="Anthony Cedeno" w:date="2021-03-14T06:45:35.599Z" w:id="640194351">
              <w:r w:rsidRPr="7EAB02C8" w:rsidDel="1FC60C54">
                <w:rPr>
                  <w:rFonts w:ascii="Calibri Light" w:hAnsi="Calibri Light" w:eastAsia="Calibri Light" w:cs="Calibri Light"/>
                  <w:color w:val="000000" w:themeColor="text1" w:themeTint="FF" w:themeShade="FF"/>
                </w:rPr>
                <w:delText>say a voice trigger with intent of seeking support.</w:delText>
              </w:r>
            </w:del>
          </w:p>
        </w:tc>
      </w:tr>
      <w:tr w:rsidR="1FC60C54" w:rsidTr="7EAB02C8" w14:paraId="2F0579BE" w14:textId="77777777">
        <w:tc>
          <w:tcPr>
            <w:tcW w:w="22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cPr>
          <w:p w:rsidR="1FC60C54" w:rsidRDefault="1FC60C54" w14:paraId="1E30891D" w14:textId="2C6F1194">
            <w:r w:rsidRPr="32DE6DBD">
              <w:rPr>
                <w:rFonts w:ascii="Calibri Light" w:hAnsi="Calibri Light" w:eastAsia="Calibri Light" w:cs="Calibri Light"/>
                <w:b/>
                <w:bCs/>
                <w:color w:val="000000" w:themeColor="text1"/>
                <w:sz w:val="20"/>
                <w:szCs w:val="20"/>
              </w:rPr>
              <w:t>Precondition:</w:t>
            </w:r>
            <w:r w:rsidRPr="32DE6DBD">
              <w:rPr>
                <w:rFonts w:ascii="Calibri Light" w:hAnsi="Calibri Light" w:eastAsia="Calibri Light" w:cs="Calibri Light"/>
                <w:color w:val="000000" w:themeColor="text1"/>
                <w:sz w:val="20"/>
                <w:szCs w:val="20"/>
              </w:rPr>
              <w:t xml:space="preserve"> </w:t>
            </w:r>
          </w:p>
          <w:p w:rsidR="1FC60C54" w:rsidRDefault="1FC60C54" w14:paraId="1FB09B42" w14:textId="497901FD">
            <w:r w:rsidRPr="32DE6DBD">
              <w:rPr>
                <w:rFonts w:ascii="Calibri Light" w:hAnsi="Calibri Light" w:eastAsia="Calibri Light" w:cs="Calibri Light"/>
                <w:color w:val="000000" w:themeColor="text1"/>
                <w:sz w:val="20"/>
                <w:szCs w:val="20"/>
              </w:rPr>
              <w:t xml:space="preserve"> </w:t>
            </w:r>
          </w:p>
        </w:tc>
        <w:tc>
          <w:tcPr>
            <w:tcW w:w="67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cPr>
          <w:p w:rsidR="1FC60C54" w:rsidRDefault="1FC60C54" w14:paraId="0AAE57F7" w14:textId="28091ACB">
            <w:r w:rsidRPr="32DE6DBD">
              <w:rPr>
                <w:rFonts w:ascii="Calibri Light" w:hAnsi="Calibri Light" w:eastAsia="Calibri Light" w:cs="Calibri Light"/>
                <w:color w:val="000000" w:themeColor="text1"/>
              </w:rPr>
              <w:t>User has google assistant open and has a proper device such a smartphone or computer. Additionally, they need to be interfaced with Form Scriber by invoking the “Talk to Formscriber.com” invocation.</w:t>
            </w:r>
          </w:p>
        </w:tc>
      </w:tr>
      <w:tr w:rsidR="1FC60C54" w:rsidTr="7EAB02C8" w14:paraId="3D836F89" w14:textId="77777777">
        <w:tc>
          <w:tcPr>
            <w:tcW w:w="22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cPr>
          <w:p w:rsidR="1FC60C54" w:rsidRDefault="1FC60C54" w14:paraId="4DFBFCF7" w14:textId="402BEF50">
            <w:r w:rsidRPr="32DE6DBD">
              <w:rPr>
                <w:rFonts w:ascii="Calibri Light" w:hAnsi="Calibri Light" w:eastAsia="Calibri Light" w:cs="Calibri Light"/>
                <w:b/>
                <w:bCs/>
                <w:color w:val="000000" w:themeColor="text1"/>
                <w:sz w:val="20"/>
                <w:szCs w:val="20"/>
              </w:rPr>
              <w:t>System Response</w:t>
            </w:r>
            <w:r w:rsidRPr="32DE6DBD">
              <w:rPr>
                <w:rFonts w:ascii="Calibri Light" w:hAnsi="Calibri Light" w:eastAsia="Calibri Light" w:cs="Calibri Light"/>
                <w:color w:val="000000" w:themeColor="text1"/>
                <w:sz w:val="20"/>
                <w:szCs w:val="20"/>
              </w:rPr>
              <w:t xml:space="preserve"> </w:t>
            </w:r>
          </w:p>
        </w:tc>
        <w:tc>
          <w:tcPr>
            <w:tcW w:w="67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cPr>
          <w:p w:rsidR="1FC60C54" w:rsidP="3EB8DC1C" w:rsidRDefault="1FC60C54" w14:paraId="4E440196" w14:textId="5F066C8B">
            <w:pPr>
              <w:rPr>
                <w:rFonts w:ascii="Calibri Light" w:hAnsi="Calibri Light" w:eastAsia="Calibri Light" w:cs="Calibri Light"/>
                <w:color w:val="000000" w:themeColor="text1" w:themeTint="FF" w:themeShade="FF"/>
              </w:rPr>
            </w:pPr>
            <w:r w:rsidRPr="7EAB02C8" w:rsidR="50AE850C">
              <w:rPr>
                <w:rFonts w:ascii="Calibri Light" w:hAnsi="Calibri Light" w:eastAsia="Calibri Light" w:cs="Calibri Light"/>
                <w:color w:val="000000" w:themeColor="text1" w:themeTint="FF" w:themeShade="FF"/>
              </w:rPr>
              <w:t>The system will respond</w:t>
            </w:r>
            <w:ins w:author="Anthony Cedeno" w:date="2021-03-14T06:47:42.748Z" w:id="897691074">
              <w:r w:rsidRPr="7EAB02C8" w:rsidR="3A8DE7D8">
                <w:rPr>
                  <w:rFonts w:ascii="Calibri Light" w:hAnsi="Calibri Light" w:eastAsia="Calibri Light" w:cs="Calibri Light"/>
                  <w:color w:val="000000" w:themeColor="text1" w:themeTint="FF" w:themeShade="FF"/>
                </w:rPr>
                <w:t xml:space="preserve"> that it has recognized the specified Google Document form</w:t>
              </w:r>
            </w:ins>
            <w:ins w:author="Anthony Cedeno" w:date="2021-03-14T06:48:33.074Z" w:id="1152601079">
              <w:r w:rsidRPr="7EAB02C8" w:rsidR="3A8DE7D8">
                <w:rPr>
                  <w:rFonts w:ascii="Calibri Light" w:hAnsi="Calibri Light" w:eastAsia="Calibri Light" w:cs="Calibri Light"/>
                  <w:color w:val="000000" w:themeColor="text1" w:themeTint="FF" w:themeShade="FF"/>
                </w:rPr>
                <w:t xml:space="preserve"> and prom</w:t>
              </w:r>
              <w:r w:rsidRPr="7EAB02C8" w:rsidR="4F76ACBB">
                <w:rPr>
                  <w:rFonts w:ascii="Calibri Light" w:hAnsi="Calibri Light" w:eastAsia="Calibri Light" w:cs="Calibri Light"/>
                  <w:color w:val="000000" w:themeColor="text1" w:themeTint="FF" w:themeShade="FF"/>
                </w:rPr>
                <w:t>pts for the next field to fill</w:t>
              </w:r>
            </w:ins>
            <w:ins w:author="Anthony Cedeno" w:date="2021-03-14T06:47:42.748Z" w:id="336848346">
              <w:r w:rsidRPr="7EAB02C8" w:rsidR="3A8DE7D8">
                <w:rPr>
                  <w:rFonts w:ascii="Calibri Light" w:hAnsi="Calibri Light" w:eastAsia="Calibri Light" w:cs="Calibri Light"/>
                  <w:color w:val="000000" w:themeColor="text1" w:themeTint="FF" w:themeShade="FF"/>
                </w:rPr>
                <w:t>.</w:t>
              </w:r>
            </w:ins>
            <w:r w:rsidRPr="7EAB02C8" w:rsidR="50AE850C">
              <w:rPr>
                <w:rFonts w:ascii="Calibri Light" w:hAnsi="Calibri Light" w:eastAsia="Calibri Light" w:cs="Calibri Light"/>
                <w:color w:val="000000" w:themeColor="text1" w:themeTint="FF" w:themeShade="FF"/>
              </w:rPr>
              <w:t xml:space="preserve"> </w:t>
            </w:r>
            <w:del w:author="Anthony Cedeno" w:date="2021-03-14T06:47:11.483Z" w:id="2139994011">
              <w:r w:rsidRPr="7EAB02C8" w:rsidDel="1FC60C54">
                <w:rPr>
                  <w:rFonts w:ascii="Calibri Light" w:hAnsi="Calibri Light" w:eastAsia="Calibri Light" w:cs="Calibri Light"/>
                  <w:color w:val="000000" w:themeColor="text1" w:themeTint="FF" w:themeShade="FF"/>
                </w:rPr>
                <w:delText>with a description on where to find help and help to steer the user through a support and how-to conversational flow.</w:delText>
              </w:r>
            </w:del>
          </w:p>
        </w:tc>
      </w:tr>
      <w:tr w:rsidR="1FC60C54" w:rsidTr="7EAB02C8" w14:paraId="4AEE4DB1" w14:textId="77777777">
        <w:tc>
          <w:tcPr>
            <w:tcW w:w="22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cPr>
          <w:p w:rsidR="1FC60C54" w:rsidRDefault="1FC60C54" w14:paraId="7DEF6030" w14:textId="6580DFB4">
            <w:r w:rsidRPr="32DE6DBD">
              <w:rPr>
                <w:rFonts w:ascii="Calibri Light" w:hAnsi="Calibri Light" w:eastAsia="Calibri Light" w:cs="Calibri Light"/>
                <w:b/>
                <w:bCs/>
                <w:color w:val="000000" w:themeColor="text1"/>
                <w:sz w:val="20"/>
                <w:szCs w:val="20"/>
              </w:rPr>
              <w:t>Post Condition</w:t>
            </w:r>
            <w:r w:rsidRPr="32DE6DBD">
              <w:rPr>
                <w:rFonts w:ascii="Calibri Light" w:hAnsi="Calibri Light" w:eastAsia="Calibri Light" w:cs="Calibri Light"/>
                <w:color w:val="000000" w:themeColor="text1"/>
                <w:sz w:val="20"/>
                <w:szCs w:val="20"/>
              </w:rPr>
              <w:t xml:space="preserve"> </w:t>
            </w:r>
          </w:p>
        </w:tc>
        <w:tc>
          <w:tcPr>
            <w:tcW w:w="67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cPr>
          <w:p w:rsidR="1FC60C54" w:rsidRDefault="1FC60C54" w14:paraId="3D84A234" w14:textId="75A4E08D">
            <w:r w:rsidRPr="7EAB02C8" w:rsidR="50AE850C">
              <w:rPr>
                <w:rFonts w:ascii="Calibri Light" w:hAnsi="Calibri Light" w:eastAsia="Calibri Light" w:cs="Calibri Light"/>
                <w:color w:val="000000" w:themeColor="text1" w:themeTint="FF" w:themeShade="FF"/>
              </w:rPr>
              <w:t>The user receives</w:t>
            </w:r>
            <w:ins w:author="Anthony Cedeno" w:date="2021-03-14T06:49:59.51Z" w:id="1439546085">
              <w:r w:rsidRPr="7EAB02C8" w:rsidR="5C9D38B5">
                <w:rPr>
                  <w:rFonts w:ascii="Calibri Light" w:hAnsi="Calibri Light" w:eastAsia="Calibri Light" w:cs="Calibri Light"/>
                  <w:color w:val="000000" w:themeColor="text1" w:themeTint="FF" w:themeShade="FF"/>
                </w:rPr>
                <w:t xml:space="preserve"> the system response indicated above and the system waits for the </w:t>
              </w:r>
            </w:ins>
            <w:ins w:author="Anthony Cedeno" w:date="2021-03-14T06:50:11.586Z" w:id="1238432706">
              <w:r w:rsidRPr="7EAB02C8" w:rsidR="5C9D38B5">
                <w:rPr>
                  <w:rFonts w:ascii="Calibri Light" w:hAnsi="Calibri Light" w:eastAsia="Calibri Light" w:cs="Calibri Light"/>
                  <w:color w:val="000000" w:themeColor="text1" w:themeTint="FF" w:themeShade="FF"/>
                </w:rPr>
                <w:t>this user’s response</w:t>
              </w:r>
              <w:r w:rsidRPr="7EAB02C8" w:rsidR="02415FF1">
                <w:rPr>
                  <w:rFonts w:ascii="Calibri Light" w:hAnsi="Calibri Light" w:eastAsia="Calibri Light" w:cs="Calibri Light"/>
                  <w:color w:val="000000" w:themeColor="text1" w:themeTint="FF" w:themeShade="FF"/>
                </w:rPr>
                <w:t xml:space="preserve">. </w:t>
              </w:r>
            </w:ins>
            <w:r w:rsidRPr="7EAB02C8" w:rsidR="50AE850C">
              <w:rPr>
                <w:rFonts w:ascii="Calibri Light" w:hAnsi="Calibri Light" w:eastAsia="Calibri Light" w:cs="Calibri Light"/>
                <w:color w:val="000000" w:themeColor="text1" w:themeTint="FF" w:themeShade="FF"/>
              </w:rPr>
              <w:t xml:space="preserve"> </w:t>
            </w:r>
            <w:del w:author="Anthony Cedeno" w:date="2021-03-14T06:49:04.98Z" w:id="1503963467">
              <w:r w:rsidRPr="7EAB02C8" w:rsidDel="1FC60C54">
                <w:rPr>
                  <w:rFonts w:ascii="Calibri Light" w:hAnsi="Calibri Light" w:eastAsia="Calibri Light" w:cs="Calibri Light"/>
                  <w:color w:val="000000" w:themeColor="text1" w:themeTint="FF" w:themeShade="FF"/>
                </w:rPr>
                <w:delText>appropriate help and link to the manuals and guides with additional information on how to engage and use the application.</w:delText>
              </w:r>
            </w:del>
          </w:p>
        </w:tc>
      </w:tr>
      <w:tr w:rsidR="1FC60C54" w:rsidTr="7EAB02C8" w14:paraId="3F7A1090" w14:textId="77777777">
        <w:tc>
          <w:tcPr>
            <w:tcW w:w="22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cPr>
          <w:p w:rsidR="1FC60C54" w:rsidRDefault="1FC60C54" w14:paraId="40CCE85E" w14:textId="623438AD">
            <w:r w:rsidRPr="32DE6DBD">
              <w:rPr>
                <w:rFonts w:ascii="Calibri Light" w:hAnsi="Calibri Light" w:eastAsia="Calibri Light" w:cs="Calibri Light"/>
                <w:b/>
                <w:bCs/>
                <w:color w:val="000000" w:themeColor="text1"/>
                <w:sz w:val="20"/>
                <w:szCs w:val="20"/>
              </w:rPr>
              <w:lastRenderedPageBreak/>
              <w:t>Alternate Path</w:t>
            </w:r>
            <w:r w:rsidRPr="32DE6DBD">
              <w:rPr>
                <w:rFonts w:ascii="Calibri Light" w:hAnsi="Calibri Light" w:eastAsia="Calibri Light" w:cs="Calibri Light"/>
                <w:color w:val="000000" w:themeColor="text1"/>
                <w:sz w:val="20"/>
                <w:szCs w:val="20"/>
              </w:rPr>
              <w:t xml:space="preserve"> </w:t>
            </w:r>
          </w:p>
        </w:tc>
        <w:tc>
          <w:tcPr>
            <w:tcW w:w="67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cPr>
          <w:p w:rsidR="1FC60C54" w:rsidRDefault="1FC60C54" w14:paraId="5E27CE81" w14:textId="1C41C08A">
            <w:r w:rsidRPr="7EAB02C8" w:rsidR="50AE850C">
              <w:rPr>
                <w:rFonts w:ascii="Calibri Light" w:hAnsi="Calibri Light" w:eastAsia="Calibri Light" w:cs="Calibri Light"/>
                <w:color w:val="000000" w:themeColor="text1" w:themeTint="FF" w:themeShade="FF"/>
                <w:sz w:val="20"/>
                <w:szCs w:val="20"/>
              </w:rPr>
              <w:t>If the user</w:t>
            </w:r>
            <w:ins w:author="Anthony Cedeno" w:date="2021-03-14T06:50:54.751Z" w:id="1183332449">
              <w:r w:rsidRPr="7EAB02C8" w:rsidR="6DDCCD2F">
                <w:rPr>
                  <w:rFonts w:ascii="Calibri Light" w:hAnsi="Calibri Light" w:eastAsia="Calibri Light" w:cs="Calibri Light"/>
                  <w:color w:val="000000" w:themeColor="text1" w:themeTint="FF" w:themeShade="FF"/>
                  <w:sz w:val="20"/>
                  <w:szCs w:val="20"/>
                </w:rPr>
                <w:t xml:space="preserve"> specifies a non-existing Google Document,  the system will </w:t>
              </w:r>
            </w:ins>
            <w:ins w:author="Anthony Cedeno" w:date="2021-03-14T06:51:16.851Z" w:id="1138428557">
              <w:r w:rsidRPr="7EAB02C8" w:rsidR="6DDCCD2F">
                <w:rPr>
                  <w:rFonts w:ascii="Calibri Light" w:hAnsi="Calibri Light" w:eastAsia="Calibri Light" w:cs="Calibri Light"/>
                  <w:color w:val="000000" w:themeColor="text1" w:themeTint="FF" w:themeShade="FF"/>
                  <w:sz w:val="20"/>
                  <w:szCs w:val="20"/>
                </w:rPr>
                <w:t>notify the user regarding the issue.</w:t>
              </w:r>
            </w:ins>
            <w:r w:rsidRPr="7EAB02C8" w:rsidR="50AE850C">
              <w:rPr>
                <w:rFonts w:ascii="Calibri Light" w:hAnsi="Calibri Light" w:eastAsia="Calibri Light" w:cs="Calibri Light"/>
                <w:color w:val="000000" w:themeColor="text1" w:themeTint="FF" w:themeShade="FF"/>
                <w:sz w:val="20"/>
                <w:szCs w:val="20"/>
              </w:rPr>
              <w:t xml:space="preserve"> </w:t>
            </w:r>
            <w:del w:author="Anthony Cedeno" w:date="2021-03-14T06:50:20.641Z" w:id="116813613">
              <w:r w:rsidRPr="7EAB02C8" w:rsidDel="1FC60C54">
                <w:rPr>
                  <w:rFonts w:ascii="Calibri Light" w:hAnsi="Calibri Light" w:eastAsia="Calibri Light" w:cs="Calibri Light"/>
                  <w:color w:val="000000" w:themeColor="text1" w:themeTint="FF" w:themeShade="FF"/>
                  <w:sz w:val="20"/>
                  <w:szCs w:val="20"/>
                </w:rPr>
                <w:delText>mistakenly invokes the help &amp; support intent, they can tell the bot to stop or return to the beginning to start a new conversational flow.</w:delText>
              </w:r>
            </w:del>
          </w:p>
        </w:tc>
      </w:tr>
    </w:tbl>
    <w:p w:rsidR="00E96720" w:rsidP="32DE6DBD" w:rsidRDefault="5FBA97CC" w14:paraId="6D53B40E" w14:textId="1906B904">
      <w:pPr>
        <w:rPr>
          <w:color w:val="000000" w:themeColor="text1"/>
        </w:rPr>
      </w:pPr>
      <w:r>
        <w:br/>
      </w:r>
    </w:p>
    <w:sectPr w:rsidR="00E96720" w:rsidSect="00DD47BD">
      <w:footerReference w:type="default" r:id="rId58"/>
      <w:pgSz w:w="12240" w:h="15840" w:orient="portrait"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F53DE" w:rsidP="0033105D" w:rsidRDefault="00EF53DE" w14:paraId="4BA5DF81" w14:textId="77777777">
      <w:r>
        <w:separator/>
      </w:r>
    </w:p>
    <w:p w:rsidR="00EF53DE" w:rsidP="0033105D" w:rsidRDefault="00EF53DE" w14:paraId="357C293D" w14:textId="77777777"/>
  </w:endnote>
  <w:endnote w:type="continuationSeparator" w:id="0">
    <w:p w:rsidR="00EF53DE" w:rsidP="0033105D" w:rsidRDefault="00EF53DE" w14:paraId="7140B98E" w14:textId="77777777">
      <w:r>
        <w:continuationSeparator/>
      </w:r>
    </w:p>
    <w:p w:rsidR="00EF53DE" w:rsidP="0033105D" w:rsidRDefault="00EF53DE" w14:paraId="5B1B6D34" w14:textId="77777777"/>
  </w:endnote>
  <w:endnote w:type="continuationNotice" w:id="1">
    <w:p w:rsidR="00EF53DE" w:rsidRDefault="00EF53DE" w14:paraId="0D34D52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ahoma" w:hAnsi="Tahoma" w:cs="Tahoma"/>
        <w:sz w:val="20"/>
      </w:rPr>
      <w:id w:val="261386021"/>
      <w:docPartObj>
        <w:docPartGallery w:val="Page Numbers (Bottom of Page)"/>
        <w:docPartUnique/>
      </w:docPartObj>
    </w:sdtPr>
    <w:sdtEndPr/>
    <w:sdtContent>
      <w:p w:rsidR="00EF53DE" w:rsidP="1276E55A" w:rsidRDefault="00EF53DE" w14:paraId="724335A9" w14:textId="16F7D885">
        <w:pPr>
          <w:pStyle w:val="Footer"/>
          <w:spacing w:before="240"/>
          <w:jc w:val="center"/>
          <w:rPr>
            <w:sz w:val="20"/>
          </w:rPr>
        </w:pPr>
        <w:r w:rsidRPr="1276E55A">
          <w:rPr>
            <w:rFonts w:ascii="Tahoma" w:hAnsi="Tahoma" w:cs="Tahoma"/>
            <w:sz w:val="20"/>
          </w:rPr>
          <w:t>_____________________________________________________________________________________</w:t>
        </w:r>
      </w:p>
      <w:p w:rsidR="00EF53DE" w:rsidP="1276E55A" w:rsidRDefault="00EF53DE" w14:paraId="29EEE4A7" w14:textId="2D3063F7">
        <w:pPr>
          <w:pStyle w:val="Footer"/>
          <w:jc w:val="center"/>
          <w:rPr>
            <w:sz w:val="20"/>
          </w:rPr>
        </w:pPr>
        <w:r w:rsidRPr="1276E55A">
          <w:rPr>
            <w:rFonts w:ascii="Tahoma" w:hAnsi="Tahoma" w:cs="Tahoma"/>
            <w:sz w:val="20"/>
          </w:rPr>
          <w:fldChar w:fldCharType="begin"/>
        </w:r>
        <w:r w:rsidRPr="1276E55A">
          <w:rPr>
            <w:rFonts w:ascii="Tahoma" w:hAnsi="Tahoma" w:cs="Tahoma"/>
            <w:sz w:val="20"/>
          </w:rPr>
          <w:instrText xml:space="preserve"> PAGE   \* MERGEFORMAT </w:instrText>
        </w:r>
        <w:r w:rsidRPr="1276E55A">
          <w:rPr>
            <w:rFonts w:ascii="Tahoma" w:hAnsi="Tahoma" w:cs="Tahoma"/>
            <w:sz w:val="20"/>
          </w:rPr>
          <w:fldChar w:fldCharType="separate"/>
        </w:r>
        <w:r w:rsidRPr="1276E55A">
          <w:rPr>
            <w:rFonts w:ascii="Tahoma" w:hAnsi="Tahoma" w:cs="Tahoma"/>
            <w:sz w:val="20"/>
          </w:rPr>
          <w:t>1</w:t>
        </w:r>
        <w:r w:rsidRPr="1276E55A">
          <w:rPr>
            <w:rFonts w:ascii="Tahoma" w:hAnsi="Tahoma" w:cs="Tahoma"/>
            <w:sz w:val="20"/>
          </w:rPr>
          <w:fldChar w:fldCharType="end"/>
        </w:r>
      </w:p>
    </w:sdtContent>
  </w:sdt>
  <w:p w:rsidR="00EF53DE" w:rsidP="000A23F7" w:rsidRDefault="00EF53DE" w14:paraId="38C1F859"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F53DE" w:rsidP="0033105D" w:rsidRDefault="00EF53DE" w14:paraId="57DCFD11" w14:textId="77777777">
      <w:r>
        <w:separator/>
      </w:r>
    </w:p>
    <w:p w:rsidR="00EF53DE" w:rsidP="0033105D" w:rsidRDefault="00EF53DE" w14:paraId="53E56352" w14:textId="77777777"/>
  </w:footnote>
  <w:footnote w:type="continuationSeparator" w:id="0">
    <w:p w:rsidR="00EF53DE" w:rsidP="0033105D" w:rsidRDefault="00EF53DE" w14:paraId="44BBA362" w14:textId="77777777">
      <w:r>
        <w:continuationSeparator/>
      </w:r>
    </w:p>
    <w:p w:rsidR="00EF53DE" w:rsidP="0033105D" w:rsidRDefault="00EF53DE" w14:paraId="6D77CDA0" w14:textId="77777777"/>
  </w:footnote>
  <w:footnote w:type="continuationNotice" w:id="1">
    <w:p w:rsidR="00EF53DE" w:rsidRDefault="00EF53DE" w14:paraId="65E9CDC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081A09" w:rsidR="00EF53DE" w:rsidP="00081A09" w:rsidRDefault="00EF53DE" w14:paraId="064933FF" w14:textId="40A08F97">
    <w:pPr>
      <w:pStyle w:val="NoSpacing"/>
    </w:pPr>
    <w:r w:rsidRPr="00081A09">
      <w:t>Formscribe</w:t>
    </w:r>
    <w:r>
      <w:t>r</w:t>
    </w:r>
    <w:r w:rsidR="00DC0658">
      <w:t>: Deployment Guide</w:t>
    </w:r>
  </w:p>
  <w:p w:rsidRPr="00081A09" w:rsidR="00EF53DE" w:rsidP="00081A09" w:rsidRDefault="00EF53DE" w14:paraId="43274A50" w14:textId="7B395A2B">
    <w:pPr>
      <w:pStyle w:val="NoSpacing"/>
    </w:pPr>
    <w:r>
      <w:fldChar w:fldCharType="begin"/>
    </w:r>
    <w:r>
      <w:instrText xml:space="preserve"> DATE \@ "d MMMM yyyy" </w:instrText>
    </w:r>
    <w:r>
      <w:fldChar w:fldCharType="separate"/>
    </w:r>
    <w:r w:rsidR="00DC0658">
      <w:rPr>
        <w:noProof/>
      </w:rPr>
      <w:t>9 March 2021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C0846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04634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45CB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67ED8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118376E"/>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CF86E2C6"/>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50764360"/>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3474C7AE"/>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677C64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BED624"/>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43507B4"/>
    <w:multiLevelType w:val="hybridMultilevel"/>
    <w:tmpl w:val="D78A6D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D61D23"/>
    <w:multiLevelType w:val="hybridMultilevel"/>
    <w:tmpl w:val="99FE1D22"/>
    <w:lvl w:ilvl="0" w:tplc="FAECF33C">
      <w:start w:val="1"/>
      <w:numFmt w:val="upperLetter"/>
      <w:pStyle w:val="PFAppendixHeading"/>
      <w:lvlText w:val="Appendix %1: "/>
      <w:lvlJc w:val="left"/>
      <w:pPr>
        <w:ind w:left="720" w:hanging="360"/>
      </w:pPr>
      <w:rPr>
        <w:rFonts w:hint="default" w:ascii="Tahoma" w:hAnsi="Tahoma"/>
        <w:b/>
        <w:i w:val="0"/>
        <w:color w:val="auto"/>
        <w:sz w:val="28"/>
        <w:u w:val="none"/>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1135AD"/>
    <w:multiLevelType w:val="hybridMultilevel"/>
    <w:tmpl w:val="401E1D78"/>
    <w:lvl w:ilvl="0" w:tplc="A7E8ED76">
      <w:start w:val="1"/>
      <w:numFmt w:val="decimal"/>
      <w:pStyle w:val="PFAppendixBSubsections"/>
      <w:lvlText w:val="B.%1 "/>
      <w:lvlJc w:val="left"/>
      <w:pPr>
        <w:ind w:left="720" w:hanging="360"/>
      </w:pPr>
      <w:rPr>
        <w:rFonts w:hint="default" w:ascii="Tahoma" w:hAnsi="Tahoma"/>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2D55B4"/>
    <w:multiLevelType w:val="hybridMultilevel"/>
    <w:tmpl w:val="4CB66BF0"/>
    <w:lvl w:ilvl="0" w:tplc="7BD8B53A">
      <w:start w:val="1"/>
      <w:numFmt w:val="bullet"/>
      <w:lvlText w:val=""/>
      <w:lvlJc w:val="left"/>
      <w:pPr>
        <w:tabs>
          <w:tab w:val="num" w:pos="720"/>
        </w:tabs>
        <w:ind w:left="720" w:hanging="360"/>
      </w:pPr>
      <w:rPr>
        <w:rFonts w:hint="default" w:ascii="Symbol" w:hAnsi="Symbol"/>
        <w:sz w:val="20"/>
      </w:rPr>
    </w:lvl>
    <w:lvl w:ilvl="1" w:tplc="EF24F362" w:tentative="1">
      <w:start w:val="1"/>
      <w:numFmt w:val="bullet"/>
      <w:lvlText w:val="o"/>
      <w:lvlJc w:val="left"/>
      <w:pPr>
        <w:tabs>
          <w:tab w:val="num" w:pos="1440"/>
        </w:tabs>
        <w:ind w:left="1440" w:hanging="360"/>
      </w:pPr>
      <w:rPr>
        <w:rFonts w:hint="default" w:ascii="Courier New" w:hAnsi="Courier New"/>
        <w:sz w:val="20"/>
      </w:rPr>
    </w:lvl>
    <w:lvl w:ilvl="2" w:tplc="B6C675F0" w:tentative="1">
      <w:start w:val="1"/>
      <w:numFmt w:val="bullet"/>
      <w:lvlText w:val=""/>
      <w:lvlJc w:val="left"/>
      <w:pPr>
        <w:tabs>
          <w:tab w:val="num" w:pos="2160"/>
        </w:tabs>
        <w:ind w:left="2160" w:hanging="360"/>
      </w:pPr>
      <w:rPr>
        <w:rFonts w:hint="default" w:ascii="Wingdings" w:hAnsi="Wingdings"/>
        <w:sz w:val="20"/>
      </w:rPr>
    </w:lvl>
    <w:lvl w:ilvl="3" w:tplc="0A022AD6" w:tentative="1">
      <w:start w:val="1"/>
      <w:numFmt w:val="bullet"/>
      <w:lvlText w:val=""/>
      <w:lvlJc w:val="left"/>
      <w:pPr>
        <w:tabs>
          <w:tab w:val="num" w:pos="2880"/>
        </w:tabs>
        <w:ind w:left="2880" w:hanging="360"/>
      </w:pPr>
      <w:rPr>
        <w:rFonts w:hint="default" w:ascii="Wingdings" w:hAnsi="Wingdings"/>
        <w:sz w:val="20"/>
      </w:rPr>
    </w:lvl>
    <w:lvl w:ilvl="4" w:tplc="96B4FCBE" w:tentative="1">
      <w:start w:val="1"/>
      <w:numFmt w:val="bullet"/>
      <w:lvlText w:val=""/>
      <w:lvlJc w:val="left"/>
      <w:pPr>
        <w:tabs>
          <w:tab w:val="num" w:pos="3600"/>
        </w:tabs>
        <w:ind w:left="3600" w:hanging="360"/>
      </w:pPr>
      <w:rPr>
        <w:rFonts w:hint="default" w:ascii="Wingdings" w:hAnsi="Wingdings"/>
        <w:sz w:val="20"/>
      </w:rPr>
    </w:lvl>
    <w:lvl w:ilvl="5" w:tplc="ABA44F1C" w:tentative="1">
      <w:start w:val="1"/>
      <w:numFmt w:val="bullet"/>
      <w:lvlText w:val=""/>
      <w:lvlJc w:val="left"/>
      <w:pPr>
        <w:tabs>
          <w:tab w:val="num" w:pos="4320"/>
        </w:tabs>
        <w:ind w:left="4320" w:hanging="360"/>
      </w:pPr>
      <w:rPr>
        <w:rFonts w:hint="default" w:ascii="Wingdings" w:hAnsi="Wingdings"/>
        <w:sz w:val="20"/>
      </w:rPr>
    </w:lvl>
    <w:lvl w:ilvl="6" w:tplc="603EB028" w:tentative="1">
      <w:start w:val="1"/>
      <w:numFmt w:val="bullet"/>
      <w:lvlText w:val=""/>
      <w:lvlJc w:val="left"/>
      <w:pPr>
        <w:tabs>
          <w:tab w:val="num" w:pos="5040"/>
        </w:tabs>
        <w:ind w:left="5040" w:hanging="360"/>
      </w:pPr>
      <w:rPr>
        <w:rFonts w:hint="default" w:ascii="Wingdings" w:hAnsi="Wingdings"/>
        <w:sz w:val="20"/>
      </w:rPr>
    </w:lvl>
    <w:lvl w:ilvl="7" w:tplc="66C4DC48" w:tentative="1">
      <w:start w:val="1"/>
      <w:numFmt w:val="bullet"/>
      <w:lvlText w:val=""/>
      <w:lvlJc w:val="left"/>
      <w:pPr>
        <w:tabs>
          <w:tab w:val="num" w:pos="5760"/>
        </w:tabs>
        <w:ind w:left="5760" w:hanging="360"/>
      </w:pPr>
      <w:rPr>
        <w:rFonts w:hint="default" w:ascii="Wingdings" w:hAnsi="Wingdings"/>
        <w:sz w:val="20"/>
      </w:rPr>
    </w:lvl>
    <w:lvl w:ilvl="8" w:tplc="6B46E4BE"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134F7CB9"/>
    <w:multiLevelType w:val="hybridMultilevel"/>
    <w:tmpl w:val="ABC2B61A"/>
    <w:lvl w:ilvl="0" w:tplc="E0641C9E">
      <w:start w:val="1"/>
      <w:numFmt w:val="bullet"/>
      <w:pStyle w:val="PFBulletedLis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142204B4"/>
    <w:multiLevelType w:val="hybridMultilevel"/>
    <w:tmpl w:val="5E2EA922"/>
    <w:lvl w:ilvl="0" w:tplc="55B8F550">
      <w:start w:val="1"/>
      <w:numFmt w:val="bullet"/>
      <w:lvlText w:val=""/>
      <w:lvlJc w:val="left"/>
      <w:pPr>
        <w:tabs>
          <w:tab w:val="num" w:pos="720"/>
        </w:tabs>
        <w:ind w:left="720" w:hanging="360"/>
      </w:pPr>
      <w:rPr>
        <w:rFonts w:hint="default" w:ascii="Symbol" w:hAnsi="Symbol"/>
        <w:sz w:val="20"/>
      </w:rPr>
    </w:lvl>
    <w:lvl w:ilvl="1" w:tplc="A990892C" w:tentative="1">
      <w:start w:val="1"/>
      <w:numFmt w:val="bullet"/>
      <w:lvlText w:val="o"/>
      <w:lvlJc w:val="left"/>
      <w:pPr>
        <w:tabs>
          <w:tab w:val="num" w:pos="1440"/>
        </w:tabs>
        <w:ind w:left="1440" w:hanging="360"/>
      </w:pPr>
      <w:rPr>
        <w:rFonts w:hint="default" w:ascii="Courier New" w:hAnsi="Courier New"/>
        <w:sz w:val="20"/>
      </w:rPr>
    </w:lvl>
    <w:lvl w:ilvl="2" w:tplc="E4949D14" w:tentative="1">
      <w:start w:val="1"/>
      <w:numFmt w:val="bullet"/>
      <w:lvlText w:val=""/>
      <w:lvlJc w:val="left"/>
      <w:pPr>
        <w:tabs>
          <w:tab w:val="num" w:pos="2160"/>
        </w:tabs>
        <w:ind w:left="2160" w:hanging="360"/>
      </w:pPr>
      <w:rPr>
        <w:rFonts w:hint="default" w:ascii="Wingdings" w:hAnsi="Wingdings"/>
        <w:sz w:val="20"/>
      </w:rPr>
    </w:lvl>
    <w:lvl w:ilvl="3" w:tplc="B968403E" w:tentative="1">
      <w:start w:val="1"/>
      <w:numFmt w:val="bullet"/>
      <w:lvlText w:val=""/>
      <w:lvlJc w:val="left"/>
      <w:pPr>
        <w:tabs>
          <w:tab w:val="num" w:pos="2880"/>
        </w:tabs>
        <w:ind w:left="2880" w:hanging="360"/>
      </w:pPr>
      <w:rPr>
        <w:rFonts w:hint="default" w:ascii="Wingdings" w:hAnsi="Wingdings"/>
        <w:sz w:val="20"/>
      </w:rPr>
    </w:lvl>
    <w:lvl w:ilvl="4" w:tplc="1F8A764C" w:tentative="1">
      <w:start w:val="1"/>
      <w:numFmt w:val="bullet"/>
      <w:lvlText w:val=""/>
      <w:lvlJc w:val="left"/>
      <w:pPr>
        <w:tabs>
          <w:tab w:val="num" w:pos="3600"/>
        </w:tabs>
        <w:ind w:left="3600" w:hanging="360"/>
      </w:pPr>
      <w:rPr>
        <w:rFonts w:hint="default" w:ascii="Wingdings" w:hAnsi="Wingdings"/>
        <w:sz w:val="20"/>
      </w:rPr>
    </w:lvl>
    <w:lvl w:ilvl="5" w:tplc="D5140E6A" w:tentative="1">
      <w:start w:val="1"/>
      <w:numFmt w:val="bullet"/>
      <w:lvlText w:val=""/>
      <w:lvlJc w:val="left"/>
      <w:pPr>
        <w:tabs>
          <w:tab w:val="num" w:pos="4320"/>
        </w:tabs>
        <w:ind w:left="4320" w:hanging="360"/>
      </w:pPr>
      <w:rPr>
        <w:rFonts w:hint="default" w:ascii="Wingdings" w:hAnsi="Wingdings"/>
        <w:sz w:val="20"/>
      </w:rPr>
    </w:lvl>
    <w:lvl w:ilvl="6" w:tplc="6B6435FC" w:tentative="1">
      <w:start w:val="1"/>
      <w:numFmt w:val="bullet"/>
      <w:lvlText w:val=""/>
      <w:lvlJc w:val="left"/>
      <w:pPr>
        <w:tabs>
          <w:tab w:val="num" w:pos="5040"/>
        </w:tabs>
        <w:ind w:left="5040" w:hanging="360"/>
      </w:pPr>
      <w:rPr>
        <w:rFonts w:hint="default" w:ascii="Wingdings" w:hAnsi="Wingdings"/>
        <w:sz w:val="20"/>
      </w:rPr>
    </w:lvl>
    <w:lvl w:ilvl="7" w:tplc="649A0688" w:tentative="1">
      <w:start w:val="1"/>
      <w:numFmt w:val="bullet"/>
      <w:lvlText w:val=""/>
      <w:lvlJc w:val="left"/>
      <w:pPr>
        <w:tabs>
          <w:tab w:val="num" w:pos="5760"/>
        </w:tabs>
        <w:ind w:left="5760" w:hanging="360"/>
      </w:pPr>
      <w:rPr>
        <w:rFonts w:hint="default" w:ascii="Wingdings" w:hAnsi="Wingdings"/>
        <w:sz w:val="20"/>
      </w:rPr>
    </w:lvl>
    <w:lvl w:ilvl="8" w:tplc="E588530E"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17112248"/>
    <w:multiLevelType w:val="hybridMultilevel"/>
    <w:tmpl w:val="A76077AA"/>
    <w:lvl w:ilvl="0" w:tplc="CDBE793E">
      <w:start w:val="1"/>
      <w:numFmt w:val="bullet"/>
      <w:lvlText w:val=""/>
      <w:lvlJc w:val="left"/>
      <w:pPr>
        <w:tabs>
          <w:tab w:val="num" w:pos="720"/>
        </w:tabs>
        <w:ind w:left="720" w:hanging="360"/>
      </w:pPr>
      <w:rPr>
        <w:rFonts w:hint="default" w:ascii="Symbol" w:hAnsi="Symbol"/>
        <w:sz w:val="20"/>
      </w:rPr>
    </w:lvl>
    <w:lvl w:ilvl="1" w:tplc="DA00EC14" w:tentative="1">
      <w:start w:val="1"/>
      <w:numFmt w:val="bullet"/>
      <w:lvlText w:val="o"/>
      <w:lvlJc w:val="left"/>
      <w:pPr>
        <w:tabs>
          <w:tab w:val="num" w:pos="1440"/>
        </w:tabs>
        <w:ind w:left="1440" w:hanging="360"/>
      </w:pPr>
      <w:rPr>
        <w:rFonts w:hint="default" w:ascii="Courier New" w:hAnsi="Courier New"/>
        <w:sz w:val="20"/>
      </w:rPr>
    </w:lvl>
    <w:lvl w:ilvl="2" w:tplc="68BEB594" w:tentative="1">
      <w:start w:val="1"/>
      <w:numFmt w:val="bullet"/>
      <w:lvlText w:val=""/>
      <w:lvlJc w:val="left"/>
      <w:pPr>
        <w:tabs>
          <w:tab w:val="num" w:pos="2160"/>
        </w:tabs>
        <w:ind w:left="2160" w:hanging="360"/>
      </w:pPr>
      <w:rPr>
        <w:rFonts w:hint="default" w:ascii="Wingdings" w:hAnsi="Wingdings"/>
        <w:sz w:val="20"/>
      </w:rPr>
    </w:lvl>
    <w:lvl w:ilvl="3" w:tplc="71901354" w:tentative="1">
      <w:start w:val="1"/>
      <w:numFmt w:val="bullet"/>
      <w:lvlText w:val=""/>
      <w:lvlJc w:val="left"/>
      <w:pPr>
        <w:tabs>
          <w:tab w:val="num" w:pos="2880"/>
        </w:tabs>
        <w:ind w:left="2880" w:hanging="360"/>
      </w:pPr>
      <w:rPr>
        <w:rFonts w:hint="default" w:ascii="Wingdings" w:hAnsi="Wingdings"/>
        <w:sz w:val="20"/>
      </w:rPr>
    </w:lvl>
    <w:lvl w:ilvl="4" w:tplc="CA2A6594" w:tentative="1">
      <w:start w:val="1"/>
      <w:numFmt w:val="bullet"/>
      <w:lvlText w:val=""/>
      <w:lvlJc w:val="left"/>
      <w:pPr>
        <w:tabs>
          <w:tab w:val="num" w:pos="3600"/>
        </w:tabs>
        <w:ind w:left="3600" w:hanging="360"/>
      </w:pPr>
      <w:rPr>
        <w:rFonts w:hint="default" w:ascii="Wingdings" w:hAnsi="Wingdings"/>
        <w:sz w:val="20"/>
      </w:rPr>
    </w:lvl>
    <w:lvl w:ilvl="5" w:tplc="7B5ACE88" w:tentative="1">
      <w:start w:val="1"/>
      <w:numFmt w:val="bullet"/>
      <w:lvlText w:val=""/>
      <w:lvlJc w:val="left"/>
      <w:pPr>
        <w:tabs>
          <w:tab w:val="num" w:pos="4320"/>
        </w:tabs>
        <w:ind w:left="4320" w:hanging="360"/>
      </w:pPr>
      <w:rPr>
        <w:rFonts w:hint="default" w:ascii="Wingdings" w:hAnsi="Wingdings"/>
        <w:sz w:val="20"/>
      </w:rPr>
    </w:lvl>
    <w:lvl w:ilvl="6" w:tplc="C86EA03A" w:tentative="1">
      <w:start w:val="1"/>
      <w:numFmt w:val="bullet"/>
      <w:lvlText w:val=""/>
      <w:lvlJc w:val="left"/>
      <w:pPr>
        <w:tabs>
          <w:tab w:val="num" w:pos="5040"/>
        </w:tabs>
        <w:ind w:left="5040" w:hanging="360"/>
      </w:pPr>
      <w:rPr>
        <w:rFonts w:hint="default" w:ascii="Wingdings" w:hAnsi="Wingdings"/>
        <w:sz w:val="20"/>
      </w:rPr>
    </w:lvl>
    <w:lvl w:ilvl="7" w:tplc="690EAD7C" w:tentative="1">
      <w:start w:val="1"/>
      <w:numFmt w:val="bullet"/>
      <w:lvlText w:val=""/>
      <w:lvlJc w:val="left"/>
      <w:pPr>
        <w:tabs>
          <w:tab w:val="num" w:pos="5760"/>
        </w:tabs>
        <w:ind w:left="5760" w:hanging="360"/>
      </w:pPr>
      <w:rPr>
        <w:rFonts w:hint="default" w:ascii="Wingdings" w:hAnsi="Wingdings"/>
        <w:sz w:val="20"/>
      </w:rPr>
    </w:lvl>
    <w:lvl w:ilvl="8" w:tplc="13A88F8A"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177E04E6"/>
    <w:multiLevelType w:val="hybridMultilevel"/>
    <w:tmpl w:val="C7AE0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7B5BDE"/>
    <w:multiLevelType w:val="hybridMultilevel"/>
    <w:tmpl w:val="44221BDE"/>
    <w:lvl w:ilvl="0" w:tplc="5AC83DE2">
      <w:start w:val="1"/>
      <w:numFmt w:val="decimal"/>
      <w:pStyle w:val="PFNumberedList"/>
      <w:lvlText w:val="%1)"/>
      <w:lvlJc w:val="righ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9B97C07"/>
    <w:multiLevelType w:val="hybridMultilevel"/>
    <w:tmpl w:val="A588D220"/>
    <w:lvl w:ilvl="0" w:tplc="A5DEB65A">
      <w:start w:val="1"/>
      <w:numFmt w:val="decimal"/>
      <w:pStyle w:val="PFAppendixESubsections"/>
      <w:lvlText w:va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B370B5"/>
    <w:multiLevelType w:val="hybridMultilevel"/>
    <w:tmpl w:val="CA8C1112"/>
    <w:lvl w:ilvl="0" w:tplc="ECD09CB0">
      <w:start w:val="3"/>
      <w:numFmt w:val="decimal"/>
      <w:lvlText w:val="%1"/>
      <w:lvlJc w:val="left"/>
      <w:pPr>
        <w:ind w:left="660" w:hanging="660"/>
      </w:pPr>
      <w:rPr>
        <w:rFonts w:hint="default"/>
      </w:rPr>
    </w:lvl>
    <w:lvl w:ilvl="1" w:tplc="7C7AE7A8">
      <w:start w:val="8"/>
      <w:numFmt w:val="decimal"/>
      <w:lvlText w:val="%1.%2"/>
      <w:lvlJc w:val="left"/>
      <w:pPr>
        <w:ind w:left="660" w:hanging="660"/>
      </w:pPr>
      <w:rPr>
        <w:rFonts w:hint="default"/>
        <w:i w:val="0"/>
      </w:rPr>
    </w:lvl>
    <w:lvl w:ilvl="2" w:tplc="A04055DE">
      <w:start w:val="1"/>
      <w:numFmt w:val="decimal"/>
      <w:pStyle w:val="Style7"/>
      <w:lvlText w:val="%1.%2.%3"/>
      <w:lvlJc w:val="left"/>
      <w:pPr>
        <w:ind w:left="720" w:hanging="720"/>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AE3A9B24">
      <w:start w:val="1"/>
      <w:numFmt w:val="decimal"/>
      <w:lvlText w:val="%1.%2.%3.%4"/>
      <w:lvlJc w:val="left"/>
      <w:pPr>
        <w:ind w:left="1530" w:hanging="720"/>
      </w:pPr>
      <w:rPr>
        <w:rFonts w:hint="default"/>
        <w:b/>
        <w:i w:val="0"/>
      </w:rPr>
    </w:lvl>
    <w:lvl w:ilvl="4" w:tplc="4F909AD8">
      <w:start w:val="1"/>
      <w:numFmt w:val="decimal"/>
      <w:lvlText w:val="%1.%2.%3.%4.%5"/>
      <w:lvlJc w:val="left"/>
      <w:pPr>
        <w:ind w:left="1080" w:hanging="1080"/>
      </w:pPr>
      <w:rPr>
        <w:rFonts w:hint="default"/>
      </w:rPr>
    </w:lvl>
    <w:lvl w:ilvl="5" w:tplc="ECF294CA">
      <w:start w:val="1"/>
      <w:numFmt w:val="decimal"/>
      <w:lvlText w:val="%1.%2.%3.%4.%5.%6"/>
      <w:lvlJc w:val="left"/>
      <w:pPr>
        <w:ind w:left="1080" w:hanging="1080"/>
      </w:pPr>
      <w:rPr>
        <w:rFonts w:hint="default"/>
      </w:rPr>
    </w:lvl>
    <w:lvl w:ilvl="6" w:tplc="ABE4FC9A">
      <w:start w:val="1"/>
      <w:numFmt w:val="decimal"/>
      <w:lvlText w:val="%1.%2.%3.%4.%5.%6.%7"/>
      <w:lvlJc w:val="left"/>
      <w:pPr>
        <w:ind w:left="1440" w:hanging="1440"/>
      </w:pPr>
      <w:rPr>
        <w:rFonts w:hint="default"/>
      </w:rPr>
    </w:lvl>
    <w:lvl w:ilvl="7" w:tplc="67989102">
      <w:start w:val="1"/>
      <w:numFmt w:val="decimal"/>
      <w:lvlText w:val="%1.%2.%3.%4.%5.%6.%7.%8"/>
      <w:lvlJc w:val="left"/>
      <w:pPr>
        <w:ind w:left="1440" w:hanging="1440"/>
      </w:pPr>
      <w:rPr>
        <w:rFonts w:hint="default"/>
      </w:rPr>
    </w:lvl>
    <w:lvl w:ilvl="8" w:tplc="8870AAC0">
      <w:start w:val="1"/>
      <w:numFmt w:val="decimal"/>
      <w:lvlText w:val="%1.%2.%3.%4.%5.%6.%7.%8.%9"/>
      <w:lvlJc w:val="left"/>
      <w:pPr>
        <w:ind w:left="1440" w:hanging="1440"/>
      </w:pPr>
      <w:rPr>
        <w:rFonts w:hint="default"/>
      </w:rPr>
    </w:lvl>
  </w:abstractNum>
  <w:abstractNum w:abstractNumId="21" w15:restartNumberingAfterBreak="0">
    <w:nsid w:val="1BA8446D"/>
    <w:multiLevelType w:val="hybridMultilevel"/>
    <w:tmpl w:val="6016C858"/>
    <w:lvl w:ilvl="0" w:tplc="5FD036EC">
      <w:start w:val="1"/>
      <w:numFmt w:val="bullet"/>
      <w:pStyle w:val="ChatbotLis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1EE569CC"/>
    <w:multiLevelType w:val="hybridMultilevel"/>
    <w:tmpl w:val="AF108BA0"/>
    <w:lvl w:ilvl="0" w:tplc="7B0AC0DE">
      <w:start w:val="1"/>
      <w:numFmt w:val="bullet"/>
      <w:lvlText w:val="-"/>
      <w:lvlJc w:val="left"/>
      <w:pPr>
        <w:ind w:left="720" w:hanging="360"/>
      </w:pPr>
      <w:rPr>
        <w:rFonts w:hint="default" w:ascii="Calibri Light" w:hAnsi="Calibri Light" w:cs="Calibri Light" w:eastAsiaTheme="majorEastAsia"/>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20480FA4"/>
    <w:multiLevelType w:val="hybridMultilevel"/>
    <w:tmpl w:val="7A740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C179A8"/>
    <w:multiLevelType w:val="hybridMultilevel"/>
    <w:tmpl w:val="F9ACF820"/>
    <w:lvl w:ilvl="0" w:tplc="4EB604D6">
      <w:start w:val="1"/>
      <w:numFmt w:val="bullet"/>
      <w:lvlText w:val=""/>
      <w:lvlJc w:val="left"/>
      <w:pPr>
        <w:tabs>
          <w:tab w:val="num" w:pos="720"/>
        </w:tabs>
        <w:ind w:left="720" w:hanging="360"/>
      </w:pPr>
      <w:rPr>
        <w:rFonts w:hint="default" w:ascii="Symbol" w:hAnsi="Symbol"/>
        <w:sz w:val="20"/>
      </w:rPr>
    </w:lvl>
    <w:lvl w:ilvl="1" w:tplc="F2A67F78" w:tentative="1">
      <w:start w:val="1"/>
      <w:numFmt w:val="bullet"/>
      <w:lvlText w:val="o"/>
      <w:lvlJc w:val="left"/>
      <w:pPr>
        <w:tabs>
          <w:tab w:val="num" w:pos="1440"/>
        </w:tabs>
        <w:ind w:left="1440" w:hanging="360"/>
      </w:pPr>
      <w:rPr>
        <w:rFonts w:hint="default" w:ascii="Courier New" w:hAnsi="Courier New"/>
        <w:sz w:val="20"/>
      </w:rPr>
    </w:lvl>
    <w:lvl w:ilvl="2" w:tplc="7CC4EB36" w:tentative="1">
      <w:start w:val="1"/>
      <w:numFmt w:val="bullet"/>
      <w:lvlText w:val=""/>
      <w:lvlJc w:val="left"/>
      <w:pPr>
        <w:tabs>
          <w:tab w:val="num" w:pos="2160"/>
        </w:tabs>
        <w:ind w:left="2160" w:hanging="360"/>
      </w:pPr>
      <w:rPr>
        <w:rFonts w:hint="default" w:ascii="Wingdings" w:hAnsi="Wingdings"/>
        <w:sz w:val="20"/>
      </w:rPr>
    </w:lvl>
    <w:lvl w:ilvl="3" w:tplc="1200102C" w:tentative="1">
      <w:start w:val="1"/>
      <w:numFmt w:val="bullet"/>
      <w:lvlText w:val=""/>
      <w:lvlJc w:val="left"/>
      <w:pPr>
        <w:tabs>
          <w:tab w:val="num" w:pos="2880"/>
        </w:tabs>
        <w:ind w:left="2880" w:hanging="360"/>
      </w:pPr>
      <w:rPr>
        <w:rFonts w:hint="default" w:ascii="Wingdings" w:hAnsi="Wingdings"/>
        <w:sz w:val="20"/>
      </w:rPr>
    </w:lvl>
    <w:lvl w:ilvl="4" w:tplc="D846B7C0" w:tentative="1">
      <w:start w:val="1"/>
      <w:numFmt w:val="bullet"/>
      <w:lvlText w:val=""/>
      <w:lvlJc w:val="left"/>
      <w:pPr>
        <w:tabs>
          <w:tab w:val="num" w:pos="3600"/>
        </w:tabs>
        <w:ind w:left="3600" w:hanging="360"/>
      </w:pPr>
      <w:rPr>
        <w:rFonts w:hint="default" w:ascii="Wingdings" w:hAnsi="Wingdings"/>
        <w:sz w:val="20"/>
      </w:rPr>
    </w:lvl>
    <w:lvl w:ilvl="5" w:tplc="CCCC587E" w:tentative="1">
      <w:start w:val="1"/>
      <w:numFmt w:val="bullet"/>
      <w:lvlText w:val=""/>
      <w:lvlJc w:val="left"/>
      <w:pPr>
        <w:tabs>
          <w:tab w:val="num" w:pos="4320"/>
        </w:tabs>
        <w:ind w:left="4320" w:hanging="360"/>
      </w:pPr>
      <w:rPr>
        <w:rFonts w:hint="default" w:ascii="Wingdings" w:hAnsi="Wingdings"/>
        <w:sz w:val="20"/>
      </w:rPr>
    </w:lvl>
    <w:lvl w:ilvl="6" w:tplc="4EFA3142" w:tentative="1">
      <w:start w:val="1"/>
      <w:numFmt w:val="bullet"/>
      <w:lvlText w:val=""/>
      <w:lvlJc w:val="left"/>
      <w:pPr>
        <w:tabs>
          <w:tab w:val="num" w:pos="5040"/>
        </w:tabs>
        <w:ind w:left="5040" w:hanging="360"/>
      </w:pPr>
      <w:rPr>
        <w:rFonts w:hint="default" w:ascii="Wingdings" w:hAnsi="Wingdings"/>
        <w:sz w:val="20"/>
      </w:rPr>
    </w:lvl>
    <w:lvl w:ilvl="7" w:tplc="3070B862" w:tentative="1">
      <w:start w:val="1"/>
      <w:numFmt w:val="bullet"/>
      <w:lvlText w:val=""/>
      <w:lvlJc w:val="left"/>
      <w:pPr>
        <w:tabs>
          <w:tab w:val="num" w:pos="5760"/>
        </w:tabs>
        <w:ind w:left="5760" w:hanging="360"/>
      </w:pPr>
      <w:rPr>
        <w:rFonts w:hint="default" w:ascii="Wingdings" w:hAnsi="Wingdings"/>
        <w:sz w:val="20"/>
      </w:rPr>
    </w:lvl>
    <w:lvl w:ilvl="8" w:tplc="FFC4C834"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22D928FF"/>
    <w:multiLevelType w:val="hybridMultilevel"/>
    <w:tmpl w:val="7AFC90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C744D"/>
    <w:multiLevelType w:val="hybridMultilevel"/>
    <w:tmpl w:val="D8502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E42A65"/>
    <w:multiLevelType w:val="hybridMultilevel"/>
    <w:tmpl w:val="F5E62B56"/>
    <w:lvl w:ilvl="0" w:tplc="1F961754">
      <w:start w:val="1"/>
      <w:numFmt w:val="decimal"/>
      <w:pStyle w:val="PFAppendixCSubsections"/>
      <w:lvlText w:val="C.%1 "/>
      <w:lvlJc w:val="left"/>
      <w:pPr>
        <w:ind w:left="720" w:hanging="360"/>
      </w:pPr>
      <w:rPr>
        <w:rFonts w:hint="default" w:ascii="Tahoma" w:hAnsi="Tahoma"/>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5310C10"/>
    <w:multiLevelType w:val="hybridMultilevel"/>
    <w:tmpl w:val="014AB234"/>
    <w:lvl w:ilvl="0" w:tplc="04090001">
      <w:start w:val="1"/>
      <w:numFmt w:val="bullet"/>
      <w:lvlText w:val=""/>
      <w:lvlJc w:val="left"/>
      <w:pPr>
        <w:ind w:left="990" w:hanging="360"/>
      </w:pPr>
      <w:rPr>
        <w:rFonts w:hint="default" w:ascii="Symbol" w:hAnsi="Symbol"/>
      </w:rPr>
    </w:lvl>
    <w:lvl w:ilvl="1" w:tplc="04090003">
      <w:start w:val="1"/>
      <w:numFmt w:val="bullet"/>
      <w:lvlText w:val="o"/>
      <w:lvlJc w:val="left"/>
      <w:pPr>
        <w:ind w:left="1710" w:hanging="360"/>
      </w:pPr>
      <w:rPr>
        <w:rFonts w:hint="default" w:ascii="Courier New" w:hAnsi="Courier New" w:cs="Courier New"/>
      </w:rPr>
    </w:lvl>
    <w:lvl w:ilvl="2" w:tplc="04090005">
      <w:start w:val="1"/>
      <w:numFmt w:val="bullet"/>
      <w:lvlText w:val=""/>
      <w:lvlJc w:val="left"/>
      <w:pPr>
        <w:ind w:left="2430" w:hanging="360"/>
      </w:pPr>
      <w:rPr>
        <w:rFonts w:hint="default" w:ascii="Wingdings" w:hAnsi="Wingdings"/>
      </w:rPr>
    </w:lvl>
    <w:lvl w:ilvl="3" w:tplc="04090001" w:tentative="1">
      <w:start w:val="1"/>
      <w:numFmt w:val="bullet"/>
      <w:lvlText w:val=""/>
      <w:lvlJc w:val="left"/>
      <w:pPr>
        <w:ind w:left="3150" w:hanging="360"/>
      </w:pPr>
      <w:rPr>
        <w:rFonts w:hint="default" w:ascii="Symbol" w:hAnsi="Symbol"/>
      </w:rPr>
    </w:lvl>
    <w:lvl w:ilvl="4" w:tplc="04090003" w:tentative="1">
      <w:start w:val="1"/>
      <w:numFmt w:val="bullet"/>
      <w:lvlText w:val="o"/>
      <w:lvlJc w:val="left"/>
      <w:pPr>
        <w:ind w:left="3870" w:hanging="360"/>
      </w:pPr>
      <w:rPr>
        <w:rFonts w:hint="default" w:ascii="Courier New" w:hAnsi="Courier New" w:cs="Courier New"/>
      </w:rPr>
    </w:lvl>
    <w:lvl w:ilvl="5" w:tplc="04090005" w:tentative="1">
      <w:start w:val="1"/>
      <w:numFmt w:val="bullet"/>
      <w:lvlText w:val=""/>
      <w:lvlJc w:val="left"/>
      <w:pPr>
        <w:ind w:left="4590" w:hanging="360"/>
      </w:pPr>
      <w:rPr>
        <w:rFonts w:hint="default" w:ascii="Wingdings" w:hAnsi="Wingdings"/>
      </w:rPr>
    </w:lvl>
    <w:lvl w:ilvl="6" w:tplc="04090001" w:tentative="1">
      <w:start w:val="1"/>
      <w:numFmt w:val="bullet"/>
      <w:lvlText w:val=""/>
      <w:lvlJc w:val="left"/>
      <w:pPr>
        <w:ind w:left="5310" w:hanging="360"/>
      </w:pPr>
      <w:rPr>
        <w:rFonts w:hint="default" w:ascii="Symbol" w:hAnsi="Symbol"/>
      </w:rPr>
    </w:lvl>
    <w:lvl w:ilvl="7" w:tplc="04090003" w:tentative="1">
      <w:start w:val="1"/>
      <w:numFmt w:val="bullet"/>
      <w:lvlText w:val="o"/>
      <w:lvlJc w:val="left"/>
      <w:pPr>
        <w:ind w:left="6030" w:hanging="360"/>
      </w:pPr>
      <w:rPr>
        <w:rFonts w:hint="default" w:ascii="Courier New" w:hAnsi="Courier New" w:cs="Courier New"/>
      </w:rPr>
    </w:lvl>
    <w:lvl w:ilvl="8" w:tplc="04090005" w:tentative="1">
      <w:start w:val="1"/>
      <w:numFmt w:val="bullet"/>
      <w:lvlText w:val=""/>
      <w:lvlJc w:val="left"/>
      <w:pPr>
        <w:ind w:left="6750" w:hanging="360"/>
      </w:pPr>
      <w:rPr>
        <w:rFonts w:hint="default" w:ascii="Wingdings" w:hAnsi="Wingdings"/>
      </w:rPr>
    </w:lvl>
  </w:abstractNum>
  <w:abstractNum w:abstractNumId="29" w15:restartNumberingAfterBreak="0">
    <w:nsid w:val="32B16770"/>
    <w:multiLevelType w:val="hybridMultilevel"/>
    <w:tmpl w:val="FA485808"/>
    <w:lvl w:ilvl="0" w:tplc="395CD3DA">
      <w:start w:val="1"/>
      <w:numFmt w:val="bullet"/>
      <w:lvlText w:val=""/>
      <w:lvlJc w:val="left"/>
      <w:pPr>
        <w:tabs>
          <w:tab w:val="num" w:pos="720"/>
        </w:tabs>
        <w:ind w:left="720" w:hanging="360"/>
      </w:pPr>
      <w:rPr>
        <w:rFonts w:hint="default" w:ascii="Symbol" w:hAnsi="Symbol"/>
        <w:sz w:val="20"/>
      </w:rPr>
    </w:lvl>
    <w:lvl w:ilvl="1" w:tplc="E41E0060" w:tentative="1">
      <w:start w:val="1"/>
      <w:numFmt w:val="bullet"/>
      <w:lvlText w:val="o"/>
      <w:lvlJc w:val="left"/>
      <w:pPr>
        <w:tabs>
          <w:tab w:val="num" w:pos="1440"/>
        </w:tabs>
        <w:ind w:left="1440" w:hanging="360"/>
      </w:pPr>
      <w:rPr>
        <w:rFonts w:hint="default" w:ascii="Courier New" w:hAnsi="Courier New"/>
        <w:sz w:val="20"/>
      </w:rPr>
    </w:lvl>
    <w:lvl w:ilvl="2" w:tplc="A6BE5120" w:tentative="1">
      <w:start w:val="1"/>
      <w:numFmt w:val="bullet"/>
      <w:lvlText w:val=""/>
      <w:lvlJc w:val="left"/>
      <w:pPr>
        <w:tabs>
          <w:tab w:val="num" w:pos="2160"/>
        </w:tabs>
        <w:ind w:left="2160" w:hanging="360"/>
      </w:pPr>
      <w:rPr>
        <w:rFonts w:hint="default" w:ascii="Wingdings" w:hAnsi="Wingdings"/>
        <w:sz w:val="20"/>
      </w:rPr>
    </w:lvl>
    <w:lvl w:ilvl="3" w:tplc="BCEE837E" w:tentative="1">
      <w:start w:val="1"/>
      <w:numFmt w:val="bullet"/>
      <w:lvlText w:val=""/>
      <w:lvlJc w:val="left"/>
      <w:pPr>
        <w:tabs>
          <w:tab w:val="num" w:pos="2880"/>
        </w:tabs>
        <w:ind w:left="2880" w:hanging="360"/>
      </w:pPr>
      <w:rPr>
        <w:rFonts w:hint="default" w:ascii="Wingdings" w:hAnsi="Wingdings"/>
        <w:sz w:val="20"/>
      </w:rPr>
    </w:lvl>
    <w:lvl w:ilvl="4" w:tplc="E4202D30" w:tentative="1">
      <w:start w:val="1"/>
      <w:numFmt w:val="bullet"/>
      <w:lvlText w:val=""/>
      <w:lvlJc w:val="left"/>
      <w:pPr>
        <w:tabs>
          <w:tab w:val="num" w:pos="3600"/>
        </w:tabs>
        <w:ind w:left="3600" w:hanging="360"/>
      </w:pPr>
      <w:rPr>
        <w:rFonts w:hint="default" w:ascii="Wingdings" w:hAnsi="Wingdings"/>
        <w:sz w:val="20"/>
      </w:rPr>
    </w:lvl>
    <w:lvl w:ilvl="5" w:tplc="D494C94A" w:tentative="1">
      <w:start w:val="1"/>
      <w:numFmt w:val="bullet"/>
      <w:lvlText w:val=""/>
      <w:lvlJc w:val="left"/>
      <w:pPr>
        <w:tabs>
          <w:tab w:val="num" w:pos="4320"/>
        </w:tabs>
        <w:ind w:left="4320" w:hanging="360"/>
      </w:pPr>
      <w:rPr>
        <w:rFonts w:hint="default" w:ascii="Wingdings" w:hAnsi="Wingdings"/>
        <w:sz w:val="20"/>
      </w:rPr>
    </w:lvl>
    <w:lvl w:ilvl="6" w:tplc="D7B60F82" w:tentative="1">
      <w:start w:val="1"/>
      <w:numFmt w:val="bullet"/>
      <w:lvlText w:val=""/>
      <w:lvlJc w:val="left"/>
      <w:pPr>
        <w:tabs>
          <w:tab w:val="num" w:pos="5040"/>
        </w:tabs>
        <w:ind w:left="5040" w:hanging="360"/>
      </w:pPr>
      <w:rPr>
        <w:rFonts w:hint="default" w:ascii="Wingdings" w:hAnsi="Wingdings"/>
        <w:sz w:val="20"/>
      </w:rPr>
    </w:lvl>
    <w:lvl w:ilvl="7" w:tplc="3AF6650C" w:tentative="1">
      <w:start w:val="1"/>
      <w:numFmt w:val="bullet"/>
      <w:lvlText w:val=""/>
      <w:lvlJc w:val="left"/>
      <w:pPr>
        <w:tabs>
          <w:tab w:val="num" w:pos="5760"/>
        </w:tabs>
        <w:ind w:left="5760" w:hanging="360"/>
      </w:pPr>
      <w:rPr>
        <w:rFonts w:hint="default" w:ascii="Wingdings" w:hAnsi="Wingdings"/>
        <w:sz w:val="20"/>
      </w:rPr>
    </w:lvl>
    <w:lvl w:ilvl="8" w:tplc="FE30197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33F87FC4"/>
    <w:multiLevelType w:val="hybridMultilevel"/>
    <w:tmpl w:val="A52633E0"/>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1" w15:restartNumberingAfterBreak="0">
    <w:nsid w:val="34A018C0"/>
    <w:multiLevelType w:val="hybridMultilevel"/>
    <w:tmpl w:val="7E0AB62C"/>
    <w:lvl w:ilvl="0" w:tplc="914C72CA">
      <w:start w:val="1"/>
      <w:numFmt w:val="decimal"/>
      <w:pStyle w:val="PFAppendixASubsections"/>
      <w:lvlText w:val="A.%1 "/>
      <w:lvlJc w:val="left"/>
      <w:pPr>
        <w:ind w:left="720" w:hanging="360"/>
      </w:pPr>
      <w:rPr>
        <w:rFonts w:hint="default" w:ascii="Tahoma" w:hAnsi="Tahoma"/>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9A79F1"/>
    <w:multiLevelType w:val="multilevel"/>
    <w:tmpl w:val="D9B6C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84462A"/>
    <w:multiLevelType w:val="hybridMultilevel"/>
    <w:tmpl w:val="012A13A8"/>
    <w:lvl w:ilvl="0" w:tplc="4232C588">
      <w:start w:val="1"/>
      <w:numFmt w:val="bullet"/>
      <w:lvlText w:val=""/>
      <w:lvlJc w:val="left"/>
      <w:pPr>
        <w:tabs>
          <w:tab w:val="num" w:pos="720"/>
        </w:tabs>
        <w:ind w:left="720" w:hanging="360"/>
      </w:pPr>
      <w:rPr>
        <w:rFonts w:hint="default" w:ascii="Symbol" w:hAnsi="Symbol"/>
        <w:sz w:val="20"/>
      </w:rPr>
    </w:lvl>
    <w:lvl w:ilvl="1" w:tplc="7C0412CE" w:tentative="1">
      <w:start w:val="1"/>
      <w:numFmt w:val="bullet"/>
      <w:lvlText w:val="o"/>
      <w:lvlJc w:val="left"/>
      <w:pPr>
        <w:tabs>
          <w:tab w:val="num" w:pos="1440"/>
        </w:tabs>
        <w:ind w:left="1440" w:hanging="360"/>
      </w:pPr>
      <w:rPr>
        <w:rFonts w:hint="default" w:ascii="Courier New" w:hAnsi="Courier New"/>
        <w:sz w:val="20"/>
      </w:rPr>
    </w:lvl>
    <w:lvl w:ilvl="2" w:tplc="DEAE70F6" w:tentative="1">
      <w:start w:val="1"/>
      <w:numFmt w:val="bullet"/>
      <w:lvlText w:val=""/>
      <w:lvlJc w:val="left"/>
      <w:pPr>
        <w:tabs>
          <w:tab w:val="num" w:pos="2160"/>
        </w:tabs>
        <w:ind w:left="2160" w:hanging="360"/>
      </w:pPr>
      <w:rPr>
        <w:rFonts w:hint="default" w:ascii="Wingdings" w:hAnsi="Wingdings"/>
        <w:sz w:val="20"/>
      </w:rPr>
    </w:lvl>
    <w:lvl w:ilvl="3" w:tplc="F74A58EC" w:tentative="1">
      <w:start w:val="1"/>
      <w:numFmt w:val="bullet"/>
      <w:lvlText w:val=""/>
      <w:lvlJc w:val="left"/>
      <w:pPr>
        <w:tabs>
          <w:tab w:val="num" w:pos="2880"/>
        </w:tabs>
        <w:ind w:left="2880" w:hanging="360"/>
      </w:pPr>
      <w:rPr>
        <w:rFonts w:hint="default" w:ascii="Wingdings" w:hAnsi="Wingdings"/>
        <w:sz w:val="20"/>
      </w:rPr>
    </w:lvl>
    <w:lvl w:ilvl="4" w:tplc="ECE255FA" w:tentative="1">
      <w:start w:val="1"/>
      <w:numFmt w:val="bullet"/>
      <w:lvlText w:val=""/>
      <w:lvlJc w:val="left"/>
      <w:pPr>
        <w:tabs>
          <w:tab w:val="num" w:pos="3600"/>
        </w:tabs>
        <w:ind w:left="3600" w:hanging="360"/>
      </w:pPr>
      <w:rPr>
        <w:rFonts w:hint="default" w:ascii="Wingdings" w:hAnsi="Wingdings"/>
        <w:sz w:val="20"/>
      </w:rPr>
    </w:lvl>
    <w:lvl w:ilvl="5" w:tplc="CA801F6E" w:tentative="1">
      <w:start w:val="1"/>
      <w:numFmt w:val="bullet"/>
      <w:lvlText w:val=""/>
      <w:lvlJc w:val="left"/>
      <w:pPr>
        <w:tabs>
          <w:tab w:val="num" w:pos="4320"/>
        </w:tabs>
        <w:ind w:left="4320" w:hanging="360"/>
      </w:pPr>
      <w:rPr>
        <w:rFonts w:hint="default" w:ascii="Wingdings" w:hAnsi="Wingdings"/>
        <w:sz w:val="20"/>
      </w:rPr>
    </w:lvl>
    <w:lvl w:ilvl="6" w:tplc="08027D9C" w:tentative="1">
      <w:start w:val="1"/>
      <w:numFmt w:val="bullet"/>
      <w:lvlText w:val=""/>
      <w:lvlJc w:val="left"/>
      <w:pPr>
        <w:tabs>
          <w:tab w:val="num" w:pos="5040"/>
        </w:tabs>
        <w:ind w:left="5040" w:hanging="360"/>
      </w:pPr>
      <w:rPr>
        <w:rFonts w:hint="default" w:ascii="Wingdings" w:hAnsi="Wingdings"/>
        <w:sz w:val="20"/>
      </w:rPr>
    </w:lvl>
    <w:lvl w:ilvl="7" w:tplc="6B4CDA9E" w:tentative="1">
      <w:start w:val="1"/>
      <w:numFmt w:val="bullet"/>
      <w:lvlText w:val=""/>
      <w:lvlJc w:val="left"/>
      <w:pPr>
        <w:tabs>
          <w:tab w:val="num" w:pos="5760"/>
        </w:tabs>
        <w:ind w:left="5760" w:hanging="360"/>
      </w:pPr>
      <w:rPr>
        <w:rFonts w:hint="default" w:ascii="Wingdings" w:hAnsi="Wingdings"/>
        <w:sz w:val="20"/>
      </w:rPr>
    </w:lvl>
    <w:lvl w:ilvl="8" w:tplc="650AA234"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47555DE3"/>
    <w:multiLevelType w:val="hybridMultilevel"/>
    <w:tmpl w:val="43B4D034"/>
    <w:lvl w:ilvl="0" w:tplc="F45C28C0">
      <w:start w:val="1"/>
      <w:numFmt w:val="lowerLetter"/>
      <w:lvlText w:val="%1."/>
      <w:lvlJc w:val="left"/>
      <w:pPr>
        <w:ind w:left="720" w:hanging="360"/>
      </w:pPr>
    </w:lvl>
    <w:lvl w:ilvl="1" w:tplc="CB4CCA70">
      <w:start w:val="1"/>
      <w:numFmt w:val="lowerLetter"/>
      <w:lvlText w:val="%2."/>
      <w:lvlJc w:val="left"/>
      <w:pPr>
        <w:ind w:left="1440" w:hanging="360"/>
      </w:pPr>
    </w:lvl>
    <w:lvl w:ilvl="2" w:tplc="A0406026">
      <w:start w:val="1"/>
      <w:numFmt w:val="lowerRoman"/>
      <w:lvlText w:val="%3."/>
      <w:lvlJc w:val="right"/>
      <w:pPr>
        <w:ind w:left="2160" w:hanging="180"/>
      </w:pPr>
    </w:lvl>
    <w:lvl w:ilvl="3" w:tplc="EFD432F6">
      <w:start w:val="1"/>
      <w:numFmt w:val="decimal"/>
      <w:lvlText w:val="%4."/>
      <w:lvlJc w:val="left"/>
      <w:pPr>
        <w:ind w:left="2880" w:hanging="360"/>
      </w:pPr>
    </w:lvl>
    <w:lvl w:ilvl="4" w:tplc="8AD0C4F2">
      <w:start w:val="1"/>
      <w:numFmt w:val="lowerLetter"/>
      <w:lvlText w:val="%5."/>
      <w:lvlJc w:val="left"/>
      <w:pPr>
        <w:ind w:left="3600" w:hanging="360"/>
      </w:pPr>
    </w:lvl>
    <w:lvl w:ilvl="5" w:tplc="EAAA219A">
      <w:start w:val="1"/>
      <w:numFmt w:val="lowerRoman"/>
      <w:lvlText w:val="%6."/>
      <w:lvlJc w:val="right"/>
      <w:pPr>
        <w:ind w:left="4320" w:hanging="180"/>
      </w:pPr>
    </w:lvl>
    <w:lvl w:ilvl="6" w:tplc="8FBA7748">
      <w:start w:val="1"/>
      <w:numFmt w:val="decimal"/>
      <w:lvlText w:val="%7."/>
      <w:lvlJc w:val="left"/>
      <w:pPr>
        <w:ind w:left="5040" w:hanging="360"/>
      </w:pPr>
    </w:lvl>
    <w:lvl w:ilvl="7" w:tplc="7034F66C">
      <w:start w:val="1"/>
      <w:numFmt w:val="lowerLetter"/>
      <w:lvlText w:val="%8."/>
      <w:lvlJc w:val="left"/>
      <w:pPr>
        <w:ind w:left="5760" w:hanging="360"/>
      </w:pPr>
    </w:lvl>
    <w:lvl w:ilvl="8" w:tplc="21C01AE2">
      <w:start w:val="1"/>
      <w:numFmt w:val="lowerRoman"/>
      <w:lvlText w:val="%9."/>
      <w:lvlJc w:val="right"/>
      <w:pPr>
        <w:ind w:left="6480" w:hanging="180"/>
      </w:pPr>
    </w:lvl>
  </w:abstractNum>
  <w:abstractNum w:abstractNumId="35" w15:restartNumberingAfterBreak="0">
    <w:nsid w:val="4A8C2B65"/>
    <w:multiLevelType w:val="hybridMultilevel"/>
    <w:tmpl w:val="ED38065C"/>
    <w:lvl w:ilvl="0" w:tplc="33CA279A">
      <w:start w:val="1"/>
      <w:numFmt w:val="lowerLetter"/>
      <w:lvlText w:val="%1."/>
      <w:lvlJc w:val="left"/>
      <w:pPr>
        <w:ind w:left="720" w:hanging="360"/>
      </w:pPr>
    </w:lvl>
    <w:lvl w:ilvl="1" w:tplc="C408DDFE">
      <w:start w:val="1"/>
      <w:numFmt w:val="lowerLetter"/>
      <w:lvlText w:val="%2."/>
      <w:lvlJc w:val="left"/>
      <w:pPr>
        <w:ind w:left="1440" w:hanging="360"/>
      </w:pPr>
    </w:lvl>
    <w:lvl w:ilvl="2" w:tplc="EC72892C">
      <w:start w:val="1"/>
      <w:numFmt w:val="lowerRoman"/>
      <w:lvlText w:val="%3."/>
      <w:lvlJc w:val="right"/>
      <w:pPr>
        <w:ind w:left="2160" w:hanging="180"/>
      </w:pPr>
    </w:lvl>
    <w:lvl w:ilvl="3" w:tplc="BC78F5AA">
      <w:start w:val="1"/>
      <w:numFmt w:val="decimal"/>
      <w:lvlText w:val="%4."/>
      <w:lvlJc w:val="left"/>
      <w:pPr>
        <w:ind w:left="2880" w:hanging="360"/>
      </w:pPr>
    </w:lvl>
    <w:lvl w:ilvl="4" w:tplc="15E2E1C8">
      <w:start w:val="1"/>
      <w:numFmt w:val="lowerLetter"/>
      <w:lvlText w:val="%5."/>
      <w:lvlJc w:val="left"/>
      <w:pPr>
        <w:ind w:left="3600" w:hanging="360"/>
      </w:pPr>
    </w:lvl>
    <w:lvl w:ilvl="5" w:tplc="5FF81A60">
      <w:start w:val="1"/>
      <w:numFmt w:val="lowerRoman"/>
      <w:lvlText w:val="%6."/>
      <w:lvlJc w:val="right"/>
      <w:pPr>
        <w:ind w:left="4320" w:hanging="180"/>
      </w:pPr>
    </w:lvl>
    <w:lvl w:ilvl="6" w:tplc="5CC4533C">
      <w:start w:val="1"/>
      <w:numFmt w:val="decimal"/>
      <w:lvlText w:val="%7."/>
      <w:lvlJc w:val="left"/>
      <w:pPr>
        <w:ind w:left="5040" w:hanging="360"/>
      </w:pPr>
    </w:lvl>
    <w:lvl w:ilvl="7" w:tplc="A3C2DC78">
      <w:start w:val="1"/>
      <w:numFmt w:val="lowerLetter"/>
      <w:lvlText w:val="%8."/>
      <w:lvlJc w:val="left"/>
      <w:pPr>
        <w:ind w:left="5760" w:hanging="360"/>
      </w:pPr>
    </w:lvl>
    <w:lvl w:ilvl="8" w:tplc="7ECE1BB0">
      <w:start w:val="1"/>
      <w:numFmt w:val="lowerRoman"/>
      <w:lvlText w:val="%9."/>
      <w:lvlJc w:val="right"/>
      <w:pPr>
        <w:ind w:left="6480" w:hanging="180"/>
      </w:pPr>
    </w:lvl>
  </w:abstractNum>
  <w:abstractNum w:abstractNumId="36" w15:restartNumberingAfterBreak="0">
    <w:nsid w:val="4CEA6731"/>
    <w:multiLevelType w:val="hybridMultilevel"/>
    <w:tmpl w:val="D78A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E33129"/>
    <w:multiLevelType w:val="hybridMultilevel"/>
    <w:tmpl w:val="69BA8476"/>
    <w:lvl w:ilvl="0" w:tplc="90EC155A">
      <w:start w:val="1"/>
      <w:numFmt w:val="lowerLetter"/>
      <w:pStyle w:val="PFLett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26C4C6C"/>
    <w:multiLevelType w:val="hybridMultilevel"/>
    <w:tmpl w:val="0A3C01C8"/>
    <w:lvl w:ilvl="0" w:tplc="93047C46">
      <w:start w:val="1"/>
      <w:numFmt w:val="lowerLetter"/>
      <w:lvlText w:val="%1."/>
      <w:lvlJc w:val="left"/>
      <w:pPr>
        <w:ind w:left="720" w:hanging="360"/>
      </w:pPr>
    </w:lvl>
    <w:lvl w:ilvl="1" w:tplc="13863A4C">
      <w:start w:val="1"/>
      <w:numFmt w:val="lowerLetter"/>
      <w:lvlText w:val="%2."/>
      <w:lvlJc w:val="left"/>
      <w:pPr>
        <w:ind w:left="1440" w:hanging="360"/>
      </w:pPr>
    </w:lvl>
    <w:lvl w:ilvl="2" w:tplc="C8248754">
      <w:start w:val="1"/>
      <w:numFmt w:val="lowerRoman"/>
      <w:lvlText w:val="%3."/>
      <w:lvlJc w:val="right"/>
      <w:pPr>
        <w:ind w:left="2160" w:hanging="180"/>
      </w:pPr>
    </w:lvl>
    <w:lvl w:ilvl="3" w:tplc="28C464AA">
      <w:start w:val="1"/>
      <w:numFmt w:val="decimal"/>
      <w:lvlText w:val="%4."/>
      <w:lvlJc w:val="left"/>
      <w:pPr>
        <w:ind w:left="2880" w:hanging="360"/>
      </w:pPr>
    </w:lvl>
    <w:lvl w:ilvl="4" w:tplc="3B081B8E">
      <w:start w:val="1"/>
      <w:numFmt w:val="lowerLetter"/>
      <w:lvlText w:val="%5."/>
      <w:lvlJc w:val="left"/>
      <w:pPr>
        <w:ind w:left="3600" w:hanging="360"/>
      </w:pPr>
    </w:lvl>
    <w:lvl w:ilvl="5" w:tplc="723AB5E2">
      <w:start w:val="1"/>
      <w:numFmt w:val="lowerRoman"/>
      <w:lvlText w:val="%6."/>
      <w:lvlJc w:val="right"/>
      <w:pPr>
        <w:ind w:left="4320" w:hanging="180"/>
      </w:pPr>
    </w:lvl>
    <w:lvl w:ilvl="6" w:tplc="26E43FC6">
      <w:start w:val="1"/>
      <w:numFmt w:val="decimal"/>
      <w:lvlText w:val="%7."/>
      <w:lvlJc w:val="left"/>
      <w:pPr>
        <w:ind w:left="5040" w:hanging="360"/>
      </w:pPr>
    </w:lvl>
    <w:lvl w:ilvl="7" w:tplc="1990031E">
      <w:start w:val="1"/>
      <w:numFmt w:val="lowerLetter"/>
      <w:lvlText w:val="%8."/>
      <w:lvlJc w:val="left"/>
      <w:pPr>
        <w:ind w:left="5760" w:hanging="360"/>
      </w:pPr>
    </w:lvl>
    <w:lvl w:ilvl="8" w:tplc="D8AE236E">
      <w:start w:val="1"/>
      <w:numFmt w:val="lowerRoman"/>
      <w:lvlText w:val="%9."/>
      <w:lvlJc w:val="right"/>
      <w:pPr>
        <w:ind w:left="6480" w:hanging="180"/>
      </w:pPr>
    </w:lvl>
  </w:abstractNum>
  <w:abstractNum w:abstractNumId="39" w15:restartNumberingAfterBreak="0">
    <w:nsid w:val="552F243D"/>
    <w:multiLevelType w:val="hybridMultilevel"/>
    <w:tmpl w:val="222A0E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D7503D"/>
    <w:multiLevelType w:val="hybridMultilevel"/>
    <w:tmpl w:val="2FCE5FAE"/>
    <w:lvl w:ilvl="0" w:tplc="15D887E2">
      <w:start w:val="1"/>
      <w:numFmt w:val="decimal"/>
      <w:pStyle w:val="ChatbotH1"/>
      <w:lvlText w:val="%1.0"/>
      <w:lvlJc w:val="left"/>
      <w:pPr>
        <w:ind w:left="360" w:hanging="360"/>
      </w:pPr>
    </w:lvl>
    <w:lvl w:ilvl="1" w:tplc="89226B28">
      <w:start w:val="1"/>
      <w:numFmt w:val="decimal"/>
      <w:lvlText w:val="%1.%2"/>
      <w:lvlJc w:val="left"/>
      <w:pPr>
        <w:ind w:left="576" w:hanging="576"/>
      </w:pPr>
    </w:lvl>
    <w:lvl w:ilvl="2" w:tplc="3990A4B4">
      <w:start w:val="1"/>
      <w:numFmt w:val="decimal"/>
      <w:lvlText w:val="%1.%2.%3"/>
      <w:lvlJc w:val="left"/>
      <w:pPr>
        <w:ind w:left="720" w:hanging="720"/>
      </w:pPr>
    </w:lvl>
    <w:lvl w:ilvl="3" w:tplc="32181B46">
      <w:start w:val="1"/>
      <w:numFmt w:val="decimal"/>
      <w:lvlText w:val="%1.%2.%3.%4"/>
      <w:lvlJc w:val="left"/>
      <w:pPr>
        <w:ind w:left="864" w:hanging="864"/>
      </w:pPr>
    </w:lvl>
    <w:lvl w:ilvl="4" w:tplc="D2DA97F8">
      <w:start w:val="1"/>
      <w:numFmt w:val="decimal"/>
      <w:lvlText w:val="%1.%2.%3.%4.%5"/>
      <w:lvlJc w:val="left"/>
      <w:pPr>
        <w:ind w:left="1008" w:hanging="1008"/>
      </w:pPr>
    </w:lvl>
    <w:lvl w:ilvl="5" w:tplc="8E748614">
      <w:start w:val="1"/>
      <w:numFmt w:val="decimal"/>
      <w:lvlText w:val="%1.%2.%3.%4.%5.%6"/>
      <w:lvlJc w:val="left"/>
      <w:pPr>
        <w:ind w:left="1152" w:hanging="1152"/>
      </w:pPr>
    </w:lvl>
    <w:lvl w:ilvl="6" w:tplc="4962A09A">
      <w:start w:val="1"/>
      <w:numFmt w:val="decimal"/>
      <w:lvlText w:val="%1.%2.%3.%4.%5.%6.%7"/>
      <w:lvlJc w:val="left"/>
      <w:pPr>
        <w:ind w:left="1296" w:hanging="1296"/>
      </w:pPr>
    </w:lvl>
    <w:lvl w:ilvl="7" w:tplc="A1EEBAB0">
      <w:start w:val="1"/>
      <w:numFmt w:val="decimal"/>
      <w:lvlText w:val="%1.%2.%3.%4.%5.%6.%7.%8"/>
      <w:lvlJc w:val="left"/>
      <w:pPr>
        <w:ind w:left="1440" w:hanging="1440"/>
      </w:pPr>
    </w:lvl>
    <w:lvl w:ilvl="8" w:tplc="A2A89C48">
      <w:start w:val="1"/>
      <w:numFmt w:val="decimal"/>
      <w:lvlText w:val="%1.%2.%3.%4.%5.%6.%7.%8.%9"/>
      <w:lvlJc w:val="left"/>
      <w:pPr>
        <w:ind w:left="1584" w:hanging="1584"/>
      </w:pPr>
    </w:lvl>
  </w:abstractNum>
  <w:abstractNum w:abstractNumId="41" w15:restartNumberingAfterBreak="0">
    <w:nsid w:val="5C0B63A9"/>
    <w:multiLevelType w:val="hybridMultilevel"/>
    <w:tmpl w:val="03007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296C6C"/>
    <w:multiLevelType w:val="hybridMultilevel"/>
    <w:tmpl w:val="D74E665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5CF72CDC"/>
    <w:multiLevelType w:val="hybridMultilevel"/>
    <w:tmpl w:val="3CDE86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5D5F3E94"/>
    <w:multiLevelType w:val="hybridMultilevel"/>
    <w:tmpl w:val="B1F6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BE1915"/>
    <w:multiLevelType w:val="hybridMultilevel"/>
    <w:tmpl w:val="016E500A"/>
    <w:lvl w:ilvl="0" w:tplc="F40AEC1C">
      <w:start w:val="1"/>
      <w:numFmt w:val="bullet"/>
      <w:lvlText w:val=""/>
      <w:lvlJc w:val="left"/>
      <w:pPr>
        <w:tabs>
          <w:tab w:val="num" w:pos="720"/>
        </w:tabs>
        <w:ind w:left="720" w:hanging="360"/>
      </w:pPr>
      <w:rPr>
        <w:rFonts w:hint="default" w:ascii="Symbol" w:hAnsi="Symbol"/>
        <w:sz w:val="20"/>
      </w:rPr>
    </w:lvl>
    <w:lvl w:ilvl="1" w:tplc="85184AE6" w:tentative="1">
      <w:start w:val="1"/>
      <w:numFmt w:val="bullet"/>
      <w:lvlText w:val="o"/>
      <w:lvlJc w:val="left"/>
      <w:pPr>
        <w:tabs>
          <w:tab w:val="num" w:pos="1440"/>
        </w:tabs>
        <w:ind w:left="1440" w:hanging="360"/>
      </w:pPr>
      <w:rPr>
        <w:rFonts w:hint="default" w:ascii="Courier New" w:hAnsi="Courier New"/>
        <w:sz w:val="20"/>
      </w:rPr>
    </w:lvl>
    <w:lvl w:ilvl="2" w:tplc="D37A6E38" w:tentative="1">
      <w:start w:val="1"/>
      <w:numFmt w:val="bullet"/>
      <w:lvlText w:val=""/>
      <w:lvlJc w:val="left"/>
      <w:pPr>
        <w:tabs>
          <w:tab w:val="num" w:pos="2160"/>
        </w:tabs>
        <w:ind w:left="2160" w:hanging="360"/>
      </w:pPr>
      <w:rPr>
        <w:rFonts w:hint="default" w:ascii="Wingdings" w:hAnsi="Wingdings"/>
        <w:sz w:val="20"/>
      </w:rPr>
    </w:lvl>
    <w:lvl w:ilvl="3" w:tplc="EF2C0D10" w:tentative="1">
      <w:start w:val="1"/>
      <w:numFmt w:val="bullet"/>
      <w:lvlText w:val=""/>
      <w:lvlJc w:val="left"/>
      <w:pPr>
        <w:tabs>
          <w:tab w:val="num" w:pos="2880"/>
        </w:tabs>
        <w:ind w:left="2880" w:hanging="360"/>
      </w:pPr>
      <w:rPr>
        <w:rFonts w:hint="default" w:ascii="Wingdings" w:hAnsi="Wingdings"/>
        <w:sz w:val="20"/>
      </w:rPr>
    </w:lvl>
    <w:lvl w:ilvl="4" w:tplc="97528BD6" w:tentative="1">
      <w:start w:val="1"/>
      <w:numFmt w:val="bullet"/>
      <w:lvlText w:val=""/>
      <w:lvlJc w:val="left"/>
      <w:pPr>
        <w:tabs>
          <w:tab w:val="num" w:pos="3600"/>
        </w:tabs>
        <w:ind w:left="3600" w:hanging="360"/>
      </w:pPr>
      <w:rPr>
        <w:rFonts w:hint="default" w:ascii="Wingdings" w:hAnsi="Wingdings"/>
        <w:sz w:val="20"/>
      </w:rPr>
    </w:lvl>
    <w:lvl w:ilvl="5" w:tplc="F126089E" w:tentative="1">
      <w:start w:val="1"/>
      <w:numFmt w:val="bullet"/>
      <w:lvlText w:val=""/>
      <w:lvlJc w:val="left"/>
      <w:pPr>
        <w:tabs>
          <w:tab w:val="num" w:pos="4320"/>
        </w:tabs>
        <w:ind w:left="4320" w:hanging="360"/>
      </w:pPr>
      <w:rPr>
        <w:rFonts w:hint="default" w:ascii="Wingdings" w:hAnsi="Wingdings"/>
        <w:sz w:val="20"/>
      </w:rPr>
    </w:lvl>
    <w:lvl w:ilvl="6" w:tplc="06FC3B4E" w:tentative="1">
      <w:start w:val="1"/>
      <w:numFmt w:val="bullet"/>
      <w:lvlText w:val=""/>
      <w:lvlJc w:val="left"/>
      <w:pPr>
        <w:tabs>
          <w:tab w:val="num" w:pos="5040"/>
        </w:tabs>
        <w:ind w:left="5040" w:hanging="360"/>
      </w:pPr>
      <w:rPr>
        <w:rFonts w:hint="default" w:ascii="Wingdings" w:hAnsi="Wingdings"/>
        <w:sz w:val="20"/>
      </w:rPr>
    </w:lvl>
    <w:lvl w:ilvl="7" w:tplc="9DB8459A" w:tentative="1">
      <w:start w:val="1"/>
      <w:numFmt w:val="bullet"/>
      <w:lvlText w:val=""/>
      <w:lvlJc w:val="left"/>
      <w:pPr>
        <w:tabs>
          <w:tab w:val="num" w:pos="5760"/>
        </w:tabs>
        <w:ind w:left="5760" w:hanging="360"/>
      </w:pPr>
      <w:rPr>
        <w:rFonts w:hint="default" w:ascii="Wingdings" w:hAnsi="Wingdings"/>
        <w:sz w:val="20"/>
      </w:rPr>
    </w:lvl>
    <w:lvl w:ilvl="8" w:tplc="761472E2"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634772BA"/>
    <w:multiLevelType w:val="hybridMultilevel"/>
    <w:tmpl w:val="4EC2C554"/>
    <w:lvl w:ilvl="0" w:tplc="8BB40926">
      <w:start w:val="1"/>
      <w:numFmt w:val="decimal"/>
      <w:lvlText w:val="%1."/>
      <w:lvlJc w:val="left"/>
      <w:pPr>
        <w:tabs>
          <w:tab w:val="num" w:pos="720"/>
        </w:tabs>
        <w:ind w:left="720" w:hanging="360"/>
      </w:pPr>
      <w:rPr>
        <w:b w:val="0"/>
        <w:bCs/>
      </w:rPr>
    </w:lvl>
    <w:lvl w:ilvl="1" w:tplc="4BE61068" w:tentative="1">
      <w:start w:val="1"/>
      <w:numFmt w:val="decimal"/>
      <w:lvlText w:val="%2."/>
      <w:lvlJc w:val="left"/>
      <w:pPr>
        <w:tabs>
          <w:tab w:val="num" w:pos="1440"/>
        </w:tabs>
        <w:ind w:left="1440" w:hanging="360"/>
      </w:pPr>
    </w:lvl>
    <w:lvl w:ilvl="2" w:tplc="BB58C82E" w:tentative="1">
      <w:start w:val="1"/>
      <w:numFmt w:val="decimal"/>
      <w:lvlText w:val="%3."/>
      <w:lvlJc w:val="left"/>
      <w:pPr>
        <w:tabs>
          <w:tab w:val="num" w:pos="2160"/>
        </w:tabs>
        <w:ind w:left="2160" w:hanging="360"/>
      </w:pPr>
    </w:lvl>
    <w:lvl w:ilvl="3" w:tplc="015A5426" w:tentative="1">
      <w:start w:val="1"/>
      <w:numFmt w:val="decimal"/>
      <w:lvlText w:val="%4."/>
      <w:lvlJc w:val="left"/>
      <w:pPr>
        <w:tabs>
          <w:tab w:val="num" w:pos="2880"/>
        </w:tabs>
        <w:ind w:left="2880" w:hanging="360"/>
      </w:pPr>
    </w:lvl>
    <w:lvl w:ilvl="4" w:tplc="9A868FB8" w:tentative="1">
      <w:start w:val="1"/>
      <w:numFmt w:val="decimal"/>
      <w:lvlText w:val="%5."/>
      <w:lvlJc w:val="left"/>
      <w:pPr>
        <w:tabs>
          <w:tab w:val="num" w:pos="3600"/>
        </w:tabs>
        <w:ind w:left="3600" w:hanging="360"/>
      </w:pPr>
    </w:lvl>
    <w:lvl w:ilvl="5" w:tplc="EE085C3E" w:tentative="1">
      <w:start w:val="1"/>
      <w:numFmt w:val="decimal"/>
      <w:lvlText w:val="%6."/>
      <w:lvlJc w:val="left"/>
      <w:pPr>
        <w:tabs>
          <w:tab w:val="num" w:pos="4320"/>
        </w:tabs>
        <w:ind w:left="4320" w:hanging="360"/>
      </w:pPr>
    </w:lvl>
    <w:lvl w:ilvl="6" w:tplc="17F2E31A" w:tentative="1">
      <w:start w:val="1"/>
      <w:numFmt w:val="decimal"/>
      <w:lvlText w:val="%7."/>
      <w:lvlJc w:val="left"/>
      <w:pPr>
        <w:tabs>
          <w:tab w:val="num" w:pos="5040"/>
        </w:tabs>
        <w:ind w:left="5040" w:hanging="360"/>
      </w:pPr>
    </w:lvl>
    <w:lvl w:ilvl="7" w:tplc="FE1642C4" w:tentative="1">
      <w:start w:val="1"/>
      <w:numFmt w:val="decimal"/>
      <w:lvlText w:val="%8."/>
      <w:lvlJc w:val="left"/>
      <w:pPr>
        <w:tabs>
          <w:tab w:val="num" w:pos="5760"/>
        </w:tabs>
        <w:ind w:left="5760" w:hanging="360"/>
      </w:pPr>
    </w:lvl>
    <w:lvl w:ilvl="8" w:tplc="DE2A8812" w:tentative="1">
      <w:start w:val="1"/>
      <w:numFmt w:val="decimal"/>
      <w:lvlText w:val="%9."/>
      <w:lvlJc w:val="left"/>
      <w:pPr>
        <w:tabs>
          <w:tab w:val="num" w:pos="6480"/>
        </w:tabs>
        <w:ind w:left="6480" w:hanging="360"/>
      </w:pPr>
    </w:lvl>
  </w:abstractNum>
  <w:abstractNum w:abstractNumId="47" w15:restartNumberingAfterBreak="0">
    <w:nsid w:val="64E326DD"/>
    <w:multiLevelType w:val="hybridMultilevel"/>
    <w:tmpl w:val="FA808CCC"/>
    <w:lvl w:ilvl="0" w:tplc="8E304B2E">
      <w:start w:val="1"/>
      <w:numFmt w:val="upperLetter"/>
      <w:pStyle w:val="AppHead"/>
      <w:lvlText w:val="Appendix %1: "/>
      <w:lvlJc w:val="left"/>
      <w:pPr>
        <w:ind w:left="360" w:hanging="360"/>
      </w:pPr>
      <w:rPr>
        <w:rFonts w:hint="default" w:ascii="Tahoma" w:hAnsi="Tahoma"/>
        <w:b/>
        <w:i w:val="0"/>
        <w:color w:val="auto"/>
        <w:sz w:val="28"/>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6F34117"/>
    <w:multiLevelType w:val="hybridMultilevel"/>
    <w:tmpl w:val="222A0E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FC15D4"/>
    <w:multiLevelType w:val="hybridMultilevel"/>
    <w:tmpl w:val="034E1E46"/>
    <w:lvl w:ilvl="0" w:tplc="5218C53E">
      <w:start w:val="1"/>
      <w:numFmt w:val="bullet"/>
      <w:pStyle w:val="list-bullet"/>
      <w:lvlText w:val=""/>
      <w:lvlJc w:val="left"/>
      <w:pPr>
        <w:tabs>
          <w:tab w:val="num" w:pos="360"/>
        </w:tabs>
        <w:ind w:left="360" w:hanging="360"/>
      </w:pPr>
      <w:rPr>
        <w:rFonts w:hint="default" w:ascii="Symbol" w:hAnsi="Symbol"/>
      </w:rPr>
    </w:lvl>
    <w:lvl w:ilvl="1" w:tplc="725EE09C">
      <w:numFmt w:val="decimal"/>
      <w:lvlText w:val=""/>
      <w:lvlJc w:val="left"/>
    </w:lvl>
    <w:lvl w:ilvl="2" w:tplc="3C945BAA">
      <w:numFmt w:val="decimal"/>
      <w:lvlText w:val=""/>
      <w:lvlJc w:val="left"/>
    </w:lvl>
    <w:lvl w:ilvl="3" w:tplc="00D09752">
      <w:numFmt w:val="decimal"/>
      <w:lvlText w:val=""/>
      <w:lvlJc w:val="left"/>
    </w:lvl>
    <w:lvl w:ilvl="4" w:tplc="8EECA13E">
      <w:numFmt w:val="decimal"/>
      <w:lvlText w:val=""/>
      <w:lvlJc w:val="left"/>
    </w:lvl>
    <w:lvl w:ilvl="5" w:tplc="35901DFC">
      <w:numFmt w:val="decimal"/>
      <w:lvlText w:val=""/>
      <w:lvlJc w:val="left"/>
    </w:lvl>
    <w:lvl w:ilvl="6" w:tplc="B7DACD74">
      <w:numFmt w:val="decimal"/>
      <w:lvlText w:val=""/>
      <w:lvlJc w:val="left"/>
    </w:lvl>
    <w:lvl w:ilvl="7" w:tplc="7DBAE6B6">
      <w:numFmt w:val="decimal"/>
      <w:lvlText w:val=""/>
      <w:lvlJc w:val="left"/>
    </w:lvl>
    <w:lvl w:ilvl="8" w:tplc="684EE194">
      <w:numFmt w:val="decimal"/>
      <w:lvlText w:val=""/>
      <w:lvlJc w:val="left"/>
    </w:lvl>
  </w:abstractNum>
  <w:abstractNum w:abstractNumId="50" w15:restartNumberingAfterBreak="0">
    <w:nsid w:val="670A3E2B"/>
    <w:multiLevelType w:val="multilevel"/>
    <w:tmpl w:val="5616E6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9A7783F"/>
    <w:multiLevelType w:val="hybridMultilevel"/>
    <w:tmpl w:val="F8D24CE6"/>
    <w:lvl w:ilvl="0" w:tplc="91086CAE">
      <w:start w:val="1"/>
      <w:numFmt w:val="decimal"/>
      <w:pStyle w:val="PFAppendixDSubsections"/>
      <w:lvlText w:val="D.%1 "/>
      <w:lvlJc w:val="left"/>
      <w:pPr>
        <w:ind w:left="720" w:hanging="360"/>
      </w:pPr>
      <w:rPr>
        <w:rFonts w:hint="default" w:ascii="Tahoma" w:hAnsi="Tahoma"/>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B057E48"/>
    <w:multiLevelType w:val="hybridMultilevel"/>
    <w:tmpl w:val="C2189D4E"/>
    <w:lvl w:ilvl="0" w:tplc="E3722D78">
      <w:start w:val="1"/>
      <w:numFmt w:val="decimal"/>
      <w:pStyle w:val="PFHeading1"/>
      <w:lvlText w:val="%1.0"/>
      <w:lvlJc w:val="left"/>
      <w:pPr>
        <w:ind w:left="432" w:hanging="432"/>
      </w:pPr>
      <w:rPr>
        <w:rFonts w:hint="default"/>
      </w:rPr>
    </w:lvl>
    <w:lvl w:ilvl="1" w:tplc="995A83CE">
      <w:start w:val="1"/>
      <w:numFmt w:val="decimal"/>
      <w:lvlText w:val="%1.%2"/>
      <w:lvlJc w:val="left"/>
      <w:pPr>
        <w:ind w:left="576" w:hanging="576"/>
      </w:pPr>
      <w:rPr>
        <w:rFonts w:hint="default"/>
      </w:rPr>
    </w:lvl>
    <w:lvl w:ilvl="2" w:tplc="E8FA413A">
      <w:start w:val="1"/>
      <w:numFmt w:val="decimal"/>
      <w:lvlText w:val="%1.%2.%3"/>
      <w:lvlJc w:val="left"/>
      <w:pPr>
        <w:ind w:left="1440" w:hanging="864"/>
      </w:pPr>
      <w:rPr>
        <w:rFonts w:hint="default"/>
      </w:rPr>
    </w:lvl>
    <w:lvl w:ilvl="3" w:tplc="CCA8D086">
      <w:start w:val="1"/>
      <w:numFmt w:val="decimal"/>
      <w:lvlText w:val="%1.%2.%3.%4"/>
      <w:lvlJc w:val="left"/>
      <w:pPr>
        <w:ind w:left="1728" w:hanging="864"/>
      </w:pPr>
      <w:rPr>
        <w:rFonts w:hint="default"/>
      </w:rPr>
    </w:lvl>
    <w:lvl w:ilvl="4" w:tplc="274ACC2C">
      <w:start w:val="1"/>
      <w:numFmt w:val="decimal"/>
      <w:lvlText w:val="%1.%2.%3.%4.%5"/>
      <w:lvlJc w:val="left"/>
      <w:pPr>
        <w:ind w:left="1008" w:hanging="1008"/>
      </w:pPr>
      <w:rPr>
        <w:rFonts w:hint="default"/>
      </w:rPr>
    </w:lvl>
    <w:lvl w:ilvl="5" w:tplc="73EED2A0">
      <w:start w:val="1"/>
      <w:numFmt w:val="decimal"/>
      <w:lvlText w:val="%1.%2.%3.%4.%5.%6"/>
      <w:lvlJc w:val="left"/>
      <w:pPr>
        <w:ind w:left="1152" w:hanging="1152"/>
      </w:pPr>
      <w:rPr>
        <w:rFonts w:hint="default"/>
      </w:rPr>
    </w:lvl>
    <w:lvl w:ilvl="6" w:tplc="FB50BA36">
      <w:start w:val="1"/>
      <w:numFmt w:val="decimal"/>
      <w:lvlText w:val="%1.%2.%3.%4.%5.%6.%7"/>
      <w:lvlJc w:val="left"/>
      <w:pPr>
        <w:ind w:left="1296" w:hanging="1296"/>
      </w:pPr>
      <w:rPr>
        <w:rFonts w:hint="default"/>
      </w:rPr>
    </w:lvl>
    <w:lvl w:ilvl="7" w:tplc="4080BEF2">
      <w:start w:val="1"/>
      <w:numFmt w:val="decimal"/>
      <w:lvlText w:val="%1.%2.%3.%4.%5.%6.%7.%8"/>
      <w:lvlJc w:val="left"/>
      <w:pPr>
        <w:ind w:left="1440" w:hanging="1440"/>
      </w:pPr>
      <w:rPr>
        <w:rFonts w:hint="default"/>
      </w:rPr>
    </w:lvl>
    <w:lvl w:ilvl="8" w:tplc="EAA8EDE2">
      <w:start w:val="1"/>
      <w:numFmt w:val="decimal"/>
      <w:lvlText w:val="%1.%2.%3.%4.%5.%6.%7.%8.%9"/>
      <w:lvlJc w:val="left"/>
      <w:pPr>
        <w:ind w:left="1584" w:hanging="1584"/>
      </w:pPr>
      <w:rPr>
        <w:rFonts w:hint="default"/>
      </w:rPr>
    </w:lvl>
  </w:abstractNum>
  <w:abstractNum w:abstractNumId="53" w15:restartNumberingAfterBreak="0">
    <w:nsid w:val="70831B1D"/>
    <w:multiLevelType w:val="hybridMultilevel"/>
    <w:tmpl w:val="9C68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1A04FA3"/>
    <w:multiLevelType w:val="multilevel"/>
    <w:tmpl w:val="F19474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2382C16"/>
    <w:multiLevelType w:val="hybridMultilevel"/>
    <w:tmpl w:val="FCC231CE"/>
    <w:lvl w:ilvl="0" w:tplc="12826140">
      <w:start w:val="1"/>
      <w:numFmt w:val="decimal"/>
      <w:lvlText w:val="%1."/>
      <w:lvlJc w:val="left"/>
      <w:pPr>
        <w:tabs>
          <w:tab w:val="num" w:pos="720"/>
        </w:tabs>
        <w:ind w:left="720" w:hanging="360"/>
      </w:pPr>
    </w:lvl>
    <w:lvl w:ilvl="1" w:tplc="4CE0A75E" w:tentative="1">
      <w:start w:val="1"/>
      <w:numFmt w:val="decimal"/>
      <w:lvlText w:val="%2."/>
      <w:lvlJc w:val="left"/>
      <w:pPr>
        <w:tabs>
          <w:tab w:val="num" w:pos="1440"/>
        </w:tabs>
        <w:ind w:left="1440" w:hanging="360"/>
      </w:pPr>
    </w:lvl>
    <w:lvl w:ilvl="2" w:tplc="72CA5386" w:tentative="1">
      <w:start w:val="1"/>
      <w:numFmt w:val="decimal"/>
      <w:lvlText w:val="%3."/>
      <w:lvlJc w:val="left"/>
      <w:pPr>
        <w:tabs>
          <w:tab w:val="num" w:pos="2160"/>
        </w:tabs>
        <w:ind w:left="2160" w:hanging="360"/>
      </w:pPr>
    </w:lvl>
    <w:lvl w:ilvl="3" w:tplc="C60C55F8" w:tentative="1">
      <w:start w:val="1"/>
      <w:numFmt w:val="decimal"/>
      <w:lvlText w:val="%4."/>
      <w:lvlJc w:val="left"/>
      <w:pPr>
        <w:tabs>
          <w:tab w:val="num" w:pos="2880"/>
        </w:tabs>
        <w:ind w:left="2880" w:hanging="360"/>
      </w:pPr>
    </w:lvl>
    <w:lvl w:ilvl="4" w:tplc="70ACE156" w:tentative="1">
      <w:start w:val="1"/>
      <w:numFmt w:val="decimal"/>
      <w:lvlText w:val="%5."/>
      <w:lvlJc w:val="left"/>
      <w:pPr>
        <w:tabs>
          <w:tab w:val="num" w:pos="3600"/>
        </w:tabs>
        <w:ind w:left="3600" w:hanging="360"/>
      </w:pPr>
    </w:lvl>
    <w:lvl w:ilvl="5" w:tplc="30B02580" w:tentative="1">
      <w:start w:val="1"/>
      <w:numFmt w:val="decimal"/>
      <w:lvlText w:val="%6."/>
      <w:lvlJc w:val="left"/>
      <w:pPr>
        <w:tabs>
          <w:tab w:val="num" w:pos="4320"/>
        </w:tabs>
        <w:ind w:left="4320" w:hanging="360"/>
      </w:pPr>
    </w:lvl>
    <w:lvl w:ilvl="6" w:tplc="185C0662" w:tentative="1">
      <w:start w:val="1"/>
      <w:numFmt w:val="decimal"/>
      <w:lvlText w:val="%7."/>
      <w:lvlJc w:val="left"/>
      <w:pPr>
        <w:tabs>
          <w:tab w:val="num" w:pos="5040"/>
        </w:tabs>
        <w:ind w:left="5040" w:hanging="360"/>
      </w:pPr>
    </w:lvl>
    <w:lvl w:ilvl="7" w:tplc="2D50DFC6" w:tentative="1">
      <w:start w:val="1"/>
      <w:numFmt w:val="decimal"/>
      <w:lvlText w:val="%8."/>
      <w:lvlJc w:val="left"/>
      <w:pPr>
        <w:tabs>
          <w:tab w:val="num" w:pos="5760"/>
        </w:tabs>
        <w:ind w:left="5760" w:hanging="360"/>
      </w:pPr>
    </w:lvl>
    <w:lvl w:ilvl="8" w:tplc="6EAE8C5C" w:tentative="1">
      <w:start w:val="1"/>
      <w:numFmt w:val="decimal"/>
      <w:lvlText w:val="%9."/>
      <w:lvlJc w:val="left"/>
      <w:pPr>
        <w:tabs>
          <w:tab w:val="num" w:pos="6480"/>
        </w:tabs>
        <w:ind w:left="6480" w:hanging="360"/>
      </w:pPr>
    </w:lvl>
  </w:abstractNum>
  <w:abstractNum w:abstractNumId="56" w15:restartNumberingAfterBreak="0">
    <w:nsid w:val="7428717B"/>
    <w:multiLevelType w:val="multilevel"/>
    <w:tmpl w:val="C3A078F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15:restartNumberingAfterBreak="0">
    <w:nsid w:val="742F70DD"/>
    <w:multiLevelType w:val="hybridMultilevel"/>
    <w:tmpl w:val="67E8B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20"/>
  </w:num>
  <w:num w:numId="3">
    <w:abstractNumId w:val="11"/>
  </w:num>
  <w:num w:numId="4">
    <w:abstractNumId w:val="14"/>
  </w:num>
  <w:num w:numId="5">
    <w:abstractNumId w:val="37"/>
  </w:num>
  <w:num w:numId="6">
    <w:abstractNumId w:val="18"/>
  </w:num>
  <w:num w:numId="7">
    <w:abstractNumId w:val="47"/>
  </w:num>
  <w:num w:numId="8">
    <w:abstractNumId w:val="31"/>
  </w:num>
  <w:num w:numId="9">
    <w:abstractNumId w:val="12"/>
  </w:num>
  <w:num w:numId="10">
    <w:abstractNumId w:val="27"/>
  </w:num>
  <w:num w:numId="11">
    <w:abstractNumId w:val="51"/>
  </w:num>
  <w:num w:numId="12">
    <w:abstractNumId w:val="19"/>
  </w:num>
  <w:num w:numId="13">
    <w:abstractNumId w:val="52"/>
  </w:num>
  <w:num w:numId="14">
    <w:abstractNumId w:val="40"/>
  </w:num>
  <w:num w:numId="15">
    <w:abstractNumId w:val="40"/>
    <w:lvlOverride w:ilvl="0">
      <w:lvl w:ilvl="0" w:tplc="15D887E2">
        <w:start w:val="1"/>
        <w:numFmt w:val="decimal"/>
        <w:pStyle w:val="ChatbotH1"/>
        <w:lvlText w:val="%1.0"/>
        <w:lvlJc w:val="left"/>
        <w:pPr>
          <w:ind w:left="360" w:hanging="360"/>
        </w:pPr>
        <w:rPr>
          <w:rFonts w:hint="default"/>
        </w:rPr>
      </w:lvl>
    </w:lvlOverride>
    <w:lvlOverride w:ilvl="1">
      <w:lvl w:ilvl="1" w:tplc="89226B28">
        <w:start w:val="1"/>
        <w:numFmt w:val="decimal"/>
        <w:lvlText w:val="%1.%2"/>
        <w:lvlJc w:val="left"/>
        <w:pPr>
          <w:ind w:left="576" w:hanging="576"/>
        </w:pPr>
        <w:rPr>
          <w:rFonts w:hint="default"/>
        </w:rPr>
      </w:lvl>
    </w:lvlOverride>
    <w:lvlOverride w:ilvl="2">
      <w:lvl w:ilvl="2" w:tplc="3990A4B4">
        <w:start w:val="1"/>
        <w:numFmt w:val="decimal"/>
        <w:lvlText w:val="%1.%2.%3"/>
        <w:lvlJc w:val="left"/>
        <w:pPr>
          <w:ind w:left="720" w:hanging="720"/>
        </w:pPr>
        <w:rPr>
          <w:rFonts w:hint="default"/>
        </w:rPr>
      </w:lvl>
    </w:lvlOverride>
    <w:lvlOverride w:ilvl="3">
      <w:lvl w:ilvl="3" w:tplc="32181B46">
        <w:start w:val="1"/>
        <w:numFmt w:val="decimal"/>
        <w:lvlText w:val="%1.%2.%3.%4"/>
        <w:lvlJc w:val="left"/>
        <w:pPr>
          <w:ind w:left="864" w:hanging="864"/>
        </w:pPr>
        <w:rPr>
          <w:rFonts w:hint="default"/>
        </w:rPr>
      </w:lvl>
    </w:lvlOverride>
    <w:lvlOverride w:ilvl="4">
      <w:lvl w:ilvl="4" w:tplc="D2DA97F8">
        <w:start w:val="1"/>
        <w:numFmt w:val="decimal"/>
        <w:lvlText w:val="%1.%2.%3.%4.%5"/>
        <w:lvlJc w:val="left"/>
        <w:pPr>
          <w:ind w:left="1008" w:hanging="1008"/>
        </w:pPr>
        <w:rPr>
          <w:rFonts w:hint="default"/>
        </w:rPr>
      </w:lvl>
    </w:lvlOverride>
    <w:lvlOverride w:ilvl="5">
      <w:lvl w:ilvl="5" w:tplc="8E748614">
        <w:start w:val="1"/>
        <w:numFmt w:val="decimal"/>
        <w:lvlText w:val="%1.%2.%3.%4.%5.%6"/>
        <w:lvlJc w:val="left"/>
        <w:pPr>
          <w:ind w:left="1152" w:hanging="1152"/>
        </w:pPr>
        <w:rPr>
          <w:rFonts w:hint="default"/>
        </w:rPr>
      </w:lvl>
    </w:lvlOverride>
    <w:lvlOverride w:ilvl="6">
      <w:lvl w:ilvl="6" w:tplc="4962A09A">
        <w:start w:val="1"/>
        <w:numFmt w:val="decimal"/>
        <w:lvlText w:val="%1.%2.%3.%4.%5.%6.%7"/>
        <w:lvlJc w:val="left"/>
        <w:pPr>
          <w:ind w:left="1296" w:hanging="1296"/>
        </w:pPr>
        <w:rPr>
          <w:rFonts w:hint="default"/>
        </w:rPr>
      </w:lvl>
    </w:lvlOverride>
    <w:lvlOverride w:ilvl="7">
      <w:lvl w:ilvl="7" w:tplc="A1EEBAB0">
        <w:start w:val="1"/>
        <w:numFmt w:val="decimal"/>
        <w:lvlText w:val="%1.%2.%3.%4.%5.%6.%7.%8"/>
        <w:lvlJc w:val="left"/>
        <w:pPr>
          <w:ind w:left="1440" w:hanging="1440"/>
        </w:pPr>
        <w:rPr>
          <w:rFonts w:hint="default"/>
        </w:rPr>
      </w:lvl>
    </w:lvlOverride>
    <w:lvlOverride w:ilvl="8">
      <w:lvl w:ilvl="8" w:tplc="A2A89C48">
        <w:start w:val="1"/>
        <w:numFmt w:val="decimal"/>
        <w:lvlText w:val="%1.%2.%3.%4.%5.%6.%7.%8.%9"/>
        <w:lvlJc w:val="left"/>
        <w:pPr>
          <w:ind w:left="1584" w:hanging="1584"/>
        </w:pPr>
        <w:rPr>
          <w:rFonts w:hint="default"/>
        </w:rPr>
      </w:lvl>
    </w:lvlOverride>
  </w:num>
  <w:num w:numId="16">
    <w:abstractNumId w:val="21"/>
  </w:num>
  <w:num w:numId="17">
    <w:abstractNumId w:val="15"/>
  </w:num>
  <w:num w:numId="18">
    <w:abstractNumId w:val="13"/>
  </w:num>
  <w:num w:numId="19">
    <w:abstractNumId w:val="16"/>
  </w:num>
  <w:num w:numId="20">
    <w:abstractNumId w:val="24"/>
  </w:num>
  <w:num w:numId="21">
    <w:abstractNumId w:val="33"/>
  </w:num>
  <w:num w:numId="22">
    <w:abstractNumId w:val="45"/>
  </w:num>
  <w:num w:numId="23">
    <w:abstractNumId w:val="29"/>
  </w:num>
  <w:num w:numId="24">
    <w:abstractNumId w:val="46"/>
  </w:num>
  <w:num w:numId="25">
    <w:abstractNumId w:val="55"/>
  </w:num>
  <w:num w:numId="26">
    <w:abstractNumId w:val="28"/>
  </w:num>
  <w:num w:numId="27">
    <w:abstractNumId w:val="42"/>
  </w:num>
  <w:num w:numId="28">
    <w:abstractNumId w:val="43"/>
  </w:num>
  <w:num w:numId="29">
    <w:abstractNumId w:val="30"/>
  </w:num>
  <w:num w:numId="30">
    <w:abstractNumId w:val="53"/>
  </w:num>
  <w:num w:numId="31">
    <w:abstractNumId w:val="0"/>
  </w:num>
  <w:num w:numId="32">
    <w:abstractNumId w:val="1"/>
  </w:num>
  <w:num w:numId="33">
    <w:abstractNumId w:val="2"/>
  </w:num>
  <w:num w:numId="34">
    <w:abstractNumId w:val="3"/>
  </w:num>
  <w:num w:numId="35">
    <w:abstractNumId w:val="8"/>
  </w:num>
  <w:num w:numId="36">
    <w:abstractNumId w:val="4"/>
  </w:num>
  <w:num w:numId="37">
    <w:abstractNumId w:val="5"/>
  </w:num>
  <w:num w:numId="38">
    <w:abstractNumId w:val="6"/>
  </w:num>
  <w:num w:numId="39">
    <w:abstractNumId w:val="7"/>
  </w:num>
  <w:num w:numId="40">
    <w:abstractNumId w:val="9"/>
  </w:num>
  <w:num w:numId="41">
    <w:abstractNumId w:val="32"/>
  </w:num>
  <w:num w:numId="42">
    <w:abstractNumId w:val="50"/>
  </w:num>
  <w:num w:numId="43">
    <w:abstractNumId w:val="54"/>
  </w:num>
  <w:num w:numId="44">
    <w:abstractNumId w:val="25"/>
  </w:num>
  <w:num w:numId="45">
    <w:abstractNumId w:val="22"/>
  </w:num>
  <w:num w:numId="46">
    <w:abstractNumId w:val="56"/>
  </w:num>
  <w:num w:numId="47">
    <w:abstractNumId w:val="17"/>
  </w:num>
  <w:num w:numId="48">
    <w:abstractNumId w:val="36"/>
  </w:num>
  <w:num w:numId="49">
    <w:abstractNumId w:val="39"/>
  </w:num>
  <w:num w:numId="50">
    <w:abstractNumId w:val="48"/>
  </w:num>
  <w:num w:numId="51">
    <w:abstractNumId w:val="44"/>
  </w:num>
  <w:num w:numId="52">
    <w:abstractNumId w:val="41"/>
  </w:num>
  <w:num w:numId="53">
    <w:abstractNumId w:val="10"/>
  </w:num>
  <w:num w:numId="54">
    <w:abstractNumId w:val="57"/>
  </w:num>
  <w:num w:numId="55">
    <w:abstractNumId w:val="23"/>
  </w:num>
  <w:num w:numId="56">
    <w:abstractNumId w:val="26"/>
  </w:num>
  <w:num w:numId="57">
    <w:abstractNumId w:val="38"/>
  </w:num>
  <w:num w:numId="58">
    <w:abstractNumId w:val="34"/>
  </w:num>
  <w:num w:numId="59">
    <w:abstractNumId w:val="3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isplayBackgroundShape/>
  <w:trackRevisions w:val="true"/>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DA4"/>
    <w:rsid w:val="000172BE"/>
    <w:rsid w:val="00026F63"/>
    <w:rsid w:val="00032269"/>
    <w:rsid w:val="000356D9"/>
    <w:rsid w:val="00037765"/>
    <w:rsid w:val="00061F10"/>
    <w:rsid w:val="000624F4"/>
    <w:rsid w:val="00074D53"/>
    <w:rsid w:val="00081A09"/>
    <w:rsid w:val="0009293B"/>
    <w:rsid w:val="000972B1"/>
    <w:rsid w:val="00097359"/>
    <w:rsid w:val="000A23F7"/>
    <w:rsid w:val="000B6086"/>
    <w:rsid w:val="000C32EA"/>
    <w:rsid w:val="000C507B"/>
    <w:rsid w:val="000C57D5"/>
    <w:rsid w:val="000E2E21"/>
    <w:rsid w:val="000F1921"/>
    <w:rsid w:val="000F40DF"/>
    <w:rsid w:val="000F59C1"/>
    <w:rsid w:val="001212AC"/>
    <w:rsid w:val="00121635"/>
    <w:rsid w:val="00122C88"/>
    <w:rsid w:val="0012349A"/>
    <w:rsid w:val="001271BA"/>
    <w:rsid w:val="00130627"/>
    <w:rsid w:val="00130F2B"/>
    <w:rsid w:val="001537D0"/>
    <w:rsid w:val="00165F5E"/>
    <w:rsid w:val="00170601"/>
    <w:rsid w:val="001741DA"/>
    <w:rsid w:val="00176F12"/>
    <w:rsid w:val="0018396D"/>
    <w:rsid w:val="00184D87"/>
    <w:rsid w:val="00186534"/>
    <w:rsid w:val="0018688A"/>
    <w:rsid w:val="001D3844"/>
    <w:rsid w:val="001D6B12"/>
    <w:rsid w:val="001E7C3E"/>
    <w:rsid w:val="00221092"/>
    <w:rsid w:val="00225DBF"/>
    <w:rsid w:val="002369E2"/>
    <w:rsid w:val="00240300"/>
    <w:rsid w:val="0024462F"/>
    <w:rsid w:val="00245E1F"/>
    <w:rsid w:val="00272692"/>
    <w:rsid w:val="00280269"/>
    <w:rsid w:val="002813B5"/>
    <w:rsid w:val="002A1381"/>
    <w:rsid w:val="002A4190"/>
    <w:rsid w:val="002B6F43"/>
    <w:rsid w:val="002C0826"/>
    <w:rsid w:val="002C1C1A"/>
    <w:rsid w:val="002C2536"/>
    <w:rsid w:val="003175F4"/>
    <w:rsid w:val="00327BF9"/>
    <w:rsid w:val="0033105D"/>
    <w:rsid w:val="00332A93"/>
    <w:rsid w:val="0033528B"/>
    <w:rsid w:val="00341513"/>
    <w:rsid w:val="00341F81"/>
    <w:rsid w:val="0034623F"/>
    <w:rsid w:val="00362CC6"/>
    <w:rsid w:val="00365951"/>
    <w:rsid w:val="00366375"/>
    <w:rsid w:val="00367D4F"/>
    <w:rsid w:val="0037107E"/>
    <w:rsid w:val="00377035"/>
    <w:rsid w:val="00382F1E"/>
    <w:rsid w:val="003A0E9B"/>
    <w:rsid w:val="003A2E37"/>
    <w:rsid w:val="003A6BF0"/>
    <w:rsid w:val="003C67B4"/>
    <w:rsid w:val="00404656"/>
    <w:rsid w:val="00446AB5"/>
    <w:rsid w:val="00456F82"/>
    <w:rsid w:val="00464F23"/>
    <w:rsid w:val="004673E5"/>
    <w:rsid w:val="004758E3"/>
    <w:rsid w:val="004766B9"/>
    <w:rsid w:val="004A2FA4"/>
    <w:rsid w:val="004A5A44"/>
    <w:rsid w:val="004B3CC9"/>
    <w:rsid w:val="004F4540"/>
    <w:rsid w:val="004F4BE3"/>
    <w:rsid w:val="004F6EF2"/>
    <w:rsid w:val="005113E7"/>
    <w:rsid w:val="005114B3"/>
    <w:rsid w:val="00524825"/>
    <w:rsid w:val="00531FE3"/>
    <w:rsid w:val="00535DB3"/>
    <w:rsid w:val="0053643B"/>
    <w:rsid w:val="00545E3E"/>
    <w:rsid w:val="00546BC5"/>
    <w:rsid w:val="005511BF"/>
    <w:rsid w:val="00573AD9"/>
    <w:rsid w:val="00576BD1"/>
    <w:rsid w:val="005930CC"/>
    <w:rsid w:val="005A49B3"/>
    <w:rsid w:val="005A4F3F"/>
    <w:rsid w:val="005E00D6"/>
    <w:rsid w:val="005E3D4A"/>
    <w:rsid w:val="005E72E0"/>
    <w:rsid w:val="005F04BD"/>
    <w:rsid w:val="005F50E2"/>
    <w:rsid w:val="0060015B"/>
    <w:rsid w:val="006066EB"/>
    <w:rsid w:val="00606E76"/>
    <w:rsid w:val="00610C0B"/>
    <w:rsid w:val="00613C2F"/>
    <w:rsid w:val="00635DA4"/>
    <w:rsid w:val="00635EDC"/>
    <w:rsid w:val="00652060"/>
    <w:rsid w:val="00656331"/>
    <w:rsid w:val="0067053F"/>
    <w:rsid w:val="00677F73"/>
    <w:rsid w:val="006A0E23"/>
    <w:rsid w:val="006B3C0E"/>
    <w:rsid w:val="006B4117"/>
    <w:rsid w:val="006B73DA"/>
    <w:rsid w:val="006C2B55"/>
    <w:rsid w:val="006F1AF0"/>
    <w:rsid w:val="0070520E"/>
    <w:rsid w:val="00724D3C"/>
    <w:rsid w:val="007543BF"/>
    <w:rsid w:val="007656DC"/>
    <w:rsid w:val="007749B1"/>
    <w:rsid w:val="00777CFF"/>
    <w:rsid w:val="00780B4F"/>
    <w:rsid w:val="00785FDD"/>
    <w:rsid w:val="007A2BD5"/>
    <w:rsid w:val="007A6B9A"/>
    <w:rsid w:val="007B7507"/>
    <w:rsid w:val="007C0D82"/>
    <w:rsid w:val="007D3D27"/>
    <w:rsid w:val="007D4DC0"/>
    <w:rsid w:val="007E0BF9"/>
    <w:rsid w:val="007F19F6"/>
    <w:rsid w:val="00801386"/>
    <w:rsid w:val="00803ACD"/>
    <w:rsid w:val="00803FDC"/>
    <w:rsid w:val="008219C2"/>
    <w:rsid w:val="00823650"/>
    <w:rsid w:val="0084417C"/>
    <w:rsid w:val="00876B81"/>
    <w:rsid w:val="008A3046"/>
    <w:rsid w:val="008A7279"/>
    <w:rsid w:val="008C0B4A"/>
    <w:rsid w:val="008C3255"/>
    <w:rsid w:val="008C40D4"/>
    <w:rsid w:val="008E0333"/>
    <w:rsid w:val="008F6F88"/>
    <w:rsid w:val="00922085"/>
    <w:rsid w:val="0092463C"/>
    <w:rsid w:val="00927EC5"/>
    <w:rsid w:val="0093085E"/>
    <w:rsid w:val="00934451"/>
    <w:rsid w:val="00944C40"/>
    <w:rsid w:val="009451E8"/>
    <w:rsid w:val="00951AAD"/>
    <w:rsid w:val="009615C1"/>
    <w:rsid w:val="00961771"/>
    <w:rsid w:val="009634D1"/>
    <w:rsid w:val="00985436"/>
    <w:rsid w:val="009A0ED7"/>
    <w:rsid w:val="009A4997"/>
    <w:rsid w:val="009B6EB6"/>
    <w:rsid w:val="009C751B"/>
    <w:rsid w:val="009C771E"/>
    <w:rsid w:val="009D01E0"/>
    <w:rsid w:val="009D3001"/>
    <w:rsid w:val="009E1650"/>
    <w:rsid w:val="009E7085"/>
    <w:rsid w:val="009F1888"/>
    <w:rsid w:val="009F4CA5"/>
    <w:rsid w:val="009F5B61"/>
    <w:rsid w:val="00A03DC4"/>
    <w:rsid w:val="00A14ACF"/>
    <w:rsid w:val="00A23649"/>
    <w:rsid w:val="00A3134F"/>
    <w:rsid w:val="00A428B0"/>
    <w:rsid w:val="00A4700E"/>
    <w:rsid w:val="00A50A96"/>
    <w:rsid w:val="00A51B0C"/>
    <w:rsid w:val="00A51DE1"/>
    <w:rsid w:val="00A61904"/>
    <w:rsid w:val="00A63A81"/>
    <w:rsid w:val="00A662B0"/>
    <w:rsid w:val="00A74618"/>
    <w:rsid w:val="00A82DC1"/>
    <w:rsid w:val="00A90F8F"/>
    <w:rsid w:val="00A95E8E"/>
    <w:rsid w:val="00AB73A5"/>
    <w:rsid w:val="00AC22D6"/>
    <w:rsid w:val="00AC6242"/>
    <w:rsid w:val="00AD0846"/>
    <w:rsid w:val="00AD5264"/>
    <w:rsid w:val="00AD6DDD"/>
    <w:rsid w:val="00AD7082"/>
    <w:rsid w:val="00AE0174"/>
    <w:rsid w:val="00AE4E66"/>
    <w:rsid w:val="00AE6141"/>
    <w:rsid w:val="00AF01F7"/>
    <w:rsid w:val="00AF0A9B"/>
    <w:rsid w:val="00AF1220"/>
    <w:rsid w:val="00B03992"/>
    <w:rsid w:val="00B060FA"/>
    <w:rsid w:val="00B12E7B"/>
    <w:rsid w:val="00B12F31"/>
    <w:rsid w:val="00B2242A"/>
    <w:rsid w:val="00B27152"/>
    <w:rsid w:val="00B34622"/>
    <w:rsid w:val="00B36442"/>
    <w:rsid w:val="00B4113D"/>
    <w:rsid w:val="00B54889"/>
    <w:rsid w:val="00B632A1"/>
    <w:rsid w:val="00B755FB"/>
    <w:rsid w:val="00B775A1"/>
    <w:rsid w:val="00B83196"/>
    <w:rsid w:val="00B835B6"/>
    <w:rsid w:val="00BA3B8E"/>
    <w:rsid w:val="00BA764D"/>
    <w:rsid w:val="00BB0B75"/>
    <w:rsid w:val="00BB2D46"/>
    <w:rsid w:val="00BB7B9A"/>
    <w:rsid w:val="00BC133F"/>
    <w:rsid w:val="00BC4282"/>
    <w:rsid w:val="00BC5D48"/>
    <w:rsid w:val="00BE07FB"/>
    <w:rsid w:val="00C01179"/>
    <w:rsid w:val="00C0605C"/>
    <w:rsid w:val="00C11BAA"/>
    <w:rsid w:val="00C24556"/>
    <w:rsid w:val="00C2586C"/>
    <w:rsid w:val="00C324E4"/>
    <w:rsid w:val="00C325B4"/>
    <w:rsid w:val="00C4242D"/>
    <w:rsid w:val="00C46875"/>
    <w:rsid w:val="00C56A78"/>
    <w:rsid w:val="00C62913"/>
    <w:rsid w:val="00C803F4"/>
    <w:rsid w:val="00C84508"/>
    <w:rsid w:val="00C90FC5"/>
    <w:rsid w:val="00C94AC6"/>
    <w:rsid w:val="00C975FC"/>
    <w:rsid w:val="00CA21F6"/>
    <w:rsid w:val="00CB0CCA"/>
    <w:rsid w:val="00CD5BB0"/>
    <w:rsid w:val="00CF28A7"/>
    <w:rsid w:val="00CF3F66"/>
    <w:rsid w:val="00D01929"/>
    <w:rsid w:val="00D072C4"/>
    <w:rsid w:val="00D26770"/>
    <w:rsid w:val="00D30F3B"/>
    <w:rsid w:val="00D37CBC"/>
    <w:rsid w:val="00D42F9C"/>
    <w:rsid w:val="00D43B06"/>
    <w:rsid w:val="00D5095E"/>
    <w:rsid w:val="00D61985"/>
    <w:rsid w:val="00D71B83"/>
    <w:rsid w:val="00D71F89"/>
    <w:rsid w:val="00D7240D"/>
    <w:rsid w:val="00D9436A"/>
    <w:rsid w:val="00DB0ABA"/>
    <w:rsid w:val="00DB193E"/>
    <w:rsid w:val="00DC0658"/>
    <w:rsid w:val="00DC7D54"/>
    <w:rsid w:val="00DD47BD"/>
    <w:rsid w:val="00DE0DA3"/>
    <w:rsid w:val="00DE29B3"/>
    <w:rsid w:val="00DE3A08"/>
    <w:rsid w:val="00DF0E59"/>
    <w:rsid w:val="00E004C4"/>
    <w:rsid w:val="00E0170C"/>
    <w:rsid w:val="00E0303C"/>
    <w:rsid w:val="00E062EA"/>
    <w:rsid w:val="00E11E02"/>
    <w:rsid w:val="00E30B28"/>
    <w:rsid w:val="00E34F65"/>
    <w:rsid w:val="00E570AA"/>
    <w:rsid w:val="00E67E2D"/>
    <w:rsid w:val="00E70F9E"/>
    <w:rsid w:val="00E739F7"/>
    <w:rsid w:val="00E96720"/>
    <w:rsid w:val="00EA3505"/>
    <w:rsid w:val="00ED3464"/>
    <w:rsid w:val="00EE0021"/>
    <w:rsid w:val="00EF1C46"/>
    <w:rsid w:val="00EF53DE"/>
    <w:rsid w:val="00EF7FF4"/>
    <w:rsid w:val="00F02737"/>
    <w:rsid w:val="00F051CF"/>
    <w:rsid w:val="00F1036C"/>
    <w:rsid w:val="00F20911"/>
    <w:rsid w:val="00F2427F"/>
    <w:rsid w:val="00F308A9"/>
    <w:rsid w:val="00F308BF"/>
    <w:rsid w:val="00F410DA"/>
    <w:rsid w:val="00F4400A"/>
    <w:rsid w:val="00F5075C"/>
    <w:rsid w:val="00F52587"/>
    <w:rsid w:val="00F52CA0"/>
    <w:rsid w:val="00F64CF5"/>
    <w:rsid w:val="00F77C43"/>
    <w:rsid w:val="00F94FF6"/>
    <w:rsid w:val="00F963DA"/>
    <w:rsid w:val="00FA3CD4"/>
    <w:rsid w:val="00FB31B5"/>
    <w:rsid w:val="00FB7D4F"/>
    <w:rsid w:val="00FC60A4"/>
    <w:rsid w:val="00FD3B8F"/>
    <w:rsid w:val="00FD7EE9"/>
    <w:rsid w:val="00FF5848"/>
    <w:rsid w:val="019F6C38"/>
    <w:rsid w:val="01B146F7"/>
    <w:rsid w:val="01D35BB9"/>
    <w:rsid w:val="02415FF1"/>
    <w:rsid w:val="02AE2657"/>
    <w:rsid w:val="043F3693"/>
    <w:rsid w:val="049D0150"/>
    <w:rsid w:val="04B7FBE3"/>
    <w:rsid w:val="04E7AE57"/>
    <w:rsid w:val="05123DAF"/>
    <w:rsid w:val="0562E8C1"/>
    <w:rsid w:val="0576E622"/>
    <w:rsid w:val="07DC8F98"/>
    <w:rsid w:val="07E3E4AB"/>
    <w:rsid w:val="07F04113"/>
    <w:rsid w:val="084743F6"/>
    <w:rsid w:val="0896DD96"/>
    <w:rsid w:val="08E4A14F"/>
    <w:rsid w:val="09707273"/>
    <w:rsid w:val="097D98DC"/>
    <w:rsid w:val="0996BF23"/>
    <w:rsid w:val="09C86BD7"/>
    <w:rsid w:val="0A05ED66"/>
    <w:rsid w:val="0A3E12C6"/>
    <w:rsid w:val="0A6D0F37"/>
    <w:rsid w:val="0A96D08A"/>
    <w:rsid w:val="0AF6F839"/>
    <w:rsid w:val="0B04331E"/>
    <w:rsid w:val="0B1E611A"/>
    <w:rsid w:val="0B6B7299"/>
    <w:rsid w:val="0B70BEBE"/>
    <w:rsid w:val="0BAA07C2"/>
    <w:rsid w:val="0BCCA236"/>
    <w:rsid w:val="0BDEBEAD"/>
    <w:rsid w:val="0C0F25FE"/>
    <w:rsid w:val="0C44A40C"/>
    <w:rsid w:val="0CB08A15"/>
    <w:rsid w:val="0CFE7C38"/>
    <w:rsid w:val="0D2E4940"/>
    <w:rsid w:val="0D72C7BC"/>
    <w:rsid w:val="0DDE223F"/>
    <w:rsid w:val="0DFE61A3"/>
    <w:rsid w:val="0E6D1A6F"/>
    <w:rsid w:val="0E887449"/>
    <w:rsid w:val="0EAA931E"/>
    <w:rsid w:val="0F0BD278"/>
    <w:rsid w:val="0F7EBEDD"/>
    <w:rsid w:val="10437A08"/>
    <w:rsid w:val="10D488F1"/>
    <w:rsid w:val="10F7D138"/>
    <w:rsid w:val="11306746"/>
    <w:rsid w:val="1190565C"/>
    <w:rsid w:val="11CB31F6"/>
    <w:rsid w:val="122C9636"/>
    <w:rsid w:val="1276E55A"/>
    <w:rsid w:val="12C709A3"/>
    <w:rsid w:val="12D273C5"/>
    <w:rsid w:val="12FC9AA7"/>
    <w:rsid w:val="1324975D"/>
    <w:rsid w:val="13630A3E"/>
    <w:rsid w:val="1363C421"/>
    <w:rsid w:val="147B9EF8"/>
    <w:rsid w:val="14B2A38A"/>
    <w:rsid w:val="14C446CB"/>
    <w:rsid w:val="14CD1939"/>
    <w:rsid w:val="14F1980B"/>
    <w:rsid w:val="1531B161"/>
    <w:rsid w:val="15B6507D"/>
    <w:rsid w:val="15B9395E"/>
    <w:rsid w:val="160C4B99"/>
    <w:rsid w:val="16262894"/>
    <w:rsid w:val="1652217B"/>
    <w:rsid w:val="16ABF2E0"/>
    <w:rsid w:val="16ACFB6E"/>
    <w:rsid w:val="16E865E0"/>
    <w:rsid w:val="1713FD46"/>
    <w:rsid w:val="175CCF7C"/>
    <w:rsid w:val="17F7ED16"/>
    <w:rsid w:val="18543EF0"/>
    <w:rsid w:val="1873C551"/>
    <w:rsid w:val="18BDC764"/>
    <w:rsid w:val="18FF3CBA"/>
    <w:rsid w:val="1911C9CF"/>
    <w:rsid w:val="1928D63A"/>
    <w:rsid w:val="198DEBA9"/>
    <w:rsid w:val="1A5D7532"/>
    <w:rsid w:val="1A737319"/>
    <w:rsid w:val="1AB028F5"/>
    <w:rsid w:val="1B6DBA2B"/>
    <w:rsid w:val="1C8C3686"/>
    <w:rsid w:val="1C96900E"/>
    <w:rsid w:val="1C9D36AA"/>
    <w:rsid w:val="1CC1C115"/>
    <w:rsid w:val="1CFBA444"/>
    <w:rsid w:val="1DB1F9F2"/>
    <w:rsid w:val="1E241E7A"/>
    <w:rsid w:val="1E4FF9C9"/>
    <w:rsid w:val="1EC0CCB7"/>
    <w:rsid w:val="1F365421"/>
    <w:rsid w:val="1FA1B17D"/>
    <w:rsid w:val="1FB312E1"/>
    <w:rsid w:val="1FC0FBCC"/>
    <w:rsid w:val="1FC60C54"/>
    <w:rsid w:val="202A2252"/>
    <w:rsid w:val="20CF12E0"/>
    <w:rsid w:val="20D7575F"/>
    <w:rsid w:val="210F913E"/>
    <w:rsid w:val="21E4E935"/>
    <w:rsid w:val="21F4C22E"/>
    <w:rsid w:val="222D246B"/>
    <w:rsid w:val="22C98649"/>
    <w:rsid w:val="236005AB"/>
    <w:rsid w:val="23AB5938"/>
    <w:rsid w:val="23FE63D0"/>
    <w:rsid w:val="2400378F"/>
    <w:rsid w:val="242326A5"/>
    <w:rsid w:val="24FBD60C"/>
    <w:rsid w:val="256528C2"/>
    <w:rsid w:val="263B72D8"/>
    <w:rsid w:val="26B06CD2"/>
    <w:rsid w:val="26FCFB9B"/>
    <w:rsid w:val="27525DDA"/>
    <w:rsid w:val="27854446"/>
    <w:rsid w:val="27B828AD"/>
    <w:rsid w:val="27C26193"/>
    <w:rsid w:val="2800E9E7"/>
    <w:rsid w:val="28A3068D"/>
    <w:rsid w:val="297C5292"/>
    <w:rsid w:val="2A6619C6"/>
    <w:rsid w:val="2A68311E"/>
    <w:rsid w:val="2AEB890C"/>
    <w:rsid w:val="2B6364FE"/>
    <w:rsid w:val="2C11DA4A"/>
    <w:rsid w:val="2CA560C8"/>
    <w:rsid w:val="2CD459C2"/>
    <w:rsid w:val="2D279BDC"/>
    <w:rsid w:val="2D74A386"/>
    <w:rsid w:val="2DEC8798"/>
    <w:rsid w:val="2DED57AC"/>
    <w:rsid w:val="2DEF2376"/>
    <w:rsid w:val="2DF0EE8F"/>
    <w:rsid w:val="2E5A0A30"/>
    <w:rsid w:val="2EAA43E0"/>
    <w:rsid w:val="2F52B346"/>
    <w:rsid w:val="2FDFC887"/>
    <w:rsid w:val="3063366C"/>
    <w:rsid w:val="30733586"/>
    <w:rsid w:val="30874EE9"/>
    <w:rsid w:val="31DF160A"/>
    <w:rsid w:val="31F44834"/>
    <w:rsid w:val="32C65FEF"/>
    <w:rsid w:val="32DE6DBD"/>
    <w:rsid w:val="32E3BA4C"/>
    <w:rsid w:val="335EAC85"/>
    <w:rsid w:val="3385A289"/>
    <w:rsid w:val="33C538C7"/>
    <w:rsid w:val="340DA472"/>
    <w:rsid w:val="34B08C14"/>
    <w:rsid w:val="34EF6A19"/>
    <w:rsid w:val="3514608C"/>
    <w:rsid w:val="351EB444"/>
    <w:rsid w:val="3532ADC1"/>
    <w:rsid w:val="361D6677"/>
    <w:rsid w:val="3632D75E"/>
    <w:rsid w:val="36465EEB"/>
    <w:rsid w:val="3666376C"/>
    <w:rsid w:val="36BABD0B"/>
    <w:rsid w:val="37872986"/>
    <w:rsid w:val="3841825E"/>
    <w:rsid w:val="38499A98"/>
    <w:rsid w:val="391E6CAB"/>
    <w:rsid w:val="397B8E00"/>
    <w:rsid w:val="39DBBBB0"/>
    <w:rsid w:val="3A4B6A01"/>
    <w:rsid w:val="3A8DE7D8"/>
    <w:rsid w:val="3A9AC316"/>
    <w:rsid w:val="3AC79B8B"/>
    <w:rsid w:val="3B427FFC"/>
    <w:rsid w:val="3B55DA61"/>
    <w:rsid w:val="3B688C10"/>
    <w:rsid w:val="3B73A99A"/>
    <w:rsid w:val="3B8928E0"/>
    <w:rsid w:val="3B92F3E4"/>
    <w:rsid w:val="3C2E352B"/>
    <w:rsid w:val="3C422B79"/>
    <w:rsid w:val="3C65C397"/>
    <w:rsid w:val="3CB8BAF5"/>
    <w:rsid w:val="3D1B7EAC"/>
    <w:rsid w:val="3D280C28"/>
    <w:rsid w:val="3D2E2D6C"/>
    <w:rsid w:val="3DA41691"/>
    <w:rsid w:val="3E0FB9A0"/>
    <w:rsid w:val="3E1A0F99"/>
    <w:rsid w:val="3E8D68DF"/>
    <w:rsid w:val="3E9294C1"/>
    <w:rsid w:val="3EA818C2"/>
    <w:rsid w:val="3EB8DC1C"/>
    <w:rsid w:val="3F15FDB2"/>
    <w:rsid w:val="3F845A0A"/>
    <w:rsid w:val="406C716D"/>
    <w:rsid w:val="417A0169"/>
    <w:rsid w:val="41D74BD3"/>
    <w:rsid w:val="4246286E"/>
    <w:rsid w:val="428DE629"/>
    <w:rsid w:val="42DA9088"/>
    <w:rsid w:val="42F28AA8"/>
    <w:rsid w:val="433F9A87"/>
    <w:rsid w:val="43A02259"/>
    <w:rsid w:val="43FB08D6"/>
    <w:rsid w:val="44387067"/>
    <w:rsid w:val="44849ADD"/>
    <w:rsid w:val="44A0C41D"/>
    <w:rsid w:val="44B4BD05"/>
    <w:rsid w:val="44B9F26D"/>
    <w:rsid w:val="453796B4"/>
    <w:rsid w:val="453DDBF4"/>
    <w:rsid w:val="4548D18B"/>
    <w:rsid w:val="461DF6B0"/>
    <w:rsid w:val="464AE98A"/>
    <w:rsid w:val="46762C87"/>
    <w:rsid w:val="4710AF2B"/>
    <w:rsid w:val="473FF1AA"/>
    <w:rsid w:val="474CDB86"/>
    <w:rsid w:val="47C8D2A5"/>
    <w:rsid w:val="47D864DF"/>
    <w:rsid w:val="47FF7EFD"/>
    <w:rsid w:val="481C2CDE"/>
    <w:rsid w:val="491CB6BF"/>
    <w:rsid w:val="493F60EC"/>
    <w:rsid w:val="4942467E"/>
    <w:rsid w:val="494303B0"/>
    <w:rsid w:val="498806BB"/>
    <w:rsid w:val="49906507"/>
    <w:rsid w:val="49DBD51F"/>
    <w:rsid w:val="4A5ADB38"/>
    <w:rsid w:val="4AC99FD7"/>
    <w:rsid w:val="4B46A55D"/>
    <w:rsid w:val="4BCCB990"/>
    <w:rsid w:val="4BF6AB99"/>
    <w:rsid w:val="4CDE2CAF"/>
    <w:rsid w:val="4D21F4AE"/>
    <w:rsid w:val="4D56A181"/>
    <w:rsid w:val="4E0DE5DB"/>
    <w:rsid w:val="4E299E0B"/>
    <w:rsid w:val="4E31475A"/>
    <w:rsid w:val="4E72B07B"/>
    <w:rsid w:val="4F5C247E"/>
    <w:rsid w:val="4F76ACBB"/>
    <w:rsid w:val="50AE850C"/>
    <w:rsid w:val="50B12DE4"/>
    <w:rsid w:val="51C15D98"/>
    <w:rsid w:val="51F2A3E9"/>
    <w:rsid w:val="525072F2"/>
    <w:rsid w:val="5255AD16"/>
    <w:rsid w:val="525B2AFD"/>
    <w:rsid w:val="5262E3A1"/>
    <w:rsid w:val="526DDAA3"/>
    <w:rsid w:val="52BB8866"/>
    <w:rsid w:val="52CCCFD7"/>
    <w:rsid w:val="539A34E5"/>
    <w:rsid w:val="53F736A2"/>
    <w:rsid w:val="55385F2C"/>
    <w:rsid w:val="55BBCD2B"/>
    <w:rsid w:val="561CCEAD"/>
    <w:rsid w:val="5637CDDF"/>
    <w:rsid w:val="56635C5A"/>
    <w:rsid w:val="566D9C2D"/>
    <w:rsid w:val="567B2394"/>
    <w:rsid w:val="5693093E"/>
    <w:rsid w:val="56D376AB"/>
    <w:rsid w:val="573D32DB"/>
    <w:rsid w:val="577EEB58"/>
    <w:rsid w:val="57B4E5A9"/>
    <w:rsid w:val="581FC661"/>
    <w:rsid w:val="583D8F3F"/>
    <w:rsid w:val="58742069"/>
    <w:rsid w:val="588EFBFB"/>
    <w:rsid w:val="58B05CDA"/>
    <w:rsid w:val="58DD1C27"/>
    <w:rsid w:val="58F87050"/>
    <w:rsid w:val="5A3BDCFD"/>
    <w:rsid w:val="5A5D061A"/>
    <w:rsid w:val="5A6C3B50"/>
    <w:rsid w:val="5ABF20F2"/>
    <w:rsid w:val="5AE907EC"/>
    <w:rsid w:val="5B0DE4D5"/>
    <w:rsid w:val="5B5C0A2E"/>
    <w:rsid w:val="5BD93A75"/>
    <w:rsid w:val="5C8CA520"/>
    <w:rsid w:val="5C9D38B5"/>
    <w:rsid w:val="5DA81EA0"/>
    <w:rsid w:val="5DD75877"/>
    <w:rsid w:val="5E04A2BF"/>
    <w:rsid w:val="5E1A3E9C"/>
    <w:rsid w:val="5F9DFC7D"/>
    <w:rsid w:val="5FBA97CC"/>
    <w:rsid w:val="5FE07231"/>
    <w:rsid w:val="603917CF"/>
    <w:rsid w:val="60A9B08D"/>
    <w:rsid w:val="60C4B4C9"/>
    <w:rsid w:val="61340A0A"/>
    <w:rsid w:val="6151F1DF"/>
    <w:rsid w:val="617DD29D"/>
    <w:rsid w:val="620B6C69"/>
    <w:rsid w:val="6236AD6F"/>
    <w:rsid w:val="6244CE3C"/>
    <w:rsid w:val="625130DF"/>
    <w:rsid w:val="625ECAAE"/>
    <w:rsid w:val="62E7CF9E"/>
    <w:rsid w:val="62EDF6CF"/>
    <w:rsid w:val="6306D81C"/>
    <w:rsid w:val="636EBFFC"/>
    <w:rsid w:val="6375F05A"/>
    <w:rsid w:val="639DB521"/>
    <w:rsid w:val="63EA2903"/>
    <w:rsid w:val="641DAF23"/>
    <w:rsid w:val="64B1BC15"/>
    <w:rsid w:val="64C0012E"/>
    <w:rsid w:val="65F57062"/>
    <w:rsid w:val="663C366E"/>
    <w:rsid w:val="665FEC78"/>
    <w:rsid w:val="66680AF5"/>
    <w:rsid w:val="66F7790C"/>
    <w:rsid w:val="676E6FF9"/>
    <w:rsid w:val="6773D48E"/>
    <w:rsid w:val="67B6689B"/>
    <w:rsid w:val="67D62FE7"/>
    <w:rsid w:val="67E46901"/>
    <w:rsid w:val="67ECD446"/>
    <w:rsid w:val="681A2C96"/>
    <w:rsid w:val="68B0432E"/>
    <w:rsid w:val="6A02C6C2"/>
    <w:rsid w:val="6A07FE77"/>
    <w:rsid w:val="6A3FCDEA"/>
    <w:rsid w:val="6A4EB11E"/>
    <w:rsid w:val="6B0A5E73"/>
    <w:rsid w:val="6B269792"/>
    <w:rsid w:val="6B5EA924"/>
    <w:rsid w:val="6BF58E34"/>
    <w:rsid w:val="6C83572E"/>
    <w:rsid w:val="6CE70A09"/>
    <w:rsid w:val="6DD3FC6C"/>
    <w:rsid w:val="6DD71EF7"/>
    <w:rsid w:val="6DDCCD2F"/>
    <w:rsid w:val="6E0471EC"/>
    <w:rsid w:val="6E1BF82E"/>
    <w:rsid w:val="6E214416"/>
    <w:rsid w:val="6EC0F86D"/>
    <w:rsid w:val="6EE60775"/>
    <w:rsid w:val="6EF5D0B6"/>
    <w:rsid w:val="6EF6EB7D"/>
    <w:rsid w:val="6F242559"/>
    <w:rsid w:val="6F3BB079"/>
    <w:rsid w:val="6F3DE2E0"/>
    <w:rsid w:val="6F43F0C6"/>
    <w:rsid w:val="6F5C1B4F"/>
    <w:rsid w:val="6FAC7757"/>
    <w:rsid w:val="6FCC94BF"/>
    <w:rsid w:val="702052FC"/>
    <w:rsid w:val="708F112F"/>
    <w:rsid w:val="70DC3B47"/>
    <w:rsid w:val="70FBAA85"/>
    <w:rsid w:val="7161C492"/>
    <w:rsid w:val="718EEEC4"/>
    <w:rsid w:val="71989ED6"/>
    <w:rsid w:val="71E14D64"/>
    <w:rsid w:val="725BC61B"/>
    <w:rsid w:val="72A69401"/>
    <w:rsid w:val="732C2FC1"/>
    <w:rsid w:val="738FDB90"/>
    <w:rsid w:val="74352931"/>
    <w:rsid w:val="7468E551"/>
    <w:rsid w:val="7498185C"/>
    <w:rsid w:val="74E23585"/>
    <w:rsid w:val="7507771F"/>
    <w:rsid w:val="751225D9"/>
    <w:rsid w:val="7517170D"/>
    <w:rsid w:val="7541873E"/>
    <w:rsid w:val="759C758F"/>
    <w:rsid w:val="759F3225"/>
    <w:rsid w:val="75FF6E06"/>
    <w:rsid w:val="763839EC"/>
    <w:rsid w:val="76CAF1CF"/>
    <w:rsid w:val="772C68A6"/>
    <w:rsid w:val="77530FA3"/>
    <w:rsid w:val="775F817F"/>
    <w:rsid w:val="77881E1B"/>
    <w:rsid w:val="78343508"/>
    <w:rsid w:val="7A28E3C3"/>
    <w:rsid w:val="7A5D7DA3"/>
    <w:rsid w:val="7A6BC26F"/>
    <w:rsid w:val="7AF48701"/>
    <w:rsid w:val="7B1AAA50"/>
    <w:rsid w:val="7BD0AE7E"/>
    <w:rsid w:val="7C0A95E7"/>
    <w:rsid w:val="7C7C8662"/>
    <w:rsid w:val="7C7F7231"/>
    <w:rsid w:val="7CE5EE56"/>
    <w:rsid w:val="7CECD70C"/>
    <w:rsid w:val="7D07A62B"/>
    <w:rsid w:val="7D39FCD8"/>
    <w:rsid w:val="7DAFB399"/>
    <w:rsid w:val="7DB3390F"/>
    <w:rsid w:val="7E82F067"/>
    <w:rsid w:val="7EAB02C8"/>
    <w:rsid w:val="7EBC9EE9"/>
    <w:rsid w:val="7F1E522E"/>
    <w:rsid w:val="7F365F55"/>
    <w:rsid w:val="7FB7583C"/>
    <w:rsid w:val="7FC277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E1938F3"/>
  <w15:chartTrackingRefBased/>
  <w15:docId w15:val="{1F7CFD77-454A-4C53-AB97-441EF2432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hAnsiTheme="majorHAnsi" w:eastAsiaTheme="majorEastAsia"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semiHidden="1" w:unhideWhenUsed="1"/>
    <w:lsdException w:name="Body Text Indent 3" w:semiHidden="1" w:unhideWhenUsed="1"/>
    <w:lsdException w:name="Block Text" w:uiPriority="0"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uiPriority="0"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A23F7"/>
  </w:style>
  <w:style w:type="paragraph" w:styleId="Heading1">
    <w:name w:val="heading 1"/>
    <w:basedOn w:val="Normal"/>
    <w:next w:val="Normal"/>
    <w:link w:val="Heading1Char"/>
    <w:uiPriority w:val="9"/>
    <w:qFormat/>
    <w:rsid w:val="00366375"/>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366375"/>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366375"/>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366375"/>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366375"/>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366375"/>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unhideWhenUsed/>
    <w:qFormat/>
    <w:rsid w:val="00366375"/>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unhideWhenUsed/>
    <w:qFormat/>
    <w:rsid w:val="00366375"/>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366375"/>
    <w:pPr>
      <w:spacing w:after="0" w:line="271" w:lineRule="auto"/>
      <w:outlineLvl w:val="8"/>
    </w:pPr>
    <w:rPr>
      <w:b/>
      <w:bCs/>
      <w:i/>
      <w:iCs/>
      <w:color w:val="7F7F7F" w:themeColor="text1" w:themeTint="80"/>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635DA4"/>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635DA4"/>
    <w:rPr>
      <w:rFonts w:ascii="Segoe UI" w:hAnsi="Segoe UI" w:cs="Segoe UI"/>
      <w:sz w:val="18"/>
      <w:szCs w:val="18"/>
    </w:rPr>
  </w:style>
  <w:style w:type="character" w:styleId="Heading1Char" w:customStyle="1">
    <w:name w:val="Heading 1 Char"/>
    <w:basedOn w:val="DefaultParagraphFont"/>
    <w:link w:val="Heading1"/>
    <w:uiPriority w:val="9"/>
    <w:rsid w:val="00366375"/>
    <w:rPr>
      <w:smallCaps/>
      <w:spacing w:val="5"/>
      <w:sz w:val="36"/>
      <w:szCs w:val="36"/>
    </w:rPr>
  </w:style>
  <w:style w:type="character" w:styleId="Heading2Char" w:customStyle="1">
    <w:name w:val="Heading 2 Char"/>
    <w:basedOn w:val="DefaultParagraphFont"/>
    <w:link w:val="Heading2"/>
    <w:uiPriority w:val="9"/>
    <w:rsid w:val="00366375"/>
    <w:rPr>
      <w:smallCaps/>
      <w:sz w:val="28"/>
      <w:szCs w:val="28"/>
    </w:rPr>
  </w:style>
  <w:style w:type="character" w:styleId="Heading3Char" w:customStyle="1">
    <w:name w:val="Heading 3 Char"/>
    <w:basedOn w:val="DefaultParagraphFont"/>
    <w:link w:val="Heading3"/>
    <w:uiPriority w:val="9"/>
    <w:rsid w:val="00366375"/>
    <w:rPr>
      <w:i/>
      <w:iCs/>
      <w:smallCaps/>
      <w:spacing w:val="5"/>
      <w:sz w:val="26"/>
      <w:szCs w:val="26"/>
    </w:rPr>
  </w:style>
  <w:style w:type="character" w:styleId="Heading4Char" w:customStyle="1">
    <w:name w:val="Heading 4 Char"/>
    <w:basedOn w:val="DefaultParagraphFont"/>
    <w:link w:val="Heading4"/>
    <w:uiPriority w:val="9"/>
    <w:rsid w:val="00366375"/>
    <w:rPr>
      <w:b/>
      <w:bCs/>
      <w:spacing w:val="5"/>
      <w:sz w:val="24"/>
      <w:szCs w:val="24"/>
    </w:rPr>
  </w:style>
  <w:style w:type="character" w:styleId="Heading5Char" w:customStyle="1">
    <w:name w:val="Heading 5 Char"/>
    <w:basedOn w:val="DefaultParagraphFont"/>
    <w:link w:val="Heading5"/>
    <w:uiPriority w:val="9"/>
    <w:rsid w:val="00366375"/>
    <w:rPr>
      <w:i/>
      <w:iCs/>
      <w:sz w:val="24"/>
      <w:szCs w:val="24"/>
    </w:rPr>
  </w:style>
  <w:style w:type="character" w:styleId="Heading6Char" w:customStyle="1">
    <w:name w:val="Heading 6 Char"/>
    <w:basedOn w:val="DefaultParagraphFont"/>
    <w:link w:val="Heading6"/>
    <w:uiPriority w:val="9"/>
    <w:rsid w:val="00366375"/>
    <w:rPr>
      <w:b/>
      <w:bCs/>
      <w:color w:val="595959" w:themeColor="text1" w:themeTint="A6"/>
      <w:spacing w:val="5"/>
      <w:shd w:val="clear" w:color="auto" w:fill="FFFFFF" w:themeFill="background1"/>
    </w:rPr>
  </w:style>
  <w:style w:type="character" w:styleId="Heading7Char" w:customStyle="1">
    <w:name w:val="Heading 7 Char"/>
    <w:basedOn w:val="DefaultParagraphFont"/>
    <w:link w:val="Heading7"/>
    <w:uiPriority w:val="9"/>
    <w:rsid w:val="00366375"/>
    <w:rPr>
      <w:b/>
      <w:bCs/>
      <w:i/>
      <w:iCs/>
      <w:color w:val="5A5A5A" w:themeColor="text1" w:themeTint="A5"/>
      <w:sz w:val="20"/>
      <w:szCs w:val="20"/>
    </w:rPr>
  </w:style>
  <w:style w:type="character" w:styleId="Heading8Char" w:customStyle="1">
    <w:name w:val="Heading 8 Char"/>
    <w:basedOn w:val="DefaultParagraphFont"/>
    <w:link w:val="Heading8"/>
    <w:uiPriority w:val="9"/>
    <w:rsid w:val="00366375"/>
    <w:rPr>
      <w:b/>
      <w:bCs/>
      <w:color w:val="7F7F7F" w:themeColor="text1" w:themeTint="80"/>
      <w:sz w:val="20"/>
      <w:szCs w:val="20"/>
    </w:rPr>
  </w:style>
  <w:style w:type="character" w:styleId="Heading9Char" w:customStyle="1">
    <w:name w:val="Heading 9 Char"/>
    <w:basedOn w:val="DefaultParagraphFont"/>
    <w:link w:val="Heading9"/>
    <w:uiPriority w:val="9"/>
    <w:rsid w:val="00366375"/>
    <w:rPr>
      <w:b/>
      <w:bCs/>
      <w:i/>
      <w:iCs/>
      <w:color w:val="7F7F7F" w:themeColor="text1" w:themeTint="80"/>
      <w:sz w:val="18"/>
      <w:szCs w:val="18"/>
    </w:rPr>
  </w:style>
  <w:style w:type="paragraph" w:styleId="TOC1">
    <w:name w:val="toc 1"/>
    <w:basedOn w:val="Normal"/>
    <w:next w:val="Normal"/>
    <w:autoRedefine/>
    <w:uiPriority w:val="39"/>
    <w:unhideWhenUsed/>
    <w:rsid w:val="00635DA4"/>
    <w:pPr>
      <w:tabs>
        <w:tab w:val="left" w:pos="605"/>
        <w:tab w:val="right" w:leader="dot" w:pos="9350"/>
      </w:tabs>
      <w:spacing w:before="60" w:after="60" w:line="240" w:lineRule="auto"/>
      <w:jc w:val="both"/>
    </w:pPr>
    <w:rPr>
      <w:rFonts w:ascii="Tahoma" w:hAnsi="Tahoma" w:eastAsia="Times New Roman" w:cs="Times New Roman"/>
      <w:b/>
      <w:bCs/>
      <w:sz w:val="20"/>
      <w:szCs w:val="24"/>
    </w:rPr>
  </w:style>
  <w:style w:type="paragraph" w:styleId="TOC2">
    <w:name w:val="toc 2"/>
    <w:basedOn w:val="Normal"/>
    <w:next w:val="Normal"/>
    <w:autoRedefine/>
    <w:uiPriority w:val="39"/>
    <w:unhideWhenUsed/>
    <w:rsid w:val="00635DA4"/>
    <w:pPr>
      <w:spacing w:before="60" w:after="60" w:line="240" w:lineRule="auto"/>
      <w:ind w:left="101"/>
    </w:pPr>
    <w:rPr>
      <w:rFonts w:ascii="Tahoma" w:hAnsi="Tahoma" w:eastAsia="Times New Roman" w:cs="Times New Roman"/>
      <w:bCs/>
      <w:sz w:val="20"/>
      <w:szCs w:val="20"/>
    </w:rPr>
  </w:style>
  <w:style w:type="paragraph" w:styleId="TOC3">
    <w:name w:val="toc 3"/>
    <w:basedOn w:val="Normal"/>
    <w:next w:val="Normal"/>
    <w:autoRedefine/>
    <w:uiPriority w:val="39"/>
    <w:unhideWhenUsed/>
    <w:rsid w:val="00635DA4"/>
    <w:pPr>
      <w:spacing w:before="60" w:after="60" w:line="240" w:lineRule="auto"/>
      <w:ind w:left="202"/>
    </w:pPr>
    <w:rPr>
      <w:rFonts w:ascii="Tahoma" w:hAnsi="Tahoma" w:eastAsia="Times New Roman" w:cs="Times New Roman"/>
      <w:sz w:val="20"/>
      <w:szCs w:val="20"/>
    </w:rPr>
  </w:style>
  <w:style w:type="paragraph" w:styleId="TableofFigures">
    <w:name w:val="table of figures"/>
    <w:basedOn w:val="Normal"/>
    <w:next w:val="Normal"/>
    <w:uiPriority w:val="99"/>
    <w:unhideWhenUsed/>
    <w:rsid w:val="00635DA4"/>
    <w:pPr>
      <w:spacing w:before="60" w:after="60" w:line="240" w:lineRule="auto"/>
      <w:jc w:val="both"/>
    </w:pPr>
    <w:rPr>
      <w:rFonts w:ascii="Tahoma" w:hAnsi="Tahoma" w:eastAsia="Times New Roman" w:cs="Times New Roman"/>
      <w:sz w:val="20"/>
      <w:szCs w:val="24"/>
    </w:rPr>
  </w:style>
  <w:style w:type="paragraph" w:styleId="TableHead" w:customStyle="1">
    <w:name w:val="TableHead"/>
    <w:basedOn w:val="TableTitle"/>
    <w:rsid w:val="00635DA4"/>
  </w:style>
  <w:style w:type="paragraph" w:styleId="TableTitle" w:customStyle="1">
    <w:name w:val="TableTitle"/>
    <w:basedOn w:val="Normal"/>
    <w:rsid w:val="00635DA4"/>
    <w:p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exact"/>
      <w:jc w:val="center"/>
    </w:pPr>
    <w:rPr>
      <w:rFonts w:ascii="Tahoma" w:hAnsi="Tahoma" w:eastAsia="Times New Roman" w:cs="Times New Roman"/>
      <w:b/>
      <w:sz w:val="20"/>
      <w:szCs w:val="24"/>
    </w:rPr>
  </w:style>
  <w:style w:type="paragraph" w:styleId="regular" w:customStyle="1">
    <w:name w:val="regular"/>
    <w:rsid w:val="00635DA4"/>
    <w:pPr>
      <w:spacing w:after="0" w:line="240" w:lineRule="auto"/>
    </w:pPr>
    <w:rPr>
      <w:rFonts w:ascii="Times New Roman" w:hAnsi="Times New Roman" w:eastAsia="Times New Roman" w:cs="Times New Roman"/>
      <w:noProof/>
      <w:color w:val="000000"/>
      <w:sz w:val="18"/>
      <w:szCs w:val="20"/>
      <w:u w:val="single"/>
    </w:rPr>
  </w:style>
  <w:style w:type="paragraph" w:styleId="approval2" w:customStyle="1">
    <w:name w:val="approval2"/>
    <w:autoRedefine/>
    <w:rsid w:val="00635DA4"/>
    <w:pPr>
      <w:tabs>
        <w:tab w:val="left" w:pos="360"/>
        <w:tab w:val="left" w:pos="3690"/>
        <w:tab w:val="left" w:pos="5040"/>
        <w:tab w:val="left" w:pos="8460"/>
      </w:tabs>
      <w:spacing w:after="0" w:line="240" w:lineRule="auto"/>
    </w:pPr>
    <w:rPr>
      <w:rFonts w:ascii="Times New Roman" w:hAnsi="Times New Roman" w:eastAsia="Times New Roman" w:cs="Times New Roman"/>
      <w:sz w:val="18"/>
      <w:szCs w:val="20"/>
    </w:rPr>
  </w:style>
  <w:style w:type="paragraph" w:styleId="AppHead" w:customStyle="1">
    <w:name w:val="AppHead"/>
    <w:basedOn w:val="Heading1"/>
    <w:next w:val="Normal"/>
    <w:link w:val="AppHeadChar"/>
    <w:autoRedefine/>
    <w:uiPriority w:val="99"/>
    <w:rsid w:val="00635DA4"/>
    <w:pPr>
      <w:numPr>
        <w:numId w:val="7"/>
      </w:numPr>
    </w:pPr>
    <w:rPr>
      <w:rFonts w:cs="Tahoma"/>
      <w:snapToGrid w:val="0"/>
      <w:szCs w:val="24"/>
    </w:rPr>
  </w:style>
  <w:style w:type="character" w:styleId="AppHeadChar" w:customStyle="1">
    <w:name w:val="AppHead Char"/>
    <w:basedOn w:val="Heading1Char"/>
    <w:link w:val="AppHead"/>
    <w:uiPriority w:val="99"/>
    <w:rsid w:val="00635DA4"/>
    <w:rPr>
      <w:rFonts w:ascii="Times New Roman" w:hAnsi="Times New Roman" w:eastAsia="Times New Roman" w:cs="Tahoma"/>
      <w:b w:val="0"/>
      <w:bCs w:val="0"/>
      <w:smallCaps/>
      <w:snapToGrid w:val="0"/>
      <w:spacing w:val="5"/>
      <w:sz w:val="24"/>
      <w:szCs w:val="24"/>
    </w:rPr>
  </w:style>
  <w:style w:type="paragraph" w:styleId="figtitle" w:customStyle="1">
    <w:name w:val="fig title"/>
    <w:next w:val="Normal"/>
    <w:rsid w:val="00635DA4"/>
    <w:pPr>
      <w:spacing w:before="360" w:after="80" w:line="280" w:lineRule="atLeast"/>
      <w:jc w:val="center"/>
    </w:pPr>
    <w:rPr>
      <w:rFonts w:ascii="Times New Roman" w:hAnsi="Times New Roman" w:eastAsia="Times New Roman" w:cs="Times New Roman"/>
      <w:b/>
      <w:color w:val="000000"/>
      <w:szCs w:val="20"/>
    </w:rPr>
  </w:style>
  <w:style w:type="paragraph" w:styleId="BodyText">
    <w:name w:val="Body Text"/>
    <w:link w:val="BodyTextChar"/>
    <w:autoRedefine/>
    <w:uiPriority w:val="99"/>
    <w:rsid w:val="00635DA4"/>
    <w:pPr>
      <w:keepNext/>
      <w:spacing w:after="120" w:line="240" w:lineRule="auto"/>
      <w:jc w:val="both"/>
    </w:pPr>
    <w:rPr>
      <w:rFonts w:ascii="Tahoma" w:hAnsi="Tahoma" w:eastAsia="Times New Roman" w:cs="Times New Roman"/>
      <w:sz w:val="20"/>
      <w:szCs w:val="20"/>
    </w:rPr>
  </w:style>
  <w:style w:type="character" w:styleId="BodyTextChar" w:customStyle="1">
    <w:name w:val="Body Text Char"/>
    <w:basedOn w:val="DefaultParagraphFont"/>
    <w:link w:val="BodyText"/>
    <w:uiPriority w:val="99"/>
    <w:rsid w:val="00635DA4"/>
    <w:rPr>
      <w:rFonts w:ascii="Tahoma" w:hAnsi="Tahoma" w:eastAsia="Times New Roman" w:cs="Times New Roman"/>
      <w:sz w:val="20"/>
      <w:szCs w:val="20"/>
    </w:rPr>
  </w:style>
  <w:style w:type="paragraph" w:styleId="Bullet" w:customStyle="1">
    <w:name w:val="Bullet"/>
    <w:rsid w:val="00635DA4"/>
    <w:pPr>
      <w:tabs>
        <w:tab w:val="num" w:pos="360"/>
      </w:tabs>
      <w:spacing w:after="0" w:line="240" w:lineRule="auto"/>
      <w:ind w:left="360" w:hanging="360"/>
    </w:pPr>
    <w:rPr>
      <w:rFonts w:ascii="Times New Roman" w:hAnsi="Times New Roman" w:eastAsia="Times New Roman" w:cs="Times New Roman"/>
      <w:noProof/>
      <w:szCs w:val="20"/>
    </w:rPr>
  </w:style>
  <w:style w:type="paragraph" w:styleId="DocumentMap">
    <w:name w:val="Document Map"/>
    <w:basedOn w:val="Normal"/>
    <w:link w:val="DocumentMapChar"/>
    <w:semiHidden/>
    <w:rsid w:val="00635DA4"/>
    <w:pPr>
      <w:shd w:val="clear" w:color="auto" w:fill="000080"/>
      <w:spacing w:after="120" w:line="240" w:lineRule="auto"/>
      <w:jc w:val="both"/>
    </w:pPr>
    <w:rPr>
      <w:rFonts w:ascii="Tahoma" w:hAnsi="Tahoma" w:eastAsia="Times New Roman" w:cs="Times New Roman"/>
      <w:sz w:val="20"/>
      <w:szCs w:val="24"/>
    </w:rPr>
  </w:style>
  <w:style w:type="character" w:styleId="DocumentMapChar" w:customStyle="1">
    <w:name w:val="Document Map Char"/>
    <w:basedOn w:val="DefaultParagraphFont"/>
    <w:link w:val="DocumentMap"/>
    <w:semiHidden/>
    <w:rsid w:val="00635DA4"/>
    <w:rPr>
      <w:rFonts w:ascii="Tahoma" w:hAnsi="Tahoma" w:eastAsia="Times New Roman" w:cs="Times New Roman"/>
      <w:sz w:val="20"/>
      <w:szCs w:val="24"/>
      <w:shd w:val="clear" w:color="auto" w:fill="000080"/>
    </w:rPr>
  </w:style>
  <w:style w:type="paragraph" w:styleId="Footer">
    <w:name w:val="footer"/>
    <w:link w:val="FooterChar"/>
    <w:uiPriority w:val="99"/>
    <w:rsid w:val="00635DA4"/>
    <w:pPr>
      <w:spacing w:after="0" w:line="240" w:lineRule="auto"/>
    </w:pPr>
    <w:rPr>
      <w:rFonts w:ascii="Times New Roman" w:hAnsi="Times New Roman" w:eastAsia="Times New Roman" w:cs="Times New Roman"/>
      <w:noProof/>
      <w:sz w:val="18"/>
      <w:szCs w:val="20"/>
    </w:rPr>
  </w:style>
  <w:style w:type="character" w:styleId="FooterChar" w:customStyle="1">
    <w:name w:val="Footer Char"/>
    <w:basedOn w:val="DefaultParagraphFont"/>
    <w:link w:val="Footer"/>
    <w:uiPriority w:val="99"/>
    <w:rsid w:val="00635DA4"/>
    <w:rPr>
      <w:rFonts w:ascii="Times New Roman" w:hAnsi="Times New Roman" w:eastAsia="Times New Roman" w:cs="Times New Roman"/>
      <w:noProof/>
      <w:sz w:val="18"/>
      <w:szCs w:val="20"/>
    </w:rPr>
  </w:style>
  <w:style w:type="paragraph" w:styleId="Header">
    <w:name w:val="header"/>
    <w:link w:val="HeaderChar"/>
    <w:uiPriority w:val="99"/>
    <w:rsid w:val="00635DA4"/>
    <w:pPr>
      <w:tabs>
        <w:tab w:val="left" w:pos="7560"/>
        <w:tab w:val="right" w:pos="9360"/>
      </w:tabs>
      <w:spacing w:after="0" w:line="240" w:lineRule="auto"/>
    </w:pPr>
    <w:rPr>
      <w:rFonts w:ascii="Times New Roman" w:hAnsi="Times New Roman" w:eastAsia="Times New Roman" w:cs="Times New Roman"/>
      <w:noProof/>
      <w:sz w:val="18"/>
      <w:szCs w:val="20"/>
    </w:rPr>
  </w:style>
  <w:style w:type="character" w:styleId="HeaderChar" w:customStyle="1">
    <w:name w:val="Header Char"/>
    <w:basedOn w:val="DefaultParagraphFont"/>
    <w:link w:val="Header"/>
    <w:uiPriority w:val="99"/>
    <w:rsid w:val="00635DA4"/>
    <w:rPr>
      <w:rFonts w:ascii="Times New Roman" w:hAnsi="Times New Roman" w:eastAsia="Times New Roman" w:cs="Times New Roman"/>
      <w:noProof/>
      <w:sz w:val="18"/>
      <w:szCs w:val="20"/>
    </w:rPr>
  </w:style>
  <w:style w:type="paragraph" w:styleId="NormalBold" w:customStyle="1">
    <w:name w:val="NormalBold"/>
    <w:basedOn w:val="Normal"/>
    <w:rsid w:val="00635DA4"/>
    <w:pPr>
      <w:spacing w:after="120" w:line="240" w:lineRule="auto"/>
      <w:jc w:val="both"/>
    </w:pPr>
    <w:rPr>
      <w:rFonts w:ascii="Tahoma" w:hAnsi="Tahoma" w:eastAsia="Times New Roman" w:cs="Times New Roman"/>
      <w:b/>
      <w:sz w:val="20"/>
      <w:szCs w:val="24"/>
    </w:rPr>
  </w:style>
  <w:style w:type="paragraph" w:styleId="table" w:customStyle="1">
    <w:name w:val="table"/>
    <w:basedOn w:val="Normal"/>
    <w:rsid w:val="00635DA4"/>
    <w:pPr>
      <w:tabs>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ind w:left="288" w:right="288"/>
      <w:jc w:val="both"/>
    </w:pPr>
    <w:rPr>
      <w:rFonts w:ascii="Tahoma" w:hAnsi="Tahoma" w:eastAsia="Times New Roman" w:cs="Times New Roman"/>
      <w:color w:val="000000"/>
      <w:sz w:val="24"/>
      <w:szCs w:val="24"/>
    </w:rPr>
  </w:style>
  <w:style w:type="paragraph" w:styleId="TOC4">
    <w:name w:val="toc 4"/>
    <w:basedOn w:val="Normal"/>
    <w:next w:val="Normal"/>
    <w:autoRedefine/>
    <w:uiPriority w:val="39"/>
    <w:unhideWhenUsed/>
    <w:rsid w:val="00635DA4"/>
    <w:pPr>
      <w:spacing w:before="60" w:after="60" w:line="240" w:lineRule="auto"/>
      <w:ind w:left="403"/>
    </w:pPr>
    <w:rPr>
      <w:rFonts w:ascii="Tahoma" w:hAnsi="Tahoma" w:eastAsia="Times New Roman" w:cs="Times New Roman"/>
      <w:sz w:val="20"/>
      <w:szCs w:val="20"/>
    </w:rPr>
  </w:style>
  <w:style w:type="paragraph" w:styleId="TOC5">
    <w:name w:val="toc 5"/>
    <w:basedOn w:val="Normal"/>
    <w:next w:val="Normal"/>
    <w:autoRedefine/>
    <w:uiPriority w:val="39"/>
    <w:unhideWhenUsed/>
    <w:rsid w:val="00635DA4"/>
    <w:pPr>
      <w:spacing w:before="60" w:after="60" w:line="240" w:lineRule="auto"/>
      <w:ind w:left="605"/>
    </w:pPr>
    <w:rPr>
      <w:rFonts w:ascii="Tahoma" w:hAnsi="Tahoma" w:eastAsia="Times New Roman" w:cs="Times New Roman"/>
      <w:sz w:val="20"/>
      <w:szCs w:val="20"/>
    </w:rPr>
  </w:style>
  <w:style w:type="paragraph" w:styleId="TOC6">
    <w:name w:val="toc 6"/>
    <w:basedOn w:val="Normal"/>
    <w:next w:val="Normal"/>
    <w:autoRedefine/>
    <w:uiPriority w:val="39"/>
    <w:unhideWhenUsed/>
    <w:rsid w:val="00635DA4"/>
    <w:pPr>
      <w:spacing w:before="60" w:after="60" w:line="240" w:lineRule="auto"/>
      <w:ind w:left="806"/>
    </w:pPr>
    <w:rPr>
      <w:rFonts w:ascii="Tahoma" w:hAnsi="Tahoma" w:eastAsia="Times New Roman" w:cs="Times New Roman"/>
      <w:sz w:val="20"/>
      <w:szCs w:val="20"/>
    </w:rPr>
  </w:style>
  <w:style w:type="paragraph" w:styleId="TOC7">
    <w:name w:val="toc 7"/>
    <w:basedOn w:val="Normal"/>
    <w:next w:val="Normal"/>
    <w:autoRedefine/>
    <w:uiPriority w:val="39"/>
    <w:unhideWhenUsed/>
    <w:rsid w:val="00635DA4"/>
    <w:pPr>
      <w:spacing w:before="60" w:after="60" w:line="240" w:lineRule="auto"/>
      <w:ind w:left="994"/>
    </w:pPr>
    <w:rPr>
      <w:rFonts w:ascii="Tahoma" w:hAnsi="Tahoma" w:eastAsia="Times New Roman" w:cs="Times New Roman"/>
      <w:sz w:val="20"/>
      <w:szCs w:val="20"/>
    </w:rPr>
  </w:style>
  <w:style w:type="paragraph" w:styleId="TOC8">
    <w:name w:val="toc 8"/>
    <w:basedOn w:val="Normal"/>
    <w:next w:val="Normal"/>
    <w:autoRedefine/>
    <w:uiPriority w:val="39"/>
    <w:unhideWhenUsed/>
    <w:rsid w:val="00635DA4"/>
    <w:pPr>
      <w:spacing w:before="60" w:after="60" w:line="240" w:lineRule="auto"/>
      <w:ind w:left="1195"/>
    </w:pPr>
    <w:rPr>
      <w:rFonts w:ascii="Tahoma" w:hAnsi="Tahoma" w:eastAsia="Times New Roman" w:cs="Times New Roman"/>
      <w:sz w:val="20"/>
      <w:szCs w:val="20"/>
    </w:rPr>
  </w:style>
  <w:style w:type="paragraph" w:styleId="TOC9">
    <w:name w:val="toc 9"/>
    <w:basedOn w:val="Normal"/>
    <w:next w:val="Normal"/>
    <w:autoRedefine/>
    <w:uiPriority w:val="39"/>
    <w:unhideWhenUsed/>
    <w:rsid w:val="00635DA4"/>
    <w:pPr>
      <w:spacing w:before="60" w:after="60" w:line="240" w:lineRule="auto"/>
      <w:ind w:left="1397"/>
    </w:pPr>
    <w:rPr>
      <w:rFonts w:ascii="Tahoma" w:hAnsi="Tahoma" w:eastAsia="Times New Roman" w:cs="Times New Roman"/>
      <w:sz w:val="20"/>
      <w:szCs w:val="20"/>
    </w:rPr>
  </w:style>
  <w:style w:type="paragraph" w:styleId="Caption">
    <w:name w:val="caption"/>
    <w:aliases w:val="PF_Caption"/>
    <w:basedOn w:val="Normal"/>
    <w:next w:val="Normal"/>
    <w:uiPriority w:val="35"/>
    <w:qFormat/>
    <w:rsid w:val="00635DA4"/>
    <w:pPr>
      <w:spacing w:before="60" w:after="60" w:line="240" w:lineRule="auto"/>
      <w:jc w:val="center"/>
    </w:pPr>
    <w:rPr>
      <w:rFonts w:ascii="Tahoma" w:hAnsi="Tahoma" w:eastAsia="Times New Roman" w:cs="Times New Roman"/>
      <w:b/>
      <w:sz w:val="20"/>
      <w:szCs w:val="24"/>
    </w:rPr>
  </w:style>
  <w:style w:type="character" w:styleId="CommentReference">
    <w:name w:val="annotation reference"/>
    <w:basedOn w:val="DefaultParagraphFont"/>
    <w:uiPriority w:val="99"/>
    <w:rsid w:val="00635DA4"/>
    <w:rPr>
      <w:sz w:val="16"/>
    </w:rPr>
  </w:style>
  <w:style w:type="paragraph" w:styleId="CommentText">
    <w:name w:val="annotation text"/>
    <w:basedOn w:val="Normal"/>
    <w:link w:val="CommentTextChar"/>
    <w:uiPriority w:val="99"/>
    <w:rsid w:val="00635DA4"/>
    <w:pPr>
      <w:spacing w:after="120" w:line="240" w:lineRule="auto"/>
      <w:jc w:val="both"/>
    </w:pPr>
    <w:rPr>
      <w:rFonts w:ascii="Tahoma" w:hAnsi="Tahoma" w:eastAsia="Times New Roman" w:cs="Times New Roman"/>
      <w:sz w:val="20"/>
      <w:szCs w:val="24"/>
    </w:rPr>
  </w:style>
  <w:style w:type="character" w:styleId="CommentTextChar" w:customStyle="1">
    <w:name w:val="Comment Text Char"/>
    <w:basedOn w:val="DefaultParagraphFont"/>
    <w:link w:val="CommentText"/>
    <w:uiPriority w:val="99"/>
    <w:rsid w:val="00635DA4"/>
    <w:rPr>
      <w:rFonts w:ascii="Tahoma" w:hAnsi="Tahoma" w:eastAsia="Times New Roman" w:cs="Times New Roman"/>
      <w:sz w:val="20"/>
      <w:szCs w:val="24"/>
    </w:rPr>
  </w:style>
  <w:style w:type="character" w:styleId="Hyperlink">
    <w:name w:val="Hyperlink"/>
    <w:basedOn w:val="DefaultParagraphFont"/>
    <w:uiPriority w:val="99"/>
    <w:unhideWhenUsed/>
    <w:rsid w:val="00635DA4"/>
    <w:rPr>
      <w:color w:val="0563C1" w:themeColor="hyperlink"/>
      <w:u w:val="single"/>
    </w:rPr>
  </w:style>
  <w:style w:type="paragraph" w:styleId="body" w:customStyle="1">
    <w:name w:val="body"/>
    <w:basedOn w:val="Normal"/>
    <w:rsid w:val="00635DA4"/>
    <w:pPr>
      <w:keepLines/>
      <w:suppressAutoHyphens/>
      <w:spacing w:before="120" w:after="120" w:line="260" w:lineRule="exact"/>
      <w:ind w:left="2304"/>
      <w:jc w:val="both"/>
    </w:pPr>
    <w:rPr>
      <w:rFonts w:ascii="Arial" w:hAnsi="Arial" w:eastAsia="Times New Roman" w:cs="Times New Roman"/>
      <w:sz w:val="21"/>
      <w:szCs w:val="24"/>
    </w:rPr>
  </w:style>
  <w:style w:type="paragraph" w:styleId="NormalWeb">
    <w:name w:val="Normal (Web)"/>
    <w:basedOn w:val="Normal"/>
    <w:uiPriority w:val="99"/>
    <w:rsid w:val="00635DA4"/>
    <w:pPr>
      <w:spacing w:before="100" w:beforeAutospacing="1" w:after="100" w:afterAutospacing="1" w:line="240" w:lineRule="auto"/>
      <w:jc w:val="both"/>
    </w:pPr>
    <w:rPr>
      <w:rFonts w:ascii="Verdana" w:hAnsi="Verdana" w:eastAsia="Arial Unicode MS" w:cs="Arial Unicode MS"/>
      <w:color w:val="000000"/>
      <w:sz w:val="20"/>
      <w:szCs w:val="24"/>
    </w:rPr>
  </w:style>
  <w:style w:type="character" w:styleId="heading31" w:customStyle="1">
    <w:name w:val="heading31"/>
    <w:basedOn w:val="DefaultParagraphFont"/>
    <w:rsid w:val="00635DA4"/>
    <w:rPr>
      <w:rFonts w:hint="default" w:ascii="Verdana" w:hAnsi="Verdana"/>
      <w:b/>
      <w:bCs/>
      <w:color w:val="CC0000"/>
      <w:sz w:val="20"/>
      <w:szCs w:val="20"/>
    </w:rPr>
  </w:style>
  <w:style w:type="paragraph" w:styleId="BodyText2">
    <w:name w:val="Body Text 2"/>
    <w:basedOn w:val="Normal"/>
    <w:link w:val="BodyText2Char"/>
    <w:rsid w:val="00635DA4"/>
    <w:pPr>
      <w:spacing w:after="120" w:line="240" w:lineRule="auto"/>
      <w:jc w:val="both"/>
    </w:pPr>
    <w:rPr>
      <w:rFonts w:ascii="Arial" w:hAnsi="Arial" w:eastAsia="Times New Roman" w:cs="Arial"/>
      <w:sz w:val="20"/>
      <w:szCs w:val="24"/>
    </w:rPr>
  </w:style>
  <w:style w:type="character" w:styleId="BodyText2Char" w:customStyle="1">
    <w:name w:val="Body Text 2 Char"/>
    <w:basedOn w:val="DefaultParagraphFont"/>
    <w:link w:val="BodyText2"/>
    <w:rsid w:val="00635DA4"/>
    <w:rPr>
      <w:rFonts w:ascii="Arial" w:hAnsi="Arial" w:eastAsia="Times New Roman" w:cs="Arial"/>
      <w:sz w:val="20"/>
      <w:szCs w:val="24"/>
    </w:rPr>
  </w:style>
  <w:style w:type="paragraph" w:styleId="BodyText3">
    <w:name w:val="Body Text 3"/>
    <w:basedOn w:val="Normal"/>
    <w:link w:val="BodyText3Char"/>
    <w:rsid w:val="00635DA4"/>
    <w:pPr>
      <w:spacing w:after="120" w:line="240" w:lineRule="auto"/>
      <w:jc w:val="both"/>
    </w:pPr>
    <w:rPr>
      <w:rFonts w:ascii="Tahoma" w:hAnsi="Tahoma" w:eastAsia="Times New Roman" w:cs="Times New Roman"/>
      <w:bCs/>
      <w:color w:val="000000"/>
      <w:sz w:val="24"/>
      <w:szCs w:val="24"/>
    </w:rPr>
  </w:style>
  <w:style w:type="character" w:styleId="BodyText3Char" w:customStyle="1">
    <w:name w:val="Body Text 3 Char"/>
    <w:basedOn w:val="DefaultParagraphFont"/>
    <w:link w:val="BodyText3"/>
    <w:rsid w:val="00635DA4"/>
    <w:rPr>
      <w:rFonts w:ascii="Tahoma" w:hAnsi="Tahoma" w:eastAsia="Times New Roman" w:cs="Times New Roman"/>
      <w:bCs/>
      <w:color w:val="000000"/>
      <w:sz w:val="24"/>
      <w:szCs w:val="24"/>
    </w:rPr>
  </w:style>
  <w:style w:type="paragraph" w:styleId="list-bullet" w:customStyle="1">
    <w:name w:val="list-bullet"/>
    <w:rsid w:val="00635DA4"/>
    <w:pPr>
      <w:numPr>
        <w:numId w:val="1"/>
      </w:numPr>
      <w:suppressAutoHyphens/>
      <w:spacing w:before="60" w:after="60" w:line="260" w:lineRule="exact"/>
      <w:ind w:left="2736" w:hanging="432"/>
    </w:pPr>
    <w:rPr>
      <w:rFonts w:ascii="Arial" w:hAnsi="Arial" w:eastAsia="Times New Roman" w:cs="Times New Roman"/>
      <w:sz w:val="21"/>
      <w:szCs w:val="20"/>
    </w:rPr>
  </w:style>
  <w:style w:type="paragraph" w:styleId="FootnoteText">
    <w:name w:val="footnote text"/>
    <w:basedOn w:val="Normal"/>
    <w:link w:val="FootnoteTextChar"/>
    <w:semiHidden/>
    <w:rsid w:val="00635DA4"/>
    <w:pPr>
      <w:spacing w:after="0" w:line="240" w:lineRule="auto"/>
      <w:jc w:val="both"/>
    </w:pPr>
    <w:rPr>
      <w:rFonts w:ascii="Tahoma" w:hAnsi="Tahoma" w:eastAsia="Times New Roman" w:cs="Times New Roman"/>
      <w:sz w:val="20"/>
      <w:szCs w:val="24"/>
    </w:rPr>
  </w:style>
  <w:style w:type="character" w:styleId="FootnoteTextChar" w:customStyle="1">
    <w:name w:val="Footnote Text Char"/>
    <w:basedOn w:val="DefaultParagraphFont"/>
    <w:link w:val="FootnoteText"/>
    <w:semiHidden/>
    <w:rsid w:val="00635DA4"/>
    <w:rPr>
      <w:rFonts w:ascii="Tahoma" w:hAnsi="Tahoma" w:eastAsia="Times New Roman" w:cs="Times New Roman"/>
      <w:sz w:val="20"/>
      <w:szCs w:val="24"/>
    </w:rPr>
  </w:style>
  <w:style w:type="paragraph" w:styleId="BlockText">
    <w:name w:val="Block Text"/>
    <w:basedOn w:val="Normal"/>
    <w:rsid w:val="00635DA4"/>
    <w:pPr>
      <w:tabs>
        <w:tab w:val="left" w:pos="2880"/>
      </w:tabs>
      <w:spacing w:after="120" w:line="240" w:lineRule="auto"/>
      <w:ind w:left="475" w:right="-270"/>
      <w:jc w:val="both"/>
    </w:pPr>
    <w:rPr>
      <w:rFonts w:ascii="Tahoma" w:hAnsi="Tahoma" w:eastAsia="Times New Roman" w:cs="Times New Roman"/>
      <w:sz w:val="20"/>
      <w:szCs w:val="24"/>
    </w:rPr>
  </w:style>
  <w:style w:type="paragraph" w:styleId="BodyTextIndent">
    <w:name w:val="Body Text Indent"/>
    <w:basedOn w:val="Normal"/>
    <w:link w:val="BodyTextIndentChar"/>
    <w:rsid w:val="00635DA4"/>
    <w:pPr>
      <w:tabs>
        <w:tab w:val="left" w:pos="2880"/>
      </w:tabs>
      <w:spacing w:after="120" w:line="240" w:lineRule="auto"/>
      <w:ind w:left="475"/>
      <w:jc w:val="both"/>
    </w:pPr>
    <w:rPr>
      <w:rFonts w:ascii="Tahoma" w:hAnsi="Tahoma" w:eastAsia="Times New Roman" w:cs="Times New Roman"/>
      <w:sz w:val="20"/>
      <w:szCs w:val="24"/>
    </w:rPr>
  </w:style>
  <w:style w:type="character" w:styleId="BodyTextIndentChar" w:customStyle="1">
    <w:name w:val="Body Text Indent Char"/>
    <w:basedOn w:val="DefaultParagraphFont"/>
    <w:link w:val="BodyTextIndent"/>
    <w:rsid w:val="00635DA4"/>
    <w:rPr>
      <w:rFonts w:ascii="Tahoma" w:hAnsi="Tahoma" w:eastAsia="Times New Roman" w:cs="Times New Roman"/>
      <w:sz w:val="20"/>
      <w:szCs w:val="24"/>
    </w:rPr>
  </w:style>
  <w:style w:type="paragraph" w:styleId="Style1" w:customStyle="1">
    <w:name w:val="Style1"/>
    <w:basedOn w:val="Heading3"/>
    <w:rsid w:val="00635DA4"/>
    <w:rPr>
      <w:rFonts w:cs="Tahoma"/>
    </w:rPr>
  </w:style>
  <w:style w:type="paragraph" w:styleId="Style2" w:customStyle="1">
    <w:name w:val="Style2"/>
    <w:basedOn w:val="Heading3"/>
    <w:rsid w:val="00635DA4"/>
    <w:rPr>
      <w:rFonts w:cs="Tahoma"/>
    </w:rPr>
  </w:style>
  <w:style w:type="character" w:styleId="PageNumber">
    <w:name w:val="page number"/>
    <w:basedOn w:val="DefaultParagraphFont"/>
    <w:rsid w:val="00635DA4"/>
  </w:style>
  <w:style w:type="paragraph" w:styleId="Style3" w:customStyle="1">
    <w:name w:val="Style3"/>
    <w:basedOn w:val="Footer"/>
    <w:rsid w:val="00635DA4"/>
    <w:pPr>
      <w:jc w:val="center"/>
    </w:pPr>
    <w:rPr>
      <w:rFonts w:ascii="Tahoma" w:hAnsi="Tahoma"/>
    </w:rPr>
  </w:style>
  <w:style w:type="paragraph" w:styleId="Style4" w:customStyle="1">
    <w:name w:val="Style4"/>
    <w:basedOn w:val="Footer"/>
    <w:rsid w:val="00635DA4"/>
    <w:pPr>
      <w:jc w:val="center"/>
    </w:pPr>
    <w:rPr>
      <w:rFonts w:ascii="Tahoma" w:hAnsi="Tahoma"/>
    </w:rPr>
  </w:style>
  <w:style w:type="paragraph" w:styleId="StyleHeading2Tahoma10pt" w:customStyle="1">
    <w:name w:val="Style Heading 2 + Tahoma 10 pt"/>
    <w:basedOn w:val="Heading2"/>
    <w:autoRedefine/>
    <w:rsid w:val="00635DA4"/>
    <w:pPr>
      <w:tabs>
        <w:tab w:val="left" w:pos="720"/>
      </w:tabs>
    </w:pPr>
    <w:rPr>
      <w:rFonts w:cs="Tahoma"/>
      <w:bCs/>
      <w:szCs w:val="22"/>
    </w:rPr>
  </w:style>
  <w:style w:type="character" w:styleId="normal-h" w:customStyle="1">
    <w:name w:val="normal-h"/>
    <w:basedOn w:val="DefaultParagraphFont"/>
    <w:rsid w:val="00635DA4"/>
  </w:style>
  <w:style w:type="paragraph" w:styleId="CommentSubject">
    <w:name w:val="annotation subject"/>
    <w:basedOn w:val="CommentText"/>
    <w:next w:val="CommentText"/>
    <w:link w:val="CommentSubjectChar"/>
    <w:uiPriority w:val="99"/>
    <w:rsid w:val="00635DA4"/>
    <w:rPr>
      <w:b/>
      <w:bCs/>
    </w:rPr>
  </w:style>
  <w:style w:type="character" w:styleId="CommentSubjectChar" w:customStyle="1">
    <w:name w:val="Comment Subject Char"/>
    <w:basedOn w:val="CommentTextChar"/>
    <w:link w:val="CommentSubject"/>
    <w:uiPriority w:val="99"/>
    <w:rsid w:val="00635DA4"/>
    <w:rPr>
      <w:rFonts w:ascii="Tahoma" w:hAnsi="Tahoma" w:eastAsia="Times New Roman" w:cs="Times New Roman"/>
      <w:b/>
      <w:bCs/>
      <w:sz w:val="20"/>
      <w:szCs w:val="24"/>
    </w:rPr>
  </w:style>
  <w:style w:type="paragraph" w:styleId="Style5" w:customStyle="1">
    <w:name w:val="Style5"/>
    <w:basedOn w:val="Normal"/>
    <w:rsid w:val="00635DA4"/>
    <w:pPr>
      <w:spacing w:after="120" w:line="240" w:lineRule="auto"/>
      <w:jc w:val="both"/>
    </w:pPr>
    <w:rPr>
      <w:rFonts w:ascii="Tahoma" w:hAnsi="Tahoma" w:eastAsia="Times New Roman" w:cs="Tahoma"/>
      <w:i/>
      <w:sz w:val="20"/>
      <w:szCs w:val="24"/>
    </w:rPr>
  </w:style>
  <w:style w:type="character" w:styleId="DefaultChar" w:customStyle="1">
    <w:name w:val="Default Char"/>
    <w:basedOn w:val="DefaultParagraphFont"/>
    <w:link w:val="Default"/>
    <w:uiPriority w:val="99"/>
    <w:locked/>
    <w:rsid w:val="00635DA4"/>
    <w:rPr>
      <w:rFonts w:ascii="Tahoma" w:hAnsi="Tahoma" w:cs="Tahoma"/>
      <w:color w:val="000000"/>
      <w:szCs w:val="24"/>
    </w:rPr>
  </w:style>
  <w:style w:type="paragraph" w:styleId="Default" w:customStyle="1">
    <w:name w:val="Default"/>
    <w:link w:val="DefaultChar"/>
    <w:uiPriority w:val="99"/>
    <w:rsid w:val="00635DA4"/>
    <w:pPr>
      <w:widowControl w:val="0"/>
      <w:autoSpaceDE w:val="0"/>
      <w:autoSpaceDN w:val="0"/>
      <w:adjustRightInd w:val="0"/>
      <w:spacing w:after="0" w:line="240" w:lineRule="auto"/>
    </w:pPr>
    <w:rPr>
      <w:rFonts w:ascii="Tahoma" w:hAnsi="Tahoma" w:cs="Tahoma"/>
      <w:color w:val="000000"/>
      <w:szCs w:val="24"/>
    </w:rPr>
  </w:style>
  <w:style w:type="table" w:styleId="LightGrid-Accent11" w:customStyle="1">
    <w:name w:val="Light Grid - Accent 11"/>
    <w:basedOn w:val="TableNormal"/>
    <w:uiPriority w:val="62"/>
    <w:rsid w:val="00635DA4"/>
    <w:pPr>
      <w:spacing w:after="0" w:line="240" w:lineRule="auto"/>
    </w:pPr>
    <w:tblPr>
      <w:tblStyleRowBandSize w:val="1"/>
      <w:tblStyleColBandSize w:val="1"/>
      <w:tblBorders>
        <w:top w:val="single" w:color="4472C4" w:themeColor="accent1" w:sz="8" w:space="0"/>
        <w:left w:val="single" w:color="4472C4" w:themeColor="accent1" w:sz="8" w:space="0"/>
        <w:bottom w:val="single" w:color="4472C4" w:themeColor="accent1" w:sz="8" w:space="0"/>
        <w:right w:val="single" w:color="4472C4" w:themeColor="accent1" w:sz="8" w:space="0"/>
        <w:insideH w:val="single" w:color="4472C4" w:themeColor="accent1" w:sz="8" w:space="0"/>
        <w:insideV w:val="single" w:color="4472C4" w:themeColor="accent1" w:sz="8" w:space="0"/>
      </w:tblBorders>
    </w:tblPr>
    <w:tblStylePr w:type="firstRow">
      <w:pPr>
        <w:spacing w:beforeLines="0" w:beforeAutospacing="0" w:afterLines="0" w:afterAutospacing="0" w:line="240" w:lineRule="auto"/>
      </w:pPr>
      <w:rPr>
        <w:rFonts w:hint="default" w:asciiTheme="majorHAnsi" w:hAnsiTheme="majorHAnsi" w:eastAsiaTheme="majorEastAsia" w:cstheme="majorBidi"/>
        <w:b/>
        <w:bCs/>
      </w:rPr>
      <w:tblPr/>
      <w:tcPr>
        <w:tcBorders>
          <w:top w:val="single" w:color="4472C4" w:themeColor="accent1" w:sz="8" w:space="0"/>
          <w:left w:val="single" w:color="4472C4" w:themeColor="accent1" w:sz="8" w:space="0"/>
          <w:bottom w:val="single" w:color="4472C4" w:themeColor="accent1" w:sz="18" w:space="0"/>
          <w:right w:val="single" w:color="4472C4" w:themeColor="accent1" w:sz="8" w:space="0"/>
          <w:insideH w:val="nil"/>
          <w:insideV w:val="single" w:color="4472C4" w:themeColor="accent1" w:sz="8" w:space="0"/>
        </w:tcBorders>
      </w:tcPr>
    </w:tblStylePr>
    <w:tblStylePr w:type="lastRow">
      <w:pPr>
        <w:spacing w:beforeLines="0" w:beforeAutospacing="0" w:afterLines="0" w:afterAutospacing="0" w:line="240" w:lineRule="auto"/>
      </w:pPr>
      <w:rPr>
        <w:rFonts w:hint="default" w:asciiTheme="majorHAnsi" w:hAnsiTheme="majorHAnsi" w:eastAsiaTheme="majorEastAsia" w:cstheme="majorBidi"/>
        <w:b/>
        <w:bCs/>
      </w:rPr>
      <w:tblPr/>
      <w:tcPr>
        <w:tcBorders>
          <w:top w:val="double" w:color="4472C4" w:themeColor="accent1" w:sz="6" w:space="0"/>
          <w:left w:val="single" w:color="4472C4" w:themeColor="accent1" w:sz="8" w:space="0"/>
          <w:bottom w:val="single" w:color="4472C4" w:themeColor="accent1" w:sz="8" w:space="0"/>
          <w:right w:val="single" w:color="4472C4" w:themeColor="accent1" w:sz="8" w:space="0"/>
          <w:insideH w:val="nil"/>
          <w:insideV w:val="single" w:color="4472C4" w:themeColor="accent1" w:sz="8" w:space="0"/>
        </w:tcBorders>
      </w:tcPr>
    </w:tblStylePr>
    <w:tblStylePr w:type="firstCol">
      <w:rPr>
        <w:rFonts w:hint="default" w:asciiTheme="majorHAnsi" w:hAnsiTheme="majorHAnsi" w:eastAsiaTheme="majorEastAsia" w:cstheme="majorBidi"/>
        <w:b/>
        <w:bCs/>
      </w:rPr>
    </w:tblStylePr>
    <w:tblStylePr w:type="lastCol">
      <w:rPr>
        <w:rFonts w:hint="default" w:asciiTheme="majorHAnsi" w:hAnsiTheme="majorHAnsi" w:eastAsiaTheme="majorEastAsia" w:cstheme="majorBidi"/>
        <w:b/>
        <w:bCs/>
      </w:rPr>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Vert">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shd w:val="clear" w:color="auto" w:fill="D0DBF0" w:themeFill="accent1" w:themeFillTint="3F"/>
      </w:tcPr>
    </w:tblStylePr>
    <w:tblStylePr w:type="band1Horz">
      <w:tblPr/>
      <w:tcPr>
        <w:tcBorders>
          <w:top w:val="single" w:color="4472C4" w:themeColor="accent1" w:sz="8" w:space="0"/>
          <w:left w:val="single" w:color="4472C4" w:themeColor="accent1" w:sz="8" w:space="0"/>
          <w:bottom w:val="single" w:color="4472C4" w:themeColor="accent1" w:sz="8" w:space="0"/>
          <w:right w:val="single" w:color="4472C4" w:themeColor="accent1" w:sz="8" w:space="0"/>
          <w:insideV w:val="single" w:color="4472C4" w:themeColor="accent1" w:sz="8" w:space="0"/>
        </w:tcBorders>
        <w:shd w:val="clear" w:color="auto" w:fill="D0DBF0" w:themeFill="accent1" w:themeFillTint="3F"/>
      </w:tcPr>
    </w:tblStylePr>
    <w:tblStylePr w:type="band2Horz">
      <w:tblPr/>
      <w:tcPr>
        <w:tcBorders>
          <w:top w:val="single" w:color="4472C4" w:themeColor="accent1" w:sz="8" w:space="0"/>
          <w:left w:val="single" w:color="4472C4" w:themeColor="accent1" w:sz="8" w:space="0"/>
          <w:bottom w:val="single" w:color="4472C4" w:themeColor="accent1" w:sz="8" w:space="0"/>
          <w:right w:val="single" w:color="4472C4" w:themeColor="accent1" w:sz="8" w:space="0"/>
          <w:insideV w:val="single" w:color="4472C4" w:themeColor="accent1" w:sz="8" w:space="0"/>
        </w:tcBorders>
      </w:tcPr>
    </w:tblStylePr>
  </w:style>
  <w:style w:type="paragraph" w:styleId="normal-p" w:customStyle="1">
    <w:name w:val="normal-p"/>
    <w:basedOn w:val="Normal"/>
    <w:rsid w:val="00635DA4"/>
    <w:pPr>
      <w:spacing w:before="100" w:beforeAutospacing="1" w:after="100" w:afterAutospacing="1" w:line="240" w:lineRule="auto"/>
      <w:jc w:val="both"/>
    </w:pPr>
    <w:rPr>
      <w:rFonts w:ascii="Tahoma" w:hAnsi="Tahoma" w:eastAsia="Times New Roman" w:cs="Times New Roman"/>
      <w:sz w:val="24"/>
      <w:szCs w:val="24"/>
    </w:rPr>
  </w:style>
  <w:style w:type="paragraph" w:styleId="ListParagraph">
    <w:name w:val="List Paragraph"/>
    <w:basedOn w:val="Normal"/>
    <w:link w:val="ListParagraphChar"/>
    <w:uiPriority w:val="34"/>
    <w:qFormat/>
    <w:rsid w:val="00366375"/>
    <w:pPr>
      <w:ind w:left="720"/>
      <w:contextualSpacing/>
    </w:pPr>
  </w:style>
  <w:style w:type="table" w:styleId="TableGrid">
    <w:name w:val="Table Grid"/>
    <w:basedOn w:val="TableNormal"/>
    <w:uiPriority w:val="39"/>
    <w:rsid w:val="00635DA4"/>
    <w:pPr>
      <w:spacing w:after="0" w:line="240" w:lineRule="auto"/>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MediumGrid1-Accent1">
    <w:name w:val="Medium Grid 1 Accent 1"/>
    <w:basedOn w:val="TableNormal"/>
    <w:uiPriority w:val="67"/>
    <w:rsid w:val="00635DA4"/>
    <w:pPr>
      <w:spacing w:after="0" w:line="240" w:lineRule="auto"/>
    </w:pPr>
    <w:tblPr>
      <w:tblStyleRowBandSize w:val="1"/>
      <w:tblStyleColBandSize w:val="1"/>
      <w:tblBorders>
        <w:top w:val="single" w:color="7295D2" w:themeColor="accent1" w:themeTint="BF" w:sz="8" w:space="0"/>
        <w:left w:val="single" w:color="7295D2" w:themeColor="accent1" w:themeTint="BF" w:sz="8" w:space="0"/>
        <w:bottom w:val="single" w:color="7295D2" w:themeColor="accent1" w:themeTint="BF" w:sz="8" w:space="0"/>
        <w:right w:val="single" w:color="7295D2" w:themeColor="accent1" w:themeTint="BF" w:sz="8" w:space="0"/>
        <w:insideH w:val="single" w:color="7295D2" w:themeColor="accent1" w:themeTint="BF" w:sz="8" w:space="0"/>
        <w:insideV w:val="single" w:color="7295D2" w:themeColor="accent1" w:themeTint="BF" w:sz="8" w:space="0"/>
      </w:tblBorders>
    </w:tblPr>
    <w:tcPr>
      <w:shd w:val="clear" w:color="auto" w:fill="D0DBF0" w:themeFill="accent1" w:themeFillTint="3F"/>
    </w:tcPr>
    <w:tblStylePr w:type="firstRow">
      <w:rPr>
        <w:b/>
        <w:bCs/>
      </w:rPr>
    </w:tblStylePr>
    <w:tblStylePr w:type="lastRow">
      <w:rPr>
        <w:b/>
        <w:bCs/>
      </w:rPr>
      <w:tblPr/>
      <w:tcPr>
        <w:tcBorders>
          <w:top w:val="single" w:color="7295D2" w:themeColor="accent1" w:themeTint="BF" w:sz="18" w:space="0"/>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character" w:styleId="PlaceholderText">
    <w:name w:val="Placeholder Text"/>
    <w:basedOn w:val="DefaultParagraphFont"/>
    <w:uiPriority w:val="99"/>
    <w:semiHidden/>
    <w:rsid w:val="00635DA4"/>
    <w:rPr>
      <w:color w:val="808080"/>
    </w:rPr>
  </w:style>
  <w:style w:type="character" w:styleId="Style6" w:customStyle="1">
    <w:name w:val="Style6"/>
    <w:basedOn w:val="DefaultParagraphFont"/>
    <w:uiPriority w:val="1"/>
    <w:rsid w:val="00635DA4"/>
    <w:rPr>
      <w:b/>
      <w:sz w:val="24"/>
    </w:rPr>
  </w:style>
  <w:style w:type="table" w:styleId="MediumShading2-Accent11" w:customStyle="1">
    <w:name w:val="Medium Shading 2 - Accent 11"/>
    <w:basedOn w:val="TableNormal"/>
    <w:uiPriority w:val="64"/>
    <w:rsid w:val="00635DA4"/>
    <w:pPr>
      <w:spacing w:after="0" w:line="240" w:lineRule="auto"/>
    </w:pPr>
    <w:rPr>
      <w:rFonts w:ascii="Times New Roman" w:hAnsi="Times New Roman" w:eastAsia="Times New Roman" w:cs="Times New Roman"/>
      <w:sz w:val="20"/>
      <w:szCs w:val="20"/>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1-Accent11" w:customStyle="1">
    <w:name w:val="Medium Shading 1 - Accent 11"/>
    <w:basedOn w:val="TableNormal"/>
    <w:uiPriority w:val="63"/>
    <w:rsid w:val="00635DA4"/>
    <w:pPr>
      <w:spacing w:after="0" w:line="240" w:lineRule="auto"/>
    </w:pPr>
    <w:rPr>
      <w:rFonts w:ascii="Times New Roman" w:hAnsi="Times New Roman" w:eastAsia="Times New Roman" w:cs="Times New Roman"/>
      <w:sz w:val="20"/>
      <w:szCs w:val="20"/>
    </w:rPr>
    <w:tblPr>
      <w:tblStyleRowBandSize w:val="1"/>
      <w:tblStyleColBandSize w:val="1"/>
      <w:tblBorders>
        <w:top w:val="single" w:color="7295D2" w:themeColor="accent1" w:themeTint="BF" w:sz="8" w:space="0"/>
        <w:left w:val="single" w:color="7295D2" w:themeColor="accent1" w:themeTint="BF" w:sz="8" w:space="0"/>
        <w:bottom w:val="single" w:color="7295D2" w:themeColor="accent1" w:themeTint="BF" w:sz="8" w:space="0"/>
        <w:right w:val="single" w:color="7295D2" w:themeColor="accent1" w:themeTint="BF" w:sz="8" w:space="0"/>
        <w:insideH w:val="single" w:color="7295D2" w:themeColor="accent1" w:themeTint="BF" w:sz="8" w:space="0"/>
      </w:tblBorders>
    </w:tblPr>
    <w:tblStylePr w:type="firstRow">
      <w:pPr>
        <w:spacing w:before="0" w:after="0" w:line="240" w:lineRule="auto"/>
      </w:pPr>
      <w:rPr>
        <w:b/>
        <w:bCs/>
        <w:color w:val="FFFFFF" w:themeColor="background1"/>
      </w:rPr>
      <w:tblPr/>
      <w:tcPr>
        <w:tcBorders>
          <w:top w:val="single" w:color="7295D2" w:themeColor="accent1" w:themeTint="BF" w:sz="8" w:space="0"/>
          <w:left w:val="single" w:color="7295D2" w:themeColor="accent1" w:themeTint="BF" w:sz="8" w:space="0"/>
          <w:bottom w:val="single" w:color="7295D2" w:themeColor="accent1" w:themeTint="BF" w:sz="8" w:space="0"/>
          <w:right w:val="single" w:color="7295D2" w:themeColor="accent1" w:themeTint="BF" w:sz="8" w:space="0"/>
          <w:insideH w:val="nil"/>
          <w:insideV w:val="nil"/>
        </w:tcBorders>
        <w:shd w:val="clear" w:color="auto" w:fill="4472C4" w:themeFill="accent1"/>
      </w:tcPr>
    </w:tblStylePr>
    <w:tblStylePr w:type="lastRow">
      <w:pPr>
        <w:spacing w:before="0" w:after="0" w:line="240" w:lineRule="auto"/>
      </w:pPr>
      <w:rPr>
        <w:b/>
        <w:bCs/>
      </w:rPr>
      <w:tblPr/>
      <w:tcPr>
        <w:tcBorders>
          <w:top w:val="double" w:color="7295D2" w:themeColor="accent1" w:themeTint="BF" w:sz="6" w:space="0"/>
          <w:left w:val="single" w:color="7295D2" w:themeColor="accent1" w:themeTint="BF" w:sz="8" w:space="0"/>
          <w:bottom w:val="single" w:color="7295D2" w:themeColor="accent1" w:themeTint="BF" w:sz="8" w:space="0"/>
          <w:right w:val="single" w:color="7295D2"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366375"/>
    <w:pPr>
      <w:outlineLvl w:val="9"/>
    </w:pPr>
  </w:style>
  <w:style w:type="paragraph" w:styleId="Revision">
    <w:name w:val="Revision"/>
    <w:hidden/>
    <w:uiPriority w:val="99"/>
    <w:semiHidden/>
    <w:rsid w:val="00635DA4"/>
    <w:pPr>
      <w:spacing w:after="0" w:line="240" w:lineRule="auto"/>
    </w:pPr>
    <w:rPr>
      <w:rFonts w:ascii="Times New Roman" w:hAnsi="Times New Roman" w:eastAsia="Times New Roman" w:cs="Times New Roman"/>
      <w:szCs w:val="20"/>
    </w:rPr>
  </w:style>
  <w:style w:type="paragraph" w:styleId="Style7" w:customStyle="1">
    <w:name w:val="Style7"/>
    <w:basedOn w:val="Heading5"/>
    <w:link w:val="Style7Char"/>
    <w:rsid w:val="00635DA4"/>
    <w:pPr>
      <w:numPr>
        <w:ilvl w:val="2"/>
        <w:numId w:val="2"/>
      </w:numPr>
      <w:tabs>
        <w:tab w:val="left" w:pos="1080"/>
      </w:tabs>
      <w:ind w:left="0" w:firstLine="0"/>
    </w:pPr>
    <w:rPr>
      <w:rFonts w:cs="Tahoma"/>
    </w:rPr>
  </w:style>
  <w:style w:type="character" w:styleId="Style7Char" w:customStyle="1">
    <w:name w:val="Style7 Char"/>
    <w:basedOn w:val="Heading5Char"/>
    <w:link w:val="Style7"/>
    <w:rsid w:val="00635DA4"/>
    <w:rPr>
      <w:rFonts w:ascii="Tahoma" w:hAnsi="Tahoma" w:eastAsia="Times New Roman" w:cs="Tahoma"/>
      <w:b w:val="0"/>
      <w:i/>
      <w:iCs/>
      <w:sz w:val="24"/>
      <w:szCs w:val="24"/>
    </w:rPr>
  </w:style>
  <w:style w:type="character" w:styleId="Emphasis">
    <w:name w:val="Emphasis"/>
    <w:uiPriority w:val="20"/>
    <w:qFormat/>
    <w:rsid w:val="00366375"/>
    <w:rPr>
      <w:b/>
      <w:bCs/>
      <w:i/>
      <w:iCs/>
      <w:spacing w:val="10"/>
    </w:rPr>
  </w:style>
  <w:style w:type="paragraph" w:styleId="PlainText">
    <w:name w:val="Plain Text"/>
    <w:basedOn w:val="Normal"/>
    <w:link w:val="PlainTextChar"/>
    <w:uiPriority w:val="99"/>
    <w:unhideWhenUsed/>
    <w:rsid w:val="00635DA4"/>
    <w:pPr>
      <w:spacing w:after="0" w:line="240" w:lineRule="auto"/>
      <w:jc w:val="both"/>
    </w:pPr>
    <w:rPr>
      <w:rFonts w:ascii="Consolas" w:hAnsi="Consolas"/>
      <w:sz w:val="21"/>
      <w:szCs w:val="21"/>
    </w:rPr>
  </w:style>
  <w:style w:type="character" w:styleId="PlainTextChar" w:customStyle="1">
    <w:name w:val="Plain Text Char"/>
    <w:basedOn w:val="DefaultParagraphFont"/>
    <w:link w:val="PlainText"/>
    <w:uiPriority w:val="99"/>
    <w:rsid w:val="00635DA4"/>
    <w:rPr>
      <w:rFonts w:ascii="Consolas" w:hAnsi="Consolas"/>
      <w:sz w:val="21"/>
      <w:szCs w:val="21"/>
    </w:rPr>
  </w:style>
  <w:style w:type="paragraph" w:styleId="PFAppendixASubsections" w:customStyle="1">
    <w:name w:val="PF Appendix A Subsections"/>
    <w:basedOn w:val="Normal"/>
    <w:link w:val="PFAppendixASubsectionsChar"/>
    <w:rsid w:val="00635DA4"/>
    <w:pPr>
      <w:keepNext/>
      <w:numPr>
        <w:numId w:val="8"/>
      </w:numPr>
      <w:spacing w:before="120" w:after="120" w:line="240" w:lineRule="auto"/>
      <w:outlineLvl w:val="1"/>
    </w:pPr>
    <w:rPr>
      <w:rFonts w:ascii="Tahoma" w:hAnsi="Tahoma" w:eastAsia="Times New Roman" w:cs="Tahoma"/>
      <w:b/>
      <w:bCs/>
      <w:szCs w:val="24"/>
    </w:rPr>
  </w:style>
  <w:style w:type="character" w:styleId="PFAppendixASubsectionsChar" w:customStyle="1">
    <w:name w:val="PF Appendix A Subsections Char"/>
    <w:basedOn w:val="DefaultParagraphFont"/>
    <w:link w:val="PFAppendixASubsections"/>
    <w:rsid w:val="00635DA4"/>
    <w:rPr>
      <w:rFonts w:ascii="Tahoma" w:hAnsi="Tahoma" w:eastAsia="Times New Roman" w:cs="Tahoma"/>
      <w:b/>
      <w:bCs/>
      <w:szCs w:val="24"/>
    </w:rPr>
  </w:style>
  <w:style w:type="paragraph" w:styleId="PFAppendixBSubsections" w:customStyle="1">
    <w:name w:val="PF Appendix B Subsections"/>
    <w:basedOn w:val="PFAppendixASubsections"/>
    <w:next w:val="Normal"/>
    <w:link w:val="PFAppendixBSubsectionsChar"/>
    <w:rsid w:val="00635DA4"/>
    <w:pPr>
      <w:numPr>
        <w:numId w:val="9"/>
      </w:numPr>
    </w:pPr>
  </w:style>
  <w:style w:type="character" w:styleId="PFAppendixBSubsectionsChar" w:customStyle="1">
    <w:name w:val="PF Appendix B Subsections Char"/>
    <w:basedOn w:val="PFAppendixASubsectionsChar"/>
    <w:link w:val="PFAppendixBSubsections"/>
    <w:rsid w:val="00635DA4"/>
    <w:rPr>
      <w:rFonts w:ascii="Tahoma" w:hAnsi="Tahoma" w:eastAsia="Times New Roman" w:cs="Tahoma"/>
      <w:b/>
      <w:bCs/>
      <w:szCs w:val="24"/>
    </w:rPr>
  </w:style>
  <w:style w:type="paragraph" w:styleId="PFAppendixCSubsections" w:customStyle="1">
    <w:name w:val="PF Appendix C Subsections"/>
    <w:basedOn w:val="PFAppendixBSubsections"/>
    <w:next w:val="Normal"/>
    <w:link w:val="PFAppendixCSubsectionsChar"/>
    <w:rsid w:val="00635DA4"/>
    <w:pPr>
      <w:numPr>
        <w:numId w:val="10"/>
      </w:numPr>
    </w:pPr>
  </w:style>
  <w:style w:type="character" w:styleId="PFAppendixCSubsectionsChar" w:customStyle="1">
    <w:name w:val="PF Appendix C Subsections Char"/>
    <w:basedOn w:val="PFAppendixBSubsectionsChar"/>
    <w:link w:val="PFAppendixCSubsections"/>
    <w:rsid w:val="00635DA4"/>
    <w:rPr>
      <w:rFonts w:ascii="Tahoma" w:hAnsi="Tahoma" w:eastAsia="Times New Roman" w:cs="Tahoma"/>
      <w:b/>
      <w:bCs/>
      <w:szCs w:val="24"/>
    </w:rPr>
  </w:style>
  <w:style w:type="paragraph" w:styleId="PFAppendixDSubsections" w:customStyle="1">
    <w:name w:val="PF Appendix D Subsections"/>
    <w:basedOn w:val="PFAppendixCSubsections"/>
    <w:next w:val="Normal"/>
    <w:link w:val="PFAppendixDSubsectionsChar"/>
    <w:rsid w:val="00635DA4"/>
    <w:pPr>
      <w:numPr>
        <w:numId w:val="11"/>
      </w:numPr>
    </w:pPr>
    <w:rPr>
      <w:szCs w:val="18"/>
    </w:rPr>
  </w:style>
  <w:style w:type="character" w:styleId="PFAppendixDSubsectionsChar" w:customStyle="1">
    <w:name w:val="PF Appendix D Subsections Char"/>
    <w:basedOn w:val="DefaultParagraphFont"/>
    <w:link w:val="PFAppendixDSubsections"/>
    <w:rsid w:val="00635DA4"/>
    <w:rPr>
      <w:rFonts w:ascii="Tahoma" w:hAnsi="Tahoma" w:eastAsia="Times New Roman" w:cs="Tahoma"/>
      <w:b/>
      <w:bCs/>
      <w:szCs w:val="18"/>
    </w:rPr>
  </w:style>
  <w:style w:type="paragraph" w:styleId="PFAppendixESubsections" w:customStyle="1">
    <w:name w:val="PF Appendix E Subsections"/>
    <w:basedOn w:val="PFAppendixDSubsections"/>
    <w:next w:val="Normal"/>
    <w:rsid w:val="00635DA4"/>
    <w:pPr>
      <w:numPr>
        <w:numId w:val="12"/>
      </w:numPr>
    </w:pPr>
  </w:style>
  <w:style w:type="paragraph" w:styleId="PFHeading1" w:customStyle="1">
    <w:name w:val="PF Heading 1"/>
    <w:basedOn w:val="Heading1"/>
    <w:next w:val="Normal"/>
    <w:link w:val="PFHeading1Char"/>
    <w:autoRedefine/>
    <w:rsid w:val="00165F5E"/>
    <w:pPr>
      <w:numPr>
        <w:numId w:val="13"/>
      </w:numPr>
    </w:pPr>
  </w:style>
  <w:style w:type="character" w:styleId="PFHeading1Char" w:customStyle="1">
    <w:name w:val="PF Heading 1 Char"/>
    <w:basedOn w:val="Heading1Char"/>
    <w:link w:val="PFHeading1"/>
    <w:rsid w:val="00165F5E"/>
    <w:rPr>
      <w:rFonts w:ascii="Times New Roman" w:hAnsi="Times New Roman" w:eastAsia="Times New Roman" w:cs="Times New Roman"/>
      <w:b w:val="0"/>
      <w:bCs w:val="0"/>
      <w:smallCaps/>
      <w:snapToGrid/>
      <w:spacing w:val="5"/>
      <w:sz w:val="24"/>
      <w:szCs w:val="28"/>
    </w:rPr>
  </w:style>
  <w:style w:type="paragraph" w:styleId="PFAppendixHeading" w:customStyle="1">
    <w:name w:val="PF Appendix Heading"/>
    <w:basedOn w:val="PFHeading1"/>
    <w:next w:val="Normal"/>
    <w:link w:val="PFAppendixHeadingChar"/>
    <w:qFormat/>
    <w:rsid w:val="00635DA4"/>
    <w:pPr>
      <w:numPr>
        <w:numId w:val="3"/>
      </w:numPr>
    </w:pPr>
  </w:style>
  <w:style w:type="character" w:styleId="PFAppendixHeadingChar" w:customStyle="1">
    <w:name w:val="PF Appendix Heading Char"/>
    <w:basedOn w:val="DefaultParagraphFont"/>
    <w:link w:val="PFAppendixHeading"/>
    <w:rsid w:val="00635DA4"/>
    <w:rPr>
      <w:rFonts w:ascii="Times New Roman" w:hAnsi="Times New Roman" w:eastAsia="Times New Roman" w:cs="Times New Roman"/>
      <w:b/>
      <w:bCs/>
      <w:snapToGrid w:val="0"/>
      <w:sz w:val="24"/>
      <w:szCs w:val="28"/>
    </w:rPr>
  </w:style>
  <w:style w:type="paragraph" w:styleId="PFBodyText" w:customStyle="1">
    <w:name w:val="PF Body Text"/>
    <w:basedOn w:val="Normal"/>
    <w:link w:val="PFBodyTextChar"/>
    <w:qFormat/>
    <w:rsid w:val="00635DA4"/>
    <w:pPr>
      <w:spacing w:after="120" w:line="240" w:lineRule="auto"/>
      <w:jc w:val="both"/>
    </w:pPr>
    <w:rPr>
      <w:rFonts w:ascii="Tahoma" w:hAnsi="Tahoma" w:eastAsia="Times New Roman" w:cs="Times New Roman"/>
      <w:sz w:val="20"/>
      <w:szCs w:val="18"/>
    </w:rPr>
  </w:style>
  <w:style w:type="character" w:styleId="PFBodyTextChar" w:customStyle="1">
    <w:name w:val="PF Body Text Char"/>
    <w:basedOn w:val="DefaultParagraphFont"/>
    <w:link w:val="PFBodyText"/>
    <w:rsid w:val="00635DA4"/>
    <w:rPr>
      <w:rFonts w:ascii="Tahoma" w:hAnsi="Tahoma" w:eastAsia="Times New Roman" w:cs="Times New Roman"/>
      <w:sz w:val="20"/>
      <w:szCs w:val="18"/>
    </w:rPr>
  </w:style>
  <w:style w:type="paragraph" w:styleId="PFBulletedList" w:customStyle="1">
    <w:name w:val="PF Bulleted List"/>
    <w:basedOn w:val="Normal"/>
    <w:link w:val="PFBulletedListChar"/>
    <w:uiPriority w:val="99"/>
    <w:rsid w:val="00635DA4"/>
    <w:pPr>
      <w:numPr>
        <w:numId w:val="4"/>
      </w:numPr>
      <w:spacing w:before="60" w:after="60" w:line="240" w:lineRule="auto"/>
      <w:jc w:val="both"/>
    </w:pPr>
    <w:rPr>
      <w:rFonts w:ascii="Tahoma" w:hAnsi="Tahoma" w:eastAsia="Times New Roman" w:cs="Times New Roman"/>
      <w:sz w:val="20"/>
      <w:szCs w:val="20"/>
    </w:rPr>
  </w:style>
  <w:style w:type="character" w:styleId="PFBulletedListChar" w:customStyle="1">
    <w:name w:val="PF Bulleted List Char"/>
    <w:basedOn w:val="DefaultParagraphFont"/>
    <w:link w:val="PFBulletedList"/>
    <w:uiPriority w:val="99"/>
    <w:rsid w:val="00635DA4"/>
    <w:rPr>
      <w:rFonts w:ascii="Tahoma" w:hAnsi="Tahoma" w:eastAsia="Times New Roman" w:cs="Times New Roman"/>
      <w:sz w:val="20"/>
      <w:szCs w:val="20"/>
    </w:rPr>
  </w:style>
  <w:style w:type="paragraph" w:styleId="PFHeading2" w:customStyle="1">
    <w:name w:val="PF Heading 2"/>
    <w:basedOn w:val="Heading2"/>
    <w:next w:val="PFBodyText"/>
    <w:link w:val="PFHeading2Char"/>
    <w:uiPriority w:val="99"/>
    <w:rsid w:val="00635DA4"/>
  </w:style>
  <w:style w:type="character" w:styleId="PFHeading2Char" w:customStyle="1">
    <w:name w:val="PF Heading 2 Char"/>
    <w:basedOn w:val="Heading2Char"/>
    <w:link w:val="PFHeading2"/>
    <w:uiPriority w:val="99"/>
    <w:rsid w:val="00635DA4"/>
    <w:rPr>
      <w:rFonts w:ascii="Times New Roman" w:hAnsi="Times New Roman" w:eastAsia="Times New Roman" w:cs="Times New Roman"/>
      <w:b w:val="0"/>
      <w:bCs w:val="0"/>
      <w:smallCaps/>
      <w:snapToGrid/>
      <w:sz w:val="28"/>
      <w:szCs w:val="28"/>
    </w:rPr>
  </w:style>
  <w:style w:type="paragraph" w:styleId="PFHeading3" w:customStyle="1">
    <w:name w:val="PF Heading 3"/>
    <w:basedOn w:val="Heading3"/>
    <w:next w:val="PFBodyText"/>
    <w:link w:val="PFHeading3Char"/>
    <w:rsid w:val="00635DA4"/>
  </w:style>
  <w:style w:type="character" w:styleId="PFHeading3Char" w:customStyle="1">
    <w:name w:val="PF Heading 3 Char"/>
    <w:basedOn w:val="Heading3Char"/>
    <w:link w:val="PFHeading3"/>
    <w:rsid w:val="00635DA4"/>
    <w:rPr>
      <w:rFonts w:ascii="Times New Roman" w:hAnsi="Times New Roman" w:eastAsia="Times New Roman" w:cs="Times New Roman"/>
      <w:b w:val="0"/>
      <w:bCs w:val="0"/>
      <w:i/>
      <w:iCs/>
      <w:smallCaps/>
      <w:spacing w:val="5"/>
      <w:sz w:val="26"/>
      <w:szCs w:val="32"/>
    </w:rPr>
  </w:style>
  <w:style w:type="paragraph" w:styleId="PFHeading4" w:customStyle="1">
    <w:name w:val="PF Heading 4"/>
    <w:basedOn w:val="Heading4"/>
    <w:next w:val="PFBodyText"/>
    <w:link w:val="PFHeading4Char"/>
    <w:uiPriority w:val="99"/>
    <w:rsid w:val="00635DA4"/>
  </w:style>
  <w:style w:type="character" w:styleId="PFHeading4Char" w:customStyle="1">
    <w:name w:val="PF Heading 4 Char"/>
    <w:basedOn w:val="Heading4Char"/>
    <w:link w:val="PFHeading4"/>
    <w:uiPriority w:val="99"/>
    <w:rsid w:val="00635DA4"/>
    <w:rPr>
      <w:rFonts w:ascii="Times New Roman" w:hAnsi="Times New Roman" w:eastAsia="Times New Roman" w:cs="Times New Roman"/>
      <w:b/>
      <w:bCs/>
      <w:iCs w:val="0"/>
      <w:snapToGrid/>
      <w:spacing w:val="5"/>
      <w:sz w:val="20"/>
      <w:szCs w:val="28"/>
    </w:rPr>
  </w:style>
  <w:style w:type="paragraph" w:styleId="PFHeading5" w:customStyle="1">
    <w:name w:val="PF Heading 5"/>
    <w:basedOn w:val="Heading5"/>
    <w:next w:val="PFBodyText"/>
    <w:link w:val="PFHeading5Char"/>
    <w:uiPriority w:val="99"/>
    <w:rsid w:val="00635DA4"/>
  </w:style>
  <w:style w:type="character" w:styleId="PFHeading5Char" w:customStyle="1">
    <w:name w:val="PF Heading 5 Char"/>
    <w:basedOn w:val="Heading5Char"/>
    <w:link w:val="PFHeading5"/>
    <w:uiPriority w:val="99"/>
    <w:rsid w:val="00635DA4"/>
    <w:rPr>
      <w:rFonts w:ascii="Tahoma" w:hAnsi="Tahoma" w:eastAsia="Times New Roman" w:cs="Times New Roman"/>
      <w:b w:val="0"/>
      <w:i/>
      <w:iCs/>
      <w:sz w:val="20"/>
      <w:szCs w:val="28"/>
    </w:rPr>
  </w:style>
  <w:style w:type="paragraph" w:styleId="PFHeading6" w:customStyle="1">
    <w:name w:val="PF Heading 6"/>
    <w:basedOn w:val="Heading6"/>
    <w:next w:val="PFBodyText"/>
    <w:link w:val="PFHeading6Char"/>
    <w:uiPriority w:val="99"/>
    <w:rsid w:val="00635DA4"/>
    <w:pPr>
      <w:ind w:left="1368" w:hanging="1368"/>
    </w:pPr>
  </w:style>
  <w:style w:type="character" w:styleId="PFHeading6Char" w:customStyle="1">
    <w:name w:val="PF Heading 6 Char"/>
    <w:basedOn w:val="Heading6Char"/>
    <w:link w:val="PFHeading6"/>
    <w:uiPriority w:val="99"/>
    <w:rsid w:val="00635DA4"/>
    <w:rPr>
      <w:rFonts w:ascii="Tahoma" w:hAnsi="Tahoma" w:eastAsia="Times New Roman" w:cs="Times New Roman"/>
      <w:b/>
      <w:bCs/>
      <w:color w:val="595959" w:themeColor="text1" w:themeTint="A6"/>
      <w:spacing w:val="5"/>
      <w:sz w:val="20"/>
      <w:shd w:val="clear" w:color="auto" w:fill="FFFFFF" w:themeFill="background1"/>
    </w:rPr>
  </w:style>
  <w:style w:type="paragraph" w:styleId="PFHeading7" w:customStyle="1">
    <w:name w:val="PF Heading 7"/>
    <w:basedOn w:val="Heading7"/>
    <w:next w:val="PFBodyText"/>
    <w:link w:val="PFHeading7Char"/>
    <w:rsid w:val="00635DA4"/>
    <w:pPr>
      <w:keepNext/>
      <w:ind w:left="1584" w:hanging="1584"/>
    </w:pPr>
  </w:style>
  <w:style w:type="character" w:styleId="PFHeading7Char" w:customStyle="1">
    <w:name w:val="PF Heading 7 Char"/>
    <w:basedOn w:val="Heading7Char"/>
    <w:link w:val="PFHeading7"/>
    <w:rsid w:val="00635DA4"/>
    <w:rPr>
      <w:rFonts w:ascii="Tahoma" w:hAnsi="Tahoma" w:eastAsia="Times New Roman" w:cs="Times New Roman"/>
      <w:b/>
      <w:bCs/>
      <w:i/>
      <w:iCs/>
      <w:color w:val="5A5A5A" w:themeColor="text1" w:themeTint="A5"/>
      <w:sz w:val="20"/>
      <w:szCs w:val="24"/>
    </w:rPr>
  </w:style>
  <w:style w:type="paragraph" w:styleId="PFHeading8" w:customStyle="1">
    <w:name w:val="PF Heading 8"/>
    <w:basedOn w:val="Heading8"/>
    <w:next w:val="PFBodyText"/>
    <w:link w:val="PFHeading8Char"/>
    <w:rsid w:val="00635DA4"/>
    <w:pPr>
      <w:keepNext/>
      <w:ind w:left="1728" w:hanging="1728"/>
    </w:pPr>
  </w:style>
  <w:style w:type="character" w:styleId="PFHeading8Char" w:customStyle="1">
    <w:name w:val="PF Heading 8 Char"/>
    <w:basedOn w:val="Heading8Char"/>
    <w:link w:val="PFHeading8"/>
    <w:rsid w:val="00635DA4"/>
    <w:rPr>
      <w:rFonts w:ascii="Tahoma" w:hAnsi="Tahoma" w:eastAsia="Times New Roman" w:cs="Times New Roman"/>
      <w:b/>
      <w:bCs/>
      <w:iCs w:val="0"/>
      <w:color w:val="7F7F7F" w:themeColor="text1" w:themeTint="80"/>
      <w:sz w:val="20"/>
      <w:szCs w:val="24"/>
    </w:rPr>
  </w:style>
  <w:style w:type="paragraph" w:styleId="PFHeading9" w:customStyle="1">
    <w:name w:val="PF Heading 9"/>
    <w:basedOn w:val="Heading9"/>
    <w:next w:val="PFBodyText"/>
    <w:link w:val="PFHeading9Char"/>
    <w:rsid w:val="00635DA4"/>
    <w:pPr>
      <w:keepNext/>
      <w:ind w:left="1944" w:hanging="1944"/>
    </w:pPr>
  </w:style>
  <w:style w:type="character" w:styleId="PFHeading9Char" w:customStyle="1">
    <w:name w:val="PF Heading 9 Char"/>
    <w:basedOn w:val="Heading9Char"/>
    <w:link w:val="PFHeading9"/>
    <w:rsid w:val="00635DA4"/>
    <w:rPr>
      <w:rFonts w:ascii="Tahoma" w:hAnsi="Tahoma" w:eastAsia="Times New Roman" w:cs="Arial"/>
      <w:b/>
      <w:bCs/>
      <w:i/>
      <w:iCs/>
      <w:color w:val="7F7F7F" w:themeColor="text1" w:themeTint="80"/>
      <w:sz w:val="20"/>
      <w:szCs w:val="18"/>
    </w:rPr>
  </w:style>
  <w:style w:type="paragraph" w:styleId="PFLetteredList" w:customStyle="1">
    <w:name w:val="PF Lettered List"/>
    <w:basedOn w:val="Normal"/>
    <w:link w:val="PFLetteredListChar"/>
    <w:uiPriority w:val="99"/>
    <w:rsid w:val="00635DA4"/>
    <w:pPr>
      <w:numPr>
        <w:numId w:val="5"/>
      </w:numPr>
      <w:spacing w:before="60" w:after="60" w:line="240" w:lineRule="auto"/>
      <w:jc w:val="both"/>
    </w:pPr>
    <w:rPr>
      <w:rFonts w:ascii="Tahoma" w:hAnsi="Tahoma"/>
      <w:iCs/>
      <w:sz w:val="20"/>
    </w:rPr>
  </w:style>
  <w:style w:type="character" w:styleId="PFLetteredListChar" w:customStyle="1">
    <w:name w:val="PF Lettered List Char"/>
    <w:basedOn w:val="DefaultParagraphFont"/>
    <w:link w:val="PFLetteredList"/>
    <w:uiPriority w:val="99"/>
    <w:rsid w:val="00635DA4"/>
    <w:rPr>
      <w:rFonts w:ascii="Tahoma" w:hAnsi="Tahoma"/>
      <w:iCs/>
      <w:sz w:val="20"/>
    </w:rPr>
  </w:style>
  <w:style w:type="paragraph" w:styleId="PFMinutes" w:customStyle="1">
    <w:name w:val="PF Minutes"/>
    <w:basedOn w:val="Normal"/>
    <w:rsid w:val="00635DA4"/>
    <w:pPr>
      <w:spacing w:after="30" w:line="240" w:lineRule="auto"/>
      <w:jc w:val="both"/>
    </w:pPr>
    <w:rPr>
      <w:rFonts w:ascii="Tahoma" w:hAnsi="Tahoma" w:eastAsia="Times New Roman" w:cs="Tahoma"/>
      <w:sz w:val="20"/>
      <w:szCs w:val="20"/>
    </w:rPr>
  </w:style>
  <w:style w:type="paragraph" w:styleId="PFNumberedList" w:customStyle="1">
    <w:name w:val="PF Numbered List"/>
    <w:basedOn w:val="Normal"/>
    <w:link w:val="PFNumberedListChar"/>
    <w:rsid w:val="00635DA4"/>
    <w:pPr>
      <w:numPr>
        <w:numId w:val="6"/>
      </w:numPr>
      <w:spacing w:before="60" w:after="60" w:line="240" w:lineRule="auto"/>
      <w:jc w:val="both"/>
    </w:pPr>
    <w:rPr>
      <w:rFonts w:ascii="Tahoma" w:hAnsi="Tahoma"/>
      <w:sz w:val="20"/>
    </w:rPr>
  </w:style>
  <w:style w:type="character" w:styleId="PFNumberedListChar" w:customStyle="1">
    <w:name w:val="PF Numbered List Char"/>
    <w:basedOn w:val="DefaultParagraphFont"/>
    <w:link w:val="PFNumberedList"/>
    <w:rsid w:val="00635DA4"/>
    <w:rPr>
      <w:rFonts w:ascii="Tahoma" w:hAnsi="Tahoma"/>
      <w:sz w:val="20"/>
    </w:rPr>
  </w:style>
  <w:style w:type="paragraph" w:styleId="PFTableHead" w:customStyle="1">
    <w:name w:val="PF Table Head"/>
    <w:basedOn w:val="Normal"/>
    <w:link w:val="PFTableHeadChar"/>
    <w:qFormat/>
    <w:rsid w:val="00635DA4"/>
    <w:pPr>
      <w:spacing w:before="60" w:after="60" w:line="240" w:lineRule="auto"/>
      <w:jc w:val="center"/>
    </w:pPr>
    <w:rPr>
      <w:rFonts w:ascii="Tahoma" w:hAnsi="Tahoma"/>
      <w:b/>
      <w:sz w:val="20"/>
    </w:rPr>
  </w:style>
  <w:style w:type="character" w:styleId="PFTableHeadChar" w:customStyle="1">
    <w:name w:val="PF Table Head Char"/>
    <w:basedOn w:val="DefaultParagraphFont"/>
    <w:link w:val="PFTableHead"/>
    <w:rsid w:val="00635DA4"/>
    <w:rPr>
      <w:rFonts w:ascii="Tahoma" w:hAnsi="Tahoma"/>
      <w:b/>
      <w:sz w:val="20"/>
    </w:rPr>
  </w:style>
  <w:style w:type="paragraph" w:styleId="PFTableText" w:customStyle="1">
    <w:name w:val="PF Table Text"/>
    <w:basedOn w:val="Normal"/>
    <w:link w:val="PFTableTextChar"/>
    <w:qFormat/>
    <w:rsid w:val="00635DA4"/>
    <w:pPr>
      <w:spacing w:before="60" w:after="60" w:line="240" w:lineRule="auto"/>
      <w:jc w:val="center"/>
    </w:pPr>
    <w:rPr>
      <w:rFonts w:ascii="Tahoma" w:hAnsi="Tahoma"/>
      <w:sz w:val="20"/>
    </w:rPr>
  </w:style>
  <w:style w:type="character" w:styleId="PFTableTextChar" w:customStyle="1">
    <w:name w:val="PF Table Text Char"/>
    <w:basedOn w:val="DefaultParagraphFont"/>
    <w:link w:val="PFTableText"/>
    <w:rsid w:val="00635DA4"/>
    <w:rPr>
      <w:rFonts w:ascii="Tahoma" w:hAnsi="Tahoma"/>
      <w:sz w:val="20"/>
    </w:rPr>
  </w:style>
  <w:style w:type="paragraph" w:styleId="PFTOCHead" w:customStyle="1">
    <w:name w:val="PF TOC Head"/>
    <w:basedOn w:val="Normal"/>
    <w:next w:val="PFBodyText"/>
    <w:link w:val="PFTOCHeadChar"/>
    <w:qFormat/>
    <w:rsid w:val="00635DA4"/>
    <w:pPr>
      <w:spacing w:before="120" w:after="120" w:line="240" w:lineRule="auto"/>
      <w:jc w:val="center"/>
    </w:pPr>
    <w:rPr>
      <w:rFonts w:ascii="Tahoma" w:hAnsi="Tahoma" w:eastAsia="Times New Roman" w:cs="Times New Roman"/>
      <w:b/>
      <w:sz w:val="28"/>
      <w:szCs w:val="36"/>
    </w:rPr>
  </w:style>
  <w:style w:type="character" w:styleId="PFTOCHeadChar" w:customStyle="1">
    <w:name w:val="PF TOC Head Char"/>
    <w:basedOn w:val="DefaultParagraphFont"/>
    <w:link w:val="PFTOCHead"/>
    <w:rsid w:val="00635DA4"/>
    <w:rPr>
      <w:rFonts w:ascii="Tahoma" w:hAnsi="Tahoma" w:eastAsia="Times New Roman" w:cs="Times New Roman"/>
      <w:b/>
      <w:sz w:val="28"/>
      <w:szCs w:val="36"/>
    </w:rPr>
  </w:style>
  <w:style w:type="table" w:styleId="TableGrid1" w:customStyle="1">
    <w:name w:val="Table Grid1"/>
    <w:basedOn w:val="TableNormal"/>
    <w:next w:val="TableGrid"/>
    <w:rsid w:val="00635DA4"/>
    <w:pPr>
      <w:spacing w:after="0" w:line="240" w:lineRule="auto"/>
    </w:pPr>
    <w:rPr>
      <w:rFonts w:ascii="Calibri" w:hAnsi="Calibri" w:eastAsia="Calibri"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Professional">
    <w:name w:val="Table Professional"/>
    <w:basedOn w:val="TableNormal"/>
    <w:rsid w:val="00635DA4"/>
    <w:pPr>
      <w:spacing w:after="0" w:line="240" w:lineRule="auto"/>
    </w:pPr>
    <w:rPr>
      <w:rFonts w:ascii="Times New Roman" w:hAnsi="Times New Roman" w:eastAsia="Times New Roman" w:cs="Times New Roman"/>
      <w:sz w:val="20"/>
      <w:szCs w:val="20"/>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Grid3" w:customStyle="1">
    <w:name w:val="Table Grid3"/>
    <w:basedOn w:val="TableNormal"/>
    <w:next w:val="TableGrid"/>
    <w:locked/>
    <w:rsid w:val="00635DA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next w:val="Normal"/>
    <w:link w:val="TitleChar"/>
    <w:uiPriority w:val="10"/>
    <w:qFormat/>
    <w:rsid w:val="00366375"/>
    <w:pPr>
      <w:spacing w:after="300" w:line="240" w:lineRule="auto"/>
      <w:contextualSpacing/>
    </w:pPr>
    <w:rPr>
      <w:smallCaps/>
      <w:sz w:val="52"/>
      <w:szCs w:val="52"/>
    </w:rPr>
  </w:style>
  <w:style w:type="character" w:styleId="TitleChar" w:customStyle="1">
    <w:name w:val="Title Char"/>
    <w:basedOn w:val="DefaultParagraphFont"/>
    <w:link w:val="Title"/>
    <w:uiPriority w:val="10"/>
    <w:rsid w:val="00366375"/>
    <w:rPr>
      <w:smallCaps/>
      <w:sz w:val="52"/>
      <w:szCs w:val="52"/>
    </w:rPr>
  </w:style>
  <w:style w:type="paragraph" w:styleId="NoSpacing">
    <w:name w:val="No Spacing"/>
    <w:basedOn w:val="Normal"/>
    <w:link w:val="NoSpacingChar"/>
    <w:uiPriority w:val="1"/>
    <w:qFormat/>
    <w:rsid w:val="00366375"/>
    <w:pPr>
      <w:spacing w:after="0" w:line="240" w:lineRule="auto"/>
    </w:pPr>
  </w:style>
  <w:style w:type="character" w:styleId="Strong">
    <w:name w:val="Strong"/>
    <w:uiPriority w:val="22"/>
    <w:qFormat/>
    <w:rsid w:val="00366375"/>
    <w:rPr>
      <w:b/>
      <w:bCs/>
    </w:rPr>
  </w:style>
  <w:style w:type="character" w:styleId="srch-url2" w:customStyle="1">
    <w:name w:val="srch-url2"/>
    <w:basedOn w:val="DefaultParagraphFont"/>
    <w:rsid w:val="00635DA4"/>
  </w:style>
  <w:style w:type="character" w:styleId="FollowedHyperlink">
    <w:name w:val="FollowedHyperlink"/>
    <w:basedOn w:val="DefaultParagraphFont"/>
    <w:semiHidden/>
    <w:unhideWhenUsed/>
    <w:rsid w:val="00635DA4"/>
    <w:rPr>
      <w:color w:val="954F72" w:themeColor="followedHyperlink"/>
      <w:u w:val="single"/>
    </w:rPr>
  </w:style>
  <w:style w:type="table" w:styleId="TableGrid4" w:customStyle="1">
    <w:name w:val="Table Grid4"/>
    <w:basedOn w:val="TableNormal"/>
    <w:next w:val="TableGrid"/>
    <w:uiPriority w:val="59"/>
    <w:rsid w:val="00635DA4"/>
    <w:pPr>
      <w:spacing w:after="0" w:line="240" w:lineRule="auto"/>
    </w:pPr>
    <w:rPr>
      <w:rFonts w:ascii="Times New Roman" w:hAnsi="Times New Roman" w:eastAsia="Times New Roman" w:cs="Times New Roman"/>
      <w:sz w:val="20"/>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FCaption" w:customStyle="1">
    <w:name w:val="PF Caption"/>
    <w:basedOn w:val="Caption"/>
    <w:uiPriority w:val="99"/>
    <w:rsid w:val="00635DA4"/>
  </w:style>
  <w:style w:type="character" w:styleId="ms-rtefontsize-51" w:customStyle="1">
    <w:name w:val="ms-rtefontsize-51"/>
    <w:basedOn w:val="DefaultParagraphFont"/>
    <w:rsid w:val="00635DA4"/>
    <w:rPr>
      <w:sz w:val="48"/>
      <w:szCs w:val="48"/>
    </w:rPr>
  </w:style>
  <w:style w:type="table" w:styleId="TableGrid2" w:customStyle="1">
    <w:name w:val="Table Grid2"/>
    <w:basedOn w:val="TableNormal"/>
    <w:next w:val="TableGrid"/>
    <w:uiPriority w:val="59"/>
    <w:rsid w:val="00635DA4"/>
    <w:pPr>
      <w:spacing w:after="0" w:line="240" w:lineRule="auto"/>
    </w:pPr>
    <w:rPr>
      <w:rFonts w:ascii="Times New Roman" w:hAnsi="Times New Roman" w:eastAsia="Times New Roman" w:cs="Times New Roman"/>
      <w:sz w:val="20"/>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ableParagraph" w:customStyle="1">
    <w:name w:val="Table Paragraph"/>
    <w:basedOn w:val="Normal"/>
    <w:uiPriority w:val="1"/>
    <w:rsid w:val="00635DA4"/>
    <w:pPr>
      <w:spacing w:after="120" w:line="240" w:lineRule="auto"/>
      <w:jc w:val="both"/>
    </w:pPr>
    <w:rPr>
      <w:rFonts w:ascii="Tahoma" w:hAnsi="Tahoma" w:eastAsia="Times New Roman" w:cs="Times New Roman"/>
      <w:sz w:val="20"/>
      <w:szCs w:val="24"/>
    </w:rPr>
  </w:style>
  <w:style w:type="character" w:styleId="UnresolvedMention">
    <w:name w:val="Unresolved Mention"/>
    <w:basedOn w:val="DefaultParagraphFont"/>
    <w:uiPriority w:val="99"/>
    <w:semiHidden/>
    <w:unhideWhenUsed/>
    <w:rsid w:val="00635DA4"/>
    <w:rPr>
      <w:color w:val="605E5C"/>
      <w:shd w:val="clear" w:color="auto" w:fill="E1DFDD"/>
    </w:rPr>
  </w:style>
  <w:style w:type="table" w:styleId="GridTable2">
    <w:name w:val="Grid Table 2"/>
    <w:basedOn w:val="TableNormal"/>
    <w:uiPriority w:val="47"/>
    <w:rsid w:val="00635DA4"/>
    <w:pPr>
      <w:spacing w:after="0" w:line="240" w:lineRule="auto"/>
    </w:pPr>
    <w:rPr>
      <w:rFonts w:ascii="Times New Roman" w:hAnsi="Times New Roman" w:eastAsia="Times New Roman" w:cs="Times New Roman"/>
      <w:sz w:val="20"/>
      <w:szCs w:val="20"/>
    </w:r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uthor" w:customStyle="1">
    <w:name w:val="author"/>
    <w:basedOn w:val="DefaultParagraphFont"/>
    <w:rsid w:val="00635DA4"/>
  </w:style>
  <w:style w:type="paragraph" w:styleId="ChatbotH1" w:customStyle="1">
    <w:name w:val="Chatbot H1"/>
    <w:basedOn w:val="PFHeading1"/>
    <w:link w:val="ChatbotH1Char"/>
    <w:rsid w:val="009A4997"/>
    <w:pPr>
      <w:numPr>
        <w:numId w:val="14"/>
      </w:numPr>
      <w:spacing w:before="240" w:after="240"/>
    </w:pPr>
  </w:style>
  <w:style w:type="paragraph" w:styleId="ChatbotH2" w:customStyle="1">
    <w:name w:val="Chatbot H2"/>
    <w:basedOn w:val="Heading3"/>
    <w:link w:val="ChatbotH2Char"/>
    <w:autoRedefine/>
    <w:qFormat/>
    <w:rsid w:val="00985436"/>
    <w:rPr>
      <w:bCs/>
      <w:szCs w:val="24"/>
    </w:rPr>
  </w:style>
  <w:style w:type="character" w:styleId="ChatbotH1Char" w:customStyle="1">
    <w:name w:val="Chatbot H1 Char"/>
    <w:basedOn w:val="PFHeading1Char"/>
    <w:link w:val="ChatbotH1"/>
    <w:rsid w:val="009A4997"/>
    <w:rPr>
      <w:rFonts w:ascii="Times New Roman" w:hAnsi="Times New Roman" w:eastAsia="Times New Roman" w:cs="Times New Roman"/>
      <w:b w:val="0"/>
      <w:bCs w:val="0"/>
      <w:smallCaps/>
      <w:snapToGrid/>
      <w:spacing w:val="5"/>
      <w:sz w:val="24"/>
      <w:szCs w:val="28"/>
    </w:rPr>
  </w:style>
  <w:style w:type="paragraph" w:styleId="ChatbotH3" w:customStyle="1">
    <w:name w:val="Chatbot H3"/>
    <w:basedOn w:val="Heading3"/>
    <w:link w:val="ChatbotH3Char"/>
    <w:rsid w:val="00F94FF6"/>
    <w:pPr>
      <w:numPr>
        <w:ilvl w:val="2"/>
      </w:numPr>
      <w:ind w:left="1350"/>
    </w:pPr>
  </w:style>
  <w:style w:type="character" w:styleId="ChatbotH2Char" w:customStyle="1">
    <w:name w:val="Chatbot H2 Char"/>
    <w:basedOn w:val="PFHeading1Char"/>
    <w:link w:val="ChatbotH2"/>
    <w:rsid w:val="00985436"/>
    <w:rPr>
      <w:rFonts w:ascii="Times New Roman" w:hAnsi="Times New Roman" w:eastAsia="Times New Roman" w:cs="Times New Roman"/>
      <w:b/>
      <w:bCs/>
      <w:smallCaps/>
      <w:snapToGrid w:val="0"/>
      <w:spacing w:val="5"/>
      <w:sz w:val="24"/>
      <w:szCs w:val="24"/>
    </w:rPr>
  </w:style>
  <w:style w:type="paragraph" w:styleId="ChatbotH4" w:customStyle="1">
    <w:name w:val="Chatbot H4"/>
    <w:basedOn w:val="Heading4"/>
    <w:link w:val="ChatbotH4Char"/>
    <w:rsid w:val="00F94FF6"/>
  </w:style>
  <w:style w:type="character" w:styleId="ChatbotH3Char" w:customStyle="1">
    <w:name w:val="Chatbot H3 Char"/>
    <w:basedOn w:val="Heading3Char"/>
    <w:link w:val="ChatbotH3"/>
    <w:rsid w:val="00F94FF6"/>
    <w:rPr>
      <w:rFonts w:ascii="Times New Roman" w:hAnsi="Times New Roman" w:eastAsia="Times New Roman" w:cs="Times New Roman"/>
      <w:b w:val="0"/>
      <w:bCs w:val="0"/>
      <w:i/>
      <w:iCs/>
      <w:smallCaps/>
      <w:spacing w:val="5"/>
      <w:sz w:val="26"/>
      <w:szCs w:val="32"/>
    </w:rPr>
  </w:style>
  <w:style w:type="character" w:styleId="NoSpacingChar" w:customStyle="1">
    <w:name w:val="No Spacing Char"/>
    <w:basedOn w:val="DefaultParagraphFont"/>
    <w:link w:val="NoSpacing"/>
    <w:uiPriority w:val="1"/>
    <w:rsid w:val="00C975FC"/>
  </w:style>
  <w:style w:type="character" w:styleId="ChatbotH4Char" w:customStyle="1">
    <w:name w:val="Chatbot H4 Char"/>
    <w:basedOn w:val="Heading4Char"/>
    <w:link w:val="ChatbotH4"/>
    <w:rsid w:val="00F94FF6"/>
    <w:rPr>
      <w:rFonts w:ascii="Times New Roman" w:hAnsi="Times New Roman" w:eastAsia="Times New Roman" w:cs="Times New Roman"/>
      <w:b/>
      <w:bCs/>
      <w:iCs w:val="0"/>
      <w:snapToGrid/>
      <w:spacing w:val="5"/>
      <w:sz w:val="20"/>
      <w:szCs w:val="28"/>
    </w:rPr>
  </w:style>
  <w:style w:type="paragraph" w:styleId="ChatbotNormal" w:customStyle="1">
    <w:name w:val="Chatbot Normal"/>
    <w:basedOn w:val="Normal"/>
    <w:link w:val="ChatbotNormalChar"/>
    <w:qFormat/>
    <w:rsid w:val="006F1AF0"/>
    <w:rPr>
      <w:rFonts w:ascii="Times New Roman" w:hAnsi="Times New Roman" w:cs="Times New Roman"/>
    </w:rPr>
  </w:style>
  <w:style w:type="paragraph" w:styleId="ChatbotList" w:customStyle="1">
    <w:name w:val="Chatbot List"/>
    <w:basedOn w:val="ListParagraph"/>
    <w:link w:val="ChatbotListChar"/>
    <w:qFormat/>
    <w:rsid w:val="006F1AF0"/>
    <w:pPr>
      <w:numPr>
        <w:numId w:val="16"/>
      </w:numPr>
    </w:pPr>
    <w:rPr>
      <w:rFonts w:ascii="Times New Roman" w:hAnsi="Times New Roman"/>
    </w:rPr>
  </w:style>
  <w:style w:type="character" w:styleId="ChatbotNormalChar" w:customStyle="1">
    <w:name w:val="Chatbot Normal Char"/>
    <w:basedOn w:val="DefaultParagraphFont"/>
    <w:link w:val="ChatbotNormal"/>
    <w:rsid w:val="006F1AF0"/>
    <w:rPr>
      <w:rFonts w:ascii="Times New Roman" w:hAnsi="Times New Roman" w:cs="Times New Roman"/>
    </w:rPr>
  </w:style>
  <w:style w:type="table" w:styleId="GridTable4-Accent1">
    <w:name w:val="Grid Table 4 Accent 1"/>
    <w:basedOn w:val="TableNormal"/>
    <w:uiPriority w:val="49"/>
    <w:rsid w:val="00464F23"/>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ListParagraphChar" w:customStyle="1">
    <w:name w:val="List Paragraph Char"/>
    <w:basedOn w:val="DefaultParagraphFont"/>
    <w:link w:val="ListParagraph"/>
    <w:uiPriority w:val="34"/>
    <w:rsid w:val="006F1AF0"/>
  </w:style>
  <w:style w:type="character" w:styleId="ChatbotListChar" w:customStyle="1">
    <w:name w:val="Chatbot List Char"/>
    <w:basedOn w:val="ListParagraphChar"/>
    <w:link w:val="ChatbotList"/>
    <w:rsid w:val="006F1AF0"/>
    <w:rPr>
      <w:rFonts w:ascii="Times New Roman" w:hAnsi="Times New Roman" w:eastAsia="Times New Roman" w:cs="Times New Roman"/>
      <w:sz w:val="24"/>
      <w:szCs w:val="24"/>
    </w:rPr>
  </w:style>
  <w:style w:type="numbering" w:styleId="NoList1" w:customStyle="1">
    <w:name w:val="No List1"/>
    <w:next w:val="NoList"/>
    <w:uiPriority w:val="99"/>
    <w:semiHidden/>
    <w:unhideWhenUsed/>
    <w:rsid w:val="0084417C"/>
  </w:style>
  <w:style w:type="paragraph" w:styleId="msonormal0" w:customStyle="1">
    <w:name w:val="msonormal"/>
    <w:basedOn w:val="Normal"/>
    <w:rsid w:val="0084417C"/>
    <w:pPr>
      <w:spacing w:before="100" w:beforeAutospacing="1" w:after="100" w:afterAutospacing="1" w:line="240" w:lineRule="auto"/>
    </w:pPr>
    <w:rPr>
      <w:rFonts w:ascii="Times New Roman" w:hAnsi="Times New Roman" w:eastAsia="Times New Roman" w:cs="Times New Roman"/>
      <w:sz w:val="24"/>
      <w:szCs w:val="24"/>
    </w:rPr>
  </w:style>
  <w:style w:type="paragraph" w:styleId="prj0" w:customStyle="1">
    <w:name w:val="prj0"/>
    <w:basedOn w:val="Normal"/>
    <w:rsid w:val="0084417C"/>
    <w:pPr>
      <w:pBdr>
        <w:top w:val="single" w:color="B1BBCC" w:sz="4" w:space="0"/>
        <w:left w:val="single" w:color="B1BBCC" w:sz="4" w:space="0"/>
        <w:bottom w:val="single" w:color="B1BBCC" w:sz="4" w:space="0"/>
        <w:right w:val="single" w:color="B1BBCC" w:sz="4" w:space="0"/>
      </w:pBdr>
      <w:spacing w:before="100" w:beforeAutospacing="1" w:after="100" w:afterAutospacing="1" w:line="240" w:lineRule="auto"/>
    </w:pPr>
    <w:rPr>
      <w:rFonts w:ascii="Segoe UI" w:hAnsi="Segoe UI" w:eastAsia="Times New Roman" w:cs="Segoe UI"/>
      <w:sz w:val="18"/>
      <w:szCs w:val="18"/>
    </w:rPr>
  </w:style>
  <w:style w:type="paragraph" w:styleId="prj1" w:customStyle="1">
    <w:name w:val="prj1"/>
    <w:basedOn w:val="Normal"/>
    <w:rsid w:val="0084417C"/>
    <w:pPr>
      <w:pBdr>
        <w:top w:val="single" w:color="B1BBCC" w:sz="4" w:space="0"/>
        <w:left w:val="single" w:color="B1BBCC" w:sz="4" w:space="0"/>
        <w:bottom w:val="single" w:color="B1BBCC" w:sz="4" w:space="0"/>
        <w:right w:val="single" w:color="B1BBCC" w:sz="4" w:space="0"/>
      </w:pBdr>
      <w:spacing w:before="100" w:beforeAutospacing="1" w:after="100" w:afterAutospacing="1" w:line="240" w:lineRule="auto"/>
    </w:pPr>
    <w:rPr>
      <w:rFonts w:ascii="Calibri" w:hAnsi="Calibri" w:eastAsia="Times New Roman" w:cs="Calibri"/>
    </w:rPr>
  </w:style>
  <w:style w:type="character" w:styleId="normaltextrun" w:customStyle="1">
    <w:name w:val="normaltextrun"/>
    <w:basedOn w:val="DefaultParagraphFont"/>
    <w:rsid w:val="000C32EA"/>
  </w:style>
  <w:style w:type="character" w:styleId="eop" w:customStyle="1">
    <w:name w:val="eop"/>
    <w:basedOn w:val="DefaultParagraphFont"/>
    <w:rsid w:val="000C32EA"/>
  </w:style>
  <w:style w:type="paragraph" w:styleId="paragraph" w:customStyle="1">
    <w:name w:val="paragraph"/>
    <w:basedOn w:val="Normal"/>
    <w:rsid w:val="000C32EA"/>
    <w:pPr>
      <w:spacing w:before="100" w:beforeAutospacing="1" w:after="100" w:afterAutospacing="1" w:line="240" w:lineRule="auto"/>
    </w:pPr>
    <w:rPr>
      <w:rFonts w:ascii="Times New Roman" w:hAnsi="Times New Roman" w:eastAsia="Times New Roman" w:cs="Times New Roman"/>
      <w:sz w:val="24"/>
      <w:szCs w:val="24"/>
    </w:rPr>
  </w:style>
  <w:style w:type="table" w:styleId="TableGrid5" w:customStyle="1">
    <w:name w:val="Table Grid5"/>
    <w:basedOn w:val="TableNormal"/>
    <w:next w:val="TableGrid"/>
    <w:uiPriority w:val="39"/>
    <w:rsid w:val="00B03992"/>
    <w:pPr>
      <w:spacing w:after="0" w:line="240" w:lineRule="auto"/>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1" w:customStyle="1">
    <w:name w:val="Table Grid Light1"/>
    <w:basedOn w:val="TableNormal"/>
    <w:next w:val="TableGridLight"/>
    <w:uiPriority w:val="40"/>
    <w:rsid w:val="00BB0B75"/>
    <w:pPr>
      <w:spacing w:after="0" w:line="240" w:lineRule="auto"/>
      <w:ind w:firstLine="720"/>
    </w:pPr>
    <w:rPr>
      <w:rFonts w:ascii="Times New Roman" w:hAnsi="Times New Roman" w:eastAsia="SimSun" w:cs="Times New Roman"/>
      <w:sz w:val="24"/>
      <w:szCs w:val="24"/>
      <w:lang w:eastAsia="ja-JP"/>
    </w:rPr>
    <w:tblPr>
      <w:tblInd w:w="0" w:type="nil"/>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styleId="TableGridLight">
    <w:name w:val="Grid Table Light"/>
    <w:basedOn w:val="TableNormal"/>
    <w:uiPriority w:val="40"/>
    <w:rsid w:val="00BB0B75"/>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keyword" w:customStyle="1">
    <w:name w:val="keyword"/>
    <w:basedOn w:val="DefaultParagraphFont"/>
    <w:rsid w:val="00C90FC5"/>
  </w:style>
  <w:style w:type="character" w:styleId="SubtitleChar" w:customStyle="1">
    <w:name w:val="Subtitle Char"/>
    <w:basedOn w:val="DefaultParagraphFont"/>
    <w:link w:val="Subtitle"/>
    <w:uiPriority w:val="11"/>
    <w:rsid w:val="00366375"/>
    <w:rPr>
      <w:i/>
      <w:iCs/>
      <w:smallCaps/>
      <w:spacing w:val="10"/>
      <w:sz w:val="28"/>
      <w:szCs w:val="28"/>
    </w:rPr>
  </w:style>
  <w:style w:type="paragraph" w:styleId="Subtitle">
    <w:name w:val="Subtitle"/>
    <w:basedOn w:val="Normal"/>
    <w:next w:val="Normal"/>
    <w:link w:val="SubtitleChar"/>
    <w:uiPriority w:val="11"/>
    <w:qFormat/>
    <w:rsid w:val="00366375"/>
    <w:rPr>
      <w:i/>
      <w:iCs/>
      <w:smallCaps/>
      <w:spacing w:val="10"/>
      <w:sz w:val="28"/>
      <w:szCs w:val="28"/>
    </w:rPr>
  </w:style>
  <w:style w:type="paragraph" w:styleId="Quote">
    <w:name w:val="Quote"/>
    <w:basedOn w:val="Normal"/>
    <w:next w:val="Normal"/>
    <w:link w:val="QuoteChar"/>
    <w:uiPriority w:val="29"/>
    <w:qFormat/>
    <w:rsid w:val="00366375"/>
    <w:rPr>
      <w:i/>
      <w:iCs/>
    </w:rPr>
  </w:style>
  <w:style w:type="character" w:styleId="QuoteChar" w:customStyle="1">
    <w:name w:val="Quote Char"/>
    <w:basedOn w:val="DefaultParagraphFont"/>
    <w:link w:val="Quote"/>
    <w:uiPriority w:val="29"/>
    <w:rsid w:val="00366375"/>
    <w:rPr>
      <w:i/>
      <w:iCs/>
    </w:rPr>
  </w:style>
  <w:style w:type="paragraph" w:styleId="IntenseQuote">
    <w:name w:val="Intense Quote"/>
    <w:basedOn w:val="Normal"/>
    <w:next w:val="Normal"/>
    <w:link w:val="IntenseQuoteChar"/>
    <w:uiPriority w:val="30"/>
    <w:qFormat/>
    <w:rsid w:val="00366375"/>
    <w:pPr>
      <w:pBdr>
        <w:top w:val="single" w:color="auto" w:sz="4" w:space="10"/>
        <w:bottom w:val="single" w:color="auto" w:sz="4" w:space="10"/>
      </w:pBdr>
      <w:spacing w:before="240" w:after="240" w:line="300" w:lineRule="auto"/>
      <w:ind w:left="1152" w:right="1152"/>
      <w:jc w:val="both"/>
    </w:pPr>
    <w:rPr>
      <w:i/>
      <w:iCs/>
    </w:rPr>
  </w:style>
  <w:style w:type="character" w:styleId="IntenseQuoteChar" w:customStyle="1">
    <w:name w:val="Intense Quote Char"/>
    <w:basedOn w:val="DefaultParagraphFont"/>
    <w:link w:val="IntenseQuote"/>
    <w:uiPriority w:val="30"/>
    <w:rsid w:val="00366375"/>
    <w:rPr>
      <w:i/>
      <w:iCs/>
    </w:rPr>
  </w:style>
  <w:style w:type="character" w:styleId="SubtleEmphasis">
    <w:name w:val="Subtle Emphasis"/>
    <w:uiPriority w:val="19"/>
    <w:qFormat/>
    <w:rsid w:val="00366375"/>
    <w:rPr>
      <w:i/>
      <w:iCs/>
    </w:rPr>
  </w:style>
  <w:style w:type="character" w:styleId="IntenseEmphasis">
    <w:name w:val="Intense Emphasis"/>
    <w:uiPriority w:val="21"/>
    <w:qFormat/>
    <w:rsid w:val="00366375"/>
    <w:rPr>
      <w:b/>
      <w:bCs/>
      <w:i/>
      <w:iCs/>
    </w:rPr>
  </w:style>
  <w:style w:type="character" w:styleId="SubtleReference">
    <w:name w:val="Subtle Reference"/>
    <w:basedOn w:val="DefaultParagraphFont"/>
    <w:uiPriority w:val="31"/>
    <w:qFormat/>
    <w:rsid w:val="00366375"/>
    <w:rPr>
      <w:smallCaps/>
    </w:rPr>
  </w:style>
  <w:style w:type="character" w:styleId="IntenseReference">
    <w:name w:val="Intense Reference"/>
    <w:uiPriority w:val="32"/>
    <w:qFormat/>
    <w:rsid w:val="00366375"/>
    <w:rPr>
      <w:b/>
      <w:bCs/>
      <w:smallCaps/>
    </w:rPr>
  </w:style>
  <w:style w:type="character" w:styleId="BookTitle">
    <w:name w:val="Book Title"/>
    <w:basedOn w:val="DefaultParagraphFont"/>
    <w:uiPriority w:val="33"/>
    <w:qFormat/>
    <w:rsid w:val="00366375"/>
    <w:rPr>
      <w:i/>
      <w:i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2902">
      <w:bodyDiv w:val="1"/>
      <w:marLeft w:val="0"/>
      <w:marRight w:val="0"/>
      <w:marTop w:val="0"/>
      <w:marBottom w:val="0"/>
      <w:divBdr>
        <w:top w:val="none" w:sz="0" w:space="0" w:color="auto"/>
        <w:left w:val="none" w:sz="0" w:space="0" w:color="auto"/>
        <w:bottom w:val="none" w:sz="0" w:space="0" w:color="auto"/>
        <w:right w:val="none" w:sz="0" w:space="0" w:color="auto"/>
      </w:divBdr>
    </w:div>
    <w:div w:id="14159446">
      <w:bodyDiv w:val="1"/>
      <w:marLeft w:val="0"/>
      <w:marRight w:val="0"/>
      <w:marTop w:val="0"/>
      <w:marBottom w:val="0"/>
      <w:divBdr>
        <w:top w:val="none" w:sz="0" w:space="0" w:color="auto"/>
        <w:left w:val="none" w:sz="0" w:space="0" w:color="auto"/>
        <w:bottom w:val="none" w:sz="0" w:space="0" w:color="auto"/>
        <w:right w:val="none" w:sz="0" w:space="0" w:color="auto"/>
      </w:divBdr>
    </w:div>
    <w:div w:id="43065791">
      <w:bodyDiv w:val="1"/>
      <w:marLeft w:val="0"/>
      <w:marRight w:val="0"/>
      <w:marTop w:val="0"/>
      <w:marBottom w:val="0"/>
      <w:divBdr>
        <w:top w:val="none" w:sz="0" w:space="0" w:color="auto"/>
        <w:left w:val="none" w:sz="0" w:space="0" w:color="auto"/>
        <w:bottom w:val="none" w:sz="0" w:space="0" w:color="auto"/>
        <w:right w:val="none" w:sz="0" w:space="0" w:color="auto"/>
      </w:divBdr>
    </w:div>
    <w:div w:id="198016099">
      <w:bodyDiv w:val="1"/>
      <w:marLeft w:val="0"/>
      <w:marRight w:val="0"/>
      <w:marTop w:val="0"/>
      <w:marBottom w:val="0"/>
      <w:divBdr>
        <w:top w:val="none" w:sz="0" w:space="0" w:color="auto"/>
        <w:left w:val="none" w:sz="0" w:space="0" w:color="auto"/>
        <w:bottom w:val="none" w:sz="0" w:space="0" w:color="auto"/>
        <w:right w:val="none" w:sz="0" w:space="0" w:color="auto"/>
      </w:divBdr>
      <w:divsChild>
        <w:div w:id="1634754545">
          <w:marLeft w:val="0"/>
          <w:marRight w:val="0"/>
          <w:marTop w:val="0"/>
          <w:marBottom w:val="0"/>
          <w:divBdr>
            <w:top w:val="none" w:sz="0" w:space="0" w:color="auto"/>
            <w:left w:val="none" w:sz="0" w:space="0" w:color="auto"/>
            <w:bottom w:val="none" w:sz="0" w:space="0" w:color="auto"/>
            <w:right w:val="none" w:sz="0" w:space="0" w:color="auto"/>
          </w:divBdr>
        </w:div>
        <w:div w:id="1235776381">
          <w:marLeft w:val="0"/>
          <w:marRight w:val="0"/>
          <w:marTop w:val="0"/>
          <w:marBottom w:val="0"/>
          <w:divBdr>
            <w:top w:val="none" w:sz="0" w:space="0" w:color="auto"/>
            <w:left w:val="none" w:sz="0" w:space="0" w:color="auto"/>
            <w:bottom w:val="none" w:sz="0" w:space="0" w:color="auto"/>
            <w:right w:val="none" w:sz="0" w:space="0" w:color="auto"/>
          </w:divBdr>
        </w:div>
        <w:div w:id="818425640">
          <w:marLeft w:val="0"/>
          <w:marRight w:val="0"/>
          <w:marTop w:val="0"/>
          <w:marBottom w:val="0"/>
          <w:divBdr>
            <w:top w:val="none" w:sz="0" w:space="0" w:color="auto"/>
            <w:left w:val="none" w:sz="0" w:space="0" w:color="auto"/>
            <w:bottom w:val="none" w:sz="0" w:space="0" w:color="auto"/>
            <w:right w:val="none" w:sz="0" w:space="0" w:color="auto"/>
          </w:divBdr>
        </w:div>
        <w:div w:id="352534409">
          <w:marLeft w:val="0"/>
          <w:marRight w:val="0"/>
          <w:marTop w:val="0"/>
          <w:marBottom w:val="0"/>
          <w:divBdr>
            <w:top w:val="none" w:sz="0" w:space="0" w:color="auto"/>
            <w:left w:val="none" w:sz="0" w:space="0" w:color="auto"/>
            <w:bottom w:val="none" w:sz="0" w:space="0" w:color="auto"/>
            <w:right w:val="none" w:sz="0" w:space="0" w:color="auto"/>
          </w:divBdr>
        </w:div>
      </w:divsChild>
    </w:div>
    <w:div w:id="250547933">
      <w:bodyDiv w:val="1"/>
      <w:marLeft w:val="0"/>
      <w:marRight w:val="0"/>
      <w:marTop w:val="0"/>
      <w:marBottom w:val="0"/>
      <w:divBdr>
        <w:top w:val="none" w:sz="0" w:space="0" w:color="auto"/>
        <w:left w:val="none" w:sz="0" w:space="0" w:color="auto"/>
        <w:bottom w:val="none" w:sz="0" w:space="0" w:color="auto"/>
        <w:right w:val="none" w:sz="0" w:space="0" w:color="auto"/>
      </w:divBdr>
    </w:div>
    <w:div w:id="321395224">
      <w:bodyDiv w:val="1"/>
      <w:marLeft w:val="0"/>
      <w:marRight w:val="0"/>
      <w:marTop w:val="0"/>
      <w:marBottom w:val="0"/>
      <w:divBdr>
        <w:top w:val="none" w:sz="0" w:space="0" w:color="auto"/>
        <w:left w:val="none" w:sz="0" w:space="0" w:color="auto"/>
        <w:bottom w:val="none" w:sz="0" w:space="0" w:color="auto"/>
        <w:right w:val="none" w:sz="0" w:space="0" w:color="auto"/>
      </w:divBdr>
    </w:div>
    <w:div w:id="383675977">
      <w:bodyDiv w:val="1"/>
      <w:marLeft w:val="0"/>
      <w:marRight w:val="0"/>
      <w:marTop w:val="0"/>
      <w:marBottom w:val="0"/>
      <w:divBdr>
        <w:top w:val="none" w:sz="0" w:space="0" w:color="auto"/>
        <w:left w:val="none" w:sz="0" w:space="0" w:color="auto"/>
        <w:bottom w:val="none" w:sz="0" w:space="0" w:color="auto"/>
        <w:right w:val="none" w:sz="0" w:space="0" w:color="auto"/>
      </w:divBdr>
    </w:div>
    <w:div w:id="424419396">
      <w:bodyDiv w:val="1"/>
      <w:marLeft w:val="0"/>
      <w:marRight w:val="0"/>
      <w:marTop w:val="0"/>
      <w:marBottom w:val="0"/>
      <w:divBdr>
        <w:top w:val="none" w:sz="0" w:space="0" w:color="auto"/>
        <w:left w:val="none" w:sz="0" w:space="0" w:color="auto"/>
        <w:bottom w:val="none" w:sz="0" w:space="0" w:color="auto"/>
        <w:right w:val="none" w:sz="0" w:space="0" w:color="auto"/>
      </w:divBdr>
    </w:div>
    <w:div w:id="535434329">
      <w:bodyDiv w:val="1"/>
      <w:marLeft w:val="0"/>
      <w:marRight w:val="0"/>
      <w:marTop w:val="0"/>
      <w:marBottom w:val="0"/>
      <w:divBdr>
        <w:top w:val="none" w:sz="0" w:space="0" w:color="auto"/>
        <w:left w:val="none" w:sz="0" w:space="0" w:color="auto"/>
        <w:bottom w:val="none" w:sz="0" w:space="0" w:color="auto"/>
        <w:right w:val="none" w:sz="0" w:space="0" w:color="auto"/>
      </w:divBdr>
    </w:div>
    <w:div w:id="577791997">
      <w:bodyDiv w:val="1"/>
      <w:marLeft w:val="0"/>
      <w:marRight w:val="0"/>
      <w:marTop w:val="0"/>
      <w:marBottom w:val="0"/>
      <w:divBdr>
        <w:top w:val="none" w:sz="0" w:space="0" w:color="auto"/>
        <w:left w:val="none" w:sz="0" w:space="0" w:color="auto"/>
        <w:bottom w:val="none" w:sz="0" w:space="0" w:color="auto"/>
        <w:right w:val="none" w:sz="0" w:space="0" w:color="auto"/>
      </w:divBdr>
      <w:divsChild>
        <w:div w:id="1789159176">
          <w:marLeft w:val="0"/>
          <w:marRight w:val="0"/>
          <w:marTop w:val="0"/>
          <w:marBottom w:val="0"/>
          <w:divBdr>
            <w:top w:val="none" w:sz="0" w:space="0" w:color="auto"/>
            <w:left w:val="none" w:sz="0" w:space="0" w:color="auto"/>
            <w:bottom w:val="none" w:sz="0" w:space="0" w:color="auto"/>
            <w:right w:val="none" w:sz="0" w:space="0" w:color="auto"/>
          </w:divBdr>
        </w:div>
        <w:div w:id="1213539760">
          <w:marLeft w:val="0"/>
          <w:marRight w:val="0"/>
          <w:marTop w:val="0"/>
          <w:marBottom w:val="0"/>
          <w:divBdr>
            <w:top w:val="none" w:sz="0" w:space="0" w:color="auto"/>
            <w:left w:val="none" w:sz="0" w:space="0" w:color="auto"/>
            <w:bottom w:val="none" w:sz="0" w:space="0" w:color="auto"/>
            <w:right w:val="none" w:sz="0" w:space="0" w:color="auto"/>
          </w:divBdr>
        </w:div>
        <w:div w:id="1825579882">
          <w:marLeft w:val="0"/>
          <w:marRight w:val="0"/>
          <w:marTop w:val="0"/>
          <w:marBottom w:val="0"/>
          <w:divBdr>
            <w:top w:val="none" w:sz="0" w:space="0" w:color="auto"/>
            <w:left w:val="none" w:sz="0" w:space="0" w:color="auto"/>
            <w:bottom w:val="none" w:sz="0" w:space="0" w:color="auto"/>
            <w:right w:val="none" w:sz="0" w:space="0" w:color="auto"/>
          </w:divBdr>
        </w:div>
        <w:div w:id="448747089">
          <w:marLeft w:val="0"/>
          <w:marRight w:val="0"/>
          <w:marTop w:val="0"/>
          <w:marBottom w:val="0"/>
          <w:divBdr>
            <w:top w:val="none" w:sz="0" w:space="0" w:color="auto"/>
            <w:left w:val="none" w:sz="0" w:space="0" w:color="auto"/>
            <w:bottom w:val="none" w:sz="0" w:space="0" w:color="auto"/>
            <w:right w:val="none" w:sz="0" w:space="0" w:color="auto"/>
          </w:divBdr>
        </w:div>
        <w:div w:id="8918467">
          <w:marLeft w:val="0"/>
          <w:marRight w:val="0"/>
          <w:marTop w:val="0"/>
          <w:marBottom w:val="0"/>
          <w:divBdr>
            <w:top w:val="none" w:sz="0" w:space="0" w:color="auto"/>
            <w:left w:val="none" w:sz="0" w:space="0" w:color="auto"/>
            <w:bottom w:val="none" w:sz="0" w:space="0" w:color="auto"/>
            <w:right w:val="none" w:sz="0" w:space="0" w:color="auto"/>
          </w:divBdr>
        </w:div>
        <w:div w:id="1730154346">
          <w:marLeft w:val="0"/>
          <w:marRight w:val="0"/>
          <w:marTop w:val="0"/>
          <w:marBottom w:val="0"/>
          <w:divBdr>
            <w:top w:val="none" w:sz="0" w:space="0" w:color="auto"/>
            <w:left w:val="none" w:sz="0" w:space="0" w:color="auto"/>
            <w:bottom w:val="none" w:sz="0" w:space="0" w:color="auto"/>
            <w:right w:val="none" w:sz="0" w:space="0" w:color="auto"/>
          </w:divBdr>
        </w:div>
        <w:div w:id="1751730147">
          <w:marLeft w:val="0"/>
          <w:marRight w:val="0"/>
          <w:marTop w:val="0"/>
          <w:marBottom w:val="0"/>
          <w:divBdr>
            <w:top w:val="none" w:sz="0" w:space="0" w:color="auto"/>
            <w:left w:val="none" w:sz="0" w:space="0" w:color="auto"/>
            <w:bottom w:val="none" w:sz="0" w:space="0" w:color="auto"/>
            <w:right w:val="none" w:sz="0" w:space="0" w:color="auto"/>
          </w:divBdr>
        </w:div>
        <w:div w:id="1840584686">
          <w:marLeft w:val="0"/>
          <w:marRight w:val="0"/>
          <w:marTop w:val="0"/>
          <w:marBottom w:val="0"/>
          <w:divBdr>
            <w:top w:val="none" w:sz="0" w:space="0" w:color="auto"/>
            <w:left w:val="none" w:sz="0" w:space="0" w:color="auto"/>
            <w:bottom w:val="none" w:sz="0" w:space="0" w:color="auto"/>
            <w:right w:val="none" w:sz="0" w:space="0" w:color="auto"/>
          </w:divBdr>
        </w:div>
        <w:div w:id="567768168">
          <w:marLeft w:val="0"/>
          <w:marRight w:val="0"/>
          <w:marTop w:val="0"/>
          <w:marBottom w:val="0"/>
          <w:divBdr>
            <w:top w:val="none" w:sz="0" w:space="0" w:color="auto"/>
            <w:left w:val="none" w:sz="0" w:space="0" w:color="auto"/>
            <w:bottom w:val="none" w:sz="0" w:space="0" w:color="auto"/>
            <w:right w:val="none" w:sz="0" w:space="0" w:color="auto"/>
          </w:divBdr>
        </w:div>
        <w:div w:id="1676422170">
          <w:marLeft w:val="0"/>
          <w:marRight w:val="0"/>
          <w:marTop w:val="0"/>
          <w:marBottom w:val="0"/>
          <w:divBdr>
            <w:top w:val="none" w:sz="0" w:space="0" w:color="auto"/>
            <w:left w:val="none" w:sz="0" w:space="0" w:color="auto"/>
            <w:bottom w:val="none" w:sz="0" w:space="0" w:color="auto"/>
            <w:right w:val="none" w:sz="0" w:space="0" w:color="auto"/>
          </w:divBdr>
        </w:div>
        <w:div w:id="1689404806">
          <w:marLeft w:val="0"/>
          <w:marRight w:val="0"/>
          <w:marTop w:val="0"/>
          <w:marBottom w:val="0"/>
          <w:divBdr>
            <w:top w:val="none" w:sz="0" w:space="0" w:color="auto"/>
            <w:left w:val="none" w:sz="0" w:space="0" w:color="auto"/>
            <w:bottom w:val="none" w:sz="0" w:space="0" w:color="auto"/>
            <w:right w:val="none" w:sz="0" w:space="0" w:color="auto"/>
          </w:divBdr>
        </w:div>
        <w:div w:id="1308821530">
          <w:marLeft w:val="0"/>
          <w:marRight w:val="0"/>
          <w:marTop w:val="0"/>
          <w:marBottom w:val="0"/>
          <w:divBdr>
            <w:top w:val="none" w:sz="0" w:space="0" w:color="auto"/>
            <w:left w:val="none" w:sz="0" w:space="0" w:color="auto"/>
            <w:bottom w:val="none" w:sz="0" w:space="0" w:color="auto"/>
            <w:right w:val="none" w:sz="0" w:space="0" w:color="auto"/>
          </w:divBdr>
        </w:div>
        <w:div w:id="1422291162">
          <w:marLeft w:val="0"/>
          <w:marRight w:val="0"/>
          <w:marTop w:val="0"/>
          <w:marBottom w:val="0"/>
          <w:divBdr>
            <w:top w:val="none" w:sz="0" w:space="0" w:color="auto"/>
            <w:left w:val="none" w:sz="0" w:space="0" w:color="auto"/>
            <w:bottom w:val="none" w:sz="0" w:space="0" w:color="auto"/>
            <w:right w:val="none" w:sz="0" w:space="0" w:color="auto"/>
          </w:divBdr>
        </w:div>
      </w:divsChild>
    </w:div>
    <w:div w:id="691344699">
      <w:bodyDiv w:val="1"/>
      <w:marLeft w:val="0"/>
      <w:marRight w:val="0"/>
      <w:marTop w:val="0"/>
      <w:marBottom w:val="0"/>
      <w:divBdr>
        <w:top w:val="none" w:sz="0" w:space="0" w:color="auto"/>
        <w:left w:val="none" w:sz="0" w:space="0" w:color="auto"/>
        <w:bottom w:val="none" w:sz="0" w:space="0" w:color="auto"/>
        <w:right w:val="none" w:sz="0" w:space="0" w:color="auto"/>
      </w:divBdr>
    </w:div>
    <w:div w:id="693531559">
      <w:bodyDiv w:val="1"/>
      <w:marLeft w:val="0"/>
      <w:marRight w:val="0"/>
      <w:marTop w:val="0"/>
      <w:marBottom w:val="0"/>
      <w:divBdr>
        <w:top w:val="none" w:sz="0" w:space="0" w:color="auto"/>
        <w:left w:val="none" w:sz="0" w:space="0" w:color="auto"/>
        <w:bottom w:val="none" w:sz="0" w:space="0" w:color="auto"/>
        <w:right w:val="none" w:sz="0" w:space="0" w:color="auto"/>
      </w:divBdr>
    </w:div>
    <w:div w:id="709109034">
      <w:bodyDiv w:val="1"/>
      <w:marLeft w:val="0"/>
      <w:marRight w:val="0"/>
      <w:marTop w:val="0"/>
      <w:marBottom w:val="0"/>
      <w:divBdr>
        <w:top w:val="none" w:sz="0" w:space="0" w:color="auto"/>
        <w:left w:val="none" w:sz="0" w:space="0" w:color="auto"/>
        <w:bottom w:val="none" w:sz="0" w:space="0" w:color="auto"/>
        <w:right w:val="none" w:sz="0" w:space="0" w:color="auto"/>
      </w:divBdr>
    </w:div>
    <w:div w:id="755588385">
      <w:bodyDiv w:val="1"/>
      <w:marLeft w:val="0"/>
      <w:marRight w:val="0"/>
      <w:marTop w:val="0"/>
      <w:marBottom w:val="0"/>
      <w:divBdr>
        <w:top w:val="none" w:sz="0" w:space="0" w:color="auto"/>
        <w:left w:val="none" w:sz="0" w:space="0" w:color="auto"/>
        <w:bottom w:val="none" w:sz="0" w:space="0" w:color="auto"/>
        <w:right w:val="none" w:sz="0" w:space="0" w:color="auto"/>
      </w:divBdr>
    </w:div>
    <w:div w:id="877397621">
      <w:bodyDiv w:val="1"/>
      <w:marLeft w:val="0"/>
      <w:marRight w:val="0"/>
      <w:marTop w:val="0"/>
      <w:marBottom w:val="0"/>
      <w:divBdr>
        <w:top w:val="none" w:sz="0" w:space="0" w:color="auto"/>
        <w:left w:val="none" w:sz="0" w:space="0" w:color="auto"/>
        <w:bottom w:val="none" w:sz="0" w:space="0" w:color="auto"/>
        <w:right w:val="none" w:sz="0" w:space="0" w:color="auto"/>
      </w:divBdr>
    </w:div>
    <w:div w:id="1004163746">
      <w:bodyDiv w:val="1"/>
      <w:marLeft w:val="0"/>
      <w:marRight w:val="0"/>
      <w:marTop w:val="0"/>
      <w:marBottom w:val="0"/>
      <w:divBdr>
        <w:top w:val="none" w:sz="0" w:space="0" w:color="auto"/>
        <w:left w:val="none" w:sz="0" w:space="0" w:color="auto"/>
        <w:bottom w:val="none" w:sz="0" w:space="0" w:color="auto"/>
        <w:right w:val="none" w:sz="0" w:space="0" w:color="auto"/>
      </w:divBdr>
    </w:div>
    <w:div w:id="1037435761">
      <w:bodyDiv w:val="1"/>
      <w:marLeft w:val="0"/>
      <w:marRight w:val="0"/>
      <w:marTop w:val="0"/>
      <w:marBottom w:val="0"/>
      <w:divBdr>
        <w:top w:val="none" w:sz="0" w:space="0" w:color="auto"/>
        <w:left w:val="none" w:sz="0" w:space="0" w:color="auto"/>
        <w:bottom w:val="none" w:sz="0" w:space="0" w:color="auto"/>
        <w:right w:val="none" w:sz="0" w:space="0" w:color="auto"/>
      </w:divBdr>
    </w:div>
    <w:div w:id="1045716634">
      <w:bodyDiv w:val="1"/>
      <w:marLeft w:val="0"/>
      <w:marRight w:val="0"/>
      <w:marTop w:val="0"/>
      <w:marBottom w:val="0"/>
      <w:divBdr>
        <w:top w:val="none" w:sz="0" w:space="0" w:color="auto"/>
        <w:left w:val="none" w:sz="0" w:space="0" w:color="auto"/>
        <w:bottom w:val="none" w:sz="0" w:space="0" w:color="auto"/>
        <w:right w:val="none" w:sz="0" w:space="0" w:color="auto"/>
      </w:divBdr>
    </w:div>
    <w:div w:id="1176768438">
      <w:bodyDiv w:val="1"/>
      <w:marLeft w:val="0"/>
      <w:marRight w:val="0"/>
      <w:marTop w:val="0"/>
      <w:marBottom w:val="0"/>
      <w:divBdr>
        <w:top w:val="none" w:sz="0" w:space="0" w:color="auto"/>
        <w:left w:val="none" w:sz="0" w:space="0" w:color="auto"/>
        <w:bottom w:val="none" w:sz="0" w:space="0" w:color="auto"/>
        <w:right w:val="none" w:sz="0" w:space="0" w:color="auto"/>
      </w:divBdr>
    </w:div>
    <w:div w:id="1181698888">
      <w:bodyDiv w:val="1"/>
      <w:marLeft w:val="0"/>
      <w:marRight w:val="0"/>
      <w:marTop w:val="0"/>
      <w:marBottom w:val="0"/>
      <w:divBdr>
        <w:top w:val="none" w:sz="0" w:space="0" w:color="auto"/>
        <w:left w:val="none" w:sz="0" w:space="0" w:color="auto"/>
        <w:bottom w:val="none" w:sz="0" w:space="0" w:color="auto"/>
        <w:right w:val="none" w:sz="0" w:space="0" w:color="auto"/>
      </w:divBdr>
    </w:div>
    <w:div w:id="1185243353">
      <w:bodyDiv w:val="1"/>
      <w:marLeft w:val="0"/>
      <w:marRight w:val="0"/>
      <w:marTop w:val="0"/>
      <w:marBottom w:val="0"/>
      <w:divBdr>
        <w:top w:val="none" w:sz="0" w:space="0" w:color="auto"/>
        <w:left w:val="none" w:sz="0" w:space="0" w:color="auto"/>
        <w:bottom w:val="none" w:sz="0" w:space="0" w:color="auto"/>
        <w:right w:val="none" w:sz="0" w:space="0" w:color="auto"/>
      </w:divBdr>
    </w:div>
    <w:div w:id="1197617860">
      <w:bodyDiv w:val="1"/>
      <w:marLeft w:val="0"/>
      <w:marRight w:val="0"/>
      <w:marTop w:val="0"/>
      <w:marBottom w:val="0"/>
      <w:divBdr>
        <w:top w:val="none" w:sz="0" w:space="0" w:color="auto"/>
        <w:left w:val="none" w:sz="0" w:space="0" w:color="auto"/>
        <w:bottom w:val="none" w:sz="0" w:space="0" w:color="auto"/>
        <w:right w:val="none" w:sz="0" w:space="0" w:color="auto"/>
      </w:divBdr>
    </w:div>
    <w:div w:id="1223251908">
      <w:bodyDiv w:val="1"/>
      <w:marLeft w:val="0"/>
      <w:marRight w:val="0"/>
      <w:marTop w:val="0"/>
      <w:marBottom w:val="0"/>
      <w:divBdr>
        <w:top w:val="none" w:sz="0" w:space="0" w:color="auto"/>
        <w:left w:val="none" w:sz="0" w:space="0" w:color="auto"/>
        <w:bottom w:val="none" w:sz="0" w:space="0" w:color="auto"/>
        <w:right w:val="none" w:sz="0" w:space="0" w:color="auto"/>
      </w:divBdr>
    </w:div>
    <w:div w:id="1251815260">
      <w:bodyDiv w:val="1"/>
      <w:marLeft w:val="0"/>
      <w:marRight w:val="0"/>
      <w:marTop w:val="0"/>
      <w:marBottom w:val="0"/>
      <w:divBdr>
        <w:top w:val="none" w:sz="0" w:space="0" w:color="auto"/>
        <w:left w:val="none" w:sz="0" w:space="0" w:color="auto"/>
        <w:bottom w:val="none" w:sz="0" w:space="0" w:color="auto"/>
        <w:right w:val="none" w:sz="0" w:space="0" w:color="auto"/>
      </w:divBdr>
    </w:div>
    <w:div w:id="1260481959">
      <w:bodyDiv w:val="1"/>
      <w:marLeft w:val="0"/>
      <w:marRight w:val="0"/>
      <w:marTop w:val="0"/>
      <w:marBottom w:val="0"/>
      <w:divBdr>
        <w:top w:val="none" w:sz="0" w:space="0" w:color="auto"/>
        <w:left w:val="none" w:sz="0" w:space="0" w:color="auto"/>
        <w:bottom w:val="none" w:sz="0" w:space="0" w:color="auto"/>
        <w:right w:val="none" w:sz="0" w:space="0" w:color="auto"/>
      </w:divBdr>
    </w:div>
    <w:div w:id="1299723452">
      <w:bodyDiv w:val="1"/>
      <w:marLeft w:val="0"/>
      <w:marRight w:val="0"/>
      <w:marTop w:val="0"/>
      <w:marBottom w:val="0"/>
      <w:divBdr>
        <w:top w:val="none" w:sz="0" w:space="0" w:color="auto"/>
        <w:left w:val="none" w:sz="0" w:space="0" w:color="auto"/>
        <w:bottom w:val="none" w:sz="0" w:space="0" w:color="auto"/>
        <w:right w:val="none" w:sz="0" w:space="0" w:color="auto"/>
      </w:divBdr>
    </w:div>
    <w:div w:id="1327972467">
      <w:bodyDiv w:val="1"/>
      <w:marLeft w:val="0"/>
      <w:marRight w:val="0"/>
      <w:marTop w:val="0"/>
      <w:marBottom w:val="0"/>
      <w:divBdr>
        <w:top w:val="none" w:sz="0" w:space="0" w:color="auto"/>
        <w:left w:val="none" w:sz="0" w:space="0" w:color="auto"/>
        <w:bottom w:val="none" w:sz="0" w:space="0" w:color="auto"/>
        <w:right w:val="none" w:sz="0" w:space="0" w:color="auto"/>
      </w:divBdr>
    </w:div>
    <w:div w:id="1370689793">
      <w:bodyDiv w:val="1"/>
      <w:marLeft w:val="0"/>
      <w:marRight w:val="0"/>
      <w:marTop w:val="0"/>
      <w:marBottom w:val="0"/>
      <w:divBdr>
        <w:top w:val="none" w:sz="0" w:space="0" w:color="auto"/>
        <w:left w:val="none" w:sz="0" w:space="0" w:color="auto"/>
        <w:bottom w:val="none" w:sz="0" w:space="0" w:color="auto"/>
        <w:right w:val="none" w:sz="0" w:space="0" w:color="auto"/>
      </w:divBdr>
    </w:div>
    <w:div w:id="1464426273">
      <w:bodyDiv w:val="1"/>
      <w:marLeft w:val="0"/>
      <w:marRight w:val="0"/>
      <w:marTop w:val="0"/>
      <w:marBottom w:val="0"/>
      <w:divBdr>
        <w:top w:val="none" w:sz="0" w:space="0" w:color="auto"/>
        <w:left w:val="none" w:sz="0" w:space="0" w:color="auto"/>
        <w:bottom w:val="none" w:sz="0" w:space="0" w:color="auto"/>
        <w:right w:val="none" w:sz="0" w:space="0" w:color="auto"/>
      </w:divBdr>
    </w:div>
    <w:div w:id="1476142077">
      <w:bodyDiv w:val="1"/>
      <w:marLeft w:val="0"/>
      <w:marRight w:val="0"/>
      <w:marTop w:val="0"/>
      <w:marBottom w:val="0"/>
      <w:divBdr>
        <w:top w:val="none" w:sz="0" w:space="0" w:color="auto"/>
        <w:left w:val="none" w:sz="0" w:space="0" w:color="auto"/>
        <w:bottom w:val="none" w:sz="0" w:space="0" w:color="auto"/>
        <w:right w:val="none" w:sz="0" w:space="0" w:color="auto"/>
      </w:divBdr>
    </w:div>
    <w:div w:id="1623338539">
      <w:bodyDiv w:val="1"/>
      <w:marLeft w:val="0"/>
      <w:marRight w:val="0"/>
      <w:marTop w:val="0"/>
      <w:marBottom w:val="0"/>
      <w:divBdr>
        <w:top w:val="none" w:sz="0" w:space="0" w:color="auto"/>
        <w:left w:val="none" w:sz="0" w:space="0" w:color="auto"/>
        <w:bottom w:val="none" w:sz="0" w:space="0" w:color="auto"/>
        <w:right w:val="none" w:sz="0" w:space="0" w:color="auto"/>
      </w:divBdr>
    </w:div>
    <w:div w:id="1681664066">
      <w:bodyDiv w:val="1"/>
      <w:marLeft w:val="0"/>
      <w:marRight w:val="0"/>
      <w:marTop w:val="0"/>
      <w:marBottom w:val="0"/>
      <w:divBdr>
        <w:top w:val="none" w:sz="0" w:space="0" w:color="auto"/>
        <w:left w:val="none" w:sz="0" w:space="0" w:color="auto"/>
        <w:bottom w:val="none" w:sz="0" w:space="0" w:color="auto"/>
        <w:right w:val="none" w:sz="0" w:space="0" w:color="auto"/>
      </w:divBdr>
    </w:div>
    <w:div w:id="1730877947">
      <w:bodyDiv w:val="1"/>
      <w:marLeft w:val="0"/>
      <w:marRight w:val="0"/>
      <w:marTop w:val="0"/>
      <w:marBottom w:val="0"/>
      <w:divBdr>
        <w:top w:val="none" w:sz="0" w:space="0" w:color="auto"/>
        <w:left w:val="none" w:sz="0" w:space="0" w:color="auto"/>
        <w:bottom w:val="none" w:sz="0" w:space="0" w:color="auto"/>
        <w:right w:val="none" w:sz="0" w:space="0" w:color="auto"/>
      </w:divBdr>
      <w:divsChild>
        <w:div w:id="482698748">
          <w:marLeft w:val="0"/>
          <w:marRight w:val="0"/>
          <w:marTop w:val="0"/>
          <w:marBottom w:val="0"/>
          <w:divBdr>
            <w:top w:val="none" w:sz="0" w:space="0" w:color="auto"/>
            <w:left w:val="none" w:sz="0" w:space="0" w:color="auto"/>
            <w:bottom w:val="none" w:sz="0" w:space="0" w:color="auto"/>
            <w:right w:val="none" w:sz="0" w:space="0" w:color="auto"/>
          </w:divBdr>
        </w:div>
      </w:divsChild>
    </w:div>
    <w:div w:id="1755317673">
      <w:bodyDiv w:val="1"/>
      <w:marLeft w:val="0"/>
      <w:marRight w:val="0"/>
      <w:marTop w:val="0"/>
      <w:marBottom w:val="0"/>
      <w:divBdr>
        <w:top w:val="none" w:sz="0" w:space="0" w:color="auto"/>
        <w:left w:val="none" w:sz="0" w:space="0" w:color="auto"/>
        <w:bottom w:val="none" w:sz="0" w:space="0" w:color="auto"/>
        <w:right w:val="none" w:sz="0" w:space="0" w:color="auto"/>
      </w:divBdr>
    </w:div>
    <w:div w:id="1896812088">
      <w:bodyDiv w:val="1"/>
      <w:marLeft w:val="0"/>
      <w:marRight w:val="0"/>
      <w:marTop w:val="0"/>
      <w:marBottom w:val="0"/>
      <w:divBdr>
        <w:top w:val="none" w:sz="0" w:space="0" w:color="auto"/>
        <w:left w:val="none" w:sz="0" w:space="0" w:color="auto"/>
        <w:bottom w:val="none" w:sz="0" w:space="0" w:color="auto"/>
        <w:right w:val="none" w:sz="0" w:space="0" w:color="auto"/>
      </w:divBdr>
    </w:div>
    <w:div w:id="1923634831">
      <w:bodyDiv w:val="1"/>
      <w:marLeft w:val="0"/>
      <w:marRight w:val="0"/>
      <w:marTop w:val="0"/>
      <w:marBottom w:val="0"/>
      <w:divBdr>
        <w:top w:val="none" w:sz="0" w:space="0" w:color="auto"/>
        <w:left w:val="none" w:sz="0" w:space="0" w:color="auto"/>
        <w:bottom w:val="none" w:sz="0" w:space="0" w:color="auto"/>
        <w:right w:val="none" w:sz="0" w:space="0" w:color="auto"/>
      </w:divBdr>
      <w:divsChild>
        <w:div w:id="240137515">
          <w:marLeft w:val="0"/>
          <w:marRight w:val="0"/>
          <w:marTop w:val="0"/>
          <w:marBottom w:val="0"/>
          <w:divBdr>
            <w:top w:val="none" w:sz="0" w:space="0" w:color="auto"/>
            <w:left w:val="none" w:sz="0" w:space="0" w:color="auto"/>
            <w:bottom w:val="none" w:sz="0" w:space="0" w:color="auto"/>
            <w:right w:val="none" w:sz="0" w:space="0" w:color="auto"/>
          </w:divBdr>
        </w:div>
        <w:div w:id="1522814429">
          <w:marLeft w:val="0"/>
          <w:marRight w:val="0"/>
          <w:marTop w:val="0"/>
          <w:marBottom w:val="0"/>
          <w:divBdr>
            <w:top w:val="none" w:sz="0" w:space="0" w:color="auto"/>
            <w:left w:val="none" w:sz="0" w:space="0" w:color="auto"/>
            <w:bottom w:val="none" w:sz="0" w:space="0" w:color="auto"/>
            <w:right w:val="none" w:sz="0" w:space="0" w:color="auto"/>
          </w:divBdr>
        </w:div>
        <w:div w:id="897979353">
          <w:marLeft w:val="0"/>
          <w:marRight w:val="0"/>
          <w:marTop w:val="0"/>
          <w:marBottom w:val="0"/>
          <w:divBdr>
            <w:top w:val="none" w:sz="0" w:space="0" w:color="auto"/>
            <w:left w:val="none" w:sz="0" w:space="0" w:color="auto"/>
            <w:bottom w:val="none" w:sz="0" w:space="0" w:color="auto"/>
            <w:right w:val="none" w:sz="0" w:space="0" w:color="auto"/>
          </w:divBdr>
        </w:div>
        <w:div w:id="1142230670">
          <w:marLeft w:val="0"/>
          <w:marRight w:val="0"/>
          <w:marTop w:val="0"/>
          <w:marBottom w:val="0"/>
          <w:divBdr>
            <w:top w:val="none" w:sz="0" w:space="0" w:color="auto"/>
            <w:left w:val="none" w:sz="0" w:space="0" w:color="auto"/>
            <w:bottom w:val="none" w:sz="0" w:space="0" w:color="auto"/>
            <w:right w:val="none" w:sz="0" w:space="0" w:color="auto"/>
          </w:divBdr>
        </w:div>
        <w:div w:id="354889200">
          <w:marLeft w:val="0"/>
          <w:marRight w:val="0"/>
          <w:marTop w:val="0"/>
          <w:marBottom w:val="0"/>
          <w:divBdr>
            <w:top w:val="none" w:sz="0" w:space="0" w:color="auto"/>
            <w:left w:val="none" w:sz="0" w:space="0" w:color="auto"/>
            <w:bottom w:val="none" w:sz="0" w:space="0" w:color="auto"/>
            <w:right w:val="none" w:sz="0" w:space="0" w:color="auto"/>
          </w:divBdr>
        </w:div>
      </w:divsChild>
    </w:div>
    <w:div w:id="1981033995">
      <w:bodyDiv w:val="1"/>
      <w:marLeft w:val="0"/>
      <w:marRight w:val="0"/>
      <w:marTop w:val="0"/>
      <w:marBottom w:val="0"/>
      <w:divBdr>
        <w:top w:val="none" w:sz="0" w:space="0" w:color="auto"/>
        <w:left w:val="none" w:sz="0" w:space="0" w:color="auto"/>
        <w:bottom w:val="none" w:sz="0" w:space="0" w:color="auto"/>
        <w:right w:val="none" w:sz="0" w:space="0" w:color="auto"/>
      </w:divBdr>
    </w:div>
    <w:div w:id="2031030894">
      <w:bodyDiv w:val="1"/>
      <w:marLeft w:val="0"/>
      <w:marRight w:val="0"/>
      <w:marTop w:val="0"/>
      <w:marBottom w:val="0"/>
      <w:divBdr>
        <w:top w:val="none" w:sz="0" w:space="0" w:color="auto"/>
        <w:left w:val="none" w:sz="0" w:space="0" w:color="auto"/>
        <w:bottom w:val="none" w:sz="0" w:space="0" w:color="auto"/>
        <w:right w:val="none" w:sz="0" w:space="0" w:color="auto"/>
      </w:divBdr>
      <w:divsChild>
        <w:div w:id="1778328336">
          <w:marLeft w:val="0"/>
          <w:marRight w:val="0"/>
          <w:marTop w:val="0"/>
          <w:marBottom w:val="0"/>
          <w:divBdr>
            <w:top w:val="none" w:sz="0" w:space="0" w:color="auto"/>
            <w:left w:val="none" w:sz="0" w:space="0" w:color="auto"/>
            <w:bottom w:val="none" w:sz="0" w:space="0" w:color="auto"/>
            <w:right w:val="none" w:sz="0" w:space="0" w:color="auto"/>
          </w:divBdr>
          <w:divsChild>
            <w:div w:id="974259907">
              <w:marLeft w:val="0"/>
              <w:marRight w:val="0"/>
              <w:marTop w:val="0"/>
              <w:marBottom w:val="0"/>
              <w:divBdr>
                <w:top w:val="none" w:sz="0" w:space="0" w:color="auto"/>
                <w:left w:val="none" w:sz="0" w:space="0" w:color="auto"/>
                <w:bottom w:val="none" w:sz="0" w:space="0" w:color="auto"/>
                <w:right w:val="none" w:sz="0" w:space="0" w:color="auto"/>
              </w:divBdr>
            </w:div>
          </w:divsChild>
        </w:div>
        <w:div w:id="876819364">
          <w:marLeft w:val="0"/>
          <w:marRight w:val="0"/>
          <w:marTop w:val="0"/>
          <w:marBottom w:val="0"/>
          <w:divBdr>
            <w:top w:val="none" w:sz="0" w:space="0" w:color="auto"/>
            <w:left w:val="none" w:sz="0" w:space="0" w:color="auto"/>
            <w:bottom w:val="none" w:sz="0" w:space="0" w:color="auto"/>
            <w:right w:val="none" w:sz="0" w:space="0" w:color="auto"/>
          </w:divBdr>
          <w:divsChild>
            <w:div w:id="875894153">
              <w:marLeft w:val="0"/>
              <w:marRight w:val="0"/>
              <w:marTop w:val="0"/>
              <w:marBottom w:val="0"/>
              <w:divBdr>
                <w:top w:val="none" w:sz="0" w:space="0" w:color="auto"/>
                <w:left w:val="none" w:sz="0" w:space="0" w:color="auto"/>
                <w:bottom w:val="none" w:sz="0" w:space="0" w:color="auto"/>
                <w:right w:val="none" w:sz="0" w:space="0" w:color="auto"/>
              </w:divBdr>
            </w:div>
          </w:divsChild>
        </w:div>
        <w:div w:id="1035544254">
          <w:marLeft w:val="0"/>
          <w:marRight w:val="0"/>
          <w:marTop w:val="0"/>
          <w:marBottom w:val="0"/>
          <w:divBdr>
            <w:top w:val="none" w:sz="0" w:space="0" w:color="auto"/>
            <w:left w:val="none" w:sz="0" w:space="0" w:color="auto"/>
            <w:bottom w:val="none" w:sz="0" w:space="0" w:color="auto"/>
            <w:right w:val="none" w:sz="0" w:space="0" w:color="auto"/>
          </w:divBdr>
          <w:divsChild>
            <w:div w:id="1045371040">
              <w:marLeft w:val="0"/>
              <w:marRight w:val="0"/>
              <w:marTop w:val="0"/>
              <w:marBottom w:val="0"/>
              <w:divBdr>
                <w:top w:val="none" w:sz="0" w:space="0" w:color="auto"/>
                <w:left w:val="none" w:sz="0" w:space="0" w:color="auto"/>
                <w:bottom w:val="none" w:sz="0" w:space="0" w:color="auto"/>
                <w:right w:val="none" w:sz="0" w:space="0" w:color="auto"/>
              </w:divBdr>
            </w:div>
          </w:divsChild>
        </w:div>
        <w:div w:id="829561361">
          <w:marLeft w:val="0"/>
          <w:marRight w:val="0"/>
          <w:marTop w:val="0"/>
          <w:marBottom w:val="0"/>
          <w:divBdr>
            <w:top w:val="none" w:sz="0" w:space="0" w:color="auto"/>
            <w:left w:val="none" w:sz="0" w:space="0" w:color="auto"/>
            <w:bottom w:val="none" w:sz="0" w:space="0" w:color="auto"/>
            <w:right w:val="none" w:sz="0" w:space="0" w:color="auto"/>
          </w:divBdr>
          <w:divsChild>
            <w:div w:id="1747612197">
              <w:marLeft w:val="0"/>
              <w:marRight w:val="0"/>
              <w:marTop w:val="0"/>
              <w:marBottom w:val="0"/>
              <w:divBdr>
                <w:top w:val="none" w:sz="0" w:space="0" w:color="auto"/>
                <w:left w:val="none" w:sz="0" w:space="0" w:color="auto"/>
                <w:bottom w:val="none" w:sz="0" w:space="0" w:color="auto"/>
                <w:right w:val="none" w:sz="0" w:space="0" w:color="auto"/>
              </w:divBdr>
            </w:div>
          </w:divsChild>
        </w:div>
        <w:div w:id="1712724023">
          <w:marLeft w:val="0"/>
          <w:marRight w:val="0"/>
          <w:marTop w:val="0"/>
          <w:marBottom w:val="0"/>
          <w:divBdr>
            <w:top w:val="none" w:sz="0" w:space="0" w:color="auto"/>
            <w:left w:val="none" w:sz="0" w:space="0" w:color="auto"/>
            <w:bottom w:val="none" w:sz="0" w:space="0" w:color="auto"/>
            <w:right w:val="none" w:sz="0" w:space="0" w:color="auto"/>
          </w:divBdr>
          <w:divsChild>
            <w:div w:id="233124867">
              <w:marLeft w:val="0"/>
              <w:marRight w:val="0"/>
              <w:marTop w:val="0"/>
              <w:marBottom w:val="0"/>
              <w:divBdr>
                <w:top w:val="none" w:sz="0" w:space="0" w:color="auto"/>
                <w:left w:val="none" w:sz="0" w:space="0" w:color="auto"/>
                <w:bottom w:val="none" w:sz="0" w:space="0" w:color="auto"/>
                <w:right w:val="none" w:sz="0" w:space="0" w:color="auto"/>
              </w:divBdr>
            </w:div>
          </w:divsChild>
        </w:div>
        <w:div w:id="1736391986">
          <w:marLeft w:val="0"/>
          <w:marRight w:val="0"/>
          <w:marTop w:val="0"/>
          <w:marBottom w:val="0"/>
          <w:divBdr>
            <w:top w:val="none" w:sz="0" w:space="0" w:color="auto"/>
            <w:left w:val="none" w:sz="0" w:space="0" w:color="auto"/>
            <w:bottom w:val="none" w:sz="0" w:space="0" w:color="auto"/>
            <w:right w:val="none" w:sz="0" w:space="0" w:color="auto"/>
          </w:divBdr>
          <w:divsChild>
            <w:div w:id="174421203">
              <w:marLeft w:val="0"/>
              <w:marRight w:val="0"/>
              <w:marTop w:val="0"/>
              <w:marBottom w:val="0"/>
              <w:divBdr>
                <w:top w:val="none" w:sz="0" w:space="0" w:color="auto"/>
                <w:left w:val="none" w:sz="0" w:space="0" w:color="auto"/>
                <w:bottom w:val="none" w:sz="0" w:space="0" w:color="auto"/>
                <w:right w:val="none" w:sz="0" w:space="0" w:color="auto"/>
              </w:divBdr>
            </w:div>
          </w:divsChild>
        </w:div>
        <w:div w:id="1971473330">
          <w:marLeft w:val="0"/>
          <w:marRight w:val="0"/>
          <w:marTop w:val="0"/>
          <w:marBottom w:val="0"/>
          <w:divBdr>
            <w:top w:val="none" w:sz="0" w:space="0" w:color="auto"/>
            <w:left w:val="none" w:sz="0" w:space="0" w:color="auto"/>
            <w:bottom w:val="none" w:sz="0" w:space="0" w:color="auto"/>
            <w:right w:val="none" w:sz="0" w:space="0" w:color="auto"/>
          </w:divBdr>
          <w:divsChild>
            <w:div w:id="1305625718">
              <w:marLeft w:val="0"/>
              <w:marRight w:val="0"/>
              <w:marTop w:val="0"/>
              <w:marBottom w:val="0"/>
              <w:divBdr>
                <w:top w:val="none" w:sz="0" w:space="0" w:color="auto"/>
                <w:left w:val="none" w:sz="0" w:space="0" w:color="auto"/>
                <w:bottom w:val="none" w:sz="0" w:space="0" w:color="auto"/>
                <w:right w:val="none" w:sz="0" w:space="0" w:color="auto"/>
              </w:divBdr>
            </w:div>
          </w:divsChild>
        </w:div>
        <w:div w:id="367293977">
          <w:marLeft w:val="0"/>
          <w:marRight w:val="0"/>
          <w:marTop w:val="0"/>
          <w:marBottom w:val="0"/>
          <w:divBdr>
            <w:top w:val="none" w:sz="0" w:space="0" w:color="auto"/>
            <w:left w:val="none" w:sz="0" w:space="0" w:color="auto"/>
            <w:bottom w:val="none" w:sz="0" w:space="0" w:color="auto"/>
            <w:right w:val="none" w:sz="0" w:space="0" w:color="auto"/>
          </w:divBdr>
          <w:divsChild>
            <w:div w:id="2065371024">
              <w:marLeft w:val="0"/>
              <w:marRight w:val="0"/>
              <w:marTop w:val="0"/>
              <w:marBottom w:val="0"/>
              <w:divBdr>
                <w:top w:val="none" w:sz="0" w:space="0" w:color="auto"/>
                <w:left w:val="none" w:sz="0" w:space="0" w:color="auto"/>
                <w:bottom w:val="none" w:sz="0" w:space="0" w:color="auto"/>
                <w:right w:val="none" w:sz="0" w:space="0" w:color="auto"/>
              </w:divBdr>
            </w:div>
          </w:divsChild>
        </w:div>
        <w:div w:id="1278373374">
          <w:marLeft w:val="0"/>
          <w:marRight w:val="0"/>
          <w:marTop w:val="0"/>
          <w:marBottom w:val="0"/>
          <w:divBdr>
            <w:top w:val="none" w:sz="0" w:space="0" w:color="auto"/>
            <w:left w:val="none" w:sz="0" w:space="0" w:color="auto"/>
            <w:bottom w:val="none" w:sz="0" w:space="0" w:color="auto"/>
            <w:right w:val="none" w:sz="0" w:space="0" w:color="auto"/>
          </w:divBdr>
          <w:divsChild>
            <w:div w:id="1283538803">
              <w:marLeft w:val="0"/>
              <w:marRight w:val="0"/>
              <w:marTop w:val="0"/>
              <w:marBottom w:val="0"/>
              <w:divBdr>
                <w:top w:val="none" w:sz="0" w:space="0" w:color="auto"/>
                <w:left w:val="none" w:sz="0" w:space="0" w:color="auto"/>
                <w:bottom w:val="none" w:sz="0" w:space="0" w:color="auto"/>
                <w:right w:val="none" w:sz="0" w:space="0" w:color="auto"/>
              </w:divBdr>
            </w:div>
          </w:divsChild>
        </w:div>
        <w:div w:id="405958396">
          <w:marLeft w:val="0"/>
          <w:marRight w:val="0"/>
          <w:marTop w:val="0"/>
          <w:marBottom w:val="0"/>
          <w:divBdr>
            <w:top w:val="none" w:sz="0" w:space="0" w:color="auto"/>
            <w:left w:val="none" w:sz="0" w:space="0" w:color="auto"/>
            <w:bottom w:val="none" w:sz="0" w:space="0" w:color="auto"/>
            <w:right w:val="none" w:sz="0" w:space="0" w:color="auto"/>
          </w:divBdr>
          <w:divsChild>
            <w:div w:id="1663239649">
              <w:marLeft w:val="0"/>
              <w:marRight w:val="0"/>
              <w:marTop w:val="0"/>
              <w:marBottom w:val="0"/>
              <w:divBdr>
                <w:top w:val="none" w:sz="0" w:space="0" w:color="auto"/>
                <w:left w:val="none" w:sz="0" w:space="0" w:color="auto"/>
                <w:bottom w:val="none" w:sz="0" w:space="0" w:color="auto"/>
                <w:right w:val="none" w:sz="0" w:space="0" w:color="auto"/>
              </w:divBdr>
            </w:div>
          </w:divsChild>
        </w:div>
        <w:div w:id="1125392641">
          <w:marLeft w:val="0"/>
          <w:marRight w:val="0"/>
          <w:marTop w:val="0"/>
          <w:marBottom w:val="0"/>
          <w:divBdr>
            <w:top w:val="none" w:sz="0" w:space="0" w:color="auto"/>
            <w:left w:val="none" w:sz="0" w:space="0" w:color="auto"/>
            <w:bottom w:val="none" w:sz="0" w:space="0" w:color="auto"/>
            <w:right w:val="none" w:sz="0" w:space="0" w:color="auto"/>
          </w:divBdr>
          <w:divsChild>
            <w:div w:id="1839228133">
              <w:marLeft w:val="0"/>
              <w:marRight w:val="0"/>
              <w:marTop w:val="0"/>
              <w:marBottom w:val="0"/>
              <w:divBdr>
                <w:top w:val="none" w:sz="0" w:space="0" w:color="auto"/>
                <w:left w:val="none" w:sz="0" w:space="0" w:color="auto"/>
                <w:bottom w:val="none" w:sz="0" w:space="0" w:color="auto"/>
                <w:right w:val="none" w:sz="0" w:space="0" w:color="auto"/>
              </w:divBdr>
            </w:div>
          </w:divsChild>
        </w:div>
        <w:div w:id="568855288">
          <w:marLeft w:val="0"/>
          <w:marRight w:val="0"/>
          <w:marTop w:val="0"/>
          <w:marBottom w:val="0"/>
          <w:divBdr>
            <w:top w:val="none" w:sz="0" w:space="0" w:color="auto"/>
            <w:left w:val="none" w:sz="0" w:space="0" w:color="auto"/>
            <w:bottom w:val="none" w:sz="0" w:space="0" w:color="auto"/>
            <w:right w:val="none" w:sz="0" w:space="0" w:color="auto"/>
          </w:divBdr>
          <w:divsChild>
            <w:div w:id="657684299">
              <w:marLeft w:val="0"/>
              <w:marRight w:val="0"/>
              <w:marTop w:val="0"/>
              <w:marBottom w:val="0"/>
              <w:divBdr>
                <w:top w:val="none" w:sz="0" w:space="0" w:color="auto"/>
                <w:left w:val="none" w:sz="0" w:space="0" w:color="auto"/>
                <w:bottom w:val="none" w:sz="0" w:space="0" w:color="auto"/>
                <w:right w:val="none" w:sz="0" w:space="0" w:color="auto"/>
              </w:divBdr>
            </w:div>
          </w:divsChild>
        </w:div>
        <w:div w:id="1487043718">
          <w:marLeft w:val="0"/>
          <w:marRight w:val="0"/>
          <w:marTop w:val="0"/>
          <w:marBottom w:val="0"/>
          <w:divBdr>
            <w:top w:val="none" w:sz="0" w:space="0" w:color="auto"/>
            <w:left w:val="none" w:sz="0" w:space="0" w:color="auto"/>
            <w:bottom w:val="none" w:sz="0" w:space="0" w:color="auto"/>
            <w:right w:val="none" w:sz="0" w:space="0" w:color="auto"/>
          </w:divBdr>
          <w:divsChild>
            <w:div w:id="1596863777">
              <w:marLeft w:val="0"/>
              <w:marRight w:val="0"/>
              <w:marTop w:val="0"/>
              <w:marBottom w:val="0"/>
              <w:divBdr>
                <w:top w:val="none" w:sz="0" w:space="0" w:color="auto"/>
                <w:left w:val="none" w:sz="0" w:space="0" w:color="auto"/>
                <w:bottom w:val="none" w:sz="0" w:space="0" w:color="auto"/>
                <w:right w:val="none" w:sz="0" w:space="0" w:color="auto"/>
              </w:divBdr>
            </w:div>
          </w:divsChild>
        </w:div>
        <w:div w:id="1582636321">
          <w:marLeft w:val="0"/>
          <w:marRight w:val="0"/>
          <w:marTop w:val="0"/>
          <w:marBottom w:val="0"/>
          <w:divBdr>
            <w:top w:val="none" w:sz="0" w:space="0" w:color="auto"/>
            <w:left w:val="none" w:sz="0" w:space="0" w:color="auto"/>
            <w:bottom w:val="none" w:sz="0" w:space="0" w:color="auto"/>
            <w:right w:val="none" w:sz="0" w:space="0" w:color="auto"/>
          </w:divBdr>
          <w:divsChild>
            <w:div w:id="1343774369">
              <w:marLeft w:val="0"/>
              <w:marRight w:val="0"/>
              <w:marTop w:val="0"/>
              <w:marBottom w:val="0"/>
              <w:divBdr>
                <w:top w:val="none" w:sz="0" w:space="0" w:color="auto"/>
                <w:left w:val="none" w:sz="0" w:space="0" w:color="auto"/>
                <w:bottom w:val="none" w:sz="0" w:space="0" w:color="auto"/>
                <w:right w:val="none" w:sz="0" w:space="0" w:color="auto"/>
              </w:divBdr>
            </w:div>
          </w:divsChild>
        </w:div>
        <w:div w:id="293411349">
          <w:marLeft w:val="0"/>
          <w:marRight w:val="0"/>
          <w:marTop w:val="0"/>
          <w:marBottom w:val="0"/>
          <w:divBdr>
            <w:top w:val="none" w:sz="0" w:space="0" w:color="auto"/>
            <w:left w:val="none" w:sz="0" w:space="0" w:color="auto"/>
            <w:bottom w:val="none" w:sz="0" w:space="0" w:color="auto"/>
            <w:right w:val="none" w:sz="0" w:space="0" w:color="auto"/>
          </w:divBdr>
          <w:divsChild>
            <w:div w:id="290139556">
              <w:marLeft w:val="0"/>
              <w:marRight w:val="0"/>
              <w:marTop w:val="0"/>
              <w:marBottom w:val="0"/>
              <w:divBdr>
                <w:top w:val="none" w:sz="0" w:space="0" w:color="auto"/>
                <w:left w:val="none" w:sz="0" w:space="0" w:color="auto"/>
                <w:bottom w:val="none" w:sz="0" w:space="0" w:color="auto"/>
                <w:right w:val="none" w:sz="0" w:space="0" w:color="auto"/>
              </w:divBdr>
            </w:div>
          </w:divsChild>
        </w:div>
        <w:div w:id="645666259">
          <w:marLeft w:val="0"/>
          <w:marRight w:val="0"/>
          <w:marTop w:val="0"/>
          <w:marBottom w:val="0"/>
          <w:divBdr>
            <w:top w:val="none" w:sz="0" w:space="0" w:color="auto"/>
            <w:left w:val="none" w:sz="0" w:space="0" w:color="auto"/>
            <w:bottom w:val="none" w:sz="0" w:space="0" w:color="auto"/>
            <w:right w:val="none" w:sz="0" w:space="0" w:color="auto"/>
          </w:divBdr>
          <w:divsChild>
            <w:div w:id="404884171">
              <w:marLeft w:val="0"/>
              <w:marRight w:val="0"/>
              <w:marTop w:val="0"/>
              <w:marBottom w:val="0"/>
              <w:divBdr>
                <w:top w:val="none" w:sz="0" w:space="0" w:color="auto"/>
                <w:left w:val="none" w:sz="0" w:space="0" w:color="auto"/>
                <w:bottom w:val="none" w:sz="0" w:space="0" w:color="auto"/>
                <w:right w:val="none" w:sz="0" w:space="0" w:color="auto"/>
              </w:divBdr>
            </w:div>
          </w:divsChild>
        </w:div>
        <w:div w:id="1314724148">
          <w:marLeft w:val="0"/>
          <w:marRight w:val="0"/>
          <w:marTop w:val="0"/>
          <w:marBottom w:val="0"/>
          <w:divBdr>
            <w:top w:val="none" w:sz="0" w:space="0" w:color="auto"/>
            <w:left w:val="none" w:sz="0" w:space="0" w:color="auto"/>
            <w:bottom w:val="none" w:sz="0" w:space="0" w:color="auto"/>
            <w:right w:val="none" w:sz="0" w:space="0" w:color="auto"/>
          </w:divBdr>
          <w:divsChild>
            <w:div w:id="1495753854">
              <w:marLeft w:val="0"/>
              <w:marRight w:val="0"/>
              <w:marTop w:val="0"/>
              <w:marBottom w:val="0"/>
              <w:divBdr>
                <w:top w:val="none" w:sz="0" w:space="0" w:color="auto"/>
                <w:left w:val="none" w:sz="0" w:space="0" w:color="auto"/>
                <w:bottom w:val="none" w:sz="0" w:space="0" w:color="auto"/>
                <w:right w:val="none" w:sz="0" w:space="0" w:color="auto"/>
              </w:divBdr>
            </w:div>
          </w:divsChild>
        </w:div>
        <w:div w:id="75128533">
          <w:marLeft w:val="0"/>
          <w:marRight w:val="0"/>
          <w:marTop w:val="0"/>
          <w:marBottom w:val="0"/>
          <w:divBdr>
            <w:top w:val="none" w:sz="0" w:space="0" w:color="auto"/>
            <w:left w:val="none" w:sz="0" w:space="0" w:color="auto"/>
            <w:bottom w:val="none" w:sz="0" w:space="0" w:color="auto"/>
            <w:right w:val="none" w:sz="0" w:space="0" w:color="auto"/>
          </w:divBdr>
          <w:divsChild>
            <w:div w:id="1791587516">
              <w:marLeft w:val="0"/>
              <w:marRight w:val="0"/>
              <w:marTop w:val="0"/>
              <w:marBottom w:val="0"/>
              <w:divBdr>
                <w:top w:val="none" w:sz="0" w:space="0" w:color="auto"/>
                <w:left w:val="none" w:sz="0" w:space="0" w:color="auto"/>
                <w:bottom w:val="none" w:sz="0" w:space="0" w:color="auto"/>
                <w:right w:val="none" w:sz="0" w:space="0" w:color="auto"/>
              </w:divBdr>
            </w:div>
          </w:divsChild>
        </w:div>
        <w:div w:id="410078654">
          <w:marLeft w:val="0"/>
          <w:marRight w:val="0"/>
          <w:marTop w:val="0"/>
          <w:marBottom w:val="0"/>
          <w:divBdr>
            <w:top w:val="none" w:sz="0" w:space="0" w:color="auto"/>
            <w:left w:val="none" w:sz="0" w:space="0" w:color="auto"/>
            <w:bottom w:val="none" w:sz="0" w:space="0" w:color="auto"/>
            <w:right w:val="none" w:sz="0" w:space="0" w:color="auto"/>
          </w:divBdr>
          <w:divsChild>
            <w:div w:id="1034696712">
              <w:marLeft w:val="0"/>
              <w:marRight w:val="0"/>
              <w:marTop w:val="0"/>
              <w:marBottom w:val="0"/>
              <w:divBdr>
                <w:top w:val="none" w:sz="0" w:space="0" w:color="auto"/>
                <w:left w:val="none" w:sz="0" w:space="0" w:color="auto"/>
                <w:bottom w:val="none" w:sz="0" w:space="0" w:color="auto"/>
                <w:right w:val="none" w:sz="0" w:space="0" w:color="auto"/>
              </w:divBdr>
            </w:div>
          </w:divsChild>
        </w:div>
        <w:div w:id="1510214981">
          <w:marLeft w:val="0"/>
          <w:marRight w:val="0"/>
          <w:marTop w:val="0"/>
          <w:marBottom w:val="0"/>
          <w:divBdr>
            <w:top w:val="none" w:sz="0" w:space="0" w:color="auto"/>
            <w:left w:val="none" w:sz="0" w:space="0" w:color="auto"/>
            <w:bottom w:val="none" w:sz="0" w:space="0" w:color="auto"/>
            <w:right w:val="none" w:sz="0" w:space="0" w:color="auto"/>
          </w:divBdr>
          <w:divsChild>
            <w:div w:id="481852944">
              <w:marLeft w:val="0"/>
              <w:marRight w:val="0"/>
              <w:marTop w:val="0"/>
              <w:marBottom w:val="0"/>
              <w:divBdr>
                <w:top w:val="none" w:sz="0" w:space="0" w:color="auto"/>
                <w:left w:val="none" w:sz="0" w:space="0" w:color="auto"/>
                <w:bottom w:val="none" w:sz="0" w:space="0" w:color="auto"/>
                <w:right w:val="none" w:sz="0" w:space="0" w:color="auto"/>
              </w:divBdr>
            </w:div>
          </w:divsChild>
        </w:div>
        <w:div w:id="512569730">
          <w:marLeft w:val="0"/>
          <w:marRight w:val="0"/>
          <w:marTop w:val="0"/>
          <w:marBottom w:val="0"/>
          <w:divBdr>
            <w:top w:val="none" w:sz="0" w:space="0" w:color="auto"/>
            <w:left w:val="none" w:sz="0" w:space="0" w:color="auto"/>
            <w:bottom w:val="none" w:sz="0" w:space="0" w:color="auto"/>
            <w:right w:val="none" w:sz="0" w:space="0" w:color="auto"/>
          </w:divBdr>
          <w:divsChild>
            <w:div w:id="201326613">
              <w:marLeft w:val="0"/>
              <w:marRight w:val="0"/>
              <w:marTop w:val="0"/>
              <w:marBottom w:val="0"/>
              <w:divBdr>
                <w:top w:val="none" w:sz="0" w:space="0" w:color="auto"/>
                <w:left w:val="none" w:sz="0" w:space="0" w:color="auto"/>
                <w:bottom w:val="none" w:sz="0" w:space="0" w:color="auto"/>
                <w:right w:val="none" w:sz="0" w:space="0" w:color="auto"/>
              </w:divBdr>
            </w:div>
          </w:divsChild>
        </w:div>
        <w:div w:id="816804645">
          <w:marLeft w:val="0"/>
          <w:marRight w:val="0"/>
          <w:marTop w:val="0"/>
          <w:marBottom w:val="0"/>
          <w:divBdr>
            <w:top w:val="none" w:sz="0" w:space="0" w:color="auto"/>
            <w:left w:val="none" w:sz="0" w:space="0" w:color="auto"/>
            <w:bottom w:val="none" w:sz="0" w:space="0" w:color="auto"/>
            <w:right w:val="none" w:sz="0" w:space="0" w:color="auto"/>
          </w:divBdr>
          <w:divsChild>
            <w:div w:id="1873761961">
              <w:marLeft w:val="0"/>
              <w:marRight w:val="0"/>
              <w:marTop w:val="0"/>
              <w:marBottom w:val="0"/>
              <w:divBdr>
                <w:top w:val="none" w:sz="0" w:space="0" w:color="auto"/>
                <w:left w:val="none" w:sz="0" w:space="0" w:color="auto"/>
                <w:bottom w:val="none" w:sz="0" w:space="0" w:color="auto"/>
                <w:right w:val="none" w:sz="0" w:space="0" w:color="auto"/>
              </w:divBdr>
            </w:div>
          </w:divsChild>
        </w:div>
        <w:div w:id="2044089228">
          <w:marLeft w:val="0"/>
          <w:marRight w:val="0"/>
          <w:marTop w:val="0"/>
          <w:marBottom w:val="0"/>
          <w:divBdr>
            <w:top w:val="none" w:sz="0" w:space="0" w:color="auto"/>
            <w:left w:val="none" w:sz="0" w:space="0" w:color="auto"/>
            <w:bottom w:val="none" w:sz="0" w:space="0" w:color="auto"/>
            <w:right w:val="none" w:sz="0" w:space="0" w:color="auto"/>
          </w:divBdr>
          <w:divsChild>
            <w:div w:id="213934430">
              <w:marLeft w:val="0"/>
              <w:marRight w:val="0"/>
              <w:marTop w:val="0"/>
              <w:marBottom w:val="0"/>
              <w:divBdr>
                <w:top w:val="none" w:sz="0" w:space="0" w:color="auto"/>
                <w:left w:val="none" w:sz="0" w:space="0" w:color="auto"/>
                <w:bottom w:val="none" w:sz="0" w:space="0" w:color="auto"/>
                <w:right w:val="none" w:sz="0" w:space="0" w:color="auto"/>
              </w:divBdr>
            </w:div>
          </w:divsChild>
        </w:div>
        <w:div w:id="986976013">
          <w:marLeft w:val="0"/>
          <w:marRight w:val="0"/>
          <w:marTop w:val="0"/>
          <w:marBottom w:val="0"/>
          <w:divBdr>
            <w:top w:val="none" w:sz="0" w:space="0" w:color="auto"/>
            <w:left w:val="none" w:sz="0" w:space="0" w:color="auto"/>
            <w:bottom w:val="none" w:sz="0" w:space="0" w:color="auto"/>
            <w:right w:val="none" w:sz="0" w:space="0" w:color="auto"/>
          </w:divBdr>
          <w:divsChild>
            <w:div w:id="1349672074">
              <w:marLeft w:val="0"/>
              <w:marRight w:val="0"/>
              <w:marTop w:val="0"/>
              <w:marBottom w:val="0"/>
              <w:divBdr>
                <w:top w:val="none" w:sz="0" w:space="0" w:color="auto"/>
                <w:left w:val="none" w:sz="0" w:space="0" w:color="auto"/>
                <w:bottom w:val="none" w:sz="0" w:space="0" w:color="auto"/>
                <w:right w:val="none" w:sz="0" w:space="0" w:color="auto"/>
              </w:divBdr>
            </w:div>
          </w:divsChild>
        </w:div>
        <w:div w:id="1858536595">
          <w:marLeft w:val="0"/>
          <w:marRight w:val="0"/>
          <w:marTop w:val="0"/>
          <w:marBottom w:val="0"/>
          <w:divBdr>
            <w:top w:val="none" w:sz="0" w:space="0" w:color="auto"/>
            <w:left w:val="none" w:sz="0" w:space="0" w:color="auto"/>
            <w:bottom w:val="none" w:sz="0" w:space="0" w:color="auto"/>
            <w:right w:val="none" w:sz="0" w:space="0" w:color="auto"/>
          </w:divBdr>
          <w:divsChild>
            <w:div w:id="1835801548">
              <w:marLeft w:val="0"/>
              <w:marRight w:val="0"/>
              <w:marTop w:val="0"/>
              <w:marBottom w:val="0"/>
              <w:divBdr>
                <w:top w:val="none" w:sz="0" w:space="0" w:color="auto"/>
                <w:left w:val="none" w:sz="0" w:space="0" w:color="auto"/>
                <w:bottom w:val="none" w:sz="0" w:space="0" w:color="auto"/>
                <w:right w:val="none" w:sz="0" w:space="0" w:color="auto"/>
              </w:divBdr>
            </w:div>
          </w:divsChild>
        </w:div>
        <w:div w:id="2104839385">
          <w:marLeft w:val="0"/>
          <w:marRight w:val="0"/>
          <w:marTop w:val="0"/>
          <w:marBottom w:val="0"/>
          <w:divBdr>
            <w:top w:val="none" w:sz="0" w:space="0" w:color="auto"/>
            <w:left w:val="none" w:sz="0" w:space="0" w:color="auto"/>
            <w:bottom w:val="none" w:sz="0" w:space="0" w:color="auto"/>
            <w:right w:val="none" w:sz="0" w:space="0" w:color="auto"/>
          </w:divBdr>
          <w:divsChild>
            <w:div w:id="298001330">
              <w:marLeft w:val="0"/>
              <w:marRight w:val="0"/>
              <w:marTop w:val="0"/>
              <w:marBottom w:val="0"/>
              <w:divBdr>
                <w:top w:val="none" w:sz="0" w:space="0" w:color="auto"/>
                <w:left w:val="none" w:sz="0" w:space="0" w:color="auto"/>
                <w:bottom w:val="none" w:sz="0" w:space="0" w:color="auto"/>
                <w:right w:val="none" w:sz="0" w:space="0" w:color="auto"/>
              </w:divBdr>
            </w:div>
          </w:divsChild>
        </w:div>
        <w:div w:id="922681395">
          <w:marLeft w:val="0"/>
          <w:marRight w:val="0"/>
          <w:marTop w:val="0"/>
          <w:marBottom w:val="0"/>
          <w:divBdr>
            <w:top w:val="none" w:sz="0" w:space="0" w:color="auto"/>
            <w:left w:val="none" w:sz="0" w:space="0" w:color="auto"/>
            <w:bottom w:val="none" w:sz="0" w:space="0" w:color="auto"/>
            <w:right w:val="none" w:sz="0" w:space="0" w:color="auto"/>
          </w:divBdr>
          <w:divsChild>
            <w:div w:id="1159543523">
              <w:marLeft w:val="0"/>
              <w:marRight w:val="0"/>
              <w:marTop w:val="0"/>
              <w:marBottom w:val="0"/>
              <w:divBdr>
                <w:top w:val="none" w:sz="0" w:space="0" w:color="auto"/>
                <w:left w:val="none" w:sz="0" w:space="0" w:color="auto"/>
                <w:bottom w:val="none" w:sz="0" w:space="0" w:color="auto"/>
                <w:right w:val="none" w:sz="0" w:space="0" w:color="auto"/>
              </w:divBdr>
            </w:div>
          </w:divsChild>
        </w:div>
        <w:div w:id="2079549572">
          <w:marLeft w:val="0"/>
          <w:marRight w:val="0"/>
          <w:marTop w:val="0"/>
          <w:marBottom w:val="0"/>
          <w:divBdr>
            <w:top w:val="none" w:sz="0" w:space="0" w:color="auto"/>
            <w:left w:val="none" w:sz="0" w:space="0" w:color="auto"/>
            <w:bottom w:val="none" w:sz="0" w:space="0" w:color="auto"/>
            <w:right w:val="none" w:sz="0" w:space="0" w:color="auto"/>
          </w:divBdr>
          <w:divsChild>
            <w:div w:id="776171004">
              <w:marLeft w:val="0"/>
              <w:marRight w:val="0"/>
              <w:marTop w:val="0"/>
              <w:marBottom w:val="0"/>
              <w:divBdr>
                <w:top w:val="none" w:sz="0" w:space="0" w:color="auto"/>
                <w:left w:val="none" w:sz="0" w:space="0" w:color="auto"/>
                <w:bottom w:val="none" w:sz="0" w:space="0" w:color="auto"/>
                <w:right w:val="none" w:sz="0" w:space="0" w:color="auto"/>
              </w:divBdr>
            </w:div>
          </w:divsChild>
        </w:div>
        <w:div w:id="1807817414">
          <w:marLeft w:val="0"/>
          <w:marRight w:val="0"/>
          <w:marTop w:val="0"/>
          <w:marBottom w:val="0"/>
          <w:divBdr>
            <w:top w:val="none" w:sz="0" w:space="0" w:color="auto"/>
            <w:left w:val="none" w:sz="0" w:space="0" w:color="auto"/>
            <w:bottom w:val="none" w:sz="0" w:space="0" w:color="auto"/>
            <w:right w:val="none" w:sz="0" w:space="0" w:color="auto"/>
          </w:divBdr>
          <w:divsChild>
            <w:div w:id="886455266">
              <w:marLeft w:val="0"/>
              <w:marRight w:val="0"/>
              <w:marTop w:val="0"/>
              <w:marBottom w:val="0"/>
              <w:divBdr>
                <w:top w:val="none" w:sz="0" w:space="0" w:color="auto"/>
                <w:left w:val="none" w:sz="0" w:space="0" w:color="auto"/>
                <w:bottom w:val="none" w:sz="0" w:space="0" w:color="auto"/>
                <w:right w:val="none" w:sz="0" w:space="0" w:color="auto"/>
              </w:divBdr>
            </w:div>
          </w:divsChild>
        </w:div>
        <w:div w:id="742988328">
          <w:marLeft w:val="0"/>
          <w:marRight w:val="0"/>
          <w:marTop w:val="0"/>
          <w:marBottom w:val="0"/>
          <w:divBdr>
            <w:top w:val="none" w:sz="0" w:space="0" w:color="auto"/>
            <w:left w:val="none" w:sz="0" w:space="0" w:color="auto"/>
            <w:bottom w:val="none" w:sz="0" w:space="0" w:color="auto"/>
            <w:right w:val="none" w:sz="0" w:space="0" w:color="auto"/>
          </w:divBdr>
          <w:divsChild>
            <w:div w:id="555824253">
              <w:marLeft w:val="0"/>
              <w:marRight w:val="0"/>
              <w:marTop w:val="0"/>
              <w:marBottom w:val="0"/>
              <w:divBdr>
                <w:top w:val="none" w:sz="0" w:space="0" w:color="auto"/>
                <w:left w:val="none" w:sz="0" w:space="0" w:color="auto"/>
                <w:bottom w:val="none" w:sz="0" w:space="0" w:color="auto"/>
                <w:right w:val="none" w:sz="0" w:space="0" w:color="auto"/>
              </w:divBdr>
            </w:div>
          </w:divsChild>
        </w:div>
        <w:div w:id="2029677126">
          <w:marLeft w:val="0"/>
          <w:marRight w:val="0"/>
          <w:marTop w:val="0"/>
          <w:marBottom w:val="0"/>
          <w:divBdr>
            <w:top w:val="none" w:sz="0" w:space="0" w:color="auto"/>
            <w:left w:val="none" w:sz="0" w:space="0" w:color="auto"/>
            <w:bottom w:val="none" w:sz="0" w:space="0" w:color="auto"/>
            <w:right w:val="none" w:sz="0" w:space="0" w:color="auto"/>
          </w:divBdr>
          <w:divsChild>
            <w:div w:id="299651091">
              <w:marLeft w:val="0"/>
              <w:marRight w:val="0"/>
              <w:marTop w:val="0"/>
              <w:marBottom w:val="0"/>
              <w:divBdr>
                <w:top w:val="none" w:sz="0" w:space="0" w:color="auto"/>
                <w:left w:val="none" w:sz="0" w:space="0" w:color="auto"/>
                <w:bottom w:val="none" w:sz="0" w:space="0" w:color="auto"/>
                <w:right w:val="none" w:sz="0" w:space="0" w:color="auto"/>
              </w:divBdr>
            </w:div>
          </w:divsChild>
        </w:div>
        <w:div w:id="2053192868">
          <w:marLeft w:val="0"/>
          <w:marRight w:val="0"/>
          <w:marTop w:val="0"/>
          <w:marBottom w:val="0"/>
          <w:divBdr>
            <w:top w:val="none" w:sz="0" w:space="0" w:color="auto"/>
            <w:left w:val="none" w:sz="0" w:space="0" w:color="auto"/>
            <w:bottom w:val="none" w:sz="0" w:space="0" w:color="auto"/>
            <w:right w:val="none" w:sz="0" w:space="0" w:color="auto"/>
          </w:divBdr>
          <w:divsChild>
            <w:div w:id="452097699">
              <w:marLeft w:val="0"/>
              <w:marRight w:val="0"/>
              <w:marTop w:val="0"/>
              <w:marBottom w:val="0"/>
              <w:divBdr>
                <w:top w:val="none" w:sz="0" w:space="0" w:color="auto"/>
                <w:left w:val="none" w:sz="0" w:space="0" w:color="auto"/>
                <w:bottom w:val="none" w:sz="0" w:space="0" w:color="auto"/>
                <w:right w:val="none" w:sz="0" w:space="0" w:color="auto"/>
              </w:divBdr>
            </w:div>
          </w:divsChild>
        </w:div>
        <w:div w:id="304355295">
          <w:marLeft w:val="0"/>
          <w:marRight w:val="0"/>
          <w:marTop w:val="0"/>
          <w:marBottom w:val="0"/>
          <w:divBdr>
            <w:top w:val="none" w:sz="0" w:space="0" w:color="auto"/>
            <w:left w:val="none" w:sz="0" w:space="0" w:color="auto"/>
            <w:bottom w:val="none" w:sz="0" w:space="0" w:color="auto"/>
            <w:right w:val="none" w:sz="0" w:space="0" w:color="auto"/>
          </w:divBdr>
          <w:divsChild>
            <w:div w:id="2088263730">
              <w:marLeft w:val="0"/>
              <w:marRight w:val="0"/>
              <w:marTop w:val="0"/>
              <w:marBottom w:val="0"/>
              <w:divBdr>
                <w:top w:val="none" w:sz="0" w:space="0" w:color="auto"/>
                <w:left w:val="none" w:sz="0" w:space="0" w:color="auto"/>
                <w:bottom w:val="none" w:sz="0" w:space="0" w:color="auto"/>
                <w:right w:val="none" w:sz="0" w:space="0" w:color="auto"/>
              </w:divBdr>
            </w:div>
          </w:divsChild>
        </w:div>
        <w:div w:id="828328949">
          <w:marLeft w:val="0"/>
          <w:marRight w:val="0"/>
          <w:marTop w:val="0"/>
          <w:marBottom w:val="0"/>
          <w:divBdr>
            <w:top w:val="none" w:sz="0" w:space="0" w:color="auto"/>
            <w:left w:val="none" w:sz="0" w:space="0" w:color="auto"/>
            <w:bottom w:val="none" w:sz="0" w:space="0" w:color="auto"/>
            <w:right w:val="none" w:sz="0" w:space="0" w:color="auto"/>
          </w:divBdr>
          <w:divsChild>
            <w:div w:id="1575965850">
              <w:marLeft w:val="0"/>
              <w:marRight w:val="0"/>
              <w:marTop w:val="0"/>
              <w:marBottom w:val="0"/>
              <w:divBdr>
                <w:top w:val="none" w:sz="0" w:space="0" w:color="auto"/>
                <w:left w:val="none" w:sz="0" w:space="0" w:color="auto"/>
                <w:bottom w:val="none" w:sz="0" w:space="0" w:color="auto"/>
                <w:right w:val="none" w:sz="0" w:space="0" w:color="auto"/>
              </w:divBdr>
            </w:div>
          </w:divsChild>
        </w:div>
        <w:div w:id="198319819">
          <w:marLeft w:val="0"/>
          <w:marRight w:val="0"/>
          <w:marTop w:val="0"/>
          <w:marBottom w:val="0"/>
          <w:divBdr>
            <w:top w:val="none" w:sz="0" w:space="0" w:color="auto"/>
            <w:left w:val="none" w:sz="0" w:space="0" w:color="auto"/>
            <w:bottom w:val="none" w:sz="0" w:space="0" w:color="auto"/>
            <w:right w:val="none" w:sz="0" w:space="0" w:color="auto"/>
          </w:divBdr>
          <w:divsChild>
            <w:div w:id="192502707">
              <w:marLeft w:val="0"/>
              <w:marRight w:val="0"/>
              <w:marTop w:val="0"/>
              <w:marBottom w:val="0"/>
              <w:divBdr>
                <w:top w:val="none" w:sz="0" w:space="0" w:color="auto"/>
                <w:left w:val="none" w:sz="0" w:space="0" w:color="auto"/>
                <w:bottom w:val="none" w:sz="0" w:space="0" w:color="auto"/>
                <w:right w:val="none" w:sz="0" w:space="0" w:color="auto"/>
              </w:divBdr>
            </w:div>
          </w:divsChild>
        </w:div>
        <w:div w:id="157042378">
          <w:marLeft w:val="0"/>
          <w:marRight w:val="0"/>
          <w:marTop w:val="0"/>
          <w:marBottom w:val="0"/>
          <w:divBdr>
            <w:top w:val="none" w:sz="0" w:space="0" w:color="auto"/>
            <w:left w:val="none" w:sz="0" w:space="0" w:color="auto"/>
            <w:bottom w:val="none" w:sz="0" w:space="0" w:color="auto"/>
            <w:right w:val="none" w:sz="0" w:space="0" w:color="auto"/>
          </w:divBdr>
          <w:divsChild>
            <w:div w:id="1597665458">
              <w:marLeft w:val="0"/>
              <w:marRight w:val="0"/>
              <w:marTop w:val="0"/>
              <w:marBottom w:val="0"/>
              <w:divBdr>
                <w:top w:val="none" w:sz="0" w:space="0" w:color="auto"/>
                <w:left w:val="none" w:sz="0" w:space="0" w:color="auto"/>
                <w:bottom w:val="none" w:sz="0" w:space="0" w:color="auto"/>
                <w:right w:val="none" w:sz="0" w:space="0" w:color="auto"/>
              </w:divBdr>
            </w:div>
          </w:divsChild>
        </w:div>
        <w:div w:id="913971473">
          <w:marLeft w:val="0"/>
          <w:marRight w:val="0"/>
          <w:marTop w:val="0"/>
          <w:marBottom w:val="0"/>
          <w:divBdr>
            <w:top w:val="none" w:sz="0" w:space="0" w:color="auto"/>
            <w:left w:val="none" w:sz="0" w:space="0" w:color="auto"/>
            <w:bottom w:val="none" w:sz="0" w:space="0" w:color="auto"/>
            <w:right w:val="none" w:sz="0" w:space="0" w:color="auto"/>
          </w:divBdr>
          <w:divsChild>
            <w:div w:id="1298687445">
              <w:marLeft w:val="0"/>
              <w:marRight w:val="0"/>
              <w:marTop w:val="0"/>
              <w:marBottom w:val="0"/>
              <w:divBdr>
                <w:top w:val="none" w:sz="0" w:space="0" w:color="auto"/>
                <w:left w:val="none" w:sz="0" w:space="0" w:color="auto"/>
                <w:bottom w:val="none" w:sz="0" w:space="0" w:color="auto"/>
                <w:right w:val="none" w:sz="0" w:space="0" w:color="auto"/>
              </w:divBdr>
            </w:div>
          </w:divsChild>
        </w:div>
        <w:div w:id="178933464">
          <w:marLeft w:val="0"/>
          <w:marRight w:val="0"/>
          <w:marTop w:val="0"/>
          <w:marBottom w:val="0"/>
          <w:divBdr>
            <w:top w:val="none" w:sz="0" w:space="0" w:color="auto"/>
            <w:left w:val="none" w:sz="0" w:space="0" w:color="auto"/>
            <w:bottom w:val="none" w:sz="0" w:space="0" w:color="auto"/>
            <w:right w:val="none" w:sz="0" w:space="0" w:color="auto"/>
          </w:divBdr>
          <w:divsChild>
            <w:div w:id="7302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4948">
      <w:bodyDiv w:val="1"/>
      <w:marLeft w:val="0"/>
      <w:marRight w:val="0"/>
      <w:marTop w:val="0"/>
      <w:marBottom w:val="0"/>
      <w:divBdr>
        <w:top w:val="none" w:sz="0" w:space="0" w:color="auto"/>
        <w:left w:val="none" w:sz="0" w:space="0" w:color="auto"/>
        <w:bottom w:val="none" w:sz="0" w:space="0" w:color="auto"/>
        <w:right w:val="none" w:sz="0" w:space="0" w:color="auto"/>
      </w:divBdr>
    </w:div>
    <w:div w:id="213216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uspsrgordon@aol.com" TargetMode="External" Id="rId13" /><Relationship Type="http://schemas.openxmlformats.org/officeDocument/2006/relationships/hyperlink" Target="mailto:nbsockem@gmail.com" TargetMode="External" Id="rId18" /><Relationship Type="http://schemas.openxmlformats.org/officeDocument/2006/relationships/hyperlink" Target="https://dialogflow.cloud.google.com/" TargetMode="External" Id="rId26" /><Relationship Type="http://schemas.openxmlformats.org/officeDocument/2006/relationships/hyperlink" Target="mailto:anthony.cedeno@gmail.com" TargetMode="External" Id="rId21" /><Relationship Type="http://schemas.openxmlformats.org/officeDocument/2006/relationships/hyperlink" Target="https://golang.org/doc/install" TargetMode="External" Id="rId34" /><Relationship Type="http://schemas.openxmlformats.org/officeDocument/2006/relationships/hyperlink" Target="https://dialogflow.cloud.google.com" TargetMode="Externa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mailto:akamara35@student.umgc.edu" TargetMode="External" Id="rId16" /><Relationship Type="http://schemas.openxmlformats.org/officeDocument/2006/relationships/hyperlink" Target="https://github.com/join" TargetMode="External" Id="rId29" /><Relationship Type="http://schemas.openxmlformats.org/officeDocument/2006/relationships/hyperlink" Target="https://azure.microsoft.com/en-us/free/" TargetMode="External" Id="rId24" /><Relationship Type="http://schemas.openxmlformats.org/officeDocument/2006/relationships/hyperlink" Target="https://docs.docker.com/get-docker/" TargetMode="External" Id="rId32" /><Relationship Type="http://schemas.openxmlformats.org/officeDocument/2006/relationships/hyperlink" Target="https://docs.microsoft.com/en-us/azure/virtual-machines/sizes" TargetMode="External" Id="rId40" /><Relationship Type="http://schemas.openxmlformats.org/officeDocument/2006/relationships/hyperlink" Target="https://formscriber-umgc.eastus.cloudapp.azure.com/" TargetMode="External" Id="rId45" /><Relationship Type="http://schemas.openxmlformats.org/officeDocument/2006/relationships/hyperlink" Target="https://www.formscriber.com" TargetMode="External" Id="rId53" /><Relationship Type="http://schemas.openxmlformats.org/officeDocument/2006/relationships/footer" Target="footer1.xml" Id="rId58" /><Relationship Type="http://schemas.openxmlformats.org/officeDocument/2006/relationships/numbering" Target="numbering.xml" Id="rId5" /><Relationship Type="http://schemas.openxmlformats.org/officeDocument/2006/relationships/hyperlink" Target="mailto:jcdedrick@gmail.com" TargetMode="Externa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tbarton7@student.umgc.edu" TargetMode="External" Id="rId14" /><Relationship Type="http://schemas.openxmlformats.org/officeDocument/2006/relationships/hyperlink" Target="mailto:ipham@student.umgc.edu" TargetMode="External" Id="rId22" /><Relationship Type="http://schemas.openxmlformats.org/officeDocument/2006/relationships/hyperlink" Target="https://azure.microsoft.com/" TargetMode="External" Id="rId27" /><Relationship Type="http://schemas.openxmlformats.org/officeDocument/2006/relationships/hyperlink" Target="https://www.gnu.org/software/software.html" TargetMode="External" Id="rId30" /><Relationship Type="http://schemas.openxmlformats.org/officeDocument/2006/relationships/hyperlink" Target="https://helm.sh/docs/intro/install/" TargetMode="External" Id="rId35" /><Relationship Type="http://schemas.openxmlformats.org/officeDocument/2006/relationships/hyperlink" Target="https://github.com/umgc/umgc.formbot.dialogflow" TargetMode="External" Id="rId43" /><Relationship Type="http://schemas.openxmlformats.org/officeDocument/2006/relationships/hyperlink" Target="https://dialogflow.cloud.google.com" TargetMode="External" Id="rId56" /><Relationship Type="http://schemas.openxmlformats.org/officeDocument/2006/relationships/webSettings" Target="webSettings.xml" Id="rId8" /><Relationship Type="http://schemas.openxmlformats.org/officeDocument/2006/relationships/hyperlink" Target="http://localhost:8080" TargetMode="External" Id="rId51"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hyperlink" Target="mailto:ekim55@student.umgc.edu" TargetMode="External" Id="rId17" /><Relationship Type="http://schemas.openxmlformats.org/officeDocument/2006/relationships/hyperlink" Target="https://accounts.google.com/signup" TargetMode="External" Id="rId25" /><Relationship Type="http://schemas.openxmlformats.org/officeDocument/2006/relationships/hyperlink" Target="https://docs.microsoft.com/en-us/cli/azure/install-azure-cli" TargetMode="External" Id="rId33" /><Relationship Type="http://schemas.openxmlformats.org/officeDocument/2006/relationships/hyperlink" Target="https://portal.azure.com" TargetMode="External" Id="rId46" /><Relationship Type="http://schemas.openxmlformats.org/officeDocument/2006/relationships/fontTable" Target="fontTable.xml" Id="rId59" /><Relationship Type="http://schemas.openxmlformats.org/officeDocument/2006/relationships/hyperlink" Target="mailto:gdean5@student.umgc.edu" TargetMode="External" Id="rId20" /><Relationship Type="http://schemas.openxmlformats.org/officeDocument/2006/relationships/hyperlink" Target="https://github.com/umgc/umgc.formbot.dialogflow" TargetMode="Externa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mailto:ssobhani@student.umgc.edu" TargetMode="External" Id="rId15" /><Relationship Type="http://schemas.openxmlformats.org/officeDocument/2006/relationships/hyperlink" Target="mailto:vleung1@studeng.umgc.edu" TargetMode="External" Id="rId23" /><Relationship Type="http://schemas.openxmlformats.org/officeDocument/2006/relationships/hyperlink" Target="https://www.google.com/intl/en/drive/" TargetMode="External" Id="rId28" /><Relationship Type="http://schemas.openxmlformats.org/officeDocument/2006/relationships/hyperlink" Target="https://portal.azure.com" TargetMode="External" Id="rId49" /><Relationship Type="http://schemas.openxmlformats.org/officeDocument/2006/relationships/hyperlink" Target="https://formscriber-umgc.eastus.cloudapp.azure.com/" TargetMode="External" Id="rId57" /><Relationship Type="http://schemas.openxmlformats.org/officeDocument/2006/relationships/endnotes" Target="endnotes.xml" Id="rId10" /><Relationship Type="http://schemas.openxmlformats.org/officeDocument/2006/relationships/hyperlink" Target="https://git-scm.com/downloads" TargetMode="External" Id="rId31" /><Relationship Type="http://schemas.openxmlformats.org/officeDocument/2006/relationships/hyperlink" Target="https://github.com/umgc/umgc.formbot.dialogflow" TargetMode="External" Id="rId44" /><Relationship Type="http://schemas.openxmlformats.org/officeDocument/2006/relationships/hyperlink" Target="https://cloud.google.com" TargetMode="External" Id="rId52" /><Relationship Type="http://schemas.openxmlformats.org/officeDocument/2006/relationships/theme" Target="theme/theme1.xml" Id="rId60" /><Relationship Type="http://schemas.openxmlformats.org/officeDocument/2006/relationships/glossaryDocument" Target="/word/glossary/document.xml" Id="Rbc78518bb43044ac" /><Relationship Type="http://schemas.openxmlformats.org/officeDocument/2006/relationships/image" Target="/media/imagec.png" Id="R1f4a69daa7014dc5" /><Relationship Type="http://schemas.openxmlformats.org/officeDocument/2006/relationships/image" Target="/media/imaged.png" Id="Rad16e70d7b8b410f" /><Relationship Type="http://schemas.openxmlformats.org/officeDocument/2006/relationships/image" Target="/media/image16.png" Id="R8a1ef86e757d42c9" /><Relationship Type="http://schemas.openxmlformats.org/officeDocument/2006/relationships/image" Target="/media/image17.png" Id="R9154ee86900645d9" /><Relationship Type="http://schemas.openxmlformats.org/officeDocument/2006/relationships/image" Target="/media/image18.png" Id="R84c8b147e9b847bf" /><Relationship Type="http://schemas.openxmlformats.org/officeDocument/2006/relationships/image" Target="/media/image19.png" Id="Rd210a5e615ad4304" /><Relationship Type="http://schemas.openxmlformats.org/officeDocument/2006/relationships/image" Target="/media/image1a.png" Id="Ra6b98a4f815246ac" /><Relationship Type="http://schemas.openxmlformats.org/officeDocument/2006/relationships/image" Target="/media/image1b.png" Id="R1300cc783b264d7a" /><Relationship Type="http://schemas.openxmlformats.org/officeDocument/2006/relationships/image" Target="/media/image1c.png" Id="R7730b7b2b9904f27" /><Relationship Type="http://schemas.openxmlformats.org/officeDocument/2006/relationships/image" Target="/media/image1d.png" Id="R91b79ab7b89c485f" /><Relationship Type="http://schemas.openxmlformats.org/officeDocument/2006/relationships/image" Target="/media/image1f.png" Id="R4ef51514f411471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0903b16-9a50-48e8-9e2f-70bce29cb177}"/>
      </w:docPartPr>
      <w:docPartBody>
        <w:p w14:paraId="74F1628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EEFEF93E0BE6341A0FFABA42685776F" ma:contentTypeVersion="11" ma:contentTypeDescription="Create a new document." ma:contentTypeScope="" ma:versionID="17b8642d7a63d42b0b563c178369d837">
  <xsd:schema xmlns:xsd="http://www.w3.org/2001/XMLSchema" xmlns:xs="http://www.w3.org/2001/XMLSchema" xmlns:p="http://schemas.microsoft.com/office/2006/metadata/properties" xmlns:ns2="688ef63b-3f4b-4c3e-869d-af77c31ece37" xmlns:ns3="1952e52c-043b-4351-8dff-ac907042af2d" targetNamespace="http://schemas.microsoft.com/office/2006/metadata/properties" ma:root="true" ma:fieldsID="79bcc604e98595e8b4f19624f32ab171" ns2:_="" ns3:_="">
    <xsd:import namespace="688ef63b-3f4b-4c3e-869d-af77c31ece37"/>
    <xsd:import namespace="1952e52c-043b-4351-8dff-ac907042af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8ef63b-3f4b-4c3e-869d-af77c31ece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52e52c-043b-4351-8dff-ac907042af2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8CAC29-B8E1-48D6-B942-9DB51A4CA01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907003-D164-4C7A-BC8A-B4189E598858}">
  <ds:schemaRefs>
    <ds:schemaRef ds:uri="http://schemas.openxmlformats.org/officeDocument/2006/bibliography"/>
  </ds:schemaRefs>
</ds:datastoreItem>
</file>

<file path=customXml/itemProps3.xml><?xml version="1.0" encoding="utf-8"?>
<ds:datastoreItem xmlns:ds="http://schemas.openxmlformats.org/officeDocument/2006/customXml" ds:itemID="{940066FD-40C3-4BC6-9AF1-40FD98D957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8ef63b-3f4b-4c3e-869d-af77c31ece37"/>
    <ds:schemaRef ds:uri="1952e52c-043b-4351-8dff-ac907042af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0954B6-B50C-443B-8FD7-45EE697BBA11}">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UMGC Fall 2020</dc:subject>
  <dc:creator>Benjamin Fetterman, Benjamin Murray, Hanim Danur, James Cornelius, Robert Lee</dc:creator>
  <keywords/>
  <dc:description/>
  <lastModifiedBy>Sohail Sobhani</lastModifiedBy>
  <revision>47</revision>
  <dcterms:created xsi:type="dcterms:W3CDTF">2020-11-03T19:02:00.0000000Z</dcterms:created>
  <dcterms:modified xsi:type="dcterms:W3CDTF">2021-04-06T12:10:35.8976125Z</dcterms:modified>
  <category>SWEN 670</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0x0101000EEFEF93E0BE6341A0FFABA42685776F</vt:lpwstr>
  </property>
</Properties>
</file>