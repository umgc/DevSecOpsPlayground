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F4C37" w14:textId="77777777" w:rsidR="00DC5F7D" w:rsidRPr="00810A2F" w:rsidRDefault="00DC5F7D" w:rsidP="00E209B0">
      <w:pPr>
        <w:pStyle w:val="Title"/>
        <w:spacing w:line="256" w:lineRule="auto"/>
        <w:rPr>
          <w:ins w:id="3" w:author="Zachary Cappella" w:date="2023-09-30T10:45:00Z"/>
        </w:rPr>
      </w:pPr>
    </w:p>
    <w:p w14:paraId="050183CA" w14:textId="77777777" w:rsidR="00DC5F7D" w:rsidRPr="00BC478C" w:rsidRDefault="00DC5F7D" w:rsidP="00E209B0">
      <w:pPr>
        <w:pStyle w:val="Title"/>
        <w:spacing w:line="256" w:lineRule="auto"/>
        <w:rPr>
          <w:ins w:id="4" w:author="Zachary Cappella" w:date="2023-09-30T10:45:00Z"/>
        </w:rPr>
      </w:pPr>
    </w:p>
    <w:p w14:paraId="1CA6CF93" w14:textId="77777777" w:rsidR="00DC5F7D" w:rsidRPr="00BC478C" w:rsidRDefault="00DC5F7D" w:rsidP="00E209B0">
      <w:pPr>
        <w:pStyle w:val="Title"/>
        <w:spacing w:line="256" w:lineRule="auto"/>
        <w:rPr>
          <w:ins w:id="5" w:author="Zachary Cappella" w:date="2023-09-30T10:45:00Z"/>
        </w:rPr>
      </w:pPr>
    </w:p>
    <w:p w14:paraId="71770BB9" w14:textId="77777777" w:rsidR="00DC5F7D" w:rsidRPr="00BC478C" w:rsidRDefault="00DC5F7D" w:rsidP="00E209B0">
      <w:pPr>
        <w:pStyle w:val="Title"/>
        <w:spacing w:line="256" w:lineRule="auto"/>
        <w:rPr>
          <w:ins w:id="6" w:author="Zachary Cappella" w:date="2023-09-30T10:45:00Z"/>
        </w:rPr>
      </w:pPr>
    </w:p>
    <w:p w14:paraId="42BA6EED" w14:textId="77777777" w:rsidR="00DC5F7D" w:rsidRPr="00BC478C" w:rsidRDefault="00DC5F7D" w:rsidP="00E209B0">
      <w:pPr>
        <w:pStyle w:val="Title"/>
        <w:spacing w:line="256" w:lineRule="auto"/>
        <w:rPr>
          <w:ins w:id="7" w:author="Zachary Cappella" w:date="2023-09-30T10:45:00Z"/>
        </w:rPr>
      </w:pPr>
    </w:p>
    <w:p w14:paraId="7C2498F4" w14:textId="7A1640A2" w:rsidR="00E209B0" w:rsidRPr="00BC478C" w:rsidRDefault="4B2B264F" w:rsidP="00E209B0">
      <w:pPr>
        <w:pStyle w:val="Title"/>
        <w:spacing w:line="256" w:lineRule="auto"/>
      </w:pPr>
      <w:r w:rsidRPr="00BC478C">
        <w:t>Software</w:t>
      </w:r>
      <w:r w:rsidRPr="00BC478C">
        <w:rPr>
          <w:spacing w:val="-35"/>
        </w:rPr>
        <w:t xml:space="preserve"> </w:t>
      </w:r>
      <w:r w:rsidRPr="00BC478C">
        <w:t xml:space="preserve">Requirements </w:t>
      </w:r>
      <w:r w:rsidRPr="00BC478C">
        <w:rPr>
          <w:spacing w:val="-2"/>
        </w:rPr>
        <w:t>Specification</w:t>
      </w:r>
      <w:r w:rsidR="317BDADB" w:rsidRPr="00BC478C">
        <w:rPr>
          <w:spacing w:val="-2"/>
        </w:rPr>
        <w:t xml:space="preserve"> (SRS)</w:t>
      </w:r>
      <w:r w:rsidR="000D51B7" w:rsidRPr="00BC478C">
        <w:rPr>
          <w:spacing w:val="-2"/>
        </w:rPr>
        <w:br/>
      </w:r>
      <w:r w:rsidR="000D51B7" w:rsidRPr="00BC478C">
        <w:rPr>
          <w:spacing w:val="-2"/>
        </w:rPr>
        <w:br/>
      </w:r>
    </w:p>
    <w:p w14:paraId="4E7DB296" w14:textId="6F204475" w:rsidR="00FD016C" w:rsidRPr="00BC478C" w:rsidRDefault="00E209B0" w:rsidP="00E209B0">
      <w:pPr>
        <w:spacing w:before="501"/>
        <w:ind w:left="1101" w:right="1491"/>
        <w:jc w:val="center"/>
        <w:rPr>
          <w:sz w:val="40"/>
          <w:szCs w:val="40"/>
        </w:rPr>
      </w:pPr>
      <w:r w:rsidRPr="00BC478C">
        <w:rPr>
          <w:sz w:val="40"/>
          <w:szCs w:val="40"/>
        </w:rPr>
        <w:t>University</w:t>
      </w:r>
      <w:r w:rsidRPr="00BC478C">
        <w:rPr>
          <w:spacing w:val="-10"/>
          <w:sz w:val="40"/>
          <w:szCs w:val="40"/>
        </w:rPr>
        <w:t xml:space="preserve"> </w:t>
      </w:r>
      <w:r w:rsidRPr="00BC478C">
        <w:rPr>
          <w:sz w:val="40"/>
          <w:szCs w:val="40"/>
        </w:rPr>
        <w:t>of</w:t>
      </w:r>
      <w:r w:rsidRPr="00BC478C">
        <w:rPr>
          <w:spacing w:val="-10"/>
          <w:sz w:val="40"/>
          <w:szCs w:val="40"/>
        </w:rPr>
        <w:t xml:space="preserve"> </w:t>
      </w:r>
      <w:r w:rsidRPr="00BC478C">
        <w:rPr>
          <w:sz w:val="40"/>
          <w:szCs w:val="40"/>
        </w:rPr>
        <w:t>Maryland</w:t>
      </w:r>
      <w:r w:rsidRPr="00BC478C">
        <w:rPr>
          <w:spacing w:val="-10"/>
          <w:sz w:val="40"/>
          <w:szCs w:val="40"/>
        </w:rPr>
        <w:t xml:space="preserve"> </w:t>
      </w:r>
      <w:r w:rsidRPr="00BC478C">
        <w:rPr>
          <w:sz w:val="40"/>
          <w:szCs w:val="40"/>
        </w:rPr>
        <w:t>Global</w:t>
      </w:r>
      <w:r w:rsidRPr="00BC478C">
        <w:rPr>
          <w:spacing w:val="-13"/>
          <w:sz w:val="40"/>
          <w:szCs w:val="40"/>
        </w:rPr>
        <w:t xml:space="preserve"> </w:t>
      </w:r>
      <w:r w:rsidRPr="00BC478C">
        <w:rPr>
          <w:sz w:val="40"/>
          <w:szCs w:val="40"/>
        </w:rPr>
        <w:t xml:space="preserve">Campus SWEN 670 </w:t>
      </w:r>
    </w:p>
    <w:p w14:paraId="230CC22D" w14:textId="26B024BA" w:rsidR="00E209B0" w:rsidRPr="00BC478C" w:rsidRDefault="770FE2B6" w:rsidP="00E209B0">
      <w:pPr>
        <w:spacing w:before="501"/>
        <w:ind w:left="1101" w:right="1491"/>
        <w:jc w:val="center"/>
        <w:rPr>
          <w:sz w:val="40"/>
          <w:szCs w:val="40"/>
        </w:rPr>
      </w:pPr>
      <w:r w:rsidRPr="00BC478C">
        <w:rPr>
          <w:sz w:val="40"/>
          <w:szCs w:val="40"/>
        </w:rPr>
        <w:t xml:space="preserve">Team </w:t>
      </w:r>
      <w:r w:rsidR="6C3D6D02" w:rsidRPr="00BC478C">
        <w:rPr>
          <w:sz w:val="40"/>
          <w:szCs w:val="40"/>
        </w:rPr>
        <w:t>B</w:t>
      </w:r>
    </w:p>
    <w:p w14:paraId="05D8A5F2" w14:textId="41362870" w:rsidR="00E209B0" w:rsidRPr="00BC478C" w:rsidRDefault="00E209B0" w:rsidP="00E209B0">
      <w:pPr>
        <w:spacing w:line="459" w:lineRule="exact"/>
        <w:ind w:right="389"/>
        <w:jc w:val="center"/>
        <w:rPr>
          <w:sz w:val="40"/>
          <w:szCs w:val="40"/>
        </w:rPr>
      </w:pPr>
      <w:r w:rsidRPr="00BC478C">
        <w:rPr>
          <w:sz w:val="40"/>
          <w:szCs w:val="40"/>
        </w:rPr>
        <w:t>Version</w:t>
      </w:r>
      <w:r w:rsidRPr="00BC478C">
        <w:rPr>
          <w:spacing w:val="-3"/>
          <w:sz w:val="40"/>
          <w:szCs w:val="40"/>
        </w:rPr>
        <w:t xml:space="preserve"> </w:t>
      </w:r>
      <w:r w:rsidR="00FD016C" w:rsidRPr="00BC478C">
        <w:rPr>
          <w:spacing w:val="-5"/>
          <w:sz w:val="40"/>
          <w:szCs w:val="40"/>
        </w:rPr>
        <w:t>1</w:t>
      </w:r>
      <w:r w:rsidRPr="00BC478C">
        <w:rPr>
          <w:spacing w:val="-5"/>
          <w:sz w:val="40"/>
          <w:szCs w:val="40"/>
        </w:rPr>
        <w:t>.</w:t>
      </w:r>
      <w:ins w:id="8" w:author="Zachary Cappella" w:date="2023-09-30T10:09:00Z">
        <w:r w:rsidR="007437B8" w:rsidRPr="00BC478C">
          <w:rPr>
            <w:spacing w:val="-5"/>
            <w:sz w:val="40"/>
            <w:szCs w:val="40"/>
          </w:rPr>
          <w:t>2</w:t>
        </w:r>
      </w:ins>
      <w:del w:id="9" w:author="Zachary Cappella" w:date="2023-09-30T10:09:00Z">
        <w:r w:rsidR="008C5804" w:rsidRPr="00BC478C" w:rsidDel="007437B8">
          <w:rPr>
            <w:spacing w:val="-5"/>
            <w:sz w:val="40"/>
            <w:szCs w:val="40"/>
          </w:rPr>
          <w:delText>1</w:delText>
        </w:r>
      </w:del>
    </w:p>
    <w:p w14:paraId="6362D98D" w14:textId="77777777" w:rsidR="00E209B0" w:rsidRPr="00BC478C" w:rsidRDefault="00E209B0" w:rsidP="00E209B0">
      <w:pPr>
        <w:pStyle w:val="BodyText"/>
        <w:spacing w:before="342"/>
        <w:rPr>
          <w:sz w:val="40"/>
          <w:szCs w:val="40"/>
        </w:rPr>
      </w:pPr>
    </w:p>
    <w:p w14:paraId="3868C158" w14:textId="5A79AF4B" w:rsidR="007864FC" w:rsidRPr="00BC478C" w:rsidRDefault="007864FC" w:rsidP="00E209B0"/>
    <w:p w14:paraId="0A3143EC" w14:textId="77777777" w:rsidR="00E209B0" w:rsidRPr="00BC478C" w:rsidRDefault="00E209B0" w:rsidP="00E209B0"/>
    <w:p w14:paraId="7D661AEF" w14:textId="77777777" w:rsidR="00E209B0" w:rsidRPr="00BC478C" w:rsidRDefault="00E209B0" w:rsidP="00E209B0"/>
    <w:p w14:paraId="76EE6808" w14:textId="77777777" w:rsidR="00E209B0" w:rsidRPr="00BC478C" w:rsidRDefault="00E209B0" w:rsidP="00E209B0"/>
    <w:p w14:paraId="033F7B7A" w14:textId="77777777" w:rsidR="00E209B0" w:rsidRPr="00BC478C" w:rsidRDefault="00E209B0" w:rsidP="00E209B0"/>
    <w:p w14:paraId="3E2FC777" w14:textId="77777777" w:rsidR="00E209B0" w:rsidRPr="00BC478C" w:rsidRDefault="00E209B0" w:rsidP="00E209B0"/>
    <w:p w14:paraId="15865740" w14:textId="77777777" w:rsidR="00E209B0" w:rsidRPr="00BC478C" w:rsidRDefault="00E209B0" w:rsidP="00E209B0"/>
    <w:p w14:paraId="3E12AC54" w14:textId="77777777" w:rsidR="00E209B0" w:rsidRPr="00BC478C" w:rsidRDefault="00E209B0" w:rsidP="00E209B0"/>
    <w:p w14:paraId="15B9986C" w14:textId="77777777" w:rsidR="00E209B0" w:rsidRPr="00BC478C" w:rsidRDefault="00E209B0" w:rsidP="00E209B0"/>
    <w:p w14:paraId="38F7973D" w14:textId="77777777" w:rsidR="00E209B0" w:rsidRPr="00BC478C" w:rsidRDefault="00E209B0" w:rsidP="00E209B0"/>
    <w:p w14:paraId="648A5C11" w14:textId="77777777" w:rsidR="00E209B0" w:rsidRPr="00BC478C" w:rsidDel="00DC5F7D" w:rsidRDefault="00E209B0" w:rsidP="00E209B0">
      <w:pPr>
        <w:rPr>
          <w:del w:id="10" w:author="Zachary Cappella" w:date="2023-09-30T10:46:00Z"/>
        </w:rPr>
      </w:pPr>
    </w:p>
    <w:p w14:paraId="74602939" w14:textId="77777777" w:rsidR="00E209B0" w:rsidRPr="00BC478C" w:rsidDel="00DC5F7D" w:rsidRDefault="00E209B0" w:rsidP="00E209B0">
      <w:pPr>
        <w:rPr>
          <w:del w:id="11" w:author="Zachary Cappella" w:date="2023-09-30T10:45:00Z"/>
        </w:rPr>
      </w:pPr>
    </w:p>
    <w:p w14:paraId="19DF4869" w14:textId="77777777" w:rsidR="00E209B0" w:rsidRPr="00BC478C" w:rsidDel="00DC5F7D" w:rsidRDefault="00E209B0" w:rsidP="00E209B0">
      <w:pPr>
        <w:rPr>
          <w:del w:id="12" w:author="Zachary Cappella" w:date="2023-09-30T10:45:00Z"/>
        </w:rPr>
      </w:pPr>
    </w:p>
    <w:p w14:paraId="0F89C7FF" w14:textId="77777777" w:rsidR="00E209B0" w:rsidRPr="00BC478C" w:rsidDel="00DC5F7D" w:rsidRDefault="00E209B0" w:rsidP="00E209B0">
      <w:pPr>
        <w:rPr>
          <w:del w:id="13" w:author="Zachary Cappella" w:date="2023-09-30T10:45:00Z"/>
        </w:rPr>
      </w:pPr>
    </w:p>
    <w:p w14:paraId="6D95A007" w14:textId="77777777" w:rsidR="00E209B0" w:rsidRPr="00BC478C" w:rsidDel="00DC5F7D" w:rsidRDefault="00E209B0" w:rsidP="00E209B0">
      <w:pPr>
        <w:rPr>
          <w:del w:id="14" w:author="Zachary Cappella" w:date="2023-09-30T10:45:00Z"/>
        </w:rPr>
      </w:pPr>
    </w:p>
    <w:p w14:paraId="62877C85" w14:textId="77777777" w:rsidR="00E209B0" w:rsidRPr="00BC478C" w:rsidDel="00DC5F7D" w:rsidRDefault="00E209B0" w:rsidP="00E209B0">
      <w:pPr>
        <w:rPr>
          <w:del w:id="15" w:author="Zachary Cappella" w:date="2023-09-30T10:45:00Z"/>
        </w:rPr>
      </w:pPr>
    </w:p>
    <w:p w14:paraId="3CF658EA" w14:textId="77777777" w:rsidR="00E209B0" w:rsidRPr="00BC478C" w:rsidDel="00DC5F7D" w:rsidRDefault="00E209B0" w:rsidP="00E209B0">
      <w:pPr>
        <w:rPr>
          <w:del w:id="16" w:author="Zachary Cappella" w:date="2023-09-30T10:45:00Z"/>
        </w:rPr>
      </w:pPr>
    </w:p>
    <w:p w14:paraId="7E8ED22A" w14:textId="77777777" w:rsidR="00E209B0" w:rsidRPr="00BC478C" w:rsidDel="00DC5F7D" w:rsidRDefault="00E209B0" w:rsidP="00E209B0">
      <w:pPr>
        <w:rPr>
          <w:del w:id="17" w:author="Zachary Cappella" w:date="2023-09-30T10:45:00Z"/>
        </w:rPr>
      </w:pPr>
    </w:p>
    <w:p w14:paraId="4B97DFCE" w14:textId="77777777" w:rsidR="00E209B0" w:rsidRPr="00BC478C" w:rsidDel="00DC5F7D" w:rsidRDefault="00E209B0" w:rsidP="00E209B0">
      <w:pPr>
        <w:rPr>
          <w:del w:id="18" w:author="Zachary Cappella" w:date="2023-09-30T10:45:00Z"/>
        </w:rPr>
      </w:pPr>
    </w:p>
    <w:p w14:paraId="504E23A2" w14:textId="77777777" w:rsidR="00E209B0" w:rsidRPr="00BC478C" w:rsidDel="00DC5F7D" w:rsidRDefault="00E209B0" w:rsidP="00E209B0">
      <w:pPr>
        <w:rPr>
          <w:del w:id="19" w:author="Zachary Cappella" w:date="2023-09-30T10:45:00Z"/>
        </w:rPr>
      </w:pPr>
    </w:p>
    <w:p w14:paraId="56A27B4E" w14:textId="77777777" w:rsidR="00E209B0" w:rsidRPr="00BC478C" w:rsidDel="00DC5F7D" w:rsidRDefault="00E209B0" w:rsidP="00E209B0">
      <w:pPr>
        <w:rPr>
          <w:del w:id="20" w:author="Zachary Cappella" w:date="2023-09-30T10:45:00Z"/>
        </w:rPr>
      </w:pPr>
    </w:p>
    <w:p w14:paraId="58C10F2A" w14:textId="77777777" w:rsidR="00E209B0" w:rsidRPr="00BC478C" w:rsidDel="00DC5F7D" w:rsidRDefault="00E209B0" w:rsidP="00E209B0">
      <w:pPr>
        <w:rPr>
          <w:del w:id="21" w:author="Zachary Cappella" w:date="2023-09-30T10:45:00Z"/>
        </w:rPr>
      </w:pPr>
    </w:p>
    <w:p w14:paraId="303673BF" w14:textId="77777777" w:rsidR="00E209B0" w:rsidRPr="00BC478C" w:rsidDel="00DC5F7D" w:rsidRDefault="00E209B0" w:rsidP="00E209B0">
      <w:pPr>
        <w:rPr>
          <w:del w:id="22" w:author="Zachary Cappella" w:date="2023-09-30T10:45:00Z"/>
        </w:rPr>
      </w:pPr>
    </w:p>
    <w:p w14:paraId="79C18BF0" w14:textId="77777777" w:rsidR="00E209B0" w:rsidRPr="00BC478C" w:rsidDel="00DC5F7D" w:rsidRDefault="00E209B0" w:rsidP="00E209B0">
      <w:pPr>
        <w:rPr>
          <w:del w:id="23" w:author="Zachary Cappella" w:date="2023-09-30T10:45:00Z"/>
        </w:rPr>
      </w:pPr>
    </w:p>
    <w:p w14:paraId="705E8081" w14:textId="77777777" w:rsidR="00E209B0" w:rsidRPr="00BC478C" w:rsidDel="00DC5F7D" w:rsidRDefault="00E209B0" w:rsidP="00E209B0">
      <w:pPr>
        <w:rPr>
          <w:del w:id="24" w:author="Zachary Cappella" w:date="2023-09-30T10:45:00Z"/>
        </w:rPr>
      </w:pPr>
    </w:p>
    <w:p w14:paraId="6FCE0868" w14:textId="77777777" w:rsidR="00E209B0" w:rsidRPr="00BC478C" w:rsidDel="00DC5F7D" w:rsidRDefault="00E209B0" w:rsidP="00DC5F7D">
      <w:pPr>
        <w:spacing w:before="60"/>
        <w:rPr>
          <w:del w:id="25" w:author="Zachary Cappella" w:date="2023-09-30T10:46:00Z"/>
          <w:b/>
          <w:sz w:val="28"/>
          <w:szCs w:val="28"/>
        </w:rPr>
      </w:pPr>
    </w:p>
    <w:p w14:paraId="4DD52530" w14:textId="271987C9" w:rsidR="00DC5F7D" w:rsidRPr="00BC478C" w:rsidRDefault="00DC5F7D" w:rsidP="00E209B0">
      <w:pPr>
        <w:rPr>
          <w:ins w:id="26" w:author="Zachary Cappella" w:date="2023-09-30T10:46:00Z"/>
        </w:rPr>
      </w:pPr>
      <w:ins w:id="27" w:author="Zachary Cappella" w:date="2023-09-30T10:46:00Z">
        <w:r w:rsidRPr="00BC478C">
          <w:rPr>
            <w:b/>
            <w:sz w:val="28"/>
            <w:szCs w:val="28"/>
          </w:rPr>
          <w:tab/>
        </w:r>
      </w:ins>
    </w:p>
    <w:p w14:paraId="7C6FFE45" w14:textId="53AD2D99" w:rsidR="00E209B0" w:rsidRPr="00BC478C" w:rsidRDefault="00DC5F7D">
      <w:pPr>
        <w:spacing w:before="60"/>
        <w:rPr>
          <w:b/>
          <w:sz w:val="28"/>
          <w:szCs w:val="28"/>
        </w:rPr>
        <w:pPrChange w:id="28" w:author="Zachary Cappella" w:date="2023-09-30T10:46:00Z">
          <w:pPr>
            <w:spacing w:before="60"/>
            <w:ind w:left="120"/>
          </w:pPr>
        </w:pPrChange>
      </w:pPr>
      <w:ins w:id="29" w:author="Zachary Cappella" w:date="2023-09-30T10:46:00Z">
        <w:r w:rsidRPr="00BC478C">
          <w:rPr>
            <w:b/>
            <w:sz w:val="28"/>
            <w:szCs w:val="28"/>
          </w:rPr>
          <w:lastRenderedPageBreak/>
          <w:t xml:space="preserve"> </w:t>
        </w:r>
      </w:ins>
      <w:r w:rsidR="00E209B0" w:rsidRPr="00BC478C">
        <w:rPr>
          <w:b/>
          <w:sz w:val="28"/>
          <w:szCs w:val="28"/>
        </w:rPr>
        <w:t>Document</w:t>
      </w:r>
      <w:r w:rsidR="00E209B0" w:rsidRPr="00BC478C">
        <w:rPr>
          <w:b/>
          <w:spacing w:val="-3"/>
          <w:sz w:val="28"/>
          <w:szCs w:val="28"/>
        </w:rPr>
        <w:t xml:space="preserve"> </w:t>
      </w:r>
      <w:r w:rsidR="00E209B0" w:rsidRPr="00BC478C">
        <w:rPr>
          <w:b/>
          <w:spacing w:val="-2"/>
          <w:sz w:val="28"/>
          <w:szCs w:val="28"/>
        </w:rPr>
        <w:t>Control</w:t>
      </w:r>
    </w:p>
    <w:p w14:paraId="6F7A95B3" w14:textId="77777777" w:rsidR="00E209B0" w:rsidRPr="00BC478C" w:rsidRDefault="00E209B0" w:rsidP="00E209B0">
      <w:pPr>
        <w:pStyle w:val="Heading1"/>
        <w:spacing w:before="274"/>
      </w:pPr>
      <w:bookmarkStart w:id="30" w:name="_Toc146963422"/>
      <w:r w:rsidRPr="00BC478C">
        <w:t>Document</w:t>
      </w:r>
      <w:r w:rsidRPr="00BC478C">
        <w:rPr>
          <w:spacing w:val="-11"/>
        </w:rPr>
        <w:t xml:space="preserve"> </w:t>
      </w:r>
      <w:r w:rsidRPr="00BC478C">
        <w:rPr>
          <w:spacing w:val="-2"/>
        </w:rPr>
        <w:t>History</w:t>
      </w:r>
      <w:bookmarkEnd w:id="30"/>
    </w:p>
    <w:p w14:paraId="4CCDDEF3" w14:textId="77777777" w:rsidR="00E209B0" w:rsidRPr="00BC478C" w:rsidRDefault="00E209B0" w:rsidP="00E209B0">
      <w:pPr>
        <w:pStyle w:val="BodyText"/>
        <w:spacing w:before="47"/>
        <w:rPr>
          <w:b/>
          <w:sz w:val="20"/>
          <w:szCs w:val="20"/>
        </w:rPr>
      </w:pPr>
    </w:p>
    <w:tbl>
      <w:tblPr>
        <w:tblW w:w="0" w:type="auto"/>
        <w:tblInd w:w="13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CellMar>
          <w:left w:w="0" w:type="dxa"/>
          <w:right w:w="0" w:type="dxa"/>
        </w:tblCellMar>
        <w:tblLook w:val="01E0" w:firstRow="1" w:lastRow="1" w:firstColumn="1" w:lastColumn="1" w:noHBand="0" w:noVBand="0"/>
      </w:tblPr>
      <w:tblGrid>
        <w:gridCol w:w="1080"/>
        <w:gridCol w:w="1711"/>
        <w:gridCol w:w="6209"/>
      </w:tblGrid>
      <w:tr w:rsidR="00E209B0" w:rsidRPr="00BC478C" w14:paraId="0779D347" w14:textId="77777777" w:rsidTr="00CDC933">
        <w:trPr>
          <w:trHeight w:val="299"/>
        </w:trPr>
        <w:tc>
          <w:tcPr>
            <w:tcW w:w="108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6E6E6"/>
            <w:hideMark/>
          </w:tcPr>
          <w:p w14:paraId="10EEF1E9" w14:textId="77777777" w:rsidR="00E209B0" w:rsidRPr="00BC478C" w:rsidRDefault="00E209B0">
            <w:pPr>
              <w:pStyle w:val="TableParagraph"/>
              <w:spacing w:line="275" w:lineRule="exact"/>
              <w:ind w:left="138"/>
              <w:rPr>
                <w:b/>
                <w:sz w:val="24"/>
                <w:szCs w:val="24"/>
              </w:rPr>
            </w:pPr>
            <w:r w:rsidRPr="00BC478C">
              <w:rPr>
                <w:b/>
                <w:spacing w:val="-2"/>
                <w:sz w:val="24"/>
                <w:szCs w:val="24"/>
              </w:rPr>
              <w:t>Version</w:t>
            </w:r>
          </w:p>
        </w:tc>
        <w:tc>
          <w:tcPr>
            <w:tcW w:w="1711"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6E6E6"/>
            <w:hideMark/>
          </w:tcPr>
          <w:p w14:paraId="39C3451F" w14:textId="77777777" w:rsidR="00E209B0" w:rsidRPr="00BC478C" w:rsidRDefault="00E209B0">
            <w:pPr>
              <w:pStyle w:val="TableParagraph"/>
              <w:spacing w:line="275" w:lineRule="exact"/>
              <w:ind w:left="323"/>
              <w:rPr>
                <w:b/>
                <w:sz w:val="24"/>
                <w:szCs w:val="24"/>
              </w:rPr>
            </w:pPr>
            <w:r w:rsidRPr="00BC478C">
              <w:rPr>
                <w:b/>
                <w:sz w:val="24"/>
                <w:szCs w:val="24"/>
              </w:rPr>
              <w:t>Issue</w:t>
            </w:r>
            <w:r w:rsidRPr="00BC478C">
              <w:rPr>
                <w:b/>
                <w:spacing w:val="-5"/>
                <w:sz w:val="24"/>
                <w:szCs w:val="24"/>
              </w:rPr>
              <w:t xml:space="preserve"> </w:t>
            </w:r>
            <w:r w:rsidRPr="00BC478C">
              <w:rPr>
                <w:b/>
                <w:spacing w:val="-4"/>
                <w:sz w:val="24"/>
                <w:szCs w:val="24"/>
              </w:rPr>
              <w:t>Date</w:t>
            </w:r>
          </w:p>
        </w:tc>
        <w:tc>
          <w:tcPr>
            <w:tcW w:w="6209"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shd w:val="clear" w:color="auto" w:fill="E6E6E6"/>
            <w:hideMark/>
          </w:tcPr>
          <w:p w14:paraId="133F890F" w14:textId="77777777" w:rsidR="00E209B0" w:rsidRPr="00BC478C" w:rsidRDefault="00E209B0">
            <w:pPr>
              <w:pStyle w:val="TableParagraph"/>
              <w:spacing w:line="275" w:lineRule="exact"/>
              <w:ind w:left="14"/>
              <w:jc w:val="center"/>
              <w:rPr>
                <w:b/>
                <w:sz w:val="24"/>
                <w:szCs w:val="24"/>
              </w:rPr>
            </w:pPr>
            <w:r w:rsidRPr="00BC478C">
              <w:rPr>
                <w:b/>
                <w:spacing w:val="-2"/>
                <w:sz w:val="24"/>
                <w:szCs w:val="24"/>
              </w:rPr>
              <w:t>Changes</w:t>
            </w:r>
          </w:p>
        </w:tc>
      </w:tr>
      <w:tr w:rsidR="00E209B0" w:rsidRPr="00BC478C" w14:paraId="5326E3DE" w14:textId="77777777" w:rsidTr="00CDC933">
        <w:trPr>
          <w:trHeight w:val="301"/>
        </w:trPr>
        <w:tc>
          <w:tcPr>
            <w:tcW w:w="108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hideMark/>
          </w:tcPr>
          <w:p w14:paraId="67AB0190" w14:textId="63977505" w:rsidR="00E209B0" w:rsidRPr="00BC478C" w:rsidRDefault="009D2E17">
            <w:pPr>
              <w:pStyle w:val="TableParagraph"/>
              <w:spacing w:before="13" w:line="269" w:lineRule="exact"/>
              <w:ind w:left="107"/>
              <w:rPr>
                <w:sz w:val="24"/>
                <w:szCs w:val="24"/>
              </w:rPr>
            </w:pPr>
            <w:r w:rsidRPr="00BC478C">
              <w:rPr>
                <w:spacing w:val="-5"/>
                <w:sz w:val="24"/>
                <w:szCs w:val="24"/>
              </w:rPr>
              <w:t>1.0</w:t>
            </w:r>
          </w:p>
        </w:tc>
        <w:tc>
          <w:tcPr>
            <w:tcW w:w="1711"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hideMark/>
          </w:tcPr>
          <w:p w14:paraId="2667E90D" w14:textId="704EA429" w:rsidR="00E209B0" w:rsidRPr="00BC478C" w:rsidRDefault="00F64957">
            <w:pPr>
              <w:pStyle w:val="TableParagraph"/>
              <w:spacing w:before="13" w:line="269" w:lineRule="exact"/>
              <w:ind w:left="108"/>
              <w:rPr>
                <w:sz w:val="24"/>
                <w:szCs w:val="24"/>
              </w:rPr>
            </w:pPr>
            <w:r w:rsidRPr="00BC478C">
              <w:rPr>
                <w:spacing w:val="-2"/>
                <w:sz w:val="24"/>
                <w:szCs w:val="24"/>
              </w:rPr>
              <w:t>8</w:t>
            </w:r>
            <w:r w:rsidR="00E209B0" w:rsidRPr="00BC478C">
              <w:rPr>
                <w:spacing w:val="-2"/>
                <w:sz w:val="24"/>
                <w:szCs w:val="24"/>
              </w:rPr>
              <w:t>/2</w:t>
            </w:r>
            <w:r w:rsidRPr="00BC478C">
              <w:rPr>
                <w:spacing w:val="-2"/>
                <w:sz w:val="24"/>
                <w:szCs w:val="24"/>
              </w:rPr>
              <w:t>7</w:t>
            </w:r>
            <w:r w:rsidR="00E209B0" w:rsidRPr="00BC478C">
              <w:rPr>
                <w:spacing w:val="-2"/>
                <w:sz w:val="24"/>
                <w:szCs w:val="24"/>
              </w:rPr>
              <w:t>/2023</w:t>
            </w:r>
          </w:p>
        </w:tc>
        <w:tc>
          <w:tcPr>
            <w:tcW w:w="6209"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hideMark/>
          </w:tcPr>
          <w:p w14:paraId="7B64553C" w14:textId="77777777" w:rsidR="00E209B0" w:rsidRPr="00BC478C" w:rsidRDefault="00E209B0">
            <w:pPr>
              <w:pStyle w:val="TableParagraph"/>
              <w:spacing w:before="13" w:line="269" w:lineRule="exact"/>
              <w:ind w:left="106"/>
              <w:rPr>
                <w:sz w:val="24"/>
                <w:szCs w:val="24"/>
              </w:rPr>
            </w:pPr>
            <w:r w:rsidRPr="00BC478C">
              <w:rPr>
                <w:sz w:val="24"/>
                <w:szCs w:val="24"/>
              </w:rPr>
              <w:t>Initial</w:t>
            </w:r>
            <w:r w:rsidRPr="00BC478C">
              <w:rPr>
                <w:spacing w:val="-11"/>
                <w:sz w:val="24"/>
                <w:szCs w:val="24"/>
              </w:rPr>
              <w:t xml:space="preserve"> </w:t>
            </w:r>
            <w:r w:rsidRPr="00BC478C">
              <w:rPr>
                <w:spacing w:val="-2"/>
                <w:sz w:val="24"/>
                <w:szCs w:val="24"/>
              </w:rPr>
              <w:t>Draft.</w:t>
            </w:r>
          </w:p>
        </w:tc>
      </w:tr>
      <w:tr w:rsidR="00E209B0" w:rsidRPr="00BC478C" w14:paraId="35A00CAF" w14:textId="77777777" w:rsidTr="00CDC933">
        <w:trPr>
          <w:trHeight w:val="299"/>
        </w:trPr>
        <w:tc>
          <w:tcPr>
            <w:tcW w:w="108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hideMark/>
          </w:tcPr>
          <w:p w14:paraId="1600AC45" w14:textId="18B38F80" w:rsidR="00E209B0" w:rsidRPr="00BC478C" w:rsidRDefault="60775FC9">
            <w:pPr>
              <w:pStyle w:val="TableParagraph"/>
              <w:spacing w:before="11" w:line="269" w:lineRule="exact"/>
              <w:ind w:left="107"/>
              <w:rPr>
                <w:sz w:val="24"/>
                <w:szCs w:val="24"/>
              </w:rPr>
            </w:pPr>
            <w:ins w:id="31" w:author="Malachi Jamison" w:date="2023-09-23T00:43:00Z">
              <w:r w:rsidRPr="00BC478C">
                <w:rPr>
                  <w:sz w:val="24"/>
                  <w:szCs w:val="24"/>
                </w:rPr>
                <w:t>1.1</w:t>
              </w:r>
            </w:ins>
          </w:p>
        </w:tc>
        <w:tc>
          <w:tcPr>
            <w:tcW w:w="1711"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hideMark/>
          </w:tcPr>
          <w:p w14:paraId="32DD86C5" w14:textId="3073D4DF" w:rsidR="00E209B0" w:rsidRPr="00BC478C" w:rsidRDefault="60775FC9">
            <w:pPr>
              <w:pStyle w:val="TableParagraph"/>
              <w:spacing w:before="11" w:line="269" w:lineRule="exact"/>
              <w:ind w:left="108"/>
              <w:rPr>
                <w:sz w:val="24"/>
                <w:szCs w:val="24"/>
              </w:rPr>
            </w:pPr>
            <w:ins w:id="32" w:author="Malachi Jamison" w:date="2023-09-23T00:43:00Z">
              <w:r w:rsidRPr="00BC478C">
                <w:rPr>
                  <w:sz w:val="24"/>
                  <w:szCs w:val="24"/>
                </w:rPr>
                <w:t>9/23/2023</w:t>
              </w:r>
            </w:ins>
          </w:p>
        </w:tc>
        <w:tc>
          <w:tcPr>
            <w:tcW w:w="6209"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hideMark/>
          </w:tcPr>
          <w:p w14:paraId="7787F3C7" w14:textId="6C068E34" w:rsidR="00E209B0" w:rsidRPr="00BC478C" w:rsidRDefault="60775FC9">
            <w:pPr>
              <w:pStyle w:val="TableParagraph"/>
              <w:spacing w:before="11" w:line="269" w:lineRule="exact"/>
              <w:ind w:left="106"/>
              <w:rPr>
                <w:sz w:val="24"/>
                <w:szCs w:val="24"/>
              </w:rPr>
            </w:pPr>
            <w:ins w:id="33" w:author="Malachi Jamison" w:date="2023-09-23T00:43:00Z">
              <w:r w:rsidRPr="00BC478C">
                <w:rPr>
                  <w:sz w:val="24"/>
                  <w:szCs w:val="24"/>
                </w:rPr>
                <w:t>Added and modified Use Cases</w:t>
              </w:r>
            </w:ins>
            <w:ins w:id="34" w:author="Zachary Cappella" w:date="2023-09-23T14:55:00Z">
              <w:r w:rsidR="0087206D" w:rsidRPr="00BC478C">
                <w:rPr>
                  <w:sz w:val="24"/>
                  <w:szCs w:val="24"/>
                </w:rPr>
                <w:t>, added UML diagrams</w:t>
              </w:r>
            </w:ins>
            <w:ins w:id="35" w:author="Malachi Jamison" w:date="2023-09-23T00:43:00Z">
              <w:del w:id="36" w:author="Zachary Cappella" w:date="2023-09-23T14:55:00Z">
                <w:r w:rsidRPr="00BC478C" w:rsidDel="0087206D">
                  <w:rPr>
                    <w:sz w:val="24"/>
                    <w:szCs w:val="24"/>
                  </w:rPr>
                  <w:delText xml:space="preserve">. </w:delText>
                </w:r>
              </w:del>
            </w:ins>
          </w:p>
        </w:tc>
      </w:tr>
      <w:tr w:rsidR="00E209B0" w:rsidRPr="00BC478C" w14:paraId="3C3B5C5C" w14:textId="77777777" w:rsidTr="00CDC933">
        <w:trPr>
          <w:trHeight w:val="299"/>
        </w:trPr>
        <w:tc>
          <w:tcPr>
            <w:tcW w:w="108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hideMark/>
          </w:tcPr>
          <w:p w14:paraId="581364EC" w14:textId="3DEB2034" w:rsidR="00E209B0" w:rsidRPr="00BC478C" w:rsidRDefault="007437B8">
            <w:pPr>
              <w:pStyle w:val="TableParagraph"/>
              <w:spacing w:before="11" w:line="269" w:lineRule="exact"/>
              <w:ind w:left="107"/>
              <w:rPr>
                <w:sz w:val="24"/>
                <w:szCs w:val="24"/>
              </w:rPr>
            </w:pPr>
            <w:ins w:id="37" w:author="Zachary Cappella" w:date="2023-09-30T10:09:00Z">
              <w:r w:rsidRPr="00BC478C">
                <w:rPr>
                  <w:sz w:val="24"/>
                  <w:szCs w:val="24"/>
                </w:rPr>
                <w:t>1.2</w:t>
              </w:r>
            </w:ins>
          </w:p>
        </w:tc>
        <w:tc>
          <w:tcPr>
            <w:tcW w:w="1711"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hideMark/>
          </w:tcPr>
          <w:p w14:paraId="7B139948" w14:textId="113A87E9" w:rsidR="00E209B0" w:rsidRPr="00BC478C" w:rsidRDefault="007437B8">
            <w:pPr>
              <w:pStyle w:val="TableParagraph"/>
              <w:spacing w:before="11" w:line="269" w:lineRule="exact"/>
              <w:ind w:left="108"/>
              <w:rPr>
                <w:sz w:val="24"/>
                <w:szCs w:val="24"/>
              </w:rPr>
            </w:pPr>
            <w:ins w:id="38" w:author="Zachary Cappella" w:date="2023-09-30T10:09:00Z">
              <w:r w:rsidRPr="00BC478C">
                <w:rPr>
                  <w:sz w:val="24"/>
                  <w:szCs w:val="24"/>
                </w:rPr>
                <w:t>9/30/2023</w:t>
              </w:r>
            </w:ins>
          </w:p>
        </w:tc>
        <w:tc>
          <w:tcPr>
            <w:tcW w:w="6209"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hideMark/>
          </w:tcPr>
          <w:p w14:paraId="39EC6069" w14:textId="6346703F" w:rsidR="00E209B0" w:rsidRPr="00BC478C" w:rsidRDefault="004931D4">
            <w:pPr>
              <w:pStyle w:val="TableParagraph"/>
              <w:spacing w:before="11" w:line="269" w:lineRule="exact"/>
              <w:ind w:left="106"/>
              <w:rPr>
                <w:sz w:val="24"/>
                <w:szCs w:val="24"/>
              </w:rPr>
            </w:pPr>
            <w:ins w:id="39" w:author="Zachary Cappella" w:date="2023-09-30T10:10:00Z">
              <w:r w:rsidRPr="00BC478C">
                <w:rPr>
                  <w:sz w:val="24"/>
                  <w:szCs w:val="24"/>
                </w:rPr>
                <w:t>Address feedback from Milestone 2 delivery – add table and figure captions</w:t>
              </w:r>
            </w:ins>
          </w:p>
        </w:tc>
      </w:tr>
      <w:tr w:rsidR="00E209B0" w:rsidRPr="00BC478C" w14:paraId="3BF84D3C" w14:textId="77777777" w:rsidTr="00CDC933">
        <w:trPr>
          <w:trHeight w:val="299"/>
        </w:trPr>
        <w:tc>
          <w:tcPr>
            <w:tcW w:w="1080"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hideMark/>
          </w:tcPr>
          <w:p w14:paraId="4C530273" w14:textId="0DB263A1" w:rsidR="00E209B0" w:rsidRPr="00BC478C" w:rsidRDefault="00E209B0">
            <w:pPr>
              <w:pStyle w:val="TableParagraph"/>
              <w:spacing w:before="11" w:line="269" w:lineRule="exact"/>
              <w:ind w:left="107"/>
              <w:rPr>
                <w:sz w:val="24"/>
                <w:szCs w:val="24"/>
              </w:rPr>
            </w:pPr>
          </w:p>
        </w:tc>
        <w:tc>
          <w:tcPr>
            <w:tcW w:w="1711"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hideMark/>
          </w:tcPr>
          <w:p w14:paraId="2791C521" w14:textId="499A1AC6" w:rsidR="00E209B0" w:rsidRPr="00BC478C" w:rsidRDefault="00E209B0">
            <w:pPr>
              <w:pStyle w:val="TableParagraph"/>
              <w:spacing w:before="11" w:line="269" w:lineRule="exact"/>
              <w:ind w:left="108"/>
              <w:rPr>
                <w:sz w:val="24"/>
                <w:szCs w:val="24"/>
              </w:rPr>
            </w:pPr>
          </w:p>
        </w:tc>
        <w:tc>
          <w:tcPr>
            <w:tcW w:w="6209" w:type="dxa"/>
            <w:tc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tcBorders>
            <w:hideMark/>
          </w:tcPr>
          <w:p w14:paraId="1E44442E" w14:textId="3801F692" w:rsidR="00E209B0" w:rsidRPr="00BC478C" w:rsidRDefault="00E209B0">
            <w:pPr>
              <w:pStyle w:val="TableParagraph"/>
              <w:spacing w:before="11" w:line="269" w:lineRule="exact"/>
              <w:ind w:left="106"/>
              <w:rPr>
                <w:sz w:val="24"/>
                <w:szCs w:val="24"/>
              </w:rPr>
            </w:pPr>
          </w:p>
        </w:tc>
      </w:tr>
    </w:tbl>
    <w:p w14:paraId="27DA2D4F" w14:textId="77777777" w:rsidR="00E209B0" w:rsidRPr="00BC478C" w:rsidRDefault="00E209B0" w:rsidP="00E209B0"/>
    <w:p w14:paraId="0D442A5E" w14:textId="77777777" w:rsidR="00E209B0" w:rsidRPr="00BC478C" w:rsidRDefault="00E209B0" w:rsidP="00E209B0"/>
    <w:p w14:paraId="04BDA273" w14:textId="77777777" w:rsidR="00E209B0" w:rsidRPr="00BC478C" w:rsidRDefault="00E209B0" w:rsidP="00E209B0"/>
    <w:p w14:paraId="00A634FE" w14:textId="77777777" w:rsidR="00E209B0" w:rsidRPr="00BC478C" w:rsidRDefault="00E209B0" w:rsidP="00E209B0"/>
    <w:p w14:paraId="0863C2F2" w14:textId="77777777" w:rsidR="00E209B0" w:rsidRPr="00BC478C" w:rsidRDefault="00E209B0" w:rsidP="00E209B0"/>
    <w:p w14:paraId="397D66B2" w14:textId="77777777" w:rsidR="00E209B0" w:rsidRPr="00BC478C" w:rsidRDefault="00E209B0" w:rsidP="00E209B0"/>
    <w:p w14:paraId="261D81D1" w14:textId="77777777" w:rsidR="00E209B0" w:rsidRPr="00BC478C" w:rsidRDefault="00E209B0" w:rsidP="00E209B0"/>
    <w:p w14:paraId="791C859E" w14:textId="77777777" w:rsidR="00E209B0" w:rsidRPr="00BC478C" w:rsidRDefault="00E209B0" w:rsidP="00E209B0"/>
    <w:p w14:paraId="4AA02158" w14:textId="77777777" w:rsidR="00E209B0" w:rsidRPr="00BC478C" w:rsidRDefault="00E209B0" w:rsidP="00E209B0"/>
    <w:p w14:paraId="435DFEB8" w14:textId="77777777" w:rsidR="00E209B0" w:rsidRPr="00BC478C" w:rsidRDefault="00E209B0" w:rsidP="00E209B0"/>
    <w:p w14:paraId="45EB6154" w14:textId="77777777" w:rsidR="00E209B0" w:rsidRPr="00BC478C" w:rsidRDefault="00E209B0" w:rsidP="00E209B0"/>
    <w:p w14:paraId="47F3B03E" w14:textId="77777777" w:rsidR="00E209B0" w:rsidRPr="00BC478C" w:rsidRDefault="00E209B0" w:rsidP="00E209B0"/>
    <w:p w14:paraId="75A2E459" w14:textId="77777777" w:rsidR="00E209B0" w:rsidRPr="00BC478C" w:rsidRDefault="00E209B0" w:rsidP="00E209B0"/>
    <w:p w14:paraId="14BE7D67" w14:textId="77777777" w:rsidR="00E209B0" w:rsidRPr="00BC478C" w:rsidRDefault="00E209B0" w:rsidP="00E209B0"/>
    <w:p w14:paraId="521B6D0A" w14:textId="77777777" w:rsidR="00E209B0" w:rsidRPr="00BC478C" w:rsidRDefault="00E209B0" w:rsidP="00E209B0"/>
    <w:p w14:paraId="1E8C2F97" w14:textId="77777777" w:rsidR="00E209B0" w:rsidRPr="00BC478C" w:rsidRDefault="00E209B0" w:rsidP="00E209B0"/>
    <w:p w14:paraId="457513A6" w14:textId="77777777" w:rsidR="00E209B0" w:rsidRPr="00BC478C" w:rsidRDefault="00E209B0" w:rsidP="00E209B0"/>
    <w:p w14:paraId="3842EAE6" w14:textId="77777777" w:rsidR="00E209B0" w:rsidRPr="00BC478C" w:rsidRDefault="00E209B0" w:rsidP="00E209B0"/>
    <w:p w14:paraId="2BFCCB96" w14:textId="77777777" w:rsidR="00E209B0" w:rsidRPr="00BC478C" w:rsidRDefault="00E209B0" w:rsidP="00E209B0"/>
    <w:p w14:paraId="5514FD4F" w14:textId="77777777" w:rsidR="00E209B0" w:rsidRPr="00BC478C" w:rsidRDefault="00E209B0" w:rsidP="00E209B0"/>
    <w:p w14:paraId="2EFB3818" w14:textId="77777777" w:rsidR="00E209B0" w:rsidRPr="00BC478C" w:rsidRDefault="00E209B0" w:rsidP="00E209B0"/>
    <w:p w14:paraId="056D9850" w14:textId="77777777" w:rsidR="00E209B0" w:rsidRPr="00BC478C" w:rsidRDefault="00E209B0" w:rsidP="00E209B0"/>
    <w:p w14:paraId="32F936BC" w14:textId="77777777" w:rsidR="00E209B0" w:rsidRPr="00BC478C" w:rsidRDefault="00E209B0" w:rsidP="00E209B0"/>
    <w:p w14:paraId="5B4CF10F" w14:textId="77777777" w:rsidR="00E209B0" w:rsidRPr="00BC478C" w:rsidRDefault="00E209B0" w:rsidP="00E209B0"/>
    <w:p w14:paraId="7C971469" w14:textId="77777777" w:rsidR="00E209B0" w:rsidRPr="00BC478C" w:rsidRDefault="00E209B0" w:rsidP="00E209B0"/>
    <w:p w14:paraId="7EB300A6" w14:textId="77777777" w:rsidR="00E209B0" w:rsidRPr="00BC478C" w:rsidRDefault="00E209B0" w:rsidP="00E209B0"/>
    <w:p w14:paraId="3643A8B4" w14:textId="77777777" w:rsidR="00E209B0" w:rsidRPr="00BC478C" w:rsidRDefault="00E209B0" w:rsidP="00E209B0"/>
    <w:p w14:paraId="4881D28B" w14:textId="77777777" w:rsidR="00E209B0" w:rsidRPr="00BC478C" w:rsidRDefault="00E209B0" w:rsidP="00E209B0"/>
    <w:p w14:paraId="6C411478" w14:textId="77777777" w:rsidR="00E209B0" w:rsidRPr="00BC478C" w:rsidRDefault="00E209B0" w:rsidP="00E209B0"/>
    <w:p w14:paraId="03BC7BC2" w14:textId="77777777" w:rsidR="00E209B0" w:rsidRPr="00BC478C" w:rsidRDefault="00E209B0" w:rsidP="00E209B0"/>
    <w:p w14:paraId="055F3DB9" w14:textId="77777777" w:rsidR="00E209B0" w:rsidRPr="00BC478C" w:rsidRDefault="00E209B0" w:rsidP="00E209B0"/>
    <w:p w14:paraId="062C4F8A" w14:textId="77777777" w:rsidR="00E209B0" w:rsidRPr="00BC478C" w:rsidRDefault="00E209B0" w:rsidP="00E209B0"/>
    <w:p w14:paraId="6B966D08" w14:textId="77777777" w:rsidR="00E209B0" w:rsidRPr="00BC478C" w:rsidRDefault="00E209B0" w:rsidP="00E209B0"/>
    <w:p w14:paraId="611BD110" w14:textId="77777777" w:rsidR="00E209B0" w:rsidRPr="00BC478C" w:rsidRDefault="00E209B0" w:rsidP="00E209B0"/>
    <w:p w14:paraId="6A1F74FC" w14:textId="77777777" w:rsidR="00E209B0" w:rsidRPr="00BC478C" w:rsidRDefault="00E209B0" w:rsidP="00E209B0"/>
    <w:p w14:paraId="1A2818DB" w14:textId="77777777" w:rsidR="00E209B0" w:rsidRPr="00BC478C" w:rsidRDefault="00E209B0" w:rsidP="00E209B0"/>
    <w:p w14:paraId="46B39D83" w14:textId="77777777" w:rsidR="00E209B0" w:rsidRPr="00BC478C" w:rsidRDefault="00E209B0" w:rsidP="00E209B0"/>
    <w:p w14:paraId="2EB573A7" w14:textId="69A0CE98" w:rsidR="5439F801" w:rsidRPr="00BC478C" w:rsidRDefault="5439F801" w:rsidP="5439F801"/>
    <w:p w14:paraId="14326F9E" w14:textId="77777777" w:rsidR="005D2650" w:rsidRPr="00BC478C" w:rsidDel="00DC7737" w:rsidRDefault="005D2650" w:rsidP="00E209B0">
      <w:pPr>
        <w:rPr>
          <w:del w:id="40" w:author="Zachary Cappella" w:date="2023-09-30T10:46:00Z"/>
          <w:spacing w:val="-10"/>
        </w:rPr>
      </w:pPr>
    </w:p>
    <w:p w14:paraId="475C5C99" w14:textId="77777777" w:rsidR="005D2650" w:rsidRPr="00BC478C" w:rsidDel="00DC7737" w:rsidRDefault="005D2650" w:rsidP="00E209B0">
      <w:pPr>
        <w:rPr>
          <w:del w:id="41" w:author="Zachary Cappella" w:date="2023-09-30T10:46:00Z"/>
          <w:spacing w:val="-10"/>
        </w:rPr>
      </w:pPr>
    </w:p>
    <w:p w14:paraId="5FC6DE19" w14:textId="27838CEB" w:rsidR="005D2650" w:rsidRPr="00BC478C" w:rsidRDefault="69C154A7" w:rsidP="00E209B0">
      <w:pPr>
        <w:rPr>
          <w:spacing w:val="-10"/>
        </w:rPr>
      </w:pPr>
      <w:r w:rsidRPr="00BC478C">
        <w:t xml:space="preserve">                             </w:t>
      </w:r>
    </w:p>
    <w:customXmlInsRangeStart w:id="42" w:author="Zachary Cappella" w:date="2023-09-30T10:45:00Z"/>
    <w:sdt>
      <w:sdtPr>
        <w:rPr>
          <w:rFonts w:ascii="Times New Roman" w:eastAsia="Times New Roman" w:hAnsi="Times New Roman" w:cs="Times New Roman"/>
          <w:color w:val="000000" w:themeColor="text1"/>
          <w:sz w:val="22"/>
          <w:szCs w:val="22"/>
          <w14:ligatures w14:val="standardContextual"/>
        </w:rPr>
        <w:id w:val="-1189670663"/>
        <w:docPartObj>
          <w:docPartGallery w:val="Table of Contents"/>
          <w:docPartUnique/>
        </w:docPartObj>
      </w:sdtPr>
      <w:sdtEndPr>
        <w:rPr>
          <w:b/>
          <w:bCs/>
          <w:noProof/>
          <w:color w:val="auto"/>
        </w:rPr>
      </w:sdtEndPr>
      <w:sdtContent>
        <w:customXmlInsRangeEnd w:id="42"/>
        <w:p w14:paraId="2E9A0D75" w14:textId="78688390" w:rsidR="00DC5F7D" w:rsidRPr="00BC478C" w:rsidRDefault="00DC5F7D">
          <w:pPr>
            <w:pStyle w:val="TOCHeading"/>
            <w:jc w:val="center"/>
            <w:rPr>
              <w:ins w:id="43" w:author="Zachary Cappella" w:date="2023-09-30T10:45:00Z"/>
              <w:rFonts w:ascii="Times New Roman" w:hAnsi="Times New Roman" w:cs="Times New Roman"/>
              <w:color w:val="000000" w:themeColor="text1"/>
              <w:rPrChange w:id="44" w:author="Zachary Cappella" w:date="2023-09-30T10:50:00Z">
                <w:rPr>
                  <w:ins w:id="45" w:author="Zachary Cappella" w:date="2023-09-30T10:45:00Z"/>
                </w:rPr>
              </w:rPrChange>
            </w:rPr>
            <w:pPrChange w:id="46" w:author="Zachary Cappella" w:date="2023-09-30T10:45:00Z">
              <w:pPr>
                <w:pStyle w:val="TOCHeading"/>
              </w:pPr>
            </w:pPrChange>
          </w:pPr>
          <w:ins w:id="47" w:author="Zachary Cappella" w:date="2023-09-30T10:45:00Z">
            <w:r w:rsidRPr="00BC478C">
              <w:rPr>
                <w:rFonts w:ascii="Times New Roman" w:hAnsi="Times New Roman" w:cs="Times New Roman"/>
                <w:color w:val="000000" w:themeColor="text1"/>
                <w:rPrChange w:id="48" w:author="Zachary Cappella" w:date="2023-09-30T10:50:00Z">
                  <w:rPr/>
                </w:rPrChange>
              </w:rPr>
              <w:t>Table of Contents</w:t>
            </w:r>
          </w:ins>
        </w:p>
        <w:p w14:paraId="22301E12" w14:textId="055429FA" w:rsidR="00BC478C" w:rsidRPr="00BC478C" w:rsidRDefault="00BC478C">
          <w:pPr>
            <w:pStyle w:val="TOC1"/>
            <w:tabs>
              <w:tab w:val="right" w:leader="dot" w:pos="9350"/>
            </w:tabs>
            <w:rPr>
              <w:ins w:id="49" w:author="Zachary Cappella" w:date="2023-09-30T10:50:00Z"/>
              <w:rFonts w:ascii="Times New Roman" w:eastAsiaTheme="minorEastAsia" w:hAnsi="Times New Roman" w:cs="Times New Roman"/>
              <w:b w:val="0"/>
              <w:bCs w:val="0"/>
              <w:caps w:val="0"/>
              <w:noProof/>
              <w:kern w:val="2"/>
              <w:sz w:val="24"/>
              <w:szCs w:val="24"/>
              <w:rPrChange w:id="50" w:author="Zachary Cappella" w:date="2023-09-30T10:50:00Z">
                <w:rPr>
                  <w:ins w:id="51" w:author="Zachary Cappella" w:date="2023-09-30T10:50:00Z"/>
                  <w:rFonts w:eastAsiaTheme="minorEastAsia" w:cstheme="minorBidi"/>
                  <w:b w:val="0"/>
                  <w:bCs w:val="0"/>
                  <w:noProof/>
                  <w:kern w:val="2"/>
                </w:rPr>
              </w:rPrChange>
            </w:rPr>
          </w:pPr>
          <w:ins w:id="52" w:author="Zachary Cappella" w:date="2023-09-30T10:48:00Z">
            <w:r w:rsidRPr="00BC478C">
              <w:rPr>
                <w:rFonts w:ascii="Times New Roman" w:hAnsi="Times New Roman" w:cs="Times New Roman"/>
                <w:caps w:val="0"/>
                <w:rPrChange w:id="53" w:author="Zachary Cappella" w:date="2023-09-30T10:50:00Z">
                  <w:rPr>
                    <w:rFonts w:asciiTheme="minorHAnsi" w:hAnsiTheme="minorHAnsi" w:cstheme="minorHAnsi"/>
                  </w:rPr>
                </w:rPrChange>
              </w:rPr>
              <w:fldChar w:fldCharType="begin"/>
            </w:r>
            <w:r w:rsidRPr="00BC478C">
              <w:rPr>
                <w:rFonts w:ascii="Times New Roman" w:hAnsi="Times New Roman" w:cs="Times New Roman"/>
                <w:caps w:val="0"/>
                <w:rPrChange w:id="54" w:author="Zachary Cappella" w:date="2023-09-30T10:50:00Z">
                  <w:rPr/>
                </w:rPrChange>
              </w:rPr>
              <w:instrText xml:space="preserve"> TOC \o "1-3" \h \z \u </w:instrText>
            </w:r>
          </w:ins>
          <w:r w:rsidRPr="00BC478C">
            <w:rPr>
              <w:rFonts w:ascii="Times New Roman" w:hAnsi="Times New Roman" w:cs="Times New Roman"/>
              <w:caps w:val="0"/>
              <w:rPrChange w:id="55" w:author="Zachary Cappella" w:date="2023-09-30T10:50:00Z">
                <w:rPr>
                  <w:b w:val="0"/>
                  <w:bCs w:val="0"/>
                </w:rPr>
              </w:rPrChange>
            </w:rPr>
            <w:fldChar w:fldCharType="separate"/>
          </w:r>
          <w:ins w:id="56" w:author="Zachary Cappella" w:date="2023-09-30T10:50:00Z">
            <w:r w:rsidRPr="00BC478C">
              <w:rPr>
                <w:rStyle w:val="Hyperlink"/>
                <w:rFonts w:ascii="Times New Roman" w:hAnsi="Times New Roman" w:cs="Times New Roman"/>
                <w:noProof/>
                <w:rPrChange w:id="57" w:author="Zachary Cappella" w:date="2023-09-30T10:50:00Z">
                  <w:rPr>
                    <w:rStyle w:val="Hyperlink"/>
                    <w:noProof/>
                  </w:rPr>
                </w:rPrChange>
              </w:rPr>
              <w:fldChar w:fldCharType="begin"/>
            </w:r>
            <w:r w:rsidRPr="00BC478C">
              <w:rPr>
                <w:rStyle w:val="Hyperlink"/>
                <w:rFonts w:ascii="Times New Roman" w:hAnsi="Times New Roman" w:cs="Times New Roman"/>
                <w:noProof/>
                <w:rPrChange w:id="58" w:author="Zachary Cappella" w:date="2023-09-30T10:50:00Z">
                  <w:rPr>
                    <w:rStyle w:val="Hyperlink"/>
                    <w:noProof/>
                  </w:rPr>
                </w:rPrChange>
              </w:rPr>
              <w:instrText xml:space="preserve"> </w:instrText>
            </w:r>
            <w:r w:rsidRPr="00BC478C">
              <w:rPr>
                <w:rFonts w:ascii="Times New Roman" w:hAnsi="Times New Roman" w:cs="Times New Roman"/>
                <w:noProof/>
                <w:rPrChange w:id="59" w:author="Zachary Cappella" w:date="2023-09-30T10:50:00Z">
                  <w:rPr>
                    <w:noProof/>
                  </w:rPr>
                </w:rPrChange>
              </w:rPr>
              <w:instrText>HYPERLINK \l "_Toc146963422"</w:instrText>
            </w:r>
            <w:r w:rsidRPr="00BC478C">
              <w:rPr>
                <w:rStyle w:val="Hyperlink"/>
                <w:rFonts w:ascii="Times New Roman" w:hAnsi="Times New Roman" w:cs="Times New Roman"/>
                <w:noProof/>
                <w:rPrChange w:id="60"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61" w:author="Zachary Cappella" w:date="2023-09-30T10:50:00Z">
                  <w:rPr>
                    <w:rStyle w:val="Hyperlink"/>
                    <w:noProof/>
                  </w:rPr>
                </w:rPrChange>
              </w:rPr>
              <w:fldChar w:fldCharType="separate"/>
            </w:r>
            <w:r w:rsidRPr="00BC478C">
              <w:rPr>
                <w:rStyle w:val="Hyperlink"/>
                <w:rFonts w:ascii="Times New Roman" w:hAnsi="Times New Roman" w:cs="Times New Roman"/>
                <w:noProof/>
                <w:rPrChange w:id="62" w:author="Zachary Cappella" w:date="2023-09-30T10:50:00Z">
                  <w:rPr>
                    <w:rStyle w:val="Hyperlink"/>
                    <w:noProof/>
                  </w:rPr>
                </w:rPrChange>
              </w:rPr>
              <w:t>Document</w:t>
            </w:r>
            <w:r w:rsidRPr="00BC478C">
              <w:rPr>
                <w:rStyle w:val="Hyperlink"/>
                <w:rFonts w:ascii="Times New Roman" w:hAnsi="Times New Roman" w:cs="Times New Roman"/>
                <w:noProof/>
                <w:spacing w:val="-11"/>
                <w:rPrChange w:id="63" w:author="Zachary Cappella" w:date="2023-09-30T10:50:00Z">
                  <w:rPr>
                    <w:rStyle w:val="Hyperlink"/>
                    <w:noProof/>
                    <w:spacing w:val="-11"/>
                  </w:rPr>
                </w:rPrChange>
              </w:rPr>
              <w:t xml:space="preserve"> </w:t>
            </w:r>
            <w:r w:rsidRPr="00BC478C">
              <w:rPr>
                <w:rStyle w:val="Hyperlink"/>
                <w:rFonts w:ascii="Times New Roman" w:hAnsi="Times New Roman" w:cs="Times New Roman"/>
                <w:noProof/>
                <w:spacing w:val="-2"/>
                <w:rPrChange w:id="64" w:author="Zachary Cappella" w:date="2023-09-30T10:50:00Z">
                  <w:rPr>
                    <w:rStyle w:val="Hyperlink"/>
                    <w:noProof/>
                    <w:spacing w:val="-2"/>
                  </w:rPr>
                </w:rPrChange>
              </w:rPr>
              <w:t>History</w:t>
            </w:r>
            <w:r w:rsidRPr="00BC478C">
              <w:rPr>
                <w:rFonts w:ascii="Times New Roman" w:hAnsi="Times New Roman" w:cs="Times New Roman"/>
                <w:noProof/>
                <w:webHidden/>
                <w:rPrChange w:id="65" w:author="Zachary Cappella" w:date="2023-09-30T10:50:00Z">
                  <w:rPr>
                    <w:noProof/>
                    <w:webHidden/>
                  </w:rPr>
                </w:rPrChange>
              </w:rPr>
              <w:tab/>
            </w:r>
            <w:r w:rsidRPr="00BC478C">
              <w:rPr>
                <w:rFonts w:ascii="Times New Roman" w:hAnsi="Times New Roman" w:cs="Times New Roman"/>
                <w:noProof/>
                <w:webHidden/>
                <w:rPrChange w:id="66" w:author="Zachary Cappella" w:date="2023-09-30T10:50:00Z">
                  <w:rPr>
                    <w:noProof/>
                    <w:webHidden/>
                  </w:rPr>
                </w:rPrChange>
              </w:rPr>
              <w:fldChar w:fldCharType="begin"/>
            </w:r>
            <w:r w:rsidRPr="00BC478C">
              <w:rPr>
                <w:rFonts w:ascii="Times New Roman" w:hAnsi="Times New Roman" w:cs="Times New Roman"/>
                <w:noProof/>
                <w:webHidden/>
                <w:rPrChange w:id="67" w:author="Zachary Cappella" w:date="2023-09-30T10:50:00Z">
                  <w:rPr>
                    <w:noProof/>
                    <w:webHidden/>
                  </w:rPr>
                </w:rPrChange>
              </w:rPr>
              <w:instrText xml:space="preserve"> PAGEREF _Toc146963422 \h </w:instrText>
            </w:r>
          </w:ins>
          <w:r w:rsidRPr="004A6E44">
            <w:rPr>
              <w:rFonts w:ascii="Times New Roman" w:hAnsi="Times New Roman" w:cs="Times New Roman"/>
              <w:noProof/>
              <w:webHidden/>
            </w:rPr>
          </w:r>
          <w:r w:rsidRPr="00BC478C">
            <w:rPr>
              <w:rFonts w:ascii="Times New Roman" w:hAnsi="Times New Roman" w:cs="Times New Roman"/>
              <w:noProof/>
              <w:webHidden/>
              <w:rPrChange w:id="68" w:author="Zachary Cappella" w:date="2023-09-30T10:50:00Z">
                <w:rPr>
                  <w:noProof/>
                  <w:webHidden/>
                </w:rPr>
              </w:rPrChange>
            </w:rPr>
            <w:fldChar w:fldCharType="separate"/>
          </w:r>
          <w:ins w:id="69" w:author="Zachary Cappella" w:date="2023-09-30T10:50:00Z">
            <w:r w:rsidRPr="00BC478C">
              <w:rPr>
                <w:rFonts w:ascii="Times New Roman" w:hAnsi="Times New Roman" w:cs="Times New Roman"/>
                <w:noProof/>
                <w:webHidden/>
                <w:rPrChange w:id="70" w:author="Zachary Cappella" w:date="2023-09-30T10:50:00Z">
                  <w:rPr>
                    <w:noProof/>
                    <w:webHidden/>
                  </w:rPr>
                </w:rPrChange>
              </w:rPr>
              <w:t>2</w:t>
            </w:r>
            <w:r w:rsidRPr="00BC478C">
              <w:rPr>
                <w:rFonts w:ascii="Times New Roman" w:hAnsi="Times New Roman" w:cs="Times New Roman"/>
                <w:noProof/>
                <w:webHidden/>
                <w:rPrChange w:id="71" w:author="Zachary Cappella" w:date="2023-09-30T10:50:00Z">
                  <w:rPr>
                    <w:noProof/>
                    <w:webHidden/>
                  </w:rPr>
                </w:rPrChange>
              </w:rPr>
              <w:fldChar w:fldCharType="end"/>
            </w:r>
            <w:r w:rsidRPr="00BC478C">
              <w:rPr>
                <w:rStyle w:val="Hyperlink"/>
                <w:rFonts w:ascii="Times New Roman" w:hAnsi="Times New Roman" w:cs="Times New Roman"/>
                <w:noProof/>
                <w:rPrChange w:id="72" w:author="Zachary Cappella" w:date="2023-09-30T10:50:00Z">
                  <w:rPr>
                    <w:rStyle w:val="Hyperlink"/>
                    <w:noProof/>
                  </w:rPr>
                </w:rPrChange>
              </w:rPr>
              <w:fldChar w:fldCharType="end"/>
            </w:r>
          </w:ins>
        </w:p>
        <w:p w14:paraId="2AFE4C04" w14:textId="28A0FF4D" w:rsidR="00BC478C" w:rsidRPr="00BC478C" w:rsidRDefault="00BC478C">
          <w:pPr>
            <w:pStyle w:val="TOC1"/>
            <w:tabs>
              <w:tab w:val="left" w:pos="440"/>
              <w:tab w:val="right" w:leader="dot" w:pos="9350"/>
            </w:tabs>
            <w:rPr>
              <w:ins w:id="73" w:author="Zachary Cappella" w:date="2023-09-30T10:50:00Z"/>
              <w:rFonts w:ascii="Times New Roman" w:eastAsiaTheme="minorEastAsia" w:hAnsi="Times New Roman" w:cs="Times New Roman"/>
              <w:b w:val="0"/>
              <w:bCs w:val="0"/>
              <w:caps w:val="0"/>
              <w:noProof/>
              <w:kern w:val="2"/>
              <w:sz w:val="24"/>
              <w:szCs w:val="24"/>
              <w:rPrChange w:id="74" w:author="Zachary Cappella" w:date="2023-09-30T10:50:00Z">
                <w:rPr>
                  <w:ins w:id="75" w:author="Zachary Cappella" w:date="2023-09-30T10:50:00Z"/>
                  <w:rFonts w:eastAsiaTheme="minorEastAsia" w:cstheme="minorBidi"/>
                  <w:b w:val="0"/>
                  <w:bCs w:val="0"/>
                  <w:noProof/>
                  <w:kern w:val="2"/>
                </w:rPr>
              </w:rPrChange>
            </w:rPr>
          </w:pPr>
          <w:ins w:id="76" w:author="Zachary Cappella" w:date="2023-09-30T10:50:00Z">
            <w:r w:rsidRPr="00BC478C">
              <w:rPr>
                <w:rStyle w:val="Hyperlink"/>
                <w:rFonts w:ascii="Times New Roman" w:hAnsi="Times New Roman" w:cs="Times New Roman"/>
                <w:noProof/>
                <w:rPrChange w:id="77" w:author="Zachary Cappella" w:date="2023-09-30T10:50:00Z">
                  <w:rPr>
                    <w:rStyle w:val="Hyperlink"/>
                    <w:noProof/>
                  </w:rPr>
                </w:rPrChange>
              </w:rPr>
              <w:fldChar w:fldCharType="begin"/>
            </w:r>
            <w:r w:rsidRPr="00BC478C">
              <w:rPr>
                <w:rStyle w:val="Hyperlink"/>
                <w:rFonts w:ascii="Times New Roman" w:hAnsi="Times New Roman" w:cs="Times New Roman"/>
                <w:noProof/>
                <w:rPrChange w:id="78" w:author="Zachary Cappella" w:date="2023-09-30T10:50:00Z">
                  <w:rPr>
                    <w:rStyle w:val="Hyperlink"/>
                    <w:noProof/>
                  </w:rPr>
                </w:rPrChange>
              </w:rPr>
              <w:instrText xml:space="preserve"> </w:instrText>
            </w:r>
            <w:r w:rsidRPr="00BC478C">
              <w:rPr>
                <w:rFonts w:ascii="Times New Roman" w:hAnsi="Times New Roman" w:cs="Times New Roman"/>
                <w:noProof/>
                <w:rPrChange w:id="79" w:author="Zachary Cappella" w:date="2023-09-30T10:50:00Z">
                  <w:rPr>
                    <w:noProof/>
                  </w:rPr>
                </w:rPrChange>
              </w:rPr>
              <w:instrText>HYPERLINK \l "_Toc146963423"</w:instrText>
            </w:r>
            <w:r w:rsidRPr="00BC478C">
              <w:rPr>
                <w:rStyle w:val="Hyperlink"/>
                <w:rFonts w:ascii="Times New Roman" w:hAnsi="Times New Roman" w:cs="Times New Roman"/>
                <w:noProof/>
                <w:rPrChange w:id="80"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81" w:author="Zachary Cappella" w:date="2023-09-30T10:50:00Z">
                  <w:rPr>
                    <w:rStyle w:val="Hyperlink"/>
                    <w:noProof/>
                  </w:rPr>
                </w:rPrChange>
              </w:rPr>
              <w:fldChar w:fldCharType="separate"/>
            </w:r>
            <w:r w:rsidRPr="00BC478C">
              <w:rPr>
                <w:rStyle w:val="Hyperlink"/>
                <w:rFonts w:ascii="Times New Roman" w:hAnsi="Times New Roman" w:cs="Times New Roman"/>
                <w:noProof/>
                <w:rPrChange w:id="82" w:author="Zachary Cappella" w:date="2023-09-30T10:50:00Z">
                  <w:rPr>
                    <w:rStyle w:val="Hyperlink"/>
                    <w:noProof/>
                  </w:rPr>
                </w:rPrChange>
              </w:rPr>
              <w:t>1.</w:t>
            </w:r>
            <w:r w:rsidRPr="00BC478C">
              <w:rPr>
                <w:rFonts w:ascii="Times New Roman" w:eastAsiaTheme="minorEastAsia" w:hAnsi="Times New Roman" w:cs="Times New Roman"/>
                <w:b w:val="0"/>
                <w:bCs w:val="0"/>
                <w:caps w:val="0"/>
                <w:noProof/>
                <w:kern w:val="2"/>
                <w:sz w:val="24"/>
                <w:szCs w:val="24"/>
                <w:rPrChange w:id="83" w:author="Zachary Cappella" w:date="2023-09-30T10:50:00Z">
                  <w:rPr>
                    <w:rFonts w:eastAsiaTheme="minorEastAsia" w:cstheme="minorBidi"/>
                    <w:b w:val="0"/>
                    <w:bCs w:val="0"/>
                    <w:noProof/>
                    <w:kern w:val="2"/>
                  </w:rPr>
                </w:rPrChange>
              </w:rPr>
              <w:tab/>
            </w:r>
            <w:r w:rsidRPr="00BC478C">
              <w:rPr>
                <w:rStyle w:val="Hyperlink"/>
                <w:rFonts w:ascii="Times New Roman" w:hAnsi="Times New Roman" w:cs="Times New Roman"/>
                <w:noProof/>
                <w:rPrChange w:id="84" w:author="Zachary Cappella" w:date="2023-09-30T10:50:00Z">
                  <w:rPr>
                    <w:rStyle w:val="Hyperlink"/>
                    <w:noProof/>
                  </w:rPr>
                </w:rPrChange>
              </w:rPr>
              <w:t>Introduction</w:t>
            </w:r>
            <w:r w:rsidRPr="00BC478C">
              <w:rPr>
                <w:rFonts w:ascii="Times New Roman" w:hAnsi="Times New Roman" w:cs="Times New Roman"/>
                <w:noProof/>
                <w:webHidden/>
                <w:rPrChange w:id="85" w:author="Zachary Cappella" w:date="2023-09-30T10:50:00Z">
                  <w:rPr>
                    <w:noProof/>
                    <w:webHidden/>
                  </w:rPr>
                </w:rPrChange>
              </w:rPr>
              <w:tab/>
            </w:r>
            <w:r w:rsidRPr="00BC478C">
              <w:rPr>
                <w:rFonts w:ascii="Times New Roman" w:hAnsi="Times New Roman" w:cs="Times New Roman"/>
                <w:noProof/>
                <w:webHidden/>
                <w:rPrChange w:id="86" w:author="Zachary Cappella" w:date="2023-09-30T10:50:00Z">
                  <w:rPr>
                    <w:noProof/>
                    <w:webHidden/>
                  </w:rPr>
                </w:rPrChange>
              </w:rPr>
              <w:fldChar w:fldCharType="begin"/>
            </w:r>
            <w:r w:rsidRPr="00BC478C">
              <w:rPr>
                <w:rFonts w:ascii="Times New Roman" w:hAnsi="Times New Roman" w:cs="Times New Roman"/>
                <w:noProof/>
                <w:webHidden/>
                <w:rPrChange w:id="87" w:author="Zachary Cappella" w:date="2023-09-30T10:50:00Z">
                  <w:rPr>
                    <w:noProof/>
                    <w:webHidden/>
                  </w:rPr>
                </w:rPrChange>
              </w:rPr>
              <w:instrText xml:space="preserve"> PAGEREF _Toc146963423 \h </w:instrText>
            </w:r>
          </w:ins>
          <w:r w:rsidRPr="004A6E44">
            <w:rPr>
              <w:rFonts w:ascii="Times New Roman" w:hAnsi="Times New Roman" w:cs="Times New Roman"/>
              <w:noProof/>
              <w:webHidden/>
            </w:rPr>
          </w:r>
          <w:r w:rsidRPr="00BC478C">
            <w:rPr>
              <w:rFonts w:ascii="Times New Roman" w:hAnsi="Times New Roman" w:cs="Times New Roman"/>
              <w:noProof/>
              <w:webHidden/>
              <w:rPrChange w:id="88" w:author="Zachary Cappella" w:date="2023-09-30T10:50:00Z">
                <w:rPr>
                  <w:noProof/>
                  <w:webHidden/>
                </w:rPr>
              </w:rPrChange>
            </w:rPr>
            <w:fldChar w:fldCharType="separate"/>
          </w:r>
          <w:ins w:id="89" w:author="Zachary Cappella" w:date="2023-09-30T10:50:00Z">
            <w:r w:rsidRPr="00BC478C">
              <w:rPr>
                <w:rFonts w:ascii="Times New Roman" w:hAnsi="Times New Roman" w:cs="Times New Roman"/>
                <w:noProof/>
                <w:webHidden/>
                <w:rPrChange w:id="90" w:author="Zachary Cappella" w:date="2023-09-30T10:50:00Z">
                  <w:rPr>
                    <w:noProof/>
                    <w:webHidden/>
                  </w:rPr>
                </w:rPrChange>
              </w:rPr>
              <w:t>6</w:t>
            </w:r>
            <w:r w:rsidRPr="00BC478C">
              <w:rPr>
                <w:rFonts w:ascii="Times New Roman" w:hAnsi="Times New Roman" w:cs="Times New Roman"/>
                <w:noProof/>
                <w:webHidden/>
                <w:rPrChange w:id="91" w:author="Zachary Cappella" w:date="2023-09-30T10:50:00Z">
                  <w:rPr>
                    <w:noProof/>
                    <w:webHidden/>
                  </w:rPr>
                </w:rPrChange>
              </w:rPr>
              <w:fldChar w:fldCharType="end"/>
            </w:r>
            <w:r w:rsidRPr="00BC478C">
              <w:rPr>
                <w:rStyle w:val="Hyperlink"/>
                <w:rFonts w:ascii="Times New Roman" w:hAnsi="Times New Roman" w:cs="Times New Roman"/>
                <w:noProof/>
                <w:rPrChange w:id="92" w:author="Zachary Cappella" w:date="2023-09-30T10:50:00Z">
                  <w:rPr>
                    <w:rStyle w:val="Hyperlink"/>
                    <w:noProof/>
                  </w:rPr>
                </w:rPrChange>
              </w:rPr>
              <w:fldChar w:fldCharType="end"/>
            </w:r>
          </w:ins>
        </w:p>
        <w:p w14:paraId="78B7071F" w14:textId="4DCA33E3" w:rsidR="00BC478C" w:rsidRPr="00BC478C" w:rsidRDefault="00BC478C">
          <w:pPr>
            <w:pStyle w:val="TOC2"/>
            <w:tabs>
              <w:tab w:val="right" w:leader="dot" w:pos="9350"/>
            </w:tabs>
            <w:rPr>
              <w:ins w:id="93" w:author="Zachary Cappella" w:date="2023-09-30T10:50:00Z"/>
              <w:rFonts w:ascii="Times New Roman" w:eastAsiaTheme="minorEastAsia" w:hAnsi="Times New Roman" w:cs="Times New Roman"/>
              <w:smallCaps w:val="0"/>
              <w:noProof/>
              <w:kern w:val="2"/>
              <w:sz w:val="24"/>
              <w:szCs w:val="24"/>
              <w:rPrChange w:id="94" w:author="Zachary Cappella" w:date="2023-09-30T10:50:00Z">
                <w:rPr>
                  <w:ins w:id="95" w:author="Zachary Cappella" w:date="2023-09-30T10:50:00Z"/>
                  <w:rFonts w:eastAsiaTheme="minorEastAsia" w:cstheme="minorBidi"/>
                  <w:noProof/>
                  <w:kern w:val="2"/>
                  <w:sz w:val="24"/>
                  <w:szCs w:val="24"/>
                </w:rPr>
              </w:rPrChange>
            </w:rPr>
          </w:pPr>
          <w:ins w:id="96" w:author="Zachary Cappella" w:date="2023-09-30T10:50:00Z">
            <w:r w:rsidRPr="00BC478C">
              <w:rPr>
                <w:rStyle w:val="Hyperlink"/>
                <w:rFonts w:ascii="Times New Roman" w:hAnsi="Times New Roman" w:cs="Times New Roman"/>
                <w:noProof/>
                <w:rPrChange w:id="97" w:author="Zachary Cappella" w:date="2023-09-30T10:50:00Z">
                  <w:rPr>
                    <w:rStyle w:val="Hyperlink"/>
                    <w:noProof/>
                  </w:rPr>
                </w:rPrChange>
              </w:rPr>
              <w:fldChar w:fldCharType="begin"/>
            </w:r>
            <w:r w:rsidRPr="00BC478C">
              <w:rPr>
                <w:rStyle w:val="Hyperlink"/>
                <w:rFonts w:ascii="Times New Roman" w:hAnsi="Times New Roman" w:cs="Times New Roman"/>
                <w:noProof/>
                <w:rPrChange w:id="98" w:author="Zachary Cappella" w:date="2023-09-30T10:50:00Z">
                  <w:rPr>
                    <w:rStyle w:val="Hyperlink"/>
                    <w:noProof/>
                  </w:rPr>
                </w:rPrChange>
              </w:rPr>
              <w:instrText xml:space="preserve"> </w:instrText>
            </w:r>
            <w:r w:rsidRPr="00BC478C">
              <w:rPr>
                <w:rFonts w:ascii="Times New Roman" w:hAnsi="Times New Roman" w:cs="Times New Roman"/>
                <w:noProof/>
                <w:rPrChange w:id="99" w:author="Zachary Cappella" w:date="2023-09-30T10:50:00Z">
                  <w:rPr>
                    <w:noProof/>
                  </w:rPr>
                </w:rPrChange>
              </w:rPr>
              <w:instrText>HYPERLINK \l "_Toc146963424"</w:instrText>
            </w:r>
            <w:r w:rsidRPr="00BC478C">
              <w:rPr>
                <w:rStyle w:val="Hyperlink"/>
                <w:rFonts w:ascii="Times New Roman" w:hAnsi="Times New Roman" w:cs="Times New Roman"/>
                <w:noProof/>
                <w:rPrChange w:id="100"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101"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102" w:author="Zachary Cappella" w:date="2023-09-30T10:50:00Z">
                  <w:rPr>
                    <w:rStyle w:val="Hyperlink"/>
                    <w:noProof/>
                  </w:rPr>
                </w:rPrChange>
              </w:rPr>
              <w:t>1.1 Purpose</w:t>
            </w:r>
            <w:r w:rsidRPr="00BC478C">
              <w:rPr>
                <w:rFonts w:ascii="Times New Roman" w:hAnsi="Times New Roman" w:cs="Times New Roman"/>
                <w:noProof/>
                <w:webHidden/>
                <w:rPrChange w:id="103" w:author="Zachary Cappella" w:date="2023-09-30T10:50:00Z">
                  <w:rPr>
                    <w:noProof/>
                    <w:webHidden/>
                  </w:rPr>
                </w:rPrChange>
              </w:rPr>
              <w:tab/>
            </w:r>
            <w:r w:rsidRPr="00BC478C">
              <w:rPr>
                <w:rFonts w:ascii="Times New Roman" w:hAnsi="Times New Roman" w:cs="Times New Roman"/>
                <w:noProof/>
                <w:webHidden/>
                <w:rPrChange w:id="104" w:author="Zachary Cappella" w:date="2023-09-30T10:50:00Z">
                  <w:rPr>
                    <w:noProof/>
                    <w:webHidden/>
                  </w:rPr>
                </w:rPrChange>
              </w:rPr>
              <w:fldChar w:fldCharType="begin"/>
            </w:r>
            <w:r w:rsidRPr="00BC478C">
              <w:rPr>
                <w:rFonts w:ascii="Times New Roman" w:hAnsi="Times New Roman" w:cs="Times New Roman"/>
                <w:noProof/>
                <w:webHidden/>
                <w:rPrChange w:id="105" w:author="Zachary Cappella" w:date="2023-09-30T10:50:00Z">
                  <w:rPr>
                    <w:noProof/>
                    <w:webHidden/>
                  </w:rPr>
                </w:rPrChange>
              </w:rPr>
              <w:instrText xml:space="preserve"> PAGEREF _Toc146963424 \h </w:instrText>
            </w:r>
          </w:ins>
          <w:r w:rsidRPr="004A6E44">
            <w:rPr>
              <w:rFonts w:ascii="Times New Roman" w:hAnsi="Times New Roman" w:cs="Times New Roman"/>
              <w:noProof/>
              <w:webHidden/>
            </w:rPr>
          </w:r>
          <w:r w:rsidRPr="00BC478C">
            <w:rPr>
              <w:rFonts w:ascii="Times New Roman" w:hAnsi="Times New Roman" w:cs="Times New Roman"/>
              <w:noProof/>
              <w:webHidden/>
              <w:rPrChange w:id="106" w:author="Zachary Cappella" w:date="2023-09-30T10:50:00Z">
                <w:rPr>
                  <w:noProof/>
                  <w:webHidden/>
                </w:rPr>
              </w:rPrChange>
            </w:rPr>
            <w:fldChar w:fldCharType="separate"/>
          </w:r>
          <w:ins w:id="107" w:author="Zachary Cappella" w:date="2023-09-30T10:50:00Z">
            <w:r w:rsidRPr="00BC478C">
              <w:rPr>
                <w:rFonts w:ascii="Times New Roman" w:hAnsi="Times New Roman" w:cs="Times New Roman"/>
                <w:noProof/>
                <w:webHidden/>
                <w:rPrChange w:id="108" w:author="Zachary Cappella" w:date="2023-09-30T10:50:00Z">
                  <w:rPr>
                    <w:noProof/>
                    <w:webHidden/>
                  </w:rPr>
                </w:rPrChange>
              </w:rPr>
              <w:t>6</w:t>
            </w:r>
            <w:r w:rsidRPr="00BC478C">
              <w:rPr>
                <w:rFonts w:ascii="Times New Roman" w:hAnsi="Times New Roman" w:cs="Times New Roman"/>
                <w:noProof/>
                <w:webHidden/>
                <w:rPrChange w:id="109" w:author="Zachary Cappella" w:date="2023-09-30T10:50:00Z">
                  <w:rPr>
                    <w:noProof/>
                    <w:webHidden/>
                  </w:rPr>
                </w:rPrChange>
              </w:rPr>
              <w:fldChar w:fldCharType="end"/>
            </w:r>
            <w:r w:rsidRPr="00BC478C">
              <w:rPr>
                <w:rStyle w:val="Hyperlink"/>
                <w:rFonts w:ascii="Times New Roman" w:hAnsi="Times New Roman" w:cs="Times New Roman"/>
                <w:noProof/>
                <w:rPrChange w:id="110" w:author="Zachary Cappella" w:date="2023-09-30T10:50:00Z">
                  <w:rPr>
                    <w:rStyle w:val="Hyperlink"/>
                    <w:noProof/>
                  </w:rPr>
                </w:rPrChange>
              </w:rPr>
              <w:fldChar w:fldCharType="end"/>
            </w:r>
          </w:ins>
        </w:p>
        <w:p w14:paraId="20993004" w14:textId="02C80C95" w:rsidR="00BC478C" w:rsidRPr="00BC478C" w:rsidRDefault="00BC478C">
          <w:pPr>
            <w:pStyle w:val="TOC2"/>
            <w:tabs>
              <w:tab w:val="right" w:leader="dot" w:pos="9350"/>
            </w:tabs>
            <w:rPr>
              <w:ins w:id="111" w:author="Zachary Cappella" w:date="2023-09-30T10:50:00Z"/>
              <w:rFonts w:ascii="Times New Roman" w:eastAsiaTheme="minorEastAsia" w:hAnsi="Times New Roman" w:cs="Times New Roman"/>
              <w:smallCaps w:val="0"/>
              <w:noProof/>
              <w:kern w:val="2"/>
              <w:sz w:val="24"/>
              <w:szCs w:val="24"/>
              <w:rPrChange w:id="112" w:author="Zachary Cappella" w:date="2023-09-30T10:50:00Z">
                <w:rPr>
                  <w:ins w:id="113" w:author="Zachary Cappella" w:date="2023-09-30T10:50:00Z"/>
                  <w:rFonts w:eastAsiaTheme="minorEastAsia" w:cstheme="minorBidi"/>
                  <w:noProof/>
                  <w:kern w:val="2"/>
                  <w:sz w:val="24"/>
                  <w:szCs w:val="24"/>
                </w:rPr>
              </w:rPrChange>
            </w:rPr>
          </w:pPr>
          <w:ins w:id="114" w:author="Zachary Cappella" w:date="2023-09-30T10:50:00Z">
            <w:r w:rsidRPr="00BC478C">
              <w:rPr>
                <w:rStyle w:val="Hyperlink"/>
                <w:rFonts w:ascii="Times New Roman" w:hAnsi="Times New Roman" w:cs="Times New Roman"/>
                <w:noProof/>
                <w:rPrChange w:id="115" w:author="Zachary Cappella" w:date="2023-09-30T10:50:00Z">
                  <w:rPr>
                    <w:rStyle w:val="Hyperlink"/>
                    <w:noProof/>
                  </w:rPr>
                </w:rPrChange>
              </w:rPr>
              <w:fldChar w:fldCharType="begin"/>
            </w:r>
            <w:r w:rsidRPr="00BC478C">
              <w:rPr>
                <w:rStyle w:val="Hyperlink"/>
                <w:rFonts w:ascii="Times New Roman" w:hAnsi="Times New Roman" w:cs="Times New Roman"/>
                <w:noProof/>
                <w:rPrChange w:id="116" w:author="Zachary Cappella" w:date="2023-09-30T10:50:00Z">
                  <w:rPr>
                    <w:rStyle w:val="Hyperlink"/>
                    <w:noProof/>
                  </w:rPr>
                </w:rPrChange>
              </w:rPr>
              <w:instrText xml:space="preserve"> </w:instrText>
            </w:r>
            <w:r w:rsidRPr="00BC478C">
              <w:rPr>
                <w:rFonts w:ascii="Times New Roman" w:hAnsi="Times New Roman" w:cs="Times New Roman"/>
                <w:noProof/>
                <w:rPrChange w:id="117" w:author="Zachary Cappella" w:date="2023-09-30T10:50:00Z">
                  <w:rPr>
                    <w:noProof/>
                  </w:rPr>
                </w:rPrChange>
              </w:rPr>
              <w:instrText>HYPERLINK \l "_Toc146963425"</w:instrText>
            </w:r>
            <w:r w:rsidRPr="00BC478C">
              <w:rPr>
                <w:rStyle w:val="Hyperlink"/>
                <w:rFonts w:ascii="Times New Roman" w:hAnsi="Times New Roman" w:cs="Times New Roman"/>
                <w:noProof/>
                <w:rPrChange w:id="118"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119"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120" w:author="Zachary Cappella" w:date="2023-09-30T10:50:00Z">
                  <w:rPr>
                    <w:rStyle w:val="Hyperlink"/>
                    <w:noProof/>
                  </w:rPr>
                </w:rPrChange>
              </w:rPr>
              <w:t>1.2 Scope</w:t>
            </w:r>
            <w:r w:rsidRPr="00BC478C">
              <w:rPr>
                <w:rFonts w:ascii="Times New Roman" w:hAnsi="Times New Roman" w:cs="Times New Roman"/>
                <w:noProof/>
                <w:webHidden/>
                <w:rPrChange w:id="121" w:author="Zachary Cappella" w:date="2023-09-30T10:50:00Z">
                  <w:rPr>
                    <w:noProof/>
                    <w:webHidden/>
                  </w:rPr>
                </w:rPrChange>
              </w:rPr>
              <w:tab/>
            </w:r>
            <w:r w:rsidRPr="00BC478C">
              <w:rPr>
                <w:rFonts w:ascii="Times New Roman" w:hAnsi="Times New Roman" w:cs="Times New Roman"/>
                <w:noProof/>
                <w:webHidden/>
                <w:rPrChange w:id="122" w:author="Zachary Cappella" w:date="2023-09-30T10:50:00Z">
                  <w:rPr>
                    <w:noProof/>
                    <w:webHidden/>
                  </w:rPr>
                </w:rPrChange>
              </w:rPr>
              <w:fldChar w:fldCharType="begin"/>
            </w:r>
            <w:r w:rsidRPr="00BC478C">
              <w:rPr>
                <w:rFonts w:ascii="Times New Roman" w:hAnsi="Times New Roman" w:cs="Times New Roman"/>
                <w:noProof/>
                <w:webHidden/>
                <w:rPrChange w:id="123" w:author="Zachary Cappella" w:date="2023-09-30T10:50:00Z">
                  <w:rPr>
                    <w:noProof/>
                    <w:webHidden/>
                  </w:rPr>
                </w:rPrChange>
              </w:rPr>
              <w:instrText xml:space="preserve"> PAGEREF _Toc146963425 \h </w:instrText>
            </w:r>
          </w:ins>
          <w:r w:rsidRPr="004A6E44">
            <w:rPr>
              <w:rFonts w:ascii="Times New Roman" w:hAnsi="Times New Roman" w:cs="Times New Roman"/>
              <w:noProof/>
              <w:webHidden/>
            </w:rPr>
          </w:r>
          <w:r w:rsidRPr="00BC478C">
            <w:rPr>
              <w:rFonts w:ascii="Times New Roman" w:hAnsi="Times New Roman" w:cs="Times New Roman"/>
              <w:noProof/>
              <w:webHidden/>
              <w:rPrChange w:id="124" w:author="Zachary Cappella" w:date="2023-09-30T10:50:00Z">
                <w:rPr>
                  <w:noProof/>
                  <w:webHidden/>
                </w:rPr>
              </w:rPrChange>
            </w:rPr>
            <w:fldChar w:fldCharType="separate"/>
          </w:r>
          <w:ins w:id="125" w:author="Zachary Cappella" w:date="2023-09-30T10:50:00Z">
            <w:r w:rsidRPr="00BC478C">
              <w:rPr>
                <w:rFonts w:ascii="Times New Roman" w:hAnsi="Times New Roman" w:cs="Times New Roman"/>
                <w:noProof/>
                <w:webHidden/>
                <w:rPrChange w:id="126" w:author="Zachary Cappella" w:date="2023-09-30T10:50:00Z">
                  <w:rPr>
                    <w:noProof/>
                    <w:webHidden/>
                  </w:rPr>
                </w:rPrChange>
              </w:rPr>
              <w:t>6</w:t>
            </w:r>
            <w:r w:rsidRPr="00BC478C">
              <w:rPr>
                <w:rFonts w:ascii="Times New Roman" w:hAnsi="Times New Roman" w:cs="Times New Roman"/>
                <w:noProof/>
                <w:webHidden/>
                <w:rPrChange w:id="127" w:author="Zachary Cappella" w:date="2023-09-30T10:50:00Z">
                  <w:rPr>
                    <w:noProof/>
                    <w:webHidden/>
                  </w:rPr>
                </w:rPrChange>
              </w:rPr>
              <w:fldChar w:fldCharType="end"/>
            </w:r>
            <w:r w:rsidRPr="00BC478C">
              <w:rPr>
                <w:rStyle w:val="Hyperlink"/>
                <w:rFonts w:ascii="Times New Roman" w:hAnsi="Times New Roman" w:cs="Times New Roman"/>
                <w:noProof/>
                <w:rPrChange w:id="128" w:author="Zachary Cappella" w:date="2023-09-30T10:50:00Z">
                  <w:rPr>
                    <w:rStyle w:val="Hyperlink"/>
                    <w:noProof/>
                  </w:rPr>
                </w:rPrChange>
              </w:rPr>
              <w:fldChar w:fldCharType="end"/>
            </w:r>
          </w:ins>
        </w:p>
        <w:p w14:paraId="2FD3D7C1" w14:textId="641997DF" w:rsidR="00BC478C" w:rsidRPr="00BC478C" w:rsidRDefault="00BC478C">
          <w:pPr>
            <w:pStyle w:val="TOC2"/>
            <w:tabs>
              <w:tab w:val="right" w:leader="dot" w:pos="9350"/>
            </w:tabs>
            <w:rPr>
              <w:ins w:id="129" w:author="Zachary Cappella" w:date="2023-09-30T10:50:00Z"/>
              <w:rFonts w:ascii="Times New Roman" w:eastAsiaTheme="minorEastAsia" w:hAnsi="Times New Roman" w:cs="Times New Roman"/>
              <w:smallCaps w:val="0"/>
              <w:noProof/>
              <w:kern w:val="2"/>
              <w:sz w:val="24"/>
              <w:szCs w:val="24"/>
              <w:rPrChange w:id="130" w:author="Zachary Cappella" w:date="2023-09-30T10:50:00Z">
                <w:rPr>
                  <w:ins w:id="131" w:author="Zachary Cappella" w:date="2023-09-30T10:50:00Z"/>
                  <w:rFonts w:eastAsiaTheme="minorEastAsia" w:cstheme="minorBidi"/>
                  <w:noProof/>
                  <w:kern w:val="2"/>
                  <w:sz w:val="24"/>
                  <w:szCs w:val="24"/>
                </w:rPr>
              </w:rPrChange>
            </w:rPr>
          </w:pPr>
          <w:ins w:id="132" w:author="Zachary Cappella" w:date="2023-09-30T10:50:00Z">
            <w:r w:rsidRPr="00BC478C">
              <w:rPr>
                <w:rStyle w:val="Hyperlink"/>
                <w:rFonts w:ascii="Times New Roman" w:hAnsi="Times New Roman" w:cs="Times New Roman"/>
                <w:noProof/>
                <w:rPrChange w:id="133" w:author="Zachary Cappella" w:date="2023-09-30T10:50:00Z">
                  <w:rPr>
                    <w:rStyle w:val="Hyperlink"/>
                    <w:noProof/>
                  </w:rPr>
                </w:rPrChange>
              </w:rPr>
              <w:fldChar w:fldCharType="begin"/>
            </w:r>
            <w:r w:rsidRPr="00BC478C">
              <w:rPr>
                <w:rStyle w:val="Hyperlink"/>
                <w:rFonts w:ascii="Times New Roman" w:hAnsi="Times New Roman" w:cs="Times New Roman"/>
                <w:noProof/>
                <w:rPrChange w:id="134" w:author="Zachary Cappella" w:date="2023-09-30T10:50:00Z">
                  <w:rPr>
                    <w:rStyle w:val="Hyperlink"/>
                    <w:noProof/>
                  </w:rPr>
                </w:rPrChange>
              </w:rPr>
              <w:instrText xml:space="preserve"> </w:instrText>
            </w:r>
            <w:r w:rsidRPr="00BC478C">
              <w:rPr>
                <w:rFonts w:ascii="Times New Roman" w:hAnsi="Times New Roman" w:cs="Times New Roman"/>
                <w:noProof/>
                <w:rPrChange w:id="135" w:author="Zachary Cappella" w:date="2023-09-30T10:50:00Z">
                  <w:rPr>
                    <w:noProof/>
                  </w:rPr>
                </w:rPrChange>
              </w:rPr>
              <w:instrText>HYPERLINK \l "_Toc146963426"</w:instrText>
            </w:r>
            <w:r w:rsidRPr="00BC478C">
              <w:rPr>
                <w:rStyle w:val="Hyperlink"/>
                <w:rFonts w:ascii="Times New Roman" w:hAnsi="Times New Roman" w:cs="Times New Roman"/>
                <w:noProof/>
                <w:rPrChange w:id="136"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137"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138" w:author="Zachary Cappella" w:date="2023-09-30T10:50:00Z">
                  <w:rPr>
                    <w:rStyle w:val="Hyperlink"/>
                    <w:noProof/>
                  </w:rPr>
                </w:rPrChange>
              </w:rPr>
              <w:t>1.3 Definitions, Acronyms and Abbreviations</w:t>
            </w:r>
            <w:r w:rsidRPr="00BC478C">
              <w:rPr>
                <w:rFonts w:ascii="Times New Roman" w:hAnsi="Times New Roman" w:cs="Times New Roman"/>
                <w:noProof/>
                <w:webHidden/>
                <w:rPrChange w:id="139" w:author="Zachary Cappella" w:date="2023-09-30T10:50:00Z">
                  <w:rPr>
                    <w:noProof/>
                    <w:webHidden/>
                  </w:rPr>
                </w:rPrChange>
              </w:rPr>
              <w:tab/>
            </w:r>
            <w:r w:rsidRPr="00BC478C">
              <w:rPr>
                <w:rFonts w:ascii="Times New Roman" w:hAnsi="Times New Roman" w:cs="Times New Roman"/>
                <w:noProof/>
                <w:webHidden/>
                <w:rPrChange w:id="140" w:author="Zachary Cappella" w:date="2023-09-30T10:50:00Z">
                  <w:rPr>
                    <w:noProof/>
                    <w:webHidden/>
                  </w:rPr>
                </w:rPrChange>
              </w:rPr>
              <w:fldChar w:fldCharType="begin"/>
            </w:r>
            <w:r w:rsidRPr="00BC478C">
              <w:rPr>
                <w:rFonts w:ascii="Times New Roman" w:hAnsi="Times New Roman" w:cs="Times New Roman"/>
                <w:noProof/>
                <w:webHidden/>
                <w:rPrChange w:id="141" w:author="Zachary Cappella" w:date="2023-09-30T10:50:00Z">
                  <w:rPr>
                    <w:noProof/>
                    <w:webHidden/>
                  </w:rPr>
                </w:rPrChange>
              </w:rPr>
              <w:instrText xml:space="preserve"> PAGEREF _Toc146963426 \h </w:instrText>
            </w:r>
          </w:ins>
          <w:r w:rsidRPr="004A6E44">
            <w:rPr>
              <w:rFonts w:ascii="Times New Roman" w:hAnsi="Times New Roman" w:cs="Times New Roman"/>
              <w:noProof/>
              <w:webHidden/>
            </w:rPr>
          </w:r>
          <w:r w:rsidRPr="00BC478C">
            <w:rPr>
              <w:rFonts w:ascii="Times New Roman" w:hAnsi="Times New Roman" w:cs="Times New Roman"/>
              <w:noProof/>
              <w:webHidden/>
              <w:rPrChange w:id="142" w:author="Zachary Cappella" w:date="2023-09-30T10:50:00Z">
                <w:rPr>
                  <w:noProof/>
                  <w:webHidden/>
                </w:rPr>
              </w:rPrChange>
            </w:rPr>
            <w:fldChar w:fldCharType="separate"/>
          </w:r>
          <w:ins w:id="143" w:author="Zachary Cappella" w:date="2023-09-30T10:50:00Z">
            <w:r w:rsidRPr="00BC478C">
              <w:rPr>
                <w:rFonts w:ascii="Times New Roman" w:hAnsi="Times New Roman" w:cs="Times New Roman"/>
                <w:noProof/>
                <w:webHidden/>
                <w:rPrChange w:id="144" w:author="Zachary Cappella" w:date="2023-09-30T10:50:00Z">
                  <w:rPr>
                    <w:noProof/>
                    <w:webHidden/>
                  </w:rPr>
                </w:rPrChange>
              </w:rPr>
              <w:t>7</w:t>
            </w:r>
            <w:r w:rsidRPr="00BC478C">
              <w:rPr>
                <w:rFonts w:ascii="Times New Roman" w:hAnsi="Times New Roman" w:cs="Times New Roman"/>
                <w:noProof/>
                <w:webHidden/>
                <w:rPrChange w:id="145" w:author="Zachary Cappella" w:date="2023-09-30T10:50:00Z">
                  <w:rPr>
                    <w:noProof/>
                    <w:webHidden/>
                  </w:rPr>
                </w:rPrChange>
              </w:rPr>
              <w:fldChar w:fldCharType="end"/>
            </w:r>
            <w:r w:rsidRPr="00BC478C">
              <w:rPr>
                <w:rStyle w:val="Hyperlink"/>
                <w:rFonts w:ascii="Times New Roman" w:hAnsi="Times New Roman" w:cs="Times New Roman"/>
                <w:noProof/>
                <w:rPrChange w:id="146" w:author="Zachary Cappella" w:date="2023-09-30T10:50:00Z">
                  <w:rPr>
                    <w:rStyle w:val="Hyperlink"/>
                    <w:noProof/>
                  </w:rPr>
                </w:rPrChange>
              </w:rPr>
              <w:fldChar w:fldCharType="end"/>
            </w:r>
          </w:ins>
        </w:p>
        <w:p w14:paraId="6D08D9D5" w14:textId="3A6A1A9B" w:rsidR="00BC478C" w:rsidRPr="00BC478C" w:rsidRDefault="00BC478C">
          <w:pPr>
            <w:pStyle w:val="TOC2"/>
            <w:tabs>
              <w:tab w:val="right" w:leader="dot" w:pos="9350"/>
            </w:tabs>
            <w:rPr>
              <w:ins w:id="147" w:author="Zachary Cappella" w:date="2023-09-30T10:50:00Z"/>
              <w:rFonts w:ascii="Times New Roman" w:eastAsiaTheme="minorEastAsia" w:hAnsi="Times New Roman" w:cs="Times New Roman"/>
              <w:smallCaps w:val="0"/>
              <w:noProof/>
              <w:kern w:val="2"/>
              <w:sz w:val="24"/>
              <w:szCs w:val="24"/>
              <w:rPrChange w:id="148" w:author="Zachary Cappella" w:date="2023-09-30T10:50:00Z">
                <w:rPr>
                  <w:ins w:id="149" w:author="Zachary Cappella" w:date="2023-09-30T10:50:00Z"/>
                  <w:rFonts w:eastAsiaTheme="minorEastAsia" w:cstheme="minorBidi"/>
                  <w:noProof/>
                  <w:kern w:val="2"/>
                  <w:sz w:val="24"/>
                  <w:szCs w:val="24"/>
                </w:rPr>
              </w:rPrChange>
            </w:rPr>
          </w:pPr>
          <w:ins w:id="150" w:author="Zachary Cappella" w:date="2023-09-30T10:50:00Z">
            <w:r w:rsidRPr="00BC478C">
              <w:rPr>
                <w:rStyle w:val="Hyperlink"/>
                <w:rFonts w:ascii="Times New Roman" w:hAnsi="Times New Roman" w:cs="Times New Roman"/>
                <w:noProof/>
                <w:rPrChange w:id="151" w:author="Zachary Cappella" w:date="2023-09-30T10:50:00Z">
                  <w:rPr>
                    <w:rStyle w:val="Hyperlink"/>
                    <w:noProof/>
                  </w:rPr>
                </w:rPrChange>
              </w:rPr>
              <w:fldChar w:fldCharType="begin"/>
            </w:r>
            <w:r w:rsidRPr="00BC478C">
              <w:rPr>
                <w:rStyle w:val="Hyperlink"/>
                <w:rFonts w:ascii="Times New Roman" w:hAnsi="Times New Roman" w:cs="Times New Roman"/>
                <w:noProof/>
                <w:rPrChange w:id="152" w:author="Zachary Cappella" w:date="2023-09-30T10:50:00Z">
                  <w:rPr>
                    <w:rStyle w:val="Hyperlink"/>
                    <w:noProof/>
                  </w:rPr>
                </w:rPrChange>
              </w:rPr>
              <w:instrText xml:space="preserve"> </w:instrText>
            </w:r>
            <w:r w:rsidRPr="00BC478C">
              <w:rPr>
                <w:rFonts w:ascii="Times New Roman" w:hAnsi="Times New Roman" w:cs="Times New Roman"/>
                <w:noProof/>
                <w:rPrChange w:id="153" w:author="Zachary Cappella" w:date="2023-09-30T10:50:00Z">
                  <w:rPr>
                    <w:noProof/>
                  </w:rPr>
                </w:rPrChange>
              </w:rPr>
              <w:instrText>HYPERLINK \l "_Toc146963427"</w:instrText>
            </w:r>
            <w:r w:rsidRPr="00BC478C">
              <w:rPr>
                <w:rStyle w:val="Hyperlink"/>
                <w:rFonts w:ascii="Times New Roman" w:hAnsi="Times New Roman" w:cs="Times New Roman"/>
                <w:noProof/>
                <w:rPrChange w:id="154"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155"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156" w:author="Zachary Cappella" w:date="2023-09-30T10:50:00Z">
                  <w:rPr>
                    <w:rStyle w:val="Hyperlink"/>
                    <w:noProof/>
                  </w:rPr>
                </w:rPrChange>
              </w:rPr>
              <w:t>1.4 Project Documents</w:t>
            </w:r>
            <w:r w:rsidRPr="00BC478C">
              <w:rPr>
                <w:rFonts w:ascii="Times New Roman" w:hAnsi="Times New Roman" w:cs="Times New Roman"/>
                <w:noProof/>
                <w:webHidden/>
                <w:rPrChange w:id="157" w:author="Zachary Cappella" w:date="2023-09-30T10:50:00Z">
                  <w:rPr>
                    <w:noProof/>
                    <w:webHidden/>
                  </w:rPr>
                </w:rPrChange>
              </w:rPr>
              <w:tab/>
            </w:r>
            <w:r w:rsidRPr="00BC478C">
              <w:rPr>
                <w:rFonts w:ascii="Times New Roman" w:hAnsi="Times New Roman" w:cs="Times New Roman"/>
                <w:noProof/>
                <w:webHidden/>
                <w:rPrChange w:id="158" w:author="Zachary Cappella" w:date="2023-09-30T10:50:00Z">
                  <w:rPr>
                    <w:noProof/>
                    <w:webHidden/>
                  </w:rPr>
                </w:rPrChange>
              </w:rPr>
              <w:fldChar w:fldCharType="begin"/>
            </w:r>
            <w:r w:rsidRPr="00BC478C">
              <w:rPr>
                <w:rFonts w:ascii="Times New Roman" w:hAnsi="Times New Roman" w:cs="Times New Roman"/>
                <w:noProof/>
                <w:webHidden/>
                <w:rPrChange w:id="159" w:author="Zachary Cappella" w:date="2023-09-30T10:50:00Z">
                  <w:rPr>
                    <w:noProof/>
                    <w:webHidden/>
                  </w:rPr>
                </w:rPrChange>
              </w:rPr>
              <w:instrText xml:space="preserve"> PAGEREF _Toc146963427 \h </w:instrText>
            </w:r>
          </w:ins>
          <w:r w:rsidRPr="004A6E44">
            <w:rPr>
              <w:rFonts w:ascii="Times New Roman" w:hAnsi="Times New Roman" w:cs="Times New Roman"/>
              <w:noProof/>
              <w:webHidden/>
            </w:rPr>
          </w:r>
          <w:r w:rsidRPr="00BC478C">
            <w:rPr>
              <w:rFonts w:ascii="Times New Roman" w:hAnsi="Times New Roman" w:cs="Times New Roman"/>
              <w:noProof/>
              <w:webHidden/>
              <w:rPrChange w:id="160" w:author="Zachary Cappella" w:date="2023-09-30T10:50:00Z">
                <w:rPr>
                  <w:noProof/>
                  <w:webHidden/>
                </w:rPr>
              </w:rPrChange>
            </w:rPr>
            <w:fldChar w:fldCharType="separate"/>
          </w:r>
          <w:ins w:id="161" w:author="Zachary Cappella" w:date="2023-09-30T10:50:00Z">
            <w:r w:rsidRPr="00BC478C">
              <w:rPr>
                <w:rFonts w:ascii="Times New Roman" w:hAnsi="Times New Roman" w:cs="Times New Roman"/>
                <w:noProof/>
                <w:webHidden/>
                <w:rPrChange w:id="162" w:author="Zachary Cappella" w:date="2023-09-30T10:50:00Z">
                  <w:rPr>
                    <w:noProof/>
                    <w:webHidden/>
                  </w:rPr>
                </w:rPrChange>
              </w:rPr>
              <w:t>7</w:t>
            </w:r>
            <w:r w:rsidRPr="00BC478C">
              <w:rPr>
                <w:rFonts w:ascii="Times New Roman" w:hAnsi="Times New Roman" w:cs="Times New Roman"/>
                <w:noProof/>
                <w:webHidden/>
                <w:rPrChange w:id="163" w:author="Zachary Cappella" w:date="2023-09-30T10:50:00Z">
                  <w:rPr>
                    <w:noProof/>
                    <w:webHidden/>
                  </w:rPr>
                </w:rPrChange>
              </w:rPr>
              <w:fldChar w:fldCharType="end"/>
            </w:r>
            <w:r w:rsidRPr="00BC478C">
              <w:rPr>
                <w:rStyle w:val="Hyperlink"/>
                <w:rFonts w:ascii="Times New Roman" w:hAnsi="Times New Roman" w:cs="Times New Roman"/>
                <w:noProof/>
                <w:rPrChange w:id="164" w:author="Zachary Cappella" w:date="2023-09-30T10:50:00Z">
                  <w:rPr>
                    <w:rStyle w:val="Hyperlink"/>
                    <w:noProof/>
                  </w:rPr>
                </w:rPrChange>
              </w:rPr>
              <w:fldChar w:fldCharType="end"/>
            </w:r>
          </w:ins>
        </w:p>
        <w:p w14:paraId="0799AE9A" w14:textId="02FFF0A6" w:rsidR="00BC478C" w:rsidRPr="00BC478C" w:rsidRDefault="00BC478C">
          <w:pPr>
            <w:pStyle w:val="TOC2"/>
            <w:tabs>
              <w:tab w:val="right" w:leader="dot" w:pos="9350"/>
            </w:tabs>
            <w:rPr>
              <w:ins w:id="165" w:author="Zachary Cappella" w:date="2023-09-30T10:50:00Z"/>
              <w:rFonts w:ascii="Times New Roman" w:eastAsiaTheme="minorEastAsia" w:hAnsi="Times New Roman" w:cs="Times New Roman"/>
              <w:smallCaps w:val="0"/>
              <w:noProof/>
              <w:kern w:val="2"/>
              <w:sz w:val="24"/>
              <w:szCs w:val="24"/>
              <w:rPrChange w:id="166" w:author="Zachary Cappella" w:date="2023-09-30T10:50:00Z">
                <w:rPr>
                  <w:ins w:id="167" w:author="Zachary Cappella" w:date="2023-09-30T10:50:00Z"/>
                  <w:rFonts w:eastAsiaTheme="minorEastAsia" w:cstheme="minorBidi"/>
                  <w:noProof/>
                  <w:kern w:val="2"/>
                  <w:sz w:val="24"/>
                  <w:szCs w:val="24"/>
                </w:rPr>
              </w:rPrChange>
            </w:rPr>
          </w:pPr>
          <w:ins w:id="168" w:author="Zachary Cappella" w:date="2023-09-30T10:50:00Z">
            <w:r w:rsidRPr="00BC478C">
              <w:rPr>
                <w:rStyle w:val="Hyperlink"/>
                <w:rFonts w:ascii="Times New Roman" w:hAnsi="Times New Roman" w:cs="Times New Roman"/>
                <w:noProof/>
                <w:rPrChange w:id="169" w:author="Zachary Cappella" w:date="2023-09-30T10:50:00Z">
                  <w:rPr>
                    <w:rStyle w:val="Hyperlink"/>
                    <w:noProof/>
                  </w:rPr>
                </w:rPrChange>
              </w:rPr>
              <w:fldChar w:fldCharType="begin"/>
            </w:r>
            <w:r w:rsidRPr="00BC478C">
              <w:rPr>
                <w:rStyle w:val="Hyperlink"/>
                <w:rFonts w:ascii="Times New Roman" w:hAnsi="Times New Roman" w:cs="Times New Roman"/>
                <w:noProof/>
                <w:rPrChange w:id="170" w:author="Zachary Cappella" w:date="2023-09-30T10:50:00Z">
                  <w:rPr>
                    <w:rStyle w:val="Hyperlink"/>
                    <w:noProof/>
                  </w:rPr>
                </w:rPrChange>
              </w:rPr>
              <w:instrText xml:space="preserve"> </w:instrText>
            </w:r>
            <w:r w:rsidRPr="00BC478C">
              <w:rPr>
                <w:rFonts w:ascii="Times New Roman" w:hAnsi="Times New Roman" w:cs="Times New Roman"/>
                <w:noProof/>
                <w:rPrChange w:id="171" w:author="Zachary Cappella" w:date="2023-09-30T10:50:00Z">
                  <w:rPr>
                    <w:noProof/>
                  </w:rPr>
                </w:rPrChange>
              </w:rPr>
              <w:instrText>HYPERLINK \l "_Toc146963428"</w:instrText>
            </w:r>
            <w:r w:rsidRPr="00BC478C">
              <w:rPr>
                <w:rStyle w:val="Hyperlink"/>
                <w:rFonts w:ascii="Times New Roman" w:hAnsi="Times New Roman" w:cs="Times New Roman"/>
                <w:noProof/>
                <w:rPrChange w:id="172"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173"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174" w:author="Zachary Cappella" w:date="2023-09-30T10:50:00Z">
                  <w:rPr>
                    <w:rStyle w:val="Hyperlink"/>
                    <w:noProof/>
                  </w:rPr>
                </w:rPrChange>
              </w:rPr>
              <w:t>1.5 References</w:t>
            </w:r>
            <w:r w:rsidRPr="00BC478C">
              <w:rPr>
                <w:rFonts w:ascii="Times New Roman" w:hAnsi="Times New Roman" w:cs="Times New Roman"/>
                <w:noProof/>
                <w:webHidden/>
                <w:rPrChange w:id="175" w:author="Zachary Cappella" w:date="2023-09-30T10:50:00Z">
                  <w:rPr>
                    <w:noProof/>
                    <w:webHidden/>
                  </w:rPr>
                </w:rPrChange>
              </w:rPr>
              <w:tab/>
            </w:r>
            <w:r w:rsidRPr="00BC478C">
              <w:rPr>
                <w:rFonts w:ascii="Times New Roman" w:hAnsi="Times New Roman" w:cs="Times New Roman"/>
                <w:noProof/>
                <w:webHidden/>
                <w:rPrChange w:id="176" w:author="Zachary Cappella" w:date="2023-09-30T10:50:00Z">
                  <w:rPr>
                    <w:noProof/>
                    <w:webHidden/>
                  </w:rPr>
                </w:rPrChange>
              </w:rPr>
              <w:fldChar w:fldCharType="begin"/>
            </w:r>
            <w:r w:rsidRPr="00BC478C">
              <w:rPr>
                <w:rFonts w:ascii="Times New Roman" w:hAnsi="Times New Roman" w:cs="Times New Roman"/>
                <w:noProof/>
                <w:webHidden/>
                <w:rPrChange w:id="177" w:author="Zachary Cappella" w:date="2023-09-30T10:50:00Z">
                  <w:rPr>
                    <w:noProof/>
                    <w:webHidden/>
                  </w:rPr>
                </w:rPrChange>
              </w:rPr>
              <w:instrText xml:space="preserve"> PAGEREF _Toc146963428 \h </w:instrText>
            </w:r>
          </w:ins>
          <w:r w:rsidRPr="004A6E44">
            <w:rPr>
              <w:rFonts w:ascii="Times New Roman" w:hAnsi="Times New Roman" w:cs="Times New Roman"/>
              <w:noProof/>
              <w:webHidden/>
            </w:rPr>
          </w:r>
          <w:r w:rsidRPr="00BC478C">
            <w:rPr>
              <w:rFonts w:ascii="Times New Roman" w:hAnsi="Times New Roman" w:cs="Times New Roman"/>
              <w:noProof/>
              <w:webHidden/>
              <w:rPrChange w:id="178" w:author="Zachary Cappella" w:date="2023-09-30T10:50:00Z">
                <w:rPr>
                  <w:noProof/>
                  <w:webHidden/>
                </w:rPr>
              </w:rPrChange>
            </w:rPr>
            <w:fldChar w:fldCharType="separate"/>
          </w:r>
          <w:ins w:id="179" w:author="Zachary Cappella" w:date="2023-09-30T10:50:00Z">
            <w:r w:rsidRPr="00BC478C">
              <w:rPr>
                <w:rFonts w:ascii="Times New Roman" w:hAnsi="Times New Roman" w:cs="Times New Roman"/>
                <w:noProof/>
                <w:webHidden/>
                <w:rPrChange w:id="180" w:author="Zachary Cappella" w:date="2023-09-30T10:50:00Z">
                  <w:rPr>
                    <w:noProof/>
                    <w:webHidden/>
                  </w:rPr>
                </w:rPrChange>
              </w:rPr>
              <w:t>8</w:t>
            </w:r>
            <w:r w:rsidRPr="00BC478C">
              <w:rPr>
                <w:rFonts w:ascii="Times New Roman" w:hAnsi="Times New Roman" w:cs="Times New Roman"/>
                <w:noProof/>
                <w:webHidden/>
                <w:rPrChange w:id="181" w:author="Zachary Cappella" w:date="2023-09-30T10:50:00Z">
                  <w:rPr>
                    <w:noProof/>
                    <w:webHidden/>
                  </w:rPr>
                </w:rPrChange>
              </w:rPr>
              <w:fldChar w:fldCharType="end"/>
            </w:r>
            <w:r w:rsidRPr="00BC478C">
              <w:rPr>
                <w:rStyle w:val="Hyperlink"/>
                <w:rFonts w:ascii="Times New Roman" w:hAnsi="Times New Roman" w:cs="Times New Roman"/>
                <w:noProof/>
                <w:rPrChange w:id="182" w:author="Zachary Cappella" w:date="2023-09-30T10:50:00Z">
                  <w:rPr>
                    <w:rStyle w:val="Hyperlink"/>
                    <w:noProof/>
                  </w:rPr>
                </w:rPrChange>
              </w:rPr>
              <w:fldChar w:fldCharType="end"/>
            </w:r>
          </w:ins>
        </w:p>
        <w:p w14:paraId="2DCC04EA" w14:textId="3DB4D7B1" w:rsidR="00BC478C" w:rsidRPr="00BC478C" w:rsidRDefault="00BC478C">
          <w:pPr>
            <w:pStyle w:val="TOC2"/>
            <w:tabs>
              <w:tab w:val="right" w:leader="dot" w:pos="9350"/>
            </w:tabs>
            <w:rPr>
              <w:ins w:id="183" w:author="Zachary Cappella" w:date="2023-09-30T10:50:00Z"/>
              <w:rFonts w:ascii="Times New Roman" w:eastAsiaTheme="minorEastAsia" w:hAnsi="Times New Roman" w:cs="Times New Roman"/>
              <w:smallCaps w:val="0"/>
              <w:noProof/>
              <w:kern w:val="2"/>
              <w:sz w:val="24"/>
              <w:szCs w:val="24"/>
              <w:rPrChange w:id="184" w:author="Zachary Cappella" w:date="2023-09-30T10:50:00Z">
                <w:rPr>
                  <w:ins w:id="185" w:author="Zachary Cappella" w:date="2023-09-30T10:50:00Z"/>
                  <w:rFonts w:eastAsiaTheme="minorEastAsia" w:cstheme="minorBidi"/>
                  <w:noProof/>
                  <w:kern w:val="2"/>
                  <w:sz w:val="24"/>
                  <w:szCs w:val="24"/>
                </w:rPr>
              </w:rPrChange>
            </w:rPr>
          </w:pPr>
          <w:ins w:id="186" w:author="Zachary Cappella" w:date="2023-09-30T10:50:00Z">
            <w:r w:rsidRPr="00BC478C">
              <w:rPr>
                <w:rStyle w:val="Hyperlink"/>
                <w:rFonts w:ascii="Times New Roman" w:hAnsi="Times New Roman" w:cs="Times New Roman"/>
                <w:noProof/>
                <w:rPrChange w:id="187" w:author="Zachary Cappella" w:date="2023-09-30T10:50:00Z">
                  <w:rPr>
                    <w:rStyle w:val="Hyperlink"/>
                    <w:noProof/>
                  </w:rPr>
                </w:rPrChange>
              </w:rPr>
              <w:fldChar w:fldCharType="begin"/>
            </w:r>
            <w:r w:rsidRPr="00BC478C">
              <w:rPr>
                <w:rStyle w:val="Hyperlink"/>
                <w:rFonts w:ascii="Times New Roman" w:hAnsi="Times New Roman" w:cs="Times New Roman"/>
                <w:noProof/>
                <w:rPrChange w:id="188" w:author="Zachary Cappella" w:date="2023-09-30T10:50:00Z">
                  <w:rPr>
                    <w:rStyle w:val="Hyperlink"/>
                    <w:noProof/>
                  </w:rPr>
                </w:rPrChange>
              </w:rPr>
              <w:instrText xml:space="preserve"> </w:instrText>
            </w:r>
            <w:r w:rsidRPr="00BC478C">
              <w:rPr>
                <w:rFonts w:ascii="Times New Roman" w:hAnsi="Times New Roman" w:cs="Times New Roman"/>
                <w:noProof/>
                <w:rPrChange w:id="189" w:author="Zachary Cappella" w:date="2023-09-30T10:50:00Z">
                  <w:rPr>
                    <w:noProof/>
                  </w:rPr>
                </w:rPrChange>
              </w:rPr>
              <w:instrText>HYPERLINK \l "_Toc146963429"</w:instrText>
            </w:r>
            <w:r w:rsidRPr="00BC478C">
              <w:rPr>
                <w:rStyle w:val="Hyperlink"/>
                <w:rFonts w:ascii="Times New Roman" w:hAnsi="Times New Roman" w:cs="Times New Roman"/>
                <w:noProof/>
                <w:rPrChange w:id="190"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191"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192" w:author="Zachary Cappella" w:date="2023-09-30T10:50:00Z">
                  <w:rPr>
                    <w:rStyle w:val="Hyperlink"/>
                    <w:noProof/>
                  </w:rPr>
                </w:rPrChange>
              </w:rPr>
              <w:t>1.6 Overview</w:t>
            </w:r>
            <w:r w:rsidRPr="00BC478C">
              <w:rPr>
                <w:rFonts w:ascii="Times New Roman" w:hAnsi="Times New Roman" w:cs="Times New Roman"/>
                <w:noProof/>
                <w:webHidden/>
                <w:rPrChange w:id="193" w:author="Zachary Cappella" w:date="2023-09-30T10:50:00Z">
                  <w:rPr>
                    <w:noProof/>
                    <w:webHidden/>
                  </w:rPr>
                </w:rPrChange>
              </w:rPr>
              <w:tab/>
            </w:r>
            <w:r w:rsidRPr="00BC478C">
              <w:rPr>
                <w:rFonts w:ascii="Times New Roman" w:hAnsi="Times New Roman" w:cs="Times New Roman"/>
                <w:noProof/>
                <w:webHidden/>
                <w:rPrChange w:id="194" w:author="Zachary Cappella" w:date="2023-09-30T10:50:00Z">
                  <w:rPr>
                    <w:noProof/>
                    <w:webHidden/>
                  </w:rPr>
                </w:rPrChange>
              </w:rPr>
              <w:fldChar w:fldCharType="begin"/>
            </w:r>
            <w:r w:rsidRPr="00BC478C">
              <w:rPr>
                <w:rFonts w:ascii="Times New Roman" w:hAnsi="Times New Roman" w:cs="Times New Roman"/>
                <w:noProof/>
                <w:webHidden/>
                <w:rPrChange w:id="195" w:author="Zachary Cappella" w:date="2023-09-30T10:50:00Z">
                  <w:rPr>
                    <w:noProof/>
                    <w:webHidden/>
                  </w:rPr>
                </w:rPrChange>
              </w:rPr>
              <w:instrText xml:space="preserve"> PAGEREF _Toc146963429 \h </w:instrText>
            </w:r>
          </w:ins>
          <w:r w:rsidRPr="004A6E44">
            <w:rPr>
              <w:rFonts w:ascii="Times New Roman" w:hAnsi="Times New Roman" w:cs="Times New Roman"/>
              <w:noProof/>
              <w:webHidden/>
            </w:rPr>
          </w:r>
          <w:r w:rsidRPr="00BC478C">
            <w:rPr>
              <w:rFonts w:ascii="Times New Roman" w:hAnsi="Times New Roman" w:cs="Times New Roman"/>
              <w:noProof/>
              <w:webHidden/>
              <w:rPrChange w:id="196" w:author="Zachary Cappella" w:date="2023-09-30T10:50:00Z">
                <w:rPr>
                  <w:noProof/>
                  <w:webHidden/>
                </w:rPr>
              </w:rPrChange>
            </w:rPr>
            <w:fldChar w:fldCharType="separate"/>
          </w:r>
          <w:ins w:id="197" w:author="Zachary Cappella" w:date="2023-09-30T10:50:00Z">
            <w:r w:rsidRPr="00BC478C">
              <w:rPr>
                <w:rFonts w:ascii="Times New Roman" w:hAnsi="Times New Roman" w:cs="Times New Roman"/>
                <w:noProof/>
                <w:webHidden/>
                <w:rPrChange w:id="198" w:author="Zachary Cappella" w:date="2023-09-30T10:50:00Z">
                  <w:rPr>
                    <w:noProof/>
                    <w:webHidden/>
                  </w:rPr>
                </w:rPrChange>
              </w:rPr>
              <w:t>9</w:t>
            </w:r>
            <w:r w:rsidRPr="00BC478C">
              <w:rPr>
                <w:rFonts w:ascii="Times New Roman" w:hAnsi="Times New Roman" w:cs="Times New Roman"/>
                <w:noProof/>
                <w:webHidden/>
                <w:rPrChange w:id="199" w:author="Zachary Cappella" w:date="2023-09-30T10:50:00Z">
                  <w:rPr>
                    <w:noProof/>
                    <w:webHidden/>
                  </w:rPr>
                </w:rPrChange>
              </w:rPr>
              <w:fldChar w:fldCharType="end"/>
            </w:r>
            <w:r w:rsidRPr="00BC478C">
              <w:rPr>
                <w:rStyle w:val="Hyperlink"/>
                <w:rFonts w:ascii="Times New Roman" w:hAnsi="Times New Roman" w:cs="Times New Roman"/>
                <w:noProof/>
                <w:rPrChange w:id="200" w:author="Zachary Cappella" w:date="2023-09-30T10:50:00Z">
                  <w:rPr>
                    <w:rStyle w:val="Hyperlink"/>
                    <w:noProof/>
                  </w:rPr>
                </w:rPrChange>
              </w:rPr>
              <w:fldChar w:fldCharType="end"/>
            </w:r>
          </w:ins>
        </w:p>
        <w:p w14:paraId="06E55CFA" w14:textId="44EBC939" w:rsidR="00BC478C" w:rsidRPr="00BC478C" w:rsidRDefault="00BC478C">
          <w:pPr>
            <w:pStyle w:val="TOC1"/>
            <w:tabs>
              <w:tab w:val="left" w:pos="440"/>
              <w:tab w:val="right" w:leader="dot" w:pos="9350"/>
            </w:tabs>
            <w:rPr>
              <w:ins w:id="201" w:author="Zachary Cappella" w:date="2023-09-30T10:50:00Z"/>
              <w:rFonts w:ascii="Times New Roman" w:eastAsiaTheme="minorEastAsia" w:hAnsi="Times New Roman" w:cs="Times New Roman"/>
              <w:b w:val="0"/>
              <w:bCs w:val="0"/>
              <w:caps w:val="0"/>
              <w:noProof/>
              <w:kern w:val="2"/>
              <w:sz w:val="24"/>
              <w:szCs w:val="24"/>
              <w:rPrChange w:id="202" w:author="Zachary Cappella" w:date="2023-09-30T10:50:00Z">
                <w:rPr>
                  <w:ins w:id="203" w:author="Zachary Cappella" w:date="2023-09-30T10:50:00Z"/>
                  <w:rFonts w:eastAsiaTheme="minorEastAsia" w:cstheme="minorBidi"/>
                  <w:b w:val="0"/>
                  <w:bCs w:val="0"/>
                  <w:noProof/>
                  <w:kern w:val="2"/>
                </w:rPr>
              </w:rPrChange>
            </w:rPr>
          </w:pPr>
          <w:ins w:id="204" w:author="Zachary Cappella" w:date="2023-09-30T10:50:00Z">
            <w:r w:rsidRPr="00BC478C">
              <w:rPr>
                <w:rStyle w:val="Hyperlink"/>
                <w:rFonts w:ascii="Times New Roman" w:hAnsi="Times New Roman" w:cs="Times New Roman"/>
                <w:noProof/>
                <w:rPrChange w:id="205" w:author="Zachary Cappella" w:date="2023-09-30T10:50:00Z">
                  <w:rPr>
                    <w:rStyle w:val="Hyperlink"/>
                    <w:noProof/>
                  </w:rPr>
                </w:rPrChange>
              </w:rPr>
              <w:fldChar w:fldCharType="begin"/>
            </w:r>
            <w:r w:rsidRPr="00BC478C">
              <w:rPr>
                <w:rStyle w:val="Hyperlink"/>
                <w:rFonts w:ascii="Times New Roman" w:hAnsi="Times New Roman" w:cs="Times New Roman"/>
                <w:noProof/>
                <w:rPrChange w:id="206" w:author="Zachary Cappella" w:date="2023-09-30T10:50:00Z">
                  <w:rPr>
                    <w:rStyle w:val="Hyperlink"/>
                    <w:noProof/>
                  </w:rPr>
                </w:rPrChange>
              </w:rPr>
              <w:instrText xml:space="preserve"> </w:instrText>
            </w:r>
            <w:r w:rsidRPr="00BC478C">
              <w:rPr>
                <w:rFonts w:ascii="Times New Roman" w:hAnsi="Times New Roman" w:cs="Times New Roman"/>
                <w:noProof/>
                <w:rPrChange w:id="207" w:author="Zachary Cappella" w:date="2023-09-30T10:50:00Z">
                  <w:rPr>
                    <w:noProof/>
                  </w:rPr>
                </w:rPrChange>
              </w:rPr>
              <w:instrText>HYPERLINK \l "_Toc146963430"</w:instrText>
            </w:r>
            <w:r w:rsidRPr="00BC478C">
              <w:rPr>
                <w:rStyle w:val="Hyperlink"/>
                <w:rFonts w:ascii="Times New Roman" w:hAnsi="Times New Roman" w:cs="Times New Roman"/>
                <w:noProof/>
                <w:rPrChange w:id="208"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209" w:author="Zachary Cappella" w:date="2023-09-30T10:50:00Z">
                  <w:rPr>
                    <w:rStyle w:val="Hyperlink"/>
                    <w:noProof/>
                  </w:rPr>
                </w:rPrChange>
              </w:rPr>
              <w:fldChar w:fldCharType="separate"/>
            </w:r>
            <w:r w:rsidRPr="00BC478C">
              <w:rPr>
                <w:rStyle w:val="Hyperlink"/>
                <w:rFonts w:ascii="Times New Roman" w:hAnsi="Times New Roman" w:cs="Times New Roman"/>
                <w:noProof/>
                <w:rPrChange w:id="210" w:author="Zachary Cappella" w:date="2023-09-30T10:50:00Z">
                  <w:rPr>
                    <w:rStyle w:val="Hyperlink"/>
                    <w:noProof/>
                  </w:rPr>
                </w:rPrChange>
              </w:rPr>
              <w:t>2.</w:t>
            </w:r>
            <w:r w:rsidRPr="00BC478C">
              <w:rPr>
                <w:rFonts w:ascii="Times New Roman" w:eastAsiaTheme="minorEastAsia" w:hAnsi="Times New Roman" w:cs="Times New Roman"/>
                <w:b w:val="0"/>
                <w:bCs w:val="0"/>
                <w:caps w:val="0"/>
                <w:noProof/>
                <w:kern w:val="2"/>
                <w:sz w:val="24"/>
                <w:szCs w:val="24"/>
                <w:rPrChange w:id="211" w:author="Zachary Cappella" w:date="2023-09-30T10:50:00Z">
                  <w:rPr>
                    <w:rFonts w:eastAsiaTheme="minorEastAsia" w:cstheme="minorBidi"/>
                    <w:b w:val="0"/>
                    <w:bCs w:val="0"/>
                    <w:noProof/>
                    <w:kern w:val="2"/>
                  </w:rPr>
                </w:rPrChange>
              </w:rPr>
              <w:tab/>
            </w:r>
            <w:r w:rsidRPr="00BC478C">
              <w:rPr>
                <w:rStyle w:val="Hyperlink"/>
                <w:rFonts w:ascii="Times New Roman" w:hAnsi="Times New Roman" w:cs="Times New Roman"/>
                <w:noProof/>
                <w:rPrChange w:id="212" w:author="Zachary Cappella" w:date="2023-09-30T10:50:00Z">
                  <w:rPr>
                    <w:rStyle w:val="Hyperlink"/>
                    <w:noProof/>
                  </w:rPr>
                </w:rPrChange>
              </w:rPr>
              <w:t>Overall Description</w:t>
            </w:r>
            <w:r w:rsidRPr="00BC478C">
              <w:rPr>
                <w:rFonts w:ascii="Times New Roman" w:hAnsi="Times New Roman" w:cs="Times New Roman"/>
                <w:noProof/>
                <w:webHidden/>
                <w:rPrChange w:id="213" w:author="Zachary Cappella" w:date="2023-09-30T10:50:00Z">
                  <w:rPr>
                    <w:noProof/>
                    <w:webHidden/>
                  </w:rPr>
                </w:rPrChange>
              </w:rPr>
              <w:tab/>
            </w:r>
            <w:r w:rsidRPr="00BC478C">
              <w:rPr>
                <w:rFonts w:ascii="Times New Roman" w:hAnsi="Times New Roman" w:cs="Times New Roman"/>
                <w:noProof/>
                <w:webHidden/>
                <w:rPrChange w:id="214" w:author="Zachary Cappella" w:date="2023-09-30T10:50:00Z">
                  <w:rPr>
                    <w:noProof/>
                    <w:webHidden/>
                  </w:rPr>
                </w:rPrChange>
              </w:rPr>
              <w:fldChar w:fldCharType="begin"/>
            </w:r>
            <w:r w:rsidRPr="00BC478C">
              <w:rPr>
                <w:rFonts w:ascii="Times New Roman" w:hAnsi="Times New Roman" w:cs="Times New Roman"/>
                <w:noProof/>
                <w:webHidden/>
                <w:rPrChange w:id="215" w:author="Zachary Cappella" w:date="2023-09-30T10:50:00Z">
                  <w:rPr>
                    <w:noProof/>
                    <w:webHidden/>
                  </w:rPr>
                </w:rPrChange>
              </w:rPr>
              <w:instrText xml:space="preserve"> PAGEREF _Toc146963430 \h </w:instrText>
            </w:r>
          </w:ins>
          <w:r w:rsidRPr="004A6E44">
            <w:rPr>
              <w:rFonts w:ascii="Times New Roman" w:hAnsi="Times New Roman" w:cs="Times New Roman"/>
              <w:noProof/>
              <w:webHidden/>
            </w:rPr>
          </w:r>
          <w:r w:rsidRPr="00BC478C">
            <w:rPr>
              <w:rFonts w:ascii="Times New Roman" w:hAnsi="Times New Roman" w:cs="Times New Roman"/>
              <w:noProof/>
              <w:webHidden/>
              <w:rPrChange w:id="216" w:author="Zachary Cappella" w:date="2023-09-30T10:50:00Z">
                <w:rPr>
                  <w:noProof/>
                  <w:webHidden/>
                </w:rPr>
              </w:rPrChange>
            </w:rPr>
            <w:fldChar w:fldCharType="separate"/>
          </w:r>
          <w:ins w:id="217" w:author="Zachary Cappella" w:date="2023-09-30T10:50:00Z">
            <w:r w:rsidRPr="00BC478C">
              <w:rPr>
                <w:rFonts w:ascii="Times New Roman" w:hAnsi="Times New Roman" w:cs="Times New Roman"/>
                <w:noProof/>
                <w:webHidden/>
                <w:rPrChange w:id="218" w:author="Zachary Cappella" w:date="2023-09-30T10:50:00Z">
                  <w:rPr>
                    <w:noProof/>
                    <w:webHidden/>
                  </w:rPr>
                </w:rPrChange>
              </w:rPr>
              <w:t>9</w:t>
            </w:r>
            <w:r w:rsidRPr="00BC478C">
              <w:rPr>
                <w:rFonts w:ascii="Times New Roman" w:hAnsi="Times New Roman" w:cs="Times New Roman"/>
                <w:noProof/>
                <w:webHidden/>
                <w:rPrChange w:id="219" w:author="Zachary Cappella" w:date="2023-09-30T10:50:00Z">
                  <w:rPr>
                    <w:noProof/>
                    <w:webHidden/>
                  </w:rPr>
                </w:rPrChange>
              </w:rPr>
              <w:fldChar w:fldCharType="end"/>
            </w:r>
            <w:r w:rsidRPr="00BC478C">
              <w:rPr>
                <w:rStyle w:val="Hyperlink"/>
                <w:rFonts w:ascii="Times New Roman" w:hAnsi="Times New Roman" w:cs="Times New Roman"/>
                <w:noProof/>
                <w:rPrChange w:id="220" w:author="Zachary Cappella" w:date="2023-09-30T10:50:00Z">
                  <w:rPr>
                    <w:rStyle w:val="Hyperlink"/>
                    <w:noProof/>
                  </w:rPr>
                </w:rPrChange>
              </w:rPr>
              <w:fldChar w:fldCharType="end"/>
            </w:r>
          </w:ins>
        </w:p>
        <w:p w14:paraId="282C9FBD" w14:textId="55F9E038" w:rsidR="00BC478C" w:rsidRPr="00BC478C" w:rsidRDefault="00BC478C">
          <w:pPr>
            <w:pStyle w:val="TOC2"/>
            <w:tabs>
              <w:tab w:val="right" w:leader="dot" w:pos="9350"/>
            </w:tabs>
            <w:rPr>
              <w:ins w:id="221" w:author="Zachary Cappella" w:date="2023-09-30T10:50:00Z"/>
              <w:rFonts w:ascii="Times New Roman" w:eastAsiaTheme="minorEastAsia" w:hAnsi="Times New Roman" w:cs="Times New Roman"/>
              <w:smallCaps w:val="0"/>
              <w:noProof/>
              <w:kern w:val="2"/>
              <w:sz w:val="24"/>
              <w:szCs w:val="24"/>
              <w:rPrChange w:id="222" w:author="Zachary Cappella" w:date="2023-09-30T10:50:00Z">
                <w:rPr>
                  <w:ins w:id="223" w:author="Zachary Cappella" w:date="2023-09-30T10:50:00Z"/>
                  <w:rFonts w:eastAsiaTheme="minorEastAsia" w:cstheme="minorBidi"/>
                  <w:noProof/>
                  <w:kern w:val="2"/>
                  <w:sz w:val="24"/>
                  <w:szCs w:val="24"/>
                </w:rPr>
              </w:rPrChange>
            </w:rPr>
          </w:pPr>
          <w:ins w:id="224" w:author="Zachary Cappella" w:date="2023-09-30T10:50:00Z">
            <w:r w:rsidRPr="00BC478C">
              <w:rPr>
                <w:rStyle w:val="Hyperlink"/>
                <w:rFonts w:ascii="Times New Roman" w:hAnsi="Times New Roman" w:cs="Times New Roman"/>
                <w:noProof/>
                <w:rPrChange w:id="225" w:author="Zachary Cappella" w:date="2023-09-30T10:50:00Z">
                  <w:rPr>
                    <w:rStyle w:val="Hyperlink"/>
                    <w:noProof/>
                  </w:rPr>
                </w:rPrChange>
              </w:rPr>
              <w:fldChar w:fldCharType="begin"/>
            </w:r>
            <w:r w:rsidRPr="00BC478C">
              <w:rPr>
                <w:rStyle w:val="Hyperlink"/>
                <w:rFonts w:ascii="Times New Roman" w:hAnsi="Times New Roman" w:cs="Times New Roman"/>
                <w:noProof/>
                <w:rPrChange w:id="226" w:author="Zachary Cappella" w:date="2023-09-30T10:50:00Z">
                  <w:rPr>
                    <w:rStyle w:val="Hyperlink"/>
                    <w:noProof/>
                  </w:rPr>
                </w:rPrChange>
              </w:rPr>
              <w:instrText xml:space="preserve"> </w:instrText>
            </w:r>
            <w:r w:rsidRPr="00BC478C">
              <w:rPr>
                <w:rFonts w:ascii="Times New Roman" w:hAnsi="Times New Roman" w:cs="Times New Roman"/>
                <w:noProof/>
                <w:rPrChange w:id="227" w:author="Zachary Cappella" w:date="2023-09-30T10:50:00Z">
                  <w:rPr>
                    <w:noProof/>
                  </w:rPr>
                </w:rPrChange>
              </w:rPr>
              <w:instrText>HYPERLINK \l "_Toc146963431"</w:instrText>
            </w:r>
            <w:r w:rsidRPr="00BC478C">
              <w:rPr>
                <w:rStyle w:val="Hyperlink"/>
                <w:rFonts w:ascii="Times New Roman" w:hAnsi="Times New Roman" w:cs="Times New Roman"/>
                <w:noProof/>
                <w:rPrChange w:id="228"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229"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230" w:author="Zachary Cappella" w:date="2023-09-30T10:50:00Z">
                  <w:rPr>
                    <w:rStyle w:val="Hyperlink"/>
                    <w:noProof/>
                  </w:rPr>
                </w:rPrChange>
              </w:rPr>
              <w:t>2.1. Use-Case Model Survey</w:t>
            </w:r>
            <w:r w:rsidRPr="00BC478C">
              <w:rPr>
                <w:rFonts w:ascii="Times New Roman" w:hAnsi="Times New Roman" w:cs="Times New Roman"/>
                <w:noProof/>
                <w:webHidden/>
                <w:rPrChange w:id="231" w:author="Zachary Cappella" w:date="2023-09-30T10:50:00Z">
                  <w:rPr>
                    <w:noProof/>
                    <w:webHidden/>
                  </w:rPr>
                </w:rPrChange>
              </w:rPr>
              <w:tab/>
            </w:r>
            <w:r w:rsidRPr="00BC478C">
              <w:rPr>
                <w:rFonts w:ascii="Times New Roman" w:hAnsi="Times New Roman" w:cs="Times New Roman"/>
                <w:noProof/>
                <w:webHidden/>
                <w:rPrChange w:id="232" w:author="Zachary Cappella" w:date="2023-09-30T10:50:00Z">
                  <w:rPr>
                    <w:noProof/>
                    <w:webHidden/>
                  </w:rPr>
                </w:rPrChange>
              </w:rPr>
              <w:fldChar w:fldCharType="begin"/>
            </w:r>
            <w:r w:rsidRPr="00BC478C">
              <w:rPr>
                <w:rFonts w:ascii="Times New Roman" w:hAnsi="Times New Roman" w:cs="Times New Roman"/>
                <w:noProof/>
                <w:webHidden/>
                <w:rPrChange w:id="233" w:author="Zachary Cappella" w:date="2023-09-30T10:50:00Z">
                  <w:rPr>
                    <w:noProof/>
                    <w:webHidden/>
                  </w:rPr>
                </w:rPrChange>
              </w:rPr>
              <w:instrText xml:space="preserve"> PAGEREF _Toc146963431 \h </w:instrText>
            </w:r>
          </w:ins>
          <w:r w:rsidRPr="004A6E44">
            <w:rPr>
              <w:rFonts w:ascii="Times New Roman" w:hAnsi="Times New Roman" w:cs="Times New Roman"/>
              <w:noProof/>
              <w:webHidden/>
            </w:rPr>
          </w:r>
          <w:r w:rsidRPr="00BC478C">
            <w:rPr>
              <w:rFonts w:ascii="Times New Roman" w:hAnsi="Times New Roman" w:cs="Times New Roman"/>
              <w:noProof/>
              <w:webHidden/>
              <w:rPrChange w:id="234" w:author="Zachary Cappella" w:date="2023-09-30T10:50:00Z">
                <w:rPr>
                  <w:noProof/>
                  <w:webHidden/>
                </w:rPr>
              </w:rPrChange>
            </w:rPr>
            <w:fldChar w:fldCharType="separate"/>
          </w:r>
          <w:ins w:id="235" w:author="Zachary Cappella" w:date="2023-09-30T10:50:00Z">
            <w:r w:rsidRPr="00BC478C">
              <w:rPr>
                <w:rFonts w:ascii="Times New Roman" w:hAnsi="Times New Roman" w:cs="Times New Roman"/>
                <w:noProof/>
                <w:webHidden/>
                <w:rPrChange w:id="236" w:author="Zachary Cappella" w:date="2023-09-30T10:50:00Z">
                  <w:rPr>
                    <w:noProof/>
                    <w:webHidden/>
                  </w:rPr>
                </w:rPrChange>
              </w:rPr>
              <w:t>10</w:t>
            </w:r>
            <w:r w:rsidRPr="00BC478C">
              <w:rPr>
                <w:rFonts w:ascii="Times New Roman" w:hAnsi="Times New Roman" w:cs="Times New Roman"/>
                <w:noProof/>
                <w:webHidden/>
                <w:rPrChange w:id="237" w:author="Zachary Cappella" w:date="2023-09-30T10:50:00Z">
                  <w:rPr>
                    <w:noProof/>
                    <w:webHidden/>
                  </w:rPr>
                </w:rPrChange>
              </w:rPr>
              <w:fldChar w:fldCharType="end"/>
            </w:r>
            <w:r w:rsidRPr="00BC478C">
              <w:rPr>
                <w:rStyle w:val="Hyperlink"/>
                <w:rFonts w:ascii="Times New Roman" w:hAnsi="Times New Roman" w:cs="Times New Roman"/>
                <w:noProof/>
                <w:rPrChange w:id="238" w:author="Zachary Cappella" w:date="2023-09-30T10:50:00Z">
                  <w:rPr>
                    <w:rStyle w:val="Hyperlink"/>
                    <w:noProof/>
                  </w:rPr>
                </w:rPrChange>
              </w:rPr>
              <w:fldChar w:fldCharType="end"/>
            </w:r>
          </w:ins>
        </w:p>
        <w:p w14:paraId="52F8E2FC" w14:textId="30DECFD8" w:rsidR="00BC478C" w:rsidRPr="00BC478C" w:rsidRDefault="00BC478C">
          <w:pPr>
            <w:pStyle w:val="TOC2"/>
            <w:tabs>
              <w:tab w:val="right" w:leader="dot" w:pos="9350"/>
            </w:tabs>
            <w:rPr>
              <w:ins w:id="239" w:author="Zachary Cappella" w:date="2023-09-30T10:50:00Z"/>
              <w:rFonts w:ascii="Times New Roman" w:eastAsiaTheme="minorEastAsia" w:hAnsi="Times New Roman" w:cs="Times New Roman"/>
              <w:smallCaps w:val="0"/>
              <w:noProof/>
              <w:kern w:val="2"/>
              <w:sz w:val="24"/>
              <w:szCs w:val="24"/>
              <w:rPrChange w:id="240" w:author="Zachary Cappella" w:date="2023-09-30T10:50:00Z">
                <w:rPr>
                  <w:ins w:id="241" w:author="Zachary Cappella" w:date="2023-09-30T10:50:00Z"/>
                  <w:rFonts w:eastAsiaTheme="minorEastAsia" w:cstheme="minorBidi"/>
                  <w:noProof/>
                  <w:kern w:val="2"/>
                  <w:sz w:val="24"/>
                  <w:szCs w:val="24"/>
                </w:rPr>
              </w:rPrChange>
            </w:rPr>
          </w:pPr>
          <w:ins w:id="242" w:author="Zachary Cappella" w:date="2023-09-30T10:50:00Z">
            <w:r w:rsidRPr="00BC478C">
              <w:rPr>
                <w:rStyle w:val="Hyperlink"/>
                <w:rFonts w:ascii="Times New Roman" w:hAnsi="Times New Roman" w:cs="Times New Roman"/>
                <w:noProof/>
                <w:rPrChange w:id="243" w:author="Zachary Cappella" w:date="2023-09-30T10:50:00Z">
                  <w:rPr>
                    <w:rStyle w:val="Hyperlink"/>
                    <w:noProof/>
                  </w:rPr>
                </w:rPrChange>
              </w:rPr>
              <w:fldChar w:fldCharType="begin"/>
            </w:r>
            <w:r w:rsidRPr="00BC478C">
              <w:rPr>
                <w:rStyle w:val="Hyperlink"/>
                <w:rFonts w:ascii="Times New Roman" w:hAnsi="Times New Roman" w:cs="Times New Roman"/>
                <w:noProof/>
                <w:rPrChange w:id="244" w:author="Zachary Cappella" w:date="2023-09-30T10:50:00Z">
                  <w:rPr>
                    <w:rStyle w:val="Hyperlink"/>
                    <w:noProof/>
                  </w:rPr>
                </w:rPrChange>
              </w:rPr>
              <w:instrText xml:space="preserve"> </w:instrText>
            </w:r>
            <w:r w:rsidRPr="00BC478C">
              <w:rPr>
                <w:rFonts w:ascii="Times New Roman" w:hAnsi="Times New Roman" w:cs="Times New Roman"/>
                <w:noProof/>
                <w:rPrChange w:id="245" w:author="Zachary Cappella" w:date="2023-09-30T10:50:00Z">
                  <w:rPr>
                    <w:noProof/>
                  </w:rPr>
                </w:rPrChange>
              </w:rPr>
              <w:instrText>HYPERLINK \l "_Toc146963432"</w:instrText>
            </w:r>
            <w:r w:rsidRPr="00BC478C">
              <w:rPr>
                <w:rStyle w:val="Hyperlink"/>
                <w:rFonts w:ascii="Times New Roman" w:hAnsi="Times New Roman" w:cs="Times New Roman"/>
                <w:noProof/>
                <w:rPrChange w:id="246"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247"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248" w:author="Zachary Cappella" w:date="2023-09-30T10:50:00Z">
                  <w:rPr>
                    <w:rStyle w:val="Hyperlink"/>
                    <w:noProof/>
                  </w:rPr>
                </w:rPrChange>
              </w:rPr>
              <w:t>2.2. Use-Case Diagram</w:t>
            </w:r>
            <w:r w:rsidRPr="00BC478C">
              <w:rPr>
                <w:rFonts w:ascii="Times New Roman" w:hAnsi="Times New Roman" w:cs="Times New Roman"/>
                <w:noProof/>
                <w:webHidden/>
                <w:rPrChange w:id="249" w:author="Zachary Cappella" w:date="2023-09-30T10:50:00Z">
                  <w:rPr>
                    <w:noProof/>
                    <w:webHidden/>
                  </w:rPr>
                </w:rPrChange>
              </w:rPr>
              <w:tab/>
            </w:r>
            <w:r w:rsidRPr="00BC478C">
              <w:rPr>
                <w:rFonts w:ascii="Times New Roman" w:hAnsi="Times New Roman" w:cs="Times New Roman"/>
                <w:noProof/>
                <w:webHidden/>
                <w:rPrChange w:id="250" w:author="Zachary Cappella" w:date="2023-09-30T10:50:00Z">
                  <w:rPr>
                    <w:noProof/>
                    <w:webHidden/>
                  </w:rPr>
                </w:rPrChange>
              </w:rPr>
              <w:fldChar w:fldCharType="begin"/>
            </w:r>
            <w:r w:rsidRPr="00BC478C">
              <w:rPr>
                <w:rFonts w:ascii="Times New Roman" w:hAnsi="Times New Roman" w:cs="Times New Roman"/>
                <w:noProof/>
                <w:webHidden/>
                <w:rPrChange w:id="251" w:author="Zachary Cappella" w:date="2023-09-30T10:50:00Z">
                  <w:rPr>
                    <w:noProof/>
                    <w:webHidden/>
                  </w:rPr>
                </w:rPrChange>
              </w:rPr>
              <w:instrText xml:space="preserve"> PAGEREF _Toc146963432 \h </w:instrText>
            </w:r>
          </w:ins>
          <w:r w:rsidRPr="004A6E44">
            <w:rPr>
              <w:rFonts w:ascii="Times New Roman" w:hAnsi="Times New Roman" w:cs="Times New Roman"/>
              <w:noProof/>
              <w:webHidden/>
            </w:rPr>
          </w:r>
          <w:r w:rsidRPr="00BC478C">
            <w:rPr>
              <w:rFonts w:ascii="Times New Roman" w:hAnsi="Times New Roman" w:cs="Times New Roman"/>
              <w:noProof/>
              <w:webHidden/>
              <w:rPrChange w:id="252" w:author="Zachary Cappella" w:date="2023-09-30T10:50:00Z">
                <w:rPr>
                  <w:noProof/>
                  <w:webHidden/>
                </w:rPr>
              </w:rPrChange>
            </w:rPr>
            <w:fldChar w:fldCharType="separate"/>
          </w:r>
          <w:ins w:id="253" w:author="Zachary Cappella" w:date="2023-09-30T10:50:00Z">
            <w:r w:rsidRPr="00BC478C">
              <w:rPr>
                <w:rFonts w:ascii="Times New Roman" w:hAnsi="Times New Roman" w:cs="Times New Roman"/>
                <w:noProof/>
                <w:webHidden/>
                <w:rPrChange w:id="254" w:author="Zachary Cappella" w:date="2023-09-30T10:50:00Z">
                  <w:rPr>
                    <w:noProof/>
                    <w:webHidden/>
                  </w:rPr>
                </w:rPrChange>
              </w:rPr>
              <w:t>10</w:t>
            </w:r>
            <w:r w:rsidRPr="00BC478C">
              <w:rPr>
                <w:rFonts w:ascii="Times New Roman" w:hAnsi="Times New Roman" w:cs="Times New Roman"/>
                <w:noProof/>
                <w:webHidden/>
                <w:rPrChange w:id="255" w:author="Zachary Cappella" w:date="2023-09-30T10:50:00Z">
                  <w:rPr>
                    <w:noProof/>
                    <w:webHidden/>
                  </w:rPr>
                </w:rPrChange>
              </w:rPr>
              <w:fldChar w:fldCharType="end"/>
            </w:r>
            <w:r w:rsidRPr="00BC478C">
              <w:rPr>
                <w:rStyle w:val="Hyperlink"/>
                <w:rFonts w:ascii="Times New Roman" w:hAnsi="Times New Roman" w:cs="Times New Roman"/>
                <w:noProof/>
                <w:rPrChange w:id="256" w:author="Zachary Cappella" w:date="2023-09-30T10:50:00Z">
                  <w:rPr>
                    <w:rStyle w:val="Hyperlink"/>
                    <w:noProof/>
                  </w:rPr>
                </w:rPrChange>
              </w:rPr>
              <w:fldChar w:fldCharType="end"/>
            </w:r>
          </w:ins>
        </w:p>
        <w:p w14:paraId="3128C8C5" w14:textId="4FFC0D3C" w:rsidR="00BC478C" w:rsidRPr="00BC478C" w:rsidRDefault="00BC478C">
          <w:pPr>
            <w:pStyle w:val="TOC2"/>
            <w:tabs>
              <w:tab w:val="right" w:leader="dot" w:pos="9350"/>
            </w:tabs>
            <w:rPr>
              <w:ins w:id="257" w:author="Zachary Cappella" w:date="2023-09-30T10:50:00Z"/>
              <w:rFonts w:ascii="Times New Roman" w:eastAsiaTheme="minorEastAsia" w:hAnsi="Times New Roman" w:cs="Times New Roman"/>
              <w:smallCaps w:val="0"/>
              <w:noProof/>
              <w:kern w:val="2"/>
              <w:sz w:val="24"/>
              <w:szCs w:val="24"/>
              <w:rPrChange w:id="258" w:author="Zachary Cappella" w:date="2023-09-30T10:50:00Z">
                <w:rPr>
                  <w:ins w:id="259" w:author="Zachary Cappella" w:date="2023-09-30T10:50:00Z"/>
                  <w:rFonts w:eastAsiaTheme="minorEastAsia" w:cstheme="minorBidi"/>
                  <w:noProof/>
                  <w:kern w:val="2"/>
                  <w:sz w:val="24"/>
                  <w:szCs w:val="24"/>
                </w:rPr>
              </w:rPrChange>
            </w:rPr>
          </w:pPr>
          <w:ins w:id="260" w:author="Zachary Cappella" w:date="2023-09-30T10:50:00Z">
            <w:r w:rsidRPr="00BC478C">
              <w:rPr>
                <w:rStyle w:val="Hyperlink"/>
                <w:rFonts w:ascii="Times New Roman" w:hAnsi="Times New Roman" w:cs="Times New Roman"/>
                <w:noProof/>
                <w:rPrChange w:id="261" w:author="Zachary Cappella" w:date="2023-09-30T10:50:00Z">
                  <w:rPr>
                    <w:rStyle w:val="Hyperlink"/>
                    <w:noProof/>
                  </w:rPr>
                </w:rPrChange>
              </w:rPr>
              <w:fldChar w:fldCharType="begin"/>
            </w:r>
            <w:r w:rsidRPr="00BC478C">
              <w:rPr>
                <w:rStyle w:val="Hyperlink"/>
                <w:rFonts w:ascii="Times New Roman" w:hAnsi="Times New Roman" w:cs="Times New Roman"/>
                <w:noProof/>
                <w:rPrChange w:id="262" w:author="Zachary Cappella" w:date="2023-09-30T10:50:00Z">
                  <w:rPr>
                    <w:rStyle w:val="Hyperlink"/>
                    <w:noProof/>
                  </w:rPr>
                </w:rPrChange>
              </w:rPr>
              <w:instrText xml:space="preserve"> </w:instrText>
            </w:r>
            <w:r w:rsidRPr="00BC478C">
              <w:rPr>
                <w:rFonts w:ascii="Times New Roman" w:hAnsi="Times New Roman" w:cs="Times New Roman"/>
                <w:noProof/>
                <w:rPrChange w:id="263" w:author="Zachary Cappella" w:date="2023-09-30T10:50:00Z">
                  <w:rPr>
                    <w:noProof/>
                  </w:rPr>
                </w:rPrChange>
              </w:rPr>
              <w:instrText>HYPERLINK \l "_Toc146963433"</w:instrText>
            </w:r>
            <w:r w:rsidRPr="00BC478C">
              <w:rPr>
                <w:rStyle w:val="Hyperlink"/>
                <w:rFonts w:ascii="Times New Roman" w:hAnsi="Times New Roman" w:cs="Times New Roman"/>
                <w:noProof/>
                <w:rPrChange w:id="264"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265"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266" w:author="Zachary Cappella" w:date="2023-09-30T10:50:00Z">
                  <w:rPr>
                    <w:rStyle w:val="Hyperlink"/>
                    <w:noProof/>
                  </w:rPr>
                </w:rPrChange>
              </w:rPr>
              <w:t>2.3 Assumptions and Dependencies</w:t>
            </w:r>
            <w:r w:rsidRPr="00BC478C">
              <w:rPr>
                <w:rFonts w:ascii="Times New Roman" w:hAnsi="Times New Roman" w:cs="Times New Roman"/>
                <w:noProof/>
                <w:webHidden/>
                <w:rPrChange w:id="267" w:author="Zachary Cappella" w:date="2023-09-30T10:50:00Z">
                  <w:rPr>
                    <w:noProof/>
                    <w:webHidden/>
                  </w:rPr>
                </w:rPrChange>
              </w:rPr>
              <w:tab/>
            </w:r>
            <w:r w:rsidRPr="00BC478C">
              <w:rPr>
                <w:rFonts w:ascii="Times New Roman" w:hAnsi="Times New Roman" w:cs="Times New Roman"/>
                <w:noProof/>
                <w:webHidden/>
                <w:rPrChange w:id="268" w:author="Zachary Cappella" w:date="2023-09-30T10:50:00Z">
                  <w:rPr>
                    <w:noProof/>
                    <w:webHidden/>
                  </w:rPr>
                </w:rPrChange>
              </w:rPr>
              <w:fldChar w:fldCharType="begin"/>
            </w:r>
            <w:r w:rsidRPr="00BC478C">
              <w:rPr>
                <w:rFonts w:ascii="Times New Roman" w:hAnsi="Times New Roman" w:cs="Times New Roman"/>
                <w:noProof/>
                <w:webHidden/>
                <w:rPrChange w:id="269" w:author="Zachary Cappella" w:date="2023-09-30T10:50:00Z">
                  <w:rPr>
                    <w:noProof/>
                    <w:webHidden/>
                  </w:rPr>
                </w:rPrChange>
              </w:rPr>
              <w:instrText xml:space="preserve"> PAGEREF _Toc146963433 \h </w:instrText>
            </w:r>
          </w:ins>
          <w:r w:rsidRPr="004A6E44">
            <w:rPr>
              <w:rFonts w:ascii="Times New Roman" w:hAnsi="Times New Roman" w:cs="Times New Roman"/>
              <w:noProof/>
              <w:webHidden/>
            </w:rPr>
          </w:r>
          <w:r w:rsidRPr="00BC478C">
            <w:rPr>
              <w:rFonts w:ascii="Times New Roman" w:hAnsi="Times New Roman" w:cs="Times New Roman"/>
              <w:noProof/>
              <w:webHidden/>
              <w:rPrChange w:id="270" w:author="Zachary Cappella" w:date="2023-09-30T10:50:00Z">
                <w:rPr>
                  <w:noProof/>
                  <w:webHidden/>
                </w:rPr>
              </w:rPrChange>
            </w:rPr>
            <w:fldChar w:fldCharType="separate"/>
          </w:r>
          <w:ins w:id="271" w:author="Zachary Cappella" w:date="2023-09-30T10:50:00Z">
            <w:r w:rsidRPr="00BC478C">
              <w:rPr>
                <w:rFonts w:ascii="Times New Roman" w:hAnsi="Times New Roman" w:cs="Times New Roman"/>
                <w:noProof/>
                <w:webHidden/>
                <w:rPrChange w:id="272" w:author="Zachary Cappella" w:date="2023-09-30T10:50:00Z">
                  <w:rPr>
                    <w:noProof/>
                    <w:webHidden/>
                  </w:rPr>
                </w:rPrChange>
              </w:rPr>
              <w:t>11</w:t>
            </w:r>
            <w:r w:rsidRPr="00BC478C">
              <w:rPr>
                <w:rFonts w:ascii="Times New Roman" w:hAnsi="Times New Roman" w:cs="Times New Roman"/>
                <w:noProof/>
                <w:webHidden/>
                <w:rPrChange w:id="273" w:author="Zachary Cappella" w:date="2023-09-30T10:50:00Z">
                  <w:rPr>
                    <w:noProof/>
                    <w:webHidden/>
                  </w:rPr>
                </w:rPrChange>
              </w:rPr>
              <w:fldChar w:fldCharType="end"/>
            </w:r>
            <w:r w:rsidRPr="00BC478C">
              <w:rPr>
                <w:rStyle w:val="Hyperlink"/>
                <w:rFonts w:ascii="Times New Roman" w:hAnsi="Times New Roman" w:cs="Times New Roman"/>
                <w:noProof/>
                <w:rPrChange w:id="274" w:author="Zachary Cappella" w:date="2023-09-30T10:50:00Z">
                  <w:rPr>
                    <w:rStyle w:val="Hyperlink"/>
                    <w:noProof/>
                  </w:rPr>
                </w:rPrChange>
              </w:rPr>
              <w:fldChar w:fldCharType="end"/>
            </w:r>
          </w:ins>
        </w:p>
        <w:p w14:paraId="04AB04A3" w14:textId="201465DD" w:rsidR="00BC478C" w:rsidRPr="00BC478C" w:rsidRDefault="00BC478C">
          <w:pPr>
            <w:pStyle w:val="TOC1"/>
            <w:tabs>
              <w:tab w:val="left" w:pos="440"/>
              <w:tab w:val="right" w:leader="dot" w:pos="9350"/>
            </w:tabs>
            <w:rPr>
              <w:ins w:id="275" w:author="Zachary Cappella" w:date="2023-09-30T10:50:00Z"/>
              <w:rFonts w:ascii="Times New Roman" w:eastAsiaTheme="minorEastAsia" w:hAnsi="Times New Roman" w:cs="Times New Roman"/>
              <w:b w:val="0"/>
              <w:bCs w:val="0"/>
              <w:caps w:val="0"/>
              <w:noProof/>
              <w:kern w:val="2"/>
              <w:sz w:val="24"/>
              <w:szCs w:val="24"/>
              <w:rPrChange w:id="276" w:author="Zachary Cappella" w:date="2023-09-30T10:50:00Z">
                <w:rPr>
                  <w:ins w:id="277" w:author="Zachary Cappella" w:date="2023-09-30T10:50:00Z"/>
                  <w:rFonts w:eastAsiaTheme="minorEastAsia" w:cstheme="minorBidi"/>
                  <w:b w:val="0"/>
                  <w:bCs w:val="0"/>
                  <w:noProof/>
                  <w:kern w:val="2"/>
                </w:rPr>
              </w:rPrChange>
            </w:rPr>
          </w:pPr>
          <w:ins w:id="278" w:author="Zachary Cappella" w:date="2023-09-30T10:50:00Z">
            <w:r w:rsidRPr="00BC478C">
              <w:rPr>
                <w:rStyle w:val="Hyperlink"/>
                <w:rFonts w:ascii="Times New Roman" w:hAnsi="Times New Roman" w:cs="Times New Roman"/>
                <w:noProof/>
                <w:rPrChange w:id="279" w:author="Zachary Cappella" w:date="2023-09-30T10:50:00Z">
                  <w:rPr>
                    <w:rStyle w:val="Hyperlink"/>
                    <w:noProof/>
                  </w:rPr>
                </w:rPrChange>
              </w:rPr>
              <w:fldChar w:fldCharType="begin"/>
            </w:r>
            <w:r w:rsidRPr="00BC478C">
              <w:rPr>
                <w:rStyle w:val="Hyperlink"/>
                <w:rFonts w:ascii="Times New Roman" w:hAnsi="Times New Roman" w:cs="Times New Roman"/>
                <w:noProof/>
                <w:rPrChange w:id="280" w:author="Zachary Cappella" w:date="2023-09-30T10:50:00Z">
                  <w:rPr>
                    <w:rStyle w:val="Hyperlink"/>
                    <w:noProof/>
                  </w:rPr>
                </w:rPrChange>
              </w:rPr>
              <w:instrText xml:space="preserve"> </w:instrText>
            </w:r>
            <w:r w:rsidRPr="00BC478C">
              <w:rPr>
                <w:rFonts w:ascii="Times New Roman" w:hAnsi="Times New Roman" w:cs="Times New Roman"/>
                <w:noProof/>
                <w:rPrChange w:id="281" w:author="Zachary Cappella" w:date="2023-09-30T10:50:00Z">
                  <w:rPr>
                    <w:noProof/>
                  </w:rPr>
                </w:rPrChange>
              </w:rPr>
              <w:instrText>HYPERLINK \l "_Toc146963434"</w:instrText>
            </w:r>
            <w:r w:rsidRPr="00BC478C">
              <w:rPr>
                <w:rStyle w:val="Hyperlink"/>
                <w:rFonts w:ascii="Times New Roman" w:hAnsi="Times New Roman" w:cs="Times New Roman"/>
                <w:noProof/>
                <w:rPrChange w:id="282"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283" w:author="Zachary Cappella" w:date="2023-09-30T10:50:00Z">
                  <w:rPr>
                    <w:rStyle w:val="Hyperlink"/>
                    <w:noProof/>
                  </w:rPr>
                </w:rPrChange>
              </w:rPr>
              <w:fldChar w:fldCharType="separate"/>
            </w:r>
            <w:r w:rsidRPr="00BC478C">
              <w:rPr>
                <w:rStyle w:val="Hyperlink"/>
                <w:rFonts w:ascii="Times New Roman" w:hAnsi="Times New Roman" w:cs="Times New Roman"/>
                <w:noProof/>
                <w:rPrChange w:id="284" w:author="Zachary Cappella" w:date="2023-09-30T10:50:00Z">
                  <w:rPr>
                    <w:rStyle w:val="Hyperlink"/>
                    <w:noProof/>
                  </w:rPr>
                </w:rPrChange>
              </w:rPr>
              <w:t>3.</w:t>
            </w:r>
            <w:r w:rsidRPr="00BC478C">
              <w:rPr>
                <w:rFonts w:ascii="Times New Roman" w:eastAsiaTheme="minorEastAsia" w:hAnsi="Times New Roman" w:cs="Times New Roman"/>
                <w:b w:val="0"/>
                <w:bCs w:val="0"/>
                <w:caps w:val="0"/>
                <w:noProof/>
                <w:kern w:val="2"/>
                <w:sz w:val="24"/>
                <w:szCs w:val="24"/>
                <w:rPrChange w:id="285" w:author="Zachary Cappella" w:date="2023-09-30T10:50:00Z">
                  <w:rPr>
                    <w:rFonts w:eastAsiaTheme="minorEastAsia" w:cstheme="minorBidi"/>
                    <w:b w:val="0"/>
                    <w:bCs w:val="0"/>
                    <w:noProof/>
                    <w:kern w:val="2"/>
                  </w:rPr>
                </w:rPrChange>
              </w:rPr>
              <w:tab/>
            </w:r>
            <w:r w:rsidRPr="00BC478C">
              <w:rPr>
                <w:rStyle w:val="Hyperlink"/>
                <w:rFonts w:ascii="Times New Roman" w:hAnsi="Times New Roman" w:cs="Times New Roman"/>
                <w:noProof/>
                <w:rPrChange w:id="286" w:author="Zachary Cappella" w:date="2023-09-30T10:50:00Z">
                  <w:rPr>
                    <w:rStyle w:val="Hyperlink"/>
                    <w:noProof/>
                  </w:rPr>
                </w:rPrChange>
              </w:rPr>
              <w:t>Specific Requirements</w:t>
            </w:r>
            <w:r w:rsidRPr="00BC478C">
              <w:rPr>
                <w:rFonts w:ascii="Times New Roman" w:hAnsi="Times New Roman" w:cs="Times New Roman"/>
                <w:noProof/>
                <w:webHidden/>
                <w:rPrChange w:id="287" w:author="Zachary Cappella" w:date="2023-09-30T10:50:00Z">
                  <w:rPr>
                    <w:noProof/>
                    <w:webHidden/>
                  </w:rPr>
                </w:rPrChange>
              </w:rPr>
              <w:tab/>
            </w:r>
            <w:r w:rsidRPr="00BC478C">
              <w:rPr>
                <w:rFonts w:ascii="Times New Roman" w:hAnsi="Times New Roman" w:cs="Times New Roman"/>
                <w:noProof/>
                <w:webHidden/>
                <w:rPrChange w:id="288" w:author="Zachary Cappella" w:date="2023-09-30T10:50:00Z">
                  <w:rPr>
                    <w:noProof/>
                    <w:webHidden/>
                  </w:rPr>
                </w:rPrChange>
              </w:rPr>
              <w:fldChar w:fldCharType="begin"/>
            </w:r>
            <w:r w:rsidRPr="00BC478C">
              <w:rPr>
                <w:rFonts w:ascii="Times New Roman" w:hAnsi="Times New Roman" w:cs="Times New Roman"/>
                <w:noProof/>
                <w:webHidden/>
                <w:rPrChange w:id="289" w:author="Zachary Cappella" w:date="2023-09-30T10:50:00Z">
                  <w:rPr>
                    <w:noProof/>
                    <w:webHidden/>
                  </w:rPr>
                </w:rPrChange>
              </w:rPr>
              <w:instrText xml:space="preserve"> PAGEREF _Toc146963434 \h </w:instrText>
            </w:r>
          </w:ins>
          <w:r w:rsidRPr="004A6E44">
            <w:rPr>
              <w:rFonts w:ascii="Times New Roman" w:hAnsi="Times New Roman" w:cs="Times New Roman"/>
              <w:noProof/>
              <w:webHidden/>
            </w:rPr>
          </w:r>
          <w:r w:rsidRPr="00BC478C">
            <w:rPr>
              <w:rFonts w:ascii="Times New Roman" w:hAnsi="Times New Roman" w:cs="Times New Roman"/>
              <w:noProof/>
              <w:webHidden/>
              <w:rPrChange w:id="290" w:author="Zachary Cappella" w:date="2023-09-30T10:50:00Z">
                <w:rPr>
                  <w:noProof/>
                  <w:webHidden/>
                </w:rPr>
              </w:rPrChange>
            </w:rPr>
            <w:fldChar w:fldCharType="separate"/>
          </w:r>
          <w:ins w:id="291" w:author="Zachary Cappella" w:date="2023-09-30T10:50:00Z">
            <w:r w:rsidRPr="00BC478C">
              <w:rPr>
                <w:rFonts w:ascii="Times New Roman" w:hAnsi="Times New Roman" w:cs="Times New Roman"/>
                <w:noProof/>
                <w:webHidden/>
                <w:rPrChange w:id="292" w:author="Zachary Cappella" w:date="2023-09-30T10:50:00Z">
                  <w:rPr>
                    <w:noProof/>
                    <w:webHidden/>
                  </w:rPr>
                </w:rPrChange>
              </w:rPr>
              <w:t>12</w:t>
            </w:r>
            <w:r w:rsidRPr="00BC478C">
              <w:rPr>
                <w:rFonts w:ascii="Times New Roman" w:hAnsi="Times New Roman" w:cs="Times New Roman"/>
                <w:noProof/>
                <w:webHidden/>
                <w:rPrChange w:id="293" w:author="Zachary Cappella" w:date="2023-09-30T10:50:00Z">
                  <w:rPr>
                    <w:noProof/>
                    <w:webHidden/>
                  </w:rPr>
                </w:rPrChange>
              </w:rPr>
              <w:fldChar w:fldCharType="end"/>
            </w:r>
            <w:r w:rsidRPr="00BC478C">
              <w:rPr>
                <w:rStyle w:val="Hyperlink"/>
                <w:rFonts w:ascii="Times New Roman" w:hAnsi="Times New Roman" w:cs="Times New Roman"/>
                <w:noProof/>
                <w:rPrChange w:id="294" w:author="Zachary Cappella" w:date="2023-09-30T10:50:00Z">
                  <w:rPr>
                    <w:rStyle w:val="Hyperlink"/>
                    <w:noProof/>
                  </w:rPr>
                </w:rPrChange>
              </w:rPr>
              <w:fldChar w:fldCharType="end"/>
            </w:r>
          </w:ins>
        </w:p>
        <w:p w14:paraId="2FDD973D" w14:textId="7D0903EE" w:rsidR="00BC478C" w:rsidRPr="00BC478C" w:rsidRDefault="00BC478C">
          <w:pPr>
            <w:pStyle w:val="TOC2"/>
            <w:tabs>
              <w:tab w:val="right" w:leader="dot" w:pos="9350"/>
            </w:tabs>
            <w:rPr>
              <w:ins w:id="295" w:author="Zachary Cappella" w:date="2023-09-30T10:50:00Z"/>
              <w:rFonts w:ascii="Times New Roman" w:eastAsiaTheme="minorEastAsia" w:hAnsi="Times New Roman" w:cs="Times New Roman"/>
              <w:smallCaps w:val="0"/>
              <w:noProof/>
              <w:kern w:val="2"/>
              <w:sz w:val="24"/>
              <w:szCs w:val="24"/>
              <w:rPrChange w:id="296" w:author="Zachary Cappella" w:date="2023-09-30T10:50:00Z">
                <w:rPr>
                  <w:ins w:id="297" w:author="Zachary Cappella" w:date="2023-09-30T10:50:00Z"/>
                  <w:rFonts w:eastAsiaTheme="minorEastAsia" w:cstheme="minorBidi"/>
                  <w:noProof/>
                  <w:kern w:val="2"/>
                  <w:sz w:val="24"/>
                  <w:szCs w:val="24"/>
                </w:rPr>
              </w:rPrChange>
            </w:rPr>
          </w:pPr>
          <w:ins w:id="298" w:author="Zachary Cappella" w:date="2023-09-30T10:50:00Z">
            <w:r w:rsidRPr="00BC478C">
              <w:rPr>
                <w:rStyle w:val="Hyperlink"/>
                <w:rFonts w:ascii="Times New Roman" w:hAnsi="Times New Roman" w:cs="Times New Roman"/>
                <w:noProof/>
                <w:rPrChange w:id="299" w:author="Zachary Cappella" w:date="2023-09-30T10:50:00Z">
                  <w:rPr>
                    <w:rStyle w:val="Hyperlink"/>
                    <w:noProof/>
                  </w:rPr>
                </w:rPrChange>
              </w:rPr>
              <w:fldChar w:fldCharType="begin"/>
            </w:r>
            <w:r w:rsidRPr="00BC478C">
              <w:rPr>
                <w:rStyle w:val="Hyperlink"/>
                <w:rFonts w:ascii="Times New Roman" w:hAnsi="Times New Roman" w:cs="Times New Roman"/>
                <w:noProof/>
                <w:rPrChange w:id="300" w:author="Zachary Cappella" w:date="2023-09-30T10:50:00Z">
                  <w:rPr>
                    <w:rStyle w:val="Hyperlink"/>
                    <w:noProof/>
                  </w:rPr>
                </w:rPrChange>
              </w:rPr>
              <w:instrText xml:space="preserve"> </w:instrText>
            </w:r>
            <w:r w:rsidRPr="00BC478C">
              <w:rPr>
                <w:rFonts w:ascii="Times New Roman" w:hAnsi="Times New Roman" w:cs="Times New Roman"/>
                <w:noProof/>
                <w:rPrChange w:id="301" w:author="Zachary Cappella" w:date="2023-09-30T10:50:00Z">
                  <w:rPr>
                    <w:noProof/>
                  </w:rPr>
                </w:rPrChange>
              </w:rPr>
              <w:instrText>HYPERLINK \l "_Toc146963435"</w:instrText>
            </w:r>
            <w:r w:rsidRPr="00BC478C">
              <w:rPr>
                <w:rStyle w:val="Hyperlink"/>
                <w:rFonts w:ascii="Times New Roman" w:hAnsi="Times New Roman" w:cs="Times New Roman"/>
                <w:noProof/>
                <w:rPrChange w:id="302"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303"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304" w:author="Zachary Cappella" w:date="2023-09-30T10:50:00Z">
                  <w:rPr>
                    <w:rStyle w:val="Hyperlink"/>
                    <w:noProof/>
                  </w:rPr>
                </w:rPrChange>
              </w:rPr>
              <w:t>3.1. Use-Case Reports</w:t>
            </w:r>
            <w:r w:rsidRPr="00BC478C">
              <w:rPr>
                <w:rFonts w:ascii="Times New Roman" w:hAnsi="Times New Roman" w:cs="Times New Roman"/>
                <w:noProof/>
                <w:webHidden/>
                <w:rPrChange w:id="305" w:author="Zachary Cappella" w:date="2023-09-30T10:50:00Z">
                  <w:rPr>
                    <w:noProof/>
                    <w:webHidden/>
                  </w:rPr>
                </w:rPrChange>
              </w:rPr>
              <w:tab/>
            </w:r>
            <w:r w:rsidRPr="00BC478C">
              <w:rPr>
                <w:rFonts w:ascii="Times New Roman" w:hAnsi="Times New Roman" w:cs="Times New Roman"/>
                <w:noProof/>
                <w:webHidden/>
                <w:rPrChange w:id="306" w:author="Zachary Cappella" w:date="2023-09-30T10:50:00Z">
                  <w:rPr>
                    <w:noProof/>
                    <w:webHidden/>
                  </w:rPr>
                </w:rPrChange>
              </w:rPr>
              <w:fldChar w:fldCharType="begin"/>
            </w:r>
            <w:r w:rsidRPr="00BC478C">
              <w:rPr>
                <w:rFonts w:ascii="Times New Roman" w:hAnsi="Times New Roman" w:cs="Times New Roman"/>
                <w:noProof/>
                <w:webHidden/>
                <w:rPrChange w:id="307" w:author="Zachary Cappella" w:date="2023-09-30T10:50:00Z">
                  <w:rPr>
                    <w:noProof/>
                    <w:webHidden/>
                  </w:rPr>
                </w:rPrChange>
              </w:rPr>
              <w:instrText xml:space="preserve"> PAGEREF _Toc146963435 \h </w:instrText>
            </w:r>
          </w:ins>
          <w:r w:rsidRPr="004A6E44">
            <w:rPr>
              <w:rFonts w:ascii="Times New Roman" w:hAnsi="Times New Roman" w:cs="Times New Roman"/>
              <w:noProof/>
              <w:webHidden/>
            </w:rPr>
          </w:r>
          <w:r w:rsidRPr="00BC478C">
            <w:rPr>
              <w:rFonts w:ascii="Times New Roman" w:hAnsi="Times New Roman" w:cs="Times New Roman"/>
              <w:noProof/>
              <w:webHidden/>
              <w:rPrChange w:id="308" w:author="Zachary Cappella" w:date="2023-09-30T10:50:00Z">
                <w:rPr>
                  <w:noProof/>
                  <w:webHidden/>
                </w:rPr>
              </w:rPrChange>
            </w:rPr>
            <w:fldChar w:fldCharType="separate"/>
          </w:r>
          <w:ins w:id="309" w:author="Zachary Cappella" w:date="2023-09-30T10:50:00Z">
            <w:r w:rsidRPr="00BC478C">
              <w:rPr>
                <w:rFonts w:ascii="Times New Roman" w:hAnsi="Times New Roman" w:cs="Times New Roman"/>
                <w:noProof/>
                <w:webHidden/>
                <w:rPrChange w:id="310" w:author="Zachary Cappella" w:date="2023-09-30T10:50:00Z">
                  <w:rPr>
                    <w:noProof/>
                    <w:webHidden/>
                  </w:rPr>
                </w:rPrChange>
              </w:rPr>
              <w:t>12</w:t>
            </w:r>
            <w:r w:rsidRPr="00BC478C">
              <w:rPr>
                <w:rFonts w:ascii="Times New Roman" w:hAnsi="Times New Roman" w:cs="Times New Roman"/>
                <w:noProof/>
                <w:webHidden/>
                <w:rPrChange w:id="311" w:author="Zachary Cappella" w:date="2023-09-30T10:50:00Z">
                  <w:rPr>
                    <w:noProof/>
                    <w:webHidden/>
                  </w:rPr>
                </w:rPrChange>
              </w:rPr>
              <w:fldChar w:fldCharType="end"/>
            </w:r>
            <w:r w:rsidRPr="00BC478C">
              <w:rPr>
                <w:rStyle w:val="Hyperlink"/>
                <w:rFonts w:ascii="Times New Roman" w:hAnsi="Times New Roman" w:cs="Times New Roman"/>
                <w:noProof/>
                <w:rPrChange w:id="312" w:author="Zachary Cappella" w:date="2023-09-30T10:50:00Z">
                  <w:rPr>
                    <w:rStyle w:val="Hyperlink"/>
                    <w:noProof/>
                  </w:rPr>
                </w:rPrChange>
              </w:rPr>
              <w:fldChar w:fldCharType="end"/>
            </w:r>
          </w:ins>
        </w:p>
        <w:p w14:paraId="62FFD793" w14:textId="4CA408EE" w:rsidR="00BC478C" w:rsidRPr="00BC478C" w:rsidRDefault="00BC478C">
          <w:pPr>
            <w:pStyle w:val="TOC3"/>
            <w:tabs>
              <w:tab w:val="right" w:leader="dot" w:pos="9350"/>
            </w:tabs>
            <w:rPr>
              <w:ins w:id="313" w:author="Zachary Cappella" w:date="2023-09-30T10:50:00Z"/>
              <w:rFonts w:ascii="Times New Roman" w:eastAsiaTheme="minorEastAsia" w:hAnsi="Times New Roman" w:cs="Times New Roman"/>
              <w:i w:val="0"/>
              <w:iCs w:val="0"/>
              <w:noProof/>
              <w:kern w:val="2"/>
              <w:sz w:val="24"/>
              <w:szCs w:val="24"/>
              <w:rPrChange w:id="314" w:author="Zachary Cappella" w:date="2023-09-30T10:50:00Z">
                <w:rPr>
                  <w:ins w:id="315" w:author="Zachary Cappella" w:date="2023-09-30T10:50:00Z"/>
                  <w:rFonts w:eastAsiaTheme="minorEastAsia" w:cstheme="minorBidi"/>
                  <w:noProof/>
                  <w:kern w:val="2"/>
                  <w:sz w:val="24"/>
                  <w:szCs w:val="24"/>
                </w:rPr>
              </w:rPrChange>
            </w:rPr>
          </w:pPr>
          <w:ins w:id="316" w:author="Zachary Cappella" w:date="2023-09-30T10:50:00Z">
            <w:r w:rsidRPr="00BC478C">
              <w:rPr>
                <w:rStyle w:val="Hyperlink"/>
                <w:rFonts w:ascii="Times New Roman" w:hAnsi="Times New Roman" w:cs="Times New Roman"/>
                <w:noProof/>
                <w:rPrChange w:id="317" w:author="Zachary Cappella" w:date="2023-09-30T10:50:00Z">
                  <w:rPr>
                    <w:rStyle w:val="Hyperlink"/>
                    <w:noProof/>
                  </w:rPr>
                </w:rPrChange>
              </w:rPr>
              <w:fldChar w:fldCharType="begin"/>
            </w:r>
            <w:r w:rsidRPr="00BC478C">
              <w:rPr>
                <w:rStyle w:val="Hyperlink"/>
                <w:rFonts w:ascii="Times New Roman" w:hAnsi="Times New Roman" w:cs="Times New Roman"/>
                <w:noProof/>
                <w:rPrChange w:id="318" w:author="Zachary Cappella" w:date="2023-09-30T10:50:00Z">
                  <w:rPr>
                    <w:rStyle w:val="Hyperlink"/>
                    <w:noProof/>
                  </w:rPr>
                </w:rPrChange>
              </w:rPr>
              <w:instrText xml:space="preserve"> </w:instrText>
            </w:r>
            <w:r w:rsidRPr="00BC478C">
              <w:rPr>
                <w:rFonts w:ascii="Times New Roman" w:hAnsi="Times New Roman" w:cs="Times New Roman"/>
                <w:noProof/>
                <w:rPrChange w:id="319" w:author="Zachary Cappella" w:date="2023-09-30T10:50:00Z">
                  <w:rPr>
                    <w:noProof/>
                  </w:rPr>
                </w:rPrChange>
              </w:rPr>
              <w:instrText>HYPERLINK \l "_Toc146963436"</w:instrText>
            </w:r>
            <w:r w:rsidRPr="00BC478C">
              <w:rPr>
                <w:rStyle w:val="Hyperlink"/>
                <w:rFonts w:ascii="Times New Roman" w:hAnsi="Times New Roman" w:cs="Times New Roman"/>
                <w:noProof/>
                <w:rPrChange w:id="320"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321"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322" w:author="Zachary Cappella" w:date="2023-09-30T10:50:00Z">
                  <w:rPr>
                    <w:rStyle w:val="Hyperlink"/>
                    <w:b/>
                    <w:bCs/>
                    <w:noProof/>
                  </w:rPr>
                </w:rPrChange>
              </w:rPr>
              <w:t>3.1.1 Accessing the application.</w:t>
            </w:r>
            <w:r w:rsidRPr="00BC478C">
              <w:rPr>
                <w:rFonts w:ascii="Times New Roman" w:hAnsi="Times New Roman" w:cs="Times New Roman"/>
                <w:noProof/>
                <w:webHidden/>
                <w:rPrChange w:id="323" w:author="Zachary Cappella" w:date="2023-09-30T10:50:00Z">
                  <w:rPr>
                    <w:noProof/>
                    <w:webHidden/>
                  </w:rPr>
                </w:rPrChange>
              </w:rPr>
              <w:tab/>
            </w:r>
            <w:r w:rsidRPr="00BC478C">
              <w:rPr>
                <w:rFonts w:ascii="Times New Roman" w:hAnsi="Times New Roman" w:cs="Times New Roman"/>
                <w:noProof/>
                <w:webHidden/>
                <w:rPrChange w:id="324" w:author="Zachary Cappella" w:date="2023-09-30T10:50:00Z">
                  <w:rPr>
                    <w:noProof/>
                    <w:webHidden/>
                  </w:rPr>
                </w:rPrChange>
              </w:rPr>
              <w:fldChar w:fldCharType="begin"/>
            </w:r>
            <w:r w:rsidRPr="00BC478C">
              <w:rPr>
                <w:rFonts w:ascii="Times New Roman" w:hAnsi="Times New Roman" w:cs="Times New Roman"/>
                <w:noProof/>
                <w:webHidden/>
                <w:rPrChange w:id="325" w:author="Zachary Cappella" w:date="2023-09-30T10:50:00Z">
                  <w:rPr>
                    <w:noProof/>
                    <w:webHidden/>
                  </w:rPr>
                </w:rPrChange>
              </w:rPr>
              <w:instrText xml:space="preserve"> PAGEREF _Toc146963436 \h </w:instrText>
            </w:r>
          </w:ins>
          <w:r w:rsidRPr="004A6E44">
            <w:rPr>
              <w:rFonts w:ascii="Times New Roman" w:hAnsi="Times New Roman" w:cs="Times New Roman"/>
              <w:noProof/>
              <w:webHidden/>
            </w:rPr>
          </w:r>
          <w:r w:rsidRPr="00BC478C">
            <w:rPr>
              <w:rFonts w:ascii="Times New Roman" w:hAnsi="Times New Roman" w:cs="Times New Roman"/>
              <w:noProof/>
              <w:webHidden/>
              <w:rPrChange w:id="326" w:author="Zachary Cappella" w:date="2023-09-30T10:50:00Z">
                <w:rPr>
                  <w:noProof/>
                  <w:webHidden/>
                </w:rPr>
              </w:rPrChange>
            </w:rPr>
            <w:fldChar w:fldCharType="separate"/>
          </w:r>
          <w:ins w:id="327" w:author="Zachary Cappella" w:date="2023-09-30T10:50:00Z">
            <w:r w:rsidRPr="00BC478C">
              <w:rPr>
                <w:rFonts w:ascii="Times New Roman" w:hAnsi="Times New Roman" w:cs="Times New Roman"/>
                <w:noProof/>
                <w:webHidden/>
                <w:rPrChange w:id="328" w:author="Zachary Cappella" w:date="2023-09-30T10:50:00Z">
                  <w:rPr>
                    <w:noProof/>
                    <w:webHidden/>
                  </w:rPr>
                </w:rPrChange>
              </w:rPr>
              <w:t>12</w:t>
            </w:r>
            <w:r w:rsidRPr="00BC478C">
              <w:rPr>
                <w:rFonts w:ascii="Times New Roman" w:hAnsi="Times New Roman" w:cs="Times New Roman"/>
                <w:noProof/>
                <w:webHidden/>
                <w:rPrChange w:id="329" w:author="Zachary Cappella" w:date="2023-09-30T10:50:00Z">
                  <w:rPr>
                    <w:noProof/>
                    <w:webHidden/>
                  </w:rPr>
                </w:rPrChange>
              </w:rPr>
              <w:fldChar w:fldCharType="end"/>
            </w:r>
            <w:r w:rsidRPr="00BC478C">
              <w:rPr>
                <w:rStyle w:val="Hyperlink"/>
                <w:rFonts w:ascii="Times New Roman" w:hAnsi="Times New Roman" w:cs="Times New Roman"/>
                <w:noProof/>
                <w:rPrChange w:id="330" w:author="Zachary Cappella" w:date="2023-09-30T10:50:00Z">
                  <w:rPr>
                    <w:rStyle w:val="Hyperlink"/>
                    <w:noProof/>
                  </w:rPr>
                </w:rPrChange>
              </w:rPr>
              <w:fldChar w:fldCharType="end"/>
            </w:r>
          </w:ins>
        </w:p>
        <w:p w14:paraId="0BFE0922" w14:textId="0A6523E4" w:rsidR="00BC478C" w:rsidRPr="00BC478C" w:rsidRDefault="00BC478C">
          <w:pPr>
            <w:pStyle w:val="TOC3"/>
            <w:tabs>
              <w:tab w:val="right" w:leader="dot" w:pos="9350"/>
            </w:tabs>
            <w:rPr>
              <w:ins w:id="331" w:author="Zachary Cappella" w:date="2023-09-30T10:50:00Z"/>
              <w:rFonts w:ascii="Times New Roman" w:eastAsiaTheme="minorEastAsia" w:hAnsi="Times New Roman" w:cs="Times New Roman"/>
              <w:i w:val="0"/>
              <w:iCs w:val="0"/>
              <w:noProof/>
              <w:kern w:val="2"/>
              <w:sz w:val="24"/>
              <w:szCs w:val="24"/>
              <w:rPrChange w:id="332" w:author="Zachary Cappella" w:date="2023-09-30T10:50:00Z">
                <w:rPr>
                  <w:ins w:id="333" w:author="Zachary Cappella" w:date="2023-09-30T10:50:00Z"/>
                  <w:rFonts w:eastAsiaTheme="minorEastAsia" w:cstheme="minorBidi"/>
                  <w:noProof/>
                  <w:kern w:val="2"/>
                  <w:sz w:val="24"/>
                  <w:szCs w:val="24"/>
                </w:rPr>
              </w:rPrChange>
            </w:rPr>
          </w:pPr>
          <w:ins w:id="334" w:author="Zachary Cappella" w:date="2023-09-30T10:50:00Z">
            <w:r w:rsidRPr="00BC478C">
              <w:rPr>
                <w:rStyle w:val="Hyperlink"/>
                <w:rFonts w:ascii="Times New Roman" w:hAnsi="Times New Roman" w:cs="Times New Roman"/>
                <w:noProof/>
                <w:rPrChange w:id="335" w:author="Zachary Cappella" w:date="2023-09-30T10:50:00Z">
                  <w:rPr>
                    <w:rStyle w:val="Hyperlink"/>
                    <w:noProof/>
                  </w:rPr>
                </w:rPrChange>
              </w:rPr>
              <w:fldChar w:fldCharType="begin"/>
            </w:r>
            <w:r w:rsidRPr="00BC478C">
              <w:rPr>
                <w:rStyle w:val="Hyperlink"/>
                <w:rFonts w:ascii="Times New Roman" w:hAnsi="Times New Roman" w:cs="Times New Roman"/>
                <w:noProof/>
                <w:rPrChange w:id="336" w:author="Zachary Cappella" w:date="2023-09-30T10:50:00Z">
                  <w:rPr>
                    <w:rStyle w:val="Hyperlink"/>
                    <w:noProof/>
                  </w:rPr>
                </w:rPrChange>
              </w:rPr>
              <w:instrText xml:space="preserve"> </w:instrText>
            </w:r>
            <w:r w:rsidRPr="00BC478C">
              <w:rPr>
                <w:rFonts w:ascii="Times New Roman" w:hAnsi="Times New Roman" w:cs="Times New Roman"/>
                <w:noProof/>
                <w:rPrChange w:id="337" w:author="Zachary Cappella" w:date="2023-09-30T10:50:00Z">
                  <w:rPr>
                    <w:noProof/>
                  </w:rPr>
                </w:rPrChange>
              </w:rPr>
              <w:instrText>HYPERLINK \l "_Toc146963437"</w:instrText>
            </w:r>
            <w:r w:rsidRPr="00BC478C">
              <w:rPr>
                <w:rStyle w:val="Hyperlink"/>
                <w:rFonts w:ascii="Times New Roman" w:hAnsi="Times New Roman" w:cs="Times New Roman"/>
                <w:noProof/>
                <w:rPrChange w:id="338"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339"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340" w:author="Zachary Cappella" w:date="2023-09-30T10:50:00Z">
                  <w:rPr>
                    <w:rStyle w:val="Hyperlink"/>
                    <w:b/>
                    <w:bCs/>
                    <w:noProof/>
                  </w:rPr>
                </w:rPrChange>
              </w:rPr>
              <w:t>3.1.2 Interacting with the Virtual Assistant</w:t>
            </w:r>
            <w:r w:rsidRPr="00BC478C">
              <w:rPr>
                <w:rFonts w:ascii="Times New Roman" w:hAnsi="Times New Roman" w:cs="Times New Roman"/>
                <w:noProof/>
                <w:webHidden/>
                <w:rPrChange w:id="341" w:author="Zachary Cappella" w:date="2023-09-30T10:50:00Z">
                  <w:rPr>
                    <w:noProof/>
                    <w:webHidden/>
                  </w:rPr>
                </w:rPrChange>
              </w:rPr>
              <w:tab/>
            </w:r>
            <w:r w:rsidRPr="00BC478C">
              <w:rPr>
                <w:rFonts w:ascii="Times New Roman" w:hAnsi="Times New Roman" w:cs="Times New Roman"/>
                <w:noProof/>
                <w:webHidden/>
                <w:rPrChange w:id="342" w:author="Zachary Cappella" w:date="2023-09-30T10:50:00Z">
                  <w:rPr>
                    <w:noProof/>
                    <w:webHidden/>
                  </w:rPr>
                </w:rPrChange>
              </w:rPr>
              <w:fldChar w:fldCharType="begin"/>
            </w:r>
            <w:r w:rsidRPr="00BC478C">
              <w:rPr>
                <w:rFonts w:ascii="Times New Roman" w:hAnsi="Times New Roman" w:cs="Times New Roman"/>
                <w:noProof/>
                <w:webHidden/>
                <w:rPrChange w:id="343" w:author="Zachary Cappella" w:date="2023-09-30T10:50:00Z">
                  <w:rPr>
                    <w:noProof/>
                    <w:webHidden/>
                  </w:rPr>
                </w:rPrChange>
              </w:rPr>
              <w:instrText xml:space="preserve"> PAGEREF _Toc146963437 \h </w:instrText>
            </w:r>
          </w:ins>
          <w:r w:rsidRPr="004A6E44">
            <w:rPr>
              <w:rFonts w:ascii="Times New Roman" w:hAnsi="Times New Roman" w:cs="Times New Roman"/>
              <w:noProof/>
              <w:webHidden/>
            </w:rPr>
          </w:r>
          <w:r w:rsidRPr="00BC478C">
            <w:rPr>
              <w:rFonts w:ascii="Times New Roman" w:hAnsi="Times New Roman" w:cs="Times New Roman"/>
              <w:noProof/>
              <w:webHidden/>
              <w:rPrChange w:id="344" w:author="Zachary Cappella" w:date="2023-09-30T10:50:00Z">
                <w:rPr>
                  <w:noProof/>
                  <w:webHidden/>
                </w:rPr>
              </w:rPrChange>
            </w:rPr>
            <w:fldChar w:fldCharType="separate"/>
          </w:r>
          <w:ins w:id="345" w:author="Zachary Cappella" w:date="2023-09-30T10:50:00Z">
            <w:r w:rsidRPr="00BC478C">
              <w:rPr>
                <w:rFonts w:ascii="Times New Roman" w:hAnsi="Times New Roman" w:cs="Times New Roman"/>
                <w:noProof/>
                <w:webHidden/>
                <w:rPrChange w:id="346" w:author="Zachary Cappella" w:date="2023-09-30T10:50:00Z">
                  <w:rPr>
                    <w:noProof/>
                    <w:webHidden/>
                  </w:rPr>
                </w:rPrChange>
              </w:rPr>
              <w:t>14</w:t>
            </w:r>
            <w:r w:rsidRPr="00BC478C">
              <w:rPr>
                <w:rFonts w:ascii="Times New Roman" w:hAnsi="Times New Roman" w:cs="Times New Roman"/>
                <w:noProof/>
                <w:webHidden/>
                <w:rPrChange w:id="347" w:author="Zachary Cappella" w:date="2023-09-30T10:50:00Z">
                  <w:rPr>
                    <w:noProof/>
                    <w:webHidden/>
                  </w:rPr>
                </w:rPrChange>
              </w:rPr>
              <w:fldChar w:fldCharType="end"/>
            </w:r>
            <w:r w:rsidRPr="00BC478C">
              <w:rPr>
                <w:rStyle w:val="Hyperlink"/>
                <w:rFonts w:ascii="Times New Roman" w:hAnsi="Times New Roman" w:cs="Times New Roman"/>
                <w:noProof/>
                <w:rPrChange w:id="348" w:author="Zachary Cappella" w:date="2023-09-30T10:50:00Z">
                  <w:rPr>
                    <w:rStyle w:val="Hyperlink"/>
                    <w:noProof/>
                  </w:rPr>
                </w:rPrChange>
              </w:rPr>
              <w:fldChar w:fldCharType="end"/>
            </w:r>
          </w:ins>
        </w:p>
        <w:p w14:paraId="2BB111F4" w14:textId="6B07C5C8" w:rsidR="00BC478C" w:rsidRPr="00BC478C" w:rsidRDefault="00BC478C">
          <w:pPr>
            <w:pStyle w:val="TOC3"/>
            <w:tabs>
              <w:tab w:val="right" w:leader="dot" w:pos="9350"/>
            </w:tabs>
            <w:rPr>
              <w:ins w:id="349" w:author="Zachary Cappella" w:date="2023-09-30T10:50:00Z"/>
              <w:rFonts w:ascii="Times New Roman" w:eastAsiaTheme="minorEastAsia" w:hAnsi="Times New Roman" w:cs="Times New Roman"/>
              <w:i w:val="0"/>
              <w:iCs w:val="0"/>
              <w:noProof/>
              <w:kern w:val="2"/>
              <w:sz w:val="24"/>
              <w:szCs w:val="24"/>
              <w:rPrChange w:id="350" w:author="Zachary Cappella" w:date="2023-09-30T10:50:00Z">
                <w:rPr>
                  <w:ins w:id="351" w:author="Zachary Cappella" w:date="2023-09-30T10:50:00Z"/>
                  <w:rFonts w:eastAsiaTheme="minorEastAsia" w:cstheme="minorBidi"/>
                  <w:noProof/>
                  <w:kern w:val="2"/>
                  <w:sz w:val="24"/>
                  <w:szCs w:val="24"/>
                </w:rPr>
              </w:rPrChange>
            </w:rPr>
          </w:pPr>
          <w:ins w:id="352" w:author="Zachary Cappella" w:date="2023-09-30T10:50:00Z">
            <w:r w:rsidRPr="00BC478C">
              <w:rPr>
                <w:rStyle w:val="Hyperlink"/>
                <w:rFonts w:ascii="Times New Roman" w:hAnsi="Times New Roman" w:cs="Times New Roman"/>
                <w:noProof/>
                <w:rPrChange w:id="353" w:author="Zachary Cappella" w:date="2023-09-30T10:50:00Z">
                  <w:rPr>
                    <w:rStyle w:val="Hyperlink"/>
                    <w:noProof/>
                  </w:rPr>
                </w:rPrChange>
              </w:rPr>
              <w:fldChar w:fldCharType="begin"/>
            </w:r>
            <w:r w:rsidRPr="00BC478C">
              <w:rPr>
                <w:rStyle w:val="Hyperlink"/>
                <w:rFonts w:ascii="Times New Roman" w:hAnsi="Times New Roman" w:cs="Times New Roman"/>
                <w:noProof/>
                <w:rPrChange w:id="354" w:author="Zachary Cappella" w:date="2023-09-30T10:50:00Z">
                  <w:rPr>
                    <w:rStyle w:val="Hyperlink"/>
                    <w:noProof/>
                  </w:rPr>
                </w:rPrChange>
              </w:rPr>
              <w:instrText xml:space="preserve"> </w:instrText>
            </w:r>
            <w:r w:rsidRPr="00BC478C">
              <w:rPr>
                <w:rFonts w:ascii="Times New Roman" w:hAnsi="Times New Roman" w:cs="Times New Roman"/>
                <w:noProof/>
                <w:rPrChange w:id="355" w:author="Zachary Cappella" w:date="2023-09-30T10:50:00Z">
                  <w:rPr>
                    <w:noProof/>
                  </w:rPr>
                </w:rPrChange>
              </w:rPr>
              <w:instrText>HYPERLINK \l "_Toc146963438"</w:instrText>
            </w:r>
            <w:r w:rsidRPr="00BC478C">
              <w:rPr>
                <w:rStyle w:val="Hyperlink"/>
                <w:rFonts w:ascii="Times New Roman" w:hAnsi="Times New Roman" w:cs="Times New Roman"/>
                <w:noProof/>
                <w:rPrChange w:id="356"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357"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358" w:author="Zachary Cappella" w:date="2023-09-30T10:50:00Z">
                  <w:rPr>
                    <w:rStyle w:val="Hyperlink"/>
                    <w:b/>
                    <w:bCs/>
                    <w:noProof/>
                  </w:rPr>
                </w:rPrChange>
              </w:rPr>
              <w:t>3.1.3 Create an audio recording</w:t>
            </w:r>
            <w:r w:rsidRPr="00BC478C">
              <w:rPr>
                <w:rFonts w:ascii="Times New Roman" w:hAnsi="Times New Roman" w:cs="Times New Roman"/>
                <w:noProof/>
                <w:webHidden/>
                <w:rPrChange w:id="359" w:author="Zachary Cappella" w:date="2023-09-30T10:50:00Z">
                  <w:rPr>
                    <w:noProof/>
                    <w:webHidden/>
                  </w:rPr>
                </w:rPrChange>
              </w:rPr>
              <w:tab/>
            </w:r>
            <w:r w:rsidRPr="00BC478C">
              <w:rPr>
                <w:rFonts w:ascii="Times New Roman" w:hAnsi="Times New Roman" w:cs="Times New Roman"/>
                <w:noProof/>
                <w:webHidden/>
                <w:rPrChange w:id="360" w:author="Zachary Cappella" w:date="2023-09-30T10:50:00Z">
                  <w:rPr>
                    <w:noProof/>
                    <w:webHidden/>
                  </w:rPr>
                </w:rPrChange>
              </w:rPr>
              <w:fldChar w:fldCharType="begin"/>
            </w:r>
            <w:r w:rsidRPr="00BC478C">
              <w:rPr>
                <w:rFonts w:ascii="Times New Roman" w:hAnsi="Times New Roman" w:cs="Times New Roman"/>
                <w:noProof/>
                <w:webHidden/>
                <w:rPrChange w:id="361" w:author="Zachary Cappella" w:date="2023-09-30T10:50:00Z">
                  <w:rPr>
                    <w:noProof/>
                    <w:webHidden/>
                  </w:rPr>
                </w:rPrChange>
              </w:rPr>
              <w:instrText xml:space="preserve"> PAGEREF _Toc146963438 \h </w:instrText>
            </w:r>
          </w:ins>
          <w:r w:rsidRPr="004A6E44">
            <w:rPr>
              <w:rFonts w:ascii="Times New Roman" w:hAnsi="Times New Roman" w:cs="Times New Roman"/>
              <w:noProof/>
              <w:webHidden/>
            </w:rPr>
          </w:r>
          <w:r w:rsidRPr="00BC478C">
            <w:rPr>
              <w:rFonts w:ascii="Times New Roman" w:hAnsi="Times New Roman" w:cs="Times New Roman"/>
              <w:noProof/>
              <w:webHidden/>
              <w:rPrChange w:id="362" w:author="Zachary Cappella" w:date="2023-09-30T10:50:00Z">
                <w:rPr>
                  <w:noProof/>
                  <w:webHidden/>
                </w:rPr>
              </w:rPrChange>
            </w:rPr>
            <w:fldChar w:fldCharType="separate"/>
          </w:r>
          <w:ins w:id="363" w:author="Zachary Cappella" w:date="2023-09-30T10:50:00Z">
            <w:r w:rsidRPr="00BC478C">
              <w:rPr>
                <w:rFonts w:ascii="Times New Roman" w:hAnsi="Times New Roman" w:cs="Times New Roman"/>
                <w:noProof/>
                <w:webHidden/>
                <w:rPrChange w:id="364" w:author="Zachary Cappella" w:date="2023-09-30T10:50:00Z">
                  <w:rPr>
                    <w:noProof/>
                    <w:webHidden/>
                  </w:rPr>
                </w:rPrChange>
              </w:rPr>
              <w:t>17</w:t>
            </w:r>
            <w:r w:rsidRPr="00BC478C">
              <w:rPr>
                <w:rFonts w:ascii="Times New Roman" w:hAnsi="Times New Roman" w:cs="Times New Roman"/>
                <w:noProof/>
                <w:webHidden/>
                <w:rPrChange w:id="365" w:author="Zachary Cappella" w:date="2023-09-30T10:50:00Z">
                  <w:rPr>
                    <w:noProof/>
                    <w:webHidden/>
                  </w:rPr>
                </w:rPrChange>
              </w:rPr>
              <w:fldChar w:fldCharType="end"/>
            </w:r>
            <w:r w:rsidRPr="00BC478C">
              <w:rPr>
                <w:rStyle w:val="Hyperlink"/>
                <w:rFonts w:ascii="Times New Roman" w:hAnsi="Times New Roman" w:cs="Times New Roman"/>
                <w:noProof/>
                <w:rPrChange w:id="366" w:author="Zachary Cappella" w:date="2023-09-30T10:50:00Z">
                  <w:rPr>
                    <w:rStyle w:val="Hyperlink"/>
                    <w:noProof/>
                  </w:rPr>
                </w:rPrChange>
              </w:rPr>
              <w:fldChar w:fldCharType="end"/>
            </w:r>
          </w:ins>
        </w:p>
        <w:p w14:paraId="430A84BF" w14:textId="6D32CCD3" w:rsidR="00BC478C" w:rsidRPr="00BC478C" w:rsidRDefault="00BC478C">
          <w:pPr>
            <w:pStyle w:val="TOC3"/>
            <w:tabs>
              <w:tab w:val="right" w:leader="dot" w:pos="9350"/>
            </w:tabs>
            <w:rPr>
              <w:ins w:id="367" w:author="Zachary Cappella" w:date="2023-09-30T10:50:00Z"/>
              <w:rFonts w:ascii="Times New Roman" w:eastAsiaTheme="minorEastAsia" w:hAnsi="Times New Roman" w:cs="Times New Roman"/>
              <w:i w:val="0"/>
              <w:iCs w:val="0"/>
              <w:noProof/>
              <w:kern w:val="2"/>
              <w:sz w:val="24"/>
              <w:szCs w:val="24"/>
              <w:rPrChange w:id="368" w:author="Zachary Cappella" w:date="2023-09-30T10:50:00Z">
                <w:rPr>
                  <w:ins w:id="369" w:author="Zachary Cappella" w:date="2023-09-30T10:50:00Z"/>
                  <w:rFonts w:eastAsiaTheme="minorEastAsia" w:cstheme="minorBidi"/>
                  <w:noProof/>
                  <w:kern w:val="2"/>
                  <w:sz w:val="24"/>
                  <w:szCs w:val="24"/>
                </w:rPr>
              </w:rPrChange>
            </w:rPr>
          </w:pPr>
          <w:ins w:id="370" w:author="Zachary Cappella" w:date="2023-09-30T10:50:00Z">
            <w:r w:rsidRPr="00BC478C">
              <w:rPr>
                <w:rStyle w:val="Hyperlink"/>
                <w:rFonts w:ascii="Times New Roman" w:hAnsi="Times New Roman" w:cs="Times New Roman"/>
                <w:noProof/>
                <w:rPrChange w:id="371" w:author="Zachary Cappella" w:date="2023-09-30T10:50:00Z">
                  <w:rPr>
                    <w:rStyle w:val="Hyperlink"/>
                    <w:noProof/>
                  </w:rPr>
                </w:rPrChange>
              </w:rPr>
              <w:fldChar w:fldCharType="begin"/>
            </w:r>
            <w:r w:rsidRPr="00BC478C">
              <w:rPr>
                <w:rStyle w:val="Hyperlink"/>
                <w:rFonts w:ascii="Times New Roman" w:hAnsi="Times New Roman" w:cs="Times New Roman"/>
                <w:noProof/>
                <w:rPrChange w:id="372" w:author="Zachary Cappella" w:date="2023-09-30T10:50:00Z">
                  <w:rPr>
                    <w:rStyle w:val="Hyperlink"/>
                    <w:noProof/>
                  </w:rPr>
                </w:rPrChange>
              </w:rPr>
              <w:instrText xml:space="preserve"> </w:instrText>
            </w:r>
            <w:r w:rsidRPr="00BC478C">
              <w:rPr>
                <w:rFonts w:ascii="Times New Roman" w:hAnsi="Times New Roman" w:cs="Times New Roman"/>
                <w:noProof/>
                <w:rPrChange w:id="373" w:author="Zachary Cappella" w:date="2023-09-30T10:50:00Z">
                  <w:rPr>
                    <w:noProof/>
                  </w:rPr>
                </w:rPrChange>
              </w:rPr>
              <w:instrText>HYPERLINK \l "_Toc146963439"</w:instrText>
            </w:r>
            <w:r w:rsidRPr="00BC478C">
              <w:rPr>
                <w:rStyle w:val="Hyperlink"/>
                <w:rFonts w:ascii="Times New Roman" w:hAnsi="Times New Roman" w:cs="Times New Roman"/>
                <w:noProof/>
                <w:rPrChange w:id="374"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375"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376" w:author="Zachary Cappella" w:date="2023-09-30T10:50:00Z">
                  <w:rPr>
                    <w:rStyle w:val="Hyperlink"/>
                    <w:b/>
                    <w:bCs/>
                    <w:noProof/>
                  </w:rPr>
                </w:rPrChange>
              </w:rPr>
              <w:t>3.1.4 Utilize the search function</w:t>
            </w:r>
            <w:r w:rsidRPr="00BC478C">
              <w:rPr>
                <w:rFonts w:ascii="Times New Roman" w:hAnsi="Times New Roman" w:cs="Times New Roman"/>
                <w:noProof/>
                <w:webHidden/>
                <w:rPrChange w:id="377" w:author="Zachary Cappella" w:date="2023-09-30T10:50:00Z">
                  <w:rPr>
                    <w:noProof/>
                    <w:webHidden/>
                  </w:rPr>
                </w:rPrChange>
              </w:rPr>
              <w:tab/>
            </w:r>
            <w:r w:rsidRPr="00BC478C">
              <w:rPr>
                <w:rFonts w:ascii="Times New Roman" w:hAnsi="Times New Roman" w:cs="Times New Roman"/>
                <w:noProof/>
                <w:webHidden/>
                <w:rPrChange w:id="378" w:author="Zachary Cappella" w:date="2023-09-30T10:50:00Z">
                  <w:rPr>
                    <w:noProof/>
                    <w:webHidden/>
                  </w:rPr>
                </w:rPrChange>
              </w:rPr>
              <w:fldChar w:fldCharType="begin"/>
            </w:r>
            <w:r w:rsidRPr="00BC478C">
              <w:rPr>
                <w:rFonts w:ascii="Times New Roman" w:hAnsi="Times New Roman" w:cs="Times New Roman"/>
                <w:noProof/>
                <w:webHidden/>
                <w:rPrChange w:id="379" w:author="Zachary Cappella" w:date="2023-09-30T10:50:00Z">
                  <w:rPr>
                    <w:noProof/>
                    <w:webHidden/>
                  </w:rPr>
                </w:rPrChange>
              </w:rPr>
              <w:instrText xml:space="preserve"> PAGEREF _Toc146963439 \h </w:instrText>
            </w:r>
          </w:ins>
          <w:r w:rsidRPr="004A6E44">
            <w:rPr>
              <w:rFonts w:ascii="Times New Roman" w:hAnsi="Times New Roman" w:cs="Times New Roman"/>
              <w:noProof/>
              <w:webHidden/>
            </w:rPr>
          </w:r>
          <w:r w:rsidRPr="00BC478C">
            <w:rPr>
              <w:rFonts w:ascii="Times New Roman" w:hAnsi="Times New Roman" w:cs="Times New Roman"/>
              <w:noProof/>
              <w:webHidden/>
              <w:rPrChange w:id="380" w:author="Zachary Cappella" w:date="2023-09-30T10:50:00Z">
                <w:rPr>
                  <w:noProof/>
                  <w:webHidden/>
                </w:rPr>
              </w:rPrChange>
            </w:rPr>
            <w:fldChar w:fldCharType="separate"/>
          </w:r>
          <w:ins w:id="381" w:author="Zachary Cappella" w:date="2023-09-30T10:50:00Z">
            <w:r w:rsidRPr="00BC478C">
              <w:rPr>
                <w:rFonts w:ascii="Times New Roman" w:hAnsi="Times New Roman" w:cs="Times New Roman"/>
                <w:noProof/>
                <w:webHidden/>
                <w:rPrChange w:id="382" w:author="Zachary Cappella" w:date="2023-09-30T10:50:00Z">
                  <w:rPr>
                    <w:noProof/>
                    <w:webHidden/>
                  </w:rPr>
                </w:rPrChange>
              </w:rPr>
              <w:t>21</w:t>
            </w:r>
            <w:r w:rsidRPr="00BC478C">
              <w:rPr>
                <w:rFonts w:ascii="Times New Roman" w:hAnsi="Times New Roman" w:cs="Times New Roman"/>
                <w:noProof/>
                <w:webHidden/>
                <w:rPrChange w:id="383" w:author="Zachary Cappella" w:date="2023-09-30T10:50:00Z">
                  <w:rPr>
                    <w:noProof/>
                    <w:webHidden/>
                  </w:rPr>
                </w:rPrChange>
              </w:rPr>
              <w:fldChar w:fldCharType="end"/>
            </w:r>
            <w:r w:rsidRPr="00BC478C">
              <w:rPr>
                <w:rStyle w:val="Hyperlink"/>
                <w:rFonts w:ascii="Times New Roman" w:hAnsi="Times New Roman" w:cs="Times New Roman"/>
                <w:noProof/>
                <w:rPrChange w:id="384" w:author="Zachary Cappella" w:date="2023-09-30T10:50:00Z">
                  <w:rPr>
                    <w:rStyle w:val="Hyperlink"/>
                    <w:noProof/>
                  </w:rPr>
                </w:rPrChange>
              </w:rPr>
              <w:fldChar w:fldCharType="end"/>
            </w:r>
          </w:ins>
        </w:p>
        <w:p w14:paraId="05937BB1" w14:textId="7919C3CE" w:rsidR="00BC478C" w:rsidRPr="00BC478C" w:rsidRDefault="00BC478C">
          <w:pPr>
            <w:pStyle w:val="TOC3"/>
            <w:tabs>
              <w:tab w:val="right" w:leader="dot" w:pos="9350"/>
            </w:tabs>
            <w:rPr>
              <w:ins w:id="385" w:author="Zachary Cappella" w:date="2023-09-30T10:50:00Z"/>
              <w:rFonts w:ascii="Times New Roman" w:eastAsiaTheme="minorEastAsia" w:hAnsi="Times New Roman" w:cs="Times New Roman"/>
              <w:i w:val="0"/>
              <w:iCs w:val="0"/>
              <w:noProof/>
              <w:kern w:val="2"/>
              <w:sz w:val="24"/>
              <w:szCs w:val="24"/>
              <w:rPrChange w:id="386" w:author="Zachary Cappella" w:date="2023-09-30T10:50:00Z">
                <w:rPr>
                  <w:ins w:id="387" w:author="Zachary Cappella" w:date="2023-09-30T10:50:00Z"/>
                  <w:rFonts w:eastAsiaTheme="minorEastAsia" w:cstheme="minorBidi"/>
                  <w:noProof/>
                  <w:kern w:val="2"/>
                  <w:sz w:val="24"/>
                  <w:szCs w:val="24"/>
                </w:rPr>
              </w:rPrChange>
            </w:rPr>
          </w:pPr>
          <w:ins w:id="388" w:author="Zachary Cappella" w:date="2023-09-30T10:50:00Z">
            <w:r w:rsidRPr="00BC478C">
              <w:rPr>
                <w:rStyle w:val="Hyperlink"/>
                <w:rFonts w:ascii="Times New Roman" w:hAnsi="Times New Roman" w:cs="Times New Roman"/>
                <w:noProof/>
                <w:rPrChange w:id="389" w:author="Zachary Cappella" w:date="2023-09-30T10:50:00Z">
                  <w:rPr>
                    <w:rStyle w:val="Hyperlink"/>
                    <w:noProof/>
                  </w:rPr>
                </w:rPrChange>
              </w:rPr>
              <w:fldChar w:fldCharType="begin"/>
            </w:r>
            <w:r w:rsidRPr="00BC478C">
              <w:rPr>
                <w:rStyle w:val="Hyperlink"/>
                <w:rFonts w:ascii="Times New Roman" w:hAnsi="Times New Roman" w:cs="Times New Roman"/>
                <w:noProof/>
                <w:rPrChange w:id="390" w:author="Zachary Cappella" w:date="2023-09-30T10:50:00Z">
                  <w:rPr>
                    <w:rStyle w:val="Hyperlink"/>
                    <w:noProof/>
                  </w:rPr>
                </w:rPrChange>
              </w:rPr>
              <w:instrText xml:space="preserve"> </w:instrText>
            </w:r>
            <w:r w:rsidRPr="00BC478C">
              <w:rPr>
                <w:rFonts w:ascii="Times New Roman" w:hAnsi="Times New Roman" w:cs="Times New Roman"/>
                <w:noProof/>
                <w:rPrChange w:id="391" w:author="Zachary Cappella" w:date="2023-09-30T10:50:00Z">
                  <w:rPr>
                    <w:noProof/>
                  </w:rPr>
                </w:rPrChange>
              </w:rPr>
              <w:instrText>HYPERLINK \l "_Toc146963440"</w:instrText>
            </w:r>
            <w:r w:rsidRPr="00BC478C">
              <w:rPr>
                <w:rStyle w:val="Hyperlink"/>
                <w:rFonts w:ascii="Times New Roman" w:hAnsi="Times New Roman" w:cs="Times New Roman"/>
                <w:noProof/>
                <w:rPrChange w:id="392"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393"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394" w:author="Zachary Cappella" w:date="2023-09-30T10:50:00Z">
                  <w:rPr>
                    <w:rStyle w:val="Hyperlink"/>
                    <w:b/>
                    <w:bCs/>
                    <w:noProof/>
                  </w:rPr>
                </w:rPrChange>
              </w:rPr>
              <w:t>3.1.5 Accessing the recent questions/request</w:t>
            </w:r>
            <w:r w:rsidRPr="00BC478C">
              <w:rPr>
                <w:rFonts w:ascii="Times New Roman" w:hAnsi="Times New Roman" w:cs="Times New Roman"/>
                <w:noProof/>
                <w:webHidden/>
                <w:rPrChange w:id="395" w:author="Zachary Cappella" w:date="2023-09-30T10:50:00Z">
                  <w:rPr>
                    <w:noProof/>
                    <w:webHidden/>
                  </w:rPr>
                </w:rPrChange>
              </w:rPr>
              <w:tab/>
            </w:r>
            <w:r w:rsidRPr="00BC478C">
              <w:rPr>
                <w:rFonts w:ascii="Times New Roman" w:hAnsi="Times New Roman" w:cs="Times New Roman"/>
                <w:noProof/>
                <w:webHidden/>
                <w:rPrChange w:id="396" w:author="Zachary Cappella" w:date="2023-09-30T10:50:00Z">
                  <w:rPr>
                    <w:noProof/>
                    <w:webHidden/>
                  </w:rPr>
                </w:rPrChange>
              </w:rPr>
              <w:fldChar w:fldCharType="begin"/>
            </w:r>
            <w:r w:rsidRPr="00BC478C">
              <w:rPr>
                <w:rFonts w:ascii="Times New Roman" w:hAnsi="Times New Roman" w:cs="Times New Roman"/>
                <w:noProof/>
                <w:webHidden/>
                <w:rPrChange w:id="397" w:author="Zachary Cappella" w:date="2023-09-30T10:50:00Z">
                  <w:rPr>
                    <w:noProof/>
                    <w:webHidden/>
                  </w:rPr>
                </w:rPrChange>
              </w:rPr>
              <w:instrText xml:space="preserve"> PAGEREF _Toc146963440 \h </w:instrText>
            </w:r>
          </w:ins>
          <w:r w:rsidRPr="004A6E44">
            <w:rPr>
              <w:rFonts w:ascii="Times New Roman" w:hAnsi="Times New Roman" w:cs="Times New Roman"/>
              <w:noProof/>
              <w:webHidden/>
            </w:rPr>
          </w:r>
          <w:r w:rsidRPr="00BC478C">
            <w:rPr>
              <w:rFonts w:ascii="Times New Roman" w:hAnsi="Times New Roman" w:cs="Times New Roman"/>
              <w:noProof/>
              <w:webHidden/>
              <w:rPrChange w:id="398" w:author="Zachary Cappella" w:date="2023-09-30T10:50:00Z">
                <w:rPr>
                  <w:noProof/>
                  <w:webHidden/>
                </w:rPr>
              </w:rPrChange>
            </w:rPr>
            <w:fldChar w:fldCharType="separate"/>
          </w:r>
          <w:ins w:id="399" w:author="Zachary Cappella" w:date="2023-09-30T10:50:00Z">
            <w:r w:rsidRPr="00BC478C">
              <w:rPr>
                <w:rFonts w:ascii="Times New Roman" w:hAnsi="Times New Roman" w:cs="Times New Roman"/>
                <w:noProof/>
                <w:webHidden/>
                <w:rPrChange w:id="400" w:author="Zachary Cappella" w:date="2023-09-30T10:50:00Z">
                  <w:rPr>
                    <w:noProof/>
                    <w:webHidden/>
                  </w:rPr>
                </w:rPrChange>
              </w:rPr>
              <w:t>23</w:t>
            </w:r>
            <w:r w:rsidRPr="00BC478C">
              <w:rPr>
                <w:rFonts w:ascii="Times New Roman" w:hAnsi="Times New Roman" w:cs="Times New Roman"/>
                <w:noProof/>
                <w:webHidden/>
                <w:rPrChange w:id="401" w:author="Zachary Cappella" w:date="2023-09-30T10:50:00Z">
                  <w:rPr>
                    <w:noProof/>
                    <w:webHidden/>
                  </w:rPr>
                </w:rPrChange>
              </w:rPr>
              <w:fldChar w:fldCharType="end"/>
            </w:r>
            <w:r w:rsidRPr="00BC478C">
              <w:rPr>
                <w:rStyle w:val="Hyperlink"/>
                <w:rFonts w:ascii="Times New Roman" w:hAnsi="Times New Roman" w:cs="Times New Roman"/>
                <w:noProof/>
                <w:rPrChange w:id="402" w:author="Zachary Cappella" w:date="2023-09-30T10:50:00Z">
                  <w:rPr>
                    <w:rStyle w:val="Hyperlink"/>
                    <w:noProof/>
                  </w:rPr>
                </w:rPrChange>
              </w:rPr>
              <w:fldChar w:fldCharType="end"/>
            </w:r>
          </w:ins>
        </w:p>
        <w:p w14:paraId="05FCE2C9" w14:textId="13E5F242" w:rsidR="00BC478C" w:rsidRPr="00BC478C" w:rsidRDefault="00BC478C">
          <w:pPr>
            <w:pStyle w:val="TOC3"/>
            <w:tabs>
              <w:tab w:val="right" w:leader="dot" w:pos="9350"/>
            </w:tabs>
            <w:rPr>
              <w:ins w:id="403" w:author="Zachary Cappella" w:date="2023-09-30T10:50:00Z"/>
              <w:rFonts w:ascii="Times New Roman" w:eastAsiaTheme="minorEastAsia" w:hAnsi="Times New Roman" w:cs="Times New Roman"/>
              <w:i w:val="0"/>
              <w:iCs w:val="0"/>
              <w:noProof/>
              <w:kern w:val="2"/>
              <w:sz w:val="24"/>
              <w:szCs w:val="24"/>
              <w:rPrChange w:id="404" w:author="Zachary Cappella" w:date="2023-09-30T10:50:00Z">
                <w:rPr>
                  <w:ins w:id="405" w:author="Zachary Cappella" w:date="2023-09-30T10:50:00Z"/>
                  <w:rFonts w:eastAsiaTheme="minorEastAsia" w:cstheme="minorBidi"/>
                  <w:noProof/>
                  <w:kern w:val="2"/>
                  <w:sz w:val="24"/>
                  <w:szCs w:val="24"/>
                </w:rPr>
              </w:rPrChange>
            </w:rPr>
          </w:pPr>
          <w:ins w:id="406" w:author="Zachary Cappella" w:date="2023-09-30T10:50:00Z">
            <w:r w:rsidRPr="00BC478C">
              <w:rPr>
                <w:rStyle w:val="Hyperlink"/>
                <w:rFonts w:ascii="Times New Roman" w:hAnsi="Times New Roman" w:cs="Times New Roman"/>
                <w:noProof/>
                <w:rPrChange w:id="407" w:author="Zachary Cappella" w:date="2023-09-30T10:50:00Z">
                  <w:rPr>
                    <w:rStyle w:val="Hyperlink"/>
                    <w:noProof/>
                  </w:rPr>
                </w:rPrChange>
              </w:rPr>
              <w:fldChar w:fldCharType="begin"/>
            </w:r>
            <w:r w:rsidRPr="00BC478C">
              <w:rPr>
                <w:rStyle w:val="Hyperlink"/>
                <w:rFonts w:ascii="Times New Roman" w:hAnsi="Times New Roman" w:cs="Times New Roman"/>
                <w:noProof/>
                <w:rPrChange w:id="408" w:author="Zachary Cappella" w:date="2023-09-30T10:50:00Z">
                  <w:rPr>
                    <w:rStyle w:val="Hyperlink"/>
                    <w:noProof/>
                  </w:rPr>
                </w:rPrChange>
              </w:rPr>
              <w:instrText xml:space="preserve"> </w:instrText>
            </w:r>
            <w:r w:rsidRPr="00BC478C">
              <w:rPr>
                <w:rFonts w:ascii="Times New Roman" w:hAnsi="Times New Roman" w:cs="Times New Roman"/>
                <w:noProof/>
                <w:rPrChange w:id="409" w:author="Zachary Cappella" w:date="2023-09-30T10:50:00Z">
                  <w:rPr>
                    <w:noProof/>
                  </w:rPr>
                </w:rPrChange>
              </w:rPr>
              <w:instrText>HYPERLINK \l "_Toc146963441"</w:instrText>
            </w:r>
            <w:r w:rsidRPr="00BC478C">
              <w:rPr>
                <w:rStyle w:val="Hyperlink"/>
                <w:rFonts w:ascii="Times New Roman" w:hAnsi="Times New Roman" w:cs="Times New Roman"/>
                <w:noProof/>
                <w:rPrChange w:id="410"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411"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412" w:author="Zachary Cappella" w:date="2023-09-30T10:50:00Z">
                  <w:rPr>
                    <w:rStyle w:val="Hyperlink"/>
                    <w:b/>
                    <w:bCs/>
                    <w:noProof/>
                  </w:rPr>
                </w:rPrChange>
              </w:rPr>
              <w:t>3.1.6 View the menu</w:t>
            </w:r>
            <w:r w:rsidRPr="00BC478C">
              <w:rPr>
                <w:rFonts w:ascii="Times New Roman" w:hAnsi="Times New Roman" w:cs="Times New Roman"/>
                <w:noProof/>
                <w:webHidden/>
                <w:rPrChange w:id="413" w:author="Zachary Cappella" w:date="2023-09-30T10:50:00Z">
                  <w:rPr>
                    <w:noProof/>
                    <w:webHidden/>
                  </w:rPr>
                </w:rPrChange>
              </w:rPr>
              <w:tab/>
            </w:r>
            <w:r w:rsidRPr="00BC478C">
              <w:rPr>
                <w:rFonts w:ascii="Times New Roman" w:hAnsi="Times New Roman" w:cs="Times New Roman"/>
                <w:noProof/>
                <w:webHidden/>
                <w:rPrChange w:id="414" w:author="Zachary Cappella" w:date="2023-09-30T10:50:00Z">
                  <w:rPr>
                    <w:noProof/>
                    <w:webHidden/>
                  </w:rPr>
                </w:rPrChange>
              </w:rPr>
              <w:fldChar w:fldCharType="begin"/>
            </w:r>
            <w:r w:rsidRPr="00BC478C">
              <w:rPr>
                <w:rFonts w:ascii="Times New Roman" w:hAnsi="Times New Roman" w:cs="Times New Roman"/>
                <w:noProof/>
                <w:webHidden/>
                <w:rPrChange w:id="415" w:author="Zachary Cappella" w:date="2023-09-30T10:50:00Z">
                  <w:rPr>
                    <w:noProof/>
                    <w:webHidden/>
                  </w:rPr>
                </w:rPrChange>
              </w:rPr>
              <w:instrText xml:space="preserve"> PAGEREF _Toc146963441 \h </w:instrText>
            </w:r>
          </w:ins>
          <w:r w:rsidRPr="004A6E44">
            <w:rPr>
              <w:rFonts w:ascii="Times New Roman" w:hAnsi="Times New Roman" w:cs="Times New Roman"/>
              <w:noProof/>
              <w:webHidden/>
            </w:rPr>
          </w:r>
          <w:r w:rsidRPr="00BC478C">
            <w:rPr>
              <w:rFonts w:ascii="Times New Roman" w:hAnsi="Times New Roman" w:cs="Times New Roman"/>
              <w:noProof/>
              <w:webHidden/>
              <w:rPrChange w:id="416" w:author="Zachary Cappella" w:date="2023-09-30T10:50:00Z">
                <w:rPr>
                  <w:noProof/>
                  <w:webHidden/>
                </w:rPr>
              </w:rPrChange>
            </w:rPr>
            <w:fldChar w:fldCharType="separate"/>
          </w:r>
          <w:ins w:id="417" w:author="Zachary Cappella" w:date="2023-09-30T10:50:00Z">
            <w:r w:rsidRPr="00BC478C">
              <w:rPr>
                <w:rFonts w:ascii="Times New Roman" w:hAnsi="Times New Roman" w:cs="Times New Roman"/>
                <w:noProof/>
                <w:webHidden/>
                <w:rPrChange w:id="418" w:author="Zachary Cappella" w:date="2023-09-30T10:50:00Z">
                  <w:rPr>
                    <w:noProof/>
                    <w:webHidden/>
                  </w:rPr>
                </w:rPrChange>
              </w:rPr>
              <w:t>25</w:t>
            </w:r>
            <w:r w:rsidRPr="00BC478C">
              <w:rPr>
                <w:rFonts w:ascii="Times New Roman" w:hAnsi="Times New Roman" w:cs="Times New Roman"/>
                <w:noProof/>
                <w:webHidden/>
                <w:rPrChange w:id="419" w:author="Zachary Cappella" w:date="2023-09-30T10:50:00Z">
                  <w:rPr>
                    <w:noProof/>
                    <w:webHidden/>
                  </w:rPr>
                </w:rPrChange>
              </w:rPr>
              <w:fldChar w:fldCharType="end"/>
            </w:r>
            <w:r w:rsidRPr="00BC478C">
              <w:rPr>
                <w:rStyle w:val="Hyperlink"/>
                <w:rFonts w:ascii="Times New Roman" w:hAnsi="Times New Roman" w:cs="Times New Roman"/>
                <w:noProof/>
                <w:rPrChange w:id="420" w:author="Zachary Cappella" w:date="2023-09-30T10:50:00Z">
                  <w:rPr>
                    <w:rStyle w:val="Hyperlink"/>
                    <w:noProof/>
                  </w:rPr>
                </w:rPrChange>
              </w:rPr>
              <w:fldChar w:fldCharType="end"/>
            </w:r>
          </w:ins>
        </w:p>
        <w:p w14:paraId="5194F64F" w14:textId="4CF8D3CD" w:rsidR="00BC478C" w:rsidRPr="00BC478C" w:rsidRDefault="00BC478C">
          <w:pPr>
            <w:pStyle w:val="TOC3"/>
            <w:tabs>
              <w:tab w:val="right" w:leader="dot" w:pos="9350"/>
            </w:tabs>
            <w:rPr>
              <w:ins w:id="421" w:author="Zachary Cappella" w:date="2023-09-30T10:50:00Z"/>
              <w:rFonts w:ascii="Times New Roman" w:eastAsiaTheme="minorEastAsia" w:hAnsi="Times New Roman" w:cs="Times New Roman"/>
              <w:i w:val="0"/>
              <w:iCs w:val="0"/>
              <w:noProof/>
              <w:kern w:val="2"/>
              <w:sz w:val="24"/>
              <w:szCs w:val="24"/>
              <w:rPrChange w:id="422" w:author="Zachary Cappella" w:date="2023-09-30T10:50:00Z">
                <w:rPr>
                  <w:ins w:id="423" w:author="Zachary Cappella" w:date="2023-09-30T10:50:00Z"/>
                  <w:rFonts w:eastAsiaTheme="minorEastAsia" w:cstheme="minorBidi"/>
                  <w:noProof/>
                  <w:kern w:val="2"/>
                  <w:sz w:val="24"/>
                  <w:szCs w:val="24"/>
                </w:rPr>
              </w:rPrChange>
            </w:rPr>
          </w:pPr>
          <w:ins w:id="424" w:author="Zachary Cappella" w:date="2023-09-30T10:50:00Z">
            <w:r w:rsidRPr="00BC478C">
              <w:rPr>
                <w:rStyle w:val="Hyperlink"/>
                <w:rFonts w:ascii="Times New Roman" w:hAnsi="Times New Roman" w:cs="Times New Roman"/>
                <w:noProof/>
                <w:rPrChange w:id="425" w:author="Zachary Cappella" w:date="2023-09-30T10:50:00Z">
                  <w:rPr>
                    <w:rStyle w:val="Hyperlink"/>
                    <w:noProof/>
                  </w:rPr>
                </w:rPrChange>
              </w:rPr>
              <w:fldChar w:fldCharType="begin"/>
            </w:r>
            <w:r w:rsidRPr="00BC478C">
              <w:rPr>
                <w:rStyle w:val="Hyperlink"/>
                <w:rFonts w:ascii="Times New Roman" w:hAnsi="Times New Roman" w:cs="Times New Roman"/>
                <w:noProof/>
                <w:rPrChange w:id="426" w:author="Zachary Cappella" w:date="2023-09-30T10:50:00Z">
                  <w:rPr>
                    <w:rStyle w:val="Hyperlink"/>
                    <w:noProof/>
                  </w:rPr>
                </w:rPrChange>
              </w:rPr>
              <w:instrText xml:space="preserve"> </w:instrText>
            </w:r>
            <w:r w:rsidRPr="00BC478C">
              <w:rPr>
                <w:rFonts w:ascii="Times New Roman" w:hAnsi="Times New Roman" w:cs="Times New Roman"/>
                <w:noProof/>
                <w:rPrChange w:id="427" w:author="Zachary Cappella" w:date="2023-09-30T10:50:00Z">
                  <w:rPr>
                    <w:noProof/>
                  </w:rPr>
                </w:rPrChange>
              </w:rPr>
              <w:instrText>HYPERLINK \l "_Toc146963442"</w:instrText>
            </w:r>
            <w:r w:rsidRPr="00BC478C">
              <w:rPr>
                <w:rStyle w:val="Hyperlink"/>
                <w:rFonts w:ascii="Times New Roman" w:hAnsi="Times New Roman" w:cs="Times New Roman"/>
                <w:noProof/>
                <w:rPrChange w:id="428"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429"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430" w:author="Zachary Cappella" w:date="2023-09-30T10:50:00Z">
                  <w:rPr>
                    <w:rStyle w:val="Hyperlink"/>
                    <w:b/>
                    <w:bCs/>
                    <w:noProof/>
                  </w:rPr>
                </w:rPrChange>
              </w:rPr>
              <w:t>3.1.7 Access the user login credential</w:t>
            </w:r>
            <w:r w:rsidRPr="00BC478C">
              <w:rPr>
                <w:rFonts w:ascii="Times New Roman" w:hAnsi="Times New Roman" w:cs="Times New Roman"/>
                <w:noProof/>
                <w:webHidden/>
                <w:rPrChange w:id="431" w:author="Zachary Cappella" w:date="2023-09-30T10:50:00Z">
                  <w:rPr>
                    <w:noProof/>
                    <w:webHidden/>
                  </w:rPr>
                </w:rPrChange>
              </w:rPr>
              <w:tab/>
            </w:r>
            <w:r w:rsidRPr="00BC478C">
              <w:rPr>
                <w:rFonts w:ascii="Times New Roman" w:hAnsi="Times New Roman" w:cs="Times New Roman"/>
                <w:noProof/>
                <w:webHidden/>
                <w:rPrChange w:id="432" w:author="Zachary Cappella" w:date="2023-09-30T10:50:00Z">
                  <w:rPr>
                    <w:noProof/>
                    <w:webHidden/>
                  </w:rPr>
                </w:rPrChange>
              </w:rPr>
              <w:fldChar w:fldCharType="begin"/>
            </w:r>
            <w:r w:rsidRPr="00BC478C">
              <w:rPr>
                <w:rFonts w:ascii="Times New Roman" w:hAnsi="Times New Roman" w:cs="Times New Roman"/>
                <w:noProof/>
                <w:webHidden/>
                <w:rPrChange w:id="433" w:author="Zachary Cappella" w:date="2023-09-30T10:50:00Z">
                  <w:rPr>
                    <w:noProof/>
                    <w:webHidden/>
                  </w:rPr>
                </w:rPrChange>
              </w:rPr>
              <w:instrText xml:space="preserve"> PAGEREF _Toc146963442 \h </w:instrText>
            </w:r>
          </w:ins>
          <w:r w:rsidRPr="004A6E44">
            <w:rPr>
              <w:rFonts w:ascii="Times New Roman" w:hAnsi="Times New Roman" w:cs="Times New Roman"/>
              <w:noProof/>
              <w:webHidden/>
            </w:rPr>
          </w:r>
          <w:r w:rsidRPr="00BC478C">
            <w:rPr>
              <w:rFonts w:ascii="Times New Roman" w:hAnsi="Times New Roman" w:cs="Times New Roman"/>
              <w:noProof/>
              <w:webHidden/>
              <w:rPrChange w:id="434" w:author="Zachary Cappella" w:date="2023-09-30T10:50:00Z">
                <w:rPr>
                  <w:noProof/>
                  <w:webHidden/>
                </w:rPr>
              </w:rPrChange>
            </w:rPr>
            <w:fldChar w:fldCharType="separate"/>
          </w:r>
          <w:ins w:id="435" w:author="Zachary Cappella" w:date="2023-09-30T10:50:00Z">
            <w:r w:rsidRPr="00BC478C">
              <w:rPr>
                <w:rFonts w:ascii="Times New Roman" w:hAnsi="Times New Roman" w:cs="Times New Roman"/>
                <w:noProof/>
                <w:webHidden/>
                <w:rPrChange w:id="436" w:author="Zachary Cappella" w:date="2023-09-30T10:50:00Z">
                  <w:rPr>
                    <w:noProof/>
                    <w:webHidden/>
                  </w:rPr>
                </w:rPrChange>
              </w:rPr>
              <w:t>26</w:t>
            </w:r>
            <w:r w:rsidRPr="00BC478C">
              <w:rPr>
                <w:rFonts w:ascii="Times New Roman" w:hAnsi="Times New Roman" w:cs="Times New Roman"/>
                <w:noProof/>
                <w:webHidden/>
                <w:rPrChange w:id="437" w:author="Zachary Cappella" w:date="2023-09-30T10:50:00Z">
                  <w:rPr>
                    <w:noProof/>
                    <w:webHidden/>
                  </w:rPr>
                </w:rPrChange>
              </w:rPr>
              <w:fldChar w:fldCharType="end"/>
            </w:r>
            <w:r w:rsidRPr="00BC478C">
              <w:rPr>
                <w:rStyle w:val="Hyperlink"/>
                <w:rFonts w:ascii="Times New Roman" w:hAnsi="Times New Roman" w:cs="Times New Roman"/>
                <w:noProof/>
                <w:rPrChange w:id="438" w:author="Zachary Cappella" w:date="2023-09-30T10:50:00Z">
                  <w:rPr>
                    <w:rStyle w:val="Hyperlink"/>
                    <w:noProof/>
                  </w:rPr>
                </w:rPrChange>
              </w:rPr>
              <w:fldChar w:fldCharType="end"/>
            </w:r>
          </w:ins>
        </w:p>
        <w:p w14:paraId="5ABA24DE" w14:textId="5C2F614D" w:rsidR="00BC478C" w:rsidRPr="00BC478C" w:rsidRDefault="00BC478C">
          <w:pPr>
            <w:pStyle w:val="TOC3"/>
            <w:tabs>
              <w:tab w:val="right" w:leader="dot" w:pos="9350"/>
            </w:tabs>
            <w:rPr>
              <w:ins w:id="439" w:author="Zachary Cappella" w:date="2023-09-30T10:50:00Z"/>
              <w:rFonts w:ascii="Times New Roman" w:eastAsiaTheme="minorEastAsia" w:hAnsi="Times New Roman" w:cs="Times New Roman"/>
              <w:i w:val="0"/>
              <w:iCs w:val="0"/>
              <w:noProof/>
              <w:kern w:val="2"/>
              <w:sz w:val="24"/>
              <w:szCs w:val="24"/>
              <w:rPrChange w:id="440" w:author="Zachary Cappella" w:date="2023-09-30T10:50:00Z">
                <w:rPr>
                  <w:ins w:id="441" w:author="Zachary Cappella" w:date="2023-09-30T10:50:00Z"/>
                  <w:rFonts w:eastAsiaTheme="minorEastAsia" w:cstheme="minorBidi"/>
                  <w:noProof/>
                  <w:kern w:val="2"/>
                  <w:sz w:val="24"/>
                  <w:szCs w:val="24"/>
                </w:rPr>
              </w:rPrChange>
            </w:rPr>
          </w:pPr>
          <w:ins w:id="442" w:author="Zachary Cappella" w:date="2023-09-30T10:50:00Z">
            <w:r w:rsidRPr="00BC478C">
              <w:rPr>
                <w:rStyle w:val="Hyperlink"/>
                <w:rFonts w:ascii="Times New Roman" w:hAnsi="Times New Roman" w:cs="Times New Roman"/>
                <w:noProof/>
                <w:rPrChange w:id="443" w:author="Zachary Cappella" w:date="2023-09-30T10:50:00Z">
                  <w:rPr>
                    <w:rStyle w:val="Hyperlink"/>
                    <w:noProof/>
                  </w:rPr>
                </w:rPrChange>
              </w:rPr>
              <w:fldChar w:fldCharType="begin"/>
            </w:r>
            <w:r w:rsidRPr="00BC478C">
              <w:rPr>
                <w:rStyle w:val="Hyperlink"/>
                <w:rFonts w:ascii="Times New Roman" w:hAnsi="Times New Roman" w:cs="Times New Roman"/>
                <w:noProof/>
                <w:rPrChange w:id="444" w:author="Zachary Cappella" w:date="2023-09-30T10:50:00Z">
                  <w:rPr>
                    <w:rStyle w:val="Hyperlink"/>
                    <w:noProof/>
                  </w:rPr>
                </w:rPrChange>
              </w:rPr>
              <w:instrText xml:space="preserve"> </w:instrText>
            </w:r>
            <w:r w:rsidRPr="00BC478C">
              <w:rPr>
                <w:rFonts w:ascii="Times New Roman" w:hAnsi="Times New Roman" w:cs="Times New Roman"/>
                <w:noProof/>
                <w:rPrChange w:id="445" w:author="Zachary Cappella" w:date="2023-09-30T10:50:00Z">
                  <w:rPr>
                    <w:noProof/>
                  </w:rPr>
                </w:rPrChange>
              </w:rPr>
              <w:instrText>HYPERLINK \l "_Toc146963443"</w:instrText>
            </w:r>
            <w:r w:rsidRPr="00BC478C">
              <w:rPr>
                <w:rStyle w:val="Hyperlink"/>
                <w:rFonts w:ascii="Times New Roman" w:hAnsi="Times New Roman" w:cs="Times New Roman"/>
                <w:noProof/>
                <w:rPrChange w:id="446"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447"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448" w:author="Zachary Cappella" w:date="2023-09-30T10:50:00Z">
                  <w:rPr>
                    <w:rStyle w:val="Hyperlink"/>
                    <w:b/>
                    <w:bCs/>
                    <w:noProof/>
                  </w:rPr>
                </w:rPrChange>
              </w:rPr>
              <w:t>3.1.8 User registration application</w:t>
            </w:r>
            <w:r w:rsidRPr="00BC478C">
              <w:rPr>
                <w:rFonts w:ascii="Times New Roman" w:hAnsi="Times New Roman" w:cs="Times New Roman"/>
                <w:noProof/>
                <w:webHidden/>
                <w:rPrChange w:id="449" w:author="Zachary Cappella" w:date="2023-09-30T10:50:00Z">
                  <w:rPr>
                    <w:noProof/>
                    <w:webHidden/>
                  </w:rPr>
                </w:rPrChange>
              </w:rPr>
              <w:tab/>
            </w:r>
            <w:r w:rsidRPr="00BC478C">
              <w:rPr>
                <w:rFonts w:ascii="Times New Roman" w:hAnsi="Times New Roman" w:cs="Times New Roman"/>
                <w:noProof/>
                <w:webHidden/>
                <w:rPrChange w:id="450" w:author="Zachary Cappella" w:date="2023-09-30T10:50:00Z">
                  <w:rPr>
                    <w:noProof/>
                    <w:webHidden/>
                  </w:rPr>
                </w:rPrChange>
              </w:rPr>
              <w:fldChar w:fldCharType="begin"/>
            </w:r>
            <w:r w:rsidRPr="00BC478C">
              <w:rPr>
                <w:rFonts w:ascii="Times New Roman" w:hAnsi="Times New Roman" w:cs="Times New Roman"/>
                <w:noProof/>
                <w:webHidden/>
                <w:rPrChange w:id="451" w:author="Zachary Cappella" w:date="2023-09-30T10:50:00Z">
                  <w:rPr>
                    <w:noProof/>
                    <w:webHidden/>
                  </w:rPr>
                </w:rPrChange>
              </w:rPr>
              <w:instrText xml:space="preserve"> PAGEREF _Toc146963443 \h </w:instrText>
            </w:r>
          </w:ins>
          <w:r w:rsidRPr="004A6E44">
            <w:rPr>
              <w:rFonts w:ascii="Times New Roman" w:hAnsi="Times New Roman" w:cs="Times New Roman"/>
              <w:noProof/>
              <w:webHidden/>
            </w:rPr>
          </w:r>
          <w:r w:rsidRPr="00BC478C">
            <w:rPr>
              <w:rFonts w:ascii="Times New Roman" w:hAnsi="Times New Roman" w:cs="Times New Roman"/>
              <w:noProof/>
              <w:webHidden/>
              <w:rPrChange w:id="452" w:author="Zachary Cappella" w:date="2023-09-30T10:50:00Z">
                <w:rPr>
                  <w:noProof/>
                  <w:webHidden/>
                </w:rPr>
              </w:rPrChange>
            </w:rPr>
            <w:fldChar w:fldCharType="separate"/>
          </w:r>
          <w:ins w:id="453" w:author="Zachary Cappella" w:date="2023-09-30T10:50:00Z">
            <w:r w:rsidRPr="00BC478C">
              <w:rPr>
                <w:rFonts w:ascii="Times New Roman" w:hAnsi="Times New Roman" w:cs="Times New Roman"/>
                <w:noProof/>
                <w:webHidden/>
                <w:rPrChange w:id="454" w:author="Zachary Cappella" w:date="2023-09-30T10:50:00Z">
                  <w:rPr>
                    <w:noProof/>
                    <w:webHidden/>
                  </w:rPr>
                </w:rPrChange>
              </w:rPr>
              <w:t>28</w:t>
            </w:r>
            <w:r w:rsidRPr="00BC478C">
              <w:rPr>
                <w:rFonts w:ascii="Times New Roman" w:hAnsi="Times New Roman" w:cs="Times New Roman"/>
                <w:noProof/>
                <w:webHidden/>
                <w:rPrChange w:id="455" w:author="Zachary Cappella" w:date="2023-09-30T10:50:00Z">
                  <w:rPr>
                    <w:noProof/>
                    <w:webHidden/>
                  </w:rPr>
                </w:rPrChange>
              </w:rPr>
              <w:fldChar w:fldCharType="end"/>
            </w:r>
            <w:r w:rsidRPr="00BC478C">
              <w:rPr>
                <w:rStyle w:val="Hyperlink"/>
                <w:rFonts w:ascii="Times New Roman" w:hAnsi="Times New Roman" w:cs="Times New Roman"/>
                <w:noProof/>
                <w:rPrChange w:id="456" w:author="Zachary Cappella" w:date="2023-09-30T10:50:00Z">
                  <w:rPr>
                    <w:rStyle w:val="Hyperlink"/>
                    <w:noProof/>
                  </w:rPr>
                </w:rPrChange>
              </w:rPr>
              <w:fldChar w:fldCharType="end"/>
            </w:r>
          </w:ins>
        </w:p>
        <w:p w14:paraId="32252F44" w14:textId="2BFF4058" w:rsidR="00BC478C" w:rsidRPr="00BC478C" w:rsidRDefault="00BC478C">
          <w:pPr>
            <w:pStyle w:val="TOC3"/>
            <w:tabs>
              <w:tab w:val="right" w:leader="dot" w:pos="9350"/>
            </w:tabs>
            <w:rPr>
              <w:ins w:id="457" w:author="Zachary Cappella" w:date="2023-09-30T10:50:00Z"/>
              <w:rFonts w:ascii="Times New Roman" w:eastAsiaTheme="minorEastAsia" w:hAnsi="Times New Roman" w:cs="Times New Roman"/>
              <w:i w:val="0"/>
              <w:iCs w:val="0"/>
              <w:noProof/>
              <w:kern w:val="2"/>
              <w:sz w:val="24"/>
              <w:szCs w:val="24"/>
              <w:rPrChange w:id="458" w:author="Zachary Cappella" w:date="2023-09-30T10:50:00Z">
                <w:rPr>
                  <w:ins w:id="459" w:author="Zachary Cappella" w:date="2023-09-30T10:50:00Z"/>
                  <w:rFonts w:eastAsiaTheme="minorEastAsia" w:cstheme="minorBidi"/>
                  <w:noProof/>
                  <w:kern w:val="2"/>
                  <w:sz w:val="24"/>
                  <w:szCs w:val="24"/>
                </w:rPr>
              </w:rPrChange>
            </w:rPr>
          </w:pPr>
          <w:ins w:id="460" w:author="Zachary Cappella" w:date="2023-09-30T10:50:00Z">
            <w:r w:rsidRPr="00BC478C">
              <w:rPr>
                <w:rStyle w:val="Hyperlink"/>
                <w:rFonts w:ascii="Times New Roman" w:hAnsi="Times New Roman" w:cs="Times New Roman"/>
                <w:noProof/>
                <w:rPrChange w:id="461" w:author="Zachary Cappella" w:date="2023-09-30T10:50:00Z">
                  <w:rPr>
                    <w:rStyle w:val="Hyperlink"/>
                    <w:noProof/>
                  </w:rPr>
                </w:rPrChange>
              </w:rPr>
              <w:fldChar w:fldCharType="begin"/>
            </w:r>
            <w:r w:rsidRPr="00BC478C">
              <w:rPr>
                <w:rStyle w:val="Hyperlink"/>
                <w:rFonts w:ascii="Times New Roman" w:hAnsi="Times New Roman" w:cs="Times New Roman"/>
                <w:noProof/>
                <w:rPrChange w:id="462" w:author="Zachary Cappella" w:date="2023-09-30T10:50:00Z">
                  <w:rPr>
                    <w:rStyle w:val="Hyperlink"/>
                    <w:noProof/>
                  </w:rPr>
                </w:rPrChange>
              </w:rPr>
              <w:instrText xml:space="preserve"> </w:instrText>
            </w:r>
            <w:r w:rsidRPr="00BC478C">
              <w:rPr>
                <w:rFonts w:ascii="Times New Roman" w:hAnsi="Times New Roman" w:cs="Times New Roman"/>
                <w:noProof/>
                <w:rPrChange w:id="463" w:author="Zachary Cappella" w:date="2023-09-30T10:50:00Z">
                  <w:rPr>
                    <w:noProof/>
                  </w:rPr>
                </w:rPrChange>
              </w:rPr>
              <w:instrText>HYPERLINK \l "_Toc146963444"</w:instrText>
            </w:r>
            <w:r w:rsidRPr="00BC478C">
              <w:rPr>
                <w:rStyle w:val="Hyperlink"/>
                <w:rFonts w:ascii="Times New Roman" w:hAnsi="Times New Roman" w:cs="Times New Roman"/>
                <w:noProof/>
                <w:rPrChange w:id="464"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465"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466" w:author="Zachary Cappella" w:date="2023-09-30T10:50:00Z">
                  <w:rPr>
                    <w:rStyle w:val="Hyperlink"/>
                    <w:b/>
                    <w:bCs/>
                    <w:noProof/>
                  </w:rPr>
                </w:rPrChange>
              </w:rPr>
              <w:t>3.1.9 View or modify the user's registration</w:t>
            </w:r>
            <w:r w:rsidRPr="00BC478C">
              <w:rPr>
                <w:rFonts w:ascii="Times New Roman" w:hAnsi="Times New Roman" w:cs="Times New Roman"/>
                <w:noProof/>
                <w:webHidden/>
                <w:rPrChange w:id="467" w:author="Zachary Cappella" w:date="2023-09-30T10:50:00Z">
                  <w:rPr>
                    <w:noProof/>
                    <w:webHidden/>
                  </w:rPr>
                </w:rPrChange>
              </w:rPr>
              <w:tab/>
            </w:r>
            <w:r w:rsidRPr="00BC478C">
              <w:rPr>
                <w:rFonts w:ascii="Times New Roman" w:hAnsi="Times New Roman" w:cs="Times New Roman"/>
                <w:noProof/>
                <w:webHidden/>
                <w:rPrChange w:id="468" w:author="Zachary Cappella" w:date="2023-09-30T10:50:00Z">
                  <w:rPr>
                    <w:noProof/>
                    <w:webHidden/>
                  </w:rPr>
                </w:rPrChange>
              </w:rPr>
              <w:fldChar w:fldCharType="begin"/>
            </w:r>
            <w:r w:rsidRPr="00BC478C">
              <w:rPr>
                <w:rFonts w:ascii="Times New Roman" w:hAnsi="Times New Roman" w:cs="Times New Roman"/>
                <w:noProof/>
                <w:webHidden/>
                <w:rPrChange w:id="469" w:author="Zachary Cappella" w:date="2023-09-30T10:50:00Z">
                  <w:rPr>
                    <w:noProof/>
                    <w:webHidden/>
                  </w:rPr>
                </w:rPrChange>
              </w:rPr>
              <w:instrText xml:space="preserve"> PAGEREF _Toc146963444 \h </w:instrText>
            </w:r>
          </w:ins>
          <w:r w:rsidRPr="004A6E44">
            <w:rPr>
              <w:rFonts w:ascii="Times New Roman" w:hAnsi="Times New Roman" w:cs="Times New Roman"/>
              <w:noProof/>
              <w:webHidden/>
            </w:rPr>
          </w:r>
          <w:r w:rsidRPr="00BC478C">
            <w:rPr>
              <w:rFonts w:ascii="Times New Roman" w:hAnsi="Times New Roman" w:cs="Times New Roman"/>
              <w:noProof/>
              <w:webHidden/>
              <w:rPrChange w:id="470" w:author="Zachary Cappella" w:date="2023-09-30T10:50:00Z">
                <w:rPr>
                  <w:noProof/>
                  <w:webHidden/>
                </w:rPr>
              </w:rPrChange>
            </w:rPr>
            <w:fldChar w:fldCharType="separate"/>
          </w:r>
          <w:ins w:id="471" w:author="Zachary Cappella" w:date="2023-09-30T10:50:00Z">
            <w:r w:rsidRPr="00BC478C">
              <w:rPr>
                <w:rFonts w:ascii="Times New Roman" w:hAnsi="Times New Roman" w:cs="Times New Roman"/>
                <w:noProof/>
                <w:webHidden/>
                <w:rPrChange w:id="472" w:author="Zachary Cappella" w:date="2023-09-30T10:50:00Z">
                  <w:rPr>
                    <w:noProof/>
                    <w:webHidden/>
                  </w:rPr>
                </w:rPrChange>
              </w:rPr>
              <w:t>31</w:t>
            </w:r>
            <w:r w:rsidRPr="00BC478C">
              <w:rPr>
                <w:rFonts w:ascii="Times New Roman" w:hAnsi="Times New Roman" w:cs="Times New Roman"/>
                <w:noProof/>
                <w:webHidden/>
                <w:rPrChange w:id="473" w:author="Zachary Cappella" w:date="2023-09-30T10:50:00Z">
                  <w:rPr>
                    <w:noProof/>
                    <w:webHidden/>
                  </w:rPr>
                </w:rPrChange>
              </w:rPr>
              <w:fldChar w:fldCharType="end"/>
            </w:r>
            <w:r w:rsidRPr="00BC478C">
              <w:rPr>
                <w:rStyle w:val="Hyperlink"/>
                <w:rFonts w:ascii="Times New Roman" w:hAnsi="Times New Roman" w:cs="Times New Roman"/>
                <w:noProof/>
                <w:rPrChange w:id="474" w:author="Zachary Cappella" w:date="2023-09-30T10:50:00Z">
                  <w:rPr>
                    <w:rStyle w:val="Hyperlink"/>
                    <w:noProof/>
                  </w:rPr>
                </w:rPrChange>
              </w:rPr>
              <w:fldChar w:fldCharType="end"/>
            </w:r>
          </w:ins>
        </w:p>
        <w:p w14:paraId="57931CA4" w14:textId="07D0937E" w:rsidR="00BC478C" w:rsidRPr="00BC478C" w:rsidRDefault="00BC478C">
          <w:pPr>
            <w:pStyle w:val="TOC3"/>
            <w:tabs>
              <w:tab w:val="right" w:leader="dot" w:pos="9350"/>
            </w:tabs>
            <w:rPr>
              <w:ins w:id="475" w:author="Zachary Cappella" w:date="2023-09-30T10:50:00Z"/>
              <w:rFonts w:ascii="Times New Roman" w:eastAsiaTheme="minorEastAsia" w:hAnsi="Times New Roman" w:cs="Times New Roman"/>
              <w:i w:val="0"/>
              <w:iCs w:val="0"/>
              <w:noProof/>
              <w:kern w:val="2"/>
              <w:sz w:val="24"/>
              <w:szCs w:val="24"/>
              <w:rPrChange w:id="476" w:author="Zachary Cappella" w:date="2023-09-30T10:50:00Z">
                <w:rPr>
                  <w:ins w:id="477" w:author="Zachary Cappella" w:date="2023-09-30T10:50:00Z"/>
                  <w:rFonts w:eastAsiaTheme="minorEastAsia" w:cstheme="minorBidi"/>
                  <w:noProof/>
                  <w:kern w:val="2"/>
                  <w:sz w:val="24"/>
                  <w:szCs w:val="24"/>
                </w:rPr>
              </w:rPrChange>
            </w:rPr>
          </w:pPr>
          <w:ins w:id="478" w:author="Zachary Cappella" w:date="2023-09-30T10:50:00Z">
            <w:r w:rsidRPr="00BC478C">
              <w:rPr>
                <w:rStyle w:val="Hyperlink"/>
                <w:rFonts w:ascii="Times New Roman" w:hAnsi="Times New Roman" w:cs="Times New Roman"/>
                <w:noProof/>
                <w:rPrChange w:id="479" w:author="Zachary Cappella" w:date="2023-09-30T10:50:00Z">
                  <w:rPr>
                    <w:rStyle w:val="Hyperlink"/>
                    <w:noProof/>
                  </w:rPr>
                </w:rPrChange>
              </w:rPr>
              <w:fldChar w:fldCharType="begin"/>
            </w:r>
            <w:r w:rsidRPr="00BC478C">
              <w:rPr>
                <w:rStyle w:val="Hyperlink"/>
                <w:rFonts w:ascii="Times New Roman" w:hAnsi="Times New Roman" w:cs="Times New Roman"/>
                <w:noProof/>
                <w:rPrChange w:id="480" w:author="Zachary Cappella" w:date="2023-09-30T10:50:00Z">
                  <w:rPr>
                    <w:rStyle w:val="Hyperlink"/>
                    <w:noProof/>
                  </w:rPr>
                </w:rPrChange>
              </w:rPr>
              <w:instrText xml:space="preserve"> </w:instrText>
            </w:r>
            <w:r w:rsidRPr="00BC478C">
              <w:rPr>
                <w:rFonts w:ascii="Times New Roman" w:hAnsi="Times New Roman" w:cs="Times New Roman"/>
                <w:noProof/>
                <w:rPrChange w:id="481" w:author="Zachary Cappella" w:date="2023-09-30T10:50:00Z">
                  <w:rPr>
                    <w:noProof/>
                  </w:rPr>
                </w:rPrChange>
              </w:rPr>
              <w:instrText>HYPERLINK \l "_Toc146963445"</w:instrText>
            </w:r>
            <w:r w:rsidRPr="00BC478C">
              <w:rPr>
                <w:rStyle w:val="Hyperlink"/>
                <w:rFonts w:ascii="Times New Roman" w:hAnsi="Times New Roman" w:cs="Times New Roman"/>
                <w:noProof/>
                <w:rPrChange w:id="482"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483"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484" w:author="Zachary Cappella" w:date="2023-09-30T10:50:00Z">
                  <w:rPr>
                    <w:rStyle w:val="Hyperlink"/>
                    <w:b/>
                    <w:bCs/>
                    <w:noProof/>
                  </w:rPr>
                </w:rPrChange>
              </w:rPr>
              <w:t>3.1.10 Utilize the guided tour</w:t>
            </w:r>
            <w:r w:rsidRPr="00BC478C">
              <w:rPr>
                <w:rFonts w:ascii="Times New Roman" w:hAnsi="Times New Roman" w:cs="Times New Roman"/>
                <w:noProof/>
                <w:webHidden/>
                <w:rPrChange w:id="485" w:author="Zachary Cappella" w:date="2023-09-30T10:50:00Z">
                  <w:rPr>
                    <w:noProof/>
                    <w:webHidden/>
                  </w:rPr>
                </w:rPrChange>
              </w:rPr>
              <w:tab/>
            </w:r>
            <w:r w:rsidRPr="00BC478C">
              <w:rPr>
                <w:rFonts w:ascii="Times New Roman" w:hAnsi="Times New Roman" w:cs="Times New Roman"/>
                <w:noProof/>
                <w:webHidden/>
                <w:rPrChange w:id="486" w:author="Zachary Cappella" w:date="2023-09-30T10:50:00Z">
                  <w:rPr>
                    <w:noProof/>
                    <w:webHidden/>
                  </w:rPr>
                </w:rPrChange>
              </w:rPr>
              <w:fldChar w:fldCharType="begin"/>
            </w:r>
            <w:r w:rsidRPr="00BC478C">
              <w:rPr>
                <w:rFonts w:ascii="Times New Roman" w:hAnsi="Times New Roman" w:cs="Times New Roman"/>
                <w:noProof/>
                <w:webHidden/>
                <w:rPrChange w:id="487" w:author="Zachary Cappella" w:date="2023-09-30T10:50:00Z">
                  <w:rPr>
                    <w:noProof/>
                    <w:webHidden/>
                  </w:rPr>
                </w:rPrChange>
              </w:rPr>
              <w:instrText xml:space="preserve"> PAGEREF _Toc146963445 \h </w:instrText>
            </w:r>
          </w:ins>
          <w:r w:rsidRPr="004A6E44">
            <w:rPr>
              <w:rFonts w:ascii="Times New Roman" w:hAnsi="Times New Roman" w:cs="Times New Roman"/>
              <w:noProof/>
              <w:webHidden/>
            </w:rPr>
          </w:r>
          <w:r w:rsidRPr="00BC478C">
            <w:rPr>
              <w:rFonts w:ascii="Times New Roman" w:hAnsi="Times New Roman" w:cs="Times New Roman"/>
              <w:noProof/>
              <w:webHidden/>
              <w:rPrChange w:id="488" w:author="Zachary Cappella" w:date="2023-09-30T10:50:00Z">
                <w:rPr>
                  <w:noProof/>
                  <w:webHidden/>
                </w:rPr>
              </w:rPrChange>
            </w:rPr>
            <w:fldChar w:fldCharType="separate"/>
          </w:r>
          <w:ins w:id="489" w:author="Zachary Cappella" w:date="2023-09-30T10:50:00Z">
            <w:r w:rsidRPr="00BC478C">
              <w:rPr>
                <w:rFonts w:ascii="Times New Roman" w:hAnsi="Times New Roman" w:cs="Times New Roman"/>
                <w:noProof/>
                <w:webHidden/>
                <w:rPrChange w:id="490" w:author="Zachary Cappella" w:date="2023-09-30T10:50:00Z">
                  <w:rPr>
                    <w:noProof/>
                    <w:webHidden/>
                  </w:rPr>
                </w:rPrChange>
              </w:rPr>
              <w:t>36</w:t>
            </w:r>
            <w:r w:rsidRPr="00BC478C">
              <w:rPr>
                <w:rFonts w:ascii="Times New Roman" w:hAnsi="Times New Roman" w:cs="Times New Roman"/>
                <w:noProof/>
                <w:webHidden/>
                <w:rPrChange w:id="491" w:author="Zachary Cappella" w:date="2023-09-30T10:50:00Z">
                  <w:rPr>
                    <w:noProof/>
                    <w:webHidden/>
                  </w:rPr>
                </w:rPrChange>
              </w:rPr>
              <w:fldChar w:fldCharType="end"/>
            </w:r>
            <w:r w:rsidRPr="00BC478C">
              <w:rPr>
                <w:rStyle w:val="Hyperlink"/>
                <w:rFonts w:ascii="Times New Roman" w:hAnsi="Times New Roman" w:cs="Times New Roman"/>
                <w:noProof/>
                <w:rPrChange w:id="492" w:author="Zachary Cappella" w:date="2023-09-30T10:50:00Z">
                  <w:rPr>
                    <w:rStyle w:val="Hyperlink"/>
                    <w:noProof/>
                  </w:rPr>
                </w:rPrChange>
              </w:rPr>
              <w:fldChar w:fldCharType="end"/>
            </w:r>
          </w:ins>
        </w:p>
        <w:p w14:paraId="41BEB0B8" w14:textId="329E3DFE" w:rsidR="00BC478C" w:rsidRPr="00BC478C" w:rsidRDefault="00BC478C">
          <w:pPr>
            <w:pStyle w:val="TOC2"/>
            <w:tabs>
              <w:tab w:val="right" w:leader="dot" w:pos="9350"/>
            </w:tabs>
            <w:rPr>
              <w:ins w:id="493" w:author="Zachary Cappella" w:date="2023-09-30T10:50:00Z"/>
              <w:rFonts w:ascii="Times New Roman" w:eastAsiaTheme="minorEastAsia" w:hAnsi="Times New Roman" w:cs="Times New Roman"/>
              <w:smallCaps w:val="0"/>
              <w:noProof/>
              <w:kern w:val="2"/>
              <w:sz w:val="24"/>
              <w:szCs w:val="24"/>
              <w:rPrChange w:id="494" w:author="Zachary Cappella" w:date="2023-09-30T10:50:00Z">
                <w:rPr>
                  <w:ins w:id="495" w:author="Zachary Cappella" w:date="2023-09-30T10:50:00Z"/>
                  <w:rFonts w:eastAsiaTheme="minorEastAsia" w:cstheme="minorBidi"/>
                  <w:noProof/>
                  <w:kern w:val="2"/>
                  <w:sz w:val="24"/>
                  <w:szCs w:val="24"/>
                </w:rPr>
              </w:rPrChange>
            </w:rPr>
          </w:pPr>
          <w:ins w:id="496" w:author="Zachary Cappella" w:date="2023-09-30T10:50:00Z">
            <w:r w:rsidRPr="00BC478C">
              <w:rPr>
                <w:rStyle w:val="Hyperlink"/>
                <w:rFonts w:ascii="Times New Roman" w:hAnsi="Times New Roman" w:cs="Times New Roman"/>
                <w:noProof/>
                <w:rPrChange w:id="497" w:author="Zachary Cappella" w:date="2023-09-30T10:50:00Z">
                  <w:rPr>
                    <w:rStyle w:val="Hyperlink"/>
                    <w:noProof/>
                  </w:rPr>
                </w:rPrChange>
              </w:rPr>
              <w:fldChar w:fldCharType="begin"/>
            </w:r>
            <w:r w:rsidRPr="00BC478C">
              <w:rPr>
                <w:rStyle w:val="Hyperlink"/>
                <w:rFonts w:ascii="Times New Roman" w:hAnsi="Times New Roman" w:cs="Times New Roman"/>
                <w:noProof/>
                <w:rPrChange w:id="498" w:author="Zachary Cappella" w:date="2023-09-30T10:50:00Z">
                  <w:rPr>
                    <w:rStyle w:val="Hyperlink"/>
                    <w:noProof/>
                  </w:rPr>
                </w:rPrChange>
              </w:rPr>
              <w:instrText xml:space="preserve"> </w:instrText>
            </w:r>
            <w:r w:rsidRPr="00BC478C">
              <w:rPr>
                <w:rFonts w:ascii="Times New Roman" w:hAnsi="Times New Roman" w:cs="Times New Roman"/>
                <w:noProof/>
                <w:rPrChange w:id="499" w:author="Zachary Cappella" w:date="2023-09-30T10:50:00Z">
                  <w:rPr>
                    <w:noProof/>
                  </w:rPr>
                </w:rPrChange>
              </w:rPr>
              <w:instrText>HYPERLINK \l "_Toc146963446"</w:instrText>
            </w:r>
            <w:r w:rsidRPr="00BC478C">
              <w:rPr>
                <w:rStyle w:val="Hyperlink"/>
                <w:rFonts w:ascii="Times New Roman" w:hAnsi="Times New Roman" w:cs="Times New Roman"/>
                <w:noProof/>
                <w:rPrChange w:id="500"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501"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502" w:author="Zachary Cappella" w:date="2023-09-30T10:50:00Z">
                  <w:rPr>
                    <w:rStyle w:val="Hyperlink"/>
                    <w:noProof/>
                  </w:rPr>
                </w:rPrChange>
              </w:rPr>
              <w:t>3.2.  Supplementary Requirements</w:t>
            </w:r>
            <w:r w:rsidRPr="00BC478C">
              <w:rPr>
                <w:rFonts w:ascii="Times New Roman" w:hAnsi="Times New Roman" w:cs="Times New Roman"/>
                <w:noProof/>
                <w:webHidden/>
                <w:rPrChange w:id="503" w:author="Zachary Cappella" w:date="2023-09-30T10:50:00Z">
                  <w:rPr>
                    <w:noProof/>
                    <w:webHidden/>
                  </w:rPr>
                </w:rPrChange>
              </w:rPr>
              <w:tab/>
            </w:r>
            <w:r w:rsidRPr="00BC478C">
              <w:rPr>
                <w:rFonts w:ascii="Times New Roman" w:hAnsi="Times New Roman" w:cs="Times New Roman"/>
                <w:noProof/>
                <w:webHidden/>
                <w:rPrChange w:id="504" w:author="Zachary Cappella" w:date="2023-09-30T10:50:00Z">
                  <w:rPr>
                    <w:noProof/>
                    <w:webHidden/>
                  </w:rPr>
                </w:rPrChange>
              </w:rPr>
              <w:fldChar w:fldCharType="begin"/>
            </w:r>
            <w:r w:rsidRPr="00BC478C">
              <w:rPr>
                <w:rFonts w:ascii="Times New Roman" w:hAnsi="Times New Roman" w:cs="Times New Roman"/>
                <w:noProof/>
                <w:webHidden/>
                <w:rPrChange w:id="505" w:author="Zachary Cappella" w:date="2023-09-30T10:50:00Z">
                  <w:rPr>
                    <w:noProof/>
                    <w:webHidden/>
                  </w:rPr>
                </w:rPrChange>
              </w:rPr>
              <w:instrText xml:space="preserve"> PAGEREF _Toc146963446 \h </w:instrText>
            </w:r>
          </w:ins>
          <w:r w:rsidRPr="004A6E44">
            <w:rPr>
              <w:rFonts w:ascii="Times New Roman" w:hAnsi="Times New Roman" w:cs="Times New Roman"/>
              <w:noProof/>
              <w:webHidden/>
            </w:rPr>
          </w:r>
          <w:r w:rsidRPr="00BC478C">
            <w:rPr>
              <w:rFonts w:ascii="Times New Roman" w:hAnsi="Times New Roman" w:cs="Times New Roman"/>
              <w:noProof/>
              <w:webHidden/>
              <w:rPrChange w:id="506" w:author="Zachary Cappella" w:date="2023-09-30T10:50:00Z">
                <w:rPr>
                  <w:noProof/>
                  <w:webHidden/>
                </w:rPr>
              </w:rPrChange>
            </w:rPr>
            <w:fldChar w:fldCharType="separate"/>
          </w:r>
          <w:ins w:id="507" w:author="Zachary Cappella" w:date="2023-09-30T10:50:00Z">
            <w:r w:rsidRPr="00BC478C">
              <w:rPr>
                <w:rFonts w:ascii="Times New Roman" w:hAnsi="Times New Roman" w:cs="Times New Roman"/>
                <w:noProof/>
                <w:webHidden/>
                <w:rPrChange w:id="508" w:author="Zachary Cappella" w:date="2023-09-30T10:50:00Z">
                  <w:rPr>
                    <w:noProof/>
                    <w:webHidden/>
                  </w:rPr>
                </w:rPrChange>
              </w:rPr>
              <w:t>40</w:t>
            </w:r>
            <w:r w:rsidRPr="00BC478C">
              <w:rPr>
                <w:rFonts w:ascii="Times New Roman" w:hAnsi="Times New Roman" w:cs="Times New Roman"/>
                <w:noProof/>
                <w:webHidden/>
                <w:rPrChange w:id="509" w:author="Zachary Cappella" w:date="2023-09-30T10:50:00Z">
                  <w:rPr>
                    <w:noProof/>
                    <w:webHidden/>
                  </w:rPr>
                </w:rPrChange>
              </w:rPr>
              <w:fldChar w:fldCharType="end"/>
            </w:r>
            <w:r w:rsidRPr="00BC478C">
              <w:rPr>
                <w:rStyle w:val="Hyperlink"/>
                <w:rFonts w:ascii="Times New Roman" w:hAnsi="Times New Roman" w:cs="Times New Roman"/>
                <w:noProof/>
                <w:rPrChange w:id="510" w:author="Zachary Cappella" w:date="2023-09-30T10:50:00Z">
                  <w:rPr>
                    <w:rStyle w:val="Hyperlink"/>
                    <w:noProof/>
                  </w:rPr>
                </w:rPrChange>
              </w:rPr>
              <w:fldChar w:fldCharType="end"/>
            </w:r>
          </w:ins>
        </w:p>
        <w:p w14:paraId="4B8E6752" w14:textId="746A38E1" w:rsidR="00BC478C" w:rsidRPr="00BC478C" w:rsidRDefault="00BC478C">
          <w:pPr>
            <w:pStyle w:val="TOC3"/>
            <w:tabs>
              <w:tab w:val="right" w:leader="dot" w:pos="9350"/>
            </w:tabs>
            <w:rPr>
              <w:ins w:id="511" w:author="Zachary Cappella" w:date="2023-09-30T10:50:00Z"/>
              <w:rFonts w:ascii="Times New Roman" w:eastAsiaTheme="minorEastAsia" w:hAnsi="Times New Roman" w:cs="Times New Roman"/>
              <w:i w:val="0"/>
              <w:iCs w:val="0"/>
              <w:noProof/>
              <w:kern w:val="2"/>
              <w:sz w:val="24"/>
              <w:szCs w:val="24"/>
              <w:rPrChange w:id="512" w:author="Zachary Cappella" w:date="2023-09-30T10:50:00Z">
                <w:rPr>
                  <w:ins w:id="513" w:author="Zachary Cappella" w:date="2023-09-30T10:50:00Z"/>
                  <w:rFonts w:eastAsiaTheme="minorEastAsia" w:cstheme="minorBidi"/>
                  <w:noProof/>
                  <w:kern w:val="2"/>
                  <w:sz w:val="24"/>
                  <w:szCs w:val="24"/>
                </w:rPr>
              </w:rPrChange>
            </w:rPr>
          </w:pPr>
          <w:ins w:id="514" w:author="Zachary Cappella" w:date="2023-09-30T10:50:00Z">
            <w:r w:rsidRPr="00BC478C">
              <w:rPr>
                <w:rStyle w:val="Hyperlink"/>
                <w:rFonts w:ascii="Times New Roman" w:hAnsi="Times New Roman" w:cs="Times New Roman"/>
                <w:noProof/>
                <w:rPrChange w:id="515" w:author="Zachary Cappella" w:date="2023-09-30T10:50:00Z">
                  <w:rPr>
                    <w:rStyle w:val="Hyperlink"/>
                    <w:noProof/>
                  </w:rPr>
                </w:rPrChange>
              </w:rPr>
              <w:fldChar w:fldCharType="begin"/>
            </w:r>
            <w:r w:rsidRPr="00BC478C">
              <w:rPr>
                <w:rStyle w:val="Hyperlink"/>
                <w:rFonts w:ascii="Times New Roman" w:hAnsi="Times New Roman" w:cs="Times New Roman"/>
                <w:noProof/>
                <w:rPrChange w:id="516" w:author="Zachary Cappella" w:date="2023-09-30T10:50:00Z">
                  <w:rPr>
                    <w:rStyle w:val="Hyperlink"/>
                    <w:noProof/>
                  </w:rPr>
                </w:rPrChange>
              </w:rPr>
              <w:instrText xml:space="preserve"> </w:instrText>
            </w:r>
            <w:r w:rsidRPr="00BC478C">
              <w:rPr>
                <w:rFonts w:ascii="Times New Roman" w:hAnsi="Times New Roman" w:cs="Times New Roman"/>
                <w:noProof/>
                <w:rPrChange w:id="517" w:author="Zachary Cappella" w:date="2023-09-30T10:50:00Z">
                  <w:rPr>
                    <w:noProof/>
                  </w:rPr>
                </w:rPrChange>
              </w:rPr>
              <w:instrText>HYPERLINK \l "_Toc146963447"</w:instrText>
            </w:r>
            <w:r w:rsidRPr="00BC478C">
              <w:rPr>
                <w:rStyle w:val="Hyperlink"/>
                <w:rFonts w:ascii="Times New Roman" w:hAnsi="Times New Roman" w:cs="Times New Roman"/>
                <w:noProof/>
                <w:rPrChange w:id="518"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519"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520" w:author="Zachary Cappella" w:date="2023-09-30T10:50:00Z">
                  <w:rPr>
                    <w:rStyle w:val="Hyperlink"/>
                    <w:b/>
                    <w:bCs/>
                    <w:noProof/>
                  </w:rPr>
                </w:rPrChange>
              </w:rPr>
              <w:t>3.2.1 Accessibility</w:t>
            </w:r>
            <w:r w:rsidRPr="00BC478C">
              <w:rPr>
                <w:rFonts w:ascii="Times New Roman" w:hAnsi="Times New Roman" w:cs="Times New Roman"/>
                <w:noProof/>
                <w:webHidden/>
                <w:rPrChange w:id="521" w:author="Zachary Cappella" w:date="2023-09-30T10:50:00Z">
                  <w:rPr>
                    <w:noProof/>
                    <w:webHidden/>
                  </w:rPr>
                </w:rPrChange>
              </w:rPr>
              <w:tab/>
            </w:r>
            <w:r w:rsidRPr="00BC478C">
              <w:rPr>
                <w:rFonts w:ascii="Times New Roman" w:hAnsi="Times New Roman" w:cs="Times New Roman"/>
                <w:noProof/>
                <w:webHidden/>
                <w:rPrChange w:id="522" w:author="Zachary Cappella" w:date="2023-09-30T10:50:00Z">
                  <w:rPr>
                    <w:noProof/>
                    <w:webHidden/>
                  </w:rPr>
                </w:rPrChange>
              </w:rPr>
              <w:fldChar w:fldCharType="begin"/>
            </w:r>
            <w:r w:rsidRPr="00BC478C">
              <w:rPr>
                <w:rFonts w:ascii="Times New Roman" w:hAnsi="Times New Roman" w:cs="Times New Roman"/>
                <w:noProof/>
                <w:webHidden/>
                <w:rPrChange w:id="523" w:author="Zachary Cappella" w:date="2023-09-30T10:50:00Z">
                  <w:rPr>
                    <w:noProof/>
                    <w:webHidden/>
                  </w:rPr>
                </w:rPrChange>
              </w:rPr>
              <w:instrText xml:space="preserve"> PAGEREF _Toc146963447 \h </w:instrText>
            </w:r>
          </w:ins>
          <w:r w:rsidRPr="004A6E44">
            <w:rPr>
              <w:rFonts w:ascii="Times New Roman" w:hAnsi="Times New Roman" w:cs="Times New Roman"/>
              <w:noProof/>
              <w:webHidden/>
            </w:rPr>
          </w:r>
          <w:r w:rsidRPr="00BC478C">
            <w:rPr>
              <w:rFonts w:ascii="Times New Roman" w:hAnsi="Times New Roman" w:cs="Times New Roman"/>
              <w:noProof/>
              <w:webHidden/>
              <w:rPrChange w:id="524" w:author="Zachary Cappella" w:date="2023-09-30T10:50:00Z">
                <w:rPr>
                  <w:noProof/>
                  <w:webHidden/>
                </w:rPr>
              </w:rPrChange>
            </w:rPr>
            <w:fldChar w:fldCharType="separate"/>
          </w:r>
          <w:ins w:id="525" w:author="Zachary Cappella" w:date="2023-09-30T10:50:00Z">
            <w:r w:rsidRPr="00BC478C">
              <w:rPr>
                <w:rFonts w:ascii="Times New Roman" w:hAnsi="Times New Roman" w:cs="Times New Roman"/>
                <w:noProof/>
                <w:webHidden/>
                <w:rPrChange w:id="526" w:author="Zachary Cappella" w:date="2023-09-30T10:50:00Z">
                  <w:rPr>
                    <w:noProof/>
                    <w:webHidden/>
                  </w:rPr>
                </w:rPrChange>
              </w:rPr>
              <w:t>40</w:t>
            </w:r>
            <w:r w:rsidRPr="00BC478C">
              <w:rPr>
                <w:rFonts w:ascii="Times New Roman" w:hAnsi="Times New Roman" w:cs="Times New Roman"/>
                <w:noProof/>
                <w:webHidden/>
                <w:rPrChange w:id="527" w:author="Zachary Cappella" w:date="2023-09-30T10:50:00Z">
                  <w:rPr>
                    <w:noProof/>
                    <w:webHidden/>
                  </w:rPr>
                </w:rPrChange>
              </w:rPr>
              <w:fldChar w:fldCharType="end"/>
            </w:r>
            <w:r w:rsidRPr="00BC478C">
              <w:rPr>
                <w:rStyle w:val="Hyperlink"/>
                <w:rFonts w:ascii="Times New Roman" w:hAnsi="Times New Roman" w:cs="Times New Roman"/>
                <w:noProof/>
                <w:rPrChange w:id="528" w:author="Zachary Cappella" w:date="2023-09-30T10:50:00Z">
                  <w:rPr>
                    <w:rStyle w:val="Hyperlink"/>
                    <w:noProof/>
                  </w:rPr>
                </w:rPrChange>
              </w:rPr>
              <w:fldChar w:fldCharType="end"/>
            </w:r>
          </w:ins>
        </w:p>
        <w:p w14:paraId="311EA4E2" w14:textId="26B67F4C" w:rsidR="00BC478C" w:rsidRPr="00BC478C" w:rsidRDefault="00BC478C">
          <w:pPr>
            <w:pStyle w:val="TOC3"/>
            <w:tabs>
              <w:tab w:val="right" w:leader="dot" w:pos="9350"/>
            </w:tabs>
            <w:rPr>
              <w:ins w:id="529" w:author="Zachary Cappella" w:date="2023-09-30T10:50:00Z"/>
              <w:rFonts w:ascii="Times New Roman" w:eastAsiaTheme="minorEastAsia" w:hAnsi="Times New Roman" w:cs="Times New Roman"/>
              <w:i w:val="0"/>
              <w:iCs w:val="0"/>
              <w:noProof/>
              <w:kern w:val="2"/>
              <w:sz w:val="24"/>
              <w:szCs w:val="24"/>
              <w:rPrChange w:id="530" w:author="Zachary Cappella" w:date="2023-09-30T10:50:00Z">
                <w:rPr>
                  <w:ins w:id="531" w:author="Zachary Cappella" w:date="2023-09-30T10:50:00Z"/>
                  <w:rFonts w:eastAsiaTheme="minorEastAsia" w:cstheme="minorBidi"/>
                  <w:noProof/>
                  <w:kern w:val="2"/>
                  <w:sz w:val="24"/>
                  <w:szCs w:val="24"/>
                </w:rPr>
              </w:rPrChange>
            </w:rPr>
          </w:pPr>
          <w:ins w:id="532" w:author="Zachary Cappella" w:date="2023-09-30T10:50:00Z">
            <w:r w:rsidRPr="00BC478C">
              <w:rPr>
                <w:rStyle w:val="Hyperlink"/>
                <w:rFonts w:ascii="Times New Roman" w:hAnsi="Times New Roman" w:cs="Times New Roman"/>
                <w:noProof/>
                <w:rPrChange w:id="533" w:author="Zachary Cappella" w:date="2023-09-30T10:50:00Z">
                  <w:rPr>
                    <w:rStyle w:val="Hyperlink"/>
                    <w:noProof/>
                  </w:rPr>
                </w:rPrChange>
              </w:rPr>
              <w:fldChar w:fldCharType="begin"/>
            </w:r>
            <w:r w:rsidRPr="00BC478C">
              <w:rPr>
                <w:rStyle w:val="Hyperlink"/>
                <w:rFonts w:ascii="Times New Roman" w:hAnsi="Times New Roman" w:cs="Times New Roman"/>
                <w:noProof/>
                <w:rPrChange w:id="534" w:author="Zachary Cappella" w:date="2023-09-30T10:50:00Z">
                  <w:rPr>
                    <w:rStyle w:val="Hyperlink"/>
                    <w:noProof/>
                  </w:rPr>
                </w:rPrChange>
              </w:rPr>
              <w:instrText xml:space="preserve"> </w:instrText>
            </w:r>
            <w:r w:rsidRPr="00BC478C">
              <w:rPr>
                <w:rFonts w:ascii="Times New Roman" w:hAnsi="Times New Roman" w:cs="Times New Roman"/>
                <w:noProof/>
                <w:rPrChange w:id="535" w:author="Zachary Cappella" w:date="2023-09-30T10:50:00Z">
                  <w:rPr>
                    <w:noProof/>
                  </w:rPr>
                </w:rPrChange>
              </w:rPr>
              <w:instrText>HYPERLINK \l "_Toc146963448"</w:instrText>
            </w:r>
            <w:r w:rsidRPr="00BC478C">
              <w:rPr>
                <w:rStyle w:val="Hyperlink"/>
                <w:rFonts w:ascii="Times New Roman" w:hAnsi="Times New Roman" w:cs="Times New Roman"/>
                <w:noProof/>
                <w:rPrChange w:id="536"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537"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538" w:author="Zachary Cappella" w:date="2023-09-30T10:50:00Z">
                  <w:rPr>
                    <w:rStyle w:val="Hyperlink"/>
                    <w:b/>
                    <w:bCs/>
                    <w:noProof/>
                  </w:rPr>
                </w:rPrChange>
              </w:rPr>
              <w:t>3.2.2 Compatibility</w:t>
            </w:r>
            <w:r w:rsidRPr="00BC478C">
              <w:rPr>
                <w:rFonts w:ascii="Times New Roman" w:hAnsi="Times New Roman" w:cs="Times New Roman"/>
                <w:noProof/>
                <w:webHidden/>
                <w:rPrChange w:id="539" w:author="Zachary Cappella" w:date="2023-09-30T10:50:00Z">
                  <w:rPr>
                    <w:noProof/>
                    <w:webHidden/>
                  </w:rPr>
                </w:rPrChange>
              </w:rPr>
              <w:tab/>
            </w:r>
            <w:r w:rsidRPr="00BC478C">
              <w:rPr>
                <w:rFonts w:ascii="Times New Roman" w:hAnsi="Times New Roman" w:cs="Times New Roman"/>
                <w:noProof/>
                <w:webHidden/>
                <w:rPrChange w:id="540" w:author="Zachary Cappella" w:date="2023-09-30T10:50:00Z">
                  <w:rPr>
                    <w:noProof/>
                    <w:webHidden/>
                  </w:rPr>
                </w:rPrChange>
              </w:rPr>
              <w:fldChar w:fldCharType="begin"/>
            </w:r>
            <w:r w:rsidRPr="00BC478C">
              <w:rPr>
                <w:rFonts w:ascii="Times New Roman" w:hAnsi="Times New Roman" w:cs="Times New Roman"/>
                <w:noProof/>
                <w:webHidden/>
                <w:rPrChange w:id="541" w:author="Zachary Cappella" w:date="2023-09-30T10:50:00Z">
                  <w:rPr>
                    <w:noProof/>
                    <w:webHidden/>
                  </w:rPr>
                </w:rPrChange>
              </w:rPr>
              <w:instrText xml:space="preserve"> PAGEREF _Toc146963448 \h </w:instrText>
            </w:r>
          </w:ins>
          <w:r w:rsidRPr="004A6E44">
            <w:rPr>
              <w:rFonts w:ascii="Times New Roman" w:hAnsi="Times New Roman" w:cs="Times New Roman"/>
              <w:noProof/>
              <w:webHidden/>
            </w:rPr>
          </w:r>
          <w:r w:rsidRPr="00BC478C">
            <w:rPr>
              <w:rFonts w:ascii="Times New Roman" w:hAnsi="Times New Roman" w:cs="Times New Roman"/>
              <w:noProof/>
              <w:webHidden/>
              <w:rPrChange w:id="542" w:author="Zachary Cappella" w:date="2023-09-30T10:50:00Z">
                <w:rPr>
                  <w:noProof/>
                  <w:webHidden/>
                </w:rPr>
              </w:rPrChange>
            </w:rPr>
            <w:fldChar w:fldCharType="separate"/>
          </w:r>
          <w:ins w:id="543" w:author="Zachary Cappella" w:date="2023-09-30T10:50:00Z">
            <w:r w:rsidRPr="00BC478C">
              <w:rPr>
                <w:rFonts w:ascii="Times New Roman" w:hAnsi="Times New Roman" w:cs="Times New Roman"/>
                <w:noProof/>
                <w:webHidden/>
                <w:rPrChange w:id="544" w:author="Zachary Cappella" w:date="2023-09-30T10:50:00Z">
                  <w:rPr>
                    <w:noProof/>
                    <w:webHidden/>
                  </w:rPr>
                </w:rPrChange>
              </w:rPr>
              <w:t>40</w:t>
            </w:r>
            <w:r w:rsidRPr="00BC478C">
              <w:rPr>
                <w:rFonts w:ascii="Times New Roman" w:hAnsi="Times New Roman" w:cs="Times New Roman"/>
                <w:noProof/>
                <w:webHidden/>
                <w:rPrChange w:id="545" w:author="Zachary Cappella" w:date="2023-09-30T10:50:00Z">
                  <w:rPr>
                    <w:noProof/>
                    <w:webHidden/>
                  </w:rPr>
                </w:rPrChange>
              </w:rPr>
              <w:fldChar w:fldCharType="end"/>
            </w:r>
            <w:r w:rsidRPr="00BC478C">
              <w:rPr>
                <w:rStyle w:val="Hyperlink"/>
                <w:rFonts w:ascii="Times New Roman" w:hAnsi="Times New Roman" w:cs="Times New Roman"/>
                <w:noProof/>
                <w:rPrChange w:id="546" w:author="Zachary Cappella" w:date="2023-09-30T10:50:00Z">
                  <w:rPr>
                    <w:rStyle w:val="Hyperlink"/>
                    <w:noProof/>
                  </w:rPr>
                </w:rPrChange>
              </w:rPr>
              <w:fldChar w:fldCharType="end"/>
            </w:r>
          </w:ins>
        </w:p>
        <w:p w14:paraId="7FA841BF" w14:textId="01D85F20" w:rsidR="00BC478C" w:rsidRPr="00BC478C" w:rsidRDefault="00BC478C">
          <w:pPr>
            <w:pStyle w:val="TOC3"/>
            <w:tabs>
              <w:tab w:val="right" w:leader="dot" w:pos="9350"/>
            </w:tabs>
            <w:rPr>
              <w:ins w:id="547" w:author="Zachary Cappella" w:date="2023-09-30T10:50:00Z"/>
              <w:rFonts w:ascii="Times New Roman" w:eastAsiaTheme="minorEastAsia" w:hAnsi="Times New Roman" w:cs="Times New Roman"/>
              <w:i w:val="0"/>
              <w:iCs w:val="0"/>
              <w:noProof/>
              <w:kern w:val="2"/>
              <w:sz w:val="24"/>
              <w:szCs w:val="24"/>
              <w:rPrChange w:id="548" w:author="Zachary Cappella" w:date="2023-09-30T10:50:00Z">
                <w:rPr>
                  <w:ins w:id="549" w:author="Zachary Cappella" w:date="2023-09-30T10:50:00Z"/>
                  <w:rFonts w:eastAsiaTheme="minorEastAsia" w:cstheme="minorBidi"/>
                  <w:noProof/>
                  <w:kern w:val="2"/>
                  <w:sz w:val="24"/>
                  <w:szCs w:val="24"/>
                </w:rPr>
              </w:rPrChange>
            </w:rPr>
          </w:pPr>
          <w:ins w:id="550" w:author="Zachary Cappella" w:date="2023-09-30T10:50:00Z">
            <w:r w:rsidRPr="00BC478C">
              <w:rPr>
                <w:rStyle w:val="Hyperlink"/>
                <w:rFonts w:ascii="Times New Roman" w:hAnsi="Times New Roman" w:cs="Times New Roman"/>
                <w:noProof/>
                <w:rPrChange w:id="551" w:author="Zachary Cappella" w:date="2023-09-30T10:50:00Z">
                  <w:rPr>
                    <w:rStyle w:val="Hyperlink"/>
                    <w:noProof/>
                  </w:rPr>
                </w:rPrChange>
              </w:rPr>
              <w:fldChar w:fldCharType="begin"/>
            </w:r>
            <w:r w:rsidRPr="00BC478C">
              <w:rPr>
                <w:rStyle w:val="Hyperlink"/>
                <w:rFonts w:ascii="Times New Roman" w:hAnsi="Times New Roman" w:cs="Times New Roman"/>
                <w:noProof/>
                <w:rPrChange w:id="552" w:author="Zachary Cappella" w:date="2023-09-30T10:50:00Z">
                  <w:rPr>
                    <w:rStyle w:val="Hyperlink"/>
                    <w:noProof/>
                  </w:rPr>
                </w:rPrChange>
              </w:rPr>
              <w:instrText xml:space="preserve"> </w:instrText>
            </w:r>
            <w:r w:rsidRPr="00BC478C">
              <w:rPr>
                <w:rFonts w:ascii="Times New Roman" w:hAnsi="Times New Roman" w:cs="Times New Roman"/>
                <w:noProof/>
                <w:rPrChange w:id="553" w:author="Zachary Cappella" w:date="2023-09-30T10:50:00Z">
                  <w:rPr>
                    <w:noProof/>
                  </w:rPr>
                </w:rPrChange>
              </w:rPr>
              <w:instrText>HYPERLINK \l "_Toc146963449"</w:instrText>
            </w:r>
            <w:r w:rsidRPr="00BC478C">
              <w:rPr>
                <w:rStyle w:val="Hyperlink"/>
                <w:rFonts w:ascii="Times New Roman" w:hAnsi="Times New Roman" w:cs="Times New Roman"/>
                <w:noProof/>
                <w:rPrChange w:id="554"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555"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556" w:author="Zachary Cappella" w:date="2023-09-30T10:50:00Z">
                  <w:rPr>
                    <w:rStyle w:val="Hyperlink"/>
                    <w:b/>
                    <w:bCs/>
                    <w:noProof/>
                  </w:rPr>
                </w:rPrChange>
              </w:rPr>
              <w:t>3.2.3 Security</w:t>
            </w:r>
            <w:r w:rsidRPr="00BC478C">
              <w:rPr>
                <w:rFonts w:ascii="Times New Roman" w:hAnsi="Times New Roman" w:cs="Times New Roman"/>
                <w:noProof/>
                <w:webHidden/>
                <w:rPrChange w:id="557" w:author="Zachary Cappella" w:date="2023-09-30T10:50:00Z">
                  <w:rPr>
                    <w:noProof/>
                    <w:webHidden/>
                  </w:rPr>
                </w:rPrChange>
              </w:rPr>
              <w:tab/>
            </w:r>
            <w:r w:rsidRPr="00BC478C">
              <w:rPr>
                <w:rFonts w:ascii="Times New Roman" w:hAnsi="Times New Roman" w:cs="Times New Roman"/>
                <w:noProof/>
                <w:webHidden/>
                <w:rPrChange w:id="558" w:author="Zachary Cappella" w:date="2023-09-30T10:50:00Z">
                  <w:rPr>
                    <w:noProof/>
                    <w:webHidden/>
                  </w:rPr>
                </w:rPrChange>
              </w:rPr>
              <w:fldChar w:fldCharType="begin"/>
            </w:r>
            <w:r w:rsidRPr="00BC478C">
              <w:rPr>
                <w:rFonts w:ascii="Times New Roman" w:hAnsi="Times New Roman" w:cs="Times New Roman"/>
                <w:noProof/>
                <w:webHidden/>
                <w:rPrChange w:id="559" w:author="Zachary Cappella" w:date="2023-09-30T10:50:00Z">
                  <w:rPr>
                    <w:noProof/>
                    <w:webHidden/>
                  </w:rPr>
                </w:rPrChange>
              </w:rPr>
              <w:instrText xml:space="preserve"> PAGEREF _Toc146963449 \h </w:instrText>
            </w:r>
          </w:ins>
          <w:r w:rsidRPr="004A6E44">
            <w:rPr>
              <w:rFonts w:ascii="Times New Roman" w:hAnsi="Times New Roman" w:cs="Times New Roman"/>
              <w:noProof/>
              <w:webHidden/>
            </w:rPr>
          </w:r>
          <w:r w:rsidRPr="00BC478C">
            <w:rPr>
              <w:rFonts w:ascii="Times New Roman" w:hAnsi="Times New Roman" w:cs="Times New Roman"/>
              <w:noProof/>
              <w:webHidden/>
              <w:rPrChange w:id="560" w:author="Zachary Cappella" w:date="2023-09-30T10:50:00Z">
                <w:rPr>
                  <w:noProof/>
                  <w:webHidden/>
                </w:rPr>
              </w:rPrChange>
            </w:rPr>
            <w:fldChar w:fldCharType="separate"/>
          </w:r>
          <w:ins w:id="561" w:author="Zachary Cappella" w:date="2023-09-30T10:50:00Z">
            <w:r w:rsidRPr="00BC478C">
              <w:rPr>
                <w:rFonts w:ascii="Times New Roman" w:hAnsi="Times New Roman" w:cs="Times New Roman"/>
                <w:noProof/>
                <w:webHidden/>
                <w:rPrChange w:id="562" w:author="Zachary Cappella" w:date="2023-09-30T10:50:00Z">
                  <w:rPr>
                    <w:noProof/>
                    <w:webHidden/>
                  </w:rPr>
                </w:rPrChange>
              </w:rPr>
              <w:t>40</w:t>
            </w:r>
            <w:r w:rsidRPr="00BC478C">
              <w:rPr>
                <w:rFonts w:ascii="Times New Roman" w:hAnsi="Times New Roman" w:cs="Times New Roman"/>
                <w:noProof/>
                <w:webHidden/>
                <w:rPrChange w:id="563" w:author="Zachary Cappella" w:date="2023-09-30T10:50:00Z">
                  <w:rPr>
                    <w:noProof/>
                    <w:webHidden/>
                  </w:rPr>
                </w:rPrChange>
              </w:rPr>
              <w:fldChar w:fldCharType="end"/>
            </w:r>
            <w:r w:rsidRPr="00BC478C">
              <w:rPr>
                <w:rStyle w:val="Hyperlink"/>
                <w:rFonts w:ascii="Times New Roman" w:hAnsi="Times New Roman" w:cs="Times New Roman"/>
                <w:noProof/>
                <w:rPrChange w:id="564" w:author="Zachary Cappella" w:date="2023-09-30T10:50:00Z">
                  <w:rPr>
                    <w:rStyle w:val="Hyperlink"/>
                    <w:noProof/>
                  </w:rPr>
                </w:rPrChange>
              </w:rPr>
              <w:fldChar w:fldCharType="end"/>
            </w:r>
          </w:ins>
        </w:p>
        <w:p w14:paraId="74EF3FCF" w14:textId="2A157419" w:rsidR="00BC478C" w:rsidRPr="00BC478C" w:rsidRDefault="00BC478C">
          <w:pPr>
            <w:pStyle w:val="TOC3"/>
            <w:tabs>
              <w:tab w:val="right" w:leader="dot" w:pos="9350"/>
            </w:tabs>
            <w:rPr>
              <w:ins w:id="565" w:author="Zachary Cappella" w:date="2023-09-30T10:50:00Z"/>
              <w:rFonts w:ascii="Times New Roman" w:eastAsiaTheme="minorEastAsia" w:hAnsi="Times New Roman" w:cs="Times New Roman"/>
              <w:i w:val="0"/>
              <w:iCs w:val="0"/>
              <w:noProof/>
              <w:kern w:val="2"/>
              <w:sz w:val="24"/>
              <w:szCs w:val="24"/>
              <w:rPrChange w:id="566" w:author="Zachary Cappella" w:date="2023-09-30T10:50:00Z">
                <w:rPr>
                  <w:ins w:id="567" w:author="Zachary Cappella" w:date="2023-09-30T10:50:00Z"/>
                  <w:rFonts w:eastAsiaTheme="minorEastAsia" w:cstheme="minorBidi"/>
                  <w:noProof/>
                  <w:kern w:val="2"/>
                  <w:sz w:val="24"/>
                  <w:szCs w:val="24"/>
                </w:rPr>
              </w:rPrChange>
            </w:rPr>
          </w:pPr>
          <w:ins w:id="568" w:author="Zachary Cappella" w:date="2023-09-30T10:50:00Z">
            <w:r w:rsidRPr="00BC478C">
              <w:rPr>
                <w:rStyle w:val="Hyperlink"/>
                <w:rFonts w:ascii="Times New Roman" w:hAnsi="Times New Roman" w:cs="Times New Roman"/>
                <w:noProof/>
                <w:rPrChange w:id="569" w:author="Zachary Cappella" w:date="2023-09-30T10:50:00Z">
                  <w:rPr>
                    <w:rStyle w:val="Hyperlink"/>
                    <w:noProof/>
                  </w:rPr>
                </w:rPrChange>
              </w:rPr>
              <w:fldChar w:fldCharType="begin"/>
            </w:r>
            <w:r w:rsidRPr="00BC478C">
              <w:rPr>
                <w:rStyle w:val="Hyperlink"/>
                <w:rFonts w:ascii="Times New Roman" w:hAnsi="Times New Roman" w:cs="Times New Roman"/>
                <w:noProof/>
                <w:rPrChange w:id="570" w:author="Zachary Cappella" w:date="2023-09-30T10:50:00Z">
                  <w:rPr>
                    <w:rStyle w:val="Hyperlink"/>
                    <w:noProof/>
                  </w:rPr>
                </w:rPrChange>
              </w:rPr>
              <w:instrText xml:space="preserve"> </w:instrText>
            </w:r>
            <w:r w:rsidRPr="00BC478C">
              <w:rPr>
                <w:rFonts w:ascii="Times New Roman" w:hAnsi="Times New Roman" w:cs="Times New Roman"/>
                <w:noProof/>
                <w:rPrChange w:id="571" w:author="Zachary Cappella" w:date="2023-09-30T10:50:00Z">
                  <w:rPr>
                    <w:noProof/>
                  </w:rPr>
                </w:rPrChange>
              </w:rPr>
              <w:instrText>HYPERLINK \l "_Toc146963450"</w:instrText>
            </w:r>
            <w:r w:rsidRPr="00BC478C">
              <w:rPr>
                <w:rStyle w:val="Hyperlink"/>
                <w:rFonts w:ascii="Times New Roman" w:hAnsi="Times New Roman" w:cs="Times New Roman"/>
                <w:noProof/>
                <w:rPrChange w:id="572"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573"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574" w:author="Zachary Cappella" w:date="2023-09-30T10:50:00Z">
                  <w:rPr>
                    <w:rStyle w:val="Hyperlink"/>
                    <w:b/>
                    <w:bCs/>
                    <w:noProof/>
                  </w:rPr>
                </w:rPrChange>
              </w:rPr>
              <w:t>3.2.4 Legal</w:t>
            </w:r>
            <w:r w:rsidRPr="00BC478C">
              <w:rPr>
                <w:rFonts w:ascii="Times New Roman" w:hAnsi="Times New Roman" w:cs="Times New Roman"/>
                <w:noProof/>
                <w:webHidden/>
                <w:rPrChange w:id="575" w:author="Zachary Cappella" w:date="2023-09-30T10:50:00Z">
                  <w:rPr>
                    <w:noProof/>
                    <w:webHidden/>
                  </w:rPr>
                </w:rPrChange>
              </w:rPr>
              <w:tab/>
            </w:r>
            <w:r w:rsidRPr="00BC478C">
              <w:rPr>
                <w:rFonts w:ascii="Times New Roman" w:hAnsi="Times New Roman" w:cs="Times New Roman"/>
                <w:noProof/>
                <w:webHidden/>
                <w:rPrChange w:id="576" w:author="Zachary Cappella" w:date="2023-09-30T10:50:00Z">
                  <w:rPr>
                    <w:noProof/>
                    <w:webHidden/>
                  </w:rPr>
                </w:rPrChange>
              </w:rPr>
              <w:fldChar w:fldCharType="begin"/>
            </w:r>
            <w:r w:rsidRPr="00BC478C">
              <w:rPr>
                <w:rFonts w:ascii="Times New Roman" w:hAnsi="Times New Roman" w:cs="Times New Roman"/>
                <w:noProof/>
                <w:webHidden/>
                <w:rPrChange w:id="577" w:author="Zachary Cappella" w:date="2023-09-30T10:50:00Z">
                  <w:rPr>
                    <w:noProof/>
                    <w:webHidden/>
                  </w:rPr>
                </w:rPrChange>
              </w:rPr>
              <w:instrText xml:space="preserve"> PAGEREF _Toc146963450 \h </w:instrText>
            </w:r>
          </w:ins>
          <w:r w:rsidRPr="004A6E44">
            <w:rPr>
              <w:rFonts w:ascii="Times New Roman" w:hAnsi="Times New Roman" w:cs="Times New Roman"/>
              <w:noProof/>
              <w:webHidden/>
            </w:rPr>
          </w:r>
          <w:r w:rsidRPr="00BC478C">
            <w:rPr>
              <w:rFonts w:ascii="Times New Roman" w:hAnsi="Times New Roman" w:cs="Times New Roman"/>
              <w:noProof/>
              <w:webHidden/>
              <w:rPrChange w:id="578" w:author="Zachary Cappella" w:date="2023-09-30T10:50:00Z">
                <w:rPr>
                  <w:noProof/>
                  <w:webHidden/>
                </w:rPr>
              </w:rPrChange>
            </w:rPr>
            <w:fldChar w:fldCharType="separate"/>
          </w:r>
          <w:ins w:id="579" w:author="Zachary Cappella" w:date="2023-09-30T10:50:00Z">
            <w:r w:rsidRPr="00BC478C">
              <w:rPr>
                <w:rFonts w:ascii="Times New Roman" w:hAnsi="Times New Roman" w:cs="Times New Roman"/>
                <w:noProof/>
                <w:webHidden/>
                <w:rPrChange w:id="580" w:author="Zachary Cappella" w:date="2023-09-30T10:50:00Z">
                  <w:rPr>
                    <w:noProof/>
                    <w:webHidden/>
                  </w:rPr>
                </w:rPrChange>
              </w:rPr>
              <w:t>40</w:t>
            </w:r>
            <w:r w:rsidRPr="00BC478C">
              <w:rPr>
                <w:rFonts w:ascii="Times New Roman" w:hAnsi="Times New Roman" w:cs="Times New Roman"/>
                <w:noProof/>
                <w:webHidden/>
                <w:rPrChange w:id="581" w:author="Zachary Cappella" w:date="2023-09-30T10:50:00Z">
                  <w:rPr>
                    <w:noProof/>
                    <w:webHidden/>
                  </w:rPr>
                </w:rPrChange>
              </w:rPr>
              <w:fldChar w:fldCharType="end"/>
            </w:r>
            <w:r w:rsidRPr="00BC478C">
              <w:rPr>
                <w:rStyle w:val="Hyperlink"/>
                <w:rFonts w:ascii="Times New Roman" w:hAnsi="Times New Roman" w:cs="Times New Roman"/>
                <w:noProof/>
                <w:rPrChange w:id="582" w:author="Zachary Cappella" w:date="2023-09-30T10:50:00Z">
                  <w:rPr>
                    <w:rStyle w:val="Hyperlink"/>
                    <w:noProof/>
                  </w:rPr>
                </w:rPrChange>
              </w:rPr>
              <w:fldChar w:fldCharType="end"/>
            </w:r>
          </w:ins>
        </w:p>
        <w:p w14:paraId="196FD8F8" w14:textId="777E3B54" w:rsidR="00BC478C" w:rsidRPr="00BC478C" w:rsidRDefault="00BC478C">
          <w:pPr>
            <w:pStyle w:val="TOC1"/>
            <w:tabs>
              <w:tab w:val="right" w:leader="dot" w:pos="9350"/>
            </w:tabs>
            <w:rPr>
              <w:ins w:id="583" w:author="Zachary Cappella" w:date="2023-09-30T10:50:00Z"/>
              <w:rFonts w:ascii="Times New Roman" w:eastAsiaTheme="minorEastAsia" w:hAnsi="Times New Roman" w:cs="Times New Roman"/>
              <w:b w:val="0"/>
              <w:bCs w:val="0"/>
              <w:caps w:val="0"/>
              <w:noProof/>
              <w:kern w:val="2"/>
              <w:sz w:val="24"/>
              <w:szCs w:val="24"/>
              <w:rPrChange w:id="584" w:author="Zachary Cappella" w:date="2023-09-30T10:50:00Z">
                <w:rPr>
                  <w:ins w:id="585" w:author="Zachary Cappella" w:date="2023-09-30T10:50:00Z"/>
                  <w:rFonts w:eastAsiaTheme="minorEastAsia" w:cstheme="minorBidi"/>
                  <w:b w:val="0"/>
                  <w:bCs w:val="0"/>
                  <w:noProof/>
                  <w:kern w:val="2"/>
                </w:rPr>
              </w:rPrChange>
            </w:rPr>
          </w:pPr>
          <w:ins w:id="586" w:author="Zachary Cappella" w:date="2023-09-30T10:50:00Z">
            <w:r w:rsidRPr="00BC478C">
              <w:rPr>
                <w:rStyle w:val="Hyperlink"/>
                <w:rFonts w:ascii="Times New Roman" w:hAnsi="Times New Roman" w:cs="Times New Roman"/>
                <w:noProof/>
                <w:rPrChange w:id="587" w:author="Zachary Cappella" w:date="2023-09-30T10:50:00Z">
                  <w:rPr>
                    <w:rStyle w:val="Hyperlink"/>
                    <w:noProof/>
                  </w:rPr>
                </w:rPrChange>
              </w:rPr>
              <w:fldChar w:fldCharType="begin"/>
            </w:r>
            <w:r w:rsidRPr="00BC478C">
              <w:rPr>
                <w:rStyle w:val="Hyperlink"/>
                <w:rFonts w:ascii="Times New Roman" w:hAnsi="Times New Roman" w:cs="Times New Roman"/>
                <w:noProof/>
                <w:rPrChange w:id="588" w:author="Zachary Cappella" w:date="2023-09-30T10:50:00Z">
                  <w:rPr>
                    <w:rStyle w:val="Hyperlink"/>
                    <w:noProof/>
                  </w:rPr>
                </w:rPrChange>
              </w:rPr>
              <w:instrText xml:space="preserve"> </w:instrText>
            </w:r>
            <w:r w:rsidRPr="00BC478C">
              <w:rPr>
                <w:rFonts w:ascii="Times New Roman" w:hAnsi="Times New Roman" w:cs="Times New Roman"/>
                <w:noProof/>
                <w:rPrChange w:id="589" w:author="Zachary Cappella" w:date="2023-09-30T10:50:00Z">
                  <w:rPr>
                    <w:noProof/>
                  </w:rPr>
                </w:rPrChange>
              </w:rPr>
              <w:instrText>HYPERLINK \l "_Toc146963451"</w:instrText>
            </w:r>
            <w:r w:rsidRPr="00BC478C">
              <w:rPr>
                <w:rStyle w:val="Hyperlink"/>
                <w:rFonts w:ascii="Times New Roman" w:hAnsi="Times New Roman" w:cs="Times New Roman"/>
                <w:noProof/>
                <w:rPrChange w:id="590"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591" w:author="Zachary Cappella" w:date="2023-09-30T10:50:00Z">
                  <w:rPr>
                    <w:rStyle w:val="Hyperlink"/>
                    <w:noProof/>
                  </w:rPr>
                </w:rPrChange>
              </w:rPr>
              <w:fldChar w:fldCharType="separate"/>
            </w:r>
            <w:r w:rsidRPr="00BC478C">
              <w:rPr>
                <w:rStyle w:val="Hyperlink"/>
                <w:rFonts w:ascii="Times New Roman" w:hAnsi="Times New Roman" w:cs="Times New Roman"/>
                <w:noProof/>
                <w:rPrChange w:id="592" w:author="Zachary Cappella" w:date="2023-09-30T10:50:00Z">
                  <w:rPr>
                    <w:rStyle w:val="Hyperlink"/>
                    <w:noProof/>
                  </w:rPr>
                </w:rPrChange>
              </w:rPr>
              <w:t>4. Non-Functional Requirements</w:t>
            </w:r>
            <w:r w:rsidRPr="00BC478C">
              <w:rPr>
                <w:rFonts w:ascii="Times New Roman" w:hAnsi="Times New Roman" w:cs="Times New Roman"/>
                <w:noProof/>
                <w:webHidden/>
                <w:rPrChange w:id="593" w:author="Zachary Cappella" w:date="2023-09-30T10:50:00Z">
                  <w:rPr>
                    <w:noProof/>
                    <w:webHidden/>
                  </w:rPr>
                </w:rPrChange>
              </w:rPr>
              <w:tab/>
            </w:r>
            <w:r w:rsidRPr="00BC478C">
              <w:rPr>
                <w:rFonts w:ascii="Times New Roman" w:hAnsi="Times New Roman" w:cs="Times New Roman"/>
                <w:noProof/>
                <w:webHidden/>
                <w:rPrChange w:id="594" w:author="Zachary Cappella" w:date="2023-09-30T10:50:00Z">
                  <w:rPr>
                    <w:noProof/>
                    <w:webHidden/>
                  </w:rPr>
                </w:rPrChange>
              </w:rPr>
              <w:fldChar w:fldCharType="begin"/>
            </w:r>
            <w:r w:rsidRPr="00BC478C">
              <w:rPr>
                <w:rFonts w:ascii="Times New Roman" w:hAnsi="Times New Roman" w:cs="Times New Roman"/>
                <w:noProof/>
                <w:webHidden/>
                <w:rPrChange w:id="595" w:author="Zachary Cappella" w:date="2023-09-30T10:50:00Z">
                  <w:rPr>
                    <w:noProof/>
                    <w:webHidden/>
                  </w:rPr>
                </w:rPrChange>
              </w:rPr>
              <w:instrText xml:space="preserve"> PAGEREF _Toc146963451 \h </w:instrText>
            </w:r>
          </w:ins>
          <w:r w:rsidRPr="004A6E44">
            <w:rPr>
              <w:rFonts w:ascii="Times New Roman" w:hAnsi="Times New Roman" w:cs="Times New Roman"/>
              <w:noProof/>
              <w:webHidden/>
            </w:rPr>
          </w:r>
          <w:r w:rsidRPr="00BC478C">
            <w:rPr>
              <w:rFonts w:ascii="Times New Roman" w:hAnsi="Times New Roman" w:cs="Times New Roman"/>
              <w:noProof/>
              <w:webHidden/>
              <w:rPrChange w:id="596" w:author="Zachary Cappella" w:date="2023-09-30T10:50:00Z">
                <w:rPr>
                  <w:noProof/>
                  <w:webHidden/>
                </w:rPr>
              </w:rPrChange>
            </w:rPr>
            <w:fldChar w:fldCharType="separate"/>
          </w:r>
          <w:ins w:id="597" w:author="Zachary Cappella" w:date="2023-09-30T10:50:00Z">
            <w:r w:rsidRPr="00BC478C">
              <w:rPr>
                <w:rFonts w:ascii="Times New Roman" w:hAnsi="Times New Roman" w:cs="Times New Roman"/>
                <w:noProof/>
                <w:webHidden/>
                <w:rPrChange w:id="598" w:author="Zachary Cappella" w:date="2023-09-30T10:50:00Z">
                  <w:rPr>
                    <w:noProof/>
                    <w:webHidden/>
                  </w:rPr>
                </w:rPrChange>
              </w:rPr>
              <w:t>40</w:t>
            </w:r>
            <w:r w:rsidRPr="00BC478C">
              <w:rPr>
                <w:rFonts w:ascii="Times New Roman" w:hAnsi="Times New Roman" w:cs="Times New Roman"/>
                <w:noProof/>
                <w:webHidden/>
                <w:rPrChange w:id="599" w:author="Zachary Cappella" w:date="2023-09-30T10:50:00Z">
                  <w:rPr>
                    <w:noProof/>
                    <w:webHidden/>
                  </w:rPr>
                </w:rPrChange>
              </w:rPr>
              <w:fldChar w:fldCharType="end"/>
            </w:r>
            <w:r w:rsidRPr="00BC478C">
              <w:rPr>
                <w:rStyle w:val="Hyperlink"/>
                <w:rFonts w:ascii="Times New Roman" w:hAnsi="Times New Roman" w:cs="Times New Roman"/>
                <w:noProof/>
                <w:rPrChange w:id="600" w:author="Zachary Cappella" w:date="2023-09-30T10:50:00Z">
                  <w:rPr>
                    <w:rStyle w:val="Hyperlink"/>
                    <w:noProof/>
                  </w:rPr>
                </w:rPrChange>
              </w:rPr>
              <w:fldChar w:fldCharType="end"/>
            </w:r>
          </w:ins>
        </w:p>
        <w:p w14:paraId="72E363CE" w14:textId="2CF18F07" w:rsidR="00BC478C" w:rsidRPr="00BC478C" w:rsidRDefault="00BC478C">
          <w:pPr>
            <w:pStyle w:val="TOC2"/>
            <w:tabs>
              <w:tab w:val="right" w:leader="dot" w:pos="9350"/>
            </w:tabs>
            <w:rPr>
              <w:ins w:id="601" w:author="Zachary Cappella" w:date="2023-09-30T10:50:00Z"/>
              <w:rFonts w:ascii="Times New Roman" w:eastAsiaTheme="minorEastAsia" w:hAnsi="Times New Roman" w:cs="Times New Roman"/>
              <w:smallCaps w:val="0"/>
              <w:noProof/>
              <w:kern w:val="2"/>
              <w:sz w:val="24"/>
              <w:szCs w:val="24"/>
              <w:rPrChange w:id="602" w:author="Zachary Cappella" w:date="2023-09-30T10:50:00Z">
                <w:rPr>
                  <w:ins w:id="603" w:author="Zachary Cappella" w:date="2023-09-30T10:50:00Z"/>
                  <w:rFonts w:eastAsiaTheme="minorEastAsia" w:cstheme="minorBidi"/>
                  <w:noProof/>
                  <w:kern w:val="2"/>
                  <w:sz w:val="24"/>
                  <w:szCs w:val="24"/>
                </w:rPr>
              </w:rPrChange>
            </w:rPr>
          </w:pPr>
          <w:ins w:id="604" w:author="Zachary Cappella" w:date="2023-09-30T10:50:00Z">
            <w:r w:rsidRPr="00BC478C">
              <w:rPr>
                <w:rStyle w:val="Hyperlink"/>
                <w:rFonts w:ascii="Times New Roman" w:hAnsi="Times New Roman" w:cs="Times New Roman"/>
                <w:noProof/>
                <w:rPrChange w:id="605" w:author="Zachary Cappella" w:date="2023-09-30T10:50:00Z">
                  <w:rPr>
                    <w:rStyle w:val="Hyperlink"/>
                    <w:noProof/>
                  </w:rPr>
                </w:rPrChange>
              </w:rPr>
              <w:fldChar w:fldCharType="begin"/>
            </w:r>
            <w:r w:rsidRPr="00BC478C">
              <w:rPr>
                <w:rStyle w:val="Hyperlink"/>
                <w:rFonts w:ascii="Times New Roman" w:hAnsi="Times New Roman" w:cs="Times New Roman"/>
                <w:noProof/>
                <w:rPrChange w:id="606" w:author="Zachary Cappella" w:date="2023-09-30T10:50:00Z">
                  <w:rPr>
                    <w:rStyle w:val="Hyperlink"/>
                    <w:noProof/>
                  </w:rPr>
                </w:rPrChange>
              </w:rPr>
              <w:instrText xml:space="preserve"> </w:instrText>
            </w:r>
            <w:r w:rsidRPr="00BC478C">
              <w:rPr>
                <w:rFonts w:ascii="Times New Roman" w:hAnsi="Times New Roman" w:cs="Times New Roman"/>
                <w:noProof/>
                <w:rPrChange w:id="607" w:author="Zachary Cappella" w:date="2023-09-30T10:50:00Z">
                  <w:rPr>
                    <w:noProof/>
                  </w:rPr>
                </w:rPrChange>
              </w:rPr>
              <w:instrText>HYPERLINK \l "_Toc146963452"</w:instrText>
            </w:r>
            <w:r w:rsidRPr="00BC478C">
              <w:rPr>
                <w:rStyle w:val="Hyperlink"/>
                <w:rFonts w:ascii="Times New Roman" w:hAnsi="Times New Roman" w:cs="Times New Roman"/>
                <w:noProof/>
                <w:rPrChange w:id="608"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609"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610" w:author="Zachary Cappella" w:date="2023-09-30T10:50:00Z">
                  <w:rPr>
                    <w:rStyle w:val="Hyperlink"/>
                    <w:noProof/>
                  </w:rPr>
                </w:rPrChange>
              </w:rPr>
              <w:t>4.1 Performance:</w:t>
            </w:r>
            <w:r w:rsidRPr="00BC478C">
              <w:rPr>
                <w:rFonts w:ascii="Times New Roman" w:hAnsi="Times New Roman" w:cs="Times New Roman"/>
                <w:noProof/>
                <w:webHidden/>
                <w:rPrChange w:id="611" w:author="Zachary Cappella" w:date="2023-09-30T10:50:00Z">
                  <w:rPr>
                    <w:noProof/>
                    <w:webHidden/>
                  </w:rPr>
                </w:rPrChange>
              </w:rPr>
              <w:tab/>
            </w:r>
            <w:r w:rsidRPr="00BC478C">
              <w:rPr>
                <w:rFonts w:ascii="Times New Roman" w:hAnsi="Times New Roman" w:cs="Times New Roman"/>
                <w:noProof/>
                <w:webHidden/>
                <w:rPrChange w:id="612" w:author="Zachary Cappella" w:date="2023-09-30T10:50:00Z">
                  <w:rPr>
                    <w:noProof/>
                    <w:webHidden/>
                  </w:rPr>
                </w:rPrChange>
              </w:rPr>
              <w:fldChar w:fldCharType="begin"/>
            </w:r>
            <w:r w:rsidRPr="00BC478C">
              <w:rPr>
                <w:rFonts w:ascii="Times New Roman" w:hAnsi="Times New Roman" w:cs="Times New Roman"/>
                <w:noProof/>
                <w:webHidden/>
                <w:rPrChange w:id="613" w:author="Zachary Cappella" w:date="2023-09-30T10:50:00Z">
                  <w:rPr>
                    <w:noProof/>
                    <w:webHidden/>
                  </w:rPr>
                </w:rPrChange>
              </w:rPr>
              <w:instrText xml:space="preserve"> PAGEREF _Toc146963452 \h </w:instrText>
            </w:r>
          </w:ins>
          <w:r w:rsidRPr="004A6E44">
            <w:rPr>
              <w:rFonts w:ascii="Times New Roman" w:hAnsi="Times New Roman" w:cs="Times New Roman"/>
              <w:noProof/>
              <w:webHidden/>
            </w:rPr>
          </w:r>
          <w:r w:rsidRPr="00BC478C">
            <w:rPr>
              <w:rFonts w:ascii="Times New Roman" w:hAnsi="Times New Roman" w:cs="Times New Roman"/>
              <w:noProof/>
              <w:webHidden/>
              <w:rPrChange w:id="614" w:author="Zachary Cappella" w:date="2023-09-30T10:50:00Z">
                <w:rPr>
                  <w:noProof/>
                  <w:webHidden/>
                </w:rPr>
              </w:rPrChange>
            </w:rPr>
            <w:fldChar w:fldCharType="separate"/>
          </w:r>
          <w:ins w:id="615" w:author="Zachary Cappella" w:date="2023-09-30T10:50:00Z">
            <w:r w:rsidRPr="00BC478C">
              <w:rPr>
                <w:rFonts w:ascii="Times New Roman" w:hAnsi="Times New Roman" w:cs="Times New Roman"/>
                <w:noProof/>
                <w:webHidden/>
                <w:rPrChange w:id="616" w:author="Zachary Cappella" w:date="2023-09-30T10:50:00Z">
                  <w:rPr>
                    <w:noProof/>
                    <w:webHidden/>
                  </w:rPr>
                </w:rPrChange>
              </w:rPr>
              <w:t>41</w:t>
            </w:r>
            <w:r w:rsidRPr="00BC478C">
              <w:rPr>
                <w:rFonts w:ascii="Times New Roman" w:hAnsi="Times New Roman" w:cs="Times New Roman"/>
                <w:noProof/>
                <w:webHidden/>
                <w:rPrChange w:id="617" w:author="Zachary Cappella" w:date="2023-09-30T10:50:00Z">
                  <w:rPr>
                    <w:noProof/>
                    <w:webHidden/>
                  </w:rPr>
                </w:rPrChange>
              </w:rPr>
              <w:fldChar w:fldCharType="end"/>
            </w:r>
            <w:r w:rsidRPr="00BC478C">
              <w:rPr>
                <w:rStyle w:val="Hyperlink"/>
                <w:rFonts w:ascii="Times New Roman" w:hAnsi="Times New Roman" w:cs="Times New Roman"/>
                <w:noProof/>
                <w:rPrChange w:id="618" w:author="Zachary Cappella" w:date="2023-09-30T10:50:00Z">
                  <w:rPr>
                    <w:rStyle w:val="Hyperlink"/>
                    <w:noProof/>
                  </w:rPr>
                </w:rPrChange>
              </w:rPr>
              <w:fldChar w:fldCharType="end"/>
            </w:r>
          </w:ins>
        </w:p>
        <w:p w14:paraId="1878BB24" w14:textId="5F1CB7D5" w:rsidR="00BC478C" w:rsidRPr="00BC478C" w:rsidRDefault="00BC478C">
          <w:pPr>
            <w:pStyle w:val="TOC2"/>
            <w:tabs>
              <w:tab w:val="right" w:leader="dot" w:pos="9350"/>
            </w:tabs>
            <w:rPr>
              <w:ins w:id="619" w:author="Zachary Cappella" w:date="2023-09-30T10:50:00Z"/>
              <w:rFonts w:ascii="Times New Roman" w:eastAsiaTheme="minorEastAsia" w:hAnsi="Times New Roman" w:cs="Times New Roman"/>
              <w:smallCaps w:val="0"/>
              <w:noProof/>
              <w:kern w:val="2"/>
              <w:sz w:val="24"/>
              <w:szCs w:val="24"/>
              <w:rPrChange w:id="620" w:author="Zachary Cappella" w:date="2023-09-30T10:50:00Z">
                <w:rPr>
                  <w:ins w:id="621" w:author="Zachary Cappella" w:date="2023-09-30T10:50:00Z"/>
                  <w:rFonts w:eastAsiaTheme="minorEastAsia" w:cstheme="minorBidi"/>
                  <w:noProof/>
                  <w:kern w:val="2"/>
                  <w:sz w:val="24"/>
                  <w:szCs w:val="24"/>
                </w:rPr>
              </w:rPrChange>
            </w:rPr>
          </w:pPr>
          <w:ins w:id="622" w:author="Zachary Cappella" w:date="2023-09-30T10:50:00Z">
            <w:r w:rsidRPr="00BC478C">
              <w:rPr>
                <w:rStyle w:val="Hyperlink"/>
                <w:rFonts w:ascii="Times New Roman" w:hAnsi="Times New Roman" w:cs="Times New Roman"/>
                <w:noProof/>
                <w:rPrChange w:id="623" w:author="Zachary Cappella" w:date="2023-09-30T10:50:00Z">
                  <w:rPr>
                    <w:rStyle w:val="Hyperlink"/>
                    <w:noProof/>
                  </w:rPr>
                </w:rPrChange>
              </w:rPr>
              <w:fldChar w:fldCharType="begin"/>
            </w:r>
            <w:r w:rsidRPr="00BC478C">
              <w:rPr>
                <w:rStyle w:val="Hyperlink"/>
                <w:rFonts w:ascii="Times New Roman" w:hAnsi="Times New Roman" w:cs="Times New Roman"/>
                <w:noProof/>
                <w:rPrChange w:id="624" w:author="Zachary Cappella" w:date="2023-09-30T10:50:00Z">
                  <w:rPr>
                    <w:rStyle w:val="Hyperlink"/>
                    <w:noProof/>
                  </w:rPr>
                </w:rPrChange>
              </w:rPr>
              <w:instrText xml:space="preserve"> </w:instrText>
            </w:r>
            <w:r w:rsidRPr="00BC478C">
              <w:rPr>
                <w:rFonts w:ascii="Times New Roman" w:hAnsi="Times New Roman" w:cs="Times New Roman"/>
                <w:noProof/>
                <w:rPrChange w:id="625" w:author="Zachary Cappella" w:date="2023-09-30T10:50:00Z">
                  <w:rPr>
                    <w:noProof/>
                  </w:rPr>
                </w:rPrChange>
              </w:rPr>
              <w:instrText>HYPERLINK \l "_Toc146963453"</w:instrText>
            </w:r>
            <w:r w:rsidRPr="00BC478C">
              <w:rPr>
                <w:rStyle w:val="Hyperlink"/>
                <w:rFonts w:ascii="Times New Roman" w:hAnsi="Times New Roman" w:cs="Times New Roman"/>
                <w:noProof/>
                <w:rPrChange w:id="626"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627"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628" w:author="Zachary Cappella" w:date="2023-09-30T10:50:00Z">
                  <w:rPr>
                    <w:rStyle w:val="Hyperlink"/>
                    <w:noProof/>
                  </w:rPr>
                </w:rPrChange>
              </w:rPr>
              <w:t>4.2 Security:</w:t>
            </w:r>
            <w:r w:rsidRPr="00BC478C">
              <w:rPr>
                <w:rFonts w:ascii="Times New Roman" w:hAnsi="Times New Roman" w:cs="Times New Roman"/>
                <w:noProof/>
                <w:webHidden/>
                <w:rPrChange w:id="629" w:author="Zachary Cappella" w:date="2023-09-30T10:50:00Z">
                  <w:rPr>
                    <w:noProof/>
                    <w:webHidden/>
                  </w:rPr>
                </w:rPrChange>
              </w:rPr>
              <w:tab/>
            </w:r>
            <w:r w:rsidRPr="00BC478C">
              <w:rPr>
                <w:rFonts w:ascii="Times New Roman" w:hAnsi="Times New Roman" w:cs="Times New Roman"/>
                <w:noProof/>
                <w:webHidden/>
                <w:rPrChange w:id="630" w:author="Zachary Cappella" w:date="2023-09-30T10:50:00Z">
                  <w:rPr>
                    <w:noProof/>
                    <w:webHidden/>
                  </w:rPr>
                </w:rPrChange>
              </w:rPr>
              <w:fldChar w:fldCharType="begin"/>
            </w:r>
            <w:r w:rsidRPr="00BC478C">
              <w:rPr>
                <w:rFonts w:ascii="Times New Roman" w:hAnsi="Times New Roman" w:cs="Times New Roman"/>
                <w:noProof/>
                <w:webHidden/>
                <w:rPrChange w:id="631" w:author="Zachary Cappella" w:date="2023-09-30T10:50:00Z">
                  <w:rPr>
                    <w:noProof/>
                    <w:webHidden/>
                  </w:rPr>
                </w:rPrChange>
              </w:rPr>
              <w:instrText xml:space="preserve"> PAGEREF _Toc146963453 \h </w:instrText>
            </w:r>
          </w:ins>
          <w:r w:rsidRPr="004A6E44">
            <w:rPr>
              <w:rFonts w:ascii="Times New Roman" w:hAnsi="Times New Roman" w:cs="Times New Roman"/>
              <w:noProof/>
              <w:webHidden/>
            </w:rPr>
          </w:r>
          <w:r w:rsidRPr="00BC478C">
            <w:rPr>
              <w:rFonts w:ascii="Times New Roman" w:hAnsi="Times New Roman" w:cs="Times New Roman"/>
              <w:noProof/>
              <w:webHidden/>
              <w:rPrChange w:id="632" w:author="Zachary Cappella" w:date="2023-09-30T10:50:00Z">
                <w:rPr>
                  <w:noProof/>
                  <w:webHidden/>
                </w:rPr>
              </w:rPrChange>
            </w:rPr>
            <w:fldChar w:fldCharType="separate"/>
          </w:r>
          <w:ins w:id="633" w:author="Zachary Cappella" w:date="2023-09-30T10:50:00Z">
            <w:r w:rsidRPr="00BC478C">
              <w:rPr>
                <w:rFonts w:ascii="Times New Roman" w:hAnsi="Times New Roman" w:cs="Times New Roman"/>
                <w:noProof/>
                <w:webHidden/>
                <w:rPrChange w:id="634" w:author="Zachary Cappella" w:date="2023-09-30T10:50:00Z">
                  <w:rPr>
                    <w:noProof/>
                    <w:webHidden/>
                  </w:rPr>
                </w:rPrChange>
              </w:rPr>
              <w:t>42</w:t>
            </w:r>
            <w:r w:rsidRPr="00BC478C">
              <w:rPr>
                <w:rFonts w:ascii="Times New Roman" w:hAnsi="Times New Roman" w:cs="Times New Roman"/>
                <w:noProof/>
                <w:webHidden/>
                <w:rPrChange w:id="635" w:author="Zachary Cappella" w:date="2023-09-30T10:50:00Z">
                  <w:rPr>
                    <w:noProof/>
                    <w:webHidden/>
                  </w:rPr>
                </w:rPrChange>
              </w:rPr>
              <w:fldChar w:fldCharType="end"/>
            </w:r>
            <w:r w:rsidRPr="00BC478C">
              <w:rPr>
                <w:rStyle w:val="Hyperlink"/>
                <w:rFonts w:ascii="Times New Roman" w:hAnsi="Times New Roman" w:cs="Times New Roman"/>
                <w:noProof/>
                <w:rPrChange w:id="636" w:author="Zachary Cappella" w:date="2023-09-30T10:50:00Z">
                  <w:rPr>
                    <w:rStyle w:val="Hyperlink"/>
                    <w:noProof/>
                  </w:rPr>
                </w:rPrChange>
              </w:rPr>
              <w:fldChar w:fldCharType="end"/>
            </w:r>
          </w:ins>
        </w:p>
        <w:p w14:paraId="6AB01DBB" w14:textId="6E08CB09" w:rsidR="00BC478C" w:rsidRPr="00BC478C" w:rsidRDefault="00BC478C">
          <w:pPr>
            <w:pStyle w:val="TOC2"/>
            <w:tabs>
              <w:tab w:val="right" w:leader="dot" w:pos="9350"/>
            </w:tabs>
            <w:rPr>
              <w:ins w:id="637" w:author="Zachary Cappella" w:date="2023-09-30T10:50:00Z"/>
              <w:rFonts w:ascii="Times New Roman" w:eastAsiaTheme="minorEastAsia" w:hAnsi="Times New Roman" w:cs="Times New Roman"/>
              <w:smallCaps w:val="0"/>
              <w:noProof/>
              <w:kern w:val="2"/>
              <w:sz w:val="24"/>
              <w:szCs w:val="24"/>
              <w:rPrChange w:id="638" w:author="Zachary Cappella" w:date="2023-09-30T10:50:00Z">
                <w:rPr>
                  <w:ins w:id="639" w:author="Zachary Cappella" w:date="2023-09-30T10:50:00Z"/>
                  <w:rFonts w:eastAsiaTheme="minorEastAsia" w:cstheme="minorBidi"/>
                  <w:noProof/>
                  <w:kern w:val="2"/>
                  <w:sz w:val="24"/>
                  <w:szCs w:val="24"/>
                </w:rPr>
              </w:rPrChange>
            </w:rPr>
          </w:pPr>
          <w:ins w:id="640" w:author="Zachary Cappella" w:date="2023-09-30T10:50:00Z">
            <w:r w:rsidRPr="00BC478C">
              <w:rPr>
                <w:rStyle w:val="Hyperlink"/>
                <w:rFonts w:ascii="Times New Roman" w:hAnsi="Times New Roman" w:cs="Times New Roman"/>
                <w:noProof/>
                <w:rPrChange w:id="641" w:author="Zachary Cappella" w:date="2023-09-30T10:50:00Z">
                  <w:rPr>
                    <w:rStyle w:val="Hyperlink"/>
                    <w:noProof/>
                  </w:rPr>
                </w:rPrChange>
              </w:rPr>
              <w:fldChar w:fldCharType="begin"/>
            </w:r>
            <w:r w:rsidRPr="00BC478C">
              <w:rPr>
                <w:rStyle w:val="Hyperlink"/>
                <w:rFonts w:ascii="Times New Roman" w:hAnsi="Times New Roman" w:cs="Times New Roman"/>
                <w:noProof/>
                <w:rPrChange w:id="642" w:author="Zachary Cappella" w:date="2023-09-30T10:50:00Z">
                  <w:rPr>
                    <w:rStyle w:val="Hyperlink"/>
                    <w:noProof/>
                  </w:rPr>
                </w:rPrChange>
              </w:rPr>
              <w:instrText xml:space="preserve"> </w:instrText>
            </w:r>
            <w:r w:rsidRPr="00BC478C">
              <w:rPr>
                <w:rFonts w:ascii="Times New Roman" w:hAnsi="Times New Roman" w:cs="Times New Roman"/>
                <w:noProof/>
                <w:rPrChange w:id="643" w:author="Zachary Cappella" w:date="2023-09-30T10:50:00Z">
                  <w:rPr>
                    <w:noProof/>
                  </w:rPr>
                </w:rPrChange>
              </w:rPr>
              <w:instrText>HYPERLINK \l "_Toc146963454"</w:instrText>
            </w:r>
            <w:r w:rsidRPr="00BC478C">
              <w:rPr>
                <w:rStyle w:val="Hyperlink"/>
                <w:rFonts w:ascii="Times New Roman" w:hAnsi="Times New Roman" w:cs="Times New Roman"/>
                <w:noProof/>
                <w:rPrChange w:id="644"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645"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646" w:author="Zachary Cappella" w:date="2023-09-30T10:50:00Z">
                  <w:rPr>
                    <w:rStyle w:val="Hyperlink"/>
                    <w:noProof/>
                  </w:rPr>
                </w:rPrChange>
              </w:rPr>
              <w:t>4.3 Reliability:</w:t>
            </w:r>
            <w:r w:rsidRPr="00BC478C">
              <w:rPr>
                <w:rFonts w:ascii="Times New Roman" w:hAnsi="Times New Roman" w:cs="Times New Roman"/>
                <w:noProof/>
                <w:webHidden/>
                <w:rPrChange w:id="647" w:author="Zachary Cappella" w:date="2023-09-30T10:50:00Z">
                  <w:rPr>
                    <w:noProof/>
                    <w:webHidden/>
                  </w:rPr>
                </w:rPrChange>
              </w:rPr>
              <w:tab/>
            </w:r>
            <w:r w:rsidRPr="00BC478C">
              <w:rPr>
                <w:rFonts w:ascii="Times New Roman" w:hAnsi="Times New Roman" w:cs="Times New Roman"/>
                <w:noProof/>
                <w:webHidden/>
                <w:rPrChange w:id="648" w:author="Zachary Cappella" w:date="2023-09-30T10:50:00Z">
                  <w:rPr>
                    <w:noProof/>
                    <w:webHidden/>
                  </w:rPr>
                </w:rPrChange>
              </w:rPr>
              <w:fldChar w:fldCharType="begin"/>
            </w:r>
            <w:r w:rsidRPr="00BC478C">
              <w:rPr>
                <w:rFonts w:ascii="Times New Roman" w:hAnsi="Times New Roman" w:cs="Times New Roman"/>
                <w:noProof/>
                <w:webHidden/>
                <w:rPrChange w:id="649" w:author="Zachary Cappella" w:date="2023-09-30T10:50:00Z">
                  <w:rPr>
                    <w:noProof/>
                    <w:webHidden/>
                  </w:rPr>
                </w:rPrChange>
              </w:rPr>
              <w:instrText xml:space="preserve"> PAGEREF _Toc146963454 \h </w:instrText>
            </w:r>
          </w:ins>
          <w:r w:rsidRPr="004A6E44">
            <w:rPr>
              <w:rFonts w:ascii="Times New Roman" w:hAnsi="Times New Roman" w:cs="Times New Roman"/>
              <w:noProof/>
              <w:webHidden/>
            </w:rPr>
          </w:r>
          <w:r w:rsidRPr="00BC478C">
            <w:rPr>
              <w:rFonts w:ascii="Times New Roman" w:hAnsi="Times New Roman" w:cs="Times New Roman"/>
              <w:noProof/>
              <w:webHidden/>
              <w:rPrChange w:id="650" w:author="Zachary Cappella" w:date="2023-09-30T10:50:00Z">
                <w:rPr>
                  <w:noProof/>
                  <w:webHidden/>
                </w:rPr>
              </w:rPrChange>
            </w:rPr>
            <w:fldChar w:fldCharType="separate"/>
          </w:r>
          <w:ins w:id="651" w:author="Zachary Cappella" w:date="2023-09-30T10:50:00Z">
            <w:r w:rsidRPr="00BC478C">
              <w:rPr>
                <w:rFonts w:ascii="Times New Roman" w:hAnsi="Times New Roman" w:cs="Times New Roman"/>
                <w:noProof/>
                <w:webHidden/>
                <w:rPrChange w:id="652" w:author="Zachary Cappella" w:date="2023-09-30T10:50:00Z">
                  <w:rPr>
                    <w:noProof/>
                    <w:webHidden/>
                  </w:rPr>
                </w:rPrChange>
              </w:rPr>
              <w:t>42</w:t>
            </w:r>
            <w:r w:rsidRPr="00BC478C">
              <w:rPr>
                <w:rFonts w:ascii="Times New Roman" w:hAnsi="Times New Roman" w:cs="Times New Roman"/>
                <w:noProof/>
                <w:webHidden/>
                <w:rPrChange w:id="653" w:author="Zachary Cappella" w:date="2023-09-30T10:50:00Z">
                  <w:rPr>
                    <w:noProof/>
                    <w:webHidden/>
                  </w:rPr>
                </w:rPrChange>
              </w:rPr>
              <w:fldChar w:fldCharType="end"/>
            </w:r>
            <w:r w:rsidRPr="00BC478C">
              <w:rPr>
                <w:rStyle w:val="Hyperlink"/>
                <w:rFonts w:ascii="Times New Roman" w:hAnsi="Times New Roman" w:cs="Times New Roman"/>
                <w:noProof/>
                <w:rPrChange w:id="654" w:author="Zachary Cappella" w:date="2023-09-30T10:50:00Z">
                  <w:rPr>
                    <w:rStyle w:val="Hyperlink"/>
                    <w:noProof/>
                  </w:rPr>
                </w:rPrChange>
              </w:rPr>
              <w:fldChar w:fldCharType="end"/>
            </w:r>
          </w:ins>
        </w:p>
        <w:p w14:paraId="01717DFB" w14:textId="7D5A7E31" w:rsidR="00BC478C" w:rsidRPr="00BC478C" w:rsidRDefault="00BC478C">
          <w:pPr>
            <w:pStyle w:val="TOC2"/>
            <w:tabs>
              <w:tab w:val="right" w:leader="dot" w:pos="9350"/>
            </w:tabs>
            <w:rPr>
              <w:ins w:id="655" w:author="Zachary Cappella" w:date="2023-09-30T10:50:00Z"/>
              <w:rFonts w:ascii="Times New Roman" w:eastAsiaTheme="minorEastAsia" w:hAnsi="Times New Roman" w:cs="Times New Roman"/>
              <w:smallCaps w:val="0"/>
              <w:noProof/>
              <w:kern w:val="2"/>
              <w:sz w:val="24"/>
              <w:szCs w:val="24"/>
              <w:rPrChange w:id="656" w:author="Zachary Cappella" w:date="2023-09-30T10:50:00Z">
                <w:rPr>
                  <w:ins w:id="657" w:author="Zachary Cappella" w:date="2023-09-30T10:50:00Z"/>
                  <w:rFonts w:eastAsiaTheme="minorEastAsia" w:cstheme="minorBidi"/>
                  <w:noProof/>
                  <w:kern w:val="2"/>
                  <w:sz w:val="24"/>
                  <w:szCs w:val="24"/>
                </w:rPr>
              </w:rPrChange>
            </w:rPr>
          </w:pPr>
          <w:ins w:id="658" w:author="Zachary Cappella" w:date="2023-09-30T10:50:00Z">
            <w:r w:rsidRPr="00BC478C">
              <w:rPr>
                <w:rStyle w:val="Hyperlink"/>
                <w:rFonts w:ascii="Times New Roman" w:hAnsi="Times New Roman" w:cs="Times New Roman"/>
                <w:noProof/>
                <w:rPrChange w:id="659" w:author="Zachary Cappella" w:date="2023-09-30T10:50:00Z">
                  <w:rPr>
                    <w:rStyle w:val="Hyperlink"/>
                    <w:noProof/>
                  </w:rPr>
                </w:rPrChange>
              </w:rPr>
              <w:fldChar w:fldCharType="begin"/>
            </w:r>
            <w:r w:rsidRPr="00BC478C">
              <w:rPr>
                <w:rStyle w:val="Hyperlink"/>
                <w:rFonts w:ascii="Times New Roman" w:hAnsi="Times New Roman" w:cs="Times New Roman"/>
                <w:noProof/>
                <w:rPrChange w:id="660" w:author="Zachary Cappella" w:date="2023-09-30T10:50:00Z">
                  <w:rPr>
                    <w:rStyle w:val="Hyperlink"/>
                    <w:noProof/>
                  </w:rPr>
                </w:rPrChange>
              </w:rPr>
              <w:instrText xml:space="preserve"> </w:instrText>
            </w:r>
            <w:r w:rsidRPr="00BC478C">
              <w:rPr>
                <w:rFonts w:ascii="Times New Roman" w:hAnsi="Times New Roman" w:cs="Times New Roman"/>
                <w:noProof/>
                <w:rPrChange w:id="661" w:author="Zachary Cappella" w:date="2023-09-30T10:50:00Z">
                  <w:rPr>
                    <w:noProof/>
                  </w:rPr>
                </w:rPrChange>
              </w:rPr>
              <w:instrText>HYPERLINK \l "_Toc146963455"</w:instrText>
            </w:r>
            <w:r w:rsidRPr="00BC478C">
              <w:rPr>
                <w:rStyle w:val="Hyperlink"/>
                <w:rFonts w:ascii="Times New Roman" w:hAnsi="Times New Roman" w:cs="Times New Roman"/>
                <w:noProof/>
                <w:rPrChange w:id="662" w:author="Zachary Cappella" w:date="2023-09-30T10:50:00Z">
                  <w:rPr>
                    <w:rStyle w:val="Hyperlink"/>
                    <w:noProof/>
                  </w:rPr>
                </w:rPrChange>
              </w:rPr>
              <w:instrText xml:space="preserve"> </w:instrText>
            </w:r>
            <w:r w:rsidRPr="004A6E44">
              <w:rPr>
                <w:rStyle w:val="Hyperlink"/>
                <w:rFonts w:ascii="Times New Roman" w:hAnsi="Times New Roman" w:cs="Times New Roman"/>
                <w:noProof/>
              </w:rPr>
            </w:r>
            <w:r w:rsidRPr="00BC478C">
              <w:rPr>
                <w:rStyle w:val="Hyperlink"/>
                <w:rFonts w:ascii="Times New Roman" w:hAnsi="Times New Roman" w:cs="Times New Roman"/>
                <w:noProof/>
                <w:rPrChange w:id="663" w:author="Zachary Cappella" w:date="2023-09-30T10:50:00Z">
                  <w:rPr>
                    <w:rStyle w:val="Hyperlink"/>
                    <w:noProof/>
                  </w:rPr>
                </w:rPrChange>
              </w:rPr>
              <w:fldChar w:fldCharType="separate"/>
            </w:r>
            <w:r w:rsidRPr="00BC478C">
              <w:rPr>
                <w:rStyle w:val="Hyperlink"/>
                <w:rFonts w:ascii="Times New Roman" w:hAnsi="Times New Roman" w:cs="Times New Roman"/>
                <w:b/>
                <w:bCs/>
                <w:noProof/>
                <w:rPrChange w:id="664" w:author="Zachary Cappella" w:date="2023-09-30T10:50:00Z">
                  <w:rPr>
                    <w:rStyle w:val="Hyperlink"/>
                    <w:noProof/>
                  </w:rPr>
                </w:rPrChange>
              </w:rPr>
              <w:t>4.4 Scalability:</w:t>
            </w:r>
            <w:r w:rsidRPr="00BC478C">
              <w:rPr>
                <w:rFonts w:ascii="Times New Roman" w:hAnsi="Times New Roman" w:cs="Times New Roman"/>
                <w:noProof/>
                <w:webHidden/>
                <w:rPrChange w:id="665" w:author="Zachary Cappella" w:date="2023-09-30T10:50:00Z">
                  <w:rPr>
                    <w:noProof/>
                    <w:webHidden/>
                  </w:rPr>
                </w:rPrChange>
              </w:rPr>
              <w:tab/>
            </w:r>
            <w:r w:rsidRPr="00BC478C">
              <w:rPr>
                <w:rFonts w:ascii="Times New Roman" w:hAnsi="Times New Roman" w:cs="Times New Roman"/>
                <w:noProof/>
                <w:webHidden/>
                <w:rPrChange w:id="666" w:author="Zachary Cappella" w:date="2023-09-30T10:50:00Z">
                  <w:rPr>
                    <w:noProof/>
                    <w:webHidden/>
                  </w:rPr>
                </w:rPrChange>
              </w:rPr>
              <w:fldChar w:fldCharType="begin"/>
            </w:r>
            <w:r w:rsidRPr="00BC478C">
              <w:rPr>
                <w:rFonts w:ascii="Times New Roman" w:hAnsi="Times New Roman" w:cs="Times New Roman"/>
                <w:noProof/>
                <w:webHidden/>
                <w:rPrChange w:id="667" w:author="Zachary Cappella" w:date="2023-09-30T10:50:00Z">
                  <w:rPr>
                    <w:noProof/>
                    <w:webHidden/>
                  </w:rPr>
                </w:rPrChange>
              </w:rPr>
              <w:instrText xml:space="preserve"> PAGEREF _Toc146963455 \h </w:instrText>
            </w:r>
          </w:ins>
          <w:r w:rsidRPr="004A6E44">
            <w:rPr>
              <w:rFonts w:ascii="Times New Roman" w:hAnsi="Times New Roman" w:cs="Times New Roman"/>
              <w:noProof/>
              <w:webHidden/>
            </w:rPr>
          </w:r>
          <w:r w:rsidRPr="00BC478C">
            <w:rPr>
              <w:rFonts w:ascii="Times New Roman" w:hAnsi="Times New Roman" w:cs="Times New Roman"/>
              <w:noProof/>
              <w:webHidden/>
              <w:rPrChange w:id="668" w:author="Zachary Cappella" w:date="2023-09-30T10:50:00Z">
                <w:rPr>
                  <w:noProof/>
                  <w:webHidden/>
                </w:rPr>
              </w:rPrChange>
            </w:rPr>
            <w:fldChar w:fldCharType="separate"/>
          </w:r>
          <w:ins w:id="669" w:author="Zachary Cappella" w:date="2023-09-30T10:50:00Z">
            <w:r w:rsidRPr="00BC478C">
              <w:rPr>
                <w:rFonts w:ascii="Times New Roman" w:hAnsi="Times New Roman" w:cs="Times New Roman"/>
                <w:noProof/>
                <w:webHidden/>
                <w:rPrChange w:id="670" w:author="Zachary Cappella" w:date="2023-09-30T10:50:00Z">
                  <w:rPr>
                    <w:noProof/>
                    <w:webHidden/>
                  </w:rPr>
                </w:rPrChange>
              </w:rPr>
              <w:t>42</w:t>
            </w:r>
            <w:r w:rsidRPr="00BC478C">
              <w:rPr>
                <w:rFonts w:ascii="Times New Roman" w:hAnsi="Times New Roman" w:cs="Times New Roman"/>
                <w:noProof/>
                <w:webHidden/>
                <w:rPrChange w:id="671" w:author="Zachary Cappella" w:date="2023-09-30T10:50:00Z">
                  <w:rPr>
                    <w:noProof/>
                    <w:webHidden/>
                  </w:rPr>
                </w:rPrChange>
              </w:rPr>
              <w:fldChar w:fldCharType="end"/>
            </w:r>
            <w:r w:rsidRPr="00BC478C">
              <w:rPr>
                <w:rStyle w:val="Hyperlink"/>
                <w:rFonts w:ascii="Times New Roman" w:hAnsi="Times New Roman" w:cs="Times New Roman"/>
                <w:noProof/>
                <w:rPrChange w:id="672" w:author="Zachary Cappella" w:date="2023-09-30T10:50:00Z">
                  <w:rPr>
                    <w:rStyle w:val="Hyperlink"/>
                    <w:noProof/>
                  </w:rPr>
                </w:rPrChange>
              </w:rPr>
              <w:fldChar w:fldCharType="end"/>
            </w:r>
          </w:ins>
        </w:p>
        <w:p w14:paraId="6702FAD2" w14:textId="79FAC100" w:rsidR="00DC5F7D" w:rsidRPr="00BC478C" w:rsidRDefault="00BC478C">
          <w:pPr>
            <w:rPr>
              <w:ins w:id="673" w:author="Zachary Cappella" w:date="2023-09-30T10:45:00Z"/>
            </w:rPr>
          </w:pPr>
          <w:ins w:id="674" w:author="Zachary Cappella" w:date="2023-09-30T10:48:00Z">
            <w:r w:rsidRPr="00BC478C">
              <w:rPr>
                <w:caps/>
                <w:sz w:val="20"/>
                <w:szCs w:val="20"/>
              </w:rPr>
              <w:fldChar w:fldCharType="end"/>
            </w:r>
          </w:ins>
        </w:p>
        <w:customXmlInsRangeStart w:id="675" w:author="Zachary Cappella" w:date="2023-09-30T10:45:00Z"/>
      </w:sdtContent>
    </w:sdt>
    <w:customXmlInsRangeEnd w:id="675"/>
    <w:p w14:paraId="41472BE1" w14:textId="6612035B" w:rsidR="22BE91FE" w:rsidRPr="00BC478C" w:rsidRDefault="22BE91FE" w:rsidP="00F96A1C">
      <w:pPr>
        <w:pStyle w:val="TOC2"/>
        <w:rPr>
          <w:rStyle w:val="Hyperlink"/>
          <w:rFonts w:ascii="Times New Roman" w:hAnsi="Times New Roman" w:cs="Times New Roman"/>
          <w:rPrChange w:id="676" w:author="Zachary Cappella" w:date="2023-09-30T10:50:00Z">
            <w:rPr>
              <w:rStyle w:val="Hyperlink"/>
              <w:rFonts w:asciiTheme="majorHAnsi" w:eastAsiaTheme="majorEastAsia" w:hAnsiTheme="majorHAnsi" w:cstheme="majorBidi"/>
              <w:sz w:val="32"/>
              <w:szCs w:val="32"/>
              <w14:ligatures w14:val="none"/>
            </w:rPr>
          </w:rPrChange>
        </w:rPr>
      </w:pPr>
    </w:p>
    <w:p w14:paraId="3E0E6E81" w14:textId="7BEAB2F0" w:rsidR="00E668FC" w:rsidRPr="00BC478C" w:rsidDel="00BC478C" w:rsidRDefault="00E668FC">
      <w:pPr>
        <w:rPr>
          <w:del w:id="677" w:author="Zachary Cappella" w:date="2023-09-30T10:49:00Z"/>
        </w:rPr>
      </w:pPr>
    </w:p>
    <w:p w14:paraId="12C83C3F" w14:textId="77777777" w:rsidR="005D2650" w:rsidRPr="00BC478C" w:rsidDel="00BC478C" w:rsidRDefault="005D2650" w:rsidP="00E209B0">
      <w:pPr>
        <w:rPr>
          <w:del w:id="678" w:author="Zachary Cappella" w:date="2023-09-30T10:49:00Z"/>
          <w:spacing w:val="-10"/>
        </w:rPr>
      </w:pPr>
    </w:p>
    <w:p w14:paraId="2BD139D7" w14:textId="0BEF0BF3" w:rsidR="00DC7737" w:rsidRPr="00BC478C" w:rsidRDefault="00DC7737" w:rsidP="00BC478C">
      <w:pPr>
        <w:widowControl/>
        <w:autoSpaceDE/>
        <w:autoSpaceDN/>
        <w:spacing w:after="160" w:line="259" w:lineRule="auto"/>
        <w:rPr>
          <w:ins w:id="679" w:author="Zachary Cappella" w:date="2023-09-30T10:46:00Z"/>
          <w:color w:val="000000" w:themeColor="text1"/>
          <w:sz w:val="32"/>
          <w:szCs w:val="32"/>
        </w:rPr>
      </w:pPr>
      <w:ins w:id="680" w:author="Zachary Cappella" w:date="2023-09-30T10:46:00Z">
        <w:r w:rsidRPr="00BC478C">
          <w:rPr>
            <w:color w:val="000000" w:themeColor="text1"/>
            <w:sz w:val="32"/>
            <w:szCs w:val="32"/>
          </w:rPr>
          <w:br w:type="page"/>
        </w:r>
      </w:ins>
    </w:p>
    <w:p w14:paraId="7D11F9A9" w14:textId="00E9FE66" w:rsidR="00F96A1C" w:rsidRPr="00BC478C" w:rsidRDefault="00F96A1C" w:rsidP="00F96A1C">
      <w:pPr>
        <w:pStyle w:val="TableofFigures"/>
        <w:tabs>
          <w:tab w:val="right" w:leader="dot" w:pos="9350"/>
        </w:tabs>
        <w:jc w:val="center"/>
        <w:rPr>
          <w:ins w:id="681" w:author="Zachary Cappella" w:date="2023-09-30T10:46:00Z"/>
          <w:color w:val="000000" w:themeColor="text1"/>
          <w:sz w:val="32"/>
          <w:szCs w:val="32"/>
        </w:rPr>
      </w:pPr>
      <w:ins w:id="682" w:author="Zachary Cappella" w:date="2023-09-30T10:38:00Z">
        <w:r w:rsidRPr="00BC478C">
          <w:rPr>
            <w:color w:val="000000" w:themeColor="text1"/>
            <w:sz w:val="32"/>
            <w:szCs w:val="32"/>
            <w:rPrChange w:id="683" w:author="Zachary Cappella" w:date="2023-09-30T10:50:00Z">
              <w:rPr>
                <w:color w:val="000000" w:themeColor="text1"/>
              </w:rPr>
            </w:rPrChange>
          </w:rPr>
          <w:lastRenderedPageBreak/>
          <w:t>Table of Tables</w:t>
        </w:r>
      </w:ins>
    </w:p>
    <w:p w14:paraId="4C4CA29C" w14:textId="77777777" w:rsidR="00DC7737" w:rsidRPr="00BC478C" w:rsidRDefault="00DC7737">
      <w:pPr>
        <w:rPr>
          <w:ins w:id="684" w:author="Zachary Cappella" w:date="2023-09-30T10:37:00Z"/>
          <w:rPrChange w:id="685" w:author="Zachary Cappella" w:date="2023-09-30T10:50:00Z">
            <w:rPr>
              <w:ins w:id="686" w:author="Zachary Cappella" w:date="2023-09-30T10:37:00Z"/>
              <w:spacing w:val="-10"/>
            </w:rPr>
          </w:rPrChange>
        </w:rPr>
        <w:pPrChange w:id="687" w:author="Zachary Cappella" w:date="2023-09-30T10:46:00Z">
          <w:pPr>
            <w:pStyle w:val="TableofFigures"/>
            <w:tabs>
              <w:tab w:val="right" w:leader="dot" w:pos="9350"/>
            </w:tabs>
          </w:pPr>
        </w:pPrChange>
      </w:pPr>
    </w:p>
    <w:p w14:paraId="06CF9864" w14:textId="068024D7" w:rsidR="00F96A1C" w:rsidRPr="00BC478C" w:rsidRDefault="00F96A1C">
      <w:pPr>
        <w:pStyle w:val="TableofFigures"/>
        <w:tabs>
          <w:tab w:val="right" w:leader="dot" w:pos="9350"/>
        </w:tabs>
        <w:rPr>
          <w:ins w:id="688" w:author="Zachary Cappella" w:date="2023-09-30T10:37:00Z"/>
          <w:noProof/>
        </w:rPr>
      </w:pPr>
      <w:ins w:id="689" w:author="Zachary Cappella" w:date="2023-09-30T10:37:00Z">
        <w:r w:rsidRPr="00BC478C">
          <w:rPr>
            <w:spacing w:val="-10"/>
          </w:rPr>
          <w:fldChar w:fldCharType="begin"/>
        </w:r>
        <w:r w:rsidRPr="00BC478C">
          <w:rPr>
            <w:spacing w:val="-10"/>
          </w:rPr>
          <w:instrText xml:space="preserve"> TOC \h \z \c "Table" </w:instrText>
        </w:r>
      </w:ins>
      <w:r w:rsidRPr="00BC478C">
        <w:rPr>
          <w:spacing w:val="-10"/>
        </w:rPr>
        <w:fldChar w:fldCharType="separate"/>
      </w:r>
      <w:ins w:id="690" w:author="Zachary Cappella" w:date="2023-09-30T10:37:00Z">
        <w:r w:rsidRPr="00BC478C">
          <w:rPr>
            <w:rStyle w:val="Hyperlink"/>
            <w:noProof/>
          </w:rPr>
          <w:fldChar w:fldCharType="begin"/>
        </w:r>
        <w:r w:rsidRPr="00BC478C">
          <w:rPr>
            <w:rStyle w:val="Hyperlink"/>
            <w:noProof/>
          </w:rPr>
          <w:instrText xml:space="preserve"> </w:instrText>
        </w:r>
        <w:r w:rsidRPr="00BC478C">
          <w:rPr>
            <w:noProof/>
          </w:rPr>
          <w:instrText>HYPERLINK \l "_Toc146962670"</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Table 1: Definitions and Acronyms</w:t>
        </w:r>
        <w:r w:rsidRPr="00BC478C">
          <w:rPr>
            <w:noProof/>
            <w:webHidden/>
          </w:rPr>
          <w:tab/>
        </w:r>
        <w:r w:rsidRPr="00BC478C">
          <w:rPr>
            <w:noProof/>
            <w:webHidden/>
          </w:rPr>
          <w:fldChar w:fldCharType="begin"/>
        </w:r>
        <w:r w:rsidRPr="00BC478C">
          <w:rPr>
            <w:noProof/>
            <w:webHidden/>
          </w:rPr>
          <w:instrText xml:space="preserve"> PAGEREF _Toc146962670 \h </w:instrText>
        </w:r>
      </w:ins>
      <w:r w:rsidRPr="00BC478C">
        <w:rPr>
          <w:noProof/>
          <w:webHidden/>
        </w:rPr>
      </w:r>
      <w:r w:rsidRPr="00BC478C">
        <w:rPr>
          <w:noProof/>
          <w:webHidden/>
        </w:rPr>
        <w:fldChar w:fldCharType="separate"/>
      </w:r>
      <w:ins w:id="691" w:author="Zachary Cappella" w:date="2023-09-30T10:37:00Z">
        <w:r w:rsidRPr="00BC478C">
          <w:rPr>
            <w:noProof/>
            <w:webHidden/>
          </w:rPr>
          <w:t>6</w:t>
        </w:r>
        <w:r w:rsidRPr="00BC478C">
          <w:rPr>
            <w:noProof/>
            <w:webHidden/>
          </w:rPr>
          <w:fldChar w:fldCharType="end"/>
        </w:r>
        <w:r w:rsidRPr="00BC478C">
          <w:rPr>
            <w:rStyle w:val="Hyperlink"/>
            <w:noProof/>
          </w:rPr>
          <w:fldChar w:fldCharType="end"/>
        </w:r>
      </w:ins>
    </w:p>
    <w:p w14:paraId="6515F01E" w14:textId="446FF997" w:rsidR="00F96A1C" w:rsidRPr="00BC478C" w:rsidRDefault="00F96A1C">
      <w:pPr>
        <w:pStyle w:val="TableofFigures"/>
        <w:tabs>
          <w:tab w:val="right" w:leader="dot" w:pos="9350"/>
        </w:tabs>
        <w:rPr>
          <w:ins w:id="692" w:author="Zachary Cappella" w:date="2023-09-30T10:37:00Z"/>
          <w:noProof/>
        </w:rPr>
      </w:pPr>
      <w:ins w:id="693" w:author="Zachary Cappella" w:date="2023-09-30T10:37:00Z">
        <w:r w:rsidRPr="00BC478C">
          <w:rPr>
            <w:rStyle w:val="Hyperlink"/>
            <w:noProof/>
          </w:rPr>
          <w:fldChar w:fldCharType="begin"/>
        </w:r>
        <w:r w:rsidRPr="00BC478C">
          <w:rPr>
            <w:rStyle w:val="Hyperlink"/>
            <w:noProof/>
          </w:rPr>
          <w:instrText xml:space="preserve"> </w:instrText>
        </w:r>
        <w:r w:rsidRPr="00BC478C">
          <w:rPr>
            <w:noProof/>
          </w:rPr>
          <w:instrText>HYPERLINK \l "_Toc146962671"</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Table 2: Project Documents</w:t>
        </w:r>
        <w:r w:rsidRPr="00BC478C">
          <w:rPr>
            <w:noProof/>
            <w:webHidden/>
          </w:rPr>
          <w:tab/>
        </w:r>
        <w:r w:rsidRPr="00BC478C">
          <w:rPr>
            <w:noProof/>
            <w:webHidden/>
          </w:rPr>
          <w:fldChar w:fldCharType="begin"/>
        </w:r>
        <w:r w:rsidRPr="00BC478C">
          <w:rPr>
            <w:noProof/>
            <w:webHidden/>
          </w:rPr>
          <w:instrText xml:space="preserve"> PAGEREF _Toc146962671 \h </w:instrText>
        </w:r>
      </w:ins>
      <w:r w:rsidRPr="00BC478C">
        <w:rPr>
          <w:noProof/>
          <w:webHidden/>
        </w:rPr>
      </w:r>
      <w:r w:rsidRPr="00BC478C">
        <w:rPr>
          <w:noProof/>
          <w:webHidden/>
        </w:rPr>
        <w:fldChar w:fldCharType="separate"/>
      </w:r>
      <w:ins w:id="694" w:author="Zachary Cappella" w:date="2023-09-30T10:37:00Z">
        <w:r w:rsidRPr="00BC478C">
          <w:rPr>
            <w:noProof/>
            <w:webHidden/>
          </w:rPr>
          <w:t>7</w:t>
        </w:r>
        <w:r w:rsidRPr="00BC478C">
          <w:rPr>
            <w:noProof/>
            <w:webHidden/>
          </w:rPr>
          <w:fldChar w:fldCharType="end"/>
        </w:r>
        <w:r w:rsidRPr="00BC478C">
          <w:rPr>
            <w:rStyle w:val="Hyperlink"/>
            <w:noProof/>
          </w:rPr>
          <w:fldChar w:fldCharType="end"/>
        </w:r>
      </w:ins>
    </w:p>
    <w:p w14:paraId="15A9AD28" w14:textId="26350EEC" w:rsidR="00F96A1C" w:rsidRPr="00BC478C" w:rsidRDefault="00F96A1C">
      <w:pPr>
        <w:pStyle w:val="TableofFigures"/>
        <w:tabs>
          <w:tab w:val="right" w:leader="dot" w:pos="9350"/>
        </w:tabs>
        <w:rPr>
          <w:ins w:id="695" w:author="Zachary Cappella" w:date="2023-09-30T10:37:00Z"/>
          <w:noProof/>
        </w:rPr>
      </w:pPr>
      <w:ins w:id="696" w:author="Zachary Cappella" w:date="2023-09-30T10:37:00Z">
        <w:r w:rsidRPr="00BC478C">
          <w:rPr>
            <w:rStyle w:val="Hyperlink"/>
            <w:noProof/>
          </w:rPr>
          <w:fldChar w:fldCharType="begin"/>
        </w:r>
        <w:r w:rsidRPr="00BC478C">
          <w:rPr>
            <w:rStyle w:val="Hyperlink"/>
            <w:noProof/>
          </w:rPr>
          <w:instrText xml:space="preserve"> </w:instrText>
        </w:r>
        <w:r w:rsidRPr="00BC478C">
          <w:rPr>
            <w:noProof/>
          </w:rPr>
          <w:instrText>HYPERLINK \l "_Toc146962672"</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Table 3: Use-Case Model Survey</w:t>
        </w:r>
        <w:r w:rsidRPr="00BC478C">
          <w:rPr>
            <w:noProof/>
            <w:webHidden/>
          </w:rPr>
          <w:tab/>
        </w:r>
        <w:r w:rsidRPr="00BC478C">
          <w:rPr>
            <w:noProof/>
            <w:webHidden/>
          </w:rPr>
          <w:fldChar w:fldCharType="begin"/>
        </w:r>
        <w:r w:rsidRPr="00BC478C">
          <w:rPr>
            <w:noProof/>
            <w:webHidden/>
          </w:rPr>
          <w:instrText xml:space="preserve"> PAGEREF _Toc146962672 \h </w:instrText>
        </w:r>
      </w:ins>
      <w:r w:rsidRPr="00BC478C">
        <w:rPr>
          <w:noProof/>
          <w:webHidden/>
        </w:rPr>
      </w:r>
      <w:r w:rsidRPr="00BC478C">
        <w:rPr>
          <w:noProof/>
          <w:webHidden/>
        </w:rPr>
        <w:fldChar w:fldCharType="separate"/>
      </w:r>
      <w:ins w:id="697" w:author="Zachary Cappella" w:date="2023-09-30T10:37:00Z">
        <w:r w:rsidRPr="00BC478C">
          <w:rPr>
            <w:noProof/>
            <w:webHidden/>
          </w:rPr>
          <w:t>9</w:t>
        </w:r>
        <w:r w:rsidRPr="00BC478C">
          <w:rPr>
            <w:noProof/>
            <w:webHidden/>
          </w:rPr>
          <w:fldChar w:fldCharType="end"/>
        </w:r>
        <w:r w:rsidRPr="00BC478C">
          <w:rPr>
            <w:rStyle w:val="Hyperlink"/>
            <w:noProof/>
          </w:rPr>
          <w:fldChar w:fldCharType="end"/>
        </w:r>
      </w:ins>
    </w:p>
    <w:p w14:paraId="29648D7B" w14:textId="6B74E9B8" w:rsidR="00F96A1C" w:rsidRPr="00BC478C" w:rsidRDefault="00F96A1C">
      <w:pPr>
        <w:pStyle w:val="TableofFigures"/>
        <w:tabs>
          <w:tab w:val="right" w:leader="dot" w:pos="9350"/>
        </w:tabs>
        <w:rPr>
          <w:ins w:id="698" w:author="Zachary Cappella" w:date="2023-09-30T10:37:00Z"/>
          <w:noProof/>
        </w:rPr>
      </w:pPr>
      <w:ins w:id="699" w:author="Zachary Cappella" w:date="2023-09-30T10:37:00Z">
        <w:r w:rsidRPr="00BC478C">
          <w:rPr>
            <w:rStyle w:val="Hyperlink"/>
            <w:noProof/>
          </w:rPr>
          <w:fldChar w:fldCharType="begin"/>
        </w:r>
        <w:r w:rsidRPr="00BC478C">
          <w:rPr>
            <w:rStyle w:val="Hyperlink"/>
            <w:noProof/>
          </w:rPr>
          <w:instrText xml:space="preserve"> </w:instrText>
        </w:r>
        <w:r w:rsidRPr="00BC478C">
          <w:rPr>
            <w:noProof/>
          </w:rPr>
          <w:instrText>HYPERLINK \l "_Toc146962673"</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Table 4: Accessing the Application Use Case</w:t>
        </w:r>
        <w:r w:rsidRPr="00BC478C">
          <w:rPr>
            <w:noProof/>
            <w:webHidden/>
          </w:rPr>
          <w:tab/>
        </w:r>
        <w:r w:rsidRPr="00BC478C">
          <w:rPr>
            <w:noProof/>
            <w:webHidden/>
          </w:rPr>
          <w:fldChar w:fldCharType="begin"/>
        </w:r>
        <w:r w:rsidRPr="00BC478C">
          <w:rPr>
            <w:noProof/>
            <w:webHidden/>
          </w:rPr>
          <w:instrText xml:space="preserve"> PAGEREF _Toc146962673 \h </w:instrText>
        </w:r>
      </w:ins>
      <w:r w:rsidRPr="00BC478C">
        <w:rPr>
          <w:noProof/>
          <w:webHidden/>
        </w:rPr>
      </w:r>
      <w:r w:rsidRPr="00BC478C">
        <w:rPr>
          <w:noProof/>
          <w:webHidden/>
        </w:rPr>
        <w:fldChar w:fldCharType="separate"/>
      </w:r>
      <w:ins w:id="700" w:author="Zachary Cappella" w:date="2023-09-30T10:37:00Z">
        <w:r w:rsidRPr="00BC478C">
          <w:rPr>
            <w:noProof/>
            <w:webHidden/>
          </w:rPr>
          <w:t>12</w:t>
        </w:r>
        <w:r w:rsidRPr="00BC478C">
          <w:rPr>
            <w:noProof/>
            <w:webHidden/>
          </w:rPr>
          <w:fldChar w:fldCharType="end"/>
        </w:r>
        <w:r w:rsidRPr="00BC478C">
          <w:rPr>
            <w:rStyle w:val="Hyperlink"/>
            <w:noProof/>
          </w:rPr>
          <w:fldChar w:fldCharType="end"/>
        </w:r>
      </w:ins>
    </w:p>
    <w:p w14:paraId="11947922" w14:textId="38FC8082" w:rsidR="00F96A1C" w:rsidRPr="00BC478C" w:rsidRDefault="00F96A1C">
      <w:pPr>
        <w:pStyle w:val="TableofFigures"/>
        <w:tabs>
          <w:tab w:val="right" w:leader="dot" w:pos="9350"/>
        </w:tabs>
        <w:rPr>
          <w:ins w:id="701" w:author="Zachary Cappella" w:date="2023-09-30T10:37:00Z"/>
          <w:noProof/>
        </w:rPr>
      </w:pPr>
      <w:ins w:id="702" w:author="Zachary Cappella" w:date="2023-09-30T10:37:00Z">
        <w:r w:rsidRPr="00BC478C">
          <w:rPr>
            <w:rStyle w:val="Hyperlink"/>
            <w:noProof/>
          </w:rPr>
          <w:fldChar w:fldCharType="begin"/>
        </w:r>
        <w:r w:rsidRPr="00BC478C">
          <w:rPr>
            <w:rStyle w:val="Hyperlink"/>
            <w:noProof/>
          </w:rPr>
          <w:instrText xml:space="preserve"> </w:instrText>
        </w:r>
        <w:r w:rsidRPr="00BC478C">
          <w:rPr>
            <w:noProof/>
          </w:rPr>
          <w:instrText>HYPERLINK \l "_Toc146962674"</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Table 5: Interacting with the Virtual Assistance Use Case</w:t>
        </w:r>
        <w:r w:rsidRPr="00BC478C">
          <w:rPr>
            <w:noProof/>
            <w:webHidden/>
          </w:rPr>
          <w:tab/>
        </w:r>
        <w:r w:rsidRPr="00BC478C">
          <w:rPr>
            <w:noProof/>
            <w:webHidden/>
          </w:rPr>
          <w:fldChar w:fldCharType="begin"/>
        </w:r>
        <w:r w:rsidRPr="00BC478C">
          <w:rPr>
            <w:noProof/>
            <w:webHidden/>
          </w:rPr>
          <w:instrText xml:space="preserve"> PAGEREF _Toc146962674 \h </w:instrText>
        </w:r>
      </w:ins>
      <w:r w:rsidRPr="00BC478C">
        <w:rPr>
          <w:noProof/>
          <w:webHidden/>
        </w:rPr>
      </w:r>
      <w:r w:rsidRPr="00BC478C">
        <w:rPr>
          <w:noProof/>
          <w:webHidden/>
        </w:rPr>
        <w:fldChar w:fldCharType="separate"/>
      </w:r>
      <w:ins w:id="703" w:author="Zachary Cappella" w:date="2023-09-30T10:37:00Z">
        <w:r w:rsidRPr="00BC478C">
          <w:rPr>
            <w:noProof/>
            <w:webHidden/>
          </w:rPr>
          <w:t>15</w:t>
        </w:r>
        <w:r w:rsidRPr="00BC478C">
          <w:rPr>
            <w:noProof/>
            <w:webHidden/>
          </w:rPr>
          <w:fldChar w:fldCharType="end"/>
        </w:r>
        <w:r w:rsidRPr="00BC478C">
          <w:rPr>
            <w:rStyle w:val="Hyperlink"/>
            <w:noProof/>
          </w:rPr>
          <w:fldChar w:fldCharType="end"/>
        </w:r>
      </w:ins>
    </w:p>
    <w:p w14:paraId="07F7D1D7" w14:textId="77336DFF" w:rsidR="00F96A1C" w:rsidRPr="00BC478C" w:rsidRDefault="00F96A1C">
      <w:pPr>
        <w:pStyle w:val="TableofFigures"/>
        <w:tabs>
          <w:tab w:val="right" w:leader="dot" w:pos="9350"/>
        </w:tabs>
        <w:rPr>
          <w:ins w:id="704" w:author="Zachary Cappella" w:date="2023-09-30T10:37:00Z"/>
          <w:noProof/>
        </w:rPr>
      </w:pPr>
      <w:ins w:id="705" w:author="Zachary Cappella" w:date="2023-09-30T10:37:00Z">
        <w:r w:rsidRPr="00BC478C">
          <w:rPr>
            <w:rStyle w:val="Hyperlink"/>
            <w:noProof/>
          </w:rPr>
          <w:fldChar w:fldCharType="begin"/>
        </w:r>
        <w:r w:rsidRPr="00BC478C">
          <w:rPr>
            <w:rStyle w:val="Hyperlink"/>
            <w:noProof/>
          </w:rPr>
          <w:instrText xml:space="preserve"> </w:instrText>
        </w:r>
        <w:r w:rsidRPr="00BC478C">
          <w:rPr>
            <w:noProof/>
          </w:rPr>
          <w:instrText>HYPERLINK \l "_Toc146962675"</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Table 6: Virtual Assistance Alternate Action Use Case</w:t>
        </w:r>
        <w:r w:rsidRPr="00BC478C">
          <w:rPr>
            <w:noProof/>
            <w:webHidden/>
          </w:rPr>
          <w:tab/>
        </w:r>
        <w:r w:rsidRPr="00BC478C">
          <w:rPr>
            <w:noProof/>
            <w:webHidden/>
          </w:rPr>
          <w:fldChar w:fldCharType="begin"/>
        </w:r>
        <w:r w:rsidRPr="00BC478C">
          <w:rPr>
            <w:noProof/>
            <w:webHidden/>
          </w:rPr>
          <w:instrText xml:space="preserve"> PAGEREF _Toc146962675 \h </w:instrText>
        </w:r>
      </w:ins>
      <w:r w:rsidRPr="00BC478C">
        <w:rPr>
          <w:noProof/>
          <w:webHidden/>
        </w:rPr>
      </w:r>
      <w:r w:rsidRPr="00BC478C">
        <w:rPr>
          <w:noProof/>
          <w:webHidden/>
        </w:rPr>
        <w:fldChar w:fldCharType="separate"/>
      </w:r>
      <w:ins w:id="706" w:author="Zachary Cappella" w:date="2023-09-30T10:37:00Z">
        <w:r w:rsidRPr="00BC478C">
          <w:rPr>
            <w:noProof/>
            <w:webHidden/>
          </w:rPr>
          <w:t>16</w:t>
        </w:r>
        <w:r w:rsidRPr="00BC478C">
          <w:rPr>
            <w:noProof/>
            <w:webHidden/>
          </w:rPr>
          <w:fldChar w:fldCharType="end"/>
        </w:r>
        <w:r w:rsidRPr="00BC478C">
          <w:rPr>
            <w:rStyle w:val="Hyperlink"/>
            <w:noProof/>
          </w:rPr>
          <w:fldChar w:fldCharType="end"/>
        </w:r>
      </w:ins>
    </w:p>
    <w:p w14:paraId="4939D955" w14:textId="54EA86D9" w:rsidR="00F96A1C" w:rsidRPr="00BC478C" w:rsidRDefault="00F96A1C">
      <w:pPr>
        <w:pStyle w:val="TableofFigures"/>
        <w:tabs>
          <w:tab w:val="right" w:leader="dot" w:pos="9350"/>
        </w:tabs>
        <w:rPr>
          <w:ins w:id="707" w:author="Zachary Cappella" w:date="2023-09-30T10:37:00Z"/>
          <w:noProof/>
        </w:rPr>
      </w:pPr>
      <w:ins w:id="708" w:author="Zachary Cappella" w:date="2023-09-30T10:37:00Z">
        <w:r w:rsidRPr="00BC478C">
          <w:rPr>
            <w:rStyle w:val="Hyperlink"/>
            <w:noProof/>
          </w:rPr>
          <w:fldChar w:fldCharType="begin"/>
        </w:r>
        <w:r w:rsidRPr="00BC478C">
          <w:rPr>
            <w:rStyle w:val="Hyperlink"/>
            <w:noProof/>
          </w:rPr>
          <w:instrText xml:space="preserve"> </w:instrText>
        </w:r>
        <w:r w:rsidRPr="00BC478C">
          <w:rPr>
            <w:noProof/>
          </w:rPr>
          <w:instrText>HYPERLINK \l "_Toc146962676"</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Table 7: Create Audio Recording Use Case</w:t>
        </w:r>
        <w:r w:rsidRPr="00BC478C">
          <w:rPr>
            <w:noProof/>
            <w:webHidden/>
          </w:rPr>
          <w:tab/>
        </w:r>
        <w:r w:rsidRPr="00BC478C">
          <w:rPr>
            <w:noProof/>
            <w:webHidden/>
          </w:rPr>
          <w:fldChar w:fldCharType="begin"/>
        </w:r>
        <w:r w:rsidRPr="00BC478C">
          <w:rPr>
            <w:noProof/>
            <w:webHidden/>
          </w:rPr>
          <w:instrText xml:space="preserve"> PAGEREF _Toc146962676 \h </w:instrText>
        </w:r>
      </w:ins>
      <w:r w:rsidRPr="00BC478C">
        <w:rPr>
          <w:noProof/>
          <w:webHidden/>
        </w:rPr>
      </w:r>
      <w:r w:rsidRPr="00BC478C">
        <w:rPr>
          <w:noProof/>
          <w:webHidden/>
        </w:rPr>
        <w:fldChar w:fldCharType="separate"/>
      </w:r>
      <w:ins w:id="709" w:author="Zachary Cappella" w:date="2023-09-30T10:37:00Z">
        <w:r w:rsidRPr="00BC478C">
          <w:rPr>
            <w:noProof/>
            <w:webHidden/>
          </w:rPr>
          <w:t>20</w:t>
        </w:r>
        <w:r w:rsidRPr="00BC478C">
          <w:rPr>
            <w:noProof/>
            <w:webHidden/>
          </w:rPr>
          <w:fldChar w:fldCharType="end"/>
        </w:r>
        <w:r w:rsidRPr="00BC478C">
          <w:rPr>
            <w:rStyle w:val="Hyperlink"/>
            <w:noProof/>
          </w:rPr>
          <w:fldChar w:fldCharType="end"/>
        </w:r>
      </w:ins>
    </w:p>
    <w:p w14:paraId="4B535C82" w14:textId="2C0C3ABD" w:rsidR="00F96A1C" w:rsidRPr="00BC478C" w:rsidRDefault="00F96A1C">
      <w:pPr>
        <w:pStyle w:val="TableofFigures"/>
        <w:tabs>
          <w:tab w:val="right" w:leader="dot" w:pos="9350"/>
        </w:tabs>
        <w:rPr>
          <w:ins w:id="710" w:author="Zachary Cappella" w:date="2023-09-30T10:37:00Z"/>
          <w:noProof/>
        </w:rPr>
      </w:pPr>
      <w:ins w:id="711" w:author="Zachary Cappella" w:date="2023-09-30T10:37:00Z">
        <w:r w:rsidRPr="00BC478C">
          <w:rPr>
            <w:rStyle w:val="Hyperlink"/>
            <w:noProof/>
          </w:rPr>
          <w:fldChar w:fldCharType="begin"/>
        </w:r>
        <w:r w:rsidRPr="00BC478C">
          <w:rPr>
            <w:rStyle w:val="Hyperlink"/>
            <w:noProof/>
          </w:rPr>
          <w:instrText xml:space="preserve"> </w:instrText>
        </w:r>
        <w:r w:rsidRPr="00BC478C">
          <w:rPr>
            <w:noProof/>
          </w:rPr>
          <w:instrText>HYPERLINK \l "_Toc146962677"</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Table 8: Create Recording Alternate Action Use Case</w:t>
        </w:r>
        <w:r w:rsidRPr="00BC478C">
          <w:rPr>
            <w:noProof/>
            <w:webHidden/>
          </w:rPr>
          <w:tab/>
        </w:r>
        <w:r w:rsidRPr="00BC478C">
          <w:rPr>
            <w:noProof/>
            <w:webHidden/>
          </w:rPr>
          <w:fldChar w:fldCharType="begin"/>
        </w:r>
        <w:r w:rsidRPr="00BC478C">
          <w:rPr>
            <w:noProof/>
            <w:webHidden/>
          </w:rPr>
          <w:instrText xml:space="preserve"> PAGEREF _Toc146962677 \h </w:instrText>
        </w:r>
      </w:ins>
      <w:r w:rsidRPr="00BC478C">
        <w:rPr>
          <w:noProof/>
          <w:webHidden/>
        </w:rPr>
      </w:r>
      <w:r w:rsidRPr="00BC478C">
        <w:rPr>
          <w:noProof/>
          <w:webHidden/>
        </w:rPr>
        <w:fldChar w:fldCharType="separate"/>
      </w:r>
      <w:ins w:id="712" w:author="Zachary Cappella" w:date="2023-09-30T10:37:00Z">
        <w:r w:rsidRPr="00BC478C">
          <w:rPr>
            <w:noProof/>
            <w:webHidden/>
          </w:rPr>
          <w:t>20</w:t>
        </w:r>
        <w:r w:rsidRPr="00BC478C">
          <w:rPr>
            <w:noProof/>
            <w:webHidden/>
          </w:rPr>
          <w:fldChar w:fldCharType="end"/>
        </w:r>
        <w:r w:rsidRPr="00BC478C">
          <w:rPr>
            <w:rStyle w:val="Hyperlink"/>
            <w:noProof/>
          </w:rPr>
          <w:fldChar w:fldCharType="end"/>
        </w:r>
      </w:ins>
    </w:p>
    <w:p w14:paraId="5810BDC5" w14:textId="17926CAE" w:rsidR="00F96A1C" w:rsidRPr="00BC478C" w:rsidRDefault="00F96A1C">
      <w:pPr>
        <w:pStyle w:val="TableofFigures"/>
        <w:tabs>
          <w:tab w:val="right" w:leader="dot" w:pos="9350"/>
        </w:tabs>
        <w:rPr>
          <w:ins w:id="713" w:author="Zachary Cappella" w:date="2023-09-30T10:37:00Z"/>
          <w:noProof/>
        </w:rPr>
      </w:pPr>
      <w:ins w:id="714" w:author="Zachary Cappella" w:date="2023-09-30T10:37:00Z">
        <w:r w:rsidRPr="00BC478C">
          <w:rPr>
            <w:rStyle w:val="Hyperlink"/>
            <w:noProof/>
          </w:rPr>
          <w:fldChar w:fldCharType="begin"/>
        </w:r>
        <w:r w:rsidRPr="00BC478C">
          <w:rPr>
            <w:rStyle w:val="Hyperlink"/>
            <w:noProof/>
          </w:rPr>
          <w:instrText xml:space="preserve"> </w:instrText>
        </w:r>
        <w:r w:rsidRPr="00BC478C">
          <w:rPr>
            <w:noProof/>
          </w:rPr>
          <w:instrText>HYPERLINK \l "_Toc146962678"</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Table 9: Search Function Use Case</w:t>
        </w:r>
        <w:r w:rsidRPr="00BC478C">
          <w:rPr>
            <w:noProof/>
            <w:webHidden/>
          </w:rPr>
          <w:tab/>
        </w:r>
        <w:r w:rsidRPr="00BC478C">
          <w:rPr>
            <w:noProof/>
            <w:webHidden/>
          </w:rPr>
          <w:fldChar w:fldCharType="begin"/>
        </w:r>
        <w:r w:rsidRPr="00BC478C">
          <w:rPr>
            <w:noProof/>
            <w:webHidden/>
          </w:rPr>
          <w:instrText xml:space="preserve"> PAGEREF _Toc146962678 \h </w:instrText>
        </w:r>
      </w:ins>
      <w:r w:rsidRPr="00BC478C">
        <w:rPr>
          <w:noProof/>
          <w:webHidden/>
        </w:rPr>
      </w:r>
      <w:r w:rsidRPr="00BC478C">
        <w:rPr>
          <w:noProof/>
          <w:webHidden/>
        </w:rPr>
        <w:fldChar w:fldCharType="separate"/>
      </w:r>
      <w:ins w:id="715" w:author="Zachary Cappella" w:date="2023-09-30T10:37:00Z">
        <w:r w:rsidRPr="00BC478C">
          <w:rPr>
            <w:noProof/>
            <w:webHidden/>
          </w:rPr>
          <w:t>22</w:t>
        </w:r>
        <w:r w:rsidRPr="00BC478C">
          <w:rPr>
            <w:noProof/>
            <w:webHidden/>
          </w:rPr>
          <w:fldChar w:fldCharType="end"/>
        </w:r>
        <w:r w:rsidRPr="00BC478C">
          <w:rPr>
            <w:rStyle w:val="Hyperlink"/>
            <w:noProof/>
          </w:rPr>
          <w:fldChar w:fldCharType="end"/>
        </w:r>
      </w:ins>
    </w:p>
    <w:p w14:paraId="154D008A" w14:textId="62F7F3C9" w:rsidR="00F96A1C" w:rsidRPr="00BC478C" w:rsidRDefault="00F96A1C">
      <w:pPr>
        <w:pStyle w:val="TableofFigures"/>
        <w:tabs>
          <w:tab w:val="right" w:leader="dot" w:pos="9350"/>
        </w:tabs>
        <w:rPr>
          <w:ins w:id="716" w:author="Zachary Cappella" w:date="2023-09-30T10:37:00Z"/>
          <w:noProof/>
        </w:rPr>
      </w:pPr>
      <w:ins w:id="717" w:author="Zachary Cappella" w:date="2023-09-30T10:37:00Z">
        <w:r w:rsidRPr="00BC478C">
          <w:rPr>
            <w:rStyle w:val="Hyperlink"/>
            <w:noProof/>
          </w:rPr>
          <w:fldChar w:fldCharType="begin"/>
        </w:r>
        <w:r w:rsidRPr="00BC478C">
          <w:rPr>
            <w:rStyle w:val="Hyperlink"/>
            <w:noProof/>
          </w:rPr>
          <w:instrText xml:space="preserve"> </w:instrText>
        </w:r>
        <w:r w:rsidRPr="00BC478C">
          <w:rPr>
            <w:noProof/>
          </w:rPr>
          <w:instrText>HYPERLINK \l "_Toc146962679"</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Table 10: Recent Questions Use Case</w:t>
        </w:r>
        <w:r w:rsidRPr="00BC478C">
          <w:rPr>
            <w:noProof/>
            <w:webHidden/>
          </w:rPr>
          <w:tab/>
        </w:r>
        <w:r w:rsidRPr="00BC478C">
          <w:rPr>
            <w:noProof/>
            <w:webHidden/>
          </w:rPr>
          <w:fldChar w:fldCharType="begin"/>
        </w:r>
        <w:r w:rsidRPr="00BC478C">
          <w:rPr>
            <w:noProof/>
            <w:webHidden/>
          </w:rPr>
          <w:instrText xml:space="preserve"> PAGEREF _Toc146962679 \h </w:instrText>
        </w:r>
      </w:ins>
      <w:r w:rsidRPr="00BC478C">
        <w:rPr>
          <w:noProof/>
          <w:webHidden/>
        </w:rPr>
      </w:r>
      <w:r w:rsidRPr="00BC478C">
        <w:rPr>
          <w:noProof/>
          <w:webHidden/>
        </w:rPr>
        <w:fldChar w:fldCharType="separate"/>
      </w:r>
      <w:ins w:id="718" w:author="Zachary Cappella" w:date="2023-09-30T10:37:00Z">
        <w:r w:rsidRPr="00BC478C">
          <w:rPr>
            <w:noProof/>
            <w:webHidden/>
          </w:rPr>
          <w:t>24</w:t>
        </w:r>
        <w:r w:rsidRPr="00BC478C">
          <w:rPr>
            <w:noProof/>
            <w:webHidden/>
          </w:rPr>
          <w:fldChar w:fldCharType="end"/>
        </w:r>
        <w:r w:rsidRPr="00BC478C">
          <w:rPr>
            <w:rStyle w:val="Hyperlink"/>
            <w:noProof/>
          </w:rPr>
          <w:fldChar w:fldCharType="end"/>
        </w:r>
      </w:ins>
    </w:p>
    <w:p w14:paraId="461A7D08" w14:textId="343B670D" w:rsidR="00F96A1C" w:rsidRPr="00BC478C" w:rsidRDefault="00F96A1C">
      <w:pPr>
        <w:pStyle w:val="TableofFigures"/>
        <w:tabs>
          <w:tab w:val="right" w:leader="dot" w:pos="9350"/>
        </w:tabs>
        <w:rPr>
          <w:ins w:id="719" w:author="Zachary Cappella" w:date="2023-09-30T10:37:00Z"/>
          <w:noProof/>
        </w:rPr>
      </w:pPr>
      <w:ins w:id="720" w:author="Zachary Cappella" w:date="2023-09-30T10:37:00Z">
        <w:r w:rsidRPr="00BC478C">
          <w:rPr>
            <w:rStyle w:val="Hyperlink"/>
            <w:noProof/>
          </w:rPr>
          <w:fldChar w:fldCharType="begin"/>
        </w:r>
        <w:r w:rsidRPr="00BC478C">
          <w:rPr>
            <w:rStyle w:val="Hyperlink"/>
            <w:noProof/>
          </w:rPr>
          <w:instrText xml:space="preserve"> </w:instrText>
        </w:r>
        <w:r w:rsidRPr="00BC478C">
          <w:rPr>
            <w:noProof/>
          </w:rPr>
          <w:instrText>HYPERLINK \l "_Toc146962680"</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Table 11: View Menu Use Case</w:t>
        </w:r>
        <w:r w:rsidRPr="00BC478C">
          <w:rPr>
            <w:noProof/>
            <w:webHidden/>
          </w:rPr>
          <w:tab/>
        </w:r>
        <w:r w:rsidRPr="00BC478C">
          <w:rPr>
            <w:noProof/>
            <w:webHidden/>
          </w:rPr>
          <w:fldChar w:fldCharType="begin"/>
        </w:r>
        <w:r w:rsidRPr="00BC478C">
          <w:rPr>
            <w:noProof/>
            <w:webHidden/>
          </w:rPr>
          <w:instrText xml:space="preserve"> PAGEREF _Toc146962680 \h </w:instrText>
        </w:r>
      </w:ins>
      <w:r w:rsidRPr="00BC478C">
        <w:rPr>
          <w:noProof/>
          <w:webHidden/>
        </w:rPr>
      </w:r>
      <w:r w:rsidRPr="00BC478C">
        <w:rPr>
          <w:noProof/>
          <w:webHidden/>
        </w:rPr>
        <w:fldChar w:fldCharType="separate"/>
      </w:r>
      <w:ins w:id="721" w:author="Zachary Cappella" w:date="2023-09-30T10:37:00Z">
        <w:r w:rsidRPr="00BC478C">
          <w:rPr>
            <w:noProof/>
            <w:webHidden/>
          </w:rPr>
          <w:t>25</w:t>
        </w:r>
        <w:r w:rsidRPr="00BC478C">
          <w:rPr>
            <w:noProof/>
            <w:webHidden/>
          </w:rPr>
          <w:fldChar w:fldCharType="end"/>
        </w:r>
        <w:r w:rsidRPr="00BC478C">
          <w:rPr>
            <w:rStyle w:val="Hyperlink"/>
            <w:noProof/>
          </w:rPr>
          <w:fldChar w:fldCharType="end"/>
        </w:r>
      </w:ins>
    </w:p>
    <w:p w14:paraId="013B8004" w14:textId="72E375F7" w:rsidR="00F96A1C" w:rsidRPr="00BC478C" w:rsidRDefault="00F96A1C">
      <w:pPr>
        <w:pStyle w:val="TableofFigures"/>
        <w:tabs>
          <w:tab w:val="right" w:leader="dot" w:pos="9350"/>
        </w:tabs>
        <w:rPr>
          <w:ins w:id="722" w:author="Zachary Cappella" w:date="2023-09-30T10:37:00Z"/>
          <w:noProof/>
        </w:rPr>
      </w:pPr>
      <w:ins w:id="723" w:author="Zachary Cappella" w:date="2023-09-30T10:37:00Z">
        <w:r w:rsidRPr="00BC478C">
          <w:rPr>
            <w:rStyle w:val="Hyperlink"/>
            <w:noProof/>
          </w:rPr>
          <w:fldChar w:fldCharType="begin"/>
        </w:r>
        <w:r w:rsidRPr="00BC478C">
          <w:rPr>
            <w:rStyle w:val="Hyperlink"/>
            <w:noProof/>
          </w:rPr>
          <w:instrText xml:space="preserve"> </w:instrText>
        </w:r>
        <w:r w:rsidRPr="00BC478C">
          <w:rPr>
            <w:noProof/>
          </w:rPr>
          <w:instrText>HYPERLINK \l "_Toc146962681"</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Table 12: User Login Use Case</w:t>
        </w:r>
        <w:r w:rsidRPr="00BC478C">
          <w:rPr>
            <w:noProof/>
            <w:webHidden/>
          </w:rPr>
          <w:tab/>
        </w:r>
        <w:r w:rsidRPr="00BC478C">
          <w:rPr>
            <w:noProof/>
            <w:webHidden/>
          </w:rPr>
          <w:fldChar w:fldCharType="begin"/>
        </w:r>
        <w:r w:rsidRPr="00BC478C">
          <w:rPr>
            <w:noProof/>
            <w:webHidden/>
          </w:rPr>
          <w:instrText xml:space="preserve"> PAGEREF _Toc146962681 \h </w:instrText>
        </w:r>
      </w:ins>
      <w:r w:rsidRPr="00BC478C">
        <w:rPr>
          <w:noProof/>
          <w:webHidden/>
        </w:rPr>
      </w:r>
      <w:r w:rsidRPr="00BC478C">
        <w:rPr>
          <w:noProof/>
          <w:webHidden/>
        </w:rPr>
        <w:fldChar w:fldCharType="separate"/>
      </w:r>
      <w:ins w:id="724" w:author="Zachary Cappella" w:date="2023-09-30T10:37:00Z">
        <w:r w:rsidRPr="00BC478C">
          <w:rPr>
            <w:noProof/>
            <w:webHidden/>
          </w:rPr>
          <w:t>27</w:t>
        </w:r>
        <w:r w:rsidRPr="00BC478C">
          <w:rPr>
            <w:noProof/>
            <w:webHidden/>
          </w:rPr>
          <w:fldChar w:fldCharType="end"/>
        </w:r>
        <w:r w:rsidRPr="00BC478C">
          <w:rPr>
            <w:rStyle w:val="Hyperlink"/>
            <w:noProof/>
          </w:rPr>
          <w:fldChar w:fldCharType="end"/>
        </w:r>
      </w:ins>
    </w:p>
    <w:p w14:paraId="62AAC057" w14:textId="40461F9F" w:rsidR="00F96A1C" w:rsidRPr="00BC478C" w:rsidRDefault="00F96A1C">
      <w:pPr>
        <w:pStyle w:val="TableofFigures"/>
        <w:tabs>
          <w:tab w:val="right" w:leader="dot" w:pos="9350"/>
        </w:tabs>
        <w:rPr>
          <w:ins w:id="725" w:author="Zachary Cappella" w:date="2023-09-30T10:37:00Z"/>
          <w:noProof/>
        </w:rPr>
      </w:pPr>
      <w:ins w:id="726" w:author="Zachary Cappella" w:date="2023-09-30T10:37:00Z">
        <w:r w:rsidRPr="00BC478C">
          <w:rPr>
            <w:rStyle w:val="Hyperlink"/>
            <w:noProof/>
          </w:rPr>
          <w:fldChar w:fldCharType="begin"/>
        </w:r>
        <w:r w:rsidRPr="00BC478C">
          <w:rPr>
            <w:rStyle w:val="Hyperlink"/>
            <w:noProof/>
          </w:rPr>
          <w:instrText xml:space="preserve"> </w:instrText>
        </w:r>
        <w:r w:rsidRPr="00BC478C">
          <w:rPr>
            <w:noProof/>
          </w:rPr>
          <w:instrText>HYPERLINK \l "_Toc146962682"</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Table 13: User Registration Use Case</w:t>
        </w:r>
        <w:r w:rsidRPr="00BC478C">
          <w:rPr>
            <w:noProof/>
            <w:webHidden/>
          </w:rPr>
          <w:tab/>
        </w:r>
        <w:r w:rsidRPr="00BC478C">
          <w:rPr>
            <w:noProof/>
            <w:webHidden/>
          </w:rPr>
          <w:fldChar w:fldCharType="begin"/>
        </w:r>
        <w:r w:rsidRPr="00BC478C">
          <w:rPr>
            <w:noProof/>
            <w:webHidden/>
          </w:rPr>
          <w:instrText xml:space="preserve"> PAGEREF _Toc146962682 \h </w:instrText>
        </w:r>
      </w:ins>
      <w:r w:rsidRPr="00BC478C">
        <w:rPr>
          <w:noProof/>
          <w:webHidden/>
        </w:rPr>
      </w:r>
      <w:r w:rsidRPr="00BC478C">
        <w:rPr>
          <w:noProof/>
          <w:webHidden/>
        </w:rPr>
        <w:fldChar w:fldCharType="separate"/>
      </w:r>
      <w:ins w:id="727" w:author="Zachary Cappella" w:date="2023-09-30T10:37:00Z">
        <w:r w:rsidRPr="00BC478C">
          <w:rPr>
            <w:noProof/>
            <w:webHidden/>
          </w:rPr>
          <w:t>30</w:t>
        </w:r>
        <w:r w:rsidRPr="00BC478C">
          <w:rPr>
            <w:noProof/>
            <w:webHidden/>
          </w:rPr>
          <w:fldChar w:fldCharType="end"/>
        </w:r>
        <w:r w:rsidRPr="00BC478C">
          <w:rPr>
            <w:rStyle w:val="Hyperlink"/>
            <w:noProof/>
          </w:rPr>
          <w:fldChar w:fldCharType="end"/>
        </w:r>
      </w:ins>
    </w:p>
    <w:p w14:paraId="4BA1ADDC" w14:textId="0F7AEB4A" w:rsidR="00F96A1C" w:rsidRPr="00BC478C" w:rsidRDefault="00F96A1C">
      <w:pPr>
        <w:pStyle w:val="TableofFigures"/>
        <w:tabs>
          <w:tab w:val="right" w:leader="dot" w:pos="9350"/>
        </w:tabs>
        <w:rPr>
          <w:ins w:id="728" w:author="Zachary Cappella" w:date="2023-09-30T10:37:00Z"/>
          <w:noProof/>
        </w:rPr>
      </w:pPr>
      <w:ins w:id="729" w:author="Zachary Cappella" w:date="2023-09-30T10:37:00Z">
        <w:r w:rsidRPr="00BC478C">
          <w:rPr>
            <w:rStyle w:val="Hyperlink"/>
            <w:noProof/>
          </w:rPr>
          <w:fldChar w:fldCharType="begin"/>
        </w:r>
        <w:r w:rsidRPr="00BC478C">
          <w:rPr>
            <w:rStyle w:val="Hyperlink"/>
            <w:noProof/>
          </w:rPr>
          <w:instrText xml:space="preserve"> </w:instrText>
        </w:r>
        <w:r w:rsidRPr="00BC478C">
          <w:rPr>
            <w:noProof/>
          </w:rPr>
          <w:instrText>HYPERLINK \l "_Toc146962683"</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Table 14: Modify User Registration Use Case</w:t>
        </w:r>
        <w:r w:rsidRPr="00BC478C">
          <w:rPr>
            <w:noProof/>
            <w:webHidden/>
          </w:rPr>
          <w:tab/>
        </w:r>
        <w:r w:rsidRPr="00BC478C">
          <w:rPr>
            <w:noProof/>
            <w:webHidden/>
          </w:rPr>
          <w:fldChar w:fldCharType="begin"/>
        </w:r>
        <w:r w:rsidRPr="00BC478C">
          <w:rPr>
            <w:noProof/>
            <w:webHidden/>
          </w:rPr>
          <w:instrText xml:space="preserve"> PAGEREF _Toc146962683 \h </w:instrText>
        </w:r>
      </w:ins>
      <w:r w:rsidRPr="00BC478C">
        <w:rPr>
          <w:noProof/>
          <w:webHidden/>
        </w:rPr>
      </w:r>
      <w:r w:rsidRPr="00BC478C">
        <w:rPr>
          <w:noProof/>
          <w:webHidden/>
        </w:rPr>
        <w:fldChar w:fldCharType="separate"/>
      </w:r>
      <w:ins w:id="730" w:author="Zachary Cappella" w:date="2023-09-30T10:37:00Z">
        <w:r w:rsidRPr="00BC478C">
          <w:rPr>
            <w:noProof/>
            <w:webHidden/>
          </w:rPr>
          <w:t>34</w:t>
        </w:r>
        <w:r w:rsidRPr="00BC478C">
          <w:rPr>
            <w:noProof/>
            <w:webHidden/>
          </w:rPr>
          <w:fldChar w:fldCharType="end"/>
        </w:r>
        <w:r w:rsidRPr="00BC478C">
          <w:rPr>
            <w:rStyle w:val="Hyperlink"/>
            <w:noProof/>
          </w:rPr>
          <w:fldChar w:fldCharType="end"/>
        </w:r>
      </w:ins>
    </w:p>
    <w:p w14:paraId="1497B794" w14:textId="54BA6EA5" w:rsidR="00F96A1C" w:rsidRPr="00BC478C" w:rsidRDefault="00F96A1C">
      <w:pPr>
        <w:pStyle w:val="TableofFigures"/>
        <w:tabs>
          <w:tab w:val="right" w:leader="dot" w:pos="9350"/>
        </w:tabs>
        <w:rPr>
          <w:ins w:id="731" w:author="Zachary Cappella" w:date="2023-09-30T10:37:00Z"/>
          <w:noProof/>
        </w:rPr>
      </w:pPr>
      <w:ins w:id="732" w:author="Zachary Cappella" w:date="2023-09-30T10:37:00Z">
        <w:r w:rsidRPr="00BC478C">
          <w:rPr>
            <w:rStyle w:val="Hyperlink"/>
            <w:noProof/>
          </w:rPr>
          <w:fldChar w:fldCharType="begin"/>
        </w:r>
        <w:r w:rsidRPr="00BC478C">
          <w:rPr>
            <w:rStyle w:val="Hyperlink"/>
            <w:noProof/>
          </w:rPr>
          <w:instrText xml:space="preserve"> </w:instrText>
        </w:r>
        <w:r w:rsidRPr="00BC478C">
          <w:rPr>
            <w:noProof/>
          </w:rPr>
          <w:instrText>HYPERLINK \l "_Toc146962684"</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Table 15: Modify User Registration Alternate Action Use Case</w:t>
        </w:r>
        <w:r w:rsidRPr="00BC478C">
          <w:rPr>
            <w:noProof/>
            <w:webHidden/>
          </w:rPr>
          <w:tab/>
        </w:r>
        <w:r w:rsidRPr="00BC478C">
          <w:rPr>
            <w:noProof/>
            <w:webHidden/>
          </w:rPr>
          <w:fldChar w:fldCharType="begin"/>
        </w:r>
        <w:r w:rsidRPr="00BC478C">
          <w:rPr>
            <w:noProof/>
            <w:webHidden/>
          </w:rPr>
          <w:instrText xml:space="preserve"> PAGEREF _Toc146962684 \h </w:instrText>
        </w:r>
      </w:ins>
      <w:r w:rsidRPr="00BC478C">
        <w:rPr>
          <w:noProof/>
          <w:webHidden/>
        </w:rPr>
      </w:r>
      <w:r w:rsidRPr="00BC478C">
        <w:rPr>
          <w:noProof/>
          <w:webHidden/>
        </w:rPr>
        <w:fldChar w:fldCharType="separate"/>
      </w:r>
      <w:ins w:id="733" w:author="Zachary Cappella" w:date="2023-09-30T10:37:00Z">
        <w:r w:rsidRPr="00BC478C">
          <w:rPr>
            <w:noProof/>
            <w:webHidden/>
          </w:rPr>
          <w:t>34</w:t>
        </w:r>
        <w:r w:rsidRPr="00BC478C">
          <w:rPr>
            <w:noProof/>
            <w:webHidden/>
          </w:rPr>
          <w:fldChar w:fldCharType="end"/>
        </w:r>
        <w:r w:rsidRPr="00BC478C">
          <w:rPr>
            <w:rStyle w:val="Hyperlink"/>
            <w:noProof/>
          </w:rPr>
          <w:fldChar w:fldCharType="end"/>
        </w:r>
      </w:ins>
    </w:p>
    <w:p w14:paraId="1B6A5666" w14:textId="04749BF4" w:rsidR="00F96A1C" w:rsidRPr="00BC478C" w:rsidRDefault="00F96A1C">
      <w:pPr>
        <w:pStyle w:val="TableofFigures"/>
        <w:tabs>
          <w:tab w:val="right" w:leader="dot" w:pos="9350"/>
        </w:tabs>
        <w:rPr>
          <w:ins w:id="734" w:author="Zachary Cappella" w:date="2023-09-30T10:37:00Z"/>
          <w:noProof/>
        </w:rPr>
      </w:pPr>
      <w:ins w:id="735" w:author="Zachary Cappella" w:date="2023-09-30T10:37:00Z">
        <w:r w:rsidRPr="00BC478C">
          <w:rPr>
            <w:rStyle w:val="Hyperlink"/>
            <w:noProof/>
          </w:rPr>
          <w:fldChar w:fldCharType="begin"/>
        </w:r>
        <w:r w:rsidRPr="00BC478C">
          <w:rPr>
            <w:rStyle w:val="Hyperlink"/>
            <w:noProof/>
          </w:rPr>
          <w:instrText xml:space="preserve"> </w:instrText>
        </w:r>
        <w:r w:rsidRPr="00BC478C">
          <w:rPr>
            <w:noProof/>
          </w:rPr>
          <w:instrText>HYPERLINK \l "_Toc146962685"</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Table 16: Guided Tour Use Case</w:t>
        </w:r>
        <w:r w:rsidRPr="00BC478C">
          <w:rPr>
            <w:noProof/>
            <w:webHidden/>
          </w:rPr>
          <w:tab/>
        </w:r>
        <w:r w:rsidRPr="00BC478C">
          <w:rPr>
            <w:noProof/>
            <w:webHidden/>
          </w:rPr>
          <w:fldChar w:fldCharType="begin"/>
        </w:r>
        <w:r w:rsidRPr="00BC478C">
          <w:rPr>
            <w:noProof/>
            <w:webHidden/>
          </w:rPr>
          <w:instrText xml:space="preserve"> PAGEREF _Toc146962685 \h </w:instrText>
        </w:r>
      </w:ins>
      <w:r w:rsidRPr="00BC478C">
        <w:rPr>
          <w:noProof/>
          <w:webHidden/>
        </w:rPr>
      </w:r>
      <w:r w:rsidRPr="00BC478C">
        <w:rPr>
          <w:noProof/>
          <w:webHidden/>
        </w:rPr>
        <w:fldChar w:fldCharType="separate"/>
      </w:r>
      <w:ins w:id="736" w:author="Zachary Cappella" w:date="2023-09-30T10:37:00Z">
        <w:r w:rsidRPr="00BC478C">
          <w:rPr>
            <w:noProof/>
            <w:webHidden/>
          </w:rPr>
          <w:t>38</w:t>
        </w:r>
        <w:r w:rsidRPr="00BC478C">
          <w:rPr>
            <w:noProof/>
            <w:webHidden/>
          </w:rPr>
          <w:fldChar w:fldCharType="end"/>
        </w:r>
        <w:r w:rsidRPr="00BC478C">
          <w:rPr>
            <w:rStyle w:val="Hyperlink"/>
            <w:noProof/>
          </w:rPr>
          <w:fldChar w:fldCharType="end"/>
        </w:r>
      </w:ins>
    </w:p>
    <w:p w14:paraId="4EA227F0" w14:textId="77777777" w:rsidR="00F96A1C" w:rsidRPr="00BC478C" w:rsidRDefault="00F96A1C" w:rsidP="00F96A1C">
      <w:pPr>
        <w:widowControl/>
        <w:autoSpaceDE/>
        <w:autoSpaceDN/>
        <w:spacing w:after="160" w:line="259" w:lineRule="auto"/>
        <w:jc w:val="center"/>
        <w:rPr>
          <w:ins w:id="737" w:author="Zachary Cappella" w:date="2023-09-30T10:38:00Z"/>
          <w:spacing w:val="-10"/>
        </w:rPr>
      </w:pPr>
      <w:ins w:id="738" w:author="Zachary Cappella" w:date="2023-09-30T10:37:00Z">
        <w:r w:rsidRPr="00BC478C">
          <w:rPr>
            <w:spacing w:val="-10"/>
          </w:rPr>
          <w:fldChar w:fldCharType="end"/>
        </w:r>
      </w:ins>
    </w:p>
    <w:p w14:paraId="474A7175" w14:textId="77777777" w:rsidR="00F96A1C" w:rsidRPr="00BC478C" w:rsidRDefault="00F96A1C">
      <w:pPr>
        <w:widowControl/>
        <w:autoSpaceDE/>
        <w:autoSpaceDN/>
        <w:spacing w:after="160" w:line="259" w:lineRule="auto"/>
        <w:rPr>
          <w:ins w:id="739" w:author="Zachary Cappella" w:date="2023-09-30T10:38:00Z"/>
          <w:spacing w:val="-10"/>
        </w:rPr>
      </w:pPr>
      <w:ins w:id="740" w:author="Zachary Cappella" w:date="2023-09-30T10:38:00Z">
        <w:r w:rsidRPr="00BC478C">
          <w:rPr>
            <w:spacing w:val="-10"/>
          </w:rPr>
          <w:br w:type="page"/>
        </w:r>
      </w:ins>
    </w:p>
    <w:p w14:paraId="2180829A" w14:textId="77777777" w:rsidR="00A2639A" w:rsidRPr="00BC478C" w:rsidRDefault="00F96A1C" w:rsidP="00A2639A">
      <w:pPr>
        <w:jc w:val="center"/>
        <w:rPr>
          <w:ins w:id="741" w:author="Zachary Cappella" w:date="2023-09-30T10:46:00Z"/>
          <w:spacing w:val="-10"/>
          <w:sz w:val="32"/>
          <w:szCs w:val="32"/>
        </w:rPr>
      </w:pPr>
      <w:ins w:id="742" w:author="Zachary Cappella" w:date="2023-09-30T10:38:00Z">
        <w:r w:rsidRPr="00BC478C">
          <w:rPr>
            <w:spacing w:val="-10"/>
            <w:sz w:val="32"/>
            <w:szCs w:val="32"/>
            <w:rPrChange w:id="743" w:author="Zachary Cappella" w:date="2023-09-30T10:50:00Z">
              <w:rPr>
                <w:spacing w:val="-10"/>
              </w:rPr>
            </w:rPrChange>
          </w:rPr>
          <w:lastRenderedPageBreak/>
          <w:t>Table of Figures</w:t>
        </w:r>
      </w:ins>
    </w:p>
    <w:p w14:paraId="2E770363" w14:textId="77777777" w:rsidR="00DC7737" w:rsidRPr="00BC478C" w:rsidRDefault="00DC7737" w:rsidP="00A2639A">
      <w:pPr>
        <w:jc w:val="center"/>
        <w:rPr>
          <w:ins w:id="744" w:author="Zachary Cappella" w:date="2023-09-30T10:39:00Z"/>
          <w:spacing w:val="-10"/>
          <w:sz w:val="32"/>
          <w:szCs w:val="32"/>
        </w:rPr>
      </w:pPr>
    </w:p>
    <w:p w14:paraId="21E6750B" w14:textId="147399DD" w:rsidR="0048596D" w:rsidRPr="00BC478C" w:rsidRDefault="0048596D">
      <w:pPr>
        <w:pStyle w:val="TableofFigures"/>
        <w:tabs>
          <w:tab w:val="right" w:leader="dot" w:pos="9350"/>
        </w:tabs>
        <w:rPr>
          <w:ins w:id="745" w:author="Zachary Cappella" w:date="2023-09-30T10:44:00Z"/>
          <w:rFonts w:eastAsiaTheme="minorEastAsia"/>
          <w:noProof/>
          <w:kern w:val="2"/>
          <w:sz w:val="24"/>
          <w:szCs w:val="24"/>
          <w:rPrChange w:id="746" w:author="Zachary Cappella" w:date="2023-09-30T10:50:00Z">
            <w:rPr>
              <w:ins w:id="747" w:author="Zachary Cappella" w:date="2023-09-30T10:44:00Z"/>
              <w:rFonts w:asciiTheme="minorHAnsi" w:eastAsiaTheme="minorEastAsia" w:hAnsiTheme="minorHAnsi" w:cstheme="minorBidi"/>
              <w:noProof/>
              <w:kern w:val="2"/>
              <w:sz w:val="24"/>
              <w:szCs w:val="24"/>
            </w:rPr>
          </w:rPrChange>
        </w:rPr>
      </w:pPr>
      <w:ins w:id="748" w:author="Zachary Cappella" w:date="2023-09-30T10:44:00Z">
        <w:r w:rsidRPr="00BC478C">
          <w:rPr>
            <w:spacing w:val="-10"/>
            <w:sz w:val="32"/>
            <w:szCs w:val="32"/>
          </w:rPr>
          <w:fldChar w:fldCharType="begin"/>
        </w:r>
        <w:r w:rsidRPr="00BC478C">
          <w:rPr>
            <w:spacing w:val="-10"/>
            <w:sz w:val="32"/>
            <w:szCs w:val="32"/>
          </w:rPr>
          <w:instrText xml:space="preserve"> TOC \h \z \c "Figure" </w:instrText>
        </w:r>
      </w:ins>
      <w:r w:rsidRPr="00BC478C">
        <w:rPr>
          <w:spacing w:val="-10"/>
          <w:sz w:val="32"/>
          <w:szCs w:val="32"/>
        </w:rPr>
        <w:fldChar w:fldCharType="separate"/>
      </w:r>
      <w:ins w:id="749" w:author="Zachary Cappella" w:date="2023-09-30T10:44:00Z">
        <w:r w:rsidRPr="00BC478C">
          <w:rPr>
            <w:rStyle w:val="Hyperlink"/>
            <w:noProof/>
          </w:rPr>
          <w:fldChar w:fldCharType="begin"/>
        </w:r>
        <w:r w:rsidRPr="00BC478C">
          <w:rPr>
            <w:rStyle w:val="Hyperlink"/>
            <w:noProof/>
          </w:rPr>
          <w:instrText xml:space="preserve"> </w:instrText>
        </w:r>
        <w:r w:rsidRPr="00BC478C">
          <w:rPr>
            <w:noProof/>
          </w:rPr>
          <w:instrText>HYPERLINK \l "_Toc146963081"</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Figure 1: CogniOpen UML Diagram</w:t>
        </w:r>
        <w:r w:rsidRPr="00BC478C">
          <w:rPr>
            <w:noProof/>
            <w:webHidden/>
          </w:rPr>
          <w:tab/>
        </w:r>
        <w:r w:rsidRPr="00BC478C">
          <w:rPr>
            <w:noProof/>
            <w:webHidden/>
          </w:rPr>
          <w:fldChar w:fldCharType="begin"/>
        </w:r>
        <w:r w:rsidRPr="00BC478C">
          <w:rPr>
            <w:noProof/>
            <w:webHidden/>
          </w:rPr>
          <w:instrText xml:space="preserve"> PAGEREF _Toc146963081 \h </w:instrText>
        </w:r>
      </w:ins>
      <w:r w:rsidRPr="00BC478C">
        <w:rPr>
          <w:noProof/>
          <w:webHidden/>
        </w:rPr>
      </w:r>
      <w:r w:rsidRPr="00BC478C">
        <w:rPr>
          <w:noProof/>
          <w:webHidden/>
        </w:rPr>
        <w:fldChar w:fldCharType="separate"/>
      </w:r>
      <w:ins w:id="750" w:author="Zachary Cappella" w:date="2023-09-30T10:44:00Z">
        <w:r w:rsidRPr="00BC478C">
          <w:rPr>
            <w:noProof/>
            <w:webHidden/>
          </w:rPr>
          <w:t>11</w:t>
        </w:r>
        <w:r w:rsidRPr="00BC478C">
          <w:rPr>
            <w:noProof/>
            <w:webHidden/>
          </w:rPr>
          <w:fldChar w:fldCharType="end"/>
        </w:r>
        <w:r w:rsidRPr="00BC478C">
          <w:rPr>
            <w:rStyle w:val="Hyperlink"/>
            <w:noProof/>
          </w:rPr>
          <w:fldChar w:fldCharType="end"/>
        </w:r>
      </w:ins>
    </w:p>
    <w:p w14:paraId="2124EA49" w14:textId="61A76ACC" w:rsidR="0048596D" w:rsidRPr="00BC478C" w:rsidRDefault="0048596D">
      <w:pPr>
        <w:pStyle w:val="TableofFigures"/>
        <w:tabs>
          <w:tab w:val="right" w:leader="dot" w:pos="9350"/>
        </w:tabs>
        <w:rPr>
          <w:ins w:id="751" w:author="Zachary Cappella" w:date="2023-09-30T10:44:00Z"/>
          <w:rFonts w:eastAsiaTheme="minorEastAsia"/>
          <w:noProof/>
          <w:kern w:val="2"/>
          <w:sz w:val="24"/>
          <w:szCs w:val="24"/>
          <w:rPrChange w:id="752" w:author="Zachary Cappella" w:date="2023-09-30T10:50:00Z">
            <w:rPr>
              <w:ins w:id="753" w:author="Zachary Cappella" w:date="2023-09-30T10:44:00Z"/>
              <w:rFonts w:asciiTheme="minorHAnsi" w:eastAsiaTheme="minorEastAsia" w:hAnsiTheme="minorHAnsi" w:cstheme="minorBidi"/>
              <w:noProof/>
              <w:kern w:val="2"/>
              <w:sz w:val="24"/>
              <w:szCs w:val="24"/>
            </w:rPr>
          </w:rPrChange>
        </w:rPr>
      </w:pPr>
      <w:ins w:id="754" w:author="Zachary Cappella" w:date="2023-09-30T10:44:00Z">
        <w:r w:rsidRPr="00BC478C">
          <w:rPr>
            <w:rStyle w:val="Hyperlink"/>
            <w:noProof/>
          </w:rPr>
          <w:fldChar w:fldCharType="begin"/>
        </w:r>
        <w:r w:rsidRPr="00BC478C">
          <w:rPr>
            <w:rStyle w:val="Hyperlink"/>
            <w:noProof/>
          </w:rPr>
          <w:instrText xml:space="preserve"> </w:instrText>
        </w:r>
        <w:r w:rsidRPr="00BC478C">
          <w:rPr>
            <w:noProof/>
          </w:rPr>
          <w:instrText>HYPERLINK \l "_Toc146963082"</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Figure 2: Accessing the Application UML Diagram</w:t>
        </w:r>
        <w:r w:rsidRPr="00BC478C">
          <w:rPr>
            <w:noProof/>
            <w:webHidden/>
          </w:rPr>
          <w:tab/>
        </w:r>
        <w:r w:rsidRPr="00BC478C">
          <w:rPr>
            <w:noProof/>
            <w:webHidden/>
          </w:rPr>
          <w:fldChar w:fldCharType="begin"/>
        </w:r>
        <w:r w:rsidRPr="00BC478C">
          <w:rPr>
            <w:noProof/>
            <w:webHidden/>
          </w:rPr>
          <w:instrText xml:space="preserve"> PAGEREF _Toc146963082 \h </w:instrText>
        </w:r>
      </w:ins>
      <w:r w:rsidRPr="00BC478C">
        <w:rPr>
          <w:noProof/>
          <w:webHidden/>
        </w:rPr>
      </w:r>
      <w:r w:rsidRPr="00BC478C">
        <w:rPr>
          <w:noProof/>
          <w:webHidden/>
        </w:rPr>
        <w:fldChar w:fldCharType="separate"/>
      </w:r>
      <w:ins w:id="755" w:author="Zachary Cappella" w:date="2023-09-30T10:44:00Z">
        <w:r w:rsidRPr="00BC478C">
          <w:rPr>
            <w:noProof/>
            <w:webHidden/>
          </w:rPr>
          <w:t>12</w:t>
        </w:r>
        <w:r w:rsidRPr="00BC478C">
          <w:rPr>
            <w:noProof/>
            <w:webHidden/>
          </w:rPr>
          <w:fldChar w:fldCharType="end"/>
        </w:r>
        <w:r w:rsidRPr="00BC478C">
          <w:rPr>
            <w:rStyle w:val="Hyperlink"/>
            <w:noProof/>
          </w:rPr>
          <w:fldChar w:fldCharType="end"/>
        </w:r>
      </w:ins>
    </w:p>
    <w:p w14:paraId="203CAA58" w14:textId="0614F9C4" w:rsidR="0048596D" w:rsidRPr="00BC478C" w:rsidRDefault="0048596D">
      <w:pPr>
        <w:pStyle w:val="TableofFigures"/>
        <w:tabs>
          <w:tab w:val="right" w:leader="dot" w:pos="9350"/>
        </w:tabs>
        <w:rPr>
          <w:ins w:id="756" w:author="Zachary Cappella" w:date="2023-09-30T10:44:00Z"/>
          <w:rFonts w:eastAsiaTheme="minorEastAsia"/>
          <w:noProof/>
          <w:kern w:val="2"/>
          <w:sz w:val="24"/>
          <w:szCs w:val="24"/>
          <w:rPrChange w:id="757" w:author="Zachary Cappella" w:date="2023-09-30T10:50:00Z">
            <w:rPr>
              <w:ins w:id="758" w:author="Zachary Cappella" w:date="2023-09-30T10:44:00Z"/>
              <w:rFonts w:asciiTheme="minorHAnsi" w:eastAsiaTheme="minorEastAsia" w:hAnsiTheme="minorHAnsi" w:cstheme="minorBidi"/>
              <w:noProof/>
              <w:kern w:val="2"/>
              <w:sz w:val="24"/>
              <w:szCs w:val="24"/>
            </w:rPr>
          </w:rPrChange>
        </w:rPr>
      </w:pPr>
      <w:ins w:id="759" w:author="Zachary Cappella" w:date="2023-09-30T10:44:00Z">
        <w:r w:rsidRPr="00BC478C">
          <w:rPr>
            <w:rStyle w:val="Hyperlink"/>
            <w:noProof/>
          </w:rPr>
          <w:fldChar w:fldCharType="begin"/>
        </w:r>
        <w:r w:rsidRPr="00BC478C">
          <w:rPr>
            <w:rStyle w:val="Hyperlink"/>
            <w:noProof/>
          </w:rPr>
          <w:instrText xml:space="preserve"> </w:instrText>
        </w:r>
        <w:r w:rsidRPr="00BC478C">
          <w:rPr>
            <w:noProof/>
          </w:rPr>
          <w:instrText>HYPERLINK \l "_Toc146963083"</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Figure 3: Interacting with Virtual Assistant UML Diagram</w:t>
        </w:r>
        <w:r w:rsidRPr="00BC478C">
          <w:rPr>
            <w:noProof/>
            <w:webHidden/>
          </w:rPr>
          <w:tab/>
        </w:r>
        <w:r w:rsidRPr="00BC478C">
          <w:rPr>
            <w:noProof/>
            <w:webHidden/>
          </w:rPr>
          <w:fldChar w:fldCharType="begin"/>
        </w:r>
        <w:r w:rsidRPr="00BC478C">
          <w:rPr>
            <w:noProof/>
            <w:webHidden/>
          </w:rPr>
          <w:instrText xml:space="preserve"> PAGEREF _Toc146963083 \h </w:instrText>
        </w:r>
      </w:ins>
      <w:r w:rsidRPr="00BC478C">
        <w:rPr>
          <w:noProof/>
          <w:webHidden/>
        </w:rPr>
      </w:r>
      <w:r w:rsidRPr="00BC478C">
        <w:rPr>
          <w:noProof/>
          <w:webHidden/>
        </w:rPr>
        <w:fldChar w:fldCharType="separate"/>
      </w:r>
      <w:ins w:id="760" w:author="Zachary Cappella" w:date="2023-09-30T10:44:00Z">
        <w:r w:rsidRPr="00BC478C">
          <w:rPr>
            <w:noProof/>
            <w:webHidden/>
          </w:rPr>
          <w:t>14</w:t>
        </w:r>
        <w:r w:rsidRPr="00BC478C">
          <w:rPr>
            <w:noProof/>
            <w:webHidden/>
          </w:rPr>
          <w:fldChar w:fldCharType="end"/>
        </w:r>
        <w:r w:rsidRPr="00BC478C">
          <w:rPr>
            <w:rStyle w:val="Hyperlink"/>
            <w:noProof/>
          </w:rPr>
          <w:fldChar w:fldCharType="end"/>
        </w:r>
      </w:ins>
    </w:p>
    <w:p w14:paraId="525FB1CF" w14:textId="43EE176B" w:rsidR="0048596D" w:rsidRPr="00BC478C" w:rsidRDefault="0048596D">
      <w:pPr>
        <w:pStyle w:val="TableofFigures"/>
        <w:tabs>
          <w:tab w:val="right" w:leader="dot" w:pos="9350"/>
        </w:tabs>
        <w:rPr>
          <w:ins w:id="761" w:author="Zachary Cappella" w:date="2023-09-30T10:44:00Z"/>
          <w:rFonts w:eastAsiaTheme="minorEastAsia"/>
          <w:noProof/>
          <w:kern w:val="2"/>
          <w:sz w:val="24"/>
          <w:szCs w:val="24"/>
          <w:rPrChange w:id="762" w:author="Zachary Cappella" w:date="2023-09-30T10:50:00Z">
            <w:rPr>
              <w:ins w:id="763" w:author="Zachary Cappella" w:date="2023-09-30T10:44:00Z"/>
              <w:rFonts w:asciiTheme="minorHAnsi" w:eastAsiaTheme="minorEastAsia" w:hAnsiTheme="minorHAnsi" w:cstheme="minorBidi"/>
              <w:noProof/>
              <w:kern w:val="2"/>
              <w:sz w:val="24"/>
              <w:szCs w:val="24"/>
            </w:rPr>
          </w:rPrChange>
        </w:rPr>
      </w:pPr>
      <w:ins w:id="764" w:author="Zachary Cappella" w:date="2023-09-30T10:44:00Z">
        <w:r w:rsidRPr="00BC478C">
          <w:rPr>
            <w:rStyle w:val="Hyperlink"/>
            <w:noProof/>
          </w:rPr>
          <w:fldChar w:fldCharType="begin"/>
        </w:r>
        <w:r w:rsidRPr="00BC478C">
          <w:rPr>
            <w:rStyle w:val="Hyperlink"/>
            <w:noProof/>
          </w:rPr>
          <w:instrText xml:space="preserve"> </w:instrText>
        </w:r>
        <w:r w:rsidRPr="00BC478C">
          <w:rPr>
            <w:noProof/>
          </w:rPr>
          <w:instrText>HYPERLINK \l "_Toc146963084"</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Figure 4: Create Audio Recording UML Diagram</w:t>
        </w:r>
        <w:r w:rsidRPr="00BC478C">
          <w:rPr>
            <w:noProof/>
            <w:webHidden/>
          </w:rPr>
          <w:tab/>
        </w:r>
        <w:r w:rsidRPr="00BC478C">
          <w:rPr>
            <w:noProof/>
            <w:webHidden/>
          </w:rPr>
          <w:fldChar w:fldCharType="begin"/>
        </w:r>
        <w:r w:rsidRPr="00BC478C">
          <w:rPr>
            <w:noProof/>
            <w:webHidden/>
          </w:rPr>
          <w:instrText xml:space="preserve"> PAGEREF _Toc146963084 \h </w:instrText>
        </w:r>
      </w:ins>
      <w:r w:rsidRPr="00BC478C">
        <w:rPr>
          <w:noProof/>
          <w:webHidden/>
        </w:rPr>
      </w:r>
      <w:r w:rsidRPr="00BC478C">
        <w:rPr>
          <w:noProof/>
          <w:webHidden/>
        </w:rPr>
        <w:fldChar w:fldCharType="separate"/>
      </w:r>
      <w:ins w:id="765" w:author="Zachary Cappella" w:date="2023-09-30T10:44:00Z">
        <w:r w:rsidRPr="00BC478C">
          <w:rPr>
            <w:noProof/>
            <w:webHidden/>
          </w:rPr>
          <w:t>18</w:t>
        </w:r>
        <w:r w:rsidRPr="00BC478C">
          <w:rPr>
            <w:noProof/>
            <w:webHidden/>
          </w:rPr>
          <w:fldChar w:fldCharType="end"/>
        </w:r>
        <w:r w:rsidRPr="00BC478C">
          <w:rPr>
            <w:rStyle w:val="Hyperlink"/>
            <w:noProof/>
          </w:rPr>
          <w:fldChar w:fldCharType="end"/>
        </w:r>
      </w:ins>
    </w:p>
    <w:p w14:paraId="3C3522BF" w14:textId="307709D9" w:rsidR="0048596D" w:rsidRPr="00BC478C" w:rsidRDefault="0048596D">
      <w:pPr>
        <w:pStyle w:val="TableofFigures"/>
        <w:tabs>
          <w:tab w:val="right" w:leader="dot" w:pos="9350"/>
        </w:tabs>
        <w:rPr>
          <w:ins w:id="766" w:author="Zachary Cappella" w:date="2023-09-30T10:44:00Z"/>
          <w:rFonts w:eastAsiaTheme="minorEastAsia"/>
          <w:noProof/>
          <w:kern w:val="2"/>
          <w:sz w:val="24"/>
          <w:szCs w:val="24"/>
          <w:rPrChange w:id="767" w:author="Zachary Cappella" w:date="2023-09-30T10:50:00Z">
            <w:rPr>
              <w:ins w:id="768" w:author="Zachary Cappella" w:date="2023-09-30T10:44:00Z"/>
              <w:rFonts w:asciiTheme="minorHAnsi" w:eastAsiaTheme="minorEastAsia" w:hAnsiTheme="minorHAnsi" w:cstheme="minorBidi"/>
              <w:noProof/>
              <w:kern w:val="2"/>
              <w:sz w:val="24"/>
              <w:szCs w:val="24"/>
            </w:rPr>
          </w:rPrChange>
        </w:rPr>
      </w:pPr>
      <w:ins w:id="769" w:author="Zachary Cappella" w:date="2023-09-30T10:44:00Z">
        <w:r w:rsidRPr="00BC478C">
          <w:rPr>
            <w:rStyle w:val="Hyperlink"/>
            <w:noProof/>
          </w:rPr>
          <w:fldChar w:fldCharType="begin"/>
        </w:r>
        <w:r w:rsidRPr="00BC478C">
          <w:rPr>
            <w:rStyle w:val="Hyperlink"/>
            <w:noProof/>
          </w:rPr>
          <w:instrText xml:space="preserve"> </w:instrText>
        </w:r>
        <w:r w:rsidRPr="00BC478C">
          <w:rPr>
            <w:noProof/>
          </w:rPr>
          <w:instrText>HYPERLINK \l "_Toc146963085"</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Figure 5: Search Function UML Diagram</w:t>
        </w:r>
        <w:r w:rsidRPr="00BC478C">
          <w:rPr>
            <w:noProof/>
            <w:webHidden/>
          </w:rPr>
          <w:tab/>
        </w:r>
        <w:r w:rsidRPr="00BC478C">
          <w:rPr>
            <w:noProof/>
            <w:webHidden/>
          </w:rPr>
          <w:fldChar w:fldCharType="begin"/>
        </w:r>
        <w:r w:rsidRPr="00BC478C">
          <w:rPr>
            <w:noProof/>
            <w:webHidden/>
          </w:rPr>
          <w:instrText xml:space="preserve"> PAGEREF _Toc146963085 \h </w:instrText>
        </w:r>
      </w:ins>
      <w:r w:rsidRPr="00BC478C">
        <w:rPr>
          <w:noProof/>
          <w:webHidden/>
        </w:rPr>
      </w:r>
      <w:r w:rsidRPr="00BC478C">
        <w:rPr>
          <w:noProof/>
          <w:webHidden/>
        </w:rPr>
        <w:fldChar w:fldCharType="separate"/>
      </w:r>
      <w:ins w:id="770" w:author="Zachary Cappella" w:date="2023-09-30T10:44:00Z">
        <w:r w:rsidRPr="00BC478C">
          <w:rPr>
            <w:noProof/>
            <w:webHidden/>
          </w:rPr>
          <w:t>22</w:t>
        </w:r>
        <w:r w:rsidRPr="00BC478C">
          <w:rPr>
            <w:noProof/>
            <w:webHidden/>
          </w:rPr>
          <w:fldChar w:fldCharType="end"/>
        </w:r>
        <w:r w:rsidRPr="00BC478C">
          <w:rPr>
            <w:rStyle w:val="Hyperlink"/>
            <w:noProof/>
          </w:rPr>
          <w:fldChar w:fldCharType="end"/>
        </w:r>
      </w:ins>
    </w:p>
    <w:p w14:paraId="5D82DD57" w14:textId="0D868590" w:rsidR="0048596D" w:rsidRPr="00BC478C" w:rsidRDefault="0048596D">
      <w:pPr>
        <w:pStyle w:val="TableofFigures"/>
        <w:tabs>
          <w:tab w:val="right" w:leader="dot" w:pos="9350"/>
        </w:tabs>
        <w:rPr>
          <w:ins w:id="771" w:author="Zachary Cappella" w:date="2023-09-30T10:44:00Z"/>
          <w:rFonts w:eastAsiaTheme="minorEastAsia"/>
          <w:noProof/>
          <w:kern w:val="2"/>
          <w:sz w:val="24"/>
          <w:szCs w:val="24"/>
          <w:rPrChange w:id="772" w:author="Zachary Cappella" w:date="2023-09-30T10:50:00Z">
            <w:rPr>
              <w:ins w:id="773" w:author="Zachary Cappella" w:date="2023-09-30T10:44:00Z"/>
              <w:rFonts w:asciiTheme="minorHAnsi" w:eastAsiaTheme="minorEastAsia" w:hAnsiTheme="minorHAnsi" w:cstheme="minorBidi"/>
              <w:noProof/>
              <w:kern w:val="2"/>
              <w:sz w:val="24"/>
              <w:szCs w:val="24"/>
            </w:rPr>
          </w:rPrChange>
        </w:rPr>
      </w:pPr>
      <w:ins w:id="774" w:author="Zachary Cappella" w:date="2023-09-30T10:44:00Z">
        <w:r w:rsidRPr="00BC478C">
          <w:rPr>
            <w:rStyle w:val="Hyperlink"/>
            <w:noProof/>
          </w:rPr>
          <w:fldChar w:fldCharType="begin"/>
        </w:r>
        <w:r w:rsidRPr="00BC478C">
          <w:rPr>
            <w:rStyle w:val="Hyperlink"/>
            <w:noProof/>
          </w:rPr>
          <w:instrText xml:space="preserve"> </w:instrText>
        </w:r>
        <w:r w:rsidRPr="00BC478C">
          <w:rPr>
            <w:noProof/>
          </w:rPr>
          <w:instrText>HYPERLINK \l "_Toc146963086"</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Figure 6: Recent Questions UML Diagram</w:t>
        </w:r>
        <w:r w:rsidRPr="00BC478C">
          <w:rPr>
            <w:noProof/>
            <w:webHidden/>
          </w:rPr>
          <w:tab/>
        </w:r>
        <w:r w:rsidRPr="00BC478C">
          <w:rPr>
            <w:noProof/>
            <w:webHidden/>
          </w:rPr>
          <w:fldChar w:fldCharType="begin"/>
        </w:r>
        <w:r w:rsidRPr="00BC478C">
          <w:rPr>
            <w:noProof/>
            <w:webHidden/>
          </w:rPr>
          <w:instrText xml:space="preserve"> PAGEREF _Toc146963086 \h </w:instrText>
        </w:r>
      </w:ins>
      <w:r w:rsidRPr="00BC478C">
        <w:rPr>
          <w:noProof/>
          <w:webHidden/>
        </w:rPr>
      </w:r>
      <w:r w:rsidRPr="00BC478C">
        <w:rPr>
          <w:noProof/>
          <w:webHidden/>
        </w:rPr>
        <w:fldChar w:fldCharType="separate"/>
      </w:r>
      <w:ins w:id="775" w:author="Zachary Cappella" w:date="2023-09-30T10:44:00Z">
        <w:r w:rsidRPr="00BC478C">
          <w:rPr>
            <w:noProof/>
            <w:webHidden/>
          </w:rPr>
          <w:t>24</w:t>
        </w:r>
        <w:r w:rsidRPr="00BC478C">
          <w:rPr>
            <w:noProof/>
            <w:webHidden/>
          </w:rPr>
          <w:fldChar w:fldCharType="end"/>
        </w:r>
        <w:r w:rsidRPr="00BC478C">
          <w:rPr>
            <w:rStyle w:val="Hyperlink"/>
            <w:noProof/>
          </w:rPr>
          <w:fldChar w:fldCharType="end"/>
        </w:r>
      </w:ins>
    </w:p>
    <w:p w14:paraId="0072384A" w14:textId="0871E8F3" w:rsidR="0048596D" w:rsidRPr="00BC478C" w:rsidRDefault="0048596D">
      <w:pPr>
        <w:pStyle w:val="TableofFigures"/>
        <w:tabs>
          <w:tab w:val="right" w:leader="dot" w:pos="9350"/>
        </w:tabs>
        <w:rPr>
          <w:ins w:id="776" w:author="Zachary Cappella" w:date="2023-09-30T10:44:00Z"/>
          <w:rFonts w:eastAsiaTheme="minorEastAsia"/>
          <w:noProof/>
          <w:kern w:val="2"/>
          <w:sz w:val="24"/>
          <w:szCs w:val="24"/>
          <w:rPrChange w:id="777" w:author="Zachary Cappella" w:date="2023-09-30T10:50:00Z">
            <w:rPr>
              <w:ins w:id="778" w:author="Zachary Cappella" w:date="2023-09-30T10:44:00Z"/>
              <w:rFonts w:asciiTheme="minorHAnsi" w:eastAsiaTheme="minorEastAsia" w:hAnsiTheme="minorHAnsi" w:cstheme="minorBidi"/>
              <w:noProof/>
              <w:kern w:val="2"/>
              <w:sz w:val="24"/>
              <w:szCs w:val="24"/>
            </w:rPr>
          </w:rPrChange>
        </w:rPr>
      </w:pPr>
      <w:ins w:id="779" w:author="Zachary Cappella" w:date="2023-09-30T10:44:00Z">
        <w:r w:rsidRPr="00BC478C">
          <w:rPr>
            <w:rStyle w:val="Hyperlink"/>
            <w:noProof/>
          </w:rPr>
          <w:fldChar w:fldCharType="begin"/>
        </w:r>
        <w:r w:rsidRPr="00BC478C">
          <w:rPr>
            <w:rStyle w:val="Hyperlink"/>
            <w:noProof/>
          </w:rPr>
          <w:instrText xml:space="preserve"> </w:instrText>
        </w:r>
        <w:r w:rsidRPr="00BC478C">
          <w:rPr>
            <w:noProof/>
          </w:rPr>
          <w:instrText>HYPERLINK \l "_Toc146963087"</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Figure 7: Accessing the Application UML Diagram</w:t>
        </w:r>
        <w:r w:rsidRPr="00BC478C">
          <w:rPr>
            <w:noProof/>
            <w:webHidden/>
          </w:rPr>
          <w:tab/>
        </w:r>
        <w:r w:rsidRPr="00BC478C">
          <w:rPr>
            <w:noProof/>
            <w:webHidden/>
          </w:rPr>
          <w:fldChar w:fldCharType="begin"/>
        </w:r>
        <w:r w:rsidRPr="00BC478C">
          <w:rPr>
            <w:noProof/>
            <w:webHidden/>
          </w:rPr>
          <w:instrText xml:space="preserve"> PAGEREF _Toc146963087 \h </w:instrText>
        </w:r>
      </w:ins>
      <w:r w:rsidRPr="00BC478C">
        <w:rPr>
          <w:noProof/>
          <w:webHidden/>
        </w:rPr>
      </w:r>
      <w:r w:rsidRPr="00BC478C">
        <w:rPr>
          <w:noProof/>
          <w:webHidden/>
        </w:rPr>
        <w:fldChar w:fldCharType="separate"/>
      </w:r>
      <w:ins w:id="780" w:author="Zachary Cappella" w:date="2023-09-30T10:44:00Z">
        <w:r w:rsidRPr="00BC478C">
          <w:rPr>
            <w:noProof/>
            <w:webHidden/>
          </w:rPr>
          <w:t>27</w:t>
        </w:r>
        <w:r w:rsidRPr="00BC478C">
          <w:rPr>
            <w:noProof/>
            <w:webHidden/>
          </w:rPr>
          <w:fldChar w:fldCharType="end"/>
        </w:r>
        <w:r w:rsidRPr="00BC478C">
          <w:rPr>
            <w:rStyle w:val="Hyperlink"/>
            <w:noProof/>
          </w:rPr>
          <w:fldChar w:fldCharType="end"/>
        </w:r>
      </w:ins>
    </w:p>
    <w:p w14:paraId="38E60EA7" w14:textId="047822B8" w:rsidR="0048596D" w:rsidRPr="00BC478C" w:rsidRDefault="0048596D">
      <w:pPr>
        <w:pStyle w:val="TableofFigures"/>
        <w:tabs>
          <w:tab w:val="right" w:leader="dot" w:pos="9350"/>
        </w:tabs>
        <w:rPr>
          <w:ins w:id="781" w:author="Zachary Cappella" w:date="2023-09-30T10:44:00Z"/>
          <w:rFonts w:eastAsiaTheme="minorEastAsia"/>
          <w:noProof/>
          <w:kern w:val="2"/>
          <w:sz w:val="24"/>
          <w:szCs w:val="24"/>
          <w:rPrChange w:id="782" w:author="Zachary Cappella" w:date="2023-09-30T10:50:00Z">
            <w:rPr>
              <w:ins w:id="783" w:author="Zachary Cappella" w:date="2023-09-30T10:44:00Z"/>
              <w:rFonts w:asciiTheme="minorHAnsi" w:eastAsiaTheme="minorEastAsia" w:hAnsiTheme="minorHAnsi" w:cstheme="minorBidi"/>
              <w:noProof/>
              <w:kern w:val="2"/>
              <w:sz w:val="24"/>
              <w:szCs w:val="24"/>
            </w:rPr>
          </w:rPrChange>
        </w:rPr>
      </w:pPr>
      <w:ins w:id="784" w:author="Zachary Cappella" w:date="2023-09-30T10:44:00Z">
        <w:r w:rsidRPr="00BC478C">
          <w:rPr>
            <w:rStyle w:val="Hyperlink"/>
            <w:noProof/>
          </w:rPr>
          <w:fldChar w:fldCharType="begin"/>
        </w:r>
        <w:r w:rsidRPr="00BC478C">
          <w:rPr>
            <w:rStyle w:val="Hyperlink"/>
            <w:noProof/>
          </w:rPr>
          <w:instrText xml:space="preserve"> </w:instrText>
        </w:r>
        <w:r w:rsidRPr="00BC478C">
          <w:rPr>
            <w:noProof/>
          </w:rPr>
          <w:instrText>HYPERLINK \l "_Toc146963088"</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Figure 8: User Registration UML Diagram</w:t>
        </w:r>
        <w:r w:rsidRPr="00BC478C">
          <w:rPr>
            <w:noProof/>
            <w:webHidden/>
          </w:rPr>
          <w:tab/>
        </w:r>
        <w:r w:rsidRPr="00BC478C">
          <w:rPr>
            <w:noProof/>
            <w:webHidden/>
          </w:rPr>
          <w:fldChar w:fldCharType="begin"/>
        </w:r>
        <w:r w:rsidRPr="00BC478C">
          <w:rPr>
            <w:noProof/>
            <w:webHidden/>
          </w:rPr>
          <w:instrText xml:space="preserve"> PAGEREF _Toc146963088 \h </w:instrText>
        </w:r>
      </w:ins>
      <w:r w:rsidRPr="00BC478C">
        <w:rPr>
          <w:noProof/>
          <w:webHidden/>
        </w:rPr>
      </w:r>
      <w:r w:rsidRPr="00BC478C">
        <w:rPr>
          <w:noProof/>
          <w:webHidden/>
        </w:rPr>
        <w:fldChar w:fldCharType="separate"/>
      </w:r>
      <w:ins w:id="785" w:author="Zachary Cappella" w:date="2023-09-30T10:44:00Z">
        <w:r w:rsidRPr="00BC478C">
          <w:rPr>
            <w:noProof/>
            <w:webHidden/>
          </w:rPr>
          <w:t>29</w:t>
        </w:r>
        <w:r w:rsidRPr="00BC478C">
          <w:rPr>
            <w:noProof/>
            <w:webHidden/>
          </w:rPr>
          <w:fldChar w:fldCharType="end"/>
        </w:r>
        <w:r w:rsidRPr="00BC478C">
          <w:rPr>
            <w:rStyle w:val="Hyperlink"/>
            <w:noProof/>
          </w:rPr>
          <w:fldChar w:fldCharType="end"/>
        </w:r>
      </w:ins>
    </w:p>
    <w:p w14:paraId="6CCCF71B" w14:textId="335B4FB2" w:rsidR="0048596D" w:rsidRPr="00BC478C" w:rsidRDefault="0048596D">
      <w:pPr>
        <w:pStyle w:val="TableofFigures"/>
        <w:tabs>
          <w:tab w:val="right" w:leader="dot" w:pos="9350"/>
        </w:tabs>
        <w:rPr>
          <w:ins w:id="786" w:author="Zachary Cappella" w:date="2023-09-30T10:44:00Z"/>
          <w:rFonts w:eastAsiaTheme="minorEastAsia"/>
          <w:noProof/>
          <w:kern w:val="2"/>
          <w:sz w:val="24"/>
          <w:szCs w:val="24"/>
          <w:rPrChange w:id="787" w:author="Zachary Cappella" w:date="2023-09-30T10:50:00Z">
            <w:rPr>
              <w:ins w:id="788" w:author="Zachary Cappella" w:date="2023-09-30T10:44:00Z"/>
              <w:rFonts w:asciiTheme="minorHAnsi" w:eastAsiaTheme="minorEastAsia" w:hAnsiTheme="minorHAnsi" w:cstheme="minorBidi"/>
              <w:noProof/>
              <w:kern w:val="2"/>
              <w:sz w:val="24"/>
              <w:szCs w:val="24"/>
            </w:rPr>
          </w:rPrChange>
        </w:rPr>
      </w:pPr>
      <w:ins w:id="789" w:author="Zachary Cappella" w:date="2023-09-30T10:44:00Z">
        <w:r w:rsidRPr="00BC478C">
          <w:rPr>
            <w:rStyle w:val="Hyperlink"/>
            <w:noProof/>
          </w:rPr>
          <w:fldChar w:fldCharType="begin"/>
        </w:r>
        <w:r w:rsidRPr="00BC478C">
          <w:rPr>
            <w:rStyle w:val="Hyperlink"/>
            <w:noProof/>
          </w:rPr>
          <w:instrText xml:space="preserve"> </w:instrText>
        </w:r>
        <w:r w:rsidRPr="00BC478C">
          <w:rPr>
            <w:noProof/>
          </w:rPr>
          <w:instrText>HYPERLINK \l "_Toc146963089"</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Figure 9: Update Registration UML Diagram</w:t>
        </w:r>
        <w:r w:rsidRPr="00BC478C">
          <w:rPr>
            <w:noProof/>
            <w:webHidden/>
          </w:rPr>
          <w:tab/>
        </w:r>
        <w:r w:rsidRPr="00BC478C">
          <w:rPr>
            <w:noProof/>
            <w:webHidden/>
          </w:rPr>
          <w:fldChar w:fldCharType="begin"/>
        </w:r>
        <w:r w:rsidRPr="00BC478C">
          <w:rPr>
            <w:noProof/>
            <w:webHidden/>
          </w:rPr>
          <w:instrText xml:space="preserve"> PAGEREF _Toc146963089 \h </w:instrText>
        </w:r>
      </w:ins>
      <w:r w:rsidRPr="00BC478C">
        <w:rPr>
          <w:noProof/>
          <w:webHidden/>
        </w:rPr>
      </w:r>
      <w:r w:rsidRPr="00BC478C">
        <w:rPr>
          <w:noProof/>
          <w:webHidden/>
        </w:rPr>
        <w:fldChar w:fldCharType="separate"/>
      </w:r>
      <w:ins w:id="790" w:author="Zachary Cappella" w:date="2023-09-30T10:44:00Z">
        <w:r w:rsidRPr="00BC478C">
          <w:rPr>
            <w:noProof/>
            <w:webHidden/>
          </w:rPr>
          <w:t>32</w:t>
        </w:r>
        <w:r w:rsidRPr="00BC478C">
          <w:rPr>
            <w:noProof/>
            <w:webHidden/>
          </w:rPr>
          <w:fldChar w:fldCharType="end"/>
        </w:r>
        <w:r w:rsidRPr="00BC478C">
          <w:rPr>
            <w:rStyle w:val="Hyperlink"/>
            <w:noProof/>
          </w:rPr>
          <w:fldChar w:fldCharType="end"/>
        </w:r>
      </w:ins>
    </w:p>
    <w:p w14:paraId="0E30B555" w14:textId="46C78D4B" w:rsidR="0048596D" w:rsidRPr="00BC478C" w:rsidRDefault="0048596D">
      <w:pPr>
        <w:pStyle w:val="TableofFigures"/>
        <w:tabs>
          <w:tab w:val="right" w:leader="dot" w:pos="9350"/>
        </w:tabs>
        <w:rPr>
          <w:ins w:id="791" w:author="Zachary Cappella" w:date="2023-09-30T10:44:00Z"/>
          <w:rFonts w:eastAsiaTheme="minorEastAsia"/>
          <w:noProof/>
          <w:kern w:val="2"/>
          <w:sz w:val="24"/>
          <w:szCs w:val="24"/>
          <w:rPrChange w:id="792" w:author="Zachary Cappella" w:date="2023-09-30T10:50:00Z">
            <w:rPr>
              <w:ins w:id="793" w:author="Zachary Cappella" w:date="2023-09-30T10:44:00Z"/>
              <w:rFonts w:asciiTheme="minorHAnsi" w:eastAsiaTheme="minorEastAsia" w:hAnsiTheme="minorHAnsi" w:cstheme="minorBidi"/>
              <w:noProof/>
              <w:kern w:val="2"/>
              <w:sz w:val="24"/>
              <w:szCs w:val="24"/>
            </w:rPr>
          </w:rPrChange>
        </w:rPr>
      </w:pPr>
      <w:ins w:id="794" w:author="Zachary Cappella" w:date="2023-09-30T10:44:00Z">
        <w:r w:rsidRPr="00BC478C">
          <w:rPr>
            <w:rStyle w:val="Hyperlink"/>
            <w:noProof/>
          </w:rPr>
          <w:fldChar w:fldCharType="begin"/>
        </w:r>
        <w:r w:rsidRPr="00BC478C">
          <w:rPr>
            <w:rStyle w:val="Hyperlink"/>
            <w:noProof/>
          </w:rPr>
          <w:instrText xml:space="preserve"> </w:instrText>
        </w:r>
        <w:r w:rsidRPr="00BC478C">
          <w:rPr>
            <w:noProof/>
          </w:rPr>
          <w:instrText>HYPERLINK \l "_Toc146963090"</w:instrText>
        </w:r>
        <w:r w:rsidRPr="00BC478C">
          <w:rPr>
            <w:rStyle w:val="Hyperlink"/>
            <w:noProof/>
          </w:rPr>
          <w:instrText xml:space="preserve"> </w:instrText>
        </w:r>
        <w:r w:rsidRPr="00BC478C">
          <w:rPr>
            <w:rStyle w:val="Hyperlink"/>
            <w:noProof/>
          </w:rPr>
        </w:r>
        <w:r w:rsidRPr="00BC478C">
          <w:rPr>
            <w:rStyle w:val="Hyperlink"/>
            <w:noProof/>
          </w:rPr>
          <w:fldChar w:fldCharType="separate"/>
        </w:r>
        <w:r w:rsidRPr="00BC478C">
          <w:rPr>
            <w:rStyle w:val="Hyperlink"/>
            <w:noProof/>
          </w:rPr>
          <w:t>Figure 10: Guided Tour UML Diagram</w:t>
        </w:r>
        <w:r w:rsidRPr="00BC478C">
          <w:rPr>
            <w:noProof/>
            <w:webHidden/>
          </w:rPr>
          <w:tab/>
        </w:r>
        <w:r w:rsidRPr="00BC478C">
          <w:rPr>
            <w:noProof/>
            <w:webHidden/>
          </w:rPr>
          <w:fldChar w:fldCharType="begin"/>
        </w:r>
        <w:r w:rsidRPr="00BC478C">
          <w:rPr>
            <w:noProof/>
            <w:webHidden/>
          </w:rPr>
          <w:instrText xml:space="preserve"> PAGEREF _Toc146963090 \h </w:instrText>
        </w:r>
      </w:ins>
      <w:r w:rsidRPr="00BC478C">
        <w:rPr>
          <w:noProof/>
          <w:webHidden/>
        </w:rPr>
      </w:r>
      <w:r w:rsidRPr="00BC478C">
        <w:rPr>
          <w:noProof/>
          <w:webHidden/>
        </w:rPr>
        <w:fldChar w:fldCharType="separate"/>
      </w:r>
      <w:ins w:id="795" w:author="Zachary Cappella" w:date="2023-09-30T10:44:00Z">
        <w:r w:rsidRPr="00BC478C">
          <w:rPr>
            <w:noProof/>
            <w:webHidden/>
          </w:rPr>
          <w:t>36</w:t>
        </w:r>
        <w:r w:rsidRPr="00BC478C">
          <w:rPr>
            <w:noProof/>
            <w:webHidden/>
          </w:rPr>
          <w:fldChar w:fldCharType="end"/>
        </w:r>
        <w:r w:rsidRPr="00BC478C">
          <w:rPr>
            <w:rStyle w:val="Hyperlink"/>
            <w:noProof/>
          </w:rPr>
          <w:fldChar w:fldCharType="end"/>
        </w:r>
      </w:ins>
    </w:p>
    <w:p w14:paraId="17F96992" w14:textId="1B5503B8" w:rsidR="005D2650" w:rsidRPr="00BC478C" w:rsidDel="00F96A1C" w:rsidRDefault="0048596D">
      <w:pPr>
        <w:widowControl/>
        <w:autoSpaceDE/>
        <w:autoSpaceDN/>
        <w:spacing w:after="160" w:line="259" w:lineRule="auto"/>
        <w:jc w:val="center"/>
        <w:rPr>
          <w:del w:id="796" w:author="Zachary Cappella" w:date="2023-09-30T10:38:00Z"/>
          <w:spacing w:val="-10"/>
          <w:sz w:val="32"/>
          <w:szCs w:val="32"/>
          <w:rPrChange w:id="797" w:author="Zachary Cappella" w:date="2023-09-30T10:50:00Z">
            <w:rPr>
              <w:del w:id="798" w:author="Zachary Cappella" w:date="2023-09-30T10:38:00Z"/>
              <w:spacing w:val="-10"/>
            </w:rPr>
          </w:rPrChange>
        </w:rPr>
        <w:pPrChange w:id="799" w:author="Zachary Cappella" w:date="2023-09-30T10:38:00Z">
          <w:pPr/>
        </w:pPrChange>
      </w:pPr>
      <w:ins w:id="800" w:author="Zachary Cappella" w:date="2023-09-30T10:44:00Z">
        <w:r w:rsidRPr="00BC478C">
          <w:rPr>
            <w:spacing w:val="-10"/>
            <w:sz w:val="32"/>
            <w:szCs w:val="32"/>
          </w:rPr>
          <w:fldChar w:fldCharType="end"/>
        </w:r>
      </w:ins>
    </w:p>
    <w:p w14:paraId="3DCA0A23" w14:textId="77777777" w:rsidR="005D2650" w:rsidRPr="00BC478C" w:rsidDel="00F96A1C" w:rsidRDefault="005D2650">
      <w:pPr>
        <w:widowControl/>
        <w:autoSpaceDE/>
        <w:autoSpaceDN/>
        <w:spacing w:after="160" w:line="259" w:lineRule="auto"/>
        <w:jc w:val="center"/>
        <w:rPr>
          <w:del w:id="801" w:author="Zachary Cappella" w:date="2023-09-30T10:38:00Z"/>
          <w:spacing w:val="-10"/>
        </w:rPr>
        <w:pPrChange w:id="802" w:author="Zachary Cappella" w:date="2023-09-30T10:38:00Z">
          <w:pPr/>
        </w:pPrChange>
      </w:pPr>
    </w:p>
    <w:p w14:paraId="55F3380A" w14:textId="5873FE6E" w:rsidR="005D2650" w:rsidRPr="00BC478C" w:rsidRDefault="005D2650">
      <w:pPr>
        <w:jc w:val="center"/>
        <w:rPr>
          <w:spacing w:val="-10"/>
        </w:rPr>
        <w:pPrChange w:id="803" w:author="Zachary Cappella" w:date="2023-09-30T10:38:00Z">
          <w:pPr/>
        </w:pPrChange>
      </w:pPr>
    </w:p>
    <w:p w14:paraId="1C2D3B3E" w14:textId="77777777" w:rsidR="00DC5F7D" w:rsidRPr="00BC478C" w:rsidRDefault="00DC5F7D">
      <w:pPr>
        <w:widowControl/>
        <w:autoSpaceDE/>
        <w:autoSpaceDN/>
        <w:spacing w:after="160" w:line="259" w:lineRule="auto"/>
        <w:rPr>
          <w:ins w:id="804" w:author="Zachary Cappella" w:date="2023-09-30T10:45:00Z"/>
          <w:b/>
          <w:bCs/>
          <w:sz w:val="28"/>
          <w:szCs w:val="28"/>
        </w:rPr>
      </w:pPr>
      <w:ins w:id="805" w:author="Zachary Cappella" w:date="2023-09-30T10:45:00Z">
        <w:r w:rsidRPr="00BC478C">
          <w:rPr>
            <w:sz w:val="28"/>
            <w:szCs w:val="28"/>
          </w:rPr>
          <w:br w:type="page"/>
        </w:r>
      </w:ins>
    </w:p>
    <w:p w14:paraId="40466F97" w14:textId="4DC1BAEF" w:rsidR="004D777C" w:rsidRPr="00BC478C" w:rsidRDefault="4D110255" w:rsidP="00360015">
      <w:pPr>
        <w:pStyle w:val="Heading1"/>
        <w:numPr>
          <w:ilvl w:val="0"/>
          <w:numId w:val="43"/>
        </w:numPr>
        <w:rPr>
          <w:sz w:val="28"/>
          <w:szCs w:val="28"/>
        </w:rPr>
      </w:pPr>
      <w:bookmarkStart w:id="806" w:name="_Toc146963423"/>
      <w:r w:rsidRPr="00BC478C">
        <w:rPr>
          <w:sz w:val="28"/>
          <w:szCs w:val="28"/>
        </w:rPr>
        <w:lastRenderedPageBreak/>
        <w:t>Introduction</w:t>
      </w:r>
      <w:bookmarkEnd w:id="806"/>
      <w:r w:rsidRPr="00BC478C">
        <w:rPr>
          <w:sz w:val="28"/>
          <w:szCs w:val="28"/>
        </w:rPr>
        <w:t xml:space="preserve"> </w:t>
      </w:r>
    </w:p>
    <w:p w14:paraId="379B452D" w14:textId="5207337F" w:rsidR="004D777C" w:rsidRPr="00BC478C" w:rsidRDefault="004D777C" w:rsidP="004D777C">
      <w:pPr>
        <w:pStyle w:val="ListParagraph"/>
        <w:spacing w:line="360" w:lineRule="auto"/>
        <w:ind w:left="720" w:firstLine="720"/>
        <w:rPr>
          <w:sz w:val="24"/>
          <w:szCs w:val="24"/>
        </w:rPr>
      </w:pPr>
      <w:r w:rsidRPr="00BC478C">
        <w:rPr>
          <w:sz w:val="24"/>
          <w:szCs w:val="24"/>
        </w:rPr>
        <w:t xml:space="preserve">The </w:t>
      </w:r>
      <w:r w:rsidR="18017D3D" w:rsidRPr="00BC478C">
        <w:rPr>
          <w:sz w:val="24"/>
          <w:szCs w:val="24"/>
        </w:rPr>
        <w:t>CogniOpen</w:t>
      </w:r>
      <w:r w:rsidRPr="00BC478C">
        <w:rPr>
          <w:sz w:val="24"/>
          <w:szCs w:val="24"/>
        </w:rPr>
        <w:t xml:space="preserve"> App is an innovative app designed to help those who suffer from short-term memory loss and other conditions related to it. Even those who are healthy tend to forget where they put things or specifics of a recent conversation in today's fast-paced society when multitasking is the norm. This app intends to close this gap by providing help and support to such people using modern technology, AI services, and user-friendly designs.</w:t>
      </w:r>
    </w:p>
    <w:p w14:paraId="37501B28" w14:textId="78F99559" w:rsidR="004D777C" w:rsidRPr="00BC478C" w:rsidRDefault="006264BD" w:rsidP="009F6245">
      <w:pPr>
        <w:pStyle w:val="Heading2"/>
        <w:ind w:firstLine="720"/>
        <w:rPr>
          <w:rFonts w:ascii="Times New Roman" w:hAnsi="Times New Roman" w:cs="Times New Roman"/>
          <w:b/>
          <w:bCs/>
          <w:color w:val="auto"/>
        </w:rPr>
      </w:pPr>
      <w:bookmarkStart w:id="807" w:name="_Toc146963424"/>
      <w:r w:rsidRPr="00BC478C">
        <w:rPr>
          <w:rFonts w:ascii="Times New Roman" w:hAnsi="Times New Roman" w:cs="Times New Roman"/>
          <w:b/>
          <w:bCs/>
          <w:color w:val="auto"/>
        </w:rPr>
        <w:t xml:space="preserve">1.1 </w:t>
      </w:r>
      <w:r w:rsidR="004D777C" w:rsidRPr="00BC478C">
        <w:rPr>
          <w:rFonts w:ascii="Times New Roman" w:hAnsi="Times New Roman" w:cs="Times New Roman"/>
          <w:b/>
          <w:bCs/>
          <w:color w:val="auto"/>
        </w:rPr>
        <w:t>Purpose</w:t>
      </w:r>
      <w:bookmarkEnd w:id="807"/>
      <w:r w:rsidR="004D777C" w:rsidRPr="00BC478C">
        <w:rPr>
          <w:rFonts w:ascii="Times New Roman" w:hAnsi="Times New Roman" w:cs="Times New Roman"/>
          <w:b/>
          <w:bCs/>
          <w:color w:val="auto"/>
        </w:rPr>
        <w:t xml:space="preserve"> </w:t>
      </w:r>
    </w:p>
    <w:p w14:paraId="2E1E2EAE" w14:textId="2B4E2C66" w:rsidR="004D777C" w:rsidRPr="00BC478C" w:rsidRDefault="004D777C" w:rsidP="004D777C">
      <w:pPr>
        <w:pStyle w:val="ListParagraph"/>
        <w:spacing w:line="360" w:lineRule="auto"/>
        <w:ind w:left="720" w:firstLine="720"/>
        <w:rPr>
          <w:sz w:val="24"/>
          <w:szCs w:val="24"/>
        </w:rPr>
      </w:pPr>
      <w:r w:rsidRPr="00BC478C">
        <w:rPr>
          <w:sz w:val="24"/>
          <w:szCs w:val="24"/>
        </w:rPr>
        <w:t xml:space="preserve">The primary objective of this document is to provide a comprehensive and in-depth specification of the software requirements for the </w:t>
      </w:r>
      <w:r w:rsidR="118D05AC" w:rsidRPr="00BC478C">
        <w:rPr>
          <w:sz w:val="24"/>
          <w:szCs w:val="24"/>
        </w:rPr>
        <w:t>CogniOpen App</w:t>
      </w:r>
      <w:r w:rsidR="3B392303" w:rsidRPr="00BC478C">
        <w:rPr>
          <w:sz w:val="24"/>
          <w:szCs w:val="24"/>
        </w:rPr>
        <w:t>.</w:t>
      </w:r>
      <w:r w:rsidRPr="00BC478C">
        <w:rPr>
          <w:sz w:val="24"/>
          <w:szCs w:val="24"/>
        </w:rPr>
        <w:t xml:space="preserve"> The goal of the document is to list and describe the functional, technical, and user requirements for the app. This document can be used as a reference for stakeholders, such as developers, project managers, testers, and end users, at any time during the development lifecycle.</w:t>
      </w:r>
    </w:p>
    <w:p w14:paraId="09F72A0E" w14:textId="25BE8946" w:rsidR="00431567" w:rsidRPr="00BC478C" w:rsidRDefault="005D3830" w:rsidP="00362980">
      <w:pPr>
        <w:pStyle w:val="Heading2"/>
        <w:ind w:firstLine="720"/>
        <w:rPr>
          <w:rFonts w:ascii="Times New Roman" w:hAnsi="Times New Roman" w:cs="Times New Roman"/>
          <w:b/>
          <w:bCs/>
          <w:color w:val="auto"/>
        </w:rPr>
      </w:pPr>
      <w:bookmarkStart w:id="808" w:name="_Toc146963425"/>
      <w:r w:rsidRPr="00BC478C">
        <w:rPr>
          <w:rFonts w:ascii="Times New Roman" w:hAnsi="Times New Roman" w:cs="Times New Roman"/>
          <w:b/>
          <w:bCs/>
          <w:color w:val="auto"/>
        </w:rPr>
        <w:t>1.</w:t>
      </w:r>
      <w:r w:rsidR="00362980" w:rsidRPr="00BC478C">
        <w:rPr>
          <w:rFonts w:ascii="Times New Roman" w:hAnsi="Times New Roman" w:cs="Times New Roman"/>
          <w:b/>
          <w:bCs/>
          <w:color w:val="auto"/>
        </w:rPr>
        <w:t xml:space="preserve">2 </w:t>
      </w:r>
      <w:r w:rsidR="00431567" w:rsidRPr="00BC478C">
        <w:rPr>
          <w:rFonts w:ascii="Times New Roman" w:hAnsi="Times New Roman" w:cs="Times New Roman"/>
          <w:b/>
          <w:bCs/>
          <w:color w:val="auto"/>
        </w:rPr>
        <w:t>Scope</w:t>
      </w:r>
      <w:bookmarkEnd w:id="808"/>
    </w:p>
    <w:p w14:paraId="024C3F80" w14:textId="38D358AE" w:rsidR="00431567" w:rsidRPr="00BC478C" w:rsidRDefault="00431567" w:rsidP="00431567">
      <w:pPr>
        <w:pStyle w:val="ListParagraph"/>
        <w:spacing w:line="360" w:lineRule="auto"/>
        <w:ind w:left="720" w:firstLine="720"/>
        <w:rPr>
          <w:sz w:val="24"/>
          <w:szCs w:val="24"/>
        </w:rPr>
      </w:pPr>
      <w:r w:rsidRPr="00BC478C">
        <w:rPr>
          <w:sz w:val="24"/>
          <w:szCs w:val="24"/>
        </w:rPr>
        <w:t xml:space="preserve">The Flutter framework </w:t>
      </w:r>
      <w:r w:rsidR="770D702A" w:rsidRPr="00BC478C">
        <w:rPr>
          <w:sz w:val="24"/>
          <w:szCs w:val="24"/>
        </w:rPr>
        <w:t>will be</w:t>
      </w:r>
      <w:r w:rsidRPr="00BC478C">
        <w:rPr>
          <w:sz w:val="24"/>
          <w:szCs w:val="24"/>
        </w:rPr>
        <w:t xml:space="preserve"> used to create the cross-platform mobile application known as the </w:t>
      </w:r>
      <w:r w:rsidR="6FA34BCB" w:rsidRPr="00BC478C">
        <w:rPr>
          <w:sz w:val="24"/>
          <w:szCs w:val="24"/>
        </w:rPr>
        <w:t>CogniOpen</w:t>
      </w:r>
      <w:r w:rsidRPr="00BC478C">
        <w:rPr>
          <w:sz w:val="24"/>
          <w:szCs w:val="24"/>
        </w:rPr>
        <w:t xml:space="preserve"> App. The application will mainly:</w:t>
      </w:r>
    </w:p>
    <w:p w14:paraId="69A5C756" w14:textId="2209281C" w:rsidR="00431567" w:rsidRPr="00BC478C" w:rsidRDefault="00431567" w:rsidP="00431567">
      <w:pPr>
        <w:pStyle w:val="ListParagraph"/>
        <w:numPr>
          <w:ilvl w:val="0"/>
          <w:numId w:val="12"/>
        </w:numPr>
        <w:spacing w:line="360" w:lineRule="auto"/>
        <w:rPr>
          <w:sz w:val="24"/>
          <w:szCs w:val="24"/>
        </w:rPr>
      </w:pPr>
      <w:r w:rsidRPr="00BC478C">
        <w:rPr>
          <w:sz w:val="24"/>
          <w:szCs w:val="24"/>
        </w:rPr>
        <w:t>Use the camera on the device to record live events.</w:t>
      </w:r>
    </w:p>
    <w:p w14:paraId="17DD2B27" w14:textId="77777777" w:rsidR="00431567" w:rsidRPr="00BC478C" w:rsidRDefault="00431567" w:rsidP="00431567">
      <w:pPr>
        <w:pStyle w:val="ListParagraph"/>
        <w:numPr>
          <w:ilvl w:val="0"/>
          <w:numId w:val="12"/>
        </w:numPr>
        <w:spacing w:line="360" w:lineRule="auto"/>
        <w:rPr>
          <w:sz w:val="24"/>
          <w:szCs w:val="24"/>
        </w:rPr>
      </w:pPr>
      <w:r w:rsidRPr="00BC478C">
        <w:rPr>
          <w:sz w:val="24"/>
          <w:szCs w:val="24"/>
        </w:rPr>
        <w:t>Recognize and record surrounds, surroundings, and things.</w:t>
      </w:r>
    </w:p>
    <w:p w14:paraId="1ACD22C7" w14:textId="77777777" w:rsidR="00431567" w:rsidRPr="00BC478C" w:rsidRDefault="00431567" w:rsidP="00431567">
      <w:pPr>
        <w:pStyle w:val="ListParagraph"/>
        <w:numPr>
          <w:ilvl w:val="0"/>
          <w:numId w:val="12"/>
        </w:numPr>
        <w:spacing w:line="360" w:lineRule="auto"/>
        <w:rPr>
          <w:sz w:val="24"/>
          <w:szCs w:val="24"/>
        </w:rPr>
      </w:pPr>
      <w:r w:rsidRPr="00BC478C">
        <w:rPr>
          <w:sz w:val="24"/>
          <w:szCs w:val="24"/>
        </w:rPr>
        <w:t>Manage and store large video streams while allowing users to browse through them.</w:t>
      </w:r>
    </w:p>
    <w:p w14:paraId="4ABBFB31" w14:textId="77777777" w:rsidR="00431567" w:rsidRPr="00BC478C" w:rsidRDefault="00431567" w:rsidP="00431567">
      <w:pPr>
        <w:pStyle w:val="ListParagraph"/>
        <w:numPr>
          <w:ilvl w:val="0"/>
          <w:numId w:val="12"/>
        </w:numPr>
        <w:spacing w:line="360" w:lineRule="auto"/>
        <w:rPr>
          <w:sz w:val="24"/>
          <w:szCs w:val="24"/>
        </w:rPr>
      </w:pPr>
      <w:r w:rsidRPr="00BC478C">
        <w:rPr>
          <w:sz w:val="24"/>
          <w:szCs w:val="24"/>
        </w:rPr>
        <w:t>Summarize chats so consumers can evaluate the main points of their conversations.</w:t>
      </w:r>
    </w:p>
    <w:p w14:paraId="28A06AE8" w14:textId="77777777" w:rsidR="00431567" w:rsidRPr="00BC478C" w:rsidRDefault="00431567" w:rsidP="00431567">
      <w:pPr>
        <w:pStyle w:val="ListParagraph"/>
        <w:numPr>
          <w:ilvl w:val="0"/>
          <w:numId w:val="12"/>
        </w:numPr>
        <w:spacing w:line="360" w:lineRule="auto"/>
        <w:rPr>
          <w:sz w:val="24"/>
          <w:szCs w:val="24"/>
        </w:rPr>
      </w:pPr>
      <w:r w:rsidRPr="00BC478C">
        <w:rPr>
          <w:sz w:val="24"/>
          <w:szCs w:val="24"/>
        </w:rPr>
        <w:t>Provide alerts and reminders for frequently overlooked details or objects.</w:t>
      </w:r>
    </w:p>
    <w:p w14:paraId="3029BCD5" w14:textId="781C58AA" w:rsidR="00431567" w:rsidRPr="00BC478C" w:rsidRDefault="00431567" w:rsidP="00431567">
      <w:pPr>
        <w:pStyle w:val="ListParagraph"/>
        <w:numPr>
          <w:ilvl w:val="0"/>
          <w:numId w:val="12"/>
        </w:numPr>
        <w:spacing w:line="360" w:lineRule="auto"/>
        <w:rPr>
          <w:sz w:val="24"/>
          <w:szCs w:val="24"/>
        </w:rPr>
      </w:pPr>
      <w:r w:rsidRPr="00BC478C">
        <w:rPr>
          <w:sz w:val="24"/>
          <w:szCs w:val="24"/>
        </w:rPr>
        <w:t>Use AI services to improve the features, assuring prompt and accurate responses.</w:t>
      </w:r>
    </w:p>
    <w:p w14:paraId="02D71227" w14:textId="0FE004A3" w:rsidR="00431567" w:rsidRPr="00BC478C" w:rsidRDefault="36F4D614" w:rsidP="00431567">
      <w:pPr>
        <w:pStyle w:val="ListParagraph"/>
        <w:spacing w:line="360" w:lineRule="auto"/>
        <w:ind w:left="720" w:firstLine="720"/>
        <w:rPr>
          <w:sz w:val="24"/>
          <w:szCs w:val="24"/>
        </w:rPr>
      </w:pPr>
      <w:r w:rsidRPr="00BC478C">
        <w:rPr>
          <w:sz w:val="24"/>
          <w:szCs w:val="24"/>
        </w:rPr>
        <w:t>The application wants to become a digital companion for users by helping them recall and remember facts that they might have forgotten, such as the location of a basic object or an important discussion.</w:t>
      </w:r>
    </w:p>
    <w:p w14:paraId="3549B222" w14:textId="0CAE2A75" w:rsidR="5439F801" w:rsidRPr="00BC478C" w:rsidRDefault="5439F801" w:rsidP="5439F801">
      <w:pPr>
        <w:pStyle w:val="ListParagraph"/>
        <w:spacing w:line="360" w:lineRule="auto"/>
        <w:ind w:left="720" w:firstLine="720"/>
        <w:rPr>
          <w:sz w:val="24"/>
          <w:szCs w:val="24"/>
        </w:rPr>
      </w:pPr>
    </w:p>
    <w:p w14:paraId="028C266C" w14:textId="2D1AA46C" w:rsidR="5439F801" w:rsidRPr="00BC478C" w:rsidRDefault="5439F801" w:rsidP="5439F801">
      <w:pPr>
        <w:pStyle w:val="ListParagraph"/>
        <w:spacing w:line="360" w:lineRule="auto"/>
        <w:ind w:left="720" w:firstLine="720"/>
        <w:rPr>
          <w:sz w:val="24"/>
          <w:szCs w:val="24"/>
        </w:rPr>
      </w:pPr>
    </w:p>
    <w:p w14:paraId="56D99C73" w14:textId="5A47AE05" w:rsidR="5439F801" w:rsidRPr="00BC478C" w:rsidRDefault="5439F801" w:rsidP="5439F801">
      <w:pPr>
        <w:pStyle w:val="ListParagraph"/>
        <w:spacing w:line="360" w:lineRule="auto"/>
        <w:ind w:left="0" w:firstLine="0"/>
        <w:rPr>
          <w:b/>
          <w:bCs/>
          <w:sz w:val="24"/>
          <w:szCs w:val="24"/>
        </w:rPr>
      </w:pPr>
    </w:p>
    <w:p w14:paraId="7B8A84B7" w14:textId="0D5267B4" w:rsidR="2B0C6165" w:rsidRPr="00BC478C" w:rsidRDefault="00F023E1" w:rsidP="00F023E1">
      <w:pPr>
        <w:pStyle w:val="Heading2"/>
        <w:ind w:firstLine="720"/>
        <w:rPr>
          <w:rFonts w:ascii="Times New Roman" w:hAnsi="Times New Roman" w:cs="Times New Roman"/>
          <w:b/>
          <w:bCs/>
          <w:color w:val="auto"/>
          <w:sz w:val="24"/>
          <w:szCs w:val="24"/>
        </w:rPr>
      </w:pPr>
      <w:bookmarkStart w:id="809" w:name="_Toc146963426"/>
      <w:r w:rsidRPr="00BC478C">
        <w:rPr>
          <w:rFonts w:ascii="Times New Roman" w:hAnsi="Times New Roman" w:cs="Times New Roman"/>
          <w:b/>
          <w:bCs/>
          <w:color w:val="auto"/>
        </w:rPr>
        <w:lastRenderedPageBreak/>
        <w:t xml:space="preserve">1.3 </w:t>
      </w:r>
      <w:r w:rsidR="00B20DAA" w:rsidRPr="00BC478C">
        <w:rPr>
          <w:rFonts w:ascii="Times New Roman" w:hAnsi="Times New Roman" w:cs="Times New Roman"/>
          <w:rPrChange w:id="810" w:author="Zachary Cappella" w:date="2023-09-30T10:50:00Z">
            <w:rPr/>
          </w:rPrChange>
        </w:rPr>
        <w:fldChar w:fldCharType="begin"/>
      </w:r>
      <w:r w:rsidR="00B20DAA" w:rsidRPr="00BC478C">
        <w:rPr>
          <w:rFonts w:ascii="Times New Roman" w:hAnsi="Times New Roman" w:cs="Times New Roman"/>
          <w:rPrChange w:id="811" w:author="Zachary Cappella" w:date="2023-09-30T10:50:00Z">
            <w:rPr/>
          </w:rPrChange>
        </w:rPr>
        <w:instrText>HYPERLINK "file:///C:/Users/gebre/Downloads/ViroTour_SRS_Team_A.docx" \l "_TOC_250024" \h</w:instrText>
      </w:r>
      <w:r w:rsidR="00B20DAA" w:rsidRPr="004A6E44">
        <w:rPr>
          <w:rFonts w:ascii="Times New Roman" w:hAnsi="Times New Roman" w:cs="Times New Roman"/>
        </w:rPr>
      </w:r>
      <w:r w:rsidR="00B20DAA" w:rsidRPr="00BC478C">
        <w:rPr>
          <w:rPrChange w:id="812" w:author="Zachary Cappella" w:date="2023-09-30T10:50:00Z">
            <w:rPr>
              <w:rStyle w:val="Hyperlink"/>
              <w:rFonts w:ascii="Times New Roman" w:hAnsi="Times New Roman" w:cs="Times New Roman"/>
              <w:b/>
              <w:bCs/>
              <w:color w:val="auto"/>
              <w:sz w:val="24"/>
              <w:szCs w:val="24"/>
              <w:u w:val="none"/>
            </w:rPr>
          </w:rPrChange>
        </w:rPr>
        <w:fldChar w:fldCharType="separate"/>
      </w:r>
      <w:r w:rsidR="2B0C6165" w:rsidRPr="00BC478C">
        <w:rPr>
          <w:rStyle w:val="Hyperlink"/>
          <w:rFonts w:ascii="Times New Roman" w:hAnsi="Times New Roman" w:cs="Times New Roman"/>
          <w:b/>
          <w:bCs/>
          <w:color w:val="auto"/>
          <w:sz w:val="24"/>
          <w:szCs w:val="24"/>
          <w:u w:val="none"/>
        </w:rPr>
        <w:t>Definitions, Acronyms and Abbreviations</w:t>
      </w:r>
      <w:bookmarkEnd w:id="809"/>
      <w:r w:rsidR="00B20DAA" w:rsidRPr="00BC478C">
        <w:rPr>
          <w:rStyle w:val="Hyperlink"/>
          <w:rFonts w:ascii="Times New Roman" w:hAnsi="Times New Roman" w:cs="Times New Roman"/>
          <w:b/>
          <w:bCs/>
          <w:color w:val="auto"/>
          <w:sz w:val="24"/>
          <w:szCs w:val="24"/>
          <w:u w:val="none"/>
        </w:rPr>
        <w:fldChar w:fldCharType="end"/>
      </w:r>
    </w:p>
    <w:p w14:paraId="4C46A6B4" w14:textId="5D4C9B51" w:rsidR="5439F801" w:rsidRPr="00BC478C" w:rsidRDefault="5439F801" w:rsidP="5439F801">
      <w:pPr>
        <w:rPr>
          <w:b/>
          <w:bCs/>
          <w:sz w:val="24"/>
          <w:szCs w:val="24"/>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2258"/>
        <w:gridCol w:w="7102"/>
      </w:tblGrid>
      <w:tr w:rsidR="00CDC933" w:rsidRPr="00BC478C" w14:paraId="703E3473" w14:textId="77777777" w:rsidTr="16ACA53D">
        <w:trPr>
          <w:trHeight w:val="540"/>
        </w:trPr>
        <w:tc>
          <w:tcPr>
            <w:tcW w:w="2258" w:type="dxa"/>
            <w:shd w:val="clear" w:color="auto" w:fill="D0CECE" w:themeFill="background2" w:themeFillShade="E6"/>
            <w:tcMar>
              <w:left w:w="105" w:type="dxa"/>
              <w:right w:w="105" w:type="dxa"/>
            </w:tcMar>
          </w:tcPr>
          <w:p w14:paraId="019363D1" w14:textId="25C019F6" w:rsidR="00CDC933" w:rsidRPr="00BC478C" w:rsidRDefault="00CDC933" w:rsidP="00CDC933">
            <w:pPr>
              <w:rPr>
                <w:sz w:val="24"/>
                <w:szCs w:val="24"/>
              </w:rPr>
            </w:pPr>
            <w:r w:rsidRPr="00BC478C">
              <w:rPr>
                <w:b/>
                <w:bCs/>
                <w:sz w:val="24"/>
                <w:szCs w:val="24"/>
              </w:rPr>
              <w:t>Term</w:t>
            </w:r>
          </w:p>
        </w:tc>
        <w:tc>
          <w:tcPr>
            <w:tcW w:w="7102" w:type="dxa"/>
            <w:shd w:val="clear" w:color="auto" w:fill="D0CECE" w:themeFill="background2" w:themeFillShade="E6"/>
            <w:tcMar>
              <w:left w:w="105" w:type="dxa"/>
              <w:right w:w="105" w:type="dxa"/>
            </w:tcMar>
          </w:tcPr>
          <w:p w14:paraId="112FAC88" w14:textId="0FF19E05" w:rsidR="00CDC933" w:rsidRPr="00BC478C" w:rsidRDefault="00CDC933" w:rsidP="00CDC933">
            <w:pPr>
              <w:rPr>
                <w:sz w:val="24"/>
                <w:szCs w:val="24"/>
              </w:rPr>
            </w:pPr>
            <w:r w:rsidRPr="00BC478C">
              <w:rPr>
                <w:b/>
                <w:bCs/>
                <w:sz w:val="24"/>
                <w:szCs w:val="24"/>
              </w:rPr>
              <w:t>Definition</w:t>
            </w:r>
          </w:p>
        </w:tc>
      </w:tr>
      <w:tr w:rsidR="00CDC933" w:rsidRPr="00BC478C" w14:paraId="72D4FE64" w14:textId="77777777" w:rsidTr="16ACA53D">
        <w:trPr>
          <w:trHeight w:val="540"/>
        </w:trPr>
        <w:tc>
          <w:tcPr>
            <w:tcW w:w="2258" w:type="dxa"/>
            <w:tcMar>
              <w:left w:w="105" w:type="dxa"/>
              <w:right w:w="105" w:type="dxa"/>
            </w:tcMar>
          </w:tcPr>
          <w:p w14:paraId="73FACCB1" w14:textId="76D1570D" w:rsidR="00CDC933" w:rsidRPr="00BC478C" w:rsidRDefault="00CDC933" w:rsidP="00CDC933">
            <w:pPr>
              <w:rPr>
                <w:sz w:val="24"/>
                <w:szCs w:val="24"/>
              </w:rPr>
            </w:pPr>
            <w:r w:rsidRPr="00BC478C">
              <w:rPr>
                <w:sz w:val="24"/>
                <w:szCs w:val="24"/>
              </w:rPr>
              <w:t>AI</w:t>
            </w:r>
          </w:p>
        </w:tc>
        <w:tc>
          <w:tcPr>
            <w:tcW w:w="7102" w:type="dxa"/>
            <w:tcMar>
              <w:left w:w="105" w:type="dxa"/>
              <w:right w:w="105" w:type="dxa"/>
            </w:tcMar>
          </w:tcPr>
          <w:p w14:paraId="68F0A53E" w14:textId="5790B1AA" w:rsidR="00CDC933" w:rsidRPr="00BC478C" w:rsidRDefault="00CDC933" w:rsidP="00CDC933">
            <w:pPr>
              <w:rPr>
                <w:sz w:val="24"/>
                <w:szCs w:val="24"/>
              </w:rPr>
            </w:pPr>
            <w:r w:rsidRPr="00BC478C">
              <w:rPr>
                <w:sz w:val="24"/>
                <w:szCs w:val="24"/>
              </w:rPr>
              <w:t>Artificial Intelligence</w:t>
            </w:r>
          </w:p>
        </w:tc>
      </w:tr>
      <w:tr w:rsidR="00CDC933" w:rsidRPr="00BC478C" w14:paraId="60B6A4A3" w14:textId="77777777" w:rsidTr="16ACA53D">
        <w:trPr>
          <w:trHeight w:val="540"/>
        </w:trPr>
        <w:tc>
          <w:tcPr>
            <w:tcW w:w="2258" w:type="dxa"/>
            <w:tcMar>
              <w:left w:w="105" w:type="dxa"/>
              <w:right w:w="105" w:type="dxa"/>
            </w:tcMar>
          </w:tcPr>
          <w:p w14:paraId="6CE7C247" w14:textId="13401E63" w:rsidR="00CDC933" w:rsidRPr="00BC478C" w:rsidRDefault="00CDC933" w:rsidP="00CDC933">
            <w:pPr>
              <w:rPr>
                <w:sz w:val="24"/>
                <w:szCs w:val="24"/>
              </w:rPr>
            </w:pPr>
            <w:r w:rsidRPr="00BC478C">
              <w:rPr>
                <w:sz w:val="24"/>
                <w:szCs w:val="24"/>
              </w:rPr>
              <w:t>API</w:t>
            </w:r>
          </w:p>
        </w:tc>
        <w:tc>
          <w:tcPr>
            <w:tcW w:w="7102" w:type="dxa"/>
            <w:tcMar>
              <w:left w:w="105" w:type="dxa"/>
              <w:right w:w="105" w:type="dxa"/>
            </w:tcMar>
          </w:tcPr>
          <w:p w14:paraId="6F3159E8" w14:textId="514BECC3" w:rsidR="00CDC933" w:rsidRPr="00BC478C" w:rsidRDefault="00CDC933" w:rsidP="00CDC933">
            <w:pPr>
              <w:rPr>
                <w:sz w:val="24"/>
                <w:szCs w:val="24"/>
              </w:rPr>
            </w:pPr>
            <w:r w:rsidRPr="00BC478C">
              <w:rPr>
                <w:sz w:val="24"/>
                <w:szCs w:val="24"/>
              </w:rPr>
              <w:t xml:space="preserve">Application Programming </w:t>
            </w:r>
            <w:del w:id="813" w:author="Zachary Cappella" w:date="2023-09-30T10:50:00Z">
              <w:r w:rsidRPr="00BC478C" w:rsidDel="00B20DAA">
                <w:rPr>
                  <w:sz w:val="24"/>
                  <w:szCs w:val="24"/>
                </w:rPr>
                <w:delText>Interface;</w:delText>
              </w:r>
            </w:del>
            <w:ins w:id="814" w:author="Zachary Cappella" w:date="2023-09-30T10:50:00Z">
              <w:r w:rsidR="00B20DAA" w:rsidRPr="00BC478C">
                <w:rPr>
                  <w:sz w:val="24"/>
                  <w:szCs w:val="24"/>
                </w:rPr>
                <w:t>Interface:</w:t>
              </w:r>
            </w:ins>
            <w:r w:rsidRPr="00BC478C">
              <w:rPr>
                <w:sz w:val="24"/>
                <w:szCs w:val="24"/>
              </w:rPr>
              <w:t xml:space="preserve"> a method for different applications to communicate with each other.</w:t>
            </w:r>
          </w:p>
        </w:tc>
      </w:tr>
      <w:tr w:rsidR="00CDC933" w:rsidRPr="00BC478C" w14:paraId="79D28E73" w14:textId="77777777" w:rsidTr="16ACA53D">
        <w:trPr>
          <w:trHeight w:val="540"/>
        </w:trPr>
        <w:tc>
          <w:tcPr>
            <w:tcW w:w="2258" w:type="dxa"/>
            <w:tcMar>
              <w:left w:w="105" w:type="dxa"/>
              <w:right w:w="105" w:type="dxa"/>
            </w:tcMar>
          </w:tcPr>
          <w:p w14:paraId="7A376AC7" w14:textId="5A4D51C5" w:rsidR="00CDC933" w:rsidRPr="00BC478C" w:rsidRDefault="00CDC933" w:rsidP="00CDC933">
            <w:pPr>
              <w:rPr>
                <w:sz w:val="24"/>
                <w:szCs w:val="24"/>
              </w:rPr>
            </w:pPr>
            <w:r w:rsidRPr="00BC478C">
              <w:rPr>
                <w:sz w:val="24"/>
                <w:szCs w:val="24"/>
              </w:rPr>
              <w:t>App</w:t>
            </w:r>
          </w:p>
        </w:tc>
        <w:tc>
          <w:tcPr>
            <w:tcW w:w="7102" w:type="dxa"/>
            <w:tcMar>
              <w:left w:w="105" w:type="dxa"/>
              <w:right w:w="105" w:type="dxa"/>
            </w:tcMar>
          </w:tcPr>
          <w:p w14:paraId="4D0B7E96" w14:textId="3BBA6C77" w:rsidR="00CDC933" w:rsidRPr="00BC478C" w:rsidRDefault="00CDC933" w:rsidP="00CDC933">
            <w:pPr>
              <w:rPr>
                <w:sz w:val="24"/>
                <w:szCs w:val="24"/>
              </w:rPr>
            </w:pPr>
            <w:del w:id="815" w:author="Zachary Cappella" w:date="2023-09-30T10:50:00Z">
              <w:r w:rsidRPr="00BC478C" w:rsidDel="00B20DAA">
                <w:rPr>
                  <w:sz w:val="24"/>
                  <w:szCs w:val="24"/>
                </w:rPr>
                <w:delText>Application;</w:delText>
              </w:r>
            </w:del>
            <w:ins w:id="816" w:author="Zachary Cappella" w:date="2023-09-30T10:50:00Z">
              <w:r w:rsidR="00B20DAA" w:rsidRPr="00BC478C">
                <w:rPr>
                  <w:sz w:val="24"/>
                  <w:szCs w:val="24"/>
                </w:rPr>
                <w:t>Application:</w:t>
              </w:r>
            </w:ins>
            <w:r w:rsidRPr="00BC478C">
              <w:rPr>
                <w:sz w:val="24"/>
                <w:szCs w:val="24"/>
              </w:rPr>
              <w:t xml:space="preserve"> a program or piece of software designed to fulfill a particular purpose.</w:t>
            </w:r>
          </w:p>
        </w:tc>
      </w:tr>
      <w:tr w:rsidR="00CDC933" w:rsidRPr="00BC478C" w14:paraId="6A29317C" w14:textId="77777777" w:rsidTr="16ACA53D">
        <w:trPr>
          <w:trHeight w:val="540"/>
        </w:trPr>
        <w:tc>
          <w:tcPr>
            <w:tcW w:w="2258" w:type="dxa"/>
            <w:tcMar>
              <w:left w:w="105" w:type="dxa"/>
              <w:right w:w="105" w:type="dxa"/>
            </w:tcMar>
          </w:tcPr>
          <w:p w14:paraId="42A8C68C" w14:textId="631C5DA7" w:rsidR="00CDC933" w:rsidRPr="00BC478C" w:rsidRDefault="00CDC933" w:rsidP="00CDC933">
            <w:pPr>
              <w:rPr>
                <w:sz w:val="24"/>
                <w:szCs w:val="24"/>
              </w:rPr>
            </w:pPr>
            <w:r w:rsidRPr="00BC478C">
              <w:rPr>
                <w:sz w:val="24"/>
                <w:szCs w:val="24"/>
              </w:rPr>
              <w:t>ChatGPT</w:t>
            </w:r>
          </w:p>
        </w:tc>
        <w:tc>
          <w:tcPr>
            <w:tcW w:w="7102" w:type="dxa"/>
            <w:tcMar>
              <w:left w:w="105" w:type="dxa"/>
              <w:right w:w="105" w:type="dxa"/>
            </w:tcMar>
          </w:tcPr>
          <w:p w14:paraId="6F0A894E" w14:textId="68F66233" w:rsidR="00CDC933" w:rsidRPr="00BC478C" w:rsidRDefault="00CDC933" w:rsidP="00CDC933">
            <w:pPr>
              <w:rPr>
                <w:sz w:val="24"/>
                <w:szCs w:val="24"/>
              </w:rPr>
            </w:pPr>
            <w:r w:rsidRPr="00BC478C">
              <w:rPr>
                <w:sz w:val="24"/>
                <w:szCs w:val="24"/>
              </w:rPr>
              <w:t>An AI language model, designed to understand and generate human-like text.</w:t>
            </w:r>
          </w:p>
        </w:tc>
      </w:tr>
      <w:tr w:rsidR="00CDC933" w:rsidRPr="00BC478C" w14:paraId="08959E94" w14:textId="77777777" w:rsidTr="16ACA53D">
        <w:trPr>
          <w:trHeight w:val="540"/>
        </w:trPr>
        <w:tc>
          <w:tcPr>
            <w:tcW w:w="2258" w:type="dxa"/>
            <w:tcMar>
              <w:left w:w="105" w:type="dxa"/>
              <w:right w:w="105" w:type="dxa"/>
            </w:tcMar>
          </w:tcPr>
          <w:p w14:paraId="75A3BA56" w14:textId="042990FB" w:rsidR="00CDC933" w:rsidRPr="00BC478C" w:rsidRDefault="00CDC933" w:rsidP="00CDC933">
            <w:pPr>
              <w:rPr>
                <w:sz w:val="24"/>
                <w:szCs w:val="24"/>
              </w:rPr>
            </w:pPr>
            <w:r w:rsidRPr="00BC478C">
              <w:rPr>
                <w:sz w:val="24"/>
                <w:szCs w:val="24"/>
              </w:rPr>
              <w:t>Dart</w:t>
            </w:r>
          </w:p>
        </w:tc>
        <w:tc>
          <w:tcPr>
            <w:tcW w:w="7102" w:type="dxa"/>
            <w:tcMar>
              <w:left w:w="105" w:type="dxa"/>
              <w:right w:w="105" w:type="dxa"/>
            </w:tcMar>
          </w:tcPr>
          <w:p w14:paraId="56850949" w14:textId="29C2571E" w:rsidR="00CDC933" w:rsidRPr="00BC478C" w:rsidRDefault="00CDC933" w:rsidP="00CDC933">
            <w:pPr>
              <w:rPr>
                <w:sz w:val="24"/>
                <w:szCs w:val="24"/>
              </w:rPr>
            </w:pPr>
            <w:r w:rsidRPr="00BC478C">
              <w:rPr>
                <w:sz w:val="24"/>
                <w:szCs w:val="24"/>
              </w:rPr>
              <w:t>Dart is a client-optimized programming language for developing fast apps on any platform.</w:t>
            </w:r>
          </w:p>
        </w:tc>
      </w:tr>
      <w:tr w:rsidR="00CDC933" w:rsidRPr="00BC478C" w14:paraId="606450D2" w14:textId="77777777" w:rsidTr="16ACA53D">
        <w:trPr>
          <w:trHeight w:val="540"/>
        </w:trPr>
        <w:tc>
          <w:tcPr>
            <w:tcW w:w="2258" w:type="dxa"/>
            <w:tcMar>
              <w:left w:w="105" w:type="dxa"/>
              <w:right w:w="105" w:type="dxa"/>
            </w:tcMar>
          </w:tcPr>
          <w:p w14:paraId="0F5A801A" w14:textId="07C539B6" w:rsidR="00CDC933" w:rsidRPr="00BC478C" w:rsidRDefault="00CDC933" w:rsidP="00CDC933">
            <w:pPr>
              <w:rPr>
                <w:sz w:val="24"/>
                <w:szCs w:val="24"/>
              </w:rPr>
            </w:pPr>
            <w:r w:rsidRPr="00BC478C">
              <w:rPr>
                <w:sz w:val="24"/>
                <w:szCs w:val="24"/>
              </w:rPr>
              <w:t>Flutter</w:t>
            </w:r>
          </w:p>
        </w:tc>
        <w:tc>
          <w:tcPr>
            <w:tcW w:w="7102" w:type="dxa"/>
            <w:tcMar>
              <w:left w:w="105" w:type="dxa"/>
              <w:right w:w="105" w:type="dxa"/>
            </w:tcMar>
          </w:tcPr>
          <w:p w14:paraId="0CFAA4E2" w14:textId="77162C97" w:rsidR="00CDC933" w:rsidRPr="00BC478C" w:rsidRDefault="00CDC933" w:rsidP="00CDC933">
            <w:pPr>
              <w:rPr>
                <w:sz w:val="24"/>
                <w:szCs w:val="24"/>
              </w:rPr>
            </w:pPr>
            <w:r w:rsidRPr="00BC478C">
              <w:rPr>
                <w:sz w:val="24"/>
                <w:szCs w:val="24"/>
              </w:rPr>
              <w:t>A programming framework designed to build, test, and deploy mobile, web, desktop, and embedded apps from a single codebase.</w:t>
            </w:r>
          </w:p>
        </w:tc>
      </w:tr>
      <w:tr w:rsidR="00CDC933" w:rsidRPr="00BC478C" w14:paraId="4E1FC69B" w14:textId="77777777" w:rsidTr="16ACA53D">
        <w:trPr>
          <w:trHeight w:val="540"/>
        </w:trPr>
        <w:tc>
          <w:tcPr>
            <w:tcW w:w="2258" w:type="dxa"/>
            <w:tcMar>
              <w:left w:w="105" w:type="dxa"/>
              <w:right w:w="105" w:type="dxa"/>
            </w:tcMar>
          </w:tcPr>
          <w:p w14:paraId="6BBD8652" w14:textId="3451AED3" w:rsidR="00CDC933" w:rsidRPr="00BC478C" w:rsidRDefault="00CDC933" w:rsidP="00CDC933">
            <w:pPr>
              <w:rPr>
                <w:sz w:val="24"/>
                <w:szCs w:val="24"/>
              </w:rPr>
            </w:pPr>
            <w:r w:rsidRPr="00BC478C">
              <w:rPr>
                <w:sz w:val="24"/>
                <w:szCs w:val="24"/>
              </w:rPr>
              <w:t>Mobile Device</w:t>
            </w:r>
          </w:p>
        </w:tc>
        <w:tc>
          <w:tcPr>
            <w:tcW w:w="7102" w:type="dxa"/>
            <w:tcMar>
              <w:left w:w="105" w:type="dxa"/>
              <w:right w:w="105" w:type="dxa"/>
            </w:tcMar>
          </w:tcPr>
          <w:p w14:paraId="7F2127A8" w14:textId="7B44D218" w:rsidR="00CDC933" w:rsidRPr="00BC478C" w:rsidRDefault="00CDC933" w:rsidP="00CDC933">
            <w:pPr>
              <w:rPr>
                <w:sz w:val="24"/>
                <w:szCs w:val="24"/>
              </w:rPr>
            </w:pPr>
            <w:r w:rsidRPr="00BC478C">
              <w:rPr>
                <w:sz w:val="24"/>
                <w:szCs w:val="24"/>
              </w:rPr>
              <w:t>A smart phone, tablet, or other portable device, typically with an Android or IOS operating system.</w:t>
            </w:r>
          </w:p>
        </w:tc>
      </w:tr>
      <w:tr w:rsidR="00CDC933" w:rsidRPr="00BC478C" w14:paraId="158A9654" w14:textId="77777777" w:rsidTr="16ACA53D">
        <w:trPr>
          <w:trHeight w:val="540"/>
        </w:trPr>
        <w:tc>
          <w:tcPr>
            <w:tcW w:w="2258" w:type="dxa"/>
            <w:tcMar>
              <w:left w:w="105" w:type="dxa"/>
              <w:right w:w="105" w:type="dxa"/>
            </w:tcMar>
          </w:tcPr>
          <w:p w14:paraId="72BFADE7" w14:textId="2C83EB28" w:rsidR="00CDC933" w:rsidRPr="00BC478C" w:rsidRDefault="00CDC933" w:rsidP="00CDC933">
            <w:pPr>
              <w:rPr>
                <w:sz w:val="24"/>
                <w:szCs w:val="24"/>
              </w:rPr>
            </w:pPr>
            <w:r w:rsidRPr="00BC478C">
              <w:rPr>
                <w:sz w:val="24"/>
                <w:szCs w:val="24"/>
              </w:rPr>
              <w:t>OS</w:t>
            </w:r>
          </w:p>
        </w:tc>
        <w:tc>
          <w:tcPr>
            <w:tcW w:w="7102" w:type="dxa"/>
            <w:tcMar>
              <w:left w:w="105" w:type="dxa"/>
              <w:right w:w="105" w:type="dxa"/>
            </w:tcMar>
          </w:tcPr>
          <w:p w14:paraId="2760971E" w14:textId="37A85575" w:rsidR="00CDC933" w:rsidRPr="00BC478C" w:rsidRDefault="00CDC933" w:rsidP="00CDC933">
            <w:pPr>
              <w:rPr>
                <w:sz w:val="24"/>
                <w:szCs w:val="24"/>
              </w:rPr>
            </w:pPr>
            <w:r w:rsidRPr="00BC478C">
              <w:rPr>
                <w:sz w:val="24"/>
                <w:szCs w:val="24"/>
              </w:rPr>
              <w:t>Operating System</w:t>
            </w:r>
          </w:p>
        </w:tc>
      </w:tr>
      <w:tr w:rsidR="00CDC933" w:rsidRPr="00BC478C" w14:paraId="04E8BCE4" w14:textId="77777777" w:rsidTr="16ACA53D">
        <w:trPr>
          <w:trHeight w:val="540"/>
        </w:trPr>
        <w:tc>
          <w:tcPr>
            <w:tcW w:w="2258" w:type="dxa"/>
            <w:tcMar>
              <w:left w:w="105" w:type="dxa"/>
              <w:right w:w="105" w:type="dxa"/>
            </w:tcMar>
          </w:tcPr>
          <w:p w14:paraId="6E0FD504" w14:textId="5AFFE4BA" w:rsidR="00CDC933" w:rsidRPr="00BC478C" w:rsidRDefault="00CDC933" w:rsidP="00CDC933">
            <w:pPr>
              <w:rPr>
                <w:sz w:val="24"/>
                <w:szCs w:val="24"/>
              </w:rPr>
            </w:pPr>
            <w:r w:rsidRPr="00BC478C">
              <w:rPr>
                <w:sz w:val="24"/>
                <w:szCs w:val="24"/>
              </w:rPr>
              <w:t>STT</w:t>
            </w:r>
          </w:p>
        </w:tc>
        <w:tc>
          <w:tcPr>
            <w:tcW w:w="7102" w:type="dxa"/>
            <w:tcMar>
              <w:left w:w="105" w:type="dxa"/>
              <w:right w:w="105" w:type="dxa"/>
            </w:tcMar>
          </w:tcPr>
          <w:p w14:paraId="247BF985" w14:textId="2F83302D" w:rsidR="00CDC933" w:rsidRPr="00BC478C" w:rsidRDefault="00CDC933" w:rsidP="00CDC933">
            <w:pPr>
              <w:rPr>
                <w:sz w:val="24"/>
                <w:szCs w:val="24"/>
              </w:rPr>
            </w:pPr>
            <w:r w:rsidRPr="00BC478C">
              <w:rPr>
                <w:sz w:val="24"/>
                <w:szCs w:val="24"/>
              </w:rPr>
              <w:t>Speech to text</w:t>
            </w:r>
          </w:p>
        </w:tc>
      </w:tr>
      <w:tr w:rsidR="00CDC933" w:rsidRPr="00BC478C" w14:paraId="4A44DFC1" w14:textId="77777777" w:rsidTr="16ACA53D">
        <w:trPr>
          <w:trHeight w:val="540"/>
        </w:trPr>
        <w:tc>
          <w:tcPr>
            <w:tcW w:w="2258" w:type="dxa"/>
            <w:tcMar>
              <w:left w:w="105" w:type="dxa"/>
              <w:right w:w="105" w:type="dxa"/>
            </w:tcMar>
          </w:tcPr>
          <w:p w14:paraId="00FFF720" w14:textId="743CE477" w:rsidR="00CDC933" w:rsidRPr="00BC478C" w:rsidRDefault="00CDC933" w:rsidP="00CDC933">
            <w:pPr>
              <w:rPr>
                <w:sz w:val="24"/>
                <w:szCs w:val="24"/>
              </w:rPr>
            </w:pPr>
            <w:r w:rsidRPr="00BC478C">
              <w:rPr>
                <w:sz w:val="24"/>
                <w:szCs w:val="24"/>
              </w:rPr>
              <w:t>UI</w:t>
            </w:r>
          </w:p>
        </w:tc>
        <w:tc>
          <w:tcPr>
            <w:tcW w:w="7102" w:type="dxa"/>
            <w:tcMar>
              <w:left w:w="105" w:type="dxa"/>
              <w:right w:w="105" w:type="dxa"/>
            </w:tcMar>
          </w:tcPr>
          <w:p w14:paraId="2B3F74F2" w14:textId="71E57E5C" w:rsidR="00CDC933" w:rsidRPr="00BC478C" w:rsidRDefault="00CDC933" w:rsidP="00CDC933">
            <w:pPr>
              <w:rPr>
                <w:sz w:val="24"/>
                <w:szCs w:val="24"/>
              </w:rPr>
            </w:pPr>
            <w:r w:rsidRPr="00BC478C">
              <w:rPr>
                <w:sz w:val="24"/>
                <w:szCs w:val="24"/>
              </w:rPr>
              <w:t xml:space="preserve">User </w:t>
            </w:r>
            <w:del w:id="817" w:author="Zachary Cappella" w:date="2023-09-30T10:50:00Z">
              <w:r w:rsidRPr="00BC478C" w:rsidDel="00BC478C">
                <w:rPr>
                  <w:sz w:val="24"/>
                  <w:szCs w:val="24"/>
                </w:rPr>
                <w:delText>Interface;</w:delText>
              </w:r>
            </w:del>
            <w:ins w:id="818" w:author="Zachary Cappella" w:date="2023-09-30T10:50:00Z">
              <w:r w:rsidR="00BC478C" w:rsidRPr="00BC478C">
                <w:rPr>
                  <w:sz w:val="24"/>
                  <w:szCs w:val="24"/>
                </w:rPr>
                <w:t>Interface:</w:t>
              </w:r>
            </w:ins>
            <w:r w:rsidRPr="00BC478C">
              <w:rPr>
                <w:sz w:val="24"/>
                <w:szCs w:val="24"/>
              </w:rPr>
              <w:t xml:space="preserve"> the components of a system that users can utilize to control the system.</w:t>
            </w:r>
          </w:p>
        </w:tc>
      </w:tr>
      <w:tr w:rsidR="00CDC933" w:rsidRPr="00BC478C" w14:paraId="371BD203" w14:textId="77777777" w:rsidTr="16ACA53D">
        <w:trPr>
          <w:trHeight w:val="540"/>
        </w:trPr>
        <w:tc>
          <w:tcPr>
            <w:tcW w:w="2258" w:type="dxa"/>
            <w:tcMar>
              <w:left w:w="105" w:type="dxa"/>
              <w:right w:w="105" w:type="dxa"/>
            </w:tcMar>
          </w:tcPr>
          <w:p w14:paraId="56264DD9" w14:textId="299C6B63" w:rsidR="00CDC933" w:rsidRPr="00BC478C" w:rsidRDefault="00CDC933" w:rsidP="00CDC933">
            <w:pPr>
              <w:rPr>
                <w:sz w:val="24"/>
                <w:szCs w:val="24"/>
              </w:rPr>
            </w:pPr>
            <w:r w:rsidRPr="00BC478C">
              <w:rPr>
                <w:sz w:val="24"/>
                <w:szCs w:val="24"/>
              </w:rPr>
              <w:t>UX</w:t>
            </w:r>
          </w:p>
        </w:tc>
        <w:tc>
          <w:tcPr>
            <w:tcW w:w="7102" w:type="dxa"/>
            <w:tcMar>
              <w:left w:w="105" w:type="dxa"/>
              <w:right w:w="105" w:type="dxa"/>
            </w:tcMar>
          </w:tcPr>
          <w:p w14:paraId="7CAC5F1C" w14:textId="3EC5A03A" w:rsidR="00CDC933" w:rsidRPr="00BC478C" w:rsidRDefault="00CDC933" w:rsidP="00CDC933">
            <w:pPr>
              <w:rPr>
                <w:sz w:val="24"/>
                <w:szCs w:val="24"/>
              </w:rPr>
            </w:pPr>
            <w:r w:rsidRPr="00BC478C">
              <w:rPr>
                <w:sz w:val="24"/>
                <w:szCs w:val="24"/>
              </w:rPr>
              <w:t xml:space="preserve">User </w:t>
            </w:r>
            <w:del w:id="819" w:author="Zachary Cappella" w:date="2023-09-30T10:50:00Z">
              <w:r w:rsidRPr="00BC478C" w:rsidDel="00BC478C">
                <w:rPr>
                  <w:sz w:val="24"/>
                  <w:szCs w:val="24"/>
                </w:rPr>
                <w:delText>experience;</w:delText>
              </w:r>
            </w:del>
            <w:ins w:id="820" w:author="Zachary Cappella" w:date="2023-09-30T10:50:00Z">
              <w:r w:rsidR="00BC478C">
                <w:rPr>
                  <w:sz w:val="24"/>
                  <w:szCs w:val="24"/>
                </w:rPr>
                <w:t>E</w:t>
              </w:r>
              <w:r w:rsidR="00BC478C" w:rsidRPr="00BC478C">
                <w:rPr>
                  <w:sz w:val="24"/>
                  <w:szCs w:val="24"/>
                </w:rPr>
                <w:t>xperience:</w:t>
              </w:r>
            </w:ins>
            <w:r w:rsidRPr="00BC478C">
              <w:rPr>
                <w:sz w:val="24"/>
                <w:szCs w:val="24"/>
              </w:rPr>
              <w:t xml:space="preserve"> the processes and behaviors through which a user controls and receives feedback from a system.</w:t>
            </w:r>
          </w:p>
        </w:tc>
      </w:tr>
    </w:tbl>
    <w:p w14:paraId="2306D60E" w14:textId="73B54AE9" w:rsidR="5439F801" w:rsidRPr="00BC478C" w:rsidRDefault="006D29B1">
      <w:pPr>
        <w:pStyle w:val="Caption"/>
        <w:jc w:val="center"/>
        <w:rPr>
          <w:b/>
          <w:bCs/>
          <w:color w:val="000000" w:themeColor="text1"/>
          <w:sz w:val="24"/>
          <w:szCs w:val="24"/>
          <w:rPrChange w:id="821" w:author="Zachary Cappella" w:date="2023-09-30T10:50:00Z">
            <w:rPr>
              <w:b/>
              <w:bCs/>
              <w:sz w:val="24"/>
              <w:szCs w:val="24"/>
            </w:rPr>
          </w:rPrChange>
        </w:rPr>
        <w:pPrChange w:id="822" w:author="Zachary Cappella" w:date="2023-09-30T10:12:00Z">
          <w:pPr/>
        </w:pPrChange>
      </w:pPr>
      <w:bookmarkStart w:id="823" w:name="_Toc146962670"/>
      <w:ins w:id="824" w:author="Zachary Cappella" w:date="2023-09-30T10:12:00Z">
        <w:r w:rsidRPr="00BC478C">
          <w:rPr>
            <w:i w:val="0"/>
            <w:iCs w:val="0"/>
            <w:color w:val="000000" w:themeColor="text1"/>
            <w:rPrChange w:id="825" w:author="Zachary Cappella" w:date="2023-09-30T10:50:00Z">
              <w:rPr/>
            </w:rPrChange>
          </w:rPr>
          <w:t xml:space="preserve">Table </w:t>
        </w:r>
        <w:r w:rsidRPr="00BC478C">
          <w:rPr>
            <w:i w:val="0"/>
            <w:iCs w:val="0"/>
            <w:color w:val="000000" w:themeColor="text1"/>
            <w:rPrChange w:id="826" w:author="Zachary Cappella" w:date="2023-09-30T10:50:00Z">
              <w:rPr/>
            </w:rPrChange>
          </w:rPr>
          <w:fldChar w:fldCharType="begin"/>
        </w:r>
        <w:r w:rsidRPr="00BC478C">
          <w:rPr>
            <w:i w:val="0"/>
            <w:iCs w:val="0"/>
            <w:color w:val="000000" w:themeColor="text1"/>
            <w:rPrChange w:id="827" w:author="Zachary Cappella" w:date="2023-09-30T10:50:00Z">
              <w:rPr/>
            </w:rPrChange>
          </w:rPr>
          <w:instrText xml:space="preserve"> SEQ Table \* ARABIC </w:instrText>
        </w:r>
      </w:ins>
      <w:r w:rsidRPr="00BC478C">
        <w:rPr>
          <w:i w:val="0"/>
          <w:iCs w:val="0"/>
          <w:color w:val="000000" w:themeColor="text1"/>
          <w:rPrChange w:id="828" w:author="Zachary Cappella" w:date="2023-09-30T10:50:00Z">
            <w:rPr/>
          </w:rPrChange>
        </w:rPr>
        <w:fldChar w:fldCharType="separate"/>
      </w:r>
      <w:ins w:id="829" w:author="Zachary Cappella" w:date="2023-09-30T10:36:00Z">
        <w:r w:rsidR="00F96A1C" w:rsidRPr="00BC478C">
          <w:rPr>
            <w:i w:val="0"/>
            <w:iCs w:val="0"/>
            <w:noProof/>
            <w:color w:val="000000" w:themeColor="text1"/>
            <w:rPrChange w:id="830" w:author="Zachary Cappella" w:date="2023-09-30T10:50:00Z">
              <w:rPr>
                <w:i/>
                <w:iCs/>
                <w:noProof/>
                <w:color w:val="000000" w:themeColor="text1"/>
              </w:rPr>
            </w:rPrChange>
          </w:rPr>
          <w:t>1</w:t>
        </w:r>
      </w:ins>
      <w:ins w:id="831" w:author="Zachary Cappella" w:date="2023-09-30T10:12:00Z">
        <w:r w:rsidRPr="00BC478C">
          <w:rPr>
            <w:i w:val="0"/>
            <w:iCs w:val="0"/>
            <w:color w:val="000000" w:themeColor="text1"/>
            <w:rPrChange w:id="832" w:author="Zachary Cappella" w:date="2023-09-30T10:50:00Z">
              <w:rPr/>
            </w:rPrChange>
          </w:rPr>
          <w:fldChar w:fldCharType="end"/>
        </w:r>
        <w:r w:rsidRPr="00BC478C">
          <w:rPr>
            <w:i w:val="0"/>
            <w:iCs w:val="0"/>
            <w:color w:val="000000" w:themeColor="text1"/>
            <w:rPrChange w:id="833" w:author="Zachary Cappella" w:date="2023-09-30T10:50:00Z">
              <w:rPr/>
            </w:rPrChange>
          </w:rPr>
          <w:t>: Definitions and Acronyms</w:t>
        </w:r>
      </w:ins>
      <w:bookmarkEnd w:id="823"/>
    </w:p>
    <w:p w14:paraId="7E26FA7B" w14:textId="67FAFE6E" w:rsidR="5439F801" w:rsidRPr="00BC478C" w:rsidRDefault="5439F801" w:rsidP="5439F801">
      <w:pPr>
        <w:rPr>
          <w:b/>
          <w:bCs/>
          <w:sz w:val="24"/>
          <w:szCs w:val="24"/>
        </w:rPr>
      </w:pPr>
    </w:p>
    <w:p w14:paraId="3EC05AB6" w14:textId="1291EB7A" w:rsidR="2B0C6165" w:rsidRPr="00BC478C" w:rsidRDefault="00EF0260" w:rsidP="00EF0260">
      <w:pPr>
        <w:pStyle w:val="Heading2"/>
        <w:ind w:firstLine="720"/>
        <w:rPr>
          <w:rFonts w:ascii="Times New Roman" w:hAnsi="Times New Roman" w:cs="Times New Roman"/>
          <w:b/>
          <w:bCs/>
          <w:color w:val="auto"/>
        </w:rPr>
      </w:pPr>
      <w:bookmarkStart w:id="834" w:name="_Toc146963427"/>
      <w:r w:rsidRPr="00BC478C">
        <w:rPr>
          <w:rFonts w:ascii="Times New Roman" w:hAnsi="Times New Roman" w:cs="Times New Roman"/>
          <w:b/>
          <w:bCs/>
          <w:color w:val="auto"/>
        </w:rPr>
        <w:t xml:space="preserve">1.4 </w:t>
      </w:r>
      <w:r w:rsidR="2B0C6165" w:rsidRPr="00BC478C">
        <w:rPr>
          <w:rFonts w:ascii="Times New Roman" w:hAnsi="Times New Roman" w:cs="Times New Roman"/>
          <w:b/>
          <w:bCs/>
          <w:color w:val="auto"/>
        </w:rPr>
        <w:t>Project Documents</w:t>
      </w:r>
      <w:bookmarkEnd w:id="834"/>
    </w:p>
    <w:p w14:paraId="6E10D2B3" w14:textId="733153E6" w:rsidR="5439F801" w:rsidRPr="00BC478C" w:rsidRDefault="5439F801" w:rsidP="5439F801">
      <w:pPr>
        <w:rPr>
          <w:b/>
          <w:bCs/>
          <w:sz w:val="24"/>
          <w:szCs w:val="24"/>
        </w:rPr>
      </w:pPr>
    </w:p>
    <w:p w14:paraId="09E72823" w14:textId="2C4A7E53" w:rsidR="7B83794A" w:rsidRPr="00BC478C" w:rsidRDefault="7B83794A" w:rsidP="5439F801">
      <w:pPr>
        <w:ind w:firstLine="720"/>
        <w:rPr>
          <w:sz w:val="24"/>
          <w:szCs w:val="24"/>
        </w:rPr>
      </w:pPr>
      <w:r w:rsidRPr="00BC478C">
        <w:rPr>
          <w:sz w:val="24"/>
          <w:szCs w:val="24"/>
        </w:rPr>
        <w:t>This SRS is part of a series of documents related to t</w:t>
      </w:r>
      <w:r w:rsidR="64E5B2B0" w:rsidRPr="00BC478C">
        <w:rPr>
          <w:sz w:val="24"/>
          <w:szCs w:val="24"/>
        </w:rPr>
        <w:t xml:space="preserve">he Afterthought application. The documents are designed to provide individuals with the necessary information to maintain and update the </w:t>
      </w:r>
      <w:r w:rsidR="385DF34D" w:rsidRPr="00BC478C">
        <w:rPr>
          <w:sz w:val="24"/>
          <w:szCs w:val="24"/>
        </w:rPr>
        <w:t>project throughout its life cycle.</w:t>
      </w:r>
    </w:p>
    <w:p w14:paraId="63B3E630" w14:textId="3D5A6FE0" w:rsidR="006D29B1" w:rsidRPr="00BC478C" w:rsidRDefault="0774F7FC" w:rsidP="5439F801">
      <w:pPr>
        <w:ind w:firstLine="720"/>
        <w:rPr>
          <w:ins w:id="835" w:author="Zachary Cappella" w:date="2023-09-30T10:12:00Z"/>
          <w:sz w:val="24"/>
          <w:szCs w:val="24"/>
        </w:rPr>
      </w:pPr>
      <w:r w:rsidRPr="00BC478C">
        <w:rPr>
          <w:sz w:val="24"/>
          <w:szCs w:val="24"/>
        </w:rPr>
        <w:t>The listed documents will be included in the final version of this package:</w:t>
      </w:r>
    </w:p>
    <w:p w14:paraId="79DA0E10" w14:textId="483C0F08" w:rsidR="0774F7FC" w:rsidRPr="00BC478C" w:rsidRDefault="006D29B1">
      <w:pPr>
        <w:widowControl/>
        <w:autoSpaceDE/>
        <w:autoSpaceDN/>
        <w:spacing w:after="160" w:line="259" w:lineRule="auto"/>
        <w:rPr>
          <w:sz w:val="24"/>
          <w:szCs w:val="24"/>
        </w:rPr>
        <w:pPrChange w:id="836" w:author="Zachary Cappella" w:date="2023-09-30T10:12:00Z">
          <w:pPr>
            <w:ind w:firstLine="720"/>
          </w:pPr>
        </w:pPrChange>
      </w:pPr>
      <w:ins w:id="837" w:author="Zachary Cappella" w:date="2023-09-30T10:12:00Z">
        <w:r w:rsidRPr="00BC478C">
          <w:rPr>
            <w:sz w:val="24"/>
            <w:szCs w:val="24"/>
          </w:rPr>
          <w:br w:type="page"/>
        </w:r>
      </w:ins>
    </w:p>
    <w:p w14:paraId="67B9ACA2" w14:textId="7622932E" w:rsidR="5439F801" w:rsidRPr="00BC478C" w:rsidRDefault="5439F801" w:rsidP="5439F801">
      <w:pPr>
        <w:ind w:firstLine="720"/>
        <w:rPr>
          <w:sz w:val="24"/>
          <w:szCs w:val="24"/>
        </w:rPr>
      </w:pPr>
    </w:p>
    <w:tbl>
      <w:tblPr>
        <w:tblStyle w:val="TableGrid"/>
        <w:tblW w:w="0" w:type="auto"/>
        <w:tblLayout w:type="fixed"/>
        <w:tblLook w:val="06A0" w:firstRow="1" w:lastRow="0" w:firstColumn="1" w:lastColumn="0" w:noHBand="1" w:noVBand="1"/>
      </w:tblPr>
      <w:tblGrid>
        <w:gridCol w:w="4230"/>
        <w:gridCol w:w="2010"/>
        <w:gridCol w:w="3120"/>
      </w:tblGrid>
      <w:tr w:rsidR="5439F801" w:rsidRPr="00BC478C" w14:paraId="0EE3E291" w14:textId="77777777" w:rsidTr="5439F801">
        <w:trPr>
          <w:trHeight w:val="540"/>
        </w:trPr>
        <w:tc>
          <w:tcPr>
            <w:tcW w:w="4230" w:type="dxa"/>
            <w:shd w:val="clear" w:color="auto" w:fill="D0CECE" w:themeFill="background2" w:themeFillShade="E6"/>
          </w:tcPr>
          <w:p w14:paraId="573BB7E7" w14:textId="49E74EF0" w:rsidR="10838AE3" w:rsidRPr="00BC478C" w:rsidRDefault="10838AE3" w:rsidP="5439F801">
            <w:pPr>
              <w:rPr>
                <w:sz w:val="24"/>
                <w:szCs w:val="24"/>
              </w:rPr>
            </w:pPr>
            <w:r w:rsidRPr="00BC478C">
              <w:rPr>
                <w:sz w:val="24"/>
                <w:szCs w:val="24"/>
              </w:rPr>
              <w:t>Document Name</w:t>
            </w:r>
          </w:p>
        </w:tc>
        <w:tc>
          <w:tcPr>
            <w:tcW w:w="2010" w:type="dxa"/>
            <w:shd w:val="clear" w:color="auto" w:fill="D0CECE" w:themeFill="background2" w:themeFillShade="E6"/>
          </w:tcPr>
          <w:p w14:paraId="0679B0AC" w14:textId="75706E08" w:rsidR="10838AE3" w:rsidRPr="00BC478C" w:rsidRDefault="10838AE3" w:rsidP="5439F801">
            <w:pPr>
              <w:rPr>
                <w:sz w:val="24"/>
                <w:szCs w:val="24"/>
              </w:rPr>
            </w:pPr>
            <w:r w:rsidRPr="00BC478C">
              <w:rPr>
                <w:sz w:val="24"/>
                <w:szCs w:val="24"/>
              </w:rPr>
              <w:t>Document Version</w:t>
            </w:r>
          </w:p>
        </w:tc>
        <w:tc>
          <w:tcPr>
            <w:tcW w:w="3120" w:type="dxa"/>
            <w:shd w:val="clear" w:color="auto" w:fill="D0CECE" w:themeFill="background2" w:themeFillShade="E6"/>
          </w:tcPr>
          <w:p w14:paraId="15D4AB9F" w14:textId="7BF4F510" w:rsidR="10838AE3" w:rsidRPr="00BC478C" w:rsidRDefault="10838AE3" w:rsidP="5439F801">
            <w:pPr>
              <w:rPr>
                <w:sz w:val="24"/>
                <w:szCs w:val="24"/>
              </w:rPr>
            </w:pPr>
            <w:r w:rsidRPr="00BC478C">
              <w:rPr>
                <w:sz w:val="24"/>
                <w:szCs w:val="24"/>
              </w:rPr>
              <w:t>Last Revision</w:t>
            </w:r>
          </w:p>
        </w:tc>
      </w:tr>
      <w:tr w:rsidR="5439F801" w:rsidRPr="00BC478C" w14:paraId="57C256D5" w14:textId="77777777" w:rsidTr="5439F801">
        <w:trPr>
          <w:trHeight w:val="540"/>
        </w:trPr>
        <w:tc>
          <w:tcPr>
            <w:tcW w:w="4230" w:type="dxa"/>
          </w:tcPr>
          <w:p w14:paraId="3E8F4619" w14:textId="4904346A" w:rsidR="10838AE3" w:rsidRPr="00BC478C" w:rsidRDefault="10838AE3" w:rsidP="5439F801">
            <w:pPr>
              <w:rPr>
                <w:sz w:val="24"/>
                <w:szCs w:val="24"/>
              </w:rPr>
            </w:pPr>
            <w:r w:rsidRPr="00BC478C">
              <w:rPr>
                <w:sz w:val="24"/>
                <w:szCs w:val="24"/>
              </w:rPr>
              <w:t>Project Plan</w:t>
            </w:r>
          </w:p>
        </w:tc>
        <w:tc>
          <w:tcPr>
            <w:tcW w:w="2010" w:type="dxa"/>
          </w:tcPr>
          <w:p w14:paraId="094F5F45" w14:textId="510C7E67" w:rsidR="10838AE3" w:rsidRPr="00BC478C" w:rsidRDefault="10838AE3" w:rsidP="5439F801">
            <w:pPr>
              <w:rPr>
                <w:sz w:val="24"/>
                <w:szCs w:val="24"/>
              </w:rPr>
            </w:pPr>
            <w:r w:rsidRPr="00BC478C">
              <w:rPr>
                <w:sz w:val="24"/>
                <w:szCs w:val="24"/>
              </w:rPr>
              <w:t>1.</w:t>
            </w:r>
            <w:ins w:id="838" w:author="Zachary Cappella" w:date="2023-09-30T10:13:00Z">
              <w:r w:rsidR="000C235F" w:rsidRPr="00BC478C">
                <w:rPr>
                  <w:sz w:val="24"/>
                  <w:szCs w:val="24"/>
                </w:rPr>
                <w:t>2</w:t>
              </w:r>
            </w:ins>
            <w:del w:id="839" w:author="Zachary Cappella" w:date="2023-09-30T10:13:00Z">
              <w:r w:rsidRPr="00BC478C" w:rsidDel="000C235F">
                <w:rPr>
                  <w:sz w:val="24"/>
                  <w:szCs w:val="24"/>
                </w:rPr>
                <w:delText>0</w:delText>
              </w:r>
            </w:del>
          </w:p>
        </w:tc>
        <w:tc>
          <w:tcPr>
            <w:tcW w:w="3120" w:type="dxa"/>
          </w:tcPr>
          <w:p w14:paraId="5DC896D4" w14:textId="5AA93A9B" w:rsidR="10838AE3" w:rsidRPr="00BC478C" w:rsidRDefault="10838AE3" w:rsidP="5439F801">
            <w:pPr>
              <w:rPr>
                <w:sz w:val="24"/>
                <w:szCs w:val="24"/>
              </w:rPr>
            </w:pPr>
            <w:del w:id="840" w:author="Zachary Cappella" w:date="2023-09-30T10:13:00Z">
              <w:r w:rsidRPr="00BC478C" w:rsidDel="000C235F">
                <w:rPr>
                  <w:sz w:val="24"/>
                  <w:szCs w:val="24"/>
                </w:rPr>
                <w:delText>8</w:delText>
              </w:r>
            </w:del>
            <w:ins w:id="841" w:author="Zachary Cappella" w:date="2023-10-26T18:08:00Z">
              <w:r w:rsidR="004A6E44">
                <w:rPr>
                  <w:sz w:val="24"/>
                  <w:szCs w:val="24"/>
                </w:rPr>
                <w:t>10/28/2023</w:t>
              </w:r>
            </w:ins>
            <w:del w:id="842" w:author="Zachary Cappella" w:date="2023-10-26T18:08:00Z">
              <w:r w:rsidRPr="00BC478C" w:rsidDel="004A6E44">
                <w:rPr>
                  <w:sz w:val="24"/>
                  <w:szCs w:val="24"/>
                </w:rPr>
                <w:delText>/</w:delText>
              </w:r>
            </w:del>
            <w:del w:id="843" w:author="Zachary Cappella" w:date="2023-09-30T10:13:00Z">
              <w:r w:rsidRPr="00BC478C" w:rsidDel="000C235F">
                <w:rPr>
                  <w:sz w:val="24"/>
                  <w:szCs w:val="24"/>
                </w:rPr>
                <w:delText>28</w:delText>
              </w:r>
            </w:del>
            <w:del w:id="844" w:author="Zachary Cappella" w:date="2023-10-26T18:08:00Z">
              <w:r w:rsidRPr="00BC478C" w:rsidDel="004A6E44">
                <w:rPr>
                  <w:sz w:val="24"/>
                  <w:szCs w:val="24"/>
                </w:rPr>
                <w:delText>/2023</w:delText>
              </w:r>
            </w:del>
          </w:p>
        </w:tc>
      </w:tr>
      <w:tr w:rsidR="5439F801" w:rsidRPr="00BC478C" w14:paraId="1D872B8A" w14:textId="77777777" w:rsidTr="5439F801">
        <w:trPr>
          <w:trHeight w:val="540"/>
        </w:trPr>
        <w:tc>
          <w:tcPr>
            <w:tcW w:w="4230" w:type="dxa"/>
          </w:tcPr>
          <w:p w14:paraId="4995B33A" w14:textId="1A55722C" w:rsidR="10838AE3" w:rsidRPr="00BC478C" w:rsidRDefault="10838AE3" w:rsidP="5439F801">
            <w:pPr>
              <w:rPr>
                <w:sz w:val="24"/>
                <w:szCs w:val="24"/>
              </w:rPr>
            </w:pPr>
            <w:r w:rsidRPr="00BC478C">
              <w:rPr>
                <w:sz w:val="24"/>
                <w:szCs w:val="24"/>
              </w:rPr>
              <w:t>Software Requirements Specification</w:t>
            </w:r>
          </w:p>
        </w:tc>
        <w:tc>
          <w:tcPr>
            <w:tcW w:w="2010" w:type="dxa"/>
          </w:tcPr>
          <w:p w14:paraId="5C816991" w14:textId="486BAC15" w:rsidR="10838AE3" w:rsidRPr="00BC478C" w:rsidRDefault="10838AE3" w:rsidP="5439F801">
            <w:pPr>
              <w:rPr>
                <w:sz w:val="24"/>
                <w:szCs w:val="24"/>
              </w:rPr>
            </w:pPr>
            <w:r w:rsidRPr="00BC478C">
              <w:rPr>
                <w:sz w:val="24"/>
                <w:szCs w:val="24"/>
              </w:rPr>
              <w:t>1.</w:t>
            </w:r>
            <w:ins w:id="845" w:author="Zachary Cappella" w:date="2023-09-30T10:13:00Z">
              <w:r w:rsidR="000C235F" w:rsidRPr="00BC478C">
                <w:rPr>
                  <w:sz w:val="24"/>
                  <w:szCs w:val="24"/>
                </w:rPr>
                <w:t>2</w:t>
              </w:r>
            </w:ins>
            <w:del w:id="846" w:author="Zachary Cappella" w:date="2023-09-30T10:13:00Z">
              <w:r w:rsidRPr="00BC478C" w:rsidDel="000C235F">
                <w:rPr>
                  <w:sz w:val="24"/>
                  <w:szCs w:val="24"/>
                </w:rPr>
                <w:delText>0</w:delText>
              </w:r>
            </w:del>
          </w:p>
        </w:tc>
        <w:tc>
          <w:tcPr>
            <w:tcW w:w="3120" w:type="dxa"/>
          </w:tcPr>
          <w:p w14:paraId="6B0BC4EC" w14:textId="6658E3D2" w:rsidR="10838AE3" w:rsidRPr="00BC478C" w:rsidDel="004A6E44" w:rsidRDefault="004A6E44" w:rsidP="5439F801">
            <w:pPr>
              <w:rPr>
                <w:del w:id="847" w:author="Zachary Cappella" w:date="2023-10-26T18:08:00Z"/>
                <w:sz w:val="24"/>
                <w:szCs w:val="24"/>
              </w:rPr>
            </w:pPr>
            <w:ins w:id="848" w:author="Zachary Cappella" w:date="2023-10-26T18:08:00Z">
              <w:r>
                <w:rPr>
                  <w:sz w:val="24"/>
                  <w:szCs w:val="24"/>
                </w:rPr>
                <w:t>10/28/2023</w:t>
              </w:r>
            </w:ins>
            <w:del w:id="849" w:author="Zachary Cappella" w:date="2023-09-30T10:13:00Z">
              <w:r w:rsidR="10838AE3" w:rsidRPr="00BC478C" w:rsidDel="000C235F">
                <w:rPr>
                  <w:sz w:val="24"/>
                  <w:szCs w:val="24"/>
                </w:rPr>
                <w:delText>8</w:delText>
              </w:r>
            </w:del>
            <w:del w:id="850" w:author="Zachary Cappella" w:date="2023-10-26T18:08:00Z">
              <w:r w:rsidR="10838AE3" w:rsidRPr="00BC478C" w:rsidDel="004A6E44">
                <w:rPr>
                  <w:sz w:val="24"/>
                  <w:szCs w:val="24"/>
                </w:rPr>
                <w:delText>/</w:delText>
              </w:r>
            </w:del>
            <w:del w:id="851" w:author="Zachary Cappella" w:date="2023-09-30T10:13:00Z">
              <w:r w:rsidR="10838AE3" w:rsidRPr="00BC478C" w:rsidDel="000C235F">
                <w:rPr>
                  <w:sz w:val="24"/>
                  <w:szCs w:val="24"/>
                </w:rPr>
                <w:delText>28</w:delText>
              </w:r>
            </w:del>
            <w:del w:id="852" w:author="Zachary Cappella" w:date="2023-10-26T18:08:00Z">
              <w:r w:rsidR="10838AE3" w:rsidRPr="00BC478C" w:rsidDel="004A6E44">
                <w:rPr>
                  <w:sz w:val="24"/>
                  <w:szCs w:val="24"/>
                </w:rPr>
                <w:delText>/2023</w:delText>
              </w:r>
            </w:del>
          </w:p>
          <w:p w14:paraId="1318A60C" w14:textId="1A9EA40D" w:rsidR="5439F801" w:rsidRPr="00BC478C" w:rsidRDefault="5439F801" w:rsidP="5439F801">
            <w:pPr>
              <w:rPr>
                <w:sz w:val="24"/>
                <w:szCs w:val="24"/>
              </w:rPr>
            </w:pPr>
          </w:p>
        </w:tc>
      </w:tr>
      <w:tr w:rsidR="5439F801" w:rsidRPr="00BC478C" w14:paraId="76FB3C79" w14:textId="77777777" w:rsidTr="5439F801">
        <w:trPr>
          <w:trHeight w:val="540"/>
        </w:trPr>
        <w:tc>
          <w:tcPr>
            <w:tcW w:w="4230" w:type="dxa"/>
          </w:tcPr>
          <w:p w14:paraId="0B04B98A" w14:textId="105C08F2" w:rsidR="10838AE3" w:rsidRPr="00BC478C" w:rsidRDefault="10838AE3" w:rsidP="5439F801">
            <w:pPr>
              <w:rPr>
                <w:sz w:val="24"/>
                <w:szCs w:val="24"/>
              </w:rPr>
            </w:pPr>
            <w:r w:rsidRPr="00BC478C">
              <w:rPr>
                <w:sz w:val="24"/>
                <w:szCs w:val="24"/>
              </w:rPr>
              <w:t>Technical Design Document</w:t>
            </w:r>
          </w:p>
        </w:tc>
        <w:tc>
          <w:tcPr>
            <w:tcW w:w="2010" w:type="dxa"/>
          </w:tcPr>
          <w:p w14:paraId="0A1C6124" w14:textId="26EFAD1B" w:rsidR="10838AE3" w:rsidRPr="00BC478C" w:rsidRDefault="10838AE3" w:rsidP="5439F801">
            <w:pPr>
              <w:rPr>
                <w:sz w:val="24"/>
                <w:szCs w:val="24"/>
              </w:rPr>
            </w:pPr>
            <w:del w:id="853" w:author="Zachary Cappella" w:date="2023-09-30T10:13:00Z">
              <w:r w:rsidRPr="00BC478C" w:rsidDel="000C235F">
                <w:rPr>
                  <w:sz w:val="24"/>
                  <w:szCs w:val="24"/>
                </w:rPr>
                <w:delText>In Development</w:delText>
              </w:r>
            </w:del>
            <w:ins w:id="854" w:author="Zachary Cappella" w:date="2023-09-30T10:13:00Z">
              <w:r w:rsidR="000C235F" w:rsidRPr="00BC478C">
                <w:rPr>
                  <w:sz w:val="24"/>
                  <w:szCs w:val="24"/>
                </w:rPr>
                <w:t>1.</w:t>
              </w:r>
            </w:ins>
            <w:ins w:id="855" w:author="Zachary Cappella" w:date="2023-10-26T18:08:00Z">
              <w:r w:rsidR="004A6E44">
                <w:rPr>
                  <w:sz w:val="24"/>
                  <w:szCs w:val="24"/>
                </w:rPr>
                <w:t>1</w:t>
              </w:r>
            </w:ins>
          </w:p>
        </w:tc>
        <w:tc>
          <w:tcPr>
            <w:tcW w:w="3120" w:type="dxa"/>
          </w:tcPr>
          <w:p w14:paraId="4038DF82" w14:textId="1D922595" w:rsidR="5439F801" w:rsidRPr="00BC478C" w:rsidRDefault="004A6E44" w:rsidP="5439F801">
            <w:pPr>
              <w:rPr>
                <w:sz w:val="24"/>
                <w:szCs w:val="24"/>
              </w:rPr>
            </w:pPr>
            <w:ins w:id="856" w:author="Zachary Cappella" w:date="2023-10-26T18:08:00Z">
              <w:r>
                <w:rPr>
                  <w:sz w:val="24"/>
                  <w:szCs w:val="24"/>
                </w:rPr>
                <w:t>10/28/2023</w:t>
              </w:r>
            </w:ins>
          </w:p>
        </w:tc>
      </w:tr>
      <w:tr w:rsidR="5439F801" w:rsidRPr="00BC478C" w14:paraId="527E4672" w14:textId="77777777" w:rsidTr="5439F801">
        <w:trPr>
          <w:trHeight w:val="540"/>
        </w:trPr>
        <w:tc>
          <w:tcPr>
            <w:tcW w:w="4230" w:type="dxa"/>
          </w:tcPr>
          <w:p w14:paraId="665D7C59" w14:textId="42D15861" w:rsidR="10838AE3" w:rsidRPr="00BC478C" w:rsidRDefault="10838AE3" w:rsidP="5439F801">
            <w:pPr>
              <w:rPr>
                <w:sz w:val="24"/>
                <w:szCs w:val="24"/>
              </w:rPr>
            </w:pPr>
            <w:r w:rsidRPr="00BC478C">
              <w:rPr>
                <w:sz w:val="24"/>
                <w:szCs w:val="24"/>
              </w:rPr>
              <w:t>Software Test Plan</w:t>
            </w:r>
          </w:p>
        </w:tc>
        <w:tc>
          <w:tcPr>
            <w:tcW w:w="2010" w:type="dxa"/>
          </w:tcPr>
          <w:p w14:paraId="16A9D538" w14:textId="20856813" w:rsidR="10838AE3" w:rsidRPr="00BC478C" w:rsidRDefault="008D2DA7" w:rsidP="5439F801">
            <w:pPr>
              <w:rPr>
                <w:sz w:val="24"/>
                <w:szCs w:val="24"/>
              </w:rPr>
            </w:pPr>
            <w:ins w:id="857" w:author="Zachary Cappella" w:date="2023-09-30T10:14:00Z">
              <w:r w:rsidRPr="00BC478C">
                <w:rPr>
                  <w:sz w:val="24"/>
                  <w:szCs w:val="24"/>
                </w:rPr>
                <w:t>1.</w:t>
              </w:r>
            </w:ins>
            <w:ins w:id="858" w:author="Zachary Cappella" w:date="2023-10-26T18:08:00Z">
              <w:r w:rsidR="004A6E44">
                <w:rPr>
                  <w:sz w:val="24"/>
                  <w:szCs w:val="24"/>
                </w:rPr>
                <w:t>1</w:t>
              </w:r>
            </w:ins>
            <w:del w:id="859" w:author="Zachary Cappella" w:date="2023-09-30T10:14:00Z">
              <w:r w:rsidR="10838AE3" w:rsidRPr="00BC478C" w:rsidDel="008D2DA7">
                <w:rPr>
                  <w:sz w:val="24"/>
                  <w:szCs w:val="24"/>
                </w:rPr>
                <w:delText>In Development</w:delText>
              </w:r>
            </w:del>
          </w:p>
          <w:p w14:paraId="0A38C359" w14:textId="4B41E9AB" w:rsidR="5439F801" w:rsidRPr="00BC478C" w:rsidRDefault="5439F801" w:rsidP="5439F801">
            <w:pPr>
              <w:rPr>
                <w:sz w:val="24"/>
                <w:szCs w:val="24"/>
              </w:rPr>
            </w:pPr>
          </w:p>
        </w:tc>
        <w:tc>
          <w:tcPr>
            <w:tcW w:w="3120" w:type="dxa"/>
          </w:tcPr>
          <w:p w14:paraId="6B44890E" w14:textId="1CD487A7" w:rsidR="5439F801" w:rsidRPr="00BC478C" w:rsidRDefault="004A6E44" w:rsidP="5439F801">
            <w:pPr>
              <w:rPr>
                <w:sz w:val="24"/>
                <w:szCs w:val="24"/>
              </w:rPr>
            </w:pPr>
            <w:ins w:id="860" w:author="Zachary Cappella" w:date="2023-10-26T18:08:00Z">
              <w:r>
                <w:rPr>
                  <w:sz w:val="24"/>
                  <w:szCs w:val="24"/>
                </w:rPr>
                <w:t>10/28/2023</w:t>
              </w:r>
            </w:ins>
          </w:p>
        </w:tc>
      </w:tr>
      <w:tr w:rsidR="5439F801" w:rsidRPr="00BC478C" w14:paraId="7F014355" w14:textId="77777777" w:rsidTr="5439F801">
        <w:trPr>
          <w:trHeight w:val="540"/>
        </w:trPr>
        <w:tc>
          <w:tcPr>
            <w:tcW w:w="4230" w:type="dxa"/>
          </w:tcPr>
          <w:p w14:paraId="6141397E" w14:textId="520311FF" w:rsidR="10838AE3" w:rsidRPr="00BC478C" w:rsidRDefault="10838AE3" w:rsidP="5439F801">
            <w:pPr>
              <w:rPr>
                <w:sz w:val="24"/>
                <w:szCs w:val="24"/>
              </w:rPr>
            </w:pPr>
            <w:r w:rsidRPr="00BC478C">
              <w:rPr>
                <w:sz w:val="24"/>
                <w:szCs w:val="24"/>
              </w:rPr>
              <w:t>Programmer Guide</w:t>
            </w:r>
          </w:p>
        </w:tc>
        <w:tc>
          <w:tcPr>
            <w:tcW w:w="2010" w:type="dxa"/>
          </w:tcPr>
          <w:p w14:paraId="2D5E8351" w14:textId="2A195CBD" w:rsidR="10838AE3" w:rsidRPr="00BC478C" w:rsidRDefault="10838AE3" w:rsidP="5439F801">
            <w:pPr>
              <w:rPr>
                <w:sz w:val="24"/>
                <w:szCs w:val="24"/>
              </w:rPr>
            </w:pPr>
            <w:del w:id="861" w:author="Zachary Cappella" w:date="2023-10-26T18:08:00Z">
              <w:r w:rsidRPr="00BC478C" w:rsidDel="004A6E44">
                <w:rPr>
                  <w:sz w:val="24"/>
                  <w:szCs w:val="24"/>
                </w:rPr>
                <w:delText>In Development</w:delText>
              </w:r>
            </w:del>
            <w:ins w:id="862" w:author="Zachary Cappella" w:date="2023-10-26T18:08:00Z">
              <w:r w:rsidR="004A6E44">
                <w:rPr>
                  <w:sz w:val="24"/>
                  <w:szCs w:val="24"/>
                </w:rPr>
                <w:t>1.0</w:t>
              </w:r>
            </w:ins>
          </w:p>
          <w:p w14:paraId="5496A2C1" w14:textId="6AB3DEB0" w:rsidR="5439F801" w:rsidRPr="00BC478C" w:rsidRDefault="5439F801" w:rsidP="5439F801">
            <w:pPr>
              <w:rPr>
                <w:sz w:val="24"/>
                <w:szCs w:val="24"/>
              </w:rPr>
            </w:pPr>
          </w:p>
        </w:tc>
        <w:tc>
          <w:tcPr>
            <w:tcW w:w="3120" w:type="dxa"/>
          </w:tcPr>
          <w:p w14:paraId="472564BB" w14:textId="4B1B8284" w:rsidR="5439F801" w:rsidRPr="00BC478C" w:rsidRDefault="004A6E44" w:rsidP="5439F801">
            <w:pPr>
              <w:rPr>
                <w:sz w:val="24"/>
                <w:szCs w:val="24"/>
              </w:rPr>
            </w:pPr>
            <w:ins w:id="863" w:author="Zachary Cappella" w:date="2023-10-26T18:08:00Z">
              <w:r>
                <w:rPr>
                  <w:sz w:val="24"/>
                  <w:szCs w:val="24"/>
                </w:rPr>
                <w:t>10/28/2023</w:t>
              </w:r>
            </w:ins>
          </w:p>
        </w:tc>
      </w:tr>
      <w:tr w:rsidR="5439F801" w:rsidRPr="00BC478C" w14:paraId="034014E9" w14:textId="77777777" w:rsidTr="5439F801">
        <w:trPr>
          <w:trHeight w:val="540"/>
        </w:trPr>
        <w:tc>
          <w:tcPr>
            <w:tcW w:w="4230" w:type="dxa"/>
          </w:tcPr>
          <w:p w14:paraId="30B522C3" w14:textId="4F7F52E6" w:rsidR="10838AE3" w:rsidRPr="00BC478C" w:rsidRDefault="10838AE3" w:rsidP="5439F801">
            <w:pPr>
              <w:rPr>
                <w:sz w:val="24"/>
                <w:szCs w:val="24"/>
              </w:rPr>
            </w:pPr>
            <w:r w:rsidRPr="00BC478C">
              <w:rPr>
                <w:sz w:val="24"/>
                <w:szCs w:val="24"/>
              </w:rPr>
              <w:t>Deployment and Operations Guide</w:t>
            </w:r>
          </w:p>
        </w:tc>
        <w:tc>
          <w:tcPr>
            <w:tcW w:w="2010" w:type="dxa"/>
          </w:tcPr>
          <w:p w14:paraId="0BC81410" w14:textId="0F78622D" w:rsidR="10838AE3" w:rsidRPr="00BC478C" w:rsidRDefault="10838AE3" w:rsidP="5439F801">
            <w:pPr>
              <w:rPr>
                <w:sz w:val="24"/>
                <w:szCs w:val="24"/>
              </w:rPr>
            </w:pPr>
            <w:del w:id="864" w:author="Zachary Cappella" w:date="2023-10-26T18:08:00Z">
              <w:r w:rsidRPr="00BC478C" w:rsidDel="004A6E44">
                <w:rPr>
                  <w:sz w:val="24"/>
                  <w:szCs w:val="24"/>
                </w:rPr>
                <w:delText>In Development</w:delText>
              </w:r>
            </w:del>
            <w:ins w:id="865" w:author="Zachary Cappella" w:date="2023-10-26T18:08:00Z">
              <w:r w:rsidR="004A6E44">
                <w:rPr>
                  <w:sz w:val="24"/>
                  <w:szCs w:val="24"/>
                </w:rPr>
                <w:t>1.0</w:t>
              </w:r>
            </w:ins>
          </w:p>
          <w:p w14:paraId="75C68437" w14:textId="4CA86233" w:rsidR="5439F801" w:rsidRPr="00BC478C" w:rsidRDefault="5439F801" w:rsidP="5439F801">
            <w:pPr>
              <w:rPr>
                <w:sz w:val="24"/>
                <w:szCs w:val="24"/>
              </w:rPr>
            </w:pPr>
          </w:p>
        </w:tc>
        <w:tc>
          <w:tcPr>
            <w:tcW w:w="3120" w:type="dxa"/>
          </w:tcPr>
          <w:p w14:paraId="3BDD8E0D" w14:textId="377EF054" w:rsidR="5439F801" w:rsidRPr="00BC478C" w:rsidRDefault="004A6E44" w:rsidP="5439F801">
            <w:pPr>
              <w:rPr>
                <w:sz w:val="24"/>
                <w:szCs w:val="24"/>
              </w:rPr>
            </w:pPr>
            <w:ins w:id="866" w:author="Zachary Cappella" w:date="2023-10-26T18:08:00Z">
              <w:r>
                <w:rPr>
                  <w:sz w:val="24"/>
                  <w:szCs w:val="24"/>
                </w:rPr>
                <w:t>10/28/2023</w:t>
              </w:r>
            </w:ins>
          </w:p>
        </w:tc>
      </w:tr>
      <w:tr w:rsidR="5439F801" w:rsidRPr="00BC478C" w14:paraId="146EEF33" w14:textId="77777777" w:rsidTr="5439F801">
        <w:trPr>
          <w:trHeight w:val="540"/>
        </w:trPr>
        <w:tc>
          <w:tcPr>
            <w:tcW w:w="4230" w:type="dxa"/>
          </w:tcPr>
          <w:p w14:paraId="57D2E176" w14:textId="371537AA" w:rsidR="10838AE3" w:rsidRPr="00BC478C" w:rsidRDefault="10838AE3" w:rsidP="5439F801">
            <w:pPr>
              <w:rPr>
                <w:sz w:val="24"/>
                <w:szCs w:val="24"/>
              </w:rPr>
            </w:pPr>
            <w:r w:rsidRPr="00BC478C">
              <w:rPr>
                <w:sz w:val="24"/>
                <w:szCs w:val="24"/>
              </w:rPr>
              <w:t>Software Test Report</w:t>
            </w:r>
          </w:p>
          <w:p w14:paraId="493841CC" w14:textId="35D7BE61" w:rsidR="5439F801" w:rsidRPr="00BC478C" w:rsidRDefault="5439F801" w:rsidP="5439F801">
            <w:pPr>
              <w:rPr>
                <w:sz w:val="24"/>
                <w:szCs w:val="24"/>
              </w:rPr>
            </w:pPr>
          </w:p>
        </w:tc>
        <w:tc>
          <w:tcPr>
            <w:tcW w:w="2010" w:type="dxa"/>
          </w:tcPr>
          <w:p w14:paraId="0F4CEB67" w14:textId="7AD3D064" w:rsidR="10838AE3" w:rsidRPr="00BC478C" w:rsidRDefault="10838AE3" w:rsidP="5439F801">
            <w:pPr>
              <w:rPr>
                <w:sz w:val="24"/>
                <w:szCs w:val="24"/>
              </w:rPr>
            </w:pPr>
            <w:r w:rsidRPr="00BC478C">
              <w:rPr>
                <w:sz w:val="24"/>
                <w:szCs w:val="24"/>
              </w:rPr>
              <w:t>In Development</w:t>
            </w:r>
          </w:p>
          <w:p w14:paraId="5B37DCCD" w14:textId="14CE4023" w:rsidR="5439F801" w:rsidRPr="00BC478C" w:rsidRDefault="5439F801" w:rsidP="5439F801">
            <w:pPr>
              <w:rPr>
                <w:sz w:val="24"/>
                <w:szCs w:val="24"/>
              </w:rPr>
            </w:pPr>
          </w:p>
        </w:tc>
        <w:tc>
          <w:tcPr>
            <w:tcW w:w="3120" w:type="dxa"/>
          </w:tcPr>
          <w:p w14:paraId="197C5D7C" w14:textId="7D7D148D" w:rsidR="5439F801" w:rsidRPr="00BC478C" w:rsidRDefault="5439F801" w:rsidP="5439F801">
            <w:pPr>
              <w:rPr>
                <w:sz w:val="24"/>
                <w:szCs w:val="24"/>
              </w:rPr>
            </w:pPr>
          </w:p>
        </w:tc>
      </w:tr>
      <w:tr w:rsidR="5439F801" w:rsidRPr="00BC478C" w14:paraId="345A7F29" w14:textId="77777777" w:rsidTr="5439F801">
        <w:trPr>
          <w:trHeight w:val="540"/>
        </w:trPr>
        <w:tc>
          <w:tcPr>
            <w:tcW w:w="4230" w:type="dxa"/>
          </w:tcPr>
          <w:p w14:paraId="3E9D2DBE" w14:textId="24ECF780" w:rsidR="10838AE3" w:rsidRPr="00BC478C" w:rsidRDefault="10838AE3" w:rsidP="5439F801">
            <w:pPr>
              <w:rPr>
                <w:sz w:val="24"/>
                <w:szCs w:val="24"/>
              </w:rPr>
            </w:pPr>
            <w:r w:rsidRPr="00BC478C">
              <w:rPr>
                <w:sz w:val="24"/>
                <w:szCs w:val="24"/>
              </w:rPr>
              <w:t>User Guide</w:t>
            </w:r>
          </w:p>
        </w:tc>
        <w:tc>
          <w:tcPr>
            <w:tcW w:w="2010" w:type="dxa"/>
          </w:tcPr>
          <w:p w14:paraId="6558EE30" w14:textId="7AD3D064" w:rsidR="10838AE3" w:rsidRPr="00BC478C" w:rsidRDefault="10838AE3" w:rsidP="5439F801">
            <w:pPr>
              <w:rPr>
                <w:sz w:val="24"/>
                <w:szCs w:val="24"/>
              </w:rPr>
            </w:pPr>
            <w:r w:rsidRPr="00BC478C">
              <w:rPr>
                <w:sz w:val="24"/>
                <w:szCs w:val="24"/>
              </w:rPr>
              <w:t>In Development</w:t>
            </w:r>
          </w:p>
          <w:p w14:paraId="35C87419" w14:textId="6E509511" w:rsidR="5439F801" w:rsidRPr="00BC478C" w:rsidRDefault="5439F801" w:rsidP="5439F801">
            <w:pPr>
              <w:rPr>
                <w:sz w:val="24"/>
                <w:szCs w:val="24"/>
              </w:rPr>
            </w:pPr>
          </w:p>
        </w:tc>
        <w:tc>
          <w:tcPr>
            <w:tcW w:w="3120" w:type="dxa"/>
          </w:tcPr>
          <w:p w14:paraId="0C61917C" w14:textId="7D7D148D" w:rsidR="5439F801" w:rsidRPr="00BC478C" w:rsidRDefault="5439F801" w:rsidP="5439F801">
            <w:pPr>
              <w:rPr>
                <w:sz w:val="24"/>
                <w:szCs w:val="24"/>
              </w:rPr>
            </w:pPr>
          </w:p>
        </w:tc>
      </w:tr>
      <w:tr w:rsidR="5439F801" w:rsidRPr="00BC478C" w14:paraId="3DDA3BE8" w14:textId="77777777" w:rsidTr="5439F801">
        <w:trPr>
          <w:trHeight w:val="540"/>
        </w:trPr>
        <w:tc>
          <w:tcPr>
            <w:tcW w:w="4230" w:type="dxa"/>
          </w:tcPr>
          <w:p w14:paraId="181E6D97" w14:textId="5270E66A" w:rsidR="10838AE3" w:rsidRPr="00BC478C" w:rsidRDefault="10838AE3" w:rsidP="5439F801">
            <w:pPr>
              <w:rPr>
                <w:sz w:val="24"/>
                <w:szCs w:val="24"/>
              </w:rPr>
            </w:pPr>
            <w:r w:rsidRPr="00BC478C">
              <w:rPr>
                <w:sz w:val="24"/>
                <w:szCs w:val="24"/>
              </w:rPr>
              <w:t>Traceability Matrix</w:t>
            </w:r>
          </w:p>
        </w:tc>
        <w:tc>
          <w:tcPr>
            <w:tcW w:w="2010" w:type="dxa"/>
          </w:tcPr>
          <w:p w14:paraId="5351B5E4" w14:textId="7AD3D064" w:rsidR="10838AE3" w:rsidRPr="00BC478C" w:rsidRDefault="10838AE3" w:rsidP="5439F801">
            <w:pPr>
              <w:rPr>
                <w:sz w:val="24"/>
                <w:szCs w:val="24"/>
              </w:rPr>
            </w:pPr>
            <w:r w:rsidRPr="00BC478C">
              <w:rPr>
                <w:sz w:val="24"/>
                <w:szCs w:val="24"/>
              </w:rPr>
              <w:t>In Development</w:t>
            </w:r>
          </w:p>
          <w:p w14:paraId="61997907" w14:textId="0ADDA29F" w:rsidR="5439F801" w:rsidRPr="00BC478C" w:rsidRDefault="5439F801" w:rsidP="5439F801">
            <w:pPr>
              <w:rPr>
                <w:sz w:val="24"/>
                <w:szCs w:val="24"/>
              </w:rPr>
            </w:pPr>
          </w:p>
        </w:tc>
        <w:tc>
          <w:tcPr>
            <w:tcW w:w="3120" w:type="dxa"/>
          </w:tcPr>
          <w:p w14:paraId="728B5124" w14:textId="7D7D148D" w:rsidR="5439F801" w:rsidRPr="00BC478C" w:rsidRDefault="5439F801" w:rsidP="5439F801">
            <w:pPr>
              <w:rPr>
                <w:sz w:val="24"/>
                <w:szCs w:val="24"/>
              </w:rPr>
            </w:pPr>
          </w:p>
        </w:tc>
      </w:tr>
    </w:tbl>
    <w:p w14:paraId="281C1B3E" w14:textId="2C405B58" w:rsidR="5439F801" w:rsidRPr="00BC478C" w:rsidRDefault="000C235F">
      <w:pPr>
        <w:pStyle w:val="Caption"/>
        <w:jc w:val="center"/>
        <w:rPr>
          <w:b/>
          <w:bCs/>
          <w:color w:val="000000" w:themeColor="text1"/>
          <w:sz w:val="24"/>
          <w:szCs w:val="24"/>
          <w:rPrChange w:id="867" w:author="Zachary Cappella" w:date="2023-09-30T10:50:00Z">
            <w:rPr>
              <w:b/>
              <w:bCs/>
              <w:sz w:val="24"/>
              <w:szCs w:val="24"/>
            </w:rPr>
          </w:rPrChange>
        </w:rPr>
        <w:pPrChange w:id="868" w:author="Zachary Cappella" w:date="2023-09-30T10:13:00Z">
          <w:pPr/>
        </w:pPrChange>
      </w:pPr>
      <w:bookmarkStart w:id="869" w:name="_Toc146962671"/>
      <w:ins w:id="870" w:author="Zachary Cappella" w:date="2023-09-30T10:13:00Z">
        <w:r w:rsidRPr="00BC478C">
          <w:rPr>
            <w:i w:val="0"/>
            <w:iCs w:val="0"/>
            <w:color w:val="000000" w:themeColor="text1"/>
            <w:rPrChange w:id="871" w:author="Zachary Cappella" w:date="2023-09-30T10:50:00Z">
              <w:rPr/>
            </w:rPrChange>
          </w:rPr>
          <w:t xml:space="preserve">Table </w:t>
        </w:r>
        <w:r w:rsidRPr="00BC478C">
          <w:rPr>
            <w:i w:val="0"/>
            <w:iCs w:val="0"/>
            <w:color w:val="000000" w:themeColor="text1"/>
            <w:rPrChange w:id="872" w:author="Zachary Cappella" w:date="2023-09-30T10:50:00Z">
              <w:rPr/>
            </w:rPrChange>
          </w:rPr>
          <w:fldChar w:fldCharType="begin"/>
        </w:r>
        <w:r w:rsidRPr="00BC478C">
          <w:rPr>
            <w:i w:val="0"/>
            <w:iCs w:val="0"/>
            <w:color w:val="000000" w:themeColor="text1"/>
            <w:rPrChange w:id="873" w:author="Zachary Cappella" w:date="2023-09-30T10:50:00Z">
              <w:rPr/>
            </w:rPrChange>
          </w:rPr>
          <w:instrText xml:space="preserve"> SEQ Table \* ARABIC </w:instrText>
        </w:r>
      </w:ins>
      <w:r w:rsidRPr="00BC478C">
        <w:rPr>
          <w:i w:val="0"/>
          <w:iCs w:val="0"/>
          <w:color w:val="000000" w:themeColor="text1"/>
          <w:rPrChange w:id="874" w:author="Zachary Cappella" w:date="2023-09-30T10:50:00Z">
            <w:rPr/>
          </w:rPrChange>
        </w:rPr>
        <w:fldChar w:fldCharType="separate"/>
      </w:r>
      <w:ins w:id="875" w:author="Zachary Cappella" w:date="2023-09-30T10:36:00Z">
        <w:r w:rsidR="00F96A1C" w:rsidRPr="00BC478C">
          <w:rPr>
            <w:i w:val="0"/>
            <w:iCs w:val="0"/>
            <w:noProof/>
            <w:color w:val="000000" w:themeColor="text1"/>
            <w:rPrChange w:id="876" w:author="Zachary Cappella" w:date="2023-09-30T10:50:00Z">
              <w:rPr>
                <w:i/>
                <w:iCs/>
                <w:noProof/>
                <w:color w:val="000000" w:themeColor="text1"/>
              </w:rPr>
            </w:rPrChange>
          </w:rPr>
          <w:t>2</w:t>
        </w:r>
      </w:ins>
      <w:ins w:id="877" w:author="Zachary Cappella" w:date="2023-09-30T10:13:00Z">
        <w:r w:rsidRPr="00BC478C">
          <w:rPr>
            <w:i w:val="0"/>
            <w:iCs w:val="0"/>
            <w:color w:val="000000" w:themeColor="text1"/>
            <w:rPrChange w:id="878" w:author="Zachary Cappella" w:date="2023-09-30T10:50:00Z">
              <w:rPr/>
            </w:rPrChange>
          </w:rPr>
          <w:fldChar w:fldCharType="end"/>
        </w:r>
        <w:r w:rsidRPr="00BC478C">
          <w:rPr>
            <w:i w:val="0"/>
            <w:iCs w:val="0"/>
            <w:color w:val="000000" w:themeColor="text1"/>
            <w:rPrChange w:id="879" w:author="Zachary Cappella" w:date="2023-09-30T10:50:00Z">
              <w:rPr/>
            </w:rPrChange>
          </w:rPr>
          <w:t>: Project Documents</w:t>
        </w:r>
      </w:ins>
      <w:bookmarkEnd w:id="869"/>
    </w:p>
    <w:p w14:paraId="49A43A57" w14:textId="677B1F3B" w:rsidR="5439F801" w:rsidRPr="00BC478C" w:rsidRDefault="5439F801" w:rsidP="5439F801">
      <w:pPr>
        <w:rPr>
          <w:b/>
          <w:bCs/>
          <w:sz w:val="24"/>
          <w:szCs w:val="24"/>
        </w:rPr>
      </w:pPr>
    </w:p>
    <w:p w14:paraId="70D37C1D" w14:textId="0E223223" w:rsidR="2B0C6165" w:rsidRPr="00BC478C" w:rsidRDefault="2B0C6165" w:rsidP="00EF0260">
      <w:pPr>
        <w:pStyle w:val="Heading2"/>
        <w:rPr>
          <w:rFonts w:ascii="Times New Roman" w:eastAsia="Times New Roman" w:hAnsi="Times New Roman" w:cs="Times New Roman"/>
          <w:b/>
          <w:bCs/>
          <w:color w:val="auto"/>
        </w:rPr>
      </w:pPr>
      <w:r w:rsidRPr="00BC478C">
        <w:rPr>
          <w:rFonts w:ascii="Times New Roman" w:eastAsia="Times New Roman" w:hAnsi="Times New Roman" w:cs="Times New Roman"/>
        </w:rPr>
        <w:t xml:space="preserve"> </w:t>
      </w:r>
      <w:r w:rsidR="00EF0260" w:rsidRPr="00BC478C">
        <w:rPr>
          <w:rFonts w:ascii="Times New Roman" w:hAnsi="Times New Roman" w:cs="Times New Roman"/>
          <w:rPrChange w:id="880" w:author="Zachary Cappella" w:date="2023-09-30T10:50:00Z">
            <w:rPr/>
          </w:rPrChange>
        </w:rPr>
        <w:tab/>
      </w:r>
      <w:bookmarkStart w:id="881" w:name="_Toc146963428"/>
      <w:r w:rsidR="00EF0260" w:rsidRPr="00BC478C">
        <w:rPr>
          <w:rFonts w:ascii="Times New Roman" w:eastAsia="Times New Roman" w:hAnsi="Times New Roman" w:cs="Times New Roman"/>
          <w:b/>
          <w:bCs/>
          <w:color w:val="auto"/>
        </w:rPr>
        <w:t xml:space="preserve">1.5 </w:t>
      </w:r>
      <w:r w:rsidRPr="00BC478C">
        <w:rPr>
          <w:rFonts w:ascii="Times New Roman" w:eastAsia="Times New Roman" w:hAnsi="Times New Roman" w:cs="Times New Roman"/>
          <w:b/>
          <w:bCs/>
          <w:color w:val="auto"/>
        </w:rPr>
        <w:t>References</w:t>
      </w:r>
      <w:bookmarkEnd w:id="881"/>
    </w:p>
    <w:p w14:paraId="72655EF0" w14:textId="0E223223" w:rsidR="00B14D61" w:rsidRPr="00BC478C" w:rsidRDefault="00B14D61" w:rsidP="00B14D61">
      <w:pPr>
        <w:rPr>
          <w:b/>
          <w:bCs/>
        </w:rPr>
      </w:pPr>
    </w:p>
    <w:p w14:paraId="05AED775" w14:textId="5C1405A8" w:rsidR="5439F801" w:rsidRPr="00BC478C" w:rsidRDefault="07401A2D" w:rsidP="00E63E1C">
      <w:pPr>
        <w:ind w:hanging="720"/>
      </w:pPr>
      <w:r w:rsidRPr="00BC478C">
        <w:t xml:space="preserve">Baecker, R., Moffatt, K., &amp; Massimi, M. (2012). Technologies for aging gracefully. Interactions, 19(3), 32-36. </w:t>
      </w:r>
      <w:hyperlink r:id="rId9">
        <w:r w:rsidRPr="00BC478C">
          <w:rPr>
            <w:rStyle w:val="Hyperlink"/>
            <w:color w:val="0563C1"/>
          </w:rPr>
          <w:t>https://doi.org/10.1145/2168931.2168940</w:t>
        </w:r>
      </w:hyperlink>
    </w:p>
    <w:p w14:paraId="695C7BFE" w14:textId="7C647B48" w:rsidR="5439F801" w:rsidRPr="00BC478C" w:rsidRDefault="5439F801" w:rsidP="00E63E1C">
      <w:pPr>
        <w:ind w:left="60" w:hanging="720"/>
      </w:pPr>
    </w:p>
    <w:p w14:paraId="5D012B27" w14:textId="35DA81AD" w:rsidR="5439F801" w:rsidRPr="00BC478C" w:rsidRDefault="07401A2D" w:rsidP="00E63E1C">
      <w:pPr>
        <w:ind w:hanging="720"/>
      </w:pPr>
      <w:r w:rsidRPr="00BC478C">
        <w:t xml:space="preserve">Chen, Y., &amp; Pu, P. (2014). Designing a memory assistance app for older adults. In Proceedings of the 8th International Conference on Pervasive Computing Technologies for Healthcare (pp. 305-308). ICST. </w:t>
      </w:r>
      <w:hyperlink r:id="rId10">
        <w:r w:rsidRPr="00BC478C">
          <w:rPr>
            <w:rStyle w:val="Hyperlink"/>
            <w:color w:val="0563C1"/>
          </w:rPr>
          <w:t>https://doi.org/10.4108/icst.pervasivehealth.2014.255046</w:t>
        </w:r>
      </w:hyperlink>
    </w:p>
    <w:p w14:paraId="104F19A5" w14:textId="2B8EF360" w:rsidR="5439F801" w:rsidRPr="00BC478C" w:rsidRDefault="5439F801" w:rsidP="00E63E1C">
      <w:pPr>
        <w:ind w:left="60" w:hanging="720"/>
      </w:pPr>
    </w:p>
    <w:p w14:paraId="41CCD74F" w14:textId="261B806B" w:rsidR="5439F801" w:rsidRPr="00BC478C" w:rsidRDefault="07401A2D" w:rsidP="00E63E1C">
      <w:pPr>
        <w:ind w:hanging="720"/>
      </w:pPr>
      <w:r w:rsidRPr="00BC478C">
        <w:t xml:space="preserve">Gao, Y., &amp; Li, H. (2011). A meta-analysis of the impact of mobile phone use on driver distraction and crash risk. In Proceedings of the 14th International IEEE Conference on Intelligent Transportation Systems (ITSC) (pp. 1656-1661). IEEE. </w:t>
      </w:r>
      <w:hyperlink r:id="rId11">
        <w:r w:rsidRPr="00BC478C">
          <w:rPr>
            <w:rStyle w:val="Hyperlink"/>
            <w:color w:val="0563C1"/>
          </w:rPr>
          <w:t>https://doi.org/10.1109/ITSC.2011.6083077</w:t>
        </w:r>
      </w:hyperlink>
    </w:p>
    <w:p w14:paraId="319E3F33" w14:textId="5A098E52" w:rsidR="5439F801" w:rsidRPr="00BC478C" w:rsidRDefault="5439F801" w:rsidP="00E63E1C">
      <w:pPr>
        <w:ind w:left="60" w:hanging="720"/>
      </w:pPr>
    </w:p>
    <w:p w14:paraId="195D0068" w14:textId="3BA5BBCD" w:rsidR="5439F801" w:rsidRPr="00BC478C" w:rsidRDefault="07401A2D" w:rsidP="00E63E1C">
      <w:pPr>
        <w:ind w:hanging="720"/>
      </w:pPr>
      <w:r w:rsidRPr="00BC478C">
        <w:t xml:space="preserve">Klimova, B., &amp; Poulova, P. (2018). Challenges in designing mobile applications for people with mild cognitive impairment. In Proceedings of the 11th International Conference on Digital Information Management (ICDIM) (pp. 1-6). IEEE. </w:t>
      </w:r>
      <w:hyperlink r:id="rId12">
        <w:r w:rsidRPr="00BC478C">
          <w:rPr>
            <w:rStyle w:val="Hyperlink"/>
            <w:color w:val="0563C1"/>
          </w:rPr>
          <w:t>https://doi.org/10.1109/ICDIM.2018.8846997</w:t>
        </w:r>
      </w:hyperlink>
    </w:p>
    <w:p w14:paraId="40F5796A" w14:textId="47943F5A" w:rsidR="5439F801" w:rsidRPr="00BC478C" w:rsidRDefault="5439F801" w:rsidP="00E63E1C">
      <w:pPr>
        <w:ind w:hanging="720"/>
        <w:rPr>
          <w:b/>
          <w:bCs/>
          <w:sz w:val="24"/>
          <w:szCs w:val="24"/>
        </w:rPr>
      </w:pPr>
    </w:p>
    <w:p w14:paraId="2340C5E7" w14:textId="53D3BD72" w:rsidR="5439F801" w:rsidRPr="00BC478C" w:rsidRDefault="07401A2D" w:rsidP="00E63E1C">
      <w:pPr>
        <w:ind w:hanging="720"/>
      </w:pPr>
      <w:r w:rsidRPr="00BC478C">
        <w:t xml:space="preserve">Asana. (n.d.). How to write a software requirement document (with template). </w:t>
      </w:r>
      <w:hyperlink r:id="rId13">
        <w:r w:rsidRPr="00BC478C">
          <w:rPr>
            <w:rStyle w:val="Hyperlink"/>
            <w:color w:val="0563C1"/>
          </w:rPr>
          <w:t>https://asana.com/resources/software-requirements-document</w:t>
        </w:r>
      </w:hyperlink>
    </w:p>
    <w:p w14:paraId="212A5F5F" w14:textId="3DD758CC" w:rsidR="5439F801" w:rsidRPr="00BC478C" w:rsidRDefault="5439F801" w:rsidP="00E63E1C">
      <w:pPr>
        <w:ind w:left="60" w:hanging="720"/>
      </w:pPr>
    </w:p>
    <w:p w14:paraId="0631BB38" w14:textId="09766227" w:rsidR="5439F801" w:rsidRPr="00BC478C" w:rsidRDefault="07401A2D" w:rsidP="00E63E1C">
      <w:pPr>
        <w:ind w:hanging="720"/>
      </w:pPr>
      <w:r w:rsidRPr="00BC478C">
        <w:t xml:space="preserve">Perforce Software. (2020). How to Write a Software Requirements Specification (SRS). </w:t>
      </w:r>
      <w:hyperlink r:id="rId14">
        <w:r w:rsidRPr="00BC478C">
          <w:rPr>
            <w:rStyle w:val="Hyperlink"/>
            <w:color w:val="0563C1"/>
          </w:rPr>
          <w:t>https://www.perforce.com/blog/alm/how-write-software-requirements-specification-srs</w:t>
        </w:r>
      </w:hyperlink>
    </w:p>
    <w:p w14:paraId="55748301" w14:textId="50E81724" w:rsidR="5439F801" w:rsidRPr="00BC478C" w:rsidRDefault="5439F801" w:rsidP="00E63E1C">
      <w:pPr>
        <w:ind w:left="60" w:hanging="720"/>
      </w:pPr>
    </w:p>
    <w:p w14:paraId="7CCAAB99" w14:textId="72CC9113" w:rsidR="5439F801" w:rsidRPr="00BC478C" w:rsidRDefault="07401A2D" w:rsidP="00E63E1C">
      <w:pPr>
        <w:ind w:hanging="720"/>
      </w:pPr>
      <w:r w:rsidRPr="00BC478C">
        <w:t xml:space="preserve">Sharma, R. (2018). The Only Software Requirements Document Template You Need. </w:t>
      </w:r>
      <w:hyperlink r:id="rId15">
        <w:r w:rsidRPr="00BC478C">
          <w:rPr>
            <w:rStyle w:val="Hyperlink"/>
            <w:color w:val="0563C1"/>
          </w:rPr>
          <w:t>https://arkenea.com/blog/software-requirements-document-template/</w:t>
        </w:r>
      </w:hyperlink>
    </w:p>
    <w:p w14:paraId="75285798" w14:textId="18A71A10" w:rsidR="5439F801" w:rsidRPr="00BC478C" w:rsidRDefault="5439F801" w:rsidP="00E63E1C">
      <w:pPr>
        <w:ind w:hanging="720"/>
        <w:rPr>
          <w:b/>
          <w:bCs/>
          <w:sz w:val="24"/>
          <w:szCs w:val="24"/>
        </w:rPr>
      </w:pPr>
    </w:p>
    <w:p w14:paraId="270F2511" w14:textId="1E636DF9" w:rsidR="5439F801" w:rsidRPr="00BC478C" w:rsidRDefault="07401A2D" w:rsidP="00E63E1C">
      <w:pPr>
        <w:ind w:hanging="720"/>
      </w:pPr>
      <w:r w:rsidRPr="00BC478C">
        <w:t xml:space="preserve">Almalki, F., Al-Thunayan, A., Al-Salman, A., Alarifi, A., &amp; Al-Khalifa, H. (2019). Memory apps for dementia: A systematic review and meta-analysis. Journal of Medical Internet Research, 21(10), e15100. </w:t>
      </w:r>
      <w:hyperlink r:id="rId16">
        <w:r w:rsidRPr="00BC478C">
          <w:rPr>
            <w:rStyle w:val="Hyperlink"/>
            <w:color w:val="0563C1"/>
          </w:rPr>
          <w:t>https://doi.org/10.2196/15100</w:t>
        </w:r>
      </w:hyperlink>
    </w:p>
    <w:p w14:paraId="79D32DB7" w14:textId="1EA9A23D" w:rsidR="5439F801" w:rsidRPr="00BC478C" w:rsidRDefault="5439F801" w:rsidP="00E63E1C">
      <w:pPr>
        <w:ind w:left="60" w:hanging="720"/>
      </w:pPr>
    </w:p>
    <w:p w14:paraId="3BF231E8" w14:textId="6CC1CD48" w:rsidR="5439F801" w:rsidRPr="00BC478C" w:rsidRDefault="07401A2D" w:rsidP="00E63E1C">
      <w:pPr>
        <w:ind w:hanging="720"/>
      </w:pPr>
      <w:r w:rsidRPr="00BC478C">
        <w:t xml:space="preserve">Flutter. (n.d.). Flutter: Beautiful native apps in record time. </w:t>
      </w:r>
      <w:hyperlink r:id="rId17">
        <w:r w:rsidRPr="00BC478C">
          <w:rPr>
            <w:rStyle w:val="Hyperlink"/>
            <w:color w:val="0563C1"/>
          </w:rPr>
          <w:t>https://flutter.dev/</w:t>
        </w:r>
      </w:hyperlink>
    </w:p>
    <w:p w14:paraId="5333131E" w14:textId="484AA187" w:rsidR="5439F801" w:rsidRPr="00BC478C" w:rsidRDefault="5439F801" w:rsidP="00E63E1C">
      <w:pPr>
        <w:ind w:left="60" w:hanging="720"/>
      </w:pPr>
    </w:p>
    <w:p w14:paraId="12B6F2CF" w14:textId="7223904E" w:rsidR="5439F801" w:rsidRPr="00BC478C" w:rsidRDefault="07401A2D" w:rsidP="00E63E1C">
      <w:pPr>
        <w:ind w:hanging="720"/>
      </w:pPr>
      <w:r w:rsidRPr="00BC478C">
        <w:t xml:space="preserve">Sharma, S. (2020). AI Services: A Comprehensive Guide. </w:t>
      </w:r>
      <w:hyperlink r:id="rId18">
        <w:r w:rsidRPr="00BC478C">
          <w:rPr>
            <w:rStyle w:val="Hyperlink"/>
            <w:color w:val="0563C1"/>
          </w:rPr>
          <w:t>https://www.analyticsvidhya.com/blog/2020/07/ai-services-a-comprehensive-guide/</w:t>
        </w:r>
      </w:hyperlink>
    </w:p>
    <w:p w14:paraId="18A8EB6D" w14:textId="58ABEE2C" w:rsidR="5439F801" w:rsidRPr="00BC478C" w:rsidRDefault="5439F801" w:rsidP="00E63E1C">
      <w:pPr>
        <w:ind w:hanging="720"/>
        <w:rPr>
          <w:b/>
          <w:bCs/>
          <w:sz w:val="24"/>
          <w:szCs w:val="24"/>
        </w:rPr>
      </w:pPr>
    </w:p>
    <w:p w14:paraId="6877BEF3" w14:textId="082DDB51" w:rsidR="07401A2D" w:rsidRPr="00BC478C" w:rsidRDefault="07401A2D" w:rsidP="00E63E1C">
      <w:pPr>
        <w:ind w:hanging="720"/>
      </w:pPr>
      <w:r w:rsidRPr="00BC478C">
        <w:t xml:space="preserve">Accessibility in Software Development (n.d.). </w:t>
      </w:r>
      <w:hyperlink r:id="rId19">
        <w:r w:rsidRPr="00BC478C">
          <w:rPr>
            <w:rStyle w:val="Hyperlink"/>
            <w:color w:val="0563C1"/>
          </w:rPr>
          <w:t>https://www.interaction-design.org/literature/topics/accessibility-in-software-development</w:t>
        </w:r>
      </w:hyperlink>
    </w:p>
    <w:p w14:paraId="6EBB34C3" w14:textId="510998C8" w:rsidR="07401A2D" w:rsidRPr="00BC478C" w:rsidRDefault="07401A2D" w:rsidP="00E63E1C">
      <w:pPr>
        <w:ind w:left="60" w:hanging="720"/>
      </w:pPr>
    </w:p>
    <w:p w14:paraId="029E93F3" w14:textId="7837205F" w:rsidR="07401A2D" w:rsidRPr="00BC478C" w:rsidRDefault="07401A2D" w:rsidP="00E63E1C">
      <w:pPr>
        <w:ind w:hanging="720"/>
      </w:pPr>
      <w:r w:rsidRPr="00BC478C">
        <w:t xml:space="preserve">Cross-Platform Mobile App Development (2020). </w:t>
      </w:r>
      <w:hyperlink r:id="rId20">
        <w:r w:rsidRPr="00BC478C">
          <w:rPr>
            <w:rStyle w:val="Hyperlink"/>
            <w:color w:val="0563C1"/>
          </w:rPr>
          <w:t>https://www.altexsoft.com/blog/mobile/cross-platform-mobile-app-development/</w:t>
        </w:r>
      </w:hyperlink>
    </w:p>
    <w:p w14:paraId="5B99B04E" w14:textId="1EF325D8" w:rsidR="07401A2D" w:rsidRPr="00BC478C" w:rsidRDefault="07401A2D" w:rsidP="00E63E1C">
      <w:pPr>
        <w:ind w:left="60" w:hanging="720"/>
      </w:pPr>
    </w:p>
    <w:p w14:paraId="14C59915" w14:textId="70FFA004" w:rsidR="07401A2D" w:rsidRPr="00BC478C" w:rsidRDefault="07401A2D" w:rsidP="00E63E1C">
      <w:pPr>
        <w:ind w:hanging="720"/>
      </w:pPr>
      <w:r w:rsidRPr="00BC478C">
        <w:t xml:space="preserve">Mobile App Security Best Practices (2020). </w:t>
      </w:r>
      <w:hyperlink r:id="rId21">
        <w:r w:rsidRPr="00BC478C">
          <w:rPr>
            <w:rStyle w:val="Hyperlink"/>
            <w:color w:val="0563C1"/>
          </w:rPr>
          <w:t>https://www.appknox.com/blog/mobile-app-security-best-practices</w:t>
        </w:r>
      </w:hyperlink>
    </w:p>
    <w:p w14:paraId="1BB03D3C" w14:textId="3A5B8DAE" w:rsidR="07401A2D" w:rsidRPr="00BC478C" w:rsidRDefault="07401A2D" w:rsidP="00E63E1C">
      <w:pPr>
        <w:ind w:left="60" w:hanging="720"/>
      </w:pPr>
    </w:p>
    <w:p w14:paraId="120AAEC7" w14:textId="6557194F" w:rsidR="07401A2D" w:rsidRPr="00BC478C" w:rsidRDefault="07401A2D" w:rsidP="00E63E1C">
      <w:pPr>
        <w:ind w:hanging="720"/>
      </w:pPr>
      <w:r w:rsidRPr="00BC478C">
        <w:t xml:space="preserve">GDPR Compliance Checklist for Mobile Apps (2019). </w:t>
      </w:r>
      <w:hyperlink r:id="rId22">
        <w:r w:rsidRPr="00BC478C">
          <w:rPr>
            <w:rStyle w:val="Hyperlink"/>
            <w:color w:val="0563C1"/>
          </w:rPr>
          <w:t>https://clearbridgemobile.com/gdpr-compliance-checklist-for-mobile-apps/</w:t>
        </w:r>
      </w:hyperlink>
    </w:p>
    <w:p w14:paraId="1E78683A" w14:textId="6011955E" w:rsidR="00CDC933" w:rsidRPr="00BC478C" w:rsidRDefault="00CDC933" w:rsidP="00E63E1C">
      <w:pPr>
        <w:ind w:hanging="720"/>
        <w:rPr>
          <w:color w:val="0563C1"/>
          <w:u w:val="single"/>
        </w:rPr>
      </w:pPr>
    </w:p>
    <w:p w14:paraId="01395445" w14:textId="4539B542" w:rsidR="07401A2D" w:rsidRPr="00BC478C" w:rsidRDefault="07401A2D" w:rsidP="00E63E1C">
      <w:pPr>
        <w:ind w:hanging="720"/>
      </w:pPr>
      <w:r w:rsidRPr="00BC478C">
        <w:t xml:space="preserve">How to Write Good Non-Functional Requirements (2019). </w:t>
      </w:r>
      <w:hyperlink r:id="rId23">
        <w:r w:rsidRPr="00BC478C">
          <w:rPr>
            <w:rStyle w:val="Hyperlink"/>
            <w:color w:val="0563C1"/>
          </w:rPr>
          <w:t>https://reqtest.com/requirements-blog/how-to-write-good-non-functional-requirements/</w:t>
        </w:r>
      </w:hyperlink>
    </w:p>
    <w:p w14:paraId="46A66E7A" w14:textId="49CAF2D4" w:rsidR="07401A2D" w:rsidRPr="00BC478C" w:rsidRDefault="07401A2D" w:rsidP="00E63E1C">
      <w:pPr>
        <w:ind w:left="60" w:hanging="720"/>
      </w:pPr>
    </w:p>
    <w:p w14:paraId="50614690" w14:textId="09D27D5B" w:rsidR="07401A2D" w:rsidRPr="00BC478C" w:rsidRDefault="07401A2D" w:rsidP="00E63E1C">
      <w:pPr>
        <w:ind w:hanging="720"/>
      </w:pPr>
      <w:r w:rsidRPr="00BC478C">
        <w:t xml:space="preserve">Non-Functional Requirements: A Guide with Examples &amp; Types (2020). </w:t>
      </w:r>
      <w:hyperlink r:id="rId24">
        <w:r w:rsidRPr="00BC478C">
          <w:rPr>
            <w:rStyle w:val="Hyperlink"/>
            <w:color w:val="0563C1"/>
          </w:rPr>
          <w:t>https://www.perforce.com/blog/alm/non-functional-requirements-guide-examples-types</w:t>
        </w:r>
      </w:hyperlink>
    </w:p>
    <w:p w14:paraId="4985A1C3" w14:textId="259D3F61" w:rsidR="07401A2D" w:rsidRPr="00BC478C" w:rsidRDefault="07401A2D" w:rsidP="00E63E1C">
      <w:pPr>
        <w:ind w:left="60" w:hanging="720"/>
      </w:pPr>
    </w:p>
    <w:p w14:paraId="4B4F293F" w14:textId="1C952CC1" w:rsidR="07401A2D" w:rsidRPr="00BC478C" w:rsidRDefault="07401A2D" w:rsidP="00E63E1C">
      <w:pPr>
        <w:ind w:hanging="720"/>
      </w:pPr>
      <w:r w:rsidRPr="00BC478C">
        <w:t xml:space="preserve">What are Non-Functional Requirements? Definition &amp; Examples (n.d.). </w:t>
      </w:r>
      <w:hyperlink r:id="rId25">
        <w:r w:rsidRPr="00BC478C">
          <w:rPr>
            <w:rStyle w:val="Hyperlink"/>
            <w:color w:val="0563C1"/>
          </w:rPr>
          <w:t>https://www.visual-paradigm.com/guide/requirements-engineering/what-is-non-functional-requirement/</w:t>
        </w:r>
      </w:hyperlink>
    </w:p>
    <w:p w14:paraId="039F6131" w14:textId="1F9CE3A7" w:rsidR="00CDC933" w:rsidRPr="00BC478C" w:rsidRDefault="00CDC933" w:rsidP="00CDC933">
      <w:pPr>
        <w:rPr>
          <w:color w:val="0563C1"/>
          <w:u w:val="single"/>
        </w:rPr>
      </w:pPr>
    </w:p>
    <w:p w14:paraId="69DE6A4C" w14:textId="6BA9D2F8" w:rsidR="2B0C6165" w:rsidRPr="00BC478C" w:rsidRDefault="2B0C6165" w:rsidP="00B030B2">
      <w:pPr>
        <w:pStyle w:val="Heading2"/>
        <w:rPr>
          <w:rFonts w:ascii="Times New Roman" w:hAnsi="Times New Roman" w:cs="Times New Roman"/>
          <w:b/>
          <w:bCs/>
        </w:rPr>
      </w:pPr>
      <w:r w:rsidRPr="00BC478C">
        <w:rPr>
          <w:rFonts w:ascii="Times New Roman" w:eastAsia="Times New Roman" w:hAnsi="Times New Roman" w:cs="Times New Roman"/>
        </w:rPr>
        <w:t xml:space="preserve"> </w:t>
      </w:r>
      <w:r w:rsidR="00B030B2" w:rsidRPr="00BC478C">
        <w:rPr>
          <w:rFonts w:ascii="Times New Roman" w:hAnsi="Times New Roman" w:cs="Times New Roman"/>
          <w:rPrChange w:id="882" w:author="Zachary Cappella" w:date="2023-09-30T10:50:00Z">
            <w:rPr/>
          </w:rPrChange>
        </w:rPr>
        <w:tab/>
      </w:r>
      <w:bookmarkStart w:id="883" w:name="_Toc146963429"/>
      <w:r w:rsidR="00B030B2" w:rsidRPr="00BC478C">
        <w:rPr>
          <w:rFonts w:ascii="Times New Roman" w:eastAsia="Times New Roman" w:hAnsi="Times New Roman" w:cs="Times New Roman"/>
          <w:b/>
          <w:bCs/>
          <w:color w:val="auto"/>
        </w:rPr>
        <w:t xml:space="preserve">1.6 </w:t>
      </w:r>
      <w:r w:rsidRPr="00BC478C">
        <w:rPr>
          <w:rFonts w:ascii="Times New Roman" w:eastAsia="Times New Roman" w:hAnsi="Times New Roman" w:cs="Times New Roman"/>
          <w:b/>
          <w:bCs/>
          <w:color w:val="auto"/>
        </w:rPr>
        <w:t>Overview</w:t>
      </w:r>
      <w:bookmarkEnd w:id="883"/>
    </w:p>
    <w:p w14:paraId="5179F8CE" w14:textId="7A012C3D" w:rsidR="00CDC933" w:rsidRPr="00BC478C" w:rsidRDefault="00CDC933" w:rsidP="00CDC933">
      <w:pPr>
        <w:rPr>
          <w:b/>
          <w:bCs/>
          <w:sz w:val="24"/>
          <w:szCs w:val="24"/>
        </w:rPr>
      </w:pPr>
    </w:p>
    <w:p w14:paraId="48CE5F28" w14:textId="79333F98" w:rsidR="4C81E2FD" w:rsidRPr="00BC478C" w:rsidRDefault="4C81E2FD" w:rsidP="0043106B">
      <w:pPr>
        <w:spacing w:line="360" w:lineRule="auto"/>
        <w:rPr>
          <w:sz w:val="24"/>
          <w:szCs w:val="24"/>
        </w:rPr>
      </w:pPr>
      <w:r w:rsidRPr="00BC478C">
        <w:rPr>
          <w:sz w:val="24"/>
          <w:szCs w:val="24"/>
        </w:rPr>
        <w:t>The following sections of the SRS will contain the Overall Description of the software application being developed and the Specific Requirements needed to realize the software</w:t>
      </w:r>
      <w:r w:rsidR="4088A1C3" w:rsidRPr="00BC478C">
        <w:rPr>
          <w:sz w:val="24"/>
          <w:szCs w:val="24"/>
        </w:rPr>
        <w:t xml:space="preserve"> and meet the Customer’s expectations. The Overall Description section is designed to cover the high-level overview of the software application including, but not limited to, a use-case model survey, use-case diagrams, and assumptions and d</w:t>
      </w:r>
      <w:r w:rsidR="27EBFFD4" w:rsidRPr="00BC478C">
        <w:rPr>
          <w:sz w:val="24"/>
          <w:szCs w:val="24"/>
        </w:rPr>
        <w:t xml:space="preserve">ependencies. The Specific Requirements section of the SRS will outline the </w:t>
      </w:r>
      <w:r w:rsidR="70CC0522" w:rsidRPr="00BC478C">
        <w:rPr>
          <w:sz w:val="24"/>
          <w:szCs w:val="24"/>
        </w:rPr>
        <w:t>specific conditions needed to be met to achieve the application’s goals. This will include, but is not limited to, use-case reports, UML diagram table, supplementary requirem</w:t>
      </w:r>
      <w:r w:rsidR="339493D3" w:rsidRPr="00BC478C">
        <w:rPr>
          <w:sz w:val="24"/>
          <w:szCs w:val="24"/>
        </w:rPr>
        <w:t>ents, and non-functional requirements.</w:t>
      </w:r>
    </w:p>
    <w:p w14:paraId="64372D79" w14:textId="5BB82740" w:rsidR="5439F801" w:rsidRPr="00BC478C" w:rsidRDefault="5439F801" w:rsidP="5439F801">
      <w:pPr>
        <w:rPr>
          <w:b/>
          <w:bCs/>
          <w:sz w:val="24"/>
          <w:szCs w:val="24"/>
        </w:rPr>
      </w:pPr>
    </w:p>
    <w:p w14:paraId="09EDB2FF" w14:textId="1C47FDA2" w:rsidR="2B0C6165" w:rsidRPr="00BC478C" w:rsidRDefault="5A331416" w:rsidP="7FFFA281">
      <w:pPr>
        <w:pStyle w:val="Heading1"/>
        <w:numPr>
          <w:ilvl w:val="0"/>
          <w:numId w:val="43"/>
        </w:numPr>
        <w:rPr>
          <w:sz w:val="28"/>
          <w:szCs w:val="28"/>
        </w:rPr>
      </w:pPr>
      <w:bookmarkStart w:id="884" w:name="_Toc146963430"/>
      <w:r w:rsidRPr="00BC478C">
        <w:rPr>
          <w:sz w:val="28"/>
          <w:szCs w:val="28"/>
        </w:rPr>
        <w:t>Overall Description</w:t>
      </w:r>
      <w:bookmarkEnd w:id="884"/>
    </w:p>
    <w:p w14:paraId="45E626C8" w14:textId="50EB334B" w:rsidR="5439F801" w:rsidRPr="00BC478C" w:rsidRDefault="5439F801" w:rsidP="5439F801">
      <w:pPr>
        <w:rPr>
          <w:b/>
          <w:bCs/>
          <w:sz w:val="24"/>
          <w:szCs w:val="24"/>
        </w:rPr>
      </w:pPr>
    </w:p>
    <w:p w14:paraId="59A57C15" w14:textId="1963C025" w:rsidR="2B0C6165" w:rsidRPr="00BC478C" w:rsidRDefault="2B0C6165" w:rsidP="0043106B">
      <w:pPr>
        <w:pStyle w:val="Heading2"/>
        <w:rPr>
          <w:rFonts w:ascii="Times New Roman" w:hAnsi="Times New Roman" w:cs="Times New Roman"/>
          <w:b/>
          <w:bCs/>
        </w:rPr>
      </w:pPr>
      <w:r w:rsidRPr="00BC478C">
        <w:rPr>
          <w:rFonts w:ascii="Times New Roman" w:eastAsia="Times New Roman" w:hAnsi="Times New Roman" w:cs="Times New Roman"/>
        </w:rPr>
        <w:lastRenderedPageBreak/>
        <w:t xml:space="preserve">     </w:t>
      </w:r>
      <w:r w:rsidRPr="00BC478C">
        <w:rPr>
          <w:rFonts w:ascii="Times New Roman" w:eastAsia="Times New Roman" w:hAnsi="Times New Roman" w:cs="Times New Roman"/>
          <w:b/>
          <w:bCs/>
          <w:color w:val="auto"/>
        </w:rPr>
        <w:t xml:space="preserve"> </w:t>
      </w:r>
      <w:bookmarkStart w:id="885" w:name="_Toc146963431"/>
      <w:r w:rsidRPr="00BC478C">
        <w:rPr>
          <w:rFonts w:ascii="Times New Roman" w:eastAsia="Times New Roman" w:hAnsi="Times New Roman" w:cs="Times New Roman"/>
          <w:b/>
          <w:bCs/>
          <w:color w:val="auto"/>
        </w:rPr>
        <w:t>2.1. Use-Case Model Survey</w:t>
      </w:r>
      <w:bookmarkEnd w:id="885"/>
    </w:p>
    <w:p w14:paraId="3F5DE2C2" w14:textId="11D60CAF" w:rsidR="5439F801" w:rsidRPr="00BC478C" w:rsidRDefault="5439F801" w:rsidP="00CDC933">
      <w:pPr>
        <w:rPr>
          <w:color w:val="000000" w:themeColor="text1"/>
          <w:sz w:val="24"/>
          <w:szCs w:val="24"/>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300"/>
        <w:gridCol w:w="6060"/>
      </w:tblGrid>
      <w:tr w:rsidR="00CDC933" w:rsidRPr="00BC478C" w14:paraId="4427C900" w14:textId="77777777" w:rsidTr="00CDC933">
        <w:trPr>
          <w:trHeight w:val="300"/>
        </w:trPr>
        <w:tc>
          <w:tcPr>
            <w:tcW w:w="3300" w:type="dxa"/>
            <w:tcMar>
              <w:left w:w="105" w:type="dxa"/>
              <w:right w:w="105" w:type="dxa"/>
            </w:tcMar>
          </w:tcPr>
          <w:p w14:paraId="4953FF50" w14:textId="33492627" w:rsidR="00CDC933" w:rsidRPr="00BC478C" w:rsidRDefault="00CDC933" w:rsidP="00CDC933">
            <w:pPr>
              <w:rPr>
                <w:sz w:val="24"/>
                <w:szCs w:val="24"/>
              </w:rPr>
            </w:pPr>
            <w:r w:rsidRPr="00BC478C">
              <w:rPr>
                <w:b/>
                <w:bCs/>
                <w:sz w:val="24"/>
                <w:szCs w:val="24"/>
              </w:rPr>
              <w:t>Use Case</w:t>
            </w:r>
          </w:p>
        </w:tc>
        <w:tc>
          <w:tcPr>
            <w:tcW w:w="6060" w:type="dxa"/>
            <w:tcMar>
              <w:left w:w="105" w:type="dxa"/>
              <w:right w:w="105" w:type="dxa"/>
            </w:tcMar>
          </w:tcPr>
          <w:p w14:paraId="30038395" w14:textId="54C31AE0" w:rsidR="00CDC933" w:rsidRPr="00BC478C" w:rsidRDefault="00CDC933" w:rsidP="00CDC933">
            <w:pPr>
              <w:rPr>
                <w:sz w:val="24"/>
                <w:szCs w:val="24"/>
              </w:rPr>
            </w:pPr>
            <w:r w:rsidRPr="00BC478C">
              <w:rPr>
                <w:b/>
                <w:bCs/>
                <w:sz w:val="24"/>
                <w:szCs w:val="24"/>
              </w:rPr>
              <w:t>Description</w:t>
            </w:r>
          </w:p>
        </w:tc>
      </w:tr>
      <w:tr w:rsidR="00CDC933" w:rsidRPr="00BC478C" w14:paraId="71F3A061" w14:textId="77777777" w:rsidTr="00CDC933">
        <w:trPr>
          <w:trHeight w:val="300"/>
        </w:trPr>
        <w:tc>
          <w:tcPr>
            <w:tcW w:w="3300" w:type="dxa"/>
            <w:tcMar>
              <w:left w:w="105" w:type="dxa"/>
              <w:right w:w="105" w:type="dxa"/>
            </w:tcMar>
          </w:tcPr>
          <w:p w14:paraId="442D6474" w14:textId="3F392A7E" w:rsidR="00CDC933" w:rsidRPr="00BC478C" w:rsidRDefault="00CDC933" w:rsidP="00CDC933">
            <w:pPr>
              <w:pStyle w:val="ListParagraph"/>
              <w:numPr>
                <w:ilvl w:val="0"/>
                <w:numId w:val="26"/>
              </w:numPr>
              <w:rPr>
                <w:b/>
                <w:bCs/>
                <w:sz w:val="24"/>
                <w:szCs w:val="24"/>
              </w:rPr>
            </w:pPr>
            <w:r w:rsidRPr="00BC478C">
              <w:rPr>
                <w:b/>
                <w:bCs/>
                <w:sz w:val="24"/>
                <w:szCs w:val="24"/>
              </w:rPr>
              <w:t>Accessing the application</w:t>
            </w:r>
          </w:p>
        </w:tc>
        <w:tc>
          <w:tcPr>
            <w:tcW w:w="6060" w:type="dxa"/>
            <w:tcMar>
              <w:left w:w="105" w:type="dxa"/>
              <w:right w:w="105" w:type="dxa"/>
            </w:tcMar>
          </w:tcPr>
          <w:p w14:paraId="501CD7CA" w14:textId="0566BC27" w:rsidR="00CDC933" w:rsidRPr="00BC478C" w:rsidRDefault="00CDC933" w:rsidP="00CDC933">
            <w:pPr>
              <w:rPr>
                <w:sz w:val="24"/>
                <w:szCs w:val="24"/>
              </w:rPr>
            </w:pPr>
            <w:r w:rsidRPr="00BC478C">
              <w:rPr>
                <w:sz w:val="24"/>
                <w:szCs w:val="24"/>
              </w:rPr>
              <w:t xml:space="preserve">Opening the “Home” page of the application, showcasing the six main features; an artificial intelligent </w:t>
            </w:r>
            <w:del w:id="886" w:author="Zachary Cappella" w:date="2023-10-09T16:13:00Z">
              <w:r w:rsidRPr="00BC478C" w:rsidDel="00754332">
                <w:rPr>
                  <w:sz w:val="24"/>
                  <w:szCs w:val="24"/>
                </w:rPr>
                <w:delText>Chatbot</w:delText>
              </w:r>
            </w:del>
            <w:ins w:id="887" w:author="Zachary Cappella" w:date="2023-10-09T16:13:00Z">
              <w:r w:rsidR="00754332">
                <w:rPr>
                  <w:sz w:val="24"/>
                  <w:szCs w:val="24"/>
                </w:rPr>
                <w:t>Virtual Assistant</w:t>
              </w:r>
            </w:ins>
            <w:r w:rsidRPr="00BC478C">
              <w:rPr>
                <w:sz w:val="24"/>
                <w:szCs w:val="24"/>
              </w:rPr>
              <w:t>, gallery, video recording, audio recording, search and recent questions/ request.</w:t>
            </w:r>
          </w:p>
        </w:tc>
      </w:tr>
      <w:tr w:rsidR="00CDC933" w:rsidRPr="00BC478C" w14:paraId="72AB1D8F" w14:textId="77777777" w:rsidTr="00CDC933">
        <w:trPr>
          <w:trHeight w:val="300"/>
        </w:trPr>
        <w:tc>
          <w:tcPr>
            <w:tcW w:w="3300" w:type="dxa"/>
            <w:tcMar>
              <w:left w:w="105" w:type="dxa"/>
              <w:right w:w="105" w:type="dxa"/>
            </w:tcMar>
          </w:tcPr>
          <w:p w14:paraId="29360A39" w14:textId="344D36B8" w:rsidR="00CDC933" w:rsidRPr="00BC478C" w:rsidRDefault="00CDC933" w:rsidP="00CDC933">
            <w:pPr>
              <w:pStyle w:val="ListParagraph"/>
              <w:numPr>
                <w:ilvl w:val="0"/>
                <w:numId w:val="26"/>
              </w:numPr>
              <w:rPr>
                <w:b/>
                <w:bCs/>
                <w:sz w:val="24"/>
                <w:szCs w:val="24"/>
              </w:rPr>
            </w:pPr>
            <w:r w:rsidRPr="00BC478C">
              <w:rPr>
                <w:b/>
                <w:bCs/>
                <w:sz w:val="24"/>
                <w:szCs w:val="24"/>
              </w:rPr>
              <w:t xml:space="preserve">Interacting with the </w:t>
            </w:r>
            <w:del w:id="888" w:author="Zachary Cappella" w:date="2023-10-09T16:13:00Z">
              <w:r w:rsidRPr="00BC478C" w:rsidDel="00754332">
                <w:rPr>
                  <w:b/>
                  <w:bCs/>
                  <w:sz w:val="24"/>
                  <w:szCs w:val="24"/>
                </w:rPr>
                <w:delText>Chatbot</w:delText>
              </w:r>
            </w:del>
            <w:ins w:id="889" w:author="Zachary Cappella" w:date="2023-10-09T16:13:00Z">
              <w:r w:rsidR="00754332">
                <w:rPr>
                  <w:b/>
                  <w:bCs/>
                  <w:sz w:val="24"/>
                  <w:szCs w:val="24"/>
                </w:rPr>
                <w:t>Virtual Assistant</w:t>
              </w:r>
            </w:ins>
          </w:p>
        </w:tc>
        <w:tc>
          <w:tcPr>
            <w:tcW w:w="6060" w:type="dxa"/>
            <w:tcMar>
              <w:left w:w="105" w:type="dxa"/>
              <w:right w:w="105" w:type="dxa"/>
            </w:tcMar>
          </w:tcPr>
          <w:p w14:paraId="729E1885" w14:textId="5EE3EF00" w:rsidR="00CDC933" w:rsidRPr="00BC478C" w:rsidRDefault="00CDC933" w:rsidP="00CDC933">
            <w:pPr>
              <w:rPr>
                <w:sz w:val="24"/>
                <w:szCs w:val="24"/>
              </w:rPr>
            </w:pPr>
            <w:r w:rsidRPr="00BC478C">
              <w:rPr>
                <w:sz w:val="24"/>
                <w:szCs w:val="24"/>
              </w:rPr>
              <w:t>Gain access to the A</w:t>
            </w:r>
            <w:r w:rsidRPr="00BC478C">
              <w:rPr>
                <w:color w:val="1F1F1F"/>
                <w:sz w:val="24"/>
                <w:szCs w:val="24"/>
              </w:rPr>
              <w:t>rtificial I</w:t>
            </w:r>
            <w:r w:rsidRPr="00BC478C">
              <w:rPr>
                <w:sz w:val="24"/>
                <w:szCs w:val="24"/>
              </w:rPr>
              <w:t xml:space="preserve">ntelligence (AI) feature that allows users to ask questions and receive information either by speaking or typing text. </w:t>
            </w:r>
          </w:p>
        </w:tc>
      </w:tr>
      <w:tr w:rsidR="00CDC933" w:rsidRPr="00BC478C" w14:paraId="2C128FD8" w14:textId="77777777" w:rsidTr="00CDC933">
        <w:trPr>
          <w:trHeight w:val="300"/>
        </w:trPr>
        <w:tc>
          <w:tcPr>
            <w:tcW w:w="3300" w:type="dxa"/>
            <w:tcMar>
              <w:left w:w="105" w:type="dxa"/>
              <w:right w:w="105" w:type="dxa"/>
            </w:tcMar>
          </w:tcPr>
          <w:p w14:paraId="3A88885F" w14:textId="6C4C39C8" w:rsidR="00CDC933" w:rsidRPr="00BC478C" w:rsidRDefault="00CDC933" w:rsidP="00CDC933">
            <w:pPr>
              <w:pStyle w:val="ListParagraph"/>
              <w:numPr>
                <w:ilvl w:val="0"/>
                <w:numId w:val="26"/>
              </w:numPr>
              <w:rPr>
                <w:b/>
                <w:bCs/>
                <w:sz w:val="24"/>
                <w:szCs w:val="24"/>
              </w:rPr>
            </w:pPr>
            <w:r w:rsidRPr="00BC478C">
              <w:rPr>
                <w:b/>
                <w:bCs/>
                <w:sz w:val="24"/>
                <w:szCs w:val="24"/>
              </w:rPr>
              <w:t>Create an audio recording</w:t>
            </w:r>
          </w:p>
        </w:tc>
        <w:tc>
          <w:tcPr>
            <w:tcW w:w="6060" w:type="dxa"/>
            <w:tcMar>
              <w:left w:w="105" w:type="dxa"/>
              <w:right w:w="105" w:type="dxa"/>
            </w:tcMar>
          </w:tcPr>
          <w:p w14:paraId="787BC804" w14:textId="20CE7035" w:rsidR="00CDC933" w:rsidRPr="00BC478C" w:rsidRDefault="00CDC933" w:rsidP="00CDC933">
            <w:pPr>
              <w:rPr>
                <w:sz w:val="24"/>
                <w:szCs w:val="24"/>
              </w:rPr>
            </w:pPr>
            <w:r w:rsidRPr="00BC478C">
              <w:rPr>
                <w:sz w:val="24"/>
                <w:szCs w:val="24"/>
              </w:rPr>
              <w:t>The process of creating and storing new audio recordings to the application.</w:t>
            </w:r>
          </w:p>
        </w:tc>
      </w:tr>
      <w:tr w:rsidR="00CDC933" w:rsidRPr="00BC478C" w14:paraId="12A06E78" w14:textId="77777777" w:rsidTr="00CDC933">
        <w:trPr>
          <w:trHeight w:val="300"/>
        </w:trPr>
        <w:tc>
          <w:tcPr>
            <w:tcW w:w="3300" w:type="dxa"/>
            <w:tcMar>
              <w:left w:w="105" w:type="dxa"/>
              <w:right w:w="105" w:type="dxa"/>
            </w:tcMar>
          </w:tcPr>
          <w:p w14:paraId="7B7BFAE0" w14:textId="42BE10A9" w:rsidR="00CDC933" w:rsidRPr="00BC478C" w:rsidRDefault="00CDC933" w:rsidP="00CDC933">
            <w:pPr>
              <w:pStyle w:val="ListParagraph"/>
              <w:numPr>
                <w:ilvl w:val="0"/>
                <w:numId w:val="26"/>
              </w:numPr>
              <w:rPr>
                <w:b/>
                <w:bCs/>
                <w:sz w:val="24"/>
                <w:szCs w:val="24"/>
              </w:rPr>
            </w:pPr>
            <w:r w:rsidRPr="00BC478C">
              <w:rPr>
                <w:b/>
                <w:bCs/>
                <w:sz w:val="24"/>
                <w:szCs w:val="24"/>
              </w:rPr>
              <w:t>Listen to an audio recording</w:t>
            </w:r>
          </w:p>
        </w:tc>
        <w:tc>
          <w:tcPr>
            <w:tcW w:w="6060" w:type="dxa"/>
            <w:tcMar>
              <w:left w:w="105" w:type="dxa"/>
              <w:right w:w="105" w:type="dxa"/>
            </w:tcMar>
          </w:tcPr>
          <w:p w14:paraId="4578ECB1" w14:textId="063F65B9" w:rsidR="00CDC933" w:rsidRPr="00BC478C" w:rsidRDefault="00CDC933" w:rsidP="00CDC933">
            <w:pPr>
              <w:rPr>
                <w:sz w:val="24"/>
                <w:szCs w:val="24"/>
              </w:rPr>
            </w:pPr>
            <w:r w:rsidRPr="00BC478C">
              <w:rPr>
                <w:sz w:val="24"/>
                <w:szCs w:val="24"/>
              </w:rPr>
              <w:t>Display all saved audio recordings and listen to recorded audio.</w:t>
            </w:r>
          </w:p>
        </w:tc>
      </w:tr>
      <w:tr w:rsidR="00CDC933" w:rsidRPr="00BC478C" w14:paraId="171DF354" w14:textId="77777777" w:rsidTr="00CDC933">
        <w:trPr>
          <w:trHeight w:val="300"/>
        </w:trPr>
        <w:tc>
          <w:tcPr>
            <w:tcW w:w="3300" w:type="dxa"/>
            <w:tcMar>
              <w:left w:w="105" w:type="dxa"/>
              <w:right w:w="105" w:type="dxa"/>
            </w:tcMar>
          </w:tcPr>
          <w:p w14:paraId="5D619BD8" w14:textId="2DD3AF5C" w:rsidR="00CDC933" w:rsidRPr="00BC478C" w:rsidRDefault="00CDC933" w:rsidP="00CDC933">
            <w:pPr>
              <w:pStyle w:val="ListParagraph"/>
              <w:numPr>
                <w:ilvl w:val="0"/>
                <w:numId w:val="26"/>
              </w:numPr>
              <w:rPr>
                <w:b/>
                <w:bCs/>
                <w:sz w:val="24"/>
                <w:szCs w:val="24"/>
              </w:rPr>
            </w:pPr>
            <w:r w:rsidRPr="00BC478C">
              <w:rPr>
                <w:b/>
                <w:bCs/>
                <w:sz w:val="24"/>
                <w:szCs w:val="24"/>
              </w:rPr>
              <w:t>Delete an audio recording</w:t>
            </w:r>
          </w:p>
        </w:tc>
        <w:tc>
          <w:tcPr>
            <w:tcW w:w="6060" w:type="dxa"/>
            <w:tcMar>
              <w:left w:w="105" w:type="dxa"/>
              <w:right w:w="105" w:type="dxa"/>
            </w:tcMar>
          </w:tcPr>
          <w:p w14:paraId="32C9A941" w14:textId="3B22B5D8" w:rsidR="00CDC933" w:rsidRPr="00BC478C" w:rsidRDefault="00CDC933" w:rsidP="00CDC933">
            <w:pPr>
              <w:rPr>
                <w:sz w:val="24"/>
                <w:szCs w:val="24"/>
              </w:rPr>
            </w:pPr>
            <w:r w:rsidRPr="00BC478C">
              <w:rPr>
                <w:sz w:val="24"/>
                <w:szCs w:val="24"/>
              </w:rPr>
              <w:t>The process of deleting an audio recording.</w:t>
            </w:r>
          </w:p>
        </w:tc>
      </w:tr>
      <w:tr w:rsidR="00CDC933" w:rsidRPr="00BC478C" w14:paraId="1A11C475" w14:textId="77777777" w:rsidTr="00CDC933">
        <w:trPr>
          <w:trHeight w:val="300"/>
        </w:trPr>
        <w:tc>
          <w:tcPr>
            <w:tcW w:w="3300" w:type="dxa"/>
            <w:tcMar>
              <w:left w:w="105" w:type="dxa"/>
              <w:right w:w="105" w:type="dxa"/>
            </w:tcMar>
          </w:tcPr>
          <w:p w14:paraId="5085901C" w14:textId="0DE4C6B4" w:rsidR="00CDC933" w:rsidRPr="00BC478C" w:rsidRDefault="00CDC933" w:rsidP="00CDC933">
            <w:pPr>
              <w:pStyle w:val="ListParagraph"/>
              <w:numPr>
                <w:ilvl w:val="0"/>
                <w:numId w:val="26"/>
              </w:numPr>
              <w:rPr>
                <w:b/>
                <w:bCs/>
                <w:sz w:val="24"/>
                <w:szCs w:val="24"/>
              </w:rPr>
            </w:pPr>
            <w:r w:rsidRPr="00BC478C">
              <w:rPr>
                <w:b/>
                <w:bCs/>
                <w:sz w:val="24"/>
                <w:szCs w:val="24"/>
              </w:rPr>
              <w:t>Utilize the search function</w:t>
            </w:r>
          </w:p>
        </w:tc>
        <w:tc>
          <w:tcPr>
            <w:tcW w:w="6060" w:type="dxa"/>
            <w:tcMar>
              <w:left w:w="105" w:type="dxa"/>
              <w:right w:w="105" w:type="dxa"/>
            </w:tcMar>
          </w:tcPr>
          <w:p w14:paraId="6D0A2492" w14:textId="6EAE8299" w:rsidR="00CDC933" w:rsidRPr="00BC478C" w:rsidRDefault="00CDC933" w:rsidP="00CDC933">
            <w:pPr>
              <w:rPr>
                <w:sz w:val="24"/>
                <w:szCs w:val="24"/>
              </w:rPr>
            </w:pPr>
            <w:r w:rsidRPr="00BC478C">
              <w:rPr>
                <w:sz w:val="24"/>
                <w:szCs w:val="24"/>
              </w:rPr>
              <w:t>The ability to search photos, videos and audio for trigger words.</w:t>
            </w:r>
          </w:p>
        </w:tc>
      </w:tr>
      <w:tr w:rsidR="00CDC933" w:rsidRPr="00BC478C" w14:paraId="67877619" w14:textId="77777777" w:rsidTr="00CDC933">
        <w:trPr>
          <w:trHeight w:val="300"/>
        </w:trPr>
        <w:tc>
          <w:tcPr>
            <w:tcW w:w="3300" w:type="dxa"/>
            <w:tcMar>
              <w:left w:w="105" w:type="dxa"/>
              <w:right w:w="105" w:type="dxa"/>
            </w:tcMar>
          </w:tcPr>
          <w:p w14:paraId="36497153" w14:textId="0077FB31" w:rsidR="00CDC933" w:rsidRPr="00BC478C" w:rsidRDefault="00CDC933" w:rsidP="00CDC933">
            <w:pPr>
              <w:pStyle w:val="ListParagraph"/>
              <w:numPr>
                <w:ilvl w:val="0"/>
                <w:numId w:val="26"/>
              </w:numPr>
              <w:rPr>
                <w:b/>
                <w:bCs/>
                <w:sz w:val="24"/>
                <w:szCs w:val="24"/>
              </w:rPr>
            </w:pPr>
            <w:r w:rsidRPr="00BC478C">
              <w:rPr>
                <w:b/>
                <w:bCs/>
                <w:sz w:val="24"/>
                <w:szCs w:val="24"/>
              </w:rPr>
              <w:t>Accessing the recent questions/request</w:t>
            </w:r>
          </w:p>
        </w:tc>
        <w:tc>
          <w:tcPr>
            <w:tcW w:w="6060" w:type="dxa"/>
            <w:tcMar>
              <w:left w:w="105" w:type="dxa"/>
              <w:right w:w="105" w:type="dxa"/>
            </w:tcMar>
          </w:tcPr>
          <w:p w14:paraId="21721C42" w14:textId="1EC15F3F" w:rsidR="00CDC933" w:rsidRPr="00BC478C" w:rsidRDefault="00CDC933" w:rsidP="00CDC933">
            <w:pPr>
              <w:rPr>
                <w:sz w:val="24"/>
                <w:szCs w:val="24"/>
              </w:rPr>
            </w:pPr>
            <w:r w:rsidRPr="00BC478C">
              <w:rPr>
                <w:sz w:val="24"/>
                <w:szCs w:val="24"/>
              </w:rPr>
              <w:t>Display a list of previously asked questions/ requests.</w:t>
            </w:r>
          </w:p>
        </w:tc>
      </w:tr>
      <w:tr w:rsidR="00CDC933" w:rsidRPr="00BC478C" w14:paraId="35089191" w14:textId="77777777" w:rsidTr="00CDC933">
        <w:trPr>
          <w:trHeight w:val="300"/>
        </w:trPr>
        <w:tc>
          <w:tcPr>
            <w:tcW w:w="3300" w:type="dxa"/>
            <w:tcMar>
              <w:left w:w="105" w:type="dxa"/>
              <w:right w:w="105" w:type="dxa"/>
            </w:tcMar>
          </w:tcPr>
          <w:p w14:paraId="030D14D4" w14:textId="391C346C" w:rsidR="00CDC933" w:rsidRPr="00BC478C" w:rsidRDefault="00CDC933" w:rsidP="00CDC933">
            <w:pPr>
              <w:pStyle w:val="ListParagraph"/>
              <w:numPr>
                <w:ilvl w:val="0"/>
                <w:numId w:val="26"/>
              </w:numPr>
              <w:rPr>
                <w:b/>
                <w:bCs/>
                <w:sz w:val="24"/>
                <w:szCs w:val="24"/>
              </w:rPr>
            </w:pPr>
            <w:r w:rsidRPr="00BC478C">
              <w:rPr>
                <w:b/>
                <w:bCs/>
                <w:sz w:val="24"/>
                <w:szCs w:val="24"/>
              </w:rPr>
              <w:t>View menu list</w:t>
            </w:r>
          </w:p>
        </w:tc>
        <w:tc>
          <w:tcPr>
            <w:tcW w:w="6060" w:type="dxa"/>
            <w:tcMar>
              <w:left w:w="105" w:type="dxa"/>
              <w:right w:w="105" w:type="dxa"/>
            </w:tcMar>
          </w:tcPr>
          <w:p w14:paraId="1C9FE8ED" w14:textId="16D0C13C" w:rsidR="00CDC933" w:rsidRPr="00BC478C" w:rsidRDefault="00CDC933" w:rsidP="00CDC933">
            <w:pPr>
              <w:rPr>
                <w:sz w:val="24"/>
                <w:szCs w:val="24"/>
              </w:rPr>
            </w:pPr>
            <w:r w:rsidRPr="00BC478C">
              <w:rPr>
                <w:sz w:val="24"/>
                <w:szCs w:val="24"/>
              </w:rPr>
              <w:t>Display a drop-down menu containing the application features.</w:t>
            </w:r>
          </w:p>
        </w:tc>
      </w:tr>
      <w:tr w:rsidR="22BE91FE" w:rsidRPr="00BC478C" w14:paraId="5647E9B0" w14:textId="77777777" w:rsidTr="22BE91FE">
        <w:trPr>
          <w:trHeight w:val="300"/>
          <w:ins w:id="890" w:author="Malachi Jamison" w:date="2023-09-23T00:44:00Z"/>
        </w:trPr>
        <w:tc>
          <w:tcPr>
            <w:tcW w:w="3300" w:type="dxa"/>
            <w:tcMar>
              <w:left w:w="105" w:type="dxa"/>
              <w:right w:w="105" w:type="dxa"/>
            </w:tcMar>
          </w:tcPr>
          <w:p w14:paraId="1AD3266A" w14:textId="7DD870A5" w:rsidR="4CA169BE" w:rsidRPr="00BC478C" w:rsidRDefault="4CA169BE" w:rsidP="22BE91FE">
            <w:pPr>
              <w:pStyle w:val="ListParagraph"/>
              <w:numPr>
                <w:ilvl w:val="0"/>
                <w:numId w:val="26"/>
              </w:numPr>
              <w:rPr>
                <w:b/>
                <w:bCs/>
                <w:sz w:val="24"/>
                <w:szCs w:val="24"/>
              </w:rPr>
            </w:pPr>
            <w:r w:rsidRPr="00BC478C">
              <w:rPr>
                <w:b/>
                <w:bCs/>
                <w:sz w:val="24"/>
                <w:szCs w:val="24"/>
              </w:rPr>
              <w:t>Access the user login credential</w:t>
            </w:r>
          </w:p>
        </w:tc>
        <w:tc>
          <w:tcPr>
            <w:tcW w:w="6060" w:type="dxa"/>
            <w:tcMar>
              <w:left w:w="105" w:type="dxa"/>
              <w:right w:w="105" w:type="dxa"/>
            </w:tcMar>
          </w:tcPr>
          <w:p w14:paraId="441D46AE" w14:textId="675F73E9" w:rsidR="4CA169BE" w:rsidRPr="00BC478C" w:rsidRDefault="4CA169BE" w:rsidP="22BE91FE">
            <w:pPr>
              <w:rPr>
                <w:sz w:val="24"/>
                <w:szCs w:val="24"/>
              </w:rPr>
            </w:pPr>
            <w:r w:rsidRPr="00BC478C">
              <w:rPr>
                <w:sz w:val="24"/>
                <w:szCs w:val="24"/>
              </w:rPr>
              <w:t>Display the first user interface screen, allowing users to login or to create an account</w:t>
            </w:r>
            <w:r w:rsidR="450EC6EA" w:rsidRPr="00BC478C">
              <w:rPr>
                <w:sz w:val="24"/>
                <w:szCs w:val="24"/>
              </w:rPr>
              <w:t>.</w:t>
            </w:r>
          </w:p>
        </w:tc>
      </w:tr>
      <w:tr w:rsidR="22BE91FE" w:rsidRPr="00BC478C" w14:paraId="1F815E7E" w14:textId="77777777" w:rsidTr="22BE91FE">
        <w:trPr>
          <w:trHeight w:val="300"/>
          <w:ins w:id="891" w:author="Malachi Jamison" w:date="2023-09-23T00:44:00Z"/>
        </w:trPr>
        <w:tc>
          <w:tcPr>
            <w:tcW w:w="3300" w:type="dxa"/>
            <w:tcMar>
              <w:left w:w="105" w:type="dxa"/>
              <w:right w:w="105" w:type="dxa"/>
            </w:tcMar>
          </w:tcPr>
          <w:p w14:paraId="08F0BB9E" w14:textId="09515CA1" w:rsidR="6B33B5D4" w:rsidRPr="00BC478C" w:rsidRDefault="6B33B5D4" w:rsidP="22BE91FE">
            <w:pPr>
              <w:pStyle w:val="ListParagraph"/>
              <w:numPr>
                <w:ilvl w:val="0"/>
                <w:numId w:val="26"/>
              </w:numPr>
              <w:rPr>
                <w:b/>
                <w:bCs/>
                <w:sz w:val="24"/>
                <w:szCs w:val="24"/>
              </w:rPr>
            </w:pPr>
            <w:r w:rsidRPr="00BC478C">
              <w:rPr>
                <w:b/>
                <w:bCs/>
                <w:sz w:val="24"/>
                <w:szCs w:val="24"/>
              </w:rPr>
              <w:t>User registration application</w:t>
            </w:r>
          </w:p>
        </w:tc>
        <w:tc>
          <w:tcPr>
            <w:tcW w:w="6060" w:type="dxa"/>
            <w:tcMar>
              <w:left w:w="105" w:type="dxa"/>
              <w:right w:w="105" w:type="dxa"/>
            </w:tcMar>
          </w:tcPr>
          <w:p w14:paraId="7D7BC27B" w14:textId="5FC62809" w:rsidR="4CA169BE" w:rsidRPr="00BC478C" w:rsidRDefault="4CA169BE" w:rsidP="22BE91FE">
            <w:pPr>
              <w:rPr>
                <w:sz w:val="24"/>
                <w:szCs w:val="24"/>
              </w:rPr>
            </w:pPr>
            <w:r w:rsidRPr="00BC478C">
              <w:rPr>
                <w:sz w:val="24"/>
                <w:szCs w:val="24"/>
              </w:rPr>
              <w:t>The process of creating a new account.</w:t>
            </w:r>
          </w:p>
        </w:tc>
      </w:tr>
      <w:tr w:rsidR="22BE91FE" w:rsidRPr="00BC478C" w14:paraId="6871ADB4" w14:textId="77777777" w:rsidTr="22BE91FE">
        <w:trPr>
          <w:trHeight w:val="300"/>
          <w:ins w:id="892" w:author="Malachi Jamison" w:date="2023-09-23T00:48:00Z"/>
        </w:trPr>
        <w:tc>
          <w:tcPr>
            <w:tcW w:w="3300" w:type="dxa"/>
            <w:tcMar>
              <w:left w:w="105" w:type="dxa"/>
              <w:right w:w="105" w:type="dxa"/>
            </w:tcMar>
          </w:tcPr>
          <w:p w14:paraId="295B7DC8" w14:textId="550B3D6B" w:rsidR="4CA169BE" w:rsidRPr="00BC478C" w:rsidRDefault="4CA169BE" w:rsidP="22BE91FE">
            <w:pPr>
              <w:pStyle w:val="ListParagraph"/>
              <w:numPr>
                <w:ilvl w:val="0"/>
                <w:numId w:val="26"/>
              </w:numPr>
              <w:rPr>
                <w:b/>
                <w:bCs/>
                <w:sz w:val="24"/>
                <w:szCs w:val="24"/>
              </w:rPr>
            </w:pPr>
            <w:r w:rsidRPr="00BC478C">
              <w:rPr>
                <w:b/>
                <w:bCs/>
                <w:sz w:val="24"/>
                <w:szCs w:val="24"/>
              </w:rPr>
              <w:t xml:space="preserve"> View or modified the user’s profile</w:t>
            </w:r>
          </w:p>
        </w:tc>
        <w:tc>
          <w:tcPr>
            <w:tcW w:w="6060" w:type="dxa"/>
            <w:tcMar>
              <w:left w:w="105" w:type="dxa"/>
              <w:right w:w="105" w:type="dxa"/>
            </w:tcMar>
          </w:tcPr>
          <w:p w14:paraId="21283AEE" w14:textId="62F5C40B" w:rsidR="4CA169BE" w:rsidRPr="00BC478C" w:rsidRDefault="4CA169BE" w:rsidP="22BE91FE">
            <w:pPr>
              <w:rPr>
                <w:sz w:val="24"/>
                <w:szCs w:val="24"/>
              </w:rPr>
            </w:pPr>
            <w:r w:rsidRPr="00BC478C">
              <w:rPr>
                <w:color w:val="161719"/>
              </w:rPr>
              <w:t>Allowing users to view or easily edit their personal information.</w:t>
            </w:r>
          </w:p>
        </w:tc>
      </w:tr>
      <w:tr w:rsidR="22BE91FE" w:rsidRPr="00BC478C" w14:paraId="25110099" w14:textId="77777777" w:rsidTr="22BE91FE">
        <w:trPr>
          <w:trHeight w:val="300"/>
          <w:ins w:id="893" w:author="Malachi Jamison" w:date="2023-09-23T00:46:00Z"/>
        </w:trPr>
        <w:tc>
          <w:tcPr>
            <w:tcW w:w="3300" w:type="dxa"/>
            <w:tcMar>
              <w:left w:w="105" w:type="dxa"/>
              <w:right w:w="105" w:type="dxa"/>
            </w:tcMar>
          </w:tcPr>
          <w:p w14:paraId="73FEE959" w14:textId="5FF77053" w:rsidR="4CA169BE" w:rsidRPr="00BC478C" w:rsidRDefault="4CA169BE" w:rsidP="22BE91FE">
            <w:pPr>
              <w:pStyle w:val="ListParagraph"/>
              <w:numPr>
                <w:ilvl w:val="0"/>
                <w:numId w:val="26"/>
              </w:numPr>
              <w:rPr>
                <w:b/>
                <w:bCs/>
                <w:sz w:val="24"/>
                <w:szCs w:val="24"/>
              </w:rPr>
            </w:pPr>
            <w:r w:rsidRPr="00BC478C">
              <w:rPr>
                <w:b/>
                <w:bCs/>
                <w:sz w:val="24"/>
                <w:szCs w:val="24"/>
              </w:rPr>
              <w:t>Utilize the guided tour</w:t>
            </w:r>
          </w:p>
        </w:tc>
        <w:tc>
          <w:tcPr>
            <w:tcW w:w="6060" w:type="dxa"/>
            <w:tcMar>
              <w:left w:w="105" w:type="dxa"/>
              <w:right w:w="105" w:type="dxa"/>
            </w:tcMar>
          </w:tcPr>
          <w:p w14:paraId="111271F8" w14:textId="6592FD6A" w:rsidR="4CA169BE" w:rsidRPr="00BC478C" w:rsidRDefault="4CA169BE" w:rsidP="22BE91FE">
            <w:pPr>
              <w:rPr>
                <w:sz w:val="24"/>
                <w:szCs w:val="24"/>
              </w:rPr>
            </w:pPr>
            <w:r w:rsidRPr="00BC478C">
              <w:rPr>
                <w:sz w:val="24"/>
                <w:szCs w:val="24"/>
              </w:rPr>
              <w:t xml:space="preserve">Display </w:t>
            </w:r>
            <w:r w:rsidRPr="00BC478C">
              <w:rPr>
                <w:color w:val="161719"/>
                <w:sz w:val="24"/>
                <w:szCs w:val="24"/>
              </w:rPr>
              <w:t>step-by-step instructions and visual aids.</w:t>
            </w:r>
          </w:p>
        </w:tc>
      </w:tr>
    </w:tbl>
    <w:p w14:paraId="365BB7C3" w14:textId="5A8EF05C" w:rsidR="5439F801" w:rsidRPr="00BC478C" w:rsidRDefault="00B54628">
      <w:pPr>
        <w:pStyle w:val="Caption"/>
        <w:jc w:val="center"/>
        <w:rPr>
          <w:b/>
          <w:bCs/>
          <w:color w:val="000000" w:themeColor="text1"/>
          <w:sz w:val="24"/>
          <w:szCs w:val="24"/>
          <w:rPrChange w:id="894" w:author="Zachary Cappella" w:date="2023-09-30T10:50:00Z">
            <w:rPr>
              <w:b/>
              <w:bCs/>
              <w:sz w:val="24"/>
              <w:szCs w:val="24"/>
            </w:rPr>
          </w:rPrChange>
        </w:rPr>
        <w:pPrChange w:id="895" w:author="Zachary Cappella" w:date="2023-09-30T10:16:00Z">
          <w:pPr/>
        </w:pPrChange>
      </w:pPr>
      <w:bookmarkStart w:id="896" w:name="_Toc146962672"/>
      <w:ins w:id="897" w:author="Zachary Cappella" w:date="2023-09-30T10:15:00Z">
        <w:r w:rsidRPr="00BC478C">
          <w:rPr>
            <w:i w:val="0"/>
            <w:iCs w:val="0"/>
            <w:color w:val="000000" w:themeColor="text1"/>
            <w:rPrChange w:id="898" w:author="Zachary Cappella" w:date="2023-09-30T10:50:00Z">
              <w:rPr/>
            </w:rPrChange>
          </w:rPr>
          <w:t xml:space="preserve">Table </w:t>
        </w:r>
        <w:r w:rsidRPr="00BC478C">
          <w:rPr>
            <w:i w:val="0"/>
            <w:iCs w:val="0"/>
            <w:color w:val="000000" w:themeColor="text1"/>
            <w:rPrChange w:id="899" w:author="Zachary Cappella" w:date="2023-09-30T10:50:00Z">
              <w:rPr/>
            </w:rPrChange>
          </w:rPr>
          <w:fldChar w:fldCharType="begin"/>
        </w:r>
        <w:r w:rsidRPr="00BC478C">
          <w:rPr>
            <w:i w:val="0"/>
            <w:iCs w:val="0"/>
            <w:color w:val="000000" w:themeColor="text1"/>
            <w:rPrChange w:id="900" w:author="Zachary Cappella" w:date="2023-09-30T10:50:00Z">
              <w:rPr/>
            </w:rPrChange>
          </w:rPr>
          <w:instrText xml:space="preserve"> SEQ Table \* ARABIC </w:instrText>
        </w:r>
      </w:ins>
      <w:r w:rsidRPr="00BC478C">
        <w:rPr>
          <w:i w:val="0"/>
          <w:iCs w:val="0"/>
          <w:color w:val="000000" w:themeColor="text1"/>
          <w:rPrChange w:id="901" w:author="Zachary Cappella" w:date="2023-09-30T10:50:00Z">
            <w:rPr/>
          </w:rPrChange>
        </w:rPr>
        <w:fldChar w:fldCharType="separate"/>
      </w:r>
      <w:ins w:id="902" w:author="Zachary Cappella" w:date="2023-09-30T10:36:00Z">
        <w:r w:rsidR="00F96A1C" w:rsidRPr="00BC478C">
          <w:rPr>
            <w:i w:val="0"/>
            <w:iCs w:val="0"/>
            <w:noProof/>
            <w:color w:val="000000" w:themeColor="text1"/>
            <w:rPrChange w:id="903" w:author="Zachary Cappella" w:date="2023-09-30T10:50:00Z">
              <w:rPr>
                <w:i/>
                <w:iCs/>
                <w:noProof/>
                <w:color w:val="000000" w:themeColor="text1"/>
              </w:rPr>
            </w:rPrChange>
          </w:rPr>
          <w:t>3</w:t>
        </w:r>
      </w:ins>
      <w:ins w:id="904" w:author="Zachary Cappella" w:date="2023-09-30T10:15:00Z">
        <w:r w:rsidRPr="00BC478C">
          <w:rPr>
            <w:i w:val="0"/>
            <w:iCs w:val="0"/>
            <w:color w:val="000000" w:themeColor="text1"/>
            <w:rPrChange w:id="905" w:author="Zachary Cappella" w:date="2023-09-30T10:50:00Z">
              <w:rPr/>
            </w:rPrChange>
          </w:rPr>
          <w:fldChar w:fldCharType="end"/>
        </w:r>
        <w:r w:rsidRPr="00BC478C">
          <w:rPr>
            <w:i w:val="0"/>
            <w:iCs w:val="0"/>
            <w:color w:val="000000" w:themeColor="text1"/>
            <w:rPrChange w:id="906" w:author="Zachary Cappella" w:date="2023-09-30T10:50:00Z">
              <w:rPr/>
            </w:rPrChange>
          </w:rPr>
          <w:t>: Use-Case Model Survey</w:t>
        </w:r>
      </w:ins>
      <w:bookmarkEnd w:id="896"/>
    </w:p>
    <w:p w14:paraId="4B1E7FCF" w14:textId="572AEFD9" w:rsidR="2B0C6165" w:rsidRPr="00BC478C" w:rsidRDefault="102E3549" w:rsidP="0043106B">
      <w:pPr>
        <w:pStyle w:val="Heading2"/>
        <w:rPr>
          <w:rFonts w:ascii="Times New Roman" w:hAnsi="Times New Roman" w:cs="Times New Roman"/>
          <w:b/>
          <w:bCs/>
          <w:color w:val="auto"/>
        </w:rPr>
      </w:pPr>
      <w:r w:rsidRPr="00BC478C">
        <w:rPr>
          <w:rFonts w:ascii="Times New Roman" w:eastAsia="Times New Roman" w:hAnsi="Times New Roman" w:cs="Times New Roman"/>
          <w:b/>
          <w:bCs/>
          <w:color w:val="auto"/>
        </w:rPr>
        <w:t xml:space="preserve">      </w:t>
      </w:r>
      <w:bookmarkStart w:id="907" w:name="_Toc146963432"/>
      <w:r w:rsidRPr="00BC478C">
        <w:rPr>
          <w:rFonts w:ascii="Times New Roman" w:eastAsia="Times New Roman" w:hAnsi="Times New Roman" w:cs="Times New Roman"/>
          <w:b/>
          <w:bCs/>
          <w:color w:val="auto"/>
        </w:rPr>
        <w:t>2.2. Use-</w:t>
      </w:r>
      <w:r w:rsidR="27A618F6" w:rsidRPr="00BC478C">
        <w:rPr>
          <w:rFonts w:ascii="Times New Roman" w:eastAsia="Times New Roman" w:hAnsi="Times New Roman" w:cs="Times New Roman"/>
          <w:b/>
          <w:bCs/>
          <w:color w:val="auto"/>
        </w:rPr>
        <w:t>Case Diagram</w:t>
      </w:r>
      <w:bookmarkEnd w:id="907"/>
    </w:p>
    <w:p w14:paraId="1D3DDC7D" w14:textId="200D5878" w:rsidR="1D905F8F" w:rsidRPr="00BC478C" w:rsidRDefault="1D905F8F" w:rsidP="7FFFA281">
      <w:pPr>
        <w:ind w:firstLine="720"/>
        <w:rPr>
          <w:sz w:val="24"/>
          <w:szCs w:val="24"/>
        </w:rPr>
      </w:pPr>
      <w:r w:rsidRPr="00BC478C">
        <w:rPr>
          <w:sz w:val="24"/>
          <w:szCs w:val="24"/>
        </w:rPr>
        <w:t>A use case diagram is a type of behavioral diagram in Unified Modeling Language (UML) that represents the interactions between actors and a system. It is used to visually represent the various ways that users interact with a system. The diagram consists of actors, use cases, and the relationships between them.  The relationships between actors and use cases show how the actors interact with the system to achieve their goals.</w:t>
      </w:r>
      <w:r w:rsidR="5812CBD9" w:rsidRPr="00BC478C">
        <w:rPr>
          <w:sz w:val="24"/>
          <w:szCs w:val="24"/>
        </w:rPr>
        <w:t xml:space="preserve"> </w:t>
      </w:r>
    </w:p>
    <w:p w14:paraId="3B06DE6A" w14:textId="09F6BC65" w:rsidR="7FFFA281" w:rsidRPr="00BC478C" w:rsidRDefault="7FFFA281" w:rsidP="7FFFA281">
      <w:pPr>
        <w:rPr>
          <w:sz w:val="24"/>
          <w:szCs w:val="24"/>
        </w:rPr>
      </w:pPr>
    </w:p>
    <w:p w14:paraId="2D6EDCE6" w14:textId="069E5615" w:rsidR="3429C746" w:rsidRPr="00BC478C" w:rsidRDefault="3429C746" w:rsidP="7FFFA281">
      <w:pPr>
        <w:rPr>
          <w:sz w:val="24"/>
          <w:szCs w:val="24"/>
        </w:rPr>
      </w:pPr>
      <w:r w:rsidRPr="00BC478C">
        <w:rPr>
          <w:sz w:val="24"/>
          <w:szCs w:val="24"/>
        </w:rPr>
        <w:t>T</w:t>
      </w:r>
      <w:r w:rsidR="5812CBD9" w:rsidRPr="00BC478C">
        <w:rPr>
          <w:sz w:val="24"/>
          <w:szCs w:val="24"/>
        </w:rPr>
        <w:t xml:space="preserve">he UML diagram shows the relationship between the actor and the CogniOpen application. </w:t>
      </w:r>
    </w:p>
    <w:p w14:paraId="6245FC5B" w14:textId="22C4032A" w:rsidR="5812CBD9" w:rsidRPr="00BC478C" w:rsidRDefault="5812CBD9" w:rsidP="7FFFA281">
      <w:pPr>
        <w:jc w:val="center"/>
      </w:pPr>
      <w:r w:rsidRPr="00BC478C">
        <w:rPr>
          <w:noProof/>
        </w:rPr>
        <w:lastRenderedPageBreak/>
        <w:drawing>
          <wp:inline distT="0" distB="0" distL="0" distR="0" wp14:anchorId="61FD3648" wp14:editId="0CA136E9">
            <wp:extent cx="4495562" cy="5314950"/>
            <wp:effectExtent l="0" t="0" r="0" b="0"/>
            <wp:docPr id="286145904" name="Picture 286145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495562" cy="5314950"/>
                    </a:xfrm>
                    <a:prstGeom prst="rect">
                      <a:avLst/>
                    </a:prstGeom>
                  </pic:spPr>
                </pic:pic>
              </a:graphicData>
            </a:graphic>
          </wp:inline>
        </w:drawing>
      </w:r>
    </w:p>
    <w:p w14:paraId="71AC117F" w14:textId="22C1F3BB" w:rsidR="5439F801" w:rsidRPr="00BC478C" w:rsidRDefault="0048596D">
      <w:pPr>
        <w:pStyle w:val="Caption"/>
        <w:jc w:val="center"/>
        <w:rPr>
          <w:b/>
          <w:bCs/>
          <w:color w:val="000000" w:themeColor="text1"/>
          <w:sz w:val="24"/>
          <w:szCs w:val="24"/>
          <w:rPrChange w:id="908" w:author="Zachary Cappella" w:date="2023-09-30T10:50:00Z">
            <w:rPr>
              <w:b/>
              <w:bCs/>
              <w:sz w:val="24"/>
              <w:szCs w:val="24"/>
            </w:rPr>
          </w:rPrChange>
        </w:rPr>
        <w:pPrChange w:id="909" w:author="Zachary Cappella" w:date="2023-09-30T10:40:00Z">
          <w:pPr/>
        </w:pPrChange>
      </w:pPr>
      <w:bookmarkStart w:id="910" w:name="_Toc146963081"/>
      <w:ins w:id="911" w:author="Zachary Cappella" w:date="2023-09-30T10:39:00Z">
        <w:r w:rsidRPr="00BC478C">
          <w:rPr>
            <w:i w:val="0"/>
            <w:iCs w:val="0"/>
            <w:color w:val="000000" w:themeColor="text1"/>
            <w:rPrChange w:id="912" w:author="Zachary Cappella" w:date="2023-09-30T10:50:00Z">
              <w:rPr/>
            </w:rPrChange>
          </w:rPr>
          <w:t xml:space="preserve">Figure </w:t>
        </w:r>
        <w:r w:rsidRPr="00BC478C">
          <w:rPr>
            <w:i w:val="0"/>
            <w:iCs w:val="0"/>
            <w:color w:val="000000" w:themeColor="text1"/>
            <w:rPrChange w:id="913" w:author="Zachary Cappella" w:date="2023-09-30T10:50:00Z">
              <w:rPr/>
            </w:rPrChange>
          </w:rPr>
          <w:fldChar w:fldCharType="begin"/>
        </w:r>
        <w:r w:rsidRPr="00BC478C">
          <w:rPr>
            <w:i w:val="0"/>
            <w:iCs w:val="0"/>
            <w:color w:val="000000" w:themeColor="text1"/>
            <w:rPrChange w:id="914" w:author="Zachary Cappella" w:date="2023-09-30T10:50:00Z">
              <w:rPr/>
            </w:rPrChange>
          </w:rPr>
          <w:instrText xml:space="preserve"> SEQ Figure \* ARABIC </w:instrText>
        </w:r>
      </w:ins>
      <w:r w:rsidRPr="00BC478C">
        <w:rPr>
          <w:i w:val="0"/>
          <w:iCs w:val="0"/>
          <w:color w:val="000000" w:themeColor="text1"/>
          <w:rPrChange w:id="915" w:author="Zachary Cappella" w:date="2023-09-30T10:50:00Z">
            <w:rPr/>
          </w:rPrChange>
        </w:rPr>
        <w:fldChar w:fldCharType="separate"/>
      </w:r>
      <w:ins w:id="916" w:author="Zachary Cappella" w:date="2023-09-30T10:43:00Z">
        <w:r w:rsidRPr="00BC478C">
          <w:rPr>
            <w:i w:val="0"/>
            <w:iCs w:val="0"/>
            <w:noProof/>
            <w:color w:val="000000" w:themeColor="text1"/>
            <w:rPrChange w:id="917" w:author="Zachary Cappella" w:date="2023-09-30T10:50:00Z">
              <w:rPr>
                <w:i/>
                <w:iCs/>
                <w:noProof/>
                <w:color w:val="000000" w:themeColor="text1"/>
              </w:rPr>
            </w:rPrChange>
          </w:rPr>
          <w:t>1</w:t>
        </w:r>
      </w:ins>
      <w:ins w:id="918" w:author="Zachary Cappella" w:date="2023-09-30T10:39:00Z">
        <w:r w:rsidRPr="00BC478C">
          <w:rPr>
            <w:i w:val="0"/>
            <w:iCs w:val="0"/>
            <w:color w:val="000000" w:themeColor="text1"/>
            <w:rPrChange w:id="919" w:author="Zachary Cappella" w:date="2023-09-30T10:50:00Z">
              <w:rPr/>
            </w:rPrChange>
          </w:rPr>
          <w:fldChar w:fldCharType="end"/>
        </w:r>
        <w:r w:rsidRPr="00BC478C">
          <w:rPr>
            <w:i w:val="0"/>
            <w:iCs w:val="0"/>
            <w:color w:val="000000" w:themeColor="text1"/>
            <w:rPrChange w:id="920" w:author="Zachary Cappella" w:date="2023-09-30T10:50:00Z">
              <w:rPr/>
            </w:rPrChange>
          </w:rPr>
          <w:t>: CogniOpen UML Diagram</w:t>
        </w:r>
      </w:ins>
      <w:bookmarkEnd w:id="910"/>
    </w:p>
    <w:p w14:paraId="68D44C85" w14:textId="0EE21C05" w:rsidR="5439F801" w:rsidRPr="00BC478C" w:rsidRDefault="5439F801" w:rsidP="5439F801">
      <w:pPr>
        <w:rPr>
          <w:b/>
          <w:bCs/>
          <w:sz w:val="24"/>
          <w:szCs w:val="24"/>
        </w:rPr>
      </w:pPr>
    </w:p>
    <w:p w14:paraId="1717662F" w14:textId="63B6BEF8" w:rsidR="3F6C8233" w:rsidRPr="00BC478C" w:rsidRDefault="3F6C8233" w:rsidP="0043106B">
      <w:pPr>
        <w:pStyle w:val="Heading2"/>
        <w:rPr>
          <w:rFonts w:ascii="Times New Roman" w:hAnsi="Times New Roman" w:cs="Times New Roman"/>
          <w:b/>
          <w:bCs/>
          <w:color w:val="auto"/>
        </w:rPr>
      </w:pPr>
      <w:r w:rsidRPr="00BC478C">
        <w:rPr>
          <w:rFonts w:ascii="Times New Roman" w:eastAsia="Times New Roman" w:hAnsi="Times New Roman" w:cs="Times New Roman"/>
        </w:rPr>
        <w:t xml:space="preserve">      </w:t>
      </w:r>
      <w:bookmarkStart w:id="921" w:name="_Toc146963433"/>
      <w:r w:rsidRPr="00BC478C">
        <w:rPr>
          <w:rFonts w:ascii="Times New Roman" w:eastAsia="Times New Roman" w:hAnsi="Times New Roman" w:cs="Times New Roman"/>
          <w:b/>
          <w:bCs/>
          <w:color w:val="auto"/>
        </w:rPr>
        <w:t>2.3 Assumptions and Dependencies</w:t>
      </w:r>
      <w:bookmarkEnd w:id="921"/>
    </w:p>
    <w:p w14:paraId="4B0E8681" w14:textId="225B0F46" w:rsidR="00CDC933" w:rsidRPr="00BC478C" w:rsidRDefault="00CDC933" w:rsidP="00CDC933">
      <w:pPr>
        <w:rPr>
          <w:b/>
          <w:bCs/>
          <w:sz w:val="24"/>
          <w:szCs w:val="24"/>
        </w:rPr>
      </w:pPr>
    </w:p>
    <w:p w14:paraId="1CDF5A5F" w14:textId="111738D1" w:rsidR="338F0000" w:rsidRPr="00BC478C" w:rsidRDefault="338F0000" w:rsidP="00CDC933">
      <w:pPr>
        <w:pStyle w:val="ListParagraph"/>
        <w:numPr>
          <w:ilvl w:val="0"/>
          <w:numId w:val="14"/>
        </w:numPr>
        <w:rPr>
          <w:sz w:val="24"/>
          <w:szCs w:val="24"/>
        </w:rPr>
      </w:pPr>
      <w:r w:rsidRPr="00BC478C">
        <w:rPr>
          <w:sz w:val="24"/>
          <w:szCs w:val="24"/>
        </w:rPr>
        <w:t xml:space="preserve">The </w:t>
      </w:r>
      <w:r w:rsidR="1AE22543" w:rsidRPr="00BC478C">
        <w:rPr>
          <w:sz w:val="24"/>
          <w:szCs w:val="24"/>
        </w:rPr>
        <w:t>application must be user-friendly since each may feel like the user’s first time seeing the application</w:t>
      </w:r>
    </w:p>
    <w:p w14:paraId="72D2120F" w14:textId="1723562C" w:rsidR="703A51BD" w:rsidRPr="00BC478C" w:rsidRDefault="703A51BD" w:rsidP="00CDC933">
      <w:pPr>
        <w:pStyle w:val="ListParagraph"/>
        <w:numPr>
          <w:ilvl w:val="0"/>
          <w:numId w:val="14"/>
        </w:numPr>
        <w:rPr>
          <w:sz w:val="24"/>
          <w:szCs w:val="24"/>
        </w:rPr>
      </w:pPr>
      <w:r w:rsidRPr="00BC478C">
        <w:rPr>
          <w:sz w:val="24"/>
          <w:szCs w:val="24"/>
        </w:rPr>
        <w:t>The application will utilize ChatGPT</w:t>
      </w:r>
    </w:p>
    <w:p w14:paraId="3CB4F8CF" w14:textId="36257BC7" w:rsidR="703A51BD" w:rsidRPr="00BC478C" w:rsidRDefault="703A51BD" w:rsidP="00CDC933">
      <w:pPr>
        <w:pStyle w:val="ListParagraph"/>
        <w:numPr>
          <w:ilvl w:val="0"/>
          <w:numId w:val="14"/>
        </w:numPr>
        <w:rPr>
          <w:sz w:val="24"/>
          <w:szCs w:val="24"/>
        </w:rPr>
      </w:pPr>
      <w:r w:rsidRPr="00BC478C">
        <w:rPr>
          <w:sz w:val="24"/>
          <w:szCs w:val="24"/>
        </w:rPr>
        <w:t>The application will be developed in Flutter and Dart</w:t>
      </w:r>
    </w:p>
    <w:p w14:paraId="5937D265" w14:textId="49F4A538" w:rsidR="703A51BD" w:rsidRPr="00BC478C" w:rsidRDefault="703A51BD" w:rsidP="00CDC933">
      <w:pPr>
        <w:pStyle w:val="ListParagraph"/>
        <w:numPr>
          <w:ilvl w:val="0"/>
          <w:numId w:val="14"/>
        </w:numPr>
        <w:rPr>
          <w:sz w:val="24"/>
          <w:szCs w:val="24"/>
        </w:rPr>
      </w:pPr>
      <w:r w:rsidRPr="00BC478C">
        <w:rPr>
          <w:sz w:val="24"/>
          <w:szCs w:val="24"/>
        </w:rPr>
        <w:t>The application will utilize the mobile devices camera to capture images and videos</w:t>
      </w:r>
    </w:p>
    <w:p w14:paraId="48072AEF" w14:textId="283DAFCA" w:rsidR="703A51BD" w:rsidRPr="00BC478C" w:rsidRDefault="703A51BD" w:rsidP="00CDC933">
      <w:pPr>
        <w:pStyle w:val="ListParagraph"/>
        <w:numPr>
          <w:ilvl w:val="0"/>
          <w:numId w:val="14"/>
        </w:numPr>
        <w:rPr>
          <w:sz w:val="24"/>
          <w:szCs w:val="24"/>
        </w:rPr>
      </w:pPr>
      <w:r w:rsidRPr="00BC478C">
        <w:rPr>
          <w:sz w:val="24"/>
          <w:szCs w:val="24"/>
        </w:rPr>
        <w:t>The application will utilize the mobile devices microphone to record audio</w:t>
      </w:r>
    </w:p>
    <w:p w14:paraId="5AB19C3F" w14:textId="3411A6B8" w:rsidR="7272D3A7" w:rsidRPr="00BC478C" w:rsidRDefault="7272D3A7" w:rsidP="00CDC933">
      <w:pPr>
        <w:pStyle w:val="ListParagraph"/>
        <w:numPr>
          <w:ilvl w:val="0"/>
          <w:numId w:val="14"/>
        </w:numPr>
        <w:rPr>
          <w:sz w:val="24"/>
          <w:szCs w:val="24"/>
        </w:rPr>
      </w:pPr>
      <w:r w:rsidRPr="00BC478C">
        <w:rPr>
          <w:sz w:val="24"/>
          <w:szCs w:val="24"/>
        </w:rPr>
        <w:t>The application requires a network connection</w:t>
      </w:r>
    </w:p>
    <w:p w14:paraId="11253979" w14:textId="24870CCA" w:rsidR="7FFFA281" w:rsidRPr="00BC478C" w:rsidRDefault="7FFFA281" w:rsidP="7FFFA281">
      <w:pPr>
        <w:rPr>
          <w:b/>
          <w:bCs/>
          <w:sz w:val="24"/>
          <w:szCs w:val="24"/>
        </w:rPr>
      </w:pPr>
    </w:p>
    <w:p w14:paraId="48F3BF83" w14:textId="5F4B43F9" w:rsidR="5439F801" w:rsidRPr="00BC478C" w:rsidRDefault="5439F801" w:rsidP="5439F801">
      <w:pPr>
        <w:rPr>
          <w:b/>
          <w:bCs/>
          <w:sz w:val="24"/>
          <w:szCs w:val="24"/>
        </w:rPr>
      </w:pPr>
    </w:p>
    <w:p w14:paraId="2DE55AD7" w14:textId="77777777" w:rsidR="007B7E9F" w:rsidRPr="00BC478C" w:rsidRDefault="007B7E9F" w:rsidP="5439F801">
      <w:pPr>
        <w:rPr>
          <w:b/>
          <w:bCs/>
          <w:sz w:val="24"/>
          <w:szCs w:val="24"/>
        </w:rPr>
      </w:pPr>
    </w:p>
    <w:p w14:paraId="2B2F0886" w14:textId="77777777" w:rsidR="007B7E9F" w:rsidRPr="00BC478C" w:rsidRDefault="007B7E9F" w:rsidP="5439F801">
      <w:pPr>
        <w:rPr>
          <w:b/>
          <w:bCs/>
          <w:sz w:val="24"/>
          <w:szCs w:val="24"/>
        </w:rPr>
      </w:pPr>
    </w:p>
    <w:p w14:paraId="43FCA054" w14:textId="77777777" w:rsidR="007B7E9F" w:rsidRPr="00BC478C" w:rsidRDefault="007B7E9F" w:rsidP="5439F801">
      <w:pPr>
        <w:rPr>
          <w:b/>
          <w:bCs/>
          <w:sz w:val="24"/>
          <w:szCs w:val="24"/>
        </w:rPr>
      </w:pPr>
    </w:p>
    <w:p w14:paraId="5883CD92" w14:textId="70A55FAB" w:rsidR="5439F801" w:rsidRPr="00BC478C" w:rsidRDefault="27A618F6" w:rsidP="7FFFA281">
      <w:pPr>
        <w:pStyle w:val="Heading1"/>
        <w:numPr>
          <w:ilvl w:val="0"/>
          <w:numId w:val="43"/>
        </w:numPr>
        <w:rPr>
          <w:sz w:val="28"/>
          <w:szCs w:val="28"/>
        </w:rPr>
      </w:pPr>
      <w:bookmarkStart w:id="922" w:name="_Toc146963434"/>
      <w:r w:rsidRPr="00BC478C">
        <w:rPr>
          <w:sz w:val="28"/>
          <w:szCs w:val="28"/>
        </w:rPr>
        <w:t>Specific Requirements</w:t>
      </w:r>
      <w:bookmarkEnd w:id="922"/>
    </w:p>
    <w:p w14:paraId="4A306384" w14:textId="695B7984" w:rsidR="5439F801" w:rsidRPr="00BC478C" w:rsidRDefault="5439F801" w:rsidP="5439F801">
      <w:pPr>
        <w:rPr>
          <w:b/>
          <w:bCs/>
          <w:sz w:val="24"/>
          <w:szCs w:val="24"/>
        </w:rPr>
      </w:pPr>
    </w:p>
    <w:p w14:paraId="4F08C829" w14:textId="11760610" w:rsidR="3F6C8233" w:rsidRPr="00BC478C" w:rsidRDefault="3F6C8233" w:rsidP="002661DC">
      <w:pPr>
        <w:pStyle w:val="Heading2"/>
        <w:rPr>
          <w:rFonts w:ascii="Times New Roman" w:hAnsi="Times New Roman" w:cs="Times New Roman"/>
          <w:b/>
          <w:bCs/>
          <w:color w:val="auto"/>
        </w:rPr>
      </w:pPr>
      <w:bookmarkStart w:id="923" w:name="_Toc146963435"/>
      <w:r w:rsidRPr="00BC478C">
        <w:rPr>
          <w:rFonts w:ascii="Times New Roman" w:eastAsia="Times New Roman" w:hAnsi="Times New Roman" w:cs="Times New Roman"/>
          <w:b/>
          <w:bCs/>
          <w:color w:val="auto"/>
        </w:rPr>
        <w:t>3.1. Use-Case Reports</w:t>
      </w:r>
      <w:bookmarkEnd w:id="923"/>
    </w:p>
    <w:p w14:paraId="04EEE2F0" w14:textId="08F29F07" w:rsidR="5439F801" w:rsidRPr="00BC478C" w:rsidRDefault="5439F801" w:rsidP="5439F801">
      <w:pPr>
        <w:rPr>
          <w:b/>
          <w:bCs/>
          <w:sz w:val="24"/>
          <w:szCs w:val="24"/>
        </w:rPr>
      </w:pPr>
    </w:p>
    <w:p w14:paraId="0E2E1F6C" w14:textId="242EA6DC" w:rsidR="232AEC0B" w:rsidRPr="00BC478C" w:rsidRDefault="232AEC0B" w:rsidP="001B448E">
      <w:pPr>
        <w:pStyle w:val="Heading3"/>
        <w:ind w:firstLine="480"/>
        <w:rPr>
          <w:rFonts w:ascii="Times New Roman" w:hAnsi="Times New Roman" w:cs="Times New Roman"/>
          <w:b/>
          <w:bCs/>
          <w:color w:val="auto"/>
        </w:rPr>
      </w:pPr>
      <w:bookmarkStart w:id="924" w:name="_Toc146963436"/>
      <w:r w:rsidRPr="00BC478C">
        <w:rPr>
          <w:rFonts w:ascii="Times New Roman" w:eastAsia="Times New Roman" w:hAnsi="Times New Roman" w:cs="Times New Roman"/>
          <w:b/>
          <w:bCs/>
          <w:color w:val="auto"/>
        </w:rPr>
        <w:t>3.1.1</w:t>
      </w:r>
      <w:r w:rsidR="24528E9D" w:rsidRPr="00BC478C">
        <w:rPr>
          <w:rFonts w:ascii="Times New Roman" w:eastAsia="Times New Roman" w:hAnsi="Times New Roman" w:cs="Times New Roman"/>
          <w:b/>
          <w:bCs/>
          <w:color w:val="auto"/>
        </w:rPr>
        <w:t xml:space="preserve"> </w:t>
      </w:r>
      <w:r w:rsidR="13163299" w:rsidRPr="00BC478C">
        <w:rPr>
          <w:rFonts w:ascii="Times New Roman" w:eastAsia="Times New Roman" w:hAnsi="Times New Roman" w:cs="Times New Roman"/>
          <w:b/>
          <w:bCs/>
          <w:color w:val="auto"/>
        </w:rPr>
        <w:t xml:space="preserve">Accessing the </w:t>
      </w:r>
      <w:r w:rsidR="001B448E" w:rsidRPr="00BC478C">
        <w:rPr>
          <w:rFonts w:ascii="Times New Roman" w:eastAsia="Times New Roman" w:hAnsi="Times New Roman" w:cs="Times New Roman"/>
          <w:b/>
          <w:bCs/>
          <w:color w:val="auto"/>
        </w:rPr>
        <w:t>application.</w:t>
      </w:r>
      <w:bookmarkEnd w:id="924"/>
    </w:p>
    <w:p w14:paraId="47287809" w14:textId="548C76E8" w:rsidR="232AEC0B" w:rsidRPr="00BC478C" w:rsidRDefault="232AEC0B" w:rsidP="5439F801">
      <w:pPr>
        <w:rPr>
          <w:ins w:id="925" w:author="Sean Mirani" w:date="2023-09-23T18:49:00Z"/>
          <w:sz w:val="24"/>
          <w:szCs w:val="24"/>
        </w:rPr>
      </w:pPr>
      <w:r w:rsidRPr="00BC478C">
        <w:rPr>
          <w:b/>
          <w:bCs/>
          <w:sz w:val="24"/>
          <w:szCs w:val="24"/>
        </w:rPr>
        <w:t xml:space="preserve">Summary: </w:t>
      </w:r>
      <w:r w:rsidR="52D01F38" w:rsidRPr="00BC478C">
        <w:rPr>
          <w:sz w:val="24"/>
          <w:szCs w:val="24"/>
        </w:rPr>
        <w:t>The actor opens the application.</w:t>
      </w:r>
    </w:p>
    <w:p w14:paraId="099426E9" w14:textId="553A22BB" w:rsidR="3C2B2B7A" w:rsidRPr="00BC478C" w:rsidRDefault="5DE0693E" w:rsidP="3C2B2B7A">
      <w:pPr>
        <w:rPr>
          <w:ins w:id="926" w:author="Sean Mirani" w:date="2023-09-23T18:50:00Z"/>
          <w:b/>
          <w:sz w:val="24"/>
          <w:szCs w:val="24"/>
          <w:rPrChange w:id="927" w:author="Zachary Cappella" w:date="2023-09-30T10:50:00Z">
            <w:rPr>
              <w:ins w:id="928" w:author="Sean Mirani" w:date="2023-09-23T18:50:00Z"/>
              <w:sz w:val="24"/>
              <w:szCs w:val="24"/>
            </w:rPr>
          </w:rPrChange>
        </w:rPr>
      </w:pPr>
      <w:ins w:id="929" w:author="Sean Mirani" w:date="2023-09-23T18:49:00Z">
        <w:r w:rsidRPr="00BC478C">
          <w:rPr>
            <w:b/>
            <w:sz w:val="24"/>
            <w:szCs w:val="24"/>
            <w:rPrChange w:id="930" w:author="Zachary Cappella" w:date="2023-09-30T10:50:00Z">
              <w:rPr>
                <w:sz w:val="24"/>
                <w:szCs w:val="24"/>
              </w:rPr>
            </w:rPrChange>
          </w:rPr>
          <w:t>UML Diagram</w:t>
        </w:r>
      </w:ins>
      <w:ins w:id="931" w:author="Sean Mirani" w:date="2023-09-23T18:50:00Z">
        <w:r w:rsidRPr="00BC478C">
          <w:rPr>
            <w:b/>
            <w:sz w:val="24"/>
            <w:szCs w:val="24"/>
            <w:rPrChange w:id="932" w:author="Zachary Cappella" w:date="2023-09-30T10:50:00Z">
              <w:rPr>
                <w:sz w:val="24"/>
                <w:szCs w:val="24"/>
              </w:rPr>
            </w:rPrChange>
          </w:rPr>
          <w:t>:</w:t>
        </w:r>
      </w:ins>
    </w:p>
    <w:p w14:paraId="4B290DA8" w14:textId="0F52ADE6" w:rsidR="350826BF" w:rsidRPr="00BC478C" w:rsidRDefault="5DE0693E" w:rsidP="3828FD04">
      <w:pPr>
        <w:jc w:val="center"/>
        <w:rPr>
          <w:ins w:id="933" w:author="Zachary Cappella" w:date="2023-09-30T10:40:00Z"/>
          <w:sz w:val="24"/>
          <w:szCs w:val="24"/>
        </w:rPr>
      </w:pPr>
      <w:ins w:id="934" w:author="Sean Mirani" w:date="2023-09-23T18:50:00Z">
        <w:r w:rsidRPr="00BC478C">
          <w:rPr>
            <w:noProof/>
          </w:rPr>
          <w:drawing>
            <wp:inline distT="0" distB="0" distL="0" distR="0" wp14:anchorId="0DF232AB" wp14:editId="1B51983E">
              <wp:extent cx="3962400" cy="2377440"/>
              <wp:effectExtent l="0" t="0" r="0" b="0"/>
              <wp:docPr id="11525905" name="Picture 11525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5905"/>
                      <pic:cNvPicPr/>
                    </pic:nvPicPr>
                    <pic:blipFill>
                      <a:blip r:embed="rId27">
                        <a:extLst>
                          <a:ext uri="{28A0092B-C50C-407E-A947-70E740481C1C}">
                            <a14:useLocalDpi xmlns:a14="http://schemas.microsoft.com/office/drawing/2010/main" val="0"/>
                          </a:ext>
                        </a:extLst>
                      </a:blip>
                      <a:stretch>
                        <a:fillRect/>
                      </a:stretch>
                    </pic:blipFill>
                    <pic:spPr>
                      <a:xfrm>
                        <a:off x="0" y="0"/>
                        <a:ext cx="3962400" cy="2377440"/>
                      </a:xfrm>
                      <a:prstGeom prst="rect">
                        <a:avLst/>
                      </a:prstGeom>
                    </pic:spPr>
                  </pic:pic>
                </a:graphicData>
              </a:graphic>
            </wp:inline>
          </w:drawing>
        </w:r>
      </w:ins>
    </w:p>
    <w:p w14:paraId="432FCFAB" w14:textId="561EF65A" w:rsidR="0048596D" w:rsidRPr="00BC478C" w:rsidRDefault="0048596D">
      <w:pPr>
        <w:pStyle w:val="Caption"/>
        <w:jc w:val="center"/>
        <w:rPr>
          <w:ins w:id="935" w:author="Sean Mirani" w:date="2023-09-23T18:52:00Z"/>
          <w:color w:val="000000" w:themeColor="text1"/>
          <w:sz w:val="24"/>
          <w:szCs w:val="24"/>
          <w:rPrChange w:id="936" w:author="Zachary Cappella" w:date="2023-09-30T10:50:00Z">
            <w:rPr>
              <w:ins w:id="937" w:author="Sean Mirani" w:date="2023-09-23T18:52:00Z"/>
              <w:sz w:val="24"/>
              <w:szCs w:val="24"/>
            </w:rPr>
          </w:rPrChange>
        </w:rPr>
        <w:pPrChange w:id="938" w:author="Zachary Cappella" w:date="2023-09-30T10:40:00Z">
          <w:pPr>
            <w:jc w:val="center"/>
          </w:pPr>
        </w:pPrChange>
      </w:pPr>
      <w:bookmarkStart w:id="939" w:name="_Toc146963082"/>
      <w:ins w:id="940" w:author="Zachary Cappella" w:date="2023-09-30T10:40:00Z">
        <w:r w:rsidRPr="00BC478C">
          <w:rPr>
            <w:i w:val="0"/>
            <w:iCs w:val="0"/>
            <w:color w:val="000000" w:themeColor="text1"/>
            <w:rPrChange w:id="941" w:author="Zachary Cappella" w:date="2023-09-30T10:50:00Z">
              <w:rPr/>
            </w:rPrChange>
          </w:rPr>
          <w:t xml:space="preserve">Figure </w:t>
        </w:r>
        <w:r w:rsidRPr="00BC478C">
          <w:rPr>
            <w:i w:val="0"/>
            <w:iCs w:val="0"/>
            <w:color w:val="000000" w:themeColor="text1"/>
            <w:rPrChange w:id="942" w:author="Zachary Cappella" w:date="2023-09-30T10:50:00Z">
              <w:rPr/>
            </w:rPrChange>
          </w:rPr>
          <w:fldChar w:fldCharType="begin"/>
        </w:r>
        <w:r w:rsidRPr="00BC478C">
          <w:rPr>
            <w:i w:val="0"/>
            <w:iCs w:val="0"/>
            <w:color w:val="000000" w:themeColor="text1"/>
            <w:rPrChange w:id="943" w:author="Zachary Cappella" w:date="2023-09-30T10:50:00Z">
              <w:rPr/>
            </w:rPrChange>
          </w:rPr>
          <w:instrText xml:space="preserve"> SEQ Figure \* ARABIC </w:instrText>
        </w:r>
      </w:ins>
      <w:r w:rsidRPr="00BC478C">
        <w:rPr>
          <w:i w:val="0"/>
          <w:iCs w:val="0"/>
          <w:color w:val="000000" w:themeColor="text1"/>
          <w:rPrChange w:id="944" w:author="Zachary Cappella" w:date="2023-09-30T10:50:00Z">
            <w:rPr/>
          </w:rPrChange>
        </w:rPr>
        <w:fldChar w:fldCharType="separate"/>
      </w:r>
      <w:ins w:id="945" w:author="Zachary Cappella" w:date="2023-09-30T10:43:00Z">
        <w:r w:rsidRPr="00BC478C">
          <w:rPr>
            <w:i w:val="0"/>
            <w:iCs w:val="0"/>
            <w:noProof/>
            <w:color w:val="000000" w:themeColor="text1"/>
            <w:rPrChange w:id="946" w:author="Zachary Cappella" w:date="2023-09-30T10:50:00Z">
              <w:rPr>
                <w:i/>
                <w:iCs/>
                <w:noProof/>
                <w:color w:val="000000" w:themeColor="text1"/>
              </w:rPr>
            </w:rPrChange>
          </w:rPr>
          <w:t>2</w:t>
        </w:r>
      </w:ins>
      <w:ins w:id="947" w:author="Zachary Cappella" w:date="2023-09-30T10:40:00Z">
        <w:r w:rsidRPr="00BC478C">
          <w:rPr>
            <w:i w:val="0"/>
            <w:iCs w:val="0"/>
            <w:color w:val="000000" w:themeColor="text1"/>
            <w:rPrChange w:id="948" w:author="Zachary Cappella" w:date="2023-09-30T10:50:00Z">
              <w:rPr/>
            </w:rPrChange>
          </w:rPr>
          <w:fldChar w:fldCharType="end"/>
        </w:r>
        <w:r w:rsidRPr="00BC478C">
          <w:rPr>
            <w:i w:val="0"/>
            <w:iCs w:val="0"/>
            <w:color w:val="000000" w:themeColor="text1"/>
            <w:rPrChange w:id="949" w:author="Zachary Cappella" w:date="2023-09-30T10:50:00Z">
              <w:rPr/>
            </w:rPrChange>
          </w:rPr>
          <w:t>: Accessing the Application UML Diagram</w:t>
        </w:r>
      </w:ins>
      <w:bookmarkEnd w:id="939"/>
    </w:p>
    <w:p w14:paraId="45FAE4F3" w14:textId="33EB2882" w:rsidR="5ED6C7AA" w:rsidRPr="00BC478C" w:rsidRDefault="5ED6C7AA" w:rsidP="5ED6C7AA">
      <w:pPr>
        <w:jc w:val="center"/>
        <w:rPr>
          <w:sz w:val="24"/>
          <w:szCs w:val="24"/>
        </w:rPr>
      </w:pPr>
    </w:p>
    <w:p w14:paraId="2CB181F7" w14:textId="3267EC34" w:rsidR="232AEC0B" w:rsidRPr="00BC478C" w:rsidRDefault="232AEC0B" w:rsidP="5439F801">
      <w:pPr>
        <w:rPr>
          <w:b/>
          <w:bCs/>
          <w:sz w:val="24"/>
          <w:szCs w:val="24"/>
        </w:rPr>
      </w:pPr>
      <w:r w:rsidRPr="00BC478C">
        <w:rPr>
          <w:b/>
          <w:bCs/>
          <w:sz w:val="24"/>
          <w:szCs w:val="24"/>
        </w:rPr>
        <w:t xml:space="preserve">Preconditions: </w:t>
      </w:r>
      <w:r w:rsidR="18B97CA3" w:rsidRPr="00BC478C">
        <w:rPr>
          <w:sz w:val="24"/>
          <w:szCs w:val="24"/>
        </w:rPr>
        <w:t xml:space="preserve">The actor installed the application on their </w:t>
      </w:r>
      <w:r w:rsidR="7121D2ED" w:rsidRPr="00BC478C">
        <w:rPr>
          <w:sz w:val="24"/>
          <w:szCs w:val="24"/>
        </w:rPr>
        <w:t>device</w:t>
      </w:r>
      <w:r w:rsidR="18B97CA3" w:rsidRPr="00BC478C">
        <w:rPr>
          <w:sz w:val="24"/>
          <w:szCs w:val="24"/>
        </w:rPr>
        <w:t>.</w:t>
      </w:r>
    </w:p>
    <w:p w14:paraId="1FD4D3F2" w14:textId="31518578" w:rsidR="232AEC0B" w:rsidRPr="00BC478C" w:rsidRDefault="232AEC0B" w:rsidP="5439F801">
      <w:pPr>
        <w:rPr>
          <w:sz w:val="24"/>
          <w:szCs w:val="24"/>
        </w:rPr>
      </w:pPr>
      <w:r w:rsidRPr="00BC478C">
        <w:rPr>
          <w:b/>
          <w:bCs/>
          <w:sz w:val="24"/>
          <w:szCs w:val="24"/>
        </w:rPr>
        <w:t xml:space="preserve">Triggers: </w:t>
      </w:r>
      <w:r w:rsidR="2C9A897A" w:rsidRPr="00BC478C">
        <w:rPr>
          <w:sz w:val="24"/>
          <w:szCs w:val="24"/>
        </w:rPr>
        <w:t xml:space="preserve">The actor opens the application from their device. </w:t>
      </w:r>
    </w:p>
    <w:p w14:paraId="37886D1B" w14:textId="5FCADE45" w:rsidR="232AEC0B" w:rsidRPr="00BC478C" w:rsidRDefault="232AEC0B" w:rsidP="5439F801">
      <w:pPr>
        <w:rPr>
          <w:b/>
          <w:bCs/>
          <w:sz w:val="24"/>
          <w:szCs w:val="24"/>
        </w:rPr>
      </w:pPr>
      <w:r w:rsidRPr="00BC478C">
        <w:rPr>
          <w:b/>
          <w:bCs/>
          <w:sz w:val="24"/>
          <w:szCs w:val="24"/>
        </w:rPr>
        <w:t>Basic course of events (main scenario):</w:t>
      </w:r>
    </w:p>
    <w:p w14:paraId="69FDBD94" w14:textId="58112B55" w:rsidR="5439F801" w:rsidRPr="00BC478C" w:rsidRDefault="5439F801" w:rsidP="5439F801">
      <w:pPr>
        <w:rPr>
          <w:b/>
          <w:bCs/>
          <w:sz w:val="24"/>
          <w:szCs w:val="24"/>
        </w:rPr>
      </w:pPr>
    </w:p>
    <w:tbl>
      <w:tblPr>
        <w:tblStyle w:val="TableGrid"/>
        <w:tblW w:w="0" w:type="auto"/>
        <w:tblLayout w:type="fixed"/>
        <w:tblLook w:val="06A0" w:firstRow="1" w:lastRow="0" w:firstColumn="1" w:lastColumn="0" w:noHBand="1" w:noVBand="1"/>
      </w:tblPr>
      <w:tblGrid>
        <w:gridCol w:w="3120"/>
        <w:gridCol w:w="2700"/>
        <w:gridCol w:w="3540"/>
        <w:tblGridChange w:id="950">
          <w:tblGrid>
            <w:gridCol w:w="360"/>
            <w:gridCol w:w="360"/>
            <w:gridCol w:w="360"/>
            <w:gridCol w:w="2040"/>
            <w:gridCol w:w="2700"/>
            <w:gridCol w:w="3540"/>
          </w:tblGrid>
        </w:tblGridChange>
      </w:tblGrid>
      <w:tr w:rsidR="5439F801" w:rsidRPr="00BC478C" w14:paraId="61831C05" w14:textId="77777777" w:rsidTr="5439F801">
        <w:trPr>
          <w:trHeight w:val="780"/>
        </w:trPr>
        <w:tc>
          <w:tcPr>
            <w:tcW w:w="3120" w:type="dxa"/>
            <w:shd w:val="clear" w:color="auto" w:fill="E7E6E6" w:themeFill="background2"/>
          </w:tcPr>
          <w:p w14:paraId="4271235A" w14:textId="30170C70" w:rsidR="5EE33AF1" w:rsidRPr="00BC478C" w:rsidRDefault="5EE33AF1" w:rsidP="5439F801">
            <w:pPr>
              <w:jc w:val="center"/>
              <w:rPr>
                <w:b/>
                <w:bCs/>
                <w:sz w:val="24"/>
                <w:szCs w:val="24"/>
              </w:rPr>
            </w:pPr>
            <w:r w:rsidRPr="00BC478C">
              <w:rPr>
                <w:b/>
                <w:bCs/>
                <w:sz w:val="24"/>
                <w:szCs w:val="24"/>
              </w:rPr>
              <w:t>Actor</w:t>
            </w:r>
          </w:p>
        </w:tc>
        <w:tc>
          <w:tcPr>
            <w:tcW w:w="2700" w:type="dxa"/>
            <w:shd w:val="clear" w:color="auto" w:fill="E7E6E6" w:themeFill="background2"/>
          </w:tcPr>
          <w:p w14:paraId="5B9E3B11" w14:textId="7E2BC5CC" w:rsidR="5EE33AF1" w:rsidRPr="00BC478C" w:rsidRDefault="5EE33AF1" w:rsidP="5439F801">
            <w:pPr>
              <w:jc w:val="center"/>
              <w:rPr>
                <w:b/>
                <w:bCs/>
                <w:sz w:val="24"/>
                <w:szCs w:val="24"/>
              </w:rPr>
            </w:pPr>
            <w:r w:rsidRPr="00BC478C">
              <w:rPr>
                <w:b/>
                <w:bCs/>
                <w:sz w:val="24"/>
                <w:szCs w:val="24"/>
              </w:rPr>
              <w:t>System</w:t>
            </w:r>
          </w:p>
        </w:tc>
        <w:tc>
          <w:tcPr>
            <w:tcW w:w="3540" w:type="dxa"/>
            <w:shd w:val="clear" w:color="auto" w:fill="E7E6E6" w:themeFill="background2"/>
          </w:tcPr>
          <w:p w14:paraId="7A63CD57" w14:textId="71F7B3D6" w:rsidR="5EE33AF1" w:rsidRPr="00BC478C" w:rsidRDefault="5EE33AF1" w:rsidP="5439F801">
            <w:pPr>
              <w:jc w:val="center"/>
              <w:rPr>
                <w:b/>
                <w:bCs/>
                <w:sz w:val="24"/>
                <w:szCs w:val="24"/>
              </w:rPr>
            </w:pPr>
            <w:r w:rsidRPr="00BC478C">
              <w:rPr>
                <w:b/>
                <w:bCs/>
                <w:sz w:val="24"/>
                <w:szCs w:val="24"/>
              </w:rPr>
              <w:t>Screen</w:t>
            </w:r>
          </w:p>
        </w:tc>
      </w:tr>
      <w:tr w:rsidR="5439F801" w:rsidRPr="00BC478C" w14:paraId="72614E65" w14:textId="77777777" w:rsidTr="5439F801">
        <w:trPr>
          <w:trHeight w:val="1190"/>
        </w:trPr>
        <w:tc>
          <w:tcPr>
            <w:tcW w:w="3120" w:type="dxa"/>
          </w:tcPr>
          <w:p w14:paraId="35907391" w14:textId="5D6AF070" w:rsidR="6F1AA287" w:rsidRPr="00BC478C" w:rsidRDefault="6F1AA287" w:rsidP="5439F801">
            <w:pPr>
              <w:rPr>
                <w:sz w:val="24"/>
                <w:szCs w:val="24"/>
              </w:rPr>
            </w:pPr>
            <w:r w:rsidRPr="00BC478C">
              <w:rPr>
                <w:sz w:val="24"/>
                <w:szCs w:val="24"/>
              </w:rPr>
              <w:t>1. The actor opens the application on their mobile device.</w:t>
            </w:r>
          </w:p>
        </w:tc>
        <w:tc>
          <w:tcPr>
            <w:tcW w:w="2700" w:type="dxa"/>
          </w:tcPr>
          <w:p w14:paraId="04D70597" w14:textId="56527B8B" w:rsidR="5439F801" w:rsidRPr="00BC478C" w:rsidRDefault="5439F801" w:rsidP="5439F801">
            <w:pPr>
              <w:rPr>
                <w:b/>
                <w:bCs/>
                <w:sz w:val="24"/>
                <w:szCs w:val="24"/>
              </w:rPr>
            </w:pPr>
          </w:p>
        </w:tc>
        <w:tc>
          <w:tcPr>
            <w:tcW w:w="3540" w:type="dxa"/>
          </w:tcPr>
          <w:p w14:paraId="732CF284" w14:textId="56527B8B" w:rsidR="5439F801" w:rsidRPr="00BC478C" w:rsidRDefault="5439F801" w:rsidP="5439F801">
            <w:pPr>
              <w:rPr>
                <w:b/>
                <w:bCs/>
                <w:sz w:val="24"/>
                <w:szCs w:val="24"/>
              </w:rPr>
            </w:pPr>
          </w:p>
        </w:tc>
      </w:tr>
      <w:tr w:rsidR="5439F801" w:rsidRPr="00BC478C" w14:paraId="1D17B11E" w14:textId="77777777" w:rsidTr="5439F801">
        <w:trPr>
          <w:trHeight w:val="4095"/>
        </w:trPr>
        <w:tc>
          <w:tcPr>
            <w:tcW w:w="3120" w:type="dxa"/>
          </w:tcPr>
          <w:p w14:paraId="12D7EECB" w14:textId="56527B8B" w:rsidR="5439F801" w:rsidRPr="00BC478C" w:rsidRDefault="5439F801" w:rsidP="5439F801">
            <w:pPr>
              <w:rPr>
                <w:b/>
                <w:bCs/>
                <w:sz w:val="24"/>
                <w:szCs w:val="24"/>
              </w:rPr>
            </w:pPr>
          </w:p>
        </w:tc>
        <w:tc>
          <w:tcPr>
            <w:tcW w:w="2700" w:type="dxa"/>
          </w:tcPr>
          <w:p w14:paraId="6E977835" w14:textId="5EF13643" w:rsidR="6F1AA287" w:rsidRPr="00BC478C" w:rsidRDefault="6F1AA287" w:rsidP="5439F801">
            <w:pPr>
              <w:rPr>
                <w:sz w:val="24"/>
                <w:szCs w:val="24"/>
              </w:rPr>
            </w:pPr>
            <w:r w:rsidRPr="00BC478C">
              <w:rPr>
                <w:sz w:val="24"/>
                <w:szCs w:val="24"/>
              </w:rPr>
              <w:t>2</w:t>
            </w:r>
            <w:ins w:id="951" w:author="Malachi Jamison" w:date="2023-09-23T01:11:00Z">
              <w:r w:rsidRPr="00BC478C">
                <w:rPr>
                  <w:sz w:val="24"/>
                  <w:szCs w:val="24"/>
                </w:rPr>
                <w:t>. The</w:t>
              </w:r>
            </w:ins>
            <w:r w:rsidRPr="00BC478C">
              <w:rPr>
                <w:sz w:val="24"/>
                <w:szCs w:val="24"/>
              </w:rPr>
              <w:t xml:space="preserve"> System displays the </w:t>
            </w:r>
            <w:del w:id="952" w:author="Malachi Jamison" w:date="2023-09-23T01:10:00Z">
              <w:r w:rsidRPr="00BC478C">
                <w:rPr>
                  <w:sz w:val="24"/>
                  <w:szCs w:val="24"/>
                </w:rPr>
                <w:delText xml:space="preserve">home </w:delText>
              </w:r>
            </w:del>
            <w:ins w:id="953" w:author="Malachi Jamison" w:date="2023-09-23T01:10:00Z">
              <w:r w:rsidR="7CB51360" w:rsidRPr="00BC478C">
                <w:rPr>
                  <w:sz w:val="24"/>
                  <w:szCs w:val="24"/>
                </w:rPr>
                <w:t xml:space="preserve">login </w:t>
              </w:r>
            </w:ins>
            <w:r w:rsidRPr="00BC478C">
              <w:rPr>
                <w:sz w:val="24"/>
                <w:szCs w:val="24"/>
              </w:rPr>
              <w:t>screen for the application.</w:t>
            </w:r>
          </w:p>
          <w:p w14:paraId="78ED713C" w14:textId="1B936A40" w:rsidR="5439F801" w:rsidRPr="00BC478C" w:rsidRDefault="5439F801" w:rsidP="5439F801">
            <w:pPr>
              <w:rPr>
                <w:b/>
                <w:bCs/>
                <w:sz w:val="24"/>
                <w:szCs w:val="24"/>
              </w:rPr>
            </w:pPr>
          </w:p>
          <w:p w14:paraId="324A3A35" w14:textId="190FBA7E" w:rsidR="5439F801" w:rsidRPr="00BC478C" w:rsidRDefault="5439F801" w:rsidP="5439F801">
            <w:pPr>
              <w:rPr>
                <w:b/>
                <w:bCs/>
                <w:sz w:val="24"/>
                <w:szCs w:val="24"/>
              </w:rPr>
            </w:pPr>
          </w:p>
          <w:p w14:paraId="3976492C" w14:textId="1BEE24F0" w:rsidR="5439F801" w:rsidRPr="00BC478C" w:rsidRDefault="5439F801" w:rsidP="5439F801">
            <w:pPr>
              <w:rPr>
                <w:b/>
                <w:bCs/>
                <w:sz w:val="24"/>
                <w:szCs w:val="24"/>
              </w:rPr>
            </w:pPr>
          </w:p>
          <w:p w14:paraId="6DA62019" w14:textId="1E792992" w:rsidR="5439F801" w:rsidRPr="00BC478C" w:rsidRDefault="5439F801" w:rsidP="5439F801">
            <w:pPr>
              <w:rPr>
                <w:b/>
                <w:bCs/>
                <w:sz w:val="24"/>
                <w:szCs w:val="24"/>
              </w:rPr>
            </w:pPr>
          </w:p>
          <w:p w14:paraId="6A50286F" w14:textId="290C3835" w:rsidR="5439F801" w:rsidRPr="00BC478C" w:rsidRDefault="5439F801" w:rsidP="5439F801">
            <w:pPr>
              <w:rPr>
                <w:b/>
                <w:bCs/>
                <w:sz w:val="24"/>
                <w:szCs w:val="24"/>
              </w:rPr>
            </w:pPr>
          </w:p>
          <w:p w14:paraId="43364E6D" w14:textId="41DEC4EC" w:rsidR="5439F801" w:rsidRPr="00BC478C" w:rsidRDefault="5439F801" w:rsidP="5439F801">
            <w:pPr>
              <w:rPr>
                <w:b/>
                <w:bCs/>
                <w:sz w:val="24"/>
                <w:szCs w:val="24"/>
              </w:rPr>
            </w:pPr>
          </w:p>
          <w:p w14:paraId="3372A06B" w14:textId="07DB640D" w:rsidR="5439F801" w:rsidRPr="00BC478C" w:rsidRDefault="5439F801" w:rsidP="5439F801">
            <w:pPr>
              <w:rPr>
                <w:b/>
                <w:bCs/>
                <w:sz w:val="24"/>
                <w:szCs w:val="24"/>
              </w:rPr>
            </w:pPr>
          </w:p>
          <w:p w14:paraId="55FF2821" w14:textId="1A8C3D0F" w:rsidR="5439F801" w:rsidRPr="00BC478C" w:rsidRDefault="5439F801" w:rsidP="5439F801">
            <w:pPr>
              <w:rPr>
                <w:b/>
                <w:bCs/>
                <w:sz w:val="24"/>
                <w:szCs w:val="24"/>
              </w:rPr>
            </w:pPr>
          </w:p>
          <w:p w14:paraId="530061FE" w14:textId="6BB84083" w:rsidR="5439F801" w:rsidRPr="00BC478C" w:rsidRDefault="5439F801" w:rsidP="5439F801">
            <w:pPr>
              <w:rPr>
                <w:b/>
                <w:bCs/>
                <w:sz w:val="24"/>
                <w:szCs w:val="24"/>
              </w:rPr>
            </w:pPr>
          </w:p>
          <w:p w14:paraId="52969252" w14:textId="1E89E3CC" w:rsidR="5439F801" w:rsidRPr="00BC478C" w:rsidRDefault="5439F801" w:rsidP="5439F801">
            <w:pPr>
              <w:rPr>
                <w:b/>
                <w:bCs/>
                <w:sz w:val="24"/>
                <w:szCs w:val="24"/>
              </w:rPr>
            </w:pPr>
          </w:p>
          <w:p w14:paraId="4A7A0D19" w14:textId="0C62E618" w:rsidR="5439F801" w:rsidRPr="00BC478C" w:rsidRDefault="5439F801" w:rsidP="5439F801">
            <w:pPr>
              <w:rPr>
                <w:b/>
                <w:bCs/>
                <w:sz w:val="24"/>
                <w:szCs w:val="24"/>
              </w:rPr>
            </w:pPr>
          </w:p>
          <w:p w14:paraId="079A36DA" w14:textId="5E2239ED" w:rsidR="5439F801" w:rsidRPr="00BC478C" w:rsidRDefault="5439F801" w:rsidP="5439F801">
            <w:pPr>
              <w:rPr>
                <w:b/>
                <w:bCs/>
                <w:sz w:val="24"/>
                <w:szCs w:val="24"/>
              </w:rPr>
            </w:pPr>
          </w:p>
          <w:p w14:paraId="752EBF34" w14:textId="2B3F2116" w:rsidR="5439F801" w:rsidRPr="00BC478C" w:rsidRDefault="5439F801" w:rsidP="5439F801">
            <w:pPr>
              <w:rPr>
                <w:b/>
                <w:bCs/>
                <w:sz w:val="24"/>
                <w:szCs w:val="24"/>
              </w:rPr>
            </w:pPr>
          </w:p>
          <w:p w14:paraId="153A98FE" w14:textId="6572F225" w:rsidR="5439F801" w:rsidRPr="00BC478C" w:rsidRDefault="5439F801" w:rsidP="5439F801">
            <w:pPr>
              <w:rPr>
                <w:b/>
                <w:bCs/>
                <w:sz w:val="24"/>
                <w:szCs w:val="24"/>
              </w:rPr>
            </w:pPr>
          </w:p>
          <w:p w14:paraId="7DFA91CF" w14:textId="25C33947" w:rsidR="5439F801" w:rsidRPr="00BC478C" w:rsidRDefault="5439F801" w:rsidP="5439F801">
            <w:pPr>
              <w:rPr>
                <w:b/>
                <w:bCs/>
                <w:sz w:val="24"/>
                <w:szCs w:val="24"/>
              </w:rPr>
            </w:pPr>
          </w:p>
          <w:p w14:paraId="2A216FA8" w14:textId="1A2D8F8E" w:rsidR="5439F801" w:rsidRPr="00BC478C" w:rsidRDefault="5439F801" w:rsidP="5439F801">
            <w:pPr>
              <w:rPr>
                <w:b/>
                <w:bCs/>
                <w:sz w:val="24"/>
                <w:szCs w:val="24"/>
              </w:rPr>
            </w:pPr>
          </w:p>
          <w:p w14:paraId="3D98D69F" w14:textId="7B6281D3" w:rsidR="5439F801" w:rsidRPr="00BC478C" w:rsidRDefault="5439F801" w:rsidP="5439F801">
            <w:pPr>
              <w:rPr>
                <w:b/>
                <w:bCs/>
                <w:sz w:val="24"/>
                <w:szCs w:val="24"/>
              </w:rPr>
            </w:pPr>
          </w:p>
          <w:p w14:paraId="2F84629D" w14:textId="2F0213E5" w:rsidR="5439F801" w:rsidRPr="00BC478C" w:rsidRDefault="5439F801" w:rsidP="5439F801">
            <w:pPr>
              <w:rPr>
                <w:b/>
                <w:bCs/>
                <w:sz w:val="24"/>
                <w:szCs w:val="24"/>
              </w:rPr>
            </w:pPr>
          </w:p>
        </w:tc>
        <w:tc>
          <w:tcPr>
            <w:tcW w:w="3540" w:type="dxa"/>
          </w:tcPr>
          <w:p w14:paraId="7650CF96" w14:textId="0BDCA048" w:rsidR="73DE40A4" w:rsidRPr="00BC478C" w:rsidRDefault="15874D36" w:rsidP="5439F801">
            <w:pPr>
              <w:jc w:val="center"/>
            </w:pPr>
            <w:ins w:id="954" w:author="Malachi Jamison" w:date="2023-09-23T01:10:00Z">
              <w:r w:rsidRPr="00BC478C">
                <w:rPr>
                  <w:noProof/>
                </w:rPr>
                <w:drawing>
                  <wp:inline distT="0" distB="0" distL="0" distR="0" wp14:anchorId="74F497B6" wp14:editId="7E65E74B">
                    <wp:extent cx="1523397" cy="3060642"/>
                    <wp:effectExtent l="0" t="0" r="0" b="0"/>
                    <wp:docPr id="1670741158" name="Picture 167074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523397" cy="3060642"/>
                            </a:xfrm>
                            <a:prstGeom prst="rect">
                              <a:avLst/>
                            </a:prstGeom>
                          </pic:spPr>
                        </pic:pic>
                      </a:graphicData>
                    </a:graphic>
                  </wp:inline>
                </w:drawing>
              </w:r>
            </w:ins>
          </w:p>
        </w:tc>
      </w:tr>
      <w:tr w:rsidR="22BE91FE" w:rsidRPr="00BC478C" w14:paraId="557028E2" w14:textId="77777777" w:rsidTr="22BE91FE">
        <w:tblPrEx>
          <w:tblW w:w="0" w:type="auto"/>
          <w:tblLayout w:type="fixed"/>
          <w:tblLook w:val="06A0" w:firstRow="1" w:lastRow="0" w:firstColumn="1" w:lastColumn="0" w:noHBand="1" w:noVBand="1"/>
          <w:tblPrExChange w:id="955" w:author="Malachi Jamison" w:date="2023-09-23T01:11:00Z">
            <w:tblPrEx>
              <w:tblW w:w="0" w:type="auto"/>
              <w:tblLayout w:type="fixed"/>
              <w:tblLook w:val="06A0" w:firstRow="1" w:lastRow="0" w:firstColumn="1" w:lastColumn="0" w:noHBand="1" w:noVBand="1"/>
            </w:tblPrEx>
          </w:tblPrExChange>
        </w:tblPrEx>
        <w:trPr>
          <w:trHeight w:val="1665"/>
          <w:ins w:id="956" w:author="Malachi Jamison" w:date="2023-09-23T01:09:00Z"/>
          <w:trPrChange w:id="957" w:author="Malachi Jamison" w:date="2023-09-23T01:11:00Z">
            <w:trPr>
              <w:gridAfter w:val="0"/>
              <w:trHeight w:val="4095"/>
            </w:trPr>
          </w:trPrChange>
        </w:trPr>
        <w:tc>
          <w:tcPr>
            <w:tcW w:w="3120" w:type="dxa"/>
            <w:tcPrChange w:id="958" w:author="Malachi Jamison" w:date="2023-09-23T01:11:00Z">
              <w:tcPr>
                <w:tcW w:w="3120" w:type="dxa"/>
              </w:tcPr>
            </w:tcPrChange>
          </w:tcPr>
          <w:p w14:paraId="14B1F5EE" w14:textId="786B3E2D" w:rsidR="22BE91FE" w:rsidRPr="00BC478C" w:rsidRDefault="22BE91FE">
            <w:pPr>
              <w:rPr>
                <w:color w:val="FF0000"/>
                <w:sz w:val="24"/>
                <w:szCs w:val="24"/>
                <w:rPrChange w:id="959" w:author="Zachary Cappella" w:date="2023-09-30T10:50:00Z">
                  <w:rPr>
                    <w:b/>
                    <w:bCs/>
                    <w:sz w:val="24"/>
                    <w:szCs w:val="24"/>
                  </w:rPr>
                </w:rPrChange>
              </w:rPr>
              <w:pPrChange w:id="960" w:author="Sean Mirani" w:date="2023-09-23T01:10:00Z">
                <w:pPr>
                  <w:pStyle w:val="ListParagraph"/>
                </w:pPr>
              </w:pPrChange>
            </w:pPr>
            <w:r w:rsidRPr="00BC478C">
              <w:rPr>
                <w:color w:val="FF0000"/>
                <w:sz w:val="24"/>
                <w:szCs w:val="24"/>
                <w:rPrChange w:id="961" w:author="Zachary Cappella" w:date="2023-09-30T10:50:00Z">
                  <w:rPr>
                    <w:b/>
                    <w:bCs/>
                    <w:sz w:val="24"/>
                    <w:szCs w:val="24"/>
                  </w:rPr>
                </w:rPrChange>
              </w:rPr>
              <w:t xml:space="preserve">3. </w:t>
            </w:r>
            <w:ins w:id="962" w:author="Malachi Jamison" w:date="2023-09-23T01:10:00Z">
              <w:r w:rsidR="7E7415B5" w:rsidRPr="00BC478C">
                <w:rPr>
                  <w:color w:val="FF0000"/>
                  <w:sz w:val="24"/>
                  <w:szCs w:val="24"/>
                  <w:rPrChange w:id="963" w:author="Zachary Cappella" w:date="2023-09-30T10:50:00Z">
                    <w:rPr>
                      <w:b/>
                      <w:bCs/>
                      <w:sz w:val="24"/>
                      <w:szCs w:val="24"/>
                    </w:rPr>
                  </w:rPrChange>
                </w:rPr>
                <w:t>The user enters their email and password.</w:t>
              </w:r>
            </w:ins>
          </w:p>
        </w:tc>
        <w:tc>
          <w:tcPr>
            <w:tcW w:w="2700" w:type="dxa"/>
            <w:tcPrChange w:id="964" w:author="Malachi Jamison" w:date="2023-09-23T01:11:00Z">
              <w:tcPr>
                <w:tcW w:w="2700" w:type="dxa"/>
              </w:tcPr>
            </w:tcPrChange>
          </w:tcPr>
          <w:p w14:paraId="4FB973B2" w14:textId="2ADCE65C" w:rsidR="22BE91FE" w:rsidRPr="00BC478C" w:rsidRDefault="22BE91FE" w:rsidP="22BE91FE">
            <w:pPr>
              <w:rPr>
                <w:sz w:val="24"/>
                <w:szCs w:val="24"/>
              </w:rPr>
            </w:pPr>
          </w:p>
        </w:tc>
        <w:tc>
          <w:tcPr>
            <w:tcW w:w="3540" w:type="dxa"/>
            <w:tcPrChange w:id="965" w:author="Malachi Jamison" w:date="2023-09-23T01:11:00Z">
              <w:tcPr>
                <w:tcW w:w="3540" w:type="dxa"/>
              </w:tcPr>
            </w:tcPrChange>
          </w:tcPr>
          <w:p w14:paraId="4C641F55" w14:textId="500905FB" w:rsidR="22BE91FE" w:rsidRPr="00BC478C" w:rsidRDefault="22BE91FE" w:rsidP="22BE91FE">
            <w:pPr>
              <w:jc w:val="center"/>
            </w:pPr>
          </w:p>
        </w:tc>
      </w:tr>
      <w:tr w:rsidR="22BE91FE" w:rsidRPr="00BC478C" w14:paraId="3593EF04" w14:textId="77777777" w:rsidTr="22BE91FE">
        <w:trPr>
          <w:trHeight w:val="4095"/>
          <w:ins w:id="966" w:author="Malachi Jamison" w:date="2023-09-23T01:09:00Z"/>
        </w:trPr>
        <w:tc>
          <w:tcPr>
            <w:tcW w:w="3120" w:type="dxa"/>
          </w:tcPr>
          <w:p w14:paraId="6CE8ED9A" w14:textId="4EC2192F" w:rsidR="22BE91FE" w:rsidRPr="00BC478C" w:rsidRDefault="22BE91FE" w:rsidP="22BE91FE">
            <w:pPr>
              <w:rPr>
                <w:b/>
                <w:bCs/>
                <w:sz w:val="24"/>
                <w:szCs w:val="24"/>
              </w:rPr>
            </w:pPr>
          </w:p>
        </w:tc>
        <w:tc>
          <w:tcPr>
            <w:tcW w:w="2700" w:type="dxa"/>
          </w:tcPr>
          <w:p w14:paraId="60AC0E92" w14:textId="38BADF73" w:rsidR="7E7415B5" w:rsidRPr="00BC478C" w:rsidRDefault="7E7415B5">
            <w:pPr>
              <w:pStyle w:val="ListParagraph"/>
              <w:numPr>
                <w:ilvl w:val="0"/>
                <w:numId w:val="43"/>
              </w:numPr>
              <w:rPr>
                <w:sz w:val="24"/>
                <w:szCs w:val="24"/>
              </w:rPr>
              <w:pPrChange w:id="967" w:author="Sean Mirani" w:date="2023-09-23T01:10:00Z">
                <w:pPr>
                  <w:pStyle w:val="ListParagraph"/>
                </w:pPr>
              </w:pPrChange>
            </w:pPr>
            <w:ins w:id="968" w:author="Malachi Jamison" w:date="2023-09-23T01:10:00Z">
              <w:r w:rsidRPr="00BC478C">
                <w:rPr>
                  <w:sz w:val="24"/>
                  <w:szCs w:val="24"/>
                </w:rPr>
                <w:t xml:space="preserve">The system verifies the user </w:t>
              </w:r>
            </w:ins>
            <w:ins w:id="969" w:author="Malachi Jamison" w:date="2023-09-23T01:11:00Z">
              <w:r w:rsidRPr="00BC478C">
                <w:rPr>
                  <w:sz w:val="24"/>
                  <w:szCs w:val="24"/>
                </w:rPr>
                <w:t xml:space="preserve">credentials </w:t>
              </w:r>
            </w:ins>
            <w:ins w:id="970" w:author="Malachi Jamison" w:date="2023-09-23T01:10:00Z">
              <w:r w:rsidRPr="00BC478C">
                <w:rPr>
                  <w:sz w:val="24"/>
                  <w:szCs w:val="24"/>
                </w:rPr>
                <w:t xml:space="preserve">and logs the user into their account. The </w:t>
              </w:r>
            </w:ins>
            <w:ins w:id="971" w:author="Malachi Jamison" w:date="2023-09-23T01:11:00Z">
              <w:r w:rsidRPr="00BC478C">
                <w:rPr>
                  <w:sz w:val="24"/>
                  <w:szCs w:val="24"/>
                </w:rPr>
                <w:t>system will display the home screen.</w:t>
              </w:r>
            </w:ins>
          </w:p>
        </w:tc>
        <w:tc>
          <w:tcPr>
            <w:tcW w:w="3540" w:type="dxa"/>
          </w:tcPr>
          <w:p w14:paraId="4BD2BBA7" w14:textId="5A0D11D4" w:rsidR="15874D36" w:rsidRPr="00BC478C" w:rsidRDefault="15874D36" w:rsidP="22BE91FE">
            <w:pPr>
              <w:jc w:val="center"/>
            </w:pPr>
            <w:ins w:id="972" w:author="Malachi Jamison" w:date="2023-09-23T01:09:00Z">
              <w:r w:rsidRPr="00BC478C">
                <w:rPr>
                  <w:noProof/>
                </w:rPr>
                <w:drawing>
                  <wp:inline distT="0" distB="0" distL="0" distR="0" wp14:anchorId="3AE321CE" wp14:editId="7643E593">
                    <wp:extent cx="1646872" cy="3200400"/>
                    <wp:effectExtent l="0" t="0" r="0" b="0"/>
                    <wp:docPr id="366088975" name="Picture 366088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7806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6872" cy="3200400"/>
                            </a:xfrm>
                            <a:prstGeom prst="rect">
                              <a:avLst/>
                            </a:prstGeom>
                          </pic:spPr>
                        </pic:pic>
                      </a:graphicData>
                    </a:graphic>
                  </wp:inline>
                </w:drawing>
              </w:r>
            </w:ins>
          </w:p>
        </w:tc>
      </w:tr>
    </w:tbl>
    <w:p w14:paraId="7A835B5F" w14:textId="49E9FA74" w:rsidR="5439F801" w:rsidRPr="00BC478C" w:rsidRDefault="00C06E02">
      <w:pPr>
        <w:pStyle w:val="Caption"/>
        <w:jc w:val="center"/>
        <w:rPr>
          <w:b/>
          <w:bCs/>
          <w:color w:val="000000" w:themeColor="text1"/>
          <w:sz w:val="24"/>
          <w:szCs w:val="24"/>
          <w:rPrChange w:id="973" w:author="Zachary Cappella" w:date="2023-09-30T10:50:00Z">
            <w:rPr>
              <w:b/>
              <w:bCs/>
              <w:sz w:val="24"/>
              <w:szCs w:val="24"/>
            </w:rPr>
          </w:rPrChange>
        </w:rPr>
        <w:pPrChange w:id="974" w:author="Zachary Cappella" w:date="2023-09-30T10:17:00Z">
          <w:pPr/>
        </w:pPrChange>
      </w:pPr>
      <w:bookmarkStart w:id="975" w:name="_Toc146962673"/>
      <w:ins w:id="976" w:author="Zachary Cappella" w:date="2023-09-30T10:17:00Z">
        <w:r w:rsidRPr="00BC478C">
          <w:rPr>
            <w:i w:val="0"/>
            <w:iCs w:val="0"/>
            <w:color w:val="000000" w:themeColor="text1"/>
            <w:rPrChange w:id="977" w:author="Zachary Cappella" w:date="2023-09-30T10:50:00Z">
              <w:rPr/>
            </w:rPrChange>
          </w:rPr>
          <w:t xml:space="preserve">Table </w:t>
        </w:r>
        <w:r w:rsidRPr="00BC478C">
          <w:rPr>
            <w:i w:val="0"/>
            <w:iCs w:val="0"/>
            <w:color w:val="000000" w:themeColor="text1"/>
            <w:rPrChange w:id="978" w:author="Zachary Cappella" w:date="2023-09-30T10:50:00Z">
              <w:rPr/>
            </w:rPrChange>
          </w:rPr>
          <w:fldChar w:fldCharType="begin"/>
        </w:r>
        <w:r w:rsidRPr="00BC478C">
          <w:rPr>
            <w:i w:val="0"/>
            <w:iCs w:val="0"/>
            <w:color w:val="000000" w:themeColor="text1"/>
            <w:rPrChange w:id="979" w:author="Zachary Cappella" w:date="2023-09-30T10:50:00Z">
              <w:rPr/>
            </w:rPrChange>
          </w:rPr>
          <w:instrText xml:space="preserve"> SEQ Table \* ARABIC </w:instrText>
        </w:r>
      </w:ins>
      <w:r w:rsidRPr="00BC478C">
        <w:rPr>
          <w:i w:val="0"/>
          <w:iCs w:val="0"/>
          <w:color w:val="000000" w:themeColor="text1"/>
          <w:rPrChange w:id="980" w:author="Zachary Cappella" w:date="2023-09-30T10:50:00Z">
            <w:rPr/>
          </w:rPrChange>
        </w:rPr>
        <w:fldChar w:fldCharType="separate"/>
      </w:r>
      <w:ins w:id="981" w:author="Zachary Cappella" w:date="2023-09-30T10:36:00Z">
        <w:r w:rsidR="00F96A1C" w:rsidRPr="00BC478C">
          <w:rPr>
            <w:i w:val="0"/>
            <w:iCs w:val="0"/>
            <w:noProof/>
            <w:color w:val="000000" w:themeColor="text1"/>
            <w:rPrChange w:id="982" w:author="Zachary Cappella" w:date="2023-09-30T10:50:00Z">
              <w:rPr>
                <w:i/>
                <w:iCs/>
                <w:noProof/>
                <w:color w:val="000000" w:themeColor="text1"/>
              </w:rPr>
            </w:rPrChange>
          </w:rPr>
          <w:t>4</w:t>
        </w:r>
      </w:ins>
      <w:ins w:id="983" w:author="Zachary Cappella" w:date="2023-09-30T10:17:00Z">
        <w:r w:rsidRPr="00BC478C">
          <w:rPr>
            <w:i w:val="0"/>
            <w:iCs w:val="0"/>
            <w:color w:val="000000" w:themeColor="text1"/>
            <w:rPrChange w:id="984" w:author="Zachary Cappella" w:date="2023-09-30T10:50:00Z">
              <w:rPr/>
            </w:rPrChange>
          </w:rPr>
          <w:fldChar w:fldCharType="end"/>
        </w:r>
        <w:r w:rsidRPr="00BC478C">
          <w:rPr>
            <w:i w:val="0"/>
            <w:iCs w:val="0"/>
            <w:color w:val="000000" w:themeColor="text1"/>
            <w:rPrChange w:id="985" w:author="Zachary Cappella" w:date="2023-09-30T10:50:00Z">
              <w:rPr/>
            </w:rPrChange>
          </w:rPr>
          <w:t>: Accessing the Application Use Case</w:t>
        </w:r>
      </w:ins>
      <w:bookmarkEnd w:id="975"/>
    </w:p>
    <w:p w14:paraId="7DEBB6A8" w14:textId="2771D0A0" w:rsidR="5439F801" w:rsidRPr="00BC478C" w:rsidRDefault="5439F801" w:rsidP="5439F801">
      <w:pPr>
        <w:rPr>
          <w:b/>
          <w:bCs/>
          <w:sz w:val="24"/>
          <w:szCs w:val="24"/>
        </w:rPr>
      </w:pPr>
    </w:p>
    <w:p w14:paraId="21B1FF65" w14:textId="371D70BA" w:rsidR="5439F801" w:rsidRPr="00BC478C" w:rsidRDefault="5439F801" w:rsidP="5439F801">
      <w:pPr>
        <w:rPr>
          <w:b/>
          <w:bCs/>
          <w:sz w:val="24"/>
          <w:szCs w:val="24"/>
        </w:rPr>
      </w:pPr>
    </w:p>
    <w:p w14:paraId="40A17684" w14:textId="14226C23" w:rsidR="5439F801" w:rsidRPr="00BC478C" w:rsidRDefault="5439F801" w:rsidP="5439F801">
      <w:pPr>
        <w:rPr>
          <w:b/>
          <w:bCs/>
          <w:sz w:val="24"/>
          <w:szCs w:val="24"/>
        </w:rPr>
      </w:pPr>
    </w:p>
    <w:p w14:paraId="6703D656" w14:textId="000D2D2B" w:rsidR="5439F801" w:rsidRPr="00BC478C" w:rsidRDefault="5439F801" w:rsidP="5439F801">
      <w:pPr>
        <w:rPr>
          <w:b/>
          <w:bCs/>
          <w:sz w:val="24"/>
          <w:szCs w:val="24"/>
        </w:rPr>
      </w:pPr>
    </w:p>
    <w:p w14:paraId="474C5C79" w14:textId="6F7CEA61" w:rsidR="5439F801" w:rsidRPr="00BC478C" w:rsidRDefault="5439F801" w:rsidP="5439F801">
      <w:pPr>
        <w:pStyle w:val="ListParagraph"/>
        <w:spacing w:line="360" w:lineRule="auto"/>
        <w:ind w:left="0" w:firstLine="0"/>
        <w:rPr>
          <w:b/>
          <w:bCs/>
          <w:sz w:val="24"/>
          <w:szCs w:val="24"/>
        </w:rPr>
      </w:pPr>
    </w:p>
    <w:p w14:paraId="322E046A" w14:textId="6ED8B697" w:rsidR="34E59B94" w:rsidRPr="00BC478C" w:rsidRDefault="34E59B94" w:rsidP="001B448E">
      <w:pPr>
        <w:pStyle w:val="Heading3"/>
        <w:rPr>
          <w:rFonts w:ascii="Times New Roman" w:hAnsi="Times New Roman" w:cs="Times New Roman"/>
          <w:b/>
          <w:bCs/>
          <w:color w:val="auto"/>
        </w:rPr>
      </w:pPr>
      <w:bookmarkStart w:id="986" w:name="_Toc146963437"/>
      <w:r w:rsidRPr="00BC478C">
        <w:rPr>
          <w:rFonts w:ascii="Times New Roman" w:hAnsi="Times New Roman" w:cs="Times New Roman"/>
          <w:b/>
          <w:bCs/>
          <w:color w:val="auto"/>
        </w:rPr>
        <w:t>3.1.</w:t>
      </w:r>
      <w:r w:rsidR="09881FFF" w:rsidRPr="00BC478C">
        <w:rPr>
          <w:rFonts w:ascii="Times New Roman" w:hAnsi="Times New Roman" w:cs="Times New Roman"/>
          <w:b/>
          <w:bCs/>
          <w:color w:val="auto"/>
        </w:rPr>
        <w:t xml:space="preserve">2 </w:t>
      </w:r>
      <w:r w:rsidR="2E0BDB9D" w:rsidRPr="00BC478C">
        <w:rPr>
          <w:rFonts w:ascii="Times New Roman" w:hAnsi="Times New Roman" w:cs="Times New Roman"/>
          <w:b/>
          <w:bCs/>
          <w:color w:val="auto"/>
        </w:rPr>
        <w:t xml:space="preserve">Interacting with the </w:t>
      </w:r>
      <w:del w:id="987" w:author="Zachary Cappella" w:date="2023-09-30T10:40:00Z">
        <w:r w:rsidR="2E0BDB9D" w:rsidRPr="00BC478C" w:rsidDel="0048596D">
          <w:rPr>
            <w:rFonts w:ascii="Times New Roman" w:hAnsi="Times New Roman" w:cs="Times New Roman"/>
            <w:b/>
            <w:bCs/>
            <w:color w:val="auto"/>
          </w:rPr>
          <w:delText xml:space="preserve">Chatbot  </w:delText>
        </w:r>
      </w:del>
      <w:ins w:id="988" w:author="Zachary Cappella" w:date="2023-09-30T10:40:00Z">
        <w:r w:rsidR="0048596D" w:rsidRPr="00BC478C">
          <w:rPr>
            <w:rFonts w:ascii="Times New Roman" w:hAnsi="Times New Roman" w:cs="Times New Roman"/>
            <w:b/>
            <w:bCs/>
            <w:color w:val="auto"/>
          </w:rPr>
          <w:t>Virtual Assistant</w:t>
        </w:r>
        <w:bookmarkEnd w:id="986"/>
        <w:r w:rsidR="0048596D" w:rsidRPr="00BC478C">
          <w:rPr>
            <w:rFonts w:ascii="Times New Roman" w:hAnsi="Times New Roman" w:cs="Times New Roman"/>
            <w:b/>
            <w:bCs/>
            <w:color w:val="auto"/>
          </w:rPr>
          <w:t xml:space="preserve">  </w:t>
        </w:r>
      </w:ins>
    </w:p>
    <w:p w14:paraId="77740F54" w14:textId="4781AF78" w:rsidR="13A39E17" w:rsidRPr="00BC478C" w:rsidRDefault="13A39E17" w:rsidP="5439F801">
      <w:pPr>
        <w:rPr>
          <w:b/>
          <w:bCs/>
          <w:sz w:val="24"/>
          <w:szCs w:val="24"/>
        </w:rPr>
      </w:pPr>
      <w:r w:rsidRPr="00BC478C">
        <w:rPr>
          <w:b/>
          <w:bCs/>
          <w:sz w:val="24"/>
          <w:szCs w:val="24"/>
        </w:rPr>
        <w:t xml:space="preserve">Summary: </w:t>
      </w:r>
      <w:r w:rsidR="09ACBF7E" w:rsidRPr="00BC478C">
        <w:rPr>
          <w:sz w:val="24"/>
          <w:szCs w:val="24"/>
        </w:rPr>
        <w:t xml:space="preserve">The system's </w:t>
      </w:r>
      <w:del w:id="989" w:author="Zachary Cappella" w:date="2023-10-09T16:13:00Z">
        <w:r w:rsidR="7AD1A82D" w:rsidRPr="00BC478C" w:rsidDel="00754332">
          <w:rPr>
            <w:sz w:val="24"/>
            <w:szCs w:val="24"/>
          </w:rPr>
          <w:delText>Chatbot</w:delText>
        </w:r>
      </w:del>
      <w:ins w:id="990" w:author="Zachary Cappella" w:date="2023-10-09T16:13:00Z">
        <w:r w:rsidR="00754332">
          <w:rPr>
            <w:sz w:val="24"/>
            <w:szCs w:val="24"/>
          </w:rPr>
          <w:t>Virtual Assistant</w:t>
        </w:r>
      </w:ins>
      <w:r w:rsidR="09ACBF7E" w:rsidRPr="00BC478C">
        <w:rPr>
          <w:sz w:val="24"/>
          <w:szCs w:val="24"/>
        </w:rPr>
        <w:t xml:space="preserve"> feature is designed to mimic human-like responses to a variety of prompts and inquiries and can be accessed either by speaking or typing your request.</w:t>
      </w:r>
    </w:p>
    <w:p w14:paraId="4E5493C0" w14:textId="7F466265" w:rsidR="00064539" w:rsidRPr="00BC478C" w:rsidRDefault="00064539" w:rsidP="5439F801">
      <w:pPr>
        <w:rPr>
          <w:ins w:id="991" w:author="Zachary Cappella" w:date="2023-09-23T14:50:00Z"/>
          <w:b/>
          <w:bCs/>
          <w:sz w:val="24"/>
          <w:szCs w:val="24"/>
        </w:rPr>
      </w:pPr>
      <w:ins w:id="992" w:author="Zachary Cappella" w:date="2023-09-23T14:50:00Z">
        <w:r w:rsidRPr="00BC478C">
          <w:rPr>
            <w:b/>
            <w:bCs/>
            <w:sz w:val="24"/>
            <w:szCs w:val="24"/>
          </w:rPr>
          <w:t>UML Diagram:</w:t>
        </w:r>
      </w:ins>
    </w:p>
    <w:p w14:paraId="45CCB215" w14:textId="640B7256" w:rsidR="00064539" w:rsidRPr="00BC478C" w:rsidRDefault="003F3CDE" w:rsidP="003F3CDE">
      <w:pPr>
        <w:jc w:val="center"/>
        <w:rPr>
          <w:ins w:id="993" w:author="Zachary Cappella" w:date="2023-09-23T14:50:00Z"/>
          <w:b/>
          <w:bCs/>
          <w:sz w:val="24"/>
          <w:szCs w:val="24"/>
        </w:rPr>
      </w:pPr>
      <w:ins w:id="994" w:author="Zachary Cappella" w:date="2023-09-23T14:50:00Z">
        <w:r w:rsidRPr="00BC478C">
          <w:rPr>
            <w:noProof/>
          </w:rPr>
          <w:drawing>
            <wp:inline distT="0" distB="0" distL="0" distR="0" wp14:anchorId="359682C8" wp14:editId="2B2F9C20">
              <wp:extent cx="5437505" cy="3346450"/>
              <wp:effectExtent l="0" t="0" r="0" b="0"/>
              <wp:docPr id="1783914691" name="Picture 178391469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14691" name="Picture 1" descr="A diagram of a syste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37505" cy="3346450"/>
                      </a:xfrm>
                      <a:prstGeom prst="rect">
                        <a:avLst/>
                      </a:prstGeom>
                      <a:noFill/>
                      <a:ln>
                        <a:noFill/>
                      </a:ln>
                    </pic:spPr>
                  </pic:pic>
                </a:graphicData>
              </a:graphic>
            </wp:inline>
          </w:drawing>
        </w:r>
      </w:ins>
    </w:p>
    <w:p w14:paraId="6E16D4B0" w14:textId="595F746A" w:rsidR="00064539" w:rsidRPr="00BC478C" w:rsidRDefault="0048596D">
      <w:pPr>
        <w:pStyle w:val="Caption"/>
        <w:jc w:val="center"/>
        <w:rPr>
          <w:ins w:id="995" w:author="Zachary Cappella" w:date="2023-09-30T10:40:00Z"/>
          <w:b/>
          <w:bCs/>
          <w:color w:val="000000" w:themeColor="text1"/>
          <w:sz w:val="24"/>
          <w:szCs w:val="24"/>
          <w:rPrChange w:id="996" w:author="Zachary Cappella" w:date="2023-09-30T10:50:00Z">
            <w:rPr>
              <w:ins w:id="997" w:author="Zachary Cappella" w:date="2023-09-30T10:40:00Z"/>
              <w:b/>
              <w:bCs/>
              <w:sz w:val="24"/>
              <w:szCs w:val="24"/>
            </w:rPr>
          </w:rPrChange>
        </w:rPr>
        <w:pPrChange w:id="998" w:author="Zachary Cappella" w:date="2023-09-30T10:41:00Z">
          <w:pPr>
            <w:jc w:val="center"/>
          </w:pPr>
        </w:pPrChange>
      </w:pPr>
      <w:bookmarkStart w:id="999" w:name="_Toc146963083"/>
      <w:ins w:id="1000" w:author="Zachary Cappella" w:date="2023-09-30T10:41:00Z">
        <w:r w:rsidRPr="00BC478C">
          <w:rPr>
            <w:i w:val="0"/>
            <w:iCs w:val="0"/>
            <w:color w:val="000000" w:themeColor="text1"/>
            <w:rPrChange w:id="1001" w:author="Zachary Cappella" w:date="2023-09-30T10:50:00Z">
              <w:rPr/>
            </w:rPrChange>
          </w:rPr>
          <w:t xml:space="preserve">Figure </w:t>
        </w:r>
        <w:r w:rsidRPr="00BC478C">
          <w:rPr>
            <w:i w:val="0"/>
            <w:iCs w:val="0"/>
            <w:color w:val="000000" w:themeColor="text1"/>
            <w:rPrChange w:id="1002" w:author="Zachary Cappella" w:date="2023-09-30T10:50:00Z">
              <w:rPr/>
            </w:rPrChange>
          </w:rPr>
          <w:fldChar w:fldCharType="begin"/>
        </w:r>
        <w:r w:rsidRPr="00BC478C">
          <w:rPr>
            <w:i w:val="0"/>
            <w:iCs w:val="0"/>
            <w:color w:val="000000" w:themeColor="text1"/>
            <w:rPrChange w:id="1003" w:author="Zachary Cappella" w:date="2023-09-30T10:50:00Z">
              <w:rPr/>
            </w:rPrChange>
          </w:rPr>
          <w:instrText xml:space="preserve"> SEQ Figure \* ARABIC </w:instrText>
        </w:r>
      </w:ins>
      <w:r w:rsidRPr="00BC478C">
        <w:rPr>
          <w:i w:val="0"/>
          <w:iCs w:val="0"/>
          <w:color w:val="000000" w:themeColor="text1"/>
          <w:rPrChange w:id="1004" w:author="Zachary Cappella" w:date="2023-09-30T10:50:00Z">
            <w:rPr/>
          </w:rPrChange>
        </w:rPr>
        <w:fldChar w:fldCharType="separate"/>
      </w:r>
      <w:ins w:id="1005" w:author="Zachary Cappella" w:date="2023-09-30T10:43:00Z">
        <w:r w:rsidRPr="00BC478C">
          <w:rPr>
            <w:i w:val="0"/>
            <w:iCs w:val="0"/>
            <w:noProof/>
            <w:color w:val="000000" w:themeColor="text1"/>
            <w:rPrChange w:id="1006" w:author="Zachary Cappella" w:date="2023-09-30T10:50:00Z">
              <w:rPr>
                <w:i/>
                <w:iCs/>
                <w:noProof/>
                <w:color w:val="000000" w:themeColor="text1"/>
              </w:rPr>
            </w:rPrChange>
          </w:rPr>
          <w:t>3</w:t>
        </w:r>
      </w:ins>
      <w:ins w:id="1007" w:author="Zachary Cappella" w:date="2023-09-30T10:41:00Z">
        <w:r w:rsidRPr="00BC478C">
          <w:rPr>
            <w:i w:val="0"/>
            <w:iCs w:val="0"/>
            <w:color w:val="000000" w:themeColor="text1"/>
            <w:rPrChange w:id="1008" w:author="Zachary Cappella" w:date="2023-09-30T10:50:00Z">
              <w:rPr/>
            </w:rPrChange>
          </w:rPr>
          <w:fldChar w:fldCharType="end"/>
        </w:r>
        <w:r w:rsidRPr="00BC478C">
          <w:rPr>
            <w:i w:val="0"/>
            <w:iCs w:val="0"/>
            <w:color w:val="000000" w:themeColor="text1"/>
            <w:rPrChange w:id="1009" w:author="Zachary Cappella" w:date="2023-09-30T10:50:00Z">
              <w:rPr/>
            </w:rPrChange>
          </w:rPr>
          <w:t>: Interacting with Virtual Assistant UML Diagram</w:t>
        </w:r>
      </w:ins>
      <w:bookmarkEnd w:id="999"/>
    </w:p>
    <w:p w14:paraId="5FB8E0D3" w14:textId="77777777" w:rsidR="0048596D" w:rsidRPr="00BC478C" w:rsidRDefault="0048596D">
      <w:pPr>
        <w:jc w:val="center"/>
        <w:rPr>
          <w:ins w:id="1010" w:author="Zachary Cappella" w:date="2023-09-23T14:50:00Z"/>
          <w:b/>
          <w:bCs/>
          <w:sz w:val="24"/>
          <w:szCs w:val="24"/>
        </w:rPr>
        <w:pPrChange w:id="1011" w:author="Zachary Cappella" w:date="2023-09-23T14:50:00Z">
          <w:pPr/>
        </w:pPrChange>
      </w:pPr>
    </w:p>
    <w:p w14:paraId="65218B95" w14:textId="3AC597AC" w:rsidR="13A39E17" w:rsidRPr="00BC478C" w:rsidRDefault="13A39E17" w:rsidP="5439F801">
      <w:pPr>
        <w:rPr>
          <w:sz w:val="24"/>
          <w:szCs w:val="24"/>
        </w:rPr>
      </w:pPr>
      <w:r w:rsidRPr="00BC478C">
        <w:rPr>
          <w:b/>
          <w:bCs/>
          <w:sz w:val="24"/>
          <w:szCs w:val="24"/>
        </w:rPr>
        <w:t xml:space="preserve">Preconditions: </w:t>
      </w:r>
      <w:r w:rsidR="0DDA2209" w:rsidRPr="00BC478C">
        <w:rPr>
          <w:sz w:val="24"/>
          <w:szCs w:val="24"/>
        </w:rPr>
        <w:t>The actor must register to use the application and sign in.</w:t>
      </w:r>
    </w:p>
    <w:p w14:paraId="7FB90517" w14:textId="5A057910" w:rsidR="13A39E17" w:rsidRPr="00BC478C" w:rsidRDefault="13A39E17" w:rsidP="5439F801">
      <w:pPr>
        <w:rPr>
          <w:sz w:val="24"/>
          <w:szCs w:val="24"/>
        </w:rPr>
      </w:pPr>
      <w:r w:rsidRPr="00BC478C">
        <w:rPr>
          <w:b/>
          <w:bCs/>
          <w:sz w:val="24"/>
          <w:szCs w:val="24"/>
        </w:rPr>
        <w:t xml:space="preserve">Triggers: </w:t>
      </w:r>
      <w:r w:rsidR="6EBF6D45" w:rsidRPr="00BC478C">
        <w:rPr>
          <w:sz w:val="24"/>
          <w:szCs w:val="24"/>
        </w:rPr>
        <w:t>The actor selects the voice command button.</w:t>
      </w:r>
    </w:p>
    <w:p w14:paraId="253DD3AF" w14:textId="5FCADE45" w:rsidR="13A39E17" w:rsidRPr="00BC478C" w:rsidRDefault="13A39E17" w:rsidP="5439F801">
      <w:pPr>
        <w:rPr>
          <w:b/>
          <w:bCs/>
          <w:sz w:val="24"/>
          <w:szCs w:val="24"/>
        </w:rPr>
      </w:pPr>
      <w:r w:rsidRPr="00BC478C">
        <w:rPr>
          <w:b/>
          <w:bCs/>
          <w:sz w:val="24"/>
          <w:szCs w:val="24"/>
        </w:rPr>
        <w:t>Basic course of events (main scenario):</w:t>
      </w:r>
    </w:p>
    <w:p w14:paraId="4FB9BD26" w14:textId="58112B55" w:rsidR="5439F801" w:rsidRPr="00BC478C" w:rsidRDefault="5439F801" w:rsidP="5439F801">
      <w:pPr>
        <w:rPr>
          <w:b/>
          <w:bCs/>
          <w:sz w:val="24"/>
          <w:szCs w:val="24"/>
        </w:rPr>
      </w:pPr>
    </w:p>
    <w:tbl>
      <w:tblPr>
        <w:tblStyle w:val="TableGrid"/>
        <w:tblW w:w="0" w:type="auto"/>
        <w:tblLayout w:type="fixed"/>
        <w:tblLook w:val="06A0" w:firstRow="1" w:lastRow="0" w:firstColumn="1" w:lastColumn="0" w:noHBand="1" w:noVBand="1"/>
      </w:tblPr>
      <w:tblGrid>
        <w:gridCol w:w="3002"/>
        <w:gridCol w:w="2760"/>
        <w:gridCol w:w="3598"/>
      </w:tblGrid>
      <w:tr w:rsidR="5439F801" w:rsidRPr="00BC478C" w14:paraId="2B5480AC" w14:textId="77777777" w:rsidTr="5439F801">
        <w:trPr>
          <w:trHeight w:val="780"/>
        </w:trPr>
        <w:tc>
          <w:tcPr>
            <w:tcW w:w="3002" w:type="dxa"/>
            <w:shd w:val="clear" w:color="auto" w:fill="E7E6E6" w:themeFill="background2"/>
          </w:tcPr>
          <w:p w14:paraId="2BA97ED9" w14:textId="30170C70" w:rsidR="5439F801" w:rsidRPr="00BC478C" w:rsidRDefault="5439F801" w:rsidP="5439F801">
            <w:pPr>
              <w:jc w:val="center"/>
              <w:rPr>
                <w:b/>
                <w:bCs/>
                <w:sz w:val="24"/>
                <w:szCs w:val="24"/>
              </w:rPr>
            </w:pPr>
            <w:r w:rsidRPr="00BC478C">
              <w:rPr>
                <w:b/>
                <w:bCs/>
                <w:sz w:val="24"/>
                <w:szCs w:val="24"/>
              </w:rPr>
              <w:t>Actor</w:t>
            </w:r>
          </w:p>
        </w:tc>
        <w:tc>
          <w:tcPr>
            <w:tcW w:w="2760" w:type="dxa"/>
            <w:shd w:val="clear" w:color="auto" w:fill="E7E6E6" w:themeFill="background2"/>
          </w:tcPr>
          <w:p w14:paraId="2E91A1D1" w14:textId="7E2BC5CC" w:rsidR="5439F801" w:rsidRPr="00BC478C" w:rsidRDefault="5439F801" w:rsidP="5439F801">
            <w:pPr>
              <w:jc w:val="center"/>
              <w:rPr>
                <w:b/>
                <w:bCs/>
                <w:sz w:val="24"/>
                <w:szCs w:val="24"/>
              </w:rPr>
            </w:pPr>
            <w:r w:rsidRPr="00BC478C">
              <w:rPr>
                <w:b/>
                <w:bCs/>
                <w:sz w:val="24"/>
                <w:szCs w:val="24"/>
              </w:rPr>
              <w:t>System</w:t>
            </w:r>
          </w:p>
        </w:tc>
        <w:tc>
          <w:tcPr>
            <w:tcW w:w="3598" w:type="dxa"/>
            <w:shd w:val="clear" w:color="auto" w:fill="E7E6E6" w:themeFill="background2"/>
          </w:tcPr>
          <w:p w14:paraId="341F7EAA" w14:textId="71F7B3D6" w:rsidR="5439F801" w:rsidRPr="00BC478C" w:rsidRDefault="5439F801" w:rsidP="5439F801">
            <w:pPr>
              <w:jc w:val="center"/>
              <w:rPr>
                <w:b/>
                <w:bCs/>
                <w:sz w:val="24"/>
                <w:szCs w:val="24"/>
              </w:rPr>
            </w:pPr>
            <w:r w:rsidRPr="00BC478C">
              <w:rPr>
                <w:b/>
                <w:bCs/>
                <w:sz w:val="24"/>
                <w:szCs w:val="24"/>
              </w:rPr>
              <w:t>Screen</w:t>
            </w:r>
          </w:p>
        </w:tc>
      </w:tr>
      <w:tr w:rsidR="5439F801" w:rsidRPr="00BC478C" w14:paraId="0F096074" w14:textId="77777777" w:rsidTr="00CDC933">
        <w:trPr>
          <w:trHeight w:val="915"/>
        </w:trPr>
        <w:tc>
          <w:tcPr>
            <w:tcW w:w="3002" w:type="dxa"/>
          </w:tcPr>
          <w:p w14:paraId="68794556" w14:textId="3669DA76" w:rsidR="13D20277" w:rsidRPr="00BC478C" w:rsidRDefault="13D20277" w:rsidP="5439F801">
            <w:pPr>
              <w:rPr>
                <w:sz w:val="24"/>
                <w:szCs w:val="24"/>
              </w:rPr>
            </w:pPr>
            <w:r w:rsidRPr="00BC478C">
              <w:rPr>
                <w:sz w:val="24"/>
                <w:szCs w:val="24"/>
              </w:rPr>
              <w:t xml:space="preserve">1. The actor selects </w:t>
            </w:r>
            <w:del w:id="1012" w:author="Zachary Cappella" w:date="2023-10-09T16:13:00Z">
              <w:r w:rsidR="1A95658C" w:rsidRPr="00BC478C" w:rsidDel="00754332">
                <w:rPr>
                  <w:sz w:val="24"/>
                  <w:szCs w:val="24"/>
                </w:rPr>
                <w:delText>Chatbot</w:delText>
              </w:r>
            </w:del>
            <w:ins w:id="1013" w:author="Zachary Cappella" w:date="2023-10-09T16:13:00Z">
              <w:r w:rsidR="00754332">
                <w:rPr>
                  <w:sz w:val="24"/>
                  <w:szCs w:val="24"/>
                </w:rPr>
                <w:t>Virtual Assistant</w:t>
              </w:r>
            </w:ins>
            <w:r w:rsidR="1A95658C" w:rsidRPr="00BC478C">
              <w:rPr>
                <w:sz w:val="24"/>
                <w:szCs w:val="24"/>
              </w:rPr>
              <w:t xml:space="preserve"> button</w:t>
            </w:r>
            <w:r w:rsidRPr="00BC478C">
              <w:rPr>
                <w:sz w:val="24"/>
                <w:szCs w:val="24"/>
              </w:rPr>
              <w:t xml:space="preserve"> from the home screen.</w:t>
            </w:r>
          </w:p>
        </w:tc>
        <w:tc>
          <w:tcPr>
            <w:tcW w:w="2760" w:type="dxa"/>
          </w:tcPr>
          <w:p w14:paraId="2754A756" w14:textId="735361A5" w:rsidR="5439F801" w:rsidRPr="00BC478C" w:rsidRDefault="5439F801" w:rsidP="5439F801"/>
        </w:tc>
        <w:tc>
          <w:tcPr>
            <w:tcW w:w="3598" w:type="dxa"/>
          </w:tcPr>
          <w:p w14:paraId="4C30C352" w14:textId="7043D71B" w:rsidR="13D20277" w:rsidRPr="00BC478C" w:rsidRDefault="13D20277" w:rsidP="5439F801"/>
        </w:tc>
      </w:tr>
      <w:tr w:rsidR="5439F801" w:rsidRPr="00BC478C" w14:paraId="0E8183F6" w14:textId="77777777" w:rsidTr="5439F801">
        <w:trPr>
          <w:trHeight w:val="4095"/>
        </w:trPr>
        <w:tc>
          <w:tcPr>
            <w:tcW w:w="3002" w:type="dxa"/>
          </w:tcPr>
          <w:p w14:paraId="44BB8F82" w14:textId="56527B8B" w:rsidR="5439F801" w:rsidRPr="00BC478C" w:rsidRDefault="5439F801" w:rsidP="5439F801">
            <w:pPr>
              <w:rPr>
                <w:b/>
                <w:bCs/>
                <w:sz w:val="24"/>
                <w:szCs w:val="24"/>
              </w:rPr>
            </w:pPr>
          </w:p>
        </w:tc>
        <w:tc>
          <w:tcPr>
            <w:tcW w:w="2760" w:type="dxa"/>
          </w:tcPr>
          <w:p w14:paraId="59AF2D67" w14:textId="5CC000D6" w:rsidR="13D20277" w:rsidRPr="00BC478C" w:rsidRDefault="13D20277" w:rsidP="5439F801">
            <w:pPr>
              <w:rPr>
                <w:sz w:val="24"/>
                <w:szCs w:val="24"/>
              </w:rPr>
            </w:pPr>
            <w:r w:rsidRPr="00BC478C">
              <w:rPr>
                <w:sz w:val="24"/>
                <w:szCs w:val="24"/>
              </w:rPr>
              <w:t xml:space="preserve">2. The system opens the </w:t>
            </w:r>
            <w:del w:id="1014" w:author="Zachary Cappella" w:date="2023-10-09T16:13:00Z">
              <w:r w:rsidR="69916306" w:rsidRPr="00BC478C" w:rsidDel="00754332">
                <w:rPr>
                  <w:sz w:val="24"/>
                  <w:szCs w:val="24"/>
                </w:rPr>
                <w:delText>Chatbot</w:delText>
              </w:r>
            </w:del>
            <w:ins w:id="1015" w:author="Zachary Cappella" w:date="2023-10-09T16:13:00Z">
              <w:r w:rsidR="00754332">
                <w:rPr>
                  <w:sz w:val="24"/>
                  <w:szCs w:val="24"/>
                </w:rPr>
                <w:t>Virtual Assistant</w:t>
              </w:r>
            </w:ins>
            <w:r w:rsidR="6B23051B" w:rsidRPr="00BC478C">
              <w:rPr>
                <w:sz w:val="24"/>
                <w:szCs w:val="24"/>
              </w:rPr>
              <w:t xml:space="preserve"> screen</w:t>
            </w:r>
            <w:r w:rsidRPr="00BC478C">
              <w:rPr>
                <w:sz w:val="24"/>
                <w:szCs w:val="24"/>
              </w:rPr>
              <w:t>.</w:t>
            </w:r>
          </w:p>
        </w:tc>
        <w:tc>
          <w:tcPr>
            <w:tcW w:w="3598" w:type="dxa"/>
          </w:tcPr>
          <w:p w14:paraId="7B737A22" w14:textId="6C341717" w:rsidR="13D20277" w:rsidRPr="00BC478C" w:rsidRDefault="41D554D3" w:rsidP="5439F801">
            <w:r w:rsidRPr="00BC478C">
              <w:rPr>
                <w:noProof/>
              </w:rPr>
              <w:drawing>
                <wp:inline distT="0" distB="0" distL="0" distR="0" wp14:anchorId="5B471DCE" wp14:editId="2977DC1C">
                  <wp:extent cx="1606867" cy="3200400"/>
                  <wp:effectExtent l="0" t="0" r="0" b="0"/>
                  <wp:docPr id="1734701465" name="Picture 173470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06867" cy="3200400"/>
                          </a:xfrm>
                          <a:prstGeom prst="rect">
                            <a:avLst/>
                          </a:prstGeom>
                        </pic:spPr>
                      </pic:pic>
                    </a:graphicData>
                  </a:graphic>
                </wp:inline>
              </w:drawing>
            </w:r>
          </w:p>
        </w:tc>
      </w:tr>
      <w:tr w:rsidR="5439F801" w:rsidRPr="00BC478C" w14:paraId="5F0F0CAF" w14:textId="77777777" w:rsidTr="00CDC933">
        <w:trPr>
          <w:trHeight w:val="1125"/>
        </w:trPr>
        <w:tc>
          <w:tcPr>
            <w:tcW w:w="3002" w:type="dxa"/>
          </w:tcPr>
          <w:p w14:paraId="56E8A68D" w14:textId="2F304483" w:rsidR="13D20277" w:rsidRPr="00BC478C" w:rsidRDefault="13D20277" w:rsidP="5439F801">
            <w:pPr>
              <w:rPr>
                <w:sz w:val="24"/>
                <w:szCs w:val="24"/>
              </w:rPr>
            </w:pPr>
            <w:r w:rsidRPr="00BC478C">
              <w:rPr>
                <w:sz w:val="24"/>
                <w:szCs w:val="24"/>
              </w:rPr>
              <w:t>3. The actor selects the speaker icon on the screen</w:t>
            </w:r>
          </w:p>
        </w:tc>
        <w:tc>
          <w:tcPr>
            <w:tcW w:w="2760" w:type="dxa"/>
          </w:tcPr>
          <w:p w14:paraId="39E0C822" w14:textId="22999DAC" w:rsidR="5439F801" w:rsidRPr="00BC478C" w:rsidRDefault="5439F801" w:rsidP="5439F801">
            <w:pPr>
              <w:rPr>
                <w:b/>
                <w:bCs/>
                <w:sz w:val="24"/>
                <w:szCs w:val="24"/>
              </w:rPr>
            </w:pPr>
          </w:p>
        </w:tc>
        <w:tc>
          <w:tcPr>
            <w:tcW w:w="3598" w:type="dxa"/>
          </w:tcPr>
          <w:p w14:paraId="43F1AFAC" w14:textId="6D8099B0" w:rsidR="5B0878CB" w:rsidRPr="00BC478C" w:rsidRDefault="5B0878CB" w:rsidP="5439F801"/>
        </w:tc>
      </w:tr>
      <w:tr w:rsidR="5439F801" w:rsidRPr="00BC478C" w14:paraId="4438B818" w14:textId="77777777" w:rsidTr="5439F801">
        <w:trPr>
          <w:trHeight w:val="1875"/>
        </w:trPr>
        <w:tc>
          <w:tcPr>
            <w:tcW w:w="3002" w:type="dxa"/>
          </w:tcPr>
          <w:p w14:paraId="58255887" w14:textId="16E9F016" w:rsidR="5439F801" w:rsidRPr="00BC478C" w:rsidRDefault="5439F801" w:rsidP="5439F801">
            <w:pPr>
              <w:rPr>
                <w:sz w:val="24"/>
                <w:szCs w:val="24"/>
              </w:rPr>
            </w:pPr>
          </w:p>
        </w:tc>
        <w:tc>
          <w:tcPr>
            <w:tcW w:w="2760" w:type="dxa"/>
          </w:tcPr>
          <w:p w14:paraId="17CE25A2" w14:textId="663900D8" w:rsidR="5B0878CB" w:rsidRPr="00BC478C" w:rsidRDefault="5B0878CB" w:rsidP="5439F801">
            <w:pPr>
              <w:rPr>
                <w:sz w:val="24"/>
                <w:szCs w:val="24"/>
              </w:rPr>
            </w:pPr>
            <w:r w:rsidRPr="00BC478C">
              <w:rPr>
                <w:sz w:val="24"/>
                <w:szCs w:val="24"/>
              </w:rPr>
              <w:t xml:space="preserve">4. The system opens the </w:t>
            </w:r>
            <w:r w:rsidR="46A3E60A" w:rsidRPr="00BC478C">
              <w:rPr>
                <w:sz w:val="24"/>
                <w:szCs w:val="24"/>
              </w:rPr>
              <w:t xml:space="preserve">phone’s </w:t>
            </w:r>
            <w:r w:rsidRPr="00BC478C">
              <w:rPr>
                <w:sz w:val="24"/>
                <w:szCs w:val="24"/>
              </w:rPr>
              <w:t>microphone</w:t>
            </w:r>
            <w:r w:rsidR="7EE234D7" w:rsidRPr="00BC478C">
              <w:rPr>
                <w:sz w:val="24"/>
                <w:szCs w:val="24"/>
              </w:rPr>
              <w:t>.</w:t>
            </w:r>
          </w:p>
        </w:tc>
        <w:tc>
          <w:tcPr>
            <w:tcW w:w="3598" w:type="dxa"/>
          </w:tcPr>
          <w:p w14:paraId="57588422" w14:textId="24E51E05" w:rsidR="5439F801" w:rsidRPr="00BC478C" w:rsidRDefault="7EBAD9FB" w:rsidP="5439F801">
            <w:r w:rsidRPr="00BC478C">
              <w:rPr>
                <w:noProof/>
              </w:rPr>
              <w:drawing>
                <wp:inline distT="0" distB="0" distL="0" distR="0" wp14:anchorId="6B0BB245" wp14:editId="3991CD25">
                  <wp:extent cx="1633538" cy="3200400"/>
                  <wp:effectExtent l="0" t="0" r="0" b="0"/>
                  <wp:docPr id="2114104609" name="Picture 2114104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33538" cy="3200400"/>
                          </a:xfrm>
                          <a:prstGeom prst="rect">
                            <a:avLst/>
                          </a:prstGeom>
                        </pic:spPr>
                      </pic:pic>
                    </a:graphicData>
                  </a:graphic>
                </wp:inline>
              </w:drawing>
            </w:r>
          </w:p>
        </w:tc>
      </w:tr>
      <w:tr w:rsidR="5439F801" w:rsidRPr="00BC478C" w14:paraId="7CCBE5E9" w14:textId="77777777" w:rsidTr="00CDC933">
        <w:trPr>
          <w:trHeight w:val="915"/>
        </w:trPr>
        <w:tc>
          <w:tcPr>
            <w:tcW w:w="3002" w:type="dxa"/>
          </w:tcPr>
          <w:p w14:paraId="7C0D0872" w14:textId="7E5812E0" w:rsidR="7EE234D7" w:rsidRPr="00BC478C" w:rsidRDefault="7EE234D7" w:rsidP="5439F801">
            <w:pPr>
              <w:rPr>
                <w:sz w:val="24"/>
                <w:szCs w:val="24"/>
              </w:rPr>
            </w:pPr>
            <w:r w:rsidRPr="00BC478C">
              <w:rPr>
                <w:sz w:val="24"/>
                <w:szCs w:val="24"/>
              </w:rPr>
              <w:t>5. The actor asks a question using their voice.</w:t>
            </w:r>
          </w:p>
        </w:tc>
        <w:tc>
          <w:tcPr>
            <w:tcW w:w="2760" w:type="dxa"/>
          </w:tcPr>
          <w:p w14:paraId="42B90A55" w14:textId="6CF05358" w:rsidR="5439F801" w:rsidRPr="00BC478C" w:rsidRDefault="5439F801" w:rsidP="5439F801">
            <w:pPr>
              <w:rPr>
                <w:b/>
                <w:bCs/>
                <w:sz w:val="24"/>
                <w:szCs w:val="24"/>
              </w:rPr>
            </w:pPr>
          </w:p>
        </w:tc>
        <w:tc>
          <w:tcPr>
            <w:tcW w:w="3598" w:type="dxa"/>
          </w:tcPr>
          <w:p w14:paraId="4F4D7D1D" w14:textId="3DC560BF" w:rsidR="5439F801" w:rsidRPr="00BC478C" w:rsidRDefault="5439F801" w:rsidP="5439F801"/>
        </w:tc>
      </w:tr>
      <w:tr w:rsidR="5439F801" w:rsidRPr="00BC478C" w14:paraId="2BB9B943" w14:textId="77777777" w:rsidTr="5439F801">
        <w:trPr>
          <w:trHeight w:val="4095"/>
        </w:trPr>
        <w:tc>
          <w:tcPr>
            <w:tcW w:w="3002" w:type="dxa"/>
          </w:tcPr>
          <w:p w14:paraId="5DC4AAFF" w14:textId="4A6D4C78" w:rsidR="5439F801" w:rsidRPr="00BC478C" w:rsidRDefault="5439F801" w:rsidP="5439F801">
            <w:pPr>
              <w:rPr>
                <w:sz w:val="24"/>
                <w:szCs w:val="24"/>
              </w:rPr>
            </w:pPr>
          </w:p>
        </w:tc>
        <w:tc>
          <w:tcPr>
            <w:tcW w:w="2760" w:type="dxa"/>
          </w:tcPr>
          <w:p w14:paraId="50A383D7" w14:textId="02B0C962" w:rsidR="7EE234D7" w:rsidRPr="00BC478C" w:rsidRDefault="7EE234D7" w:rsidP="5439F801">
            <w:pPr>
              <w:rPr>
                <w:sz w:val="24"/>
                <w:szCs w:val="24"/>
              </w:rPr>
            </w:pPr>
            <w:r w:rsidRPr="00BC478C">
              <w:rPr>
                <w:sz w:val="24"/>
                <w:szCs w:val="24"/>
              </w:rPr>
              <w:t>6. The system displays the question on the screen and answers their question.</w:t>
            </w:r>
          </w:p>
        </w:tc>
        <w:tc>
          <w:tcPr>
            <w:tcW w:w="3598" w:type="dxa"/>
          </w:tcPr>
          <w:p w14:paraId="5A883696" w14:textId="3E593553" w:rsidR="7EE234D7" w:rsidRPr="00BC478C" w:rsidRDefault="4E83348C" w:rsidP="5439F801">
            <w:r w:rsidRPr="00BC478C">
              <w:rPr>
                <w:noProof/>
              </w:rPr>
              <w:drawing>
                <wp:inline distT="0" distB="0" distL="0" distR="0" wp14:anchorId="1B15D5E7" wp14:editId="19F07A55">
                  <wp:extent cx="1680210" cy="3200400"/>
                  <wp:effectExtent l="0" t="0" r="0" b="0"/>
                  <wp:docPr id="1772813441" name="Picture 1772813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80210" cy="3200400"/>
                          </a:xfrm>
                          <a:prstGeom prst="rect">
                            <a:avLst/>
                          </a:prstGeom>
                        </pic:spPr>
                      </pic:pic>
                    </a:graphicData>
                  </a:graphic>
                </wp:inline>
              </w:drawing>
            </w:r>
          </w:p>
        </w:tc>
      </w:tr>
    </w:tbl>
    <w:p w14:paraId="5D6EBDB7" w14:textId="05DEE338" w:rsidR="5439F801" w:rsidRPr="00BC478C" w:rsidRDefault="00AF36A0">
      <w:pPr>
        <w:pStyle w:val="Caption"/>
        <w:jc w:val="center"/>
        <w:rPr>
          <w:b/>
          <w:bCs/>
          <w:color w:val="000000" w:themeColor="text1"/>
          <w:sz w:val="24"/>
          <w:szCs w:val="24"/>
          <w:rPrChange w:id="1016" w:author="Zachary Cappella" w:date="2023-09-30T10:50:00Z">
            <w:rPr>
              <w:b/>
              <w:bCs/>
              <w:sz w:val="24"/>
              <w:szCs w:val="24"/>
            </w:rPr>
          </w:rPrChange>
        </w:rPr>
        <w:pPrChange w:id="1017" w:author="Zachary Cappella" w:date="2023-09-30T10:18:00Z">
          <w:pPr/>
        </w:pPrChange>
      </w:pPr>
      <w:bookmarkStart w:id="1018" w:name="_Toc146962674"/>
      <w:ins w:id="1019" w:author="Zachary Cappella" w:date="2023-09-30T10:18:00Z">
        <w:r w:rsidRPr="00BC478C">
          <w:rPr>
            <w:i w:val="0"/>
            <w:iCs w:val="0"/>
            <w:color w:val="000000" w:themeColor="text1"/>
            <w:rPrChange w:id="1020" w:author="Zachary Cappella" w:date="2023-09-30T10:50:00Z">
              <w:rPr/>
            </w:rPrChange>
          </w:rPr>
          <w:t xml:space="preserve">Table </w:t>
        </w:r>
        <w:r w:rsidRPr="00BC478C">
          <w:rPr>
            <w:i w:val="0"/>
            <w:iCs w:val="0"/>
            <w:color w:val="000000" w:themeColor="text1"/>
            <w:rPrChange w:id="1021" w:author="Zachary Cappella" w:date="2023-09-30T10:50:00Z">
              <w:rPr/>
            </w:rPrChange>
          </w:rPr>
          <w:fldChar w:fldCharType="begin"/>
        </w:r>
        <w:r w:rsidRPr="00BC478C">
          <w:rPr>
            <w:i w:val="0"/>
            <w:iCs w:val="0"/>
            <w:color w:val="000000" w:themeColor="text1"/>
            <w:rPrChange w:id="1022" w:author="Zachary Cappella" w:date="2023-09-30T10:50:00Z">
              <w:rPr/>
            </w:rPrChange>
          </w:rPr>
          <w:instrText xml:space="preserve"> SEQ Table \* ARABIC </w:instrText>
        </w:r>
      </w:ins>
      <w:r w:rsidRPr="00BC478C">
        <w:rPr>
          <w:i w:val="0"/>
          <w:iCs w:val="0"/>
          <w:color w:val="000000" w:themeColor="text1"/>
          <w:rPrChange w:id="1023" w:author="Zachary Cappella" w:date="2023-09-30T10:50:00Z">
            <w:rPr/>
          </w:rPrChange>
        </w:rPr>
        <w:fldChar w:fldCharType="separate"/>
      </w:r>
      <w:ins w:id="1024" w:author="Zachary Cappella" w:date="2023-09-30T10:36:00Z">
        <w:r w:rsidR="00F96A1C" w:rsidRPr="00BC478C">
          <w:rPr>
            <w:i w:val="0"/>
            <w:iCs w:val="0"/>
            <w:noProof/>
            <w:color w:val="000000" w:themeColor="text1"/>
            <w:rPrChange w:id="1025" w:author="Zachary Cappella" w:date="2023-09-30T10:50:00Z">
              <w:rPr>
                <w:i/>
                <w:iCs/>
                <w:noProof/>
                <w:color w:val="000000" w:themeColor="text1"/>
              </w:rPr>
            </w:rPrChange>
          </w:rPr>
          <w:t>5</w:t>
        </w:r>
      </w:ins>
      <w:ins w:id="1026" w:author="Zachary Cappella" w:date="2023-09-30T10:18:00Z">
        <w:r w:rsidRPr="00BC478C">
          <w:rPr>
            <w:i w:val="0"/>
            <w:iCs w:val="0"/>
            <w:color w:val="000000" w:themeColor="text1"/>
            <w:rPrChange w:id="1027" w:author="Zachary Cappella" w:date="2023-09-30T10:50:00Z">
              <w:rPr/>
            </w:rPrChange>
          </w:rPr>
          <w:fldChar w:fldCharType="end"/>
        </w:r>
        <w:r w:rsidRPr="00BC478C">
          <w:rPr>
            <w:i w:val="0"/>
            <w:iCs w:val="0"/>
            <w:color w:val="000000" w:themeColor="text1"/>
            <w:rPrChange w:id="1028" w:author="Zachary Cappella" w:date="2023-09-30T10:50:00Z">
              <w:rPr/>
            </w:rPrChange>
          </w:rPr>
          <w:t>: Interacting with the Virtual Assistance Use Case</w:t>
        </w:r>
      </w:ins>
      <w:bookmarkEnd w:id="1018"/>
    </w:p>
    <w:p w14:paraId="4004FF34" w14:textId="160E8A56" w:rsidR="2D672A45" w:rsidRPr="00BC478C" w:rsidRDefault="2D672A45" w:rsidP="00CDC933">
      <w:pPr>
        <w:rPr>
          <w:b/>
          <w:bCs/>
          <w:sz w:val="24"/>
          <w:szCs w:val="24"/>
        </w:rPr>
      </w:pPr>
      <w:r w:rsidRPr="00BC478C">
        <w:rPr>
          <w:b/>
          <w:bCs/>
          <w:sz w:val="24"/>
          <w:szCs w:val="24"/>
        </w:rPr>
        <w:t xml:space="preserve">Post-conditions: </w:t>
      </w:r>
      <w:r w:rsidRPr="00BC478C">
        <w:rPr>
          <w:sz w:val="24"/>
          <w:szCs w:val="24"/>
        </w:rPr>
        <w:t xml:space="preserve">The </w:t>
      </w:r>
      <w:del w:id="1029" w:author="Zachary Cappella" w:date="2023-10-09T16:13:00Z">
        <w:r w:rsidRPr="00BC478C" w:rsidDel="00754332">
          <w:rPr>
            <w:sz w:val="24"/>
            <w:szCs w:val="24"/>
          </w:rPr>
          <w:delText>Chatbot</w:delText>
        </w:r>
      </w:del>
      <w:ins w:id="1030" w:author="Zachary Cappella" w:date="2023-10-09T16:13:00Z">
        <w:r w:rsidR="00754332">
          <w:rPr>
            <w:sz w:val="24"/>
            <w:szCs w:val="24"/>
          </w:rPr>
          <w:t>Virtual Assistant</w:t>
        </w:r>
      </w:ins>
      <w:r w:rsidRPr="00BC478C">
        <w:rPr>
          <w:sz w:val="24"/>
          <w:szCs w:val="24"/>
        </w:rPr>
        <w:t xml:space="preserve"> </w:t>
      </w:r>
      <w:r w:rsidR="05F79323" w:rsidRPr="00BC478C">
        <w:rPr>
          <w:sz w:val="24"/>
          <w:szCs w:val="24"/>
        </w:rPr>
        <w:t>answered</w:t>
      </w:r>
      <w:r w:rsidR="64A51BA6" w:rsidRPr="00BC478C">
        <w:rPr>
          <w:sz w:val="24"/>
          <w:szCs w:val="24"/>
        </w:rPr>
        <w:t xml:space="preserve"> the </w:t>
      </w:r>
      <w:r w:rsidR="5C2B4AE7" w:rsidRPr="00BC478C">
        <w:rPr>
          <w:sz w:val="24"/>
          <w:szCs w:val="24"/>
        </w:rPr>
        <w:t>user's</w:t>
      </w:r>
      <w:r w:rsidR="64A51BA6" w:rsidRPr="00BC478C">
        <w:rPr>
          <w:sz w:val="24"/>
          <w:szCs w:val="24"/>
        </w:rPr>
        <w:t xml:space="preserve"> question and </w:t>
      </w:r>
      <w:r w:rsidRPr="00BC478C">
        <w:rPr>
          <w:sz w:val="24"/>
          <w:szCs w:val="24"/>
        </w:rPr>
        <w:t>save</w:t>
      </w:r>
      <w:r w:rsidR="7F68FA0D" w:rsidRPr="00BC478C">
        <w:rPr>
          <w:sz w:val="24"/>
          <w:szCs w:val="24"/>
        </w:rPr>
        <w:t>d</w:t>
      </w:r>
      <w:r w:rsidRPr="00BC478C">
        <w:rPr>
          <w:sz w:val="24"/>
          <w:szCs w:val="24"/>
        </w:rPr>
        <w:t xml:space="preserve"> the questions to the recently asked questions list.</w:t>
      </w:r>
    </w:p>
    <w:p w14:paraId="765B381E" w14:textId="3C5910DF" w:rsidR="00CDC933" w:rsidRPr="00BC478C" w:rsidRDefault="00CDC933" w:rsidP="00CDC933">
      <w:pPr>
        <w:rPr>
          <w:b/>
          <w:bCs/>
          <w:sz w:val="24"/>
          <w:szCs w:val="24"/>
        </w:rPr>
      </w:pPr>
    </w:p>
    <w:p w14:paraId="6390FA37" w14:textId="4924068F" w:rsidR="00CDC933" w:rsidRPr="00BC478C" w:rsidRDefault="00CDC933" w:rsidP="00CDC933">
      <w:pPr>
        <w:rPr>
          <w:b/>
          <w:bCs/>
          <w:sz w:val="24"/>
          <w:szCs w:val="24"/>
        </w:rPr>
      </w:pPr>
    </w:p>
    <w:p w14:paraId="7F2E4884" w14:textId="77777777" w:rsidR="008D787B" w:rsidRPr="00BC478C" w:rsidRDefault="008D787B" w:rsidP="00CDC933">
      <w:pPr>
        <w:rPr>
          <w:b/>
          <w:bCs/>
          <w:color w:val="000000" w:themeColor="text1"/>
          <w:sz w:val="24"/>
          <w:szCs w:val="24"/>
        </w:rPr>
      </w:pPr>
    </w:p>
    <w:p w14:paraId="39A94A85" w14:textId="4C51F4EF" w:rsidR="0E47FDB1" w:rsidRPr="00BC478C" w:rsidRDefault="0E47FDB1" w:rsidP="00CDC933">
      <w:pPr>
        <w:rPr>
          <w:color w:val="000000" w:themeColor="text1"/>
          <w:sz w:val="24"/>
          <w:szCs w:val="24"/>
        </w:rPr>
      </w:pPr>
      <w:r w:rsidRPr="00BC478C">
        <w:rPr>
          <w:b/>
          <w:bCs/>
          <w:color w:val="000000" w:themeColor="text1"/>
          <w:sz w:val="24"/>
          <w:szCs w:val="24"/>
        </w:rPr>
        <w:t>Alternative course of events:</w:t>
      </w:r>
    </w:p>
    <w:p w14:paraId="0F309521" w14:textId="3F9EF1FB" w:rsidR="0E47FDB1" w:rsidRPr="00BC478C" w:rsidRDefault="0E47FDB1" w:rsidP="00CDC933">
      <w:pPr>
        <w:rPr>
          <w:color w:val="000000" w:themeColor="text1"/>
          <w:sz w:val="24"/>
          <w:szCs w:val="24"/>
        </w:rPr>
      </w:pPr>
      <w:r w:rsidRPr="00BC478C">
        <w:rPr>
          <w:b/>
          <w:bCs/>
          <w:color w:val="000000" w:themeColor="text1"/>
          <w:sz w:val="24"/>
          <w:szCs w:val="24"/>
        </w:rPr>
        <w:t>Asking a question by typing:</w:t>
      </w:r>
    </w:p>
    <w:p w14:paraId="025BB5FD" w14:textId="514E88C8" w:rsidR="00CDC933" w:rsidRPr="00BC478C" w:rsidRDefault="00CDC933" w:rsidP="00CDC933">
      <w:pPr>
        <w:rPr>
          <w:color w:val="000000" w:themeColor="text1"/>
          <w:sz w:val="24"/>
          <w:szCs w:val="24"/>
        </w:rPr>
      </w:pP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120"/>
        <w:gridCol w:w="3120"/>
        <w:gridCol w:w="3120"/>
      </w:tblGrid>
      <w:tr w:rsidR="00CDC933" w:rsidRPr="00BC478C" w14:paraId="1F55A2DD" w14:textId="77777777" w:rsidTr="00CDC933">
        <w:trPr>
          <w:trHeight w:val="960"/>
        </w:trPr>
        <w:tc>
          <w:tcPr>
            <w:tcW w:w="3120" w:type="dxa"/>
            <w:tcMar>
              <w:left w:w="105" w:type="dxa"/>
              <w:right w:w="105" w:type="dxa"/>
            </w:tcMar>
          </w:tcPr>
          <w:p w14:paraId="52299E77" w14:textId="144F00BA" w:rsidR="14C2AE12" w:rsidRPr="00BC478C" w:rsidRDefault="14C2AE12" w:rsidP="00CDC933">
            <w:pPr>
              <w:rPr>
                <w:sz w:val="24"/>
                <w:szCs w:val="24"/>
              </w:rPr>
            </w:pPr>
            <w:r w:rsidRPr="00BC478C">
              <w:rPr>
                <w:sz w:val="24"/>
                <w:szCs w:val="24"/>
              </w:rPr>
              <w:t>3. The actor selects the speaker icon on the screen</w:t>
            </w:r>
          </w:p>
        </w:tc>
        <w:tc>
          <w:tcPr>
            <w:tcW w:w="3120" w:type="dxa"/>
            <w:tcMar>
              <w:left w:w="105" w:type="dxa"/>
              <w:right w:w="105" w:type="dxa"/>
            </w:tcMar>
          </w:tcPr>
          <w:p w14:paraId="027900F7" w14:textId="6FADDAE3" w:rsidR="00CDC933" w:rsidRPr="00BC478C" w:rsidRDefault="00CDC933" w:rsidP="00CDC933">
            <w:pPr>
              <w:rPr>
                <w:sz w:val="24"/>
                <w:szCs w:val="24"/>
              </w:rPr>
            </w:pPr>
          </w:p>
        </w:tc>
        <w:tc>
          <w:tcPr>
            <w:tcW w:w="3120" w:type="dxa"/>
            <w:tcMar>
              <w:left w:w="105" w:type="dxa"/>
              <w:right w:w="105" w:type="dxa"/>
            </w:tcMar>
          </w:tcPr>
          <w:p w14:paraId="4FC2C799" w14:textId="52F34A2B" w:rsidR="00CDC933" w:rsidRPr="00BC478C" w:rsidRDefault="00CDC933" w:rsidP="00CDC933"/>
        </w:tc>
      </w:tr>
      <w:tr w:rsidR="00CDC933" w:rsidRPr="00BC478C" w14:paraId="78813A6D" w14:textId="77777777" w:rsidTr="00CDC933">
        <w:trPr>
          <w:trHeight w:val="960"/>
        </w:trPr>
        <w:tc>
          <w:tcPr>
            <w:tcW w:w="3120" w:type="dxa"/>
            <w:tcMar>
              <w:left w:w="105" w:type="dxa"/>
              <w:right w:w="105" w:type="dxa"/>
            </w:tcMar>
          </w:tcPr>
          <w:p w14:paraId="09FA1BC9" w14:textId="24E6FDF6" w:rsidR="00CDC933" w:rsidRPr="00BC478C" w:rsidRDefault="00CDC933" w:rsidP="00CDC933">
            <w:pPr>
              <w:rPr>
                <w:sz w:val="24"/>
                <w:szCs w:val="24"/>
              </w:rPr>
            </w:pPr>
          </w:p>
        </w:tc>
        <w:tc>
          <w:tcPr>
            <w:tcW w:w="3120" w:type="dxa"/>
            <w:tcMar>
              <w:left w:w="105" w:type="dxa"/>
              <w:right w:w="105" w:type="dxa"/>
            </w:tcMar>
          </w:tcPr>
          <w:p w14:paraId="401B8DB0" w14:textId="525145A4" w:rsidR="14C2AE12" w:rsidRPr="00BC478C" w:rsidRDefault="14C2AE12" w:rsidP="00CDC933">
            <w:pPr>
              <w:rPr>
                <w:sz w:val="24"/>
                <w:szCs w:val="24"/>
              </w:rPr>
            </w:pPr>
            <w:r w:rsidRPr="00BC478C">
              <w:rPr>
                <w:sz w:val="24"/>
                <w:szCs w:val="24"/>
              </w:rPr>
              <w:t>4. The system opens the phone’s keyboard.</w:t>
            </w:r>
          </w:p>
          <w:p w14:paraId="6170FBC9" w14:textId="3628DDC9" w:rsidR="00CDC933" w:rsidRPr="00BC478C" w:rsidRDefault="00CDC933" w:rsidP="00CDC933">
            <w:pPr>
              <w:rPr>
                <w:sz w:val="24"/>
                <w:szCs w:val="24"/>
              </w:rPr>
            </w:pPr>
          </w:p>
        </w:tc>
        <w:tc>
          <w:tcPr>
            <w:tcW w:w="3120" w:type="dxa"/>
            <w:tcMar>
              <w:left w:w="105" w:type="dxa"/>
              <w:right w:w="105" w:type="dxa"/>
            </w:tcMar>
          </w:tcPr>
          <w:p w14:paraId="35E9D6B3" w14:textId="4F380A01" w:rsidR="14C2AE12" w:rsidRPr="00BC478C" w:rsidRDefault="14C2AE12" w:rsidP="00CDC933">
            <w:r w:rsidRPr="00BC478C">
              <w:rPr>
                <w:noProof/>
              </w:rPr>
              <w:drawing>
                <wp:inline distT="0" distB="0" distL="0" distR="0" wp14:anchorId="493C8CD7" wp14:editId="46B49CCF">
                  <wp:extent cx="1626870" cy="3200400"/>
                  <wp:effectExtent l="0" t="0" r="0" b="0"/>
                  <wp:docPr id="1804097882" name="Picture 1804097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26870" cy="3200400"/>
                          </a:xfrm>
                          <a:prstGeom prst="rect">
                            <a:avLst/>
                          </a:prstGeom>
                        </pic:spPr>
                      </pic:pic>
                    </a:graphicData>
                  </a:graphic>
                </wp:inline>
              </w:drawing>
            </w:r>
          </w:p>
        </w:tc>
      </w:tr>
      <w:tr w:rsidR="00CDC933" w:rsidRPr="00BC478C" w14:paraId="10ECD7D4" w14:textId="77777777" w:rsidTr="00CDC933">
        <w:trPr>
          <w:trHeight w:val="705"/>
        </w:trPr>
        <w:tc>
          <w:tcPr>
            <w:tcW w:w="3120" w:type="dxa"/>
            <w:tcMar>
              <w:left w:w="105" w:type="dxa"/>
              <w:right w:w="105" w:type="dxa"/>
            </w:tcMar>
          </w:tcPr>
          <w:p w14:paraId="55459C3F" w14:textId="578DB094" w:rsidR="14C2AE12" w:rsidRPr="00BC478C" w:rsidRDefault="14C2AE12" w:rsidP="00CDC933">
            <w:pPr>
              <w:rPr>
                <w:sz w:val="24"/>
                <w:szCs w:val="24"/>
              </w:rPr>
            </w:pPr>
            <w:r w:rsidRPr="00BC478C">
              <w:rPr>
                <w:sz w:val="24"/>
                <w:szCs w:val="24"/>
              </w:rPr>
              <w:t>5. The actor texts a question using the keyboard.</w:t>
            </w:r>
          </w:p>
        </w:tc>
        <w:tc>
          <w:tcPr>
            <w:tcW w:w="3120" w:type="dxa"/>
            <w:tcMar>
              <w:left w:w="105" w:type="dxa"/>
              <w:right w:w="105" w:type="dxa"/>
            </w:tcMar>
          </w:tcPr>
          <w:p w14:paraId="59E1F7C2" w14:textId="2E2AC39B" w:rsidR="00CDC933" w:rsidRPr="00BC478C" w:rsidRDefault="00CDC933" w:rsidP="00CDC933">
            <w:pPr>
              <w:rPr>
                <w:sz w:val="24"/>
                <w:szCs w:val="24"/>
              </w:rPr>
            </w:pPr>
          </w:p>
        </w:tc>
        <w:tc>
          <w:tcPr>
            <w:tcW w:w="3120" w:type="dxa"/>
            <w:tcMar>
              <w:left w:w="105" w:type="dxa"/>
              <w:right w:w="105" w:type="dxa"/>
            </w:tcMar>
          </w:tcPr>
          <w:p w14:paraId="1A3E832A" w14:textId="0640AA4C" w:rsidR="00CDC933" w:rsidRPr="00BC478C" w:rsidRDefault="00CDC933" w:rsidP="00CDC933"/>
        </w:tc>
      </w:tr>
      <w:tr w:rsidR="00CDC933" w:rsidRPr="00BC478C" w14:paraId="0C72B556" w14:textId="77777777" w:rsidTr="00CDC933">
        <w:trPr>
          <w:trHeight w:val="4770"/>
        </w:trPr>
        <w:tc>
          <w:tcPr>
            <w:tcW w:w="3120" w:type="dxa"/>
            <w:tcMar>
              <w:left w:w="105" w:type="dxa"/>
              <w:right w:w="105" w:type="dxa"/>
            </w:tcMar>
          </w:tcPr>
          <w:p w14:paraId="1E7B2AB3" w14:textId="748428CD" w:rsidR="00CDC933" w:rsidRPr="00BC478C" w:rsidRDefault="00CDC933" w:rsidP="00CDC933">
            <w:pPr>
              <w:rPr>
                <w:sz w:val="24"/>
                <w:szCs w:val="24"/>
              </w:rPr>
            </w:pPr>
          </w:p>
        </w:tc>
        <w:tc>
          <w:tcPr>
            <w:tcW w:w="3120" w:type="dxa"/>
            <w:tcMar>
              <w:left w:w="105" w:type="dxa"/>
              <w:right w:w="105" w:type="dxa"/>
            </w:tcMar>
          </w:tcPr>
          <w:p w14:paraId="3055C8E1" w14:textId="02B0C962" w:rsidR="14C2AE12" w:rsidRPr="00BC478C" w:rsidRDefault="14C2AE12" w:rsidP="00CDC933">
            <w:pPr>
              <w:rPr>
                <w:sz w:val="24"/>
                <w:szCs w:val="24"/>
              </w:rPr>
            </w:pPr>
            <w:r w:rsidRPr="00BC478C">
              <w:rPr>
                <w:sz w:val="24"/>
                <w:szCs w:val="24"/>
              </w:rPr>
              <w:t>6. The system displays the question on the screen and answers their question.</w:t>
            </w:r>
          </w:p>
          <w:p w14:paraId="0A5AFE40" w14:textId="3D74EA7F" w:rsidR="00CDC933" w:rsidRPr="00BC478C" w:rsidRDefault="00CDC933" w:rsidP="00CDC933">
            <w:pPr>
              <w:rPr>
                <w:sz w:val="24"/>
                <w:szCs w:val="24"/>
              </w:rPr>
            </w:pPr>
          </w:p>
        </w:tc>
        <w:tc>
          <w:tcPr>
            <w:tcW w:w="3120" w:type="dxa"/>
            <w:tcMar>
              <w:left w:w="105" w:type="dxa"/>
              <w:right w:w="105" w:type="dxa"/>
            </w:tcMar>
          </w:tcPr>
          <w:p w14:paraId="27041821" w14:textId="2E02ED29" w:rsidR="14C2AE12" w:rsidRPr="00BC478C" w:rsidRDefault="14C2AE12" w:rsidP="00CDC933">
            <w:r w:rsidRPr="00BC478C">
              <w:rPr>
                <w:noProof/>
              </w:rPr>
              <w:drawing>
                <wp:inline distT="0" distB="0" distL="0" distR="0" wp14:anchorId="0741BED1" wp14:editId="362864ED">
                  <wp:extent cx="1626870" cy="3200400"/>
                  <wp:effectExtent l="0" t="0" r="0" b="0"/>
                  <wp:docPr id="1056123360" name="Picture 1056123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26870" cy="3200400"/>
                          </a:xfrm>
                          <a:prstGeom prst="rect">
                            <a:avLst/>
                          </a:prstGeom>
                        </pic:spPr>
                      </pic:pic>
                    </a:graphicData>
                  </a:graphic>
                </wp:inline>
              </w:drawing>
            </w:r>
          </w:p>
        </w:tc>
      </w:tr>
    </w:tbl>
    <w:p w14:paraId="2A3B009F" w14:textId="529DD761" w:rsidR="00CDC933" w:rsidRPr="00BC478C" w:rsidRDefault="00D11201">
      <w:pPr>
        <w:pStyle w:val="Caption"/>
        <w:jc w:val="center"/>
        <w:rPr>
          <w:color w:val="000000" w:themeColor="text1"/>
          <w:sz w:val="24"/>
          <w:szCs w:val="24"/>
        </w:rPr>
        <w:pPrChange w:id="1031" w:author="Zachary Cappella" w:date="2023-09-30T10:20:00Z">
          <w:pPr/>
        </w:pPrChange>
      </w:pPr>
      <w:bookmarkStart w:id="1032" w:name="_Toc146962675"/>
      <w:ins w:id="1033" w:author="Zachary Cappella" w:date="2023-09-30T10:20:00Z">
        <w:r w:rsidRPr="00BC478C">
          <w:rPr>
            <w:i w:val="0"/>
            <w:iCs w:val="0"/>
            <w:color w:val="000000" w:themeColor="text1"/>
            <w:rPrChange w:id="1034" w:author="Zachary Cappella" w:date="2023-09-30T10:50:00Z">
              <w:rPr/>
            </w:rPrChange>
          </w:rPr>
          <w:t xml:space="preserve">Table </w:t>
        </w:r>
        <w:r w:rsidRPr="00BC478C">
          <w:rPr>
            <w:i w:val="0"/>
            <w:iCs w:val="0"/>
            <w:color w:val="000000" w:themeColor="text1"/>
            <w:rPrChange w:id="1035" w:author="Zachary Cappella" w:date="2023-09-30T10:50:00Z">
              <w:rPr/>
            </w:rPrChange>
          </w:rPr>
          <w:fldChar w:fldCharType="begin"/>
        </w:r>
        <w:r w:rsidRPr="00BC478C">
          <w:rPr>
            <w:i w:val="0"/>
            <w:iCs w:val="0"/>
            <w:color w:val="000000" w:themeColor="text1"/>
            <w:rPrChange w:id="1036" w:author="Zachary Cappella" w:date="2023-09-30T10:50:00Z">
              <w:rPr/>
            </w:rPrChange>
          </w:rPr>
          <w:instrText xml:space="preserve"> SEQ Table \* ARABIC </w:instrText>
        </w:r>
      </w:ins>
      <w:r w:rsidRPr="00BC478C">
        <w:rPr>
          <w:i w:val="0"/>
          <w:iCs w:val="0"/>
          <w:color w:val="000000" w:themeColor="text1"/>
          <w:rPrChange w:id="1037" w:author="Zachary Cappella" w:date="2023-09-30T10:50:00Z">
            <w:rPr/>
          </w:rPrChange>
        </w:rPr>
        <w:fldChar w:fldCharType="separate"/>
      </w:r>
      <w:ins w:id="1038" w:author="Zachary Cappella" w:date="2023-09-30T10:36:00Z">
        <w:r w:rsidR="00F96A1C" w:rsidRPr="00BC478C">
          <w:rPr>
            <w:i w:val="0"/>
            <w:iCs w:val="0"/>
            <w:noProof/>
            <w:color w:val="000000" w:themeColor="text1"/>
            <w:rPrChange w:id="1039" w:author="Zachary Cappella" w:date="2023-09-30T10:50:00Z">
              <w:rPr>
                <w:i/>
                <w:iCs/>
                <w:noProof/>
                <w:color w:val="000000" w:themeColor="text1"/>
              </w:rPr>
            </w:rPrChange>
          </w:rPr>
          <w:t>6</w:t>
        </w:r>
      </w:ins>
      <w:ins w:id="1040" w:author="Zachary Cappella" w:date="2023-09-30T10:20:00Z">
        <w:r w:rsidRPr="00BC478C">
          <w:rPr>
            <w:i w:val="0"/>
            <w:iCs w:val="0"/>
            <w:color w:val="000000" w:themeColor="text1"/>
            <w:rPrChange w:id="1041" w:author="Zachary Cappella" w:date="2023-09-30T10:50:00Z">
              <w:rPr/>
            </w:rPrChange>
          </w:rPr>
          <w:fldChar w:fldCharType="end"/>
        </w:r>
        <w:r w:rsidRPr="00BC478C">
          <w:rPr>
            <w:i w:val="0"/>
            <w:iCs w:val="0"/>
            <w:color w:val="000000" w:themeColor="text1"/>
            <w:rPrChange w:id="1042" w:author="Zachary Cappella" w:date="2023-09-30T10:50:00Z">
              <w:rPr/>
            </w:rPrChange>
          </w:rPr>
          <w:t>: Virtual Assistance Alternate Action Use Case</w:t>
        </w:r>
      </w:ins>
      <w:bookmarkEnd w:id="1032"/>
    </w:p>
    <w:p w14:paraId="031CCA73" w14:textId="5452FD74" w:rsidR="397B9B2C" w:rsidRPr="00BC478C" w:rsidDel="007C2EB6" w:rsidRDefault="397B9B2C" w:rsidP="00CDC933">
      <w:pPr>
        <w:rPr>
          <w:del w:id="1043" w:author="Zachary Cappella" w:date="2023-09-30T10:19:00Z"/>
          <w:b/>
          <w:bCs/>
          <w:sz w:val="24"/>
          <w:szCs w:val="24"/>
        </w:rPr>
      </w:pPr>
      <w:r w:rsidRPr="00BC478C">
        <w:rPr>
          <w:b/>
          <w:bCs/>
          <w:sz w:val="24"/>
          <w:szCs w:val="24"/>
        </w:rPr>
        <w:t xml:space="preserve">Post-conditions: </w:t>
      </w:r>
      <w:r w:rsidRPr="00BC478C">
        <w:rPr>
          <w:sz w:val="24"/>
          <w:szCs w:val="24"/>
        </w:rPr>
        <w:t xml:space="preserve">The </w:t>
      </w:r>
      <w:del w:id="1044" w:author="Zachary Cappella" w:date="2023-10-09T16:13:00Z">
        <w:r w:rsidRPr="00BC478C" w:rsidDel="00754332">
          <w:rPr>
            <w:sz w:val="24"/>
            <w:szCs w:val="24"/>
          </w:rPr>
          <w:delText>Chatbot</w:delText>
        </w:r>
      </w:del>
      <w:ins w:id="1045" w:author="Zachary Cappella" w:date="2023-10-09T16:13:00Z">
        <w:r w:rsidR="00754332">
          <w:rPr>
            <w:sz w:val="24"/>
            <w:szCs w:val="24"/>
          </w:rPr>
          <w:t>Virtual Assistant</w:t>
        </w:r>
      </w:ins>
      <w:r w:rsidRPr="00BC478C">
        <w:rPr>
          <w:sz w:val="24"/>
          <w:szCs w:val="24"/>
        </w:rPr>
        <w:t xml:space="preserve"> answered the user's question and saved the questions to the recently asked questions list.</w:t>
      </w:r>
    </w:p>
    <w:p w14:paraId="6E9036C0" w14:textId="211C7C0C" w:rsidR="00CDC933" w:rsidRPr="00BC478C" w:rsidRDefault="00CDC933" w:rsidP="00CDC933">
      <w:pPr>
        <w:rPr>
          <w:color w:val="000000" w:themeColor="text1"/>
          <w:sz w:val="24"/>
          <w:szCs w:val="24"/>
        </w:rPr>
      </w:pPr>
    </w:p>
    <w:p w14:paraId="149232BD" w14:textId="354A0615" w:rsidR="0E47FDB1" w:rsidRPr="00BC478C" w:rsidDel="007C2EB6" w:rsidRDefault="0E47FDB1" w:rsidP="00CDC933">
      <w:pPr>
        <w:rPr>
          <w:del w:id="1046" w:author="Zachary Cappella" w:date="2023-09-30T10:19:00Z"/>
          <w:color w:val="000000" w:themeColor="text1"/>
          <w:sz w:val="24"/>
          <w:szCs w:val="24"/>
        </w:rPr>
      </w:pPr>
      <w:del w:id="1047" w:author="Zachary Cappella" w:date="2023-09-30T10:19:00Z">
        <w:r w:rsidRPr="00BC478C" w:rsidDel="007C2EB6">
          <w:rPr>
            <w:b/>
            <w:bCs/>
            <w:color w:val="000000" w:themeColor="text1"/>
            <w:sz w:val="24"/>
            <w:szCs w:val="24"/>
          </w:rPr>
          <w:delText>Asking a question</w:delText>
        </w:r>
        <w:r w:rsidR="7614918B" w:rsidRPr="00BC478C" w:rsidDel="007C2EB6">
          <w:rPr>
            <w:b/>
            <w:bCs/>
            <w:color w:val="000000" w:themeColor="text1"/>
            <w:sz w:val="24"/>
            <w:szCs w:val="24"/>
          </w:rPr>
          <w:delText xml:space="preserve"> using </w:delText>
        </w:r>
        <w:r w:rsidRPr="00BC478C" w:rsidDel="007C2EB6">
          <w:rPr>
            <w:b/>
            <w:bCs/>
            <w:color w:val="000000" w:themeColor="text1"/>
            <w:sz w:val="24"/>
            <w:szCs w:val="24"/>
          </w:rPr>
          <w:delText xml:space="preserve">voice </w:delText>
        </w:r>
        <w:r w:rsidR="3C2A80C8" w:rsidRPr="00BC478C" w:rsidDel="007C2EB6">
          <w:rPr>
            <w:b/>
            <w:bCs/>
            <w:color w:val="000000" w:themeColor="text1"/>
            <w:sz w:val="24"/>
            <w:szCs w:val="24"/>
          </w:rPr>
          <w:delText>command</w:delText>
        </w:r>
        <w:r w:rsidRPr="00BC478C" w:rsidDel="007C2EB6">
          <w:rPr>
            <w:b/>
            <w:bCs/>
            <w:color w:val="000000" w:themeColor="text1"/>
            <w:sz w:val="24"/>
            <w:szCs w:val="24"/>
          </w:rPr>
          <w:delText>:</w:delText>
        </w:r>
      </w:del>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120"/>
        <w:gridCol w:w="3120"/>
        <w:gridCol w:w="3120"/>
      </w:tblGrid>
      <w:tr w:rsidR="00CDC933" w:rsidRPr="00BC478C" w:rsidDel="007C2EB6" w14:paraId="1A95E167" w14:textId="6C9865E4" w:rsidTr="00CDC933">
        <w:trPr>
          <w:trHeight w:val="555"/>
          <w:del w:id="1048" w:author="Zachary Cappella" w:date="2023-09-30T10:19:00Z"/>
        </w:trPr>
        <w:tc>
          <w:tcPr>
            <w:tcW w:w="3120" w:type="dxa"/>
            <w:tcMar>
              <w:left w:w="105" w:type="dxa"/>
              <w:right w:w="105" w:type="dxa"/>
            </w:tcMar>
          </w:tcPr>
          <w:p w14:paraId="55ACBD4E" w14:textId="5CB4977C" w:rsidR="322A4156" w:rsidRPr="00BC478C" w:rsidDel="007C2EB6" w:rsidRDefault="322A4156" w:rsidP="00CDC933">
            <w:pPr>
              <w:rPr>
                <w:del w:id="1049" w:author="Zachary Cappella" w:date="2023-09-30T10:19:00Z"/>
                <w:sz w:val="24"/>
                <w:szCs w:val="24"/>
              </w:rPr>
            </w:pPr>
            <w:del w:id="1050" w:author="Zachary Cappella" w:date="2023-09-30T10:19:00Z">
              <w:r w:rsidRPr="00BC478C" w:rsidDel="007C2EB6">
                <w:rPr>
                  <w:sz w:val="24"/>
                  <w:szCs w:val="24"/>
                </w:rPr>
                <w:delText xml:space="preserve">3. The </w:delText>
              </w:r>
              <w:r w:rsidR="521E08C6" w:rsidRPr="00BC478C" w:rsidDel="007C2EB6">
                <w:rPr>
                  <w:sz w:val="24"/>
                  <w:szCs w:val="24"/>
                </w:rPr>
                <w:delText xml:space="preserve">actor uses </w:delText>
              </w:r>
              <w:r w:rsidRPr="00BC478C" w:rsidDel="007C2EB6">
                <w:rPr>
                  <w:sz w:val="24"/>
                  <w:szCs w:val="24"/>
                </w:rPr>
                <w:delText>voice command to ask the system a question</w:delText>
              </w:r>
            </w:del>
          </w:p>
        </w:tc>
        <w:tc>
          <w:tcPr>
            <w:tcW w:w="3120" w:type="dxa"/>
            <w:tcMar>
              <w:left w:w="105" w:type="dxa"/>
              <w:right w:w="105" w:type="dxa"/>
            </w:tcMar>
          </w:tcPr>
          <w:p w14:paraId="37233D00" w14:textId="1724586D" w:rsidR="00CDC933" w:rsidRPr="00BC478C" w:rsidDel="007C2EB6" w:rsidRDefault="00CDC933" w:rsidP="00CDC933">
            <w:pPr>
              <w:rPr>
                <w:del w:id="1051" w:author="Zachary Cappella" w:date="2023-09-30T10:19:00Z"/>
                <w:sz w:val="24"/>
                <w:szCs w:val="24"/>
              </w:rPr>
            </w:pPr>
          </w:p>
        </w:tc>
        <w:tc>
          <w:tcPr>
            <w:tcW w:w="3120" w:type="dxa"/>
            <w:tcMar>
              <w:left w:w="105" w:type="dxa"/>
              <w:right w:w="105" w:type="dxa"/>
            </w:tcMar>
          </w:tcPr>
          <w:p w14:paraId="0DFB94D4" w14:textId="6861020C" w:rsidR="00CDC933" w:rsidRPr="00BC478C" w:rsidDel="007C2EB6" w:rsidRDefault="00CDC933" w:rsidP="00CDC933">
            <w:pPr>
              <w:rPr>
                <w:del w:id="1052" w:author="Zachary Cappella" w:date="2023-09-30T10:19:00Z"/>
              </w:rPr>
            </w:pPr>
          </w:p>
        </w:tc>
      </w:tr>
      <w:tr w:rsidR="00CDC933" w:rsidRPr="00BC478C" w:rsidDel="007C2EB6" w14:paraId="36974C05" w14:textId="554724BF" w:rsidTr="00CDC933">
        <w:trPr>
          <w:trHeight w:val="885"/>
          <w:del w:id="1053" w:author="Zachary Cappella" w:date="2023-09-30T10:19:00Z"/>
        </w:trPr>
        <w:tc>
          <w:tcPr>
            <w:tcW w:w="3120" w:type="dxa"/>
            <w:tcMar>
              <w:left w:w="105" w:type="dxa"/>
              <w:right w:w="105" w:type="dxa"/>
            </w:tcMar>
          </w:tcPr>
          <w:p w14:paraId="2ABA2AD8" w14:textId="2D89CC5F" w:rsidR="00CDC933" w:rsidRPr="00BC478C" w:rsidDel="007C2EB6" w:rsidRDefault="00CDC933" w:rsidP="00CDC933">
            <w:pPr>
              <w:rPr>
                <w:del w:id="1054" w:author="Zachary Cappella" w:date="2023-09-30T10:19:00Z"/>
                <w:sz w:val="24"/>
                <w:szCs w:val="24"/>
              </w:rPr>
            </w:pPr>
          </w:p>
        </w:tc>
        <w:tc>
          <w:tcPr>
            <w:tcW w:w="3120" w:type="dxa"/>
            <w:tcMar>
              <w:left w:w="105" w:type="dxa"/>
              <w:right w:w="105" w:type="dxa"/>
            </w:tcMar>
          </w:tcPr>
          <w:p w14:paraId="5349FEA5" w14:textId="28FFC402" w:rsidR="39F3C9A2" w:rsidRPr="00BC478C" w:rsidDel="007C2EB6" w:rsidRDefault="39F3C9A2" w:rsidP="00CDC933">
            <w:pPr>
              <w:rPr>
                <w:del w:id="1055" w:author="Zachary Cappella" w:date="2023-09-30T10:19:00Z"/>
                <w:sz w:val="24"/>
                <w:szCs w:val="24"/>
              </w:rPr>
            </w:pPr>
            <w:del w:id="1056" w:author="Zachary Cappella" w:date="2023-09-30T10:19:00Z">
              <w:r w:rsidRPr="00BC478C" w:rsidDel="007C2EB6">
                <w:rPr>
                  <w:sz w:val="24"/>
                  <w:szCs w:val="24"/>
                </w:rPr>
                <w:delText>4. 6. The system displays the question on the screen and answers their question.</w:delText>
              </w:r>
            </w:del>
          </w:p>
          <w:p w14:paraId="5B75ADD4" w14:textId="770F4D60" w:rsidR="00CDC933" w:rsidRPr="00BC478C" w:rsidDel="007C2EB6" w:rsidRDefault="00CDC933" w:rsidP="00CDC933">
            <w:pPr>
              <w:rPr>
                <w:del w:id="1057" w:author="Zachary Cappella" w:date="2023-09-30T10:19:00Z"/>
                <w:sz w:val="24"/>
                <w:szCs w:val="24"/>
              </w:rPr>
            </w:pPr>
          </w:p>
        </w:tc>
        <w:tc>
          <w:tcPr>
            <w:tcW w:w="3120" w:type="dxa"/>
            <w:tcMar>
              <w:left w:w="105" w:type="dxa"/>
              <w:right w:w="105" w:type="dxa"/>
            </w:tcMar>
          </w:tcPr>
          <w:p w14:paraId="7B28C8D5" w14:textId="3D85E8F7" w:rsidR="39F3C9A2" w:rsidRPr="00BC478C" w:rsidDel="007C2EB6" w:rsidRDefault="39F3C9A2" w:rsidP="00CDC933">
            <w:pPr>
              <w:rPr>
                <w:del w:id="1058" w:author="Zachary Cappella" w:date="2023-09-30T10:19:00Z"/>
              </w:rPr>
            </w:pPr>
            <w:del w:id="1059" w:author="Zachary Cappella" w:date="2023-09-30T10:19:00Z">
              <w:r w:rsidRPr="00BC478C" w:rsidDel="007C2EB6">
                <w:rPr>
                  <w:noProof/>
                </w:rPr>
                <w:drawing>
                  <wp:inline distT="0" distB="0" distL="0" distR="0" wp14:anchorId="5CDBB8FD" wp14:editId="556C488E">
                    <wp:extent cx="1680210" cy="3200400"/>
                    <wp:effectExtent l="0" t="0" r="0" b="0"/>
                    <wp:docPr id="2125644496" name="Picture 212564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80210" cy="3200400"/>
                            </a:xfrm>
                            <a:prstGeom prst="rect">
                              <a:avLst/>
                            </a:prstGeom>
                          </pic:spPr>
                        </pic:pic>
                      </a:graphicData>
                    </a:graphic>
                  </wp:inline>
                </w:drawing>
              </w:r>
            </w:del>
          </w:p>
        </w:tc>
      </w:tr>
    </w:tbl>
    <w:p w14:paraId="11FA8916" w14:textId="5E4D8C40" w:rsidR="39F3C9A2" w:rsidRPr="00BC478C" w:rsidDel="007C2EB6" w:rsidRDefault="39F3C9A2" w:rsidP="00CDC933">
      <w:pPr>
        <w:rPr>
          <w:del w:id="1060" w:author="Zachary Cappella" w:date="2023-09-30T10:19:00Z"/>
          <w:b/>
          <w:bCs/>
          <w:sz w:val="24"/>
          <w:szCs w:val="24"/>
        </w:rPr>
      </w:pPr>
      <w:del w:id="1061" w:author="Zachary Cappella" w:date="2023-09-30T10:19:00Z">
        <w:r w:rsidRPr="00BC478C" w:rsidDel="007C2EB6">
          <w:rPr>
            <w:b/>
            <w:bCs/>
            <w:sz w:val="24"/>
            <w:szCs w:val="24"/>
          </w:rPr>
          <w:delText xml:space="preserve">Post-conditions: </w:delText>
        </w:r>
        <w:r w:rsidRPr="00BC478C" w:rsidDel="007C2EB6">
          <w:rPr>
            <w:sz w:val="24"/>
            <w:szCs w:val="24"/>
          </w:rPr>
          <w:delText>The Chatbot answered the user's question and saved the questions to the recently asked questions list.</w:delText>
        </w:r>
      </w:del>
    </w:p>
    <w:p w14:paraId="282E2AB0" w14:textId="69D8A1C5" w:rsidR="00CDC933" w:rsidRPr="00BC478C" w:rsidDel="00D11201" w:rsidRDefault="00CDC933" w:rsidP="00CDC933">
      <w:pPr>
        <w:rPr>
          <w:del w:id="1062" w:author="Zachary Cappella" w:date="2023-09-30T10:20:00Z"/>
          <w:b/>
          <w:bCs/>
          <w:sz w:val="24"/>
          <w:szCs w:val="24"/>
        </w:rPr>
      </w:pPr>
    </w:p>
    <w:p w14:paraId="1E507BB6" w14:textId="471C83D1" w:rsidR="5439F801" w:rsidRPr="00BC478C" w:rsidDel="00D11201" w:rsidRDefault="5439F801" w:rsidP="00180310">
      <w:pPr>
        <w:rPr>
          <w:del w:id="1063" w:author="Zachary Cappella" w:date="2023-09-30T10:20:00Z"/>
          <w:b/>
        </w:rPr>
      </w:pPr>
    </w:p>
    <w:p w14:paraId="275494FE" w14:textId="60522E11" w:rsidR="00CDC933" w:rsidRPr="00BC478C" w:rsidRDefault="00CDC933" w:rsidP="00CDC933"/>
    <w:p w14:paraId="399BF58C" w14:textId="5E190243" w:rsidR="00CDC933" w:rsidRPr="00BC478C" w:rsidDel="00D11201" w:rsidRDefault="00CDC933" w:rsidP="00CDC933">
      <w:pPr>
        <w:rPr>
          <w:del w:id="1064" w:author="Zachary Cappella" w:date="2023-09-30T10:20:00Z"/>
        </w:rPr>
      </w:pPr>
    </w:p>
    <w:p w14:paraId="5EEC4217" w14:textId="1DC2E21D" w:rsidR="00CDC933" w:rsidRPr="00BC478C" w:rsidDel="00D11201" w:rsidRDefault="00CDC933" w:rsidP="00CDC933">
      <w:pPr>
        <w:rPr>
          <w:del w:id="1065" w:author="Zachary Cappella" w:date="2023-09-30T10:20:00Z"/>
          <w:sz w:val="24"/>
          <w:szCs w:val="24"/>
        </w:rPr>
      </w:pPr>
    </w:p>
    <w:p w14:paraId="5FC60E26" w14:textId="5869264F" w:rsidR="00CDC933" w:rsidRPr="00BC478C" w:rsidDel="00D11201" w:rsidRDefault="00CDC933" w:rsidP="00CDC933">
      <w:pPr>
        <w:rPr>
          <w:del w:id="1066" w:author="Zachary Cappella" w:date="2023-09-30T10:20:00Z"/>
          <w:b/>
          <w:bCs/>
          <w:sz w:val="24"/>
          <w:szCs w:val="24"/>
        </w:rPr>
      </w:pPr>
    </w:p>
    <w:p w14:paraId="3C75AE45" w14:textId="54EF923E" w:rsidR="5439F801" w:rsidRPr="00BC478C" w:rsidDel="00D11201" w:rsidRDefault="5439F801" w:rsidP="00180310">
      <w:pPr>
        <w:rPr>
          <w:del w:id="1067" w:author="Zachary Cappella" w:date="2023-09-30T10:20:00Z"/>
          <w:b/>
        </w:rPr>
      </w:pPr>
    </w:p>
    <w:p w14:paraId="0A6FC107" w14:textId="05CA43CC" w:rsidR="5DD073B2" w:rsidRPr="00BC478C" w:rsidDel="00D11201" w:rsidRDefault="5DD073B2">
      <w:pPr>
        <w:rPr>
          <w:del w:id="1068" w:author="Zachary Cappella" w:date="2023-09-30T10:20:00Z"/>
        </w:rPr>
      </w:pPr>
    </w:p>
    <w:p w14:paraId="10727247" w14:textId="3B979278" w:rsidR="5DD073B2" w:rsidRPr="00BC478C" w:rsidDel="00D11201" w:rsidRDefault="5DD073B2">
      <w:pPr>
        <w:rPr>
          <w:del w:id="1069" w:author="Zachary Cappella" w:date="2023-09-30T10:20:00Z"/>
        </w:rPr>
      </w:pPr>
    </w:p>
    <w:p w14:paraId="1AC37D74" w14:textId="40DAE9A0" w:rsidR="5DD073B2" w:rsidRPr="00BC478C" w:rsidDel="00D11201" w:rsidRDefault="5DD073B2">
      <w:pPr>
        <w:rPr>
          <w:del w:id="1070" w:author="Zachary Cappella" w:date="2023-09-30T10:20:00Z"/>
        </w:rPr>
      </w:pPr>
    </w:p>
    <w:p w14:paraId="16AFC424" w14:textId="29416569" w:rsidR="5DD073B2" w:rsidRPr="00BC478C" w:rsidDel="00D11201" w:rsidRDefault="5DD073B2">
      <w:pPr>
        <w:rPr>
          <w:del w:id="1071" w:author="Zachary Cappella" w:date="2023-09-30T10:20:00Z"/>
        </w:rPr>
      </w:pPr>
    </w:p>
    <w:p w14:paraId="532906E5" w14:textId="4CDC2F28" w:rsidR="5DD073B2" w:rsidRPr="00BC478C" w:rsidDel="00D11201" w:rsidRDefault="5DD073B2">
      <w:pPr>
        <w:rPr>
          <w:del w:id="1072" w:author="Zachary Cappella" w:date="2023-09-30T10:20:00Z"/>
        </w:rPr>
      </w:pPr>
    </w:p>
    <w:p w14:paraId="7066338D" w14:textId="3609EC58" w:rsidR="5DD073B2" w:rsidRPr="00BC478C" w:rsidDel="00D11201" w:rsidRDefault="5DD073B2">
      <w:pPr>
        <w:rPr>
          <w:del w:id="1073" w:author="Zachary Cappella" w:date="2023-09-30T10:20:00Z"/>
        </w:rPr>
      </w:pPr>
    </w:p>
    <w:p w14:paraId="14A6986D" w14:textId="35BCCB81" w:rsidR="5DD073B2" w:rsidRPr="00BC478C" w:rsidDel="00D11201" w:rsidRDefault="5DD073B2">
      <w:pPr>
        <w:rPr>
          <w:del w:id="1074" w:author="Zachary Cappella" w:date="2023-09-30T10:20:00Z"/>
        </w:rPr>
      </w:pPr>
    </w:p>
    <w:p w14:paraId="033245CC" w14:textId="26D7DE0B" w:rsidR="5DD073B2" w:rsidRPr="00BC478C" w:rsidDel="00D11201" w:rsidRDefault="5DD073B2">
      <w:pPr>
        <w:rPr>
          <w:del w:id="1075" w:author="Zachary Cappella" w:date="2023-09-30T10:20:00Z"/>
        </w:rPr>
      </w:pPr>
    </w:p>
    <w:p w14:paraId="4B486873" w14:textId="426E1F17" w:rsidR="5DD073B2" w:rsidRPr="00BC478C" w:rsidDel="00D11201" w:rsidRDefault="5DD073B2">
      <w:pPr>
        <w:rPr>
          <w:del w:id="1076" w:author="Zachary Cappella" w:date="2023-09-30T10:20:00Z"/>
        </w:rPr>
      </w:pPr>
    </w:p>
    <w:p w14:paraId="4BD45671" w14:textId="15ABA00E" w:rsidR="5DD073B2" w:rsidRPr="00BC478C" w:rsidDel="00D11201" w:rsidRDefault="5DD073B2">
      <w:pPr>
        <w:rPr>
          <w:del w:id="1077" w:author="Zachary Cappella" w:date="2023-09-30T10:20:00Z"/>
        </w:rPr>
      </w:pPr>
    </w:p>
    <w:p w14:paraId="2803017F" w14:textId="742805BC" w:rsidR="539DA609" w:rsidRPr="00BC478C" w:rsidDel="00D11201" w:rsidRDefault="539DA609" w:rsidP="5439F801">
      <w:pPr>
        <w:rPr>
          <w:del w:id="1078" w:author="Zachary Cappella" w:date="2023-09-30T10:20:00Z"/>
          <w:b/>
          <w:bCs/>
          <w:sz w:val="24"/>
          <w:szCs w:val="24"/>
        </w:rPr>
      </w:pPr>
    </w:p>
    <w:p w14:paraId="1309E3D1" w14:textId="3E70F688" w:rsidR="5DD073B2" w:rsidRPr="00BC478C" w:rsidDel="00D11201" w:rsidRDefault="5DD073B2">
      <w:pPr>
        <w:rPr>
          <w:del w:id="1079" w:author="Zachary Cappella" w:date="2023-09-30T10:20:00Z"/>
        </w:rPr>
      </w:pPr>
    </w:p>
    <w:p w14:paraId="457AEF93" w14:textId="0EAE9534" w:rsidR="5DD073B2" w:rsidRPr="00BC478C" w:rsidDel="00D11201" w:rsidRDefault="5DD073B2">
      <w:pPr>
        <w:rPr>
          <w:del w:id="1080" w:author="Zachary Cappella" w:date="2023-09-30T10:20:00Z"/>
        </w:rPr>
      </w:pPr>
    </w:p>
    <w:p w14:paraId="44ED64E3" w14:textId="5A9E9E8A" w:rsidR="5DD073B2" w:rsidRPr="00BC478C" w:rsidDel="00D11201" w:rsidRDefault="5DD073B2">
      <w:pPr>
        <w:rPr>
          <w:del w:id="1081" w:author="Zachary Cappella" w:date="2023-09-30T10:20:00Z"/>
        </w:rPr>
      </w:pPr>
    </w:p>
    <w:p w14:paraId="7CBA6A15" w14:textId="12350C3F" w:rsidR="5DD073B2" w:rsidRPr="00BC478C" w:rsidDel="00D11201" w:rsidRDefault="5DD073B2">
      <w:pPr>
        <w:rPr>
          <w:del w:id="1082" w:author="Zachary Cappella" w:date="2023-09-30T10:20:00Z"/>
        </w:rPr>
      </w:pPr>
    </w:p>
    <w:p w14:paraId="708AD743" w14:textId="182386E2" w:rsidR="5DD073B2" w:rsidRPr="00BC478C" w:rsidDel="00D11201" w:rsidRDefault="5DD073B2">
      <w:pPr>
        <w:rPr>
          <w:del w:id="1083" w:author="Zachary Cappella" w:date="2023-09-30T10:20:00Z"/>
        </w:rPr>
      </w:pPr>
    </w:p>
    <w:p w14:paraId="01F5881D" w14:textId="25FA5635" w:rsidR="5DD073B2" w:rsidRPr="00BC478C" w:rsidDel="00D11201" w:rsidRDefault="5DD073B2">
      <w:pPr>
        <w:rPr>
          <w:del w:id="1084" w:author="Zachary Cappella" w:date="2023-09-30T10:20:00Z"/>
        </w:rPr>
      </w:pPr>
    </w:p>
    <w:p w14:paraId="5A86BEE6" w14:textId="0FC9FB62" w:rsidR="5DD073B2" w:rsidRPr="00BC478C" w:rsidDel="00D11201" w:rsidRDefault="5DD073B2">
      <w:pPr>
        <w:rPr>
          <w:del w:id="1085" w:author="Zachary Cappella" w:date="2023-09-30T10:20:00Z"/>
        </w:rPr>
      </w:pPr>
    </w:p>
    <w:p w14:paraId="1DC59615" w14:textId="52BDA70E" w:rsidR="5DD073B2" w:rsidRPr="00BC478C" w:rsidDel="00D11201" w:rsidRDefault="5DD073B2">
      <w:pPr>
        <w:rPr>
          <w:del w:id="1086" w:author="Zachary Cappella" w:date="2023-09-30T10:20:00Z"/>
        </w:rPr>
      </w:pPr>
    </w:p>
    <w:p w14:paraId="7F4C7834" w14:textId="50BEB6BA" w:rsidR="5DD073B2" w:rsidRPr="00BC478C" w:rsidDel="00D11201" w:rsidRDefault="5DD073B2">
      <w:pPr>
        <w:rPr>
          <w:del w:id="1087" w:author="Zachary Cappella" w:date="2023-09-30T10:20:00Z"/>
        </w:rPr>
      </w:pPr>
    </w:p>
    <w:p w14:paraId="472C431E" w14:textId="3F74D3F7" w:rsidR="5DD073B2" w:rsidRPr="00BC478C" w:rsidDel="00D11201" w:rsidRDefault="5DD073B2">
      <w:pPr>
        <w:rPr>
          <w:del w:id="1088" w:author="Zachary Cappella" w:date="2023-09-30T10:20:00Z"/>
        </w:rPr>
      </w:pPr>
    </w:p>
    <w:p w14:paraId="1A20D569" w14:textId="22EEF407" w:rsidR="00CDC933" w:rsidRPr="00BC478C" w:rsidDel="00D11201" w:rsidRDefault="00CDC933" w:rsidP="00CDC933">
      <w:pPr>
        <w:rPr>
          <w:del w:id="1089" w:author="Zachary Cappella" w:date="2023-09-30T10:20:00Z"/>
          <w:b/>
          <w:sz w:val="24"/>
          <w:szCs w:val="24"/>
        </w:rPr>
      </w:pPr>
    </w:p>
    <w:p w14:paraId="48B5D08D" w14:textId="19DD3683" w:rsidR="5439F801" w:rsidRPr="00BC478C" w:rsidDel="00D11201" w:rsidRDefault="5439F801" w:rsidP="5439F801">
      <w:pPr>
        <w:rPr>
          <w:del w:id="1090" w:author="Zachary Cappella" w:date="2023-09-30T10:20:00Z"/>
        </w:rPr>
      </w:pPr>
    </w:p>
    <w:p w14:paraId="056E1BB0" w14:textId="16483A38" w:rsidR="5439F801" w:rsidRPr="00BC478C" w:rsidDel="00D11201" w:rsidRDefault="5439F801" w:rsidP="5439F801">
      <w:pPr>
        <w:rPr>
          <w:del w:id="1091" w:author="Zachary Cappella" w:date="2023-09-30T10:20:00Z"/>
        </w:rPr>
      </w:pPr>
    </w:p>
    <w:p w14:paraId="199FEB18" w14:textId="44C9004B" w:rsidR="5439F801" w:rsidRPr="00BC478C" w:rsidDel="00D11201" w:rsidRDefault="5439F801" w:rsidP="5439F801">
      <w:pPr>
        <w:rPr>
          <w:del w:id="1092" w:author="Zachary Cappella" w:date="2023-09-30T10:20:00Z"/>
          <w:b/>
          <w:bCs/>
          <w:sz w:val="24"/>
          <w:szCs w:val="24"/>
        </w:rPr>
      </w:pPr>
    </w:p>
    <w:p w14:paraId="13CE9A57" w14:textId="57ED06D9" w:rsidR="5439F801" w:rsidRPr="00BC478C" w:rsidDel="00D11201" w:rsidRDefault="5439F801" w:rsidP="5439F801">
      <w:pPr>
        <w:rPr>
          <w:del w:id="1093" w:author="Zachary Cappella" w:date="2023-09-30T10:20:00Z"/>
          <w:b/>
          <w:bCs/>
          <w:sz w:val="24"/>
          <w:szCs w:val="24"/>
        </w:rPr>
      </w:pPr>
    </w:p>
    <w:p w14:paraId="60434E7F" w14:textId="18704647" w:rsidR="5439F801" w:rsidRPr="00BC478C" w:rsidDel="00D11201" w:rsidRDefault="5439F801" w:rsidP="5439F801">
      <w:pPr>
        <w:rPr>
          <w:del w:id="1094" w:author="Zachary Cappella" w:date="2023-09-30T10:20:00Z"/>
          <w:b/>
          <w:bCs/>
          <w:sz w:val="24"/>
          <w:szCs w:val="24"/>
        </w:rPr>
      </w:pPr>
    </w:p>
    <w:p w14:paraId="23187DD3" w14:textId="1CE0E4D8" w:rsidR="1C45C75F" w:rsidRPr="00BC478C" w:rsidRDefault="44DD112D" w:rsidP="002D6C1E">
      <w:pPr>
        <w:pStyle w:val="Heading3"/>
        <w:rPr>
          <w:rFonts w:ascii="Times New Roman" w:hAnsi="Times New Roman" w:cs="Times New Roman"/>
          <w:b/>
          <w:bCs/>
          <w:color w:val="auto"/>
        </w:rPr>
      </w:pPr>
      <w:bookmarkStart w:id="1095" w:name="_Toc146963438"/>
      <w:r w:rsidRPr="00BC478C">
        <w:rPr>
          <w:rFonts w:ascii="Times New Roman" w:hAnsi="Times New Roman" w:cs="Times New Roman"/>
          <w:b/>
          <w:bCs/>
          <w:color w:val="auto"/>
        </w:rPr>
        <w:t>3.1.</w:t>
      </w:r>
      <w:del w:id="1096" w:author="Malachi Jamison" w:date="2023-09-23T17:53:00Z">
        <w:r w:rsidRPr="00BC478C">
          <w:rPr>
            <w:rFonts w:ascii="Times New Roman" w:hAnsi="Times New Roman" w:cs="Times New Roman"/>
            <w:b/>
            <w:bCs/>
            <w:color w:val="auto"/>
          </w:rPr>
          <w:delText>6</w:delText>
        </w:r>
      </w:del>
      <w:ins w:id="1097" w:author="Malachi Jamison" w:date="2023-09-23T17:53:00Z">
        <w:r w:rsidR="660FAFB4" w:rsidRPr="00BC478C">
          <w:rPr>
            <w:rFonts w:ascii="Times New Roman" w:hAnsi="Times New Roman" w:cs="Times New Roman"/>
            <w:b/>
            <w:bCs/>
            <w:color w:val="auto"/>
          </w:rPr>
          <w:t>3</w:t>
        </w:r>
      </w:ins>
      <w:r w:rsidRPr="00BC478C">
        <w:rPr>
          <w:rFonts w:ascii="Times New Roman" w:hAnsi="Times New Roman" w:cs="Times New Roman"/>
          <w:b/>
          <w:bCs/>
          <w:color w:val="auto"/>
        </w:rPr>
        <w:t xml:space="preserve"> </w:t>
      </w:r>
      <w:r w:rsidR="7F190A64" w:rsidRPr="00BC478C">
        <w:rPr>
          <w:rFonts w:ascii="Times New Roman" w:hAnsi="Times New Roman" w:cs="Times New Roman"/>
          <w:b/>
          <w:bCs/>
          <w:color w:val="auto"/>
        </w:rPr>
        <w:t>Create an audio recording</w:t>
      </w:r>
      <w:bookmarkEnd w:id="1095"/>
    </w:p>
    <w:p w14:paraId="75E42405" w14:textId="5C824E73" w:rsidR="2350F474" w:rsidRPr="00BC478C" w:rsidRDefault="2350F474" w:rsidP="00CDC933">
      <w:pPr>
        <w:rPr>
          <w:ins w:id="1098" w:author="Zachary Cappella" w:date="2023-09-23T14:50:00Z"/>
          <w:color w:val="161719"/>
          <w:sz w:val="24"/>
          <w:szCs w:val="24"/>
        </w:rPr>
      </w:pPr>
      <w:r w:rsidRPr="00BC478C">
        <w:rPr>
          <w:b/>
          <w:bCs/>
          <w:sz w:val="24"/>
          <w:szCs w:val="24"/>
        </w:rPr>
        <w:t xml:space="preserve">Summary: </w:t>
      </w:r>
      <w:r w:rsidRPr="00BC478C">
        <w:rPr>
          <w:color w:val="161719"/>
          <w:sz w:val="24"/>
          <w:szCs w:val="24"/>
        </w:rPr>
        <w:t xml:space="preserve">The audio recording feature allows users to generate and store new audio recordings within the application. Once activated, the application opens the phone's microphone and </w:t>
      </w:r>
      <w:r w:rsidRPr="00BC478C">
        <w:rPr>
          <w:color w:val="161719"/>
          <w:sz w:val="24"/>
          <w:szCs w:val="24"/>
        </w:rPr>
        <w:lastRenderedPageBreak/>
        <w:t>displays an audio recording screen.</w:t>
      </w:r>
    </w:p>
    <w:p w14:paraId="4602D26E" w14:textId="5C824E73" w:rsidR="003F3CDE" w:rsidRPr="00BC478C" w:rsidRDefault="003F3CDE" w:rsidP="00CDC933">
      <w:pPr>
        <w:rPr>
          <w:b/>
          <w:bCs/>
          <w:sz w:val="24"/>
          <w:szCs w:val="24"/>
          <w:rPrChange w:id="1099" w:author="Zachary Cappella" w:date="2023-09-30T10:50:00Z">
            <w:rPr>
              <w:sz w:val="24"/>
              <w:szCs w:val="24"/>
            </w:rPr>
          </w:rPrChange>
        </w:rPr>
      </w:pPr>
      <w:ins w:id="1100" w:author="Zachary Cappella" w:date="2023-09-23T14:50:00Z">
        <w:r w:rsidRPr="00BC478C">
          <w:rPr>
            <w:b/>
            <w:bCs/>
            <w:color w:val="161719"/>
            <w:sz w:val="24"/>
            <w:szCs w:val="24"/>
            <w:rPrChange w:id="1101" w:author="Zachary Cappella" w:date="2023-09-30T10:50:00Z">
              <w:rPr>
                <w:color w:val="161719"/>
                <w:sz w:val="24"/>
                <w:szCs w:val="24"/>
              </w:rPr>
            </w:rPrChange>
          </w:rPr>
          <w:t>UML Diagram:</w:t>
        </w:r>
      </w:ins>
    </w:p>
    <w:p w14:paraId="0A4B68A2" w14:textId="3B30745C" w:rsidR="003F3CDE" w:rsidRPr="00BC478C" w:rsidRDefault="00267ABA">
      <w:pPr>
        <w:jc w:val="center"/>
        <w:rPr>
          <w:ins w:id="1102" w:author="Zachary Cappella" w:date="2023-09-30T10:41:00Z"/>
          <w:b/>
          <w:bCs/>
          <w:sz w:val="24"/>
          <w:szCs w:val="24"/>
        </w:rPr>
      </w:pPr>
      <w:ins w:id="1103" w:author="Zachary Cappella" w:date="2023-09-23T14:51:00Z">
        <w:r w:rsidRPr="00BC478C">
          <w:rPr>
            <w:noProof/>
          </w:rPr>
          <w:drawing>
            <wp:inline distT="0" distB="0" distL="0" distR="0" wp14:anchorId="563015FD" wp14:editId="47F6AE6D">
              <wp:extent cx="5943600" cy="4457700"/>
              <wp:effectExtent l="0" t="0" r="0" b="0"/>
              <wp:docPr id="1063577763" name="Picture 1063577763" descr="A diagram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77763" name="Picture 2" descr="A diagram of a chatbo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ins>
    </w:p>
    <w:p w14:paraId="5891A9A9" w14:textId="616609CC" w:rsidR="0048596D" w:rsidRPr="00950638" w:rsidRDefault="0048596D">
      <w:pPr>
        <w:pStyle w:val="Caption"/>
        <w:jc w:val="center"/>
        <w:rPr>
          <w:ins w:id="1104" w:author="Zachary Cappella" w:date="2023-09-23T14:50:00Z"/>
          <w:b/>
          <w:bCs/>
          <w:sz w:val="24"/>
          <w:szCs w:val="24"/>
        </w:rPr>
        <w:pPrChange w:id="1105" w:author="Zachary Cappella" w:date="2023-09-30T10:41:00Z">
          <w:pPr/>
        </w:pPrChange>
      </w:pPr>
      <w:bookmarkStart w:id="1106" w:name="_Toc146963084"/>
      <w:ins w:id="1107" w:author="Zachary Cappella" w:date="2023-09-30T10:41:00Z">
        <w:r w:rsidRPr="00BC478C">
          <w:rPr>
            <w:i w:val="0"/>
            <w:iCs w:val="0"/>
            <w:rPrChange w:id="1108" w:author="Zachary Cappella" w:date="2023-09-30T10:50:00Z">
              <w:rPr/>
            </w:rPrChange>
          </w:rPr>
          <w:t xml:space="preserve">Figure </w:t>
        </w:r>
        <w:r w:rsidRPr="00BC478C">
          <w:rPr>
            <w:i w:val="0"/>
            <w:iCs w:val="0"/>
            <w:rPrChange w:id="1109" w:author="Zachary Cappella" w:date="2023-09-30T10:50:00Z">
              <w:rPr/>
            </w:rPrChange>
          </w:rPr>
          <w:fldChar w:fldCharType="begin"/>
        </w:r>
        <w:r w:rsidRPr="00BC478C">
          <w:rPr>
            <w:i w:val="0"/>
            <w:iCs w:val="0"/>
            <w:rPrChange w:id="1110" w:author="Zachary Cappella" w:date="2023-09-30T10:50:00Z">
              <w:rPr/>
            </w:rPrChange>
          </w:rPr>
          <w:instrText xml:space="preserve"> SEQ Figure \* ARABIC </w:instrText>
        </w:r>
      </w:ins>
      <w:r w:rsidRPr="00BC478C">
        <w:rPr>
          <w:i w:val="0"/>
          <w:iCs w:val="0"/>
          <w:rPrChange w:id="1111" w:author="Zachary Cappella" w:date="2023-09-30T10:50:00Z">
            <w:rPr/>
          </w:rPrChange>
        </w:rPr>
        <w:fldChar w:fldCharType="separate"/>
      </w:r>
      <w:ins w:id="1112" w:author="Zachary Cappella" w:date="2023-09-30T10:43:00Z">
        <w:r w:rsidRPr="00BC478C">
          <w:rPr>
            <w:i w:val="0"/>
            <w:iCs w:val="0"/>
            <w:noProof/>
            <w:rPrChange w:id="1113" w:author="Zachary Cappella" w:date="2023-09-30T10:50:00Z">
              <w:rPr>
                <w:i/>
                <w:iCs/>
                <w:noProof/>
              </w:rPr>
            </w:rPrChange>
          </w:rPr>
          <w:t>4</w:t>
        </w:r>
      </w:ins>
      <w:ins w:id="1114" w:author="Zachary Cappella" w:date="2023-09-30T10:41:00Z">
        <w:r w:rsidRPr="00BC478C">
          <w:rPr>
            <w:i w:val="0"/>
            <w:iCs w:val="0"/>
            <w:rPrChange w:id="1115" w:author="Zachary Cappella" w:date="2023-09-30T10:50:00Z">
              <w:rPr/>
            </w:rPrChange>
          </w:rPr>
          <w:fldChar w:fldCharType="end"/>
        </w:r>
        <w:r w:rsidRPr="00BC478C">
          <w:rPr>
            <w:i w:val="0"/>
            <w:iCs w:val="0"/>
            <w:rPrChange w:id="1116" w:author="Zachary Cappella" w:date="2023-09-30T10:50:00Z">
              <w:rPr/>
            </w:rPrChange>
          </w:rPr>
          <w:t>: Create Audio Recording UML Diagram</w:t>
        </w:r>
      </w:ins>
      <w:bookmarkEnd w:id="1106"/>
    </w:p>
    <w:p w14:paraId="5258F5B8" w14:textId="5C824E73" w:rsidR="003F3CDE" w:rsidRPr="00BC478C" w:rsidRDefault="003F3CDE" w:rsidP="00CDC933">
      <w:pPr>
        <w:rPr>
          <w:ins w:id="1117" w:author="Zachary Cappella" w:date="2023-09-23T14:50:00Z"/>
          <w:b/>
          <w:bCs/>
          <w:sz w:val="24"/>
          <w:szCs w:val="24"/>
        </w:rPr>
      </w:pPr>
    </w:p>
    <w:p w14:paraId="5AAEA2E4" w14:textId="18C53A23" w:rsidR="2350F474" w:rsidRPr="00BC478C" w:rsidRDefault="2350F474" w:rsidP="00CDC933">
      <w:pPr>
        <w:rPr>
          <w:sz w:val="24"/>
          <w:szCs w:val="24"/>
        </w:rPr>
      </w:pPr>
      <w:r w:rsidRPr="00BC478C">
        <w:rPr>
          <w:b/>
          <w:bCs/>
          <w:sz w:val="24"/>
          <w:szCs w:val="24"/>
        </w:rPr>
        <w:t xml:space="preserve">Preconditions: </w:t>
      </w:r>
      <w:r w:rsidRPr="00BC478C">
        <w:rPr>
          <w:color w:val="000000" w:themeColor="text1"/>
          <w:sz w:val="24"/>
          <w:szCs w:val="24"/>
        </w:rPr>
        <w:t>The application must have the user’s device permission to enable the phone’s microphone.</w:t>
      </w:r>
    </w:p>
    <w:p w14:paraId="4F529A31" w14:textId="7E05B445" w:rsidR="2350F474" w:rsidRPr="00BC478C" w:rsidRDefault="2350F474" w:rsidP="00CDC933">
      <w:pPr>
        <w:rPr>
          <w:sz w:val="24"/>
          <w:szCs w:val="24"/>
        </w:rPr>
      </w:pPr>
      <w:r w:rsidRPr="00BC478C">
        <w:rPr>
          <w:b/>
          <w:bCs/>
          <w:sz w:val="24"/>
          <w:szCs w:val="24"/>
        </w:rPr>
        <w:t xml:space="preserve">Triggers: </w:t>
      </w:r>
      <w:r w:rsidRPr="00BC478C">
        <w:rPr>
          <w:sz w:val="24"/>
          <w:szCs w:val="24"/>
        </w:rPr>
        <w:t>The user presses the “Record Audio” button.</w:t>
      </w:r>
    </w:p>
    <w:p w14:paraId="1F88102C" w14:textId="0BF55867" w:rsidR="00CDC933" w:rsidRPr="00BC478C" w:rsidRDefault="00CDC933" w:rsidP="00CDC933">
      <w:pPr>
        <w:rPr>
          <w:b/>
          <w:bCs/>
          <w:sz w:val="24"/>
          <w:szCs w:val="24"/>
        </w:rPr>
      </w:pPr>
    </w:p>
    <w:p w14:paraId="57893821" w14:textId="22CA48FF" w:rsidR="539DA609" w:rsidRPr="00BC478C" w:rsidRDefault="539DA609" w:rsidP="5439F801">
      <w:pPr>
        <w:rPr>
          <w:b/>
          <w:bCs/>
          <w:sz w:val="24"/>
          <w:szCs w:val="24"/>
        </w:rPr>
      </w:pPr>
      <w:r w:rsidRPr="00BC478C">
        <w:rPr>
          <w:b/>
          <w:bCs/>
          <w:sz w:val="24"/>
          <w:szCs w:val="24"/>
        </w:rPr>
        <w:t>Basic course of events (main scenario):</w:t>
      </w:r>
    </w:p>
    <w:tbl>
      <w:tblPr>
        <w:tblStyle w:val="TableGrid"/>
        <w:tblW w:w="0" w:type="auto"/>
        <w:tblLook w:val="06A0" w:firstRow="1" w:lastRow="0" w:firstColumn="1" w:lastColumn="0" w:noHBand="1" w:noVBand="1"/>
      </w:tblPr>
      <w:tblGrid>
        <w:gridCol w:w="3116"/>
        <w:gridCol w:w="2741"/>
        <w:gridCol w:w="3493"/>
      </w:tblGrid>
      <w:tr w:rsidR="00CDC933" w:rsidRPr="00BC478C" w14:paraId="6F56CAE7" w14:textId="77777777" w:rsidTr="00CDC933">
        <w:trPr>
          <w:trHeight w:val="780"/>
        </w:trPr>
        <w:tc>
          <w:tcPr>
            <w:tcW w:w="3120" w:type="dxa"/>
            <w:shd w:val="clear" w:color="auto" w:fill="E7E6E6" w:themeFill="background2"/>
          </w:tcPr>
          <w:p w14:paraId="21AB7436" w14:textId="30170C70" w:rsidR="00CDC933" w:rsidRPr="00BC478C" w:rsidRDefault="00CDC933" w:rsidP="00CDC933">
            <w:pPr>
              <w:jc w:val="center"/>
              <w:rPr>
                <w:b/>
                <w:bCs/>
                <w:sz w:val="24"/>
                <w:szCs w:val="24"/>
              </w:rPr>
            </w:pPr>
            <w:r w:rsidRPr="00BC478C">
              <w:rPr>
                <w:b/>
                <w:bCs/>
                <w:sz w:val="24"/>
                <w:szCs w:val="24"/>
              </w:rPr>
              <w:t>Actor</w:t>
            </w:r>
          </w:p>
        </w:tc>
        <w:tc>
          <w:tcPr>
            <w:tcW w:w="2745" w:type="dxa"/>
            <w:shd w:val="clear" w:color="auto" w:fill="E7E6E6" w:themeFill="background2"/>
          </w:tcPr>
          <w:p w14:paraId="22933DB7" w14:textId="7E2BC5CC" w:rsidR="00CDC933" w:rsidRPr="00BC478C" w:rsidRDefault="00CDC933" w:rsidP="00CDC933">
            <w:pPr>
              <w:jc w:val="center"/>
              <w:rPr>
                <w:b/>
                <w:bCs/>
                <w:sz w:val="24"/>
                <w:szCs w:val="24"/>
              </w:rPr>
            </w:pPr>
            <w:r w:rsidRPr="00BC478C">
              <w:rPr>
                <w:b/>
                <w:bCs/>
                <w:sz w:val="24"/>
                <w:szCs w:val="24"/>
              </w:rPr>
              <w:t>System</w:t>
            </w:r>
          </w:p>
        </w:tc>
        <w:tc>
          <w:tcPr>
            <w:tcW w:w="3495" w:type="dxa"/>
            <w:shd w:val="clear" w:color="auto" w:fill="E7E6E6" w:themeFill="background2"/>
          </w:tcPr>
          <w:p w14:paraId="75346690" w14:textId="71F7B3D6" w:rsidR="00CDC933" w:rsidRPr="00BC478C" w:rsidRDefault="00CDC933" w:rsidP="00CDC933">
            <w:pPr>
              <w:jc w:val="center"/>
              <w:rPr>
                <w:b/>
                <w:bCs/>
                <w:sz w:val="24"/>
                <w:szCs w:val="24"/>
              </w:rPr>
            </w:pPr>
            <w:r w:rsidRPr="00BC478C">
              <w:rPr>
                <w:b/>
                <w:bCs/>
                <w:sz w:val="24"/>
                <w:szCs w:val="24"/>
              </w:rPr>
              <w:t>Screen</w:t>
            </w:r>
          </w:p>
        </w:tc>
      </w:tr>
      <w:tr w:rsidR="00CDC933" w:rsidRPr="00BC478C" w14:paraId="0FC2DFAF" w14:textId="77777777" w:rsidTr="00CDC933">
        <w:trPr>
          <w:trHeight w:val="5220"/>
        </w:trPr>
        <w:tc>
          <w:tcPr>
            <w:tcW w:w="3120" w:type="dxa"/>
          </w:tcPr>
          <w:p w14:paraId="15CFEE70" w14:textId="67503955" w:rsidR="00CDC933" w:rsidRPr="00BC478C" w:rsidRDefault="00CDC933" w:rsidP="00CDC933">
            <w:pPr>
              <w:rPr>
                <w:sz w:val="24"/>
                <w:szCs w:val="24"/>
              </w:rPr>
            </w:pPr>
            <w:r w:rsidRPr="00BC478C">
              <w:rPr>
                <w:sz w:val="24"/>
                <w:szCs w:val="24"/>
              </w:rPr>
              <w:lastRenderedPageBreak/>
              <w:t xml:space="preserve">1. The actor selects the “Record </w:t>
            </w:r>
            <w:r w:rsidR="2FFF6D87" w:rsidRPr="00BC478C">
              <w:rPr>
                <w:sz w:val="24"/>
                <w:szCs w:val="24"/>
              </w:rPr>
              <w:t>Audio</w:t>
            </w:r>
            <w:r w:rsidRPr="00BC478C">
              <w:rPr>
                <w:sz w:val="24"/>
                <w:szCs w:val="24"/>
              </w:rPr>
              <w:t>” button from the home screen.</w:t>
            </w:r>
          </w:p>
          <w:p w14:paraId="7263590E" w14:textId="125D9C3B" w:rsidR="00CDC933" w:rsidRPr="00BC478C" w:rsidRDefault="00CDC933" w:rsidP="00CDC933">
            <w:pPr>
              <w:rPr>
                <w:b/>
                <w:bCs/>
                <w:sz w:val="24"/>
                <w:szCs w:val="24"/>
              </w:rPr>
            </w:pPr>
          </w:p>
        </w:tc>
        <w:tc>
          <w:tcPr>
            <w:tcW w:w="2745" w:type="dxa"/>
          </w:tcPr>
          <w:p w14:paraId="5B60858F" w14:textId="56527B8B" w:rsidR="00CDC933" w:rsidRPr="00BC478C" w:rsidRDefault="00CDC933" w:rsidP="00CDC933">
            <w:pPr>
              <w:rPr>
                <w:b/>
                <w:bCs/>
                <w:sz w:val="24"/>
                <w:szCs w:val="24"/>
              </w:rPr>
            </w:pPr>
          </w:p>
        </w:tc>
        <w:tc>
          <w:tcPr>
            <w:tcW w:w="3495" w:type="dxa"/>
          </w:tcPr>
          <w:p w14:paraId="72B736F7" w14:textId="0F1E8B34" w:rsidR="00CDC933" w:rsidRPr="00BC478C" w:rsidRDefault="00CDC933" w:rsidP="00CDC933">
            <w:r w:rsidRPr="00BC478C">
              <w:rPr>
                <w:noProof/>
              </w:rPr>
              <w:drawing>
                <wp:inline distT="0" distB="0" distL="0" distR="0" wp14:anchorId="03A62522" wp14:editId="45BBEC7D">
                  <wp:extent cx="1646872" cy="3200400"/>
                  <wp:effectExtent l="0" t="0" r="0" b="0"/>
                  <wp:docPr id="1256594769" name="Picture 125659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6872" cy="3200400"/>
                          </a:xfrm>
                          <a:prstGeom prst="rect">
                            <a:avLst/>
                          </a:prstGeom>
                        </pic:spPr>
                      </pic:pic>
                    </a:graphicData>
                  </a:graphic>
                </wp:inline>
              </w:drawing>
            </w:r>
          </w:p>
        </w:tc>
      </w:tr>
      <w:tr w:rsidR="00CDC933" w:rsidRPr="00BC478C" w14:paraId="58CA066D" w14:textId="77777777" w:rsidTr="00CDC933">
        <w:trPr>
          <w:trHeight w:val="5265"/>
        </w:trPr>
        <w:tc>
          <w:tcPr>
            <w:tcW w:w="3120" w:type="dxa"/>
          </w:tcPr>
          <w:p w14:paraId="53C0DE60" w14:textId="56527B8B" w:rsidR="00CDC933" w:rsidRPr="00BC478C" w:rsidRDefault="00CDC933" w:rsidP="00CDC933">
            <w:pPr>
              <w:rPr>
                <w:b/>
                <w:bCs/>
                <w:sz w:val="24"/>
                <w:szCs w:val="24"/>
              </w:rPr>
            </w:pPr>
          </w:p>
        </w:tc>
        <w:tc>
          <w:tcPr>
            <w:tcW w:w="2745" w:type="dxa"/>
          </w:tcPr>
          <w:p w14:paraId="4CAAE4F2" w14:textId="61CAEF93" w:rsidR="00CDC933" w:rsidRPr="00BC478C" w:rsidRDefault="00CDC933" w:rsidP="00CDC933">
            <w:pPr>
              <w:rPr>
                <w:sz w:val="24"/>
                <w:szCs w:val="24"/>
              </w:rPr>
            </w:pPr>
            <w:r w:rsidRPr="00BC478C">
              <w:rPr>
                <w:b/>
                <w:bCs/>
                <w:sz w:val="24"/>
                <w:szCs w:val="24"/>
              </w:rPr>
              <w:t xml:space="preserve">2. </w:t>
            </w:r>
            <w:r w:rsidRPr="00BC478C">
              <w:rPr>
                <w:sz w:val="24"/>
                <w:szCs w:val="24"/>
              </w:rPr>
              <w:t xml:space="preserve">The system opens the </w:t>
            </w:r>
            <w:r w:rsidR="5B2AA55C" w:rsidRPr="00BC478C">
              <w:rPr>
                <w:sz w:val="24"/>
                <w:szCs w:val="24"/>
              </w:rPr>
              <w:t xml:space="preserve">Audio </w:t>
            </w:r>
            <w:r w:rsidRPr="00BC478C">
              <w:rPr>
                <w:sz w:val="24"/>
                <w:szCs w:val="24"/>
              </w:rPr>
              <w:t>screen.</w:t>
            </w:r>
          </w:p>
          <w:p w14:paraId="4654EB7E" w14:textId="3067E12B" w:rsidR="00CDC933" w:rsidRPr="00BC478C" w:rsidRDefault="00CDC933" w:rsidP="00CDC933">
            <w:pPr>
              <w:rPr>
                <w:b/>
                <w:bCs/>
                <w:sz w:val="24"/>
                <w:szCs w:val="24"/>
              </w:rPr>
            </w:pPr>
          </w:p>
          <w:p w14:paraId="6FDFD055" w14:textId="3242C2F5" w:rsidR="00CDC933" w:rsidRPr="00BC478C" w:rsidRDefault="00CDC933" w:rsidP="00CDC933">
            <w:pPr>
              <w:rPr>
                <w:color w:val="161719"/>
                <w:sz w:val="21"/>
                <w:szCs w:val="21"/>
              </w:rPr>
            </w:pPr>
          </w:p>
        </w:tc>
        <w:tc>
          <w:tcPr>
            <w:tcW w:w="3495" w:type="dxa"/>
          </w:tcPr>
          <w:p w14:paraId="15FCE555" w14:textId="686BC840" w:rsidR="265835CE" w:rsidRPr="00BC478C" w:rsidRDefault="265835CE" w:rsidP="00CDC933">
            <w:r w:rsidRPr="00BC478C">
              <w:rPr>
                <w:noProof/>
              </w:rPr>
              <w:drawing>
                <wp:inline distT="0" distB="0" distL="0" distR="0" wp14:anchorId="6586321F" wp14:editId="3C669055">
                  <wp:extent cx="1646872" cy="3200400"/>
                  <wp:effectExtent l="0" t="0" r="0" b="0"/>
                  <wp:docPr id="856515302" name="Picture 856515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46872" cy="3200400"/>
                          </a:xfrm>
                          <a:prstGeom prst="rect">
                            <a:avLst/>
                          </a:prstGeom>
                        </pic:spPr>
                      </pic:pic>
                    </a:graphicData>
                  </a:graphic>
                </wp:inline>
              </w:drawing>
            </w:r>
          </w:p>
        </w:tc>
      </w:tr>
      <w:tr w:rsidR="00CDC933" w:rsidRPr="00BC478C" w14:paraId="31784940" w14:textId="77777777" w:rsidTr="00CDC933">
        <w:trPr>
          <w:trHeight w:val="945"/>
        </w:trPr>
        <w:tc>
          <w:tcPr>
            <w:tcW w:w="3120" w:type="dxa"/>
          </w:tcPr>
          <w:p w14:paraId="397B6222" w14:textId="24FA5B8A" w:rsidR="00CDC933" w:rsidRPr="00BC478C" w:rsidRDefault="00CDC933" w:rsidP="00CDC933">
            <w:pPr>
              <w:rPr>
                <w:b/>
                <w:bCs/>
                <w:sz w:val="24"/>
                <w:szCs w:val="24"/>
              </w:rPr>
            </w:pPr>
            <w:r w:rsidRPr="00BC478C">
              <w:rPr>
                <w:b/>
                <w:bCs/>
                <w:sz w:val="24"/>
                <w:szCs w:val="24"/>
              </w:rPr>
              <w:t xml:space="preserve">3. </w:t>
            </w:r>
            <w:r w:rsidRPr="00BC478C">
              <w:rPr>
                <w:sz w:val="24"/>
                <w:szCs w:val="24"/>
              </w:rPr>
              <w:t>The actor presses the red circle button to start recording.</w:t>
            </w:r>
          </w:p>
        </w:tc>
        <w:tc>
          <w:tcPr>
            <w:tcW w:w="2745" w:type="dxa"/>
          </w:tcPr>
          <w:p w14:paraId="27CC2921" w14:textId="5C157967" w:rsidR="00CDC933" w:rsidRPr="00BC478C" w:rsidRDefault="00CDC933" w:rsidP="00CDC933">
            <w:pPr>
              <w:rPr>
                <w:b/>
                <w:bCs/>
                <w:sz w:val="24"/>
                <w:szCs w:val="24"/>
              </w:rPr>
            </w:pPr>
          </w:p>
        </w:tc>
        <w:tc>
          <w:tcPr>
            <w:tcW w:w="3495" w:type="dxa"/>
          </w:tcPr>
          <w:p w14:paraId="64A70F2B" w14:textId="7BDF0E53" w:rsidR="00CDC933" w:rsidRPr="00BC478C" w:rsidRDefault="00CDC933" w:rsidP="00CDC933"/>
        </w:tc>
      </w:tr>
      <w:tr w:rsidR="00CDC933" w:rsidRPr="00BC478C" w14:paraId="14BE15EE" w14:textId="77777777" w:rsidTr="00CDC933">
        <w:trPr>
          <w:trHeight w:val="6660"/>
        </w:trPr>
        <w:tc>
          <w:tcPr>
            <w:tcW w:w="3120" w:type="dxa"/>
          </w:tcPr>
          <w:p w14:paraId="7DDBFFC5" w14:textId="22AE2C22" w:rsidR="00CDC933" w:rsidRPr="00BC478C" w:rsidRDefault="00CDC933" w:rsidP="00CDC933">
            <w:pPr>
              <w:rPr>
                <w:b/>
                <w:bCs/>
                <w:sz w:val="24"/>
                <w:szCs w:val="24"/>
              </w:rPr>
            </w:pPr>
          </w:p>
        </w:tc>
        <w:tc>
          <w:tcPr>
            <w:tcW w:w="2745" w:type="dxa"/>
          </w:tcPr>
          <w:p w14:paraId="4E57D553" w14:textId="05127E15" w:rsidR="00CDC933" w:rsidRPr="00BC478C" w:rsidRDefault="00CDC933" w:rsidP="00CDC933">
            <w:pPr>
              <w:rPr>
                <w:sz w:val="24"/>
                <w:szCs w:val="24"/>
              </w:rPr>
            </w:pPr>
            <w:r w:rsidRPr="00BC478C">
              <w:rPr>
                <w:b/>
                <w:bCs/>
                <w:sz w:val="24"/>
                <w:szCs w:val="24"/>
              </w:rPr>
              <w:t xml:space="preserve">4. </w:t>
            </w:r>
            <w:r w:rsidRPr="00BC478C">
              <w:rPr>
                <w:sz w:val="24"/>
                <w:szCs w:val="24"/>
              </w:rPr>
              <w:t xml:space="preserve">The system begins recording </w:t>
            </w:r>
            <w:r w:rsidR="222A2DBA" w:rsidRPr="00BC478C">
              <w:rPr>
                <w:sz w:val="24"/>
                <w:szCs w:val="24"/>
              </w:rPr>
              <w:t>audio</w:t>
            </w:r>
            <w:r w:rsidRPr="00BC478C">
              <w:rPr>
                <w:sz w:val="24"/>
                <w:szCs w:val="24"/>
              </w:rPr>
              <w:t xml:space="preserve"> and initiates a timer for the </w:t>
            </w:r>
            <w:r w:rsidR="00362988" w:rsidRPr="00BC478C">
              <w:rPr>
                <w:sz w:val="24"/>
                <w:szCs w:val="24"/>
              </w:rPr>
              <w:t>audio recording</w:t>
            </w:r>
            <w:r w:rsidRPr="00BC478C">
              <w:rPr>
                <w:sz w:val="24"/>
                <w:szCs w:val="24"/>
              </w:rPr>
              <w:t>.</w:t>
            </w:r>
          </w:p>
        </w:tc>
        <w:tc>
          <w:tcPr>
            <w:tcW w:w="3495" w:type="dxa"/>
          </w:tcPr>
          <w:p w14:paraId="186B75EE" w14:textId="598C01F4" w:rsidR="5C697C78" w:rsidRPr="00BC478C" w:rsidRDefault="5C697C78" w:rsidP="00CDC933">
            <w:r w:rsidRPr="00BC478C">
              <w:rPr>
                <w:noProof/>
              </w:rPr>
              <w:drawing>
                <wp:inline distT="0" distB="0" distL="0" distR="0" wp14:anchorId="041E88BC" wp14:editId="289D7A38">
                  <wp:extent cx="1593533" cy="3200400"/>
                  <wp:effectExtent l="0" t="0" r="0" b="0"/>
                  <wp:docPr id="860059386" name="Picture 86005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93533" cy="3200400"/>
                          </a:xfrm>
                          <a:prstGeom prst="rect">
                            <a:avLst/>
                          </a:prstGeom>
                        </pic:spPr>
                      </pic:pic>
                    </a:graphicData>
                  </a:graphic>
                </wp:inline>
              </w:drawing>
            </w:r>
          </w:p>
        </w:tc>
      </w:tr>
      <w:tr w:rsidR="00CDC933" w:rsidRPr="00BC478C" w14:paraId="69EB76FF" w14:textId="77777777" w:rsidTr="00CDC933">
        <w:trPr>
          <w:trHeight w:val="4095"/>
        </w:trPr>
        <w:tc>
          <w:tcPr>
            <w:tcW w:w="3120" w:type="dxa"/>
          </w:tcPr>
          <w:p w14:paraId="55FCDE13" w14:textId="1680F674" w:rsidR="00CDC933" w:rsidRPr="00BC478C" w:rsidRDefault="00CDC933" w:rsidP="00CDC933">
            <w:pPr>
              <w:rPr>
                <w:sz w:val="24"/>
                <w:szCs w:val="24"/>
              </w:rPr>
            </w:pPr>
            <w:r w:rsidRPr="00BC478C">
              <w:rPr>
                <w:b/>
                <w:bCs/>
                <w:sz w:val="24"/>
                <w:szCs w:val="24"/>
              </w:rPr>
              <w:t xml:space="preserve">5. </w:t>
            </w:r>
            <w:r w:rsidRPr="00BC478C">
              <w:rPr>
                <w:sz w:val="24"/>
                <w:szCs w:val="24"/>
              </w:rPr>
              <w:t>The actor presses the red square button to stop the recording.</w:t>
            </w:r>
          </w:p>
        </w:tc>
        <w:tc>
          <w:tcPr>
            <w:tcW w:w="2745" w:type="dxa"/>
          </w:tcPr>
          <w:p w14:paraId="6CB1EE17" w14:textId="2389A855" w:rsidR="00CDC933" w:rsidRPr="00BC478C" w:rsidRDefault="00CDC933" w:rsidP="00CDC933">
            <w:pPr>
              <w:rPr>
                <w:b/>
                <w:bCs/>
                <w:sz w:val="24"/>
                <w:szCs w:val="24"/>
              </w:rPr>
            </w:pPr>
          </w:p>
        </w:tc>
        <w:tc>
          <w:tcPr>
            <w:tcW w:w="3495" w:type="dxa"/>
          </w:tcPr>
          <w:p w14:paraId="7356C5B7" w14:textId="6698DBBE" w:rsidR="4C6DE3C2" w:rsidRPr="00BC478C" w:rsidRDefault="4C6DE3C2" w:rsidP="00CDC933">
            <w:r w:rsidRPr="00BC478C">
              <w:rPr>
                <w:noProof/>
              </w:rPr>
              <w:drawing>
                <wp:inline distT="0" distB="0" distL="0" distR="0" wp14:anchorId="67B8C0B6" wp14:editId="7D4DB173">
                  <wp:extent cx="1593533" cy="3200400"/>
                  <wp:effectExtent l="0" t="0" r="0" b="0"/>
                  <wp:docPr id="88278518" name="Picture 88278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93533" cy="3200400"/>
                          </a:xfrm>
                          <a:prstGeom prst="rect">
                            <a:avLst/>
                          </a:prstGeom>
                        </pic:spPr>
                      </pic:pic>
                    </a:graphicData>
                  </a:graphic>
                </wp:inline>
              </w:drawing>
            </w:r>
          </w:p>
        </w:tc>
      </w:tr>
      <w:tr w:rsidR="00CDC933" w:rsidRPr="00BC478C" w14:paraId="5714A3DB" w14:textId="77777777" w:rsidTr="00CDC933">
        <w:trPr>
          <w:trHeight w:val="4095"/>
        </w:trPr>
        <w:tc>
          <w:tcPr>
            <w:tcW w:w="3120" w:type="dxa"/>
          </w:tcPr>
          <w:p w14:paraId="0C0ACF6F" w14:textId="7715A8C9" w:rsidR="00CDC933" w:rsidRPr="00BC478C" w:rsidRDefault="00CDC933" w:rsidP="00CDC933">
            <w:pPr>
              <w:rPr>
                <w:b/>
                <w:bCs/>
                <w:sz w:val="24"/>
                <w:szCs w:val="24"/>
              </w:rPr>
            </w:pPr>
          </w:p>
        </w:tc>
        <w:tc>
          <w:tcPr>
            <w:tcW w:w="2745" w:type="dxa"/>
          </w:tcPr>
          <w:p w14:paraId="65E3D52A" w14:textId="10933A0C" w:rsidR="00CDC933" w:rsidRPr="00BC478C" w:rsidRDefault="00CDC933" w:rsidP="00CDC933">
            <w:pPr>
              <w:rPr>
                <w:sz w:val="24"/>
                <w:szCs w:val="24"/>
              </w:rPr>
            </w:pPr>
            <w:r w:rsidRPr="00BC478C">
              <w:rPr>
                <w:b/>
                <w:bCs/>
                <w:sz w:val="24"/>
                <w:szCs w:val="24"/>
              </w:rPr>
              <w:t xml:space="preserve">6. </w:t>
            </w:r>
            <w:r w:rsidRPr="00BC478C">
              <w:rPr>
                <w:sz w:val="24"/>
                <w:szCs w:val="24"/>
              </w:rPr>
              <w:t xml:space="preserve">The system stops the </w:t>
            </w:r>
            <w:r w:rsidR="4FEF87EE" w:rsidRPr="00BC478C">
              <w:rPr>
                <w:sz w:val="24"/>
                <w:szCs w:val="24"/>
              </w:rPr>
              <w:t xml:space="preserve">audio </w:t>
            </w:r>
            <w:r w:rsidRPr="00BC478C">
              <w:rPr>
                <w:sz w:val="24"/>
                <w:szCs w:val="24"/>
              </w:rPr>
              <w:t xml:space="preserve">recording, opens a new window, and gives the actor the option to save or cancel the </w:t>
            </w:r>
            <w:r w:rsidR="605B1814" w:rsidRPr="00BC478C">
              <w:rPr>
                <w:sz w:val="24"/>
                <w:szCs w:val="24"/>
              </w:rPr>
              <w:t>audi</w:t>
            </w:r>
            <w:r w:rsidRPr="00BC478C">
              <w:rPr>
                <w:sz w:val="24"/>
                <w:szCs w:val="24"/>
              </w:rPr>
              <w:t xml:space="preserve">o recording. </w:t>
            </w:r>
          </w:p>
          <w:p w14:paraId="46D2446D" w14:textId="3DE2EA63" w:rsidR="00CDC933" w:rsidRPr="00BC478C" w:rsidRDefault="00CDC933" w:rsidP="00CDC933">
            <w:pPr>
              <w:rPr>
                <w:sz w:val="24"/>
                <w:szCs w:val="24"/>
              </w:rPr>
            </w:pPr>
          </w:p>
          <w:p w14:paraId="1F17E2A1" w14:textId="0B2A3074" w:rsidR="00CDC933" w:rsidRPr="00BC478C" w:rsidRDefault="00CDC933" w:rsidP="00CDC933">
            <w:pPr>
              <w:rPr>
                <w:color w:val="161719"/>
                <w:sz w:val="21"/>
                <w:szCs w:val="21"/>
              </w:rPr>
            </w:pPr>
          </w:p>
        </w:tc>
        <w:tc>
          <w:tcPr>
            <w:tcW w:w="3495" w:type="dxa"/>
          </w:tcPr>
          <w:p w14:paraId="0FD992B8" w14:textId="3B4AA8EA" w:rsidR="1A5D50DC" w:rsidRPr="00BC478C" w:rsidRDefault="1A5D50DC" w:rsidP="00CDC933">
            <w:r w:rsidRPr="00BC478C">
              <w:rPr>
                <w:noProof/>
              </w:rPr>
              <w:drawing>
                <wp:inline distT="0" distB="0" distL="0" distR="0" wp14:anchorId="2576F148" wp14:editId="53C3101B">
                  <wp:extent cx="1626870" cy="3200400"/>
                  <wp:effectExtent l="0" t="0" r="0" b="0"/>
                  <wp:docPr id="308832264" name="Picture 30883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6870" cy="3200400"/>
                          </a:xfrm>
                          <a:prstGeom prst="rect">
                            <a:avLst/>
                          </a:prstGeom>
                        </pic:spPr>
                      </pic:pic>
                    </a:graphicData>
                  </a:graphic>
                </wp:inline>
              </w:drawing>
            </w:r>
          </w:p>
        </w:tc>
      </w:tr>
      <w:tr w:rsidR="00CDC933" w:rsidRPr="00BC478C" w14:paraId="187096D9" w14:textId="77777777" w:rsidTr="00CDC933">
        <w:trPr>
          <w:trHeight w:val="675"/>
        </w:trPr>
        <w:tc>
          <w:tcPr>
            <w:tcW w:w="3120" w:type="dxa"/>
          </w:tcPr>
          <w:p w14:paraId="4A402718" w14:textId="5D924529" w:rsidR="00CDC933" w:rsidRPr="00BC478C" w:rsidRDefault="00CDC933" w:rsidP="00CDC933">
            <w:pPr>
              <w:rPr>
                <w:sz w:val="24"/>
                <w:szCs w:val="24"/>
              </w:rPr>
            </w:pPr>
            <w:r w:rsidRPr="00BC478C">
              <w:rPr>
                <w:b/>
                <w:bCs/>
                <w:sz w:val="24"/>
                <w:szCs w:val="24"/>
              </w:rPr>
              <w:t xml:space="preserve">7. </w:t>
            </w:r>
            <w:r w:rsidRPr="00BC478C">
              <w:rPr>
                <w:sz w:val="24"/>
                <w:szCs w:val="24"/>
              </w:rPr>
              <w:t>The actor presses the save button.</w:t>
            </w:r>
          </w:p>
        </w:tc>
        <w:tc>
          <w:tcPr>
            <w:tcW w:w="2745" w:type="dxa"/>
          </w:tcPr>
          <w:p w14:paraId="6B9DFA0B" w14:textId="7A4B7BD4" w:rsidR="00CDC933" w:rsidRPr="00BC478C" w:rsidRDefault="00CDC933" w:rsidP="00CDC933">
            <w:pPr>
              <w:rPr>
                <w:b/>
                <w:bCs/>
                <w:sz w:val="24"/>
                <w:szCs w:val="24"/>
              </w:rPr>
            </w:pPr>
          </w:p>
        </w:tc>
        <w:tc>
          <w:tcPr>
            <w:tcW w:w="3495" w:type="dxa"/>
          </w:tcPr>
          <w:p w14:paraId="51C924AD" w14:textId="6DF6D4BA" w:rsidR="00CDC933" w:rsidRPr="00BC478C" w:rsidRDefault="00CDC933" w:rsidP="00CDC933"/>
        </w:tc>
      </w:tr>
      <w:tr w:rsidR="00CDC933" w:rsidRPr="00BC478C" w14:paraId="72331281" w14:textId="77777777" w:rsidTr="00CDC933">
        <w:trPr>
          <w:trHeight w:val="1560"/>
        </w:trPr>
        <w:tc>
          <w:tcPr>
            <w:tcW w:w="3120" w:type="dxa"/>
          </w:tcPr>
          <w:p w14:paraId="745BAD73" w14:textId="64B54655" w:rsidR="00CDC933" w:rsidRPr="00BC478C" w:rsidRDefault="00CDC933" w:rsidP="00CDC933">
            <w:pPr>
              <w:rPr>
                <w:b/>
                <w:bCs/>
                <w:sz w:val="24"/>
                <w:szCs w:val="24"/>
              </w:rPr>
            </w:pPr>
          </w:p>
        </w:tc>
        <w:tc>
          <w:tcPr>
            <w:tcW w:w="2745" w:type="dxa"/>
          </w:tcPr>
          <w:p w14:paraId="2005E754" w14:textId="021A0883" w:rsidR="00CDC933" w:rsidRPr="00BC478C" w:rsidRDefault="00CDC933" w:rsidP="00CDC933">
            <w:pPr>
              <w:rPr>
                <w:color w:val="1F1F1F"/>
                <w:sz w:val="24"/>
                <w:szCs w:val="24"/>
              </w:rPr>
            </w:pPr>
            <w:r w:rsidRPr="00BC478C">
              <w:rPr>
                <w:b/>
                <w:bCs/>
                <w:sz w:val="24"/>
                <w:szCs w:val="24"/>
              </w:rPr>
              <w:t xml:space="preserve">8. </w:t>
            </w:r>
            <w:r w:rsidRPr="00BC478C">
              <w:rPr>
                <w:color w:val="1F1F1F"/>
                <w:sz w:val="24"/>
                <w:szCs w:val="24"/>
              </w:rPr>
              <w:t xml:space="preserve">The system </w:t>
            </w:r>
            <w:r w:rsidR="5833FE05" w:rsidRPr="00BC478C">
              <w:rPr>
                <w:color w:val="1F1F1F"/>
                <w:sz w:val="24"/>
                <w:szCs w:val="24"/>
              </w:rPr>
              <w:t>saves</w:t>
            </w:r>
            <w:r w:rsidRPr="00BC478C">
              <w:rPr>
                <w:color w:val="1F1F1F"/>
                <w:sz w:val="24"/>
                <w:szCs w:val="24"/>
              </w:rPr>
              <w:t xml:space="preserve"> the recorded </w:t>
            </w:r>
            <w:r w:rsidR="3445699D" w:rsidRPr="00BC478C">
              <w:rPr>
                <w:color w:val="1F1F1F"/>
                <w:sz w:val="24"/>
                <w:szCs w:val="24"/>
              </w:rPr>
              <w:t xml:space="preserve">audio </w:t>
            </w:r>
            <w:r w:rsidRPr="00BC478C">
              <w:rPr>
                <w:color w:val="1F1F1F"/>
                <w:sz w:val="24"/>
                <w:szCs w:val="24"/>
              </w:rPr>
              <w:t>to the application gallery section. The system returns to the home screen.</w:t>
            </w:r>
          </w:p>
        </w:tc>
        <w:tc>
          <w:tcPr>
            <w:tcW w:w="3495" w:type="dxa"/>
          </w:tcPr>
          <w:p w14:paraId="579E68D1" w14:textId="66BDF52A" w:rsidR="00CDC933" w:rsidRPr="00BC478C" w:rsidRDefault="00CDC933" w:rsidP="00CDC933"/>
        </w:tc>
      </w:tr>
    </w:tbl>
    <w:p w14:paraId="239B6340" w14:textId="250680FF" w:rsidR="005A48F8" w:rsidRPr="00BC478C" w:rsidRDefault="005A48F8">
      <w:pPr>
        <w:pStyle w:val="Caption"/>
        <w:jc w:val="center"/>
        <w:rPr>
          <w:ins w:id="1118" w:author="Zachary Cappella" w:date="2023-09-30T10:21:00Z"/>
          <w:b/>
          <w:bCs/>
          <w:color w:val="000000" w:themeColor="text1"/>
          <w:sz w:val="24"/>
          <w:szCs w:val="24"/>
          <w:rPrChange w:id="1119" w:author="Zachary Cappella" w:date="2023-09-30T10:50:00Z">
            <w:rPr>
              <w:ins w:id="1120" w:author="Zachary Cappella" w:date="2023-09-30T10:21:00Z"/>
              <w:b/>
              <w:bCs/>
              <w:sz w:val="24"/>
              <w:szCs w:val="24"/>
            </w:rPr>
          </w:rPrChange>
        </w:rPr>
        <w:pPrChange w:id="1121" w:author="Zachary Cappella" w:date="2023-09-30T10:21:00Z">
          <w:pPr/>
        </w:pPrChange>
      </w:pPr>
      <w:bookmarkStart w:id="1122" w:name="_Toc146962676"/>
      <w:ins w:id="1123" w:author="Zachary Cappella" w:date="2023-09-30T10:21:00Z">
        <w:r w:rsidRPr="00BC478C">
          <w:rPr>
            <w:i w:val="0"/>
            <w:iCs w:val="0"/>
            <w:color w:val="000000" w:themeColor="text1"/>
            <w:rPrChange w:id="1124" w:author="Zachary Cappella" w:date="2023-09-30T10:50:00Z">
              <w:rPr/>
            </w:rPrChange>
          </w:rPr>
          <w:t xml:space="preserve">Table </w:t>
        </w:r>
        <w:r w:rsidRPr="00BC478C">
          <w:rPr>
            <w:i w:val="0"/>
            <w:iCs w:val="0"/>
            <w:color w:val="000000" w:themeColor="text1"/>
            <w:rPrChange w:id="1125" w:author="Zachary Cappella" w:date="2023-09-30T10:50:00Z">
              <w:rPr/>
            </w:rPrChange>
          </w:rPr>
          <w:fldChar w:fldCharType="begin"/>
        </w:r>
        <w:r w:rsidRPr="00BC478C">
          <w:rPr>
            <w:i w:val="0"/>
            <w:iCs w:val="0"/>
            <w:color w:val="000000" w:themeColor="text1"/>
            <w:rPrChange w:id="1126" w:author="Zachary Cappella" w:date="2023-09-30T10:50:00Z">
              <w:rPr/>
            </w:rPrChange>
          </w:rPr>
          <w:instrText xml:space="preserve"> SEQ Table \* ARABIC </w:instrText>
        </w:r>
      </w:ins>
      <w:r w:rsidRPr="00BC478C">
        <w:rPr>
          <w:i w:val="0"/>
          <w:iCs w:val="0"/>
          <w:color w:val="000000" w:themeColor="text1"/>
          <w:rPrChange w:id="1127" w:author="Zachary Cappella" w:date="2023-09-30T10:50:00Z">
            <w:rPr/>
          </w:rPrChange>
        </w:rPr>
        <w:fldChar w:fldCharType="separate"/>
      </w:r>
      <w:ins w:id="1128" w:author="Zachary Cappella" w:date="2023-09-30T10:36:00Z">
        <w:r w:rsidR="00F96A1C" w:rsidRPr="00BC478C">
          <w:rPr>
            <w:i w:val="0"/>
            <w:iCs w:val="0"/>
            <w:noProof/>
            <w:color w:val="000000" w:themeColor="text1"/>
            <w:rPrChange w:id="1129" w:author="Zachary Cappella" w:date="2023-09-30T10:50:00Z">
              <w:rPr>
                <w:i/>
                <w:iCs/>
                <w:noProof/>
                <w:color w:val="000000" w:themeColor="text1"/>
              </w:rPr>
            </w:rPrChange>
          </w:rPr>
          <w:t>7</w:t>
        </w:r>
      </w:ins>
      <w:ins w:id="1130" w:author="Zachary Cappella" w:date="2023-09-30T10:21:00Z">
        <w:r w:rsidRPr="00BC478C">
          <w:rPr>
            <w:i w:val="0"/>
            <w:iCs w:val="0"/>
            <w:color w:val="000000" w:themeColor="text1"/>
            <w:rPrChange w:id="1131" w:author="Zachary Cappella" w:date="2023-09-30T10:50:00Z">
              <w:rPr/>
            </w:rPrChange>
          </w:rPr>
          <w:fldChar w:fldCharType="end"/>
        </w:r>
        <w:r w:rsidRPr="00BC478C">
          <w:rPr>
            <w:i w:val="0"/>
            <w:iCs w:val="0"/>
            <w:color w:val="000000" w:themeColor="text1"/>
            <w:rPrChange w:id="1132" w:author="Zachary Cappella" w:date="2023-09-30T10:50:00Z">
              <w:rPr/>
            </w:rPrChange>
          </w:rPr>
          <w:t>: Create Audio Recording Use Case</w:t>
        </w:r>
        <w:bookmarkEnd w:id="1122"/>
      </w:ins>
    </w:p>
    <w:p w14:paraId="78E175B9" w14:textId="1E970B5B" w:rsidR="539DA609" w:rsidRPr="00BC478C" w:rsidRDefault="24E735D6" w:rsidP="00CDC933">
      <w:pPr>
        <w:rPr>
          <w:b/>
          <w:bCs/>
          <w:sz w:val="24"/>
          <w:szCs w:val="24"/>
        </w:rPr>
      </w:pPr>
      <w:r w:rsidRPr="00BC478C">
        <w:rPr>
          <w:b/>
          <w:bCs/>
          <w:sz w:val="24"/>
          <w:szCs w:val="24"/>
        </w:rPr>
        <w:t xml:space="preserve">Postconditions: </w:t>
      </w:r>
      <w:r w:rsidRPr="00BC478C">
        <w:rPr>
          <w:sz w:val="24"/>
          <w:szCs w:val="24"/>
        </w:rPr>
        <w:t xml:space="preserve">The </w:t>
      </w:r>
      <w:r w:rsidR="6AF22E76" w:rsidRPr="00BC478C">
        <w:rPr>
          <w:sz w:val="24"/>
          <w:szCs w:val="24"/>
        </w:rPr>
        <w:t xml:space="preserve">audio </w:t>
      </w:r>
      <w:r w:rsidRPr="00BC478C">
        <w:rPr>
          <w:sz w:val="24"/>
          <w:szCs w:val="24"/>
        </w:rPr>
        <w:t>is saved in the gallery section.</w:t>
      </w:r>
    </w:p>
    <w:p w14:paraId="60CD9074" w14:textId="748E6FA3" w:rsidR="539DA609" w:rsidRPr="00BC478C" w:rsidRDefault="539DA609" w:rsidP="00CDC933">
      <w:pPr>
        <w:rPr>
          <w:b/>
          <w:bCs/>
          <w:sz w:val="24"/>
          <w:szCs w:val="24"/>
        </w:rPr>
      </w:pPr>
    </w:p>
    <w:p w14:paraId="79FCC1D6" w14:textId="0814D38B" w:rsidR="539DA609" w:rsidRPr="00BC478C" w:rsidRDefault="539DA609" w:rsidP="00CDC933">
      <w:pPr>
        <w:rPr>
          <w:color w:val="000000" w:themeColor="text1"/>
          <w:sz w:val="24"/>
          <w:szCs w:val="24"/>
        </w:rPr>
      </w:pPr>
    </w:p>
    <w:p w14:paraId="79A7C022" w14:textId="741B6782" w:rsidR="539DA609" w:rsidRPr="00BC478C" w:rsidRDefault="24E735D6" w:rsidP="00CDC933">
      <w:pPr>
        <w:rPr>
          <w:color w:val="000000" w:themeColor="text1"/>
          <w:sz w:val="24"/>
          <w:szCs w:val="24"/>
        </w:rPr>
      </w:pPr>
      <w:r w:rsidRPr="00BC478C">
        <w:rPr>
          <w:b/>
          <w:bCs/>
          <w:color w:val="000000" w:themeColor="text1"/>
          <w:sz w:val="24"/>
          <w:szCs w:val="24"/>
        </w:rPr>
        <w:t>Alternative course of events:</w:t>
      </w:r>
    </w:p>
    <w:p w14:paraId="4A4AF8B6" w14:textId="121F3A14" w:rsidR="539DA609" w:rsidRPr="00BC478C" w:rsidRDefault="24E735D6" w:rsidP="00CDC933">
      <w:pPr>
        <w:rPr>
          <w:b/>
          <w:bCs/>
          <w:color w:val="000000" w:themeColor="text1"/>
          <w:sz w:val="24"/>
          <w:szCs w:val="24"/>
        </w:rPr>
      </w:pPr>
      <w:r w:rsidRPr="00BC478C">
        <w:rPr>
          <w:b/>
          <w:bCs/>
          <w:color w:val="000000" w:themeColor="text1"/>
          <w:sz w:val="24"/>
          <w:szCs w:val="24"/>
        </w:rPr>
        <w:t>The actor presses the cancel button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3120"/>
        <w:gridCol w:w="3120"/>
        <w:gridCol w:w="3120"/>
      </w:tblGrid>
      <w:tr w:rsidR="00CDC933" w:rsidRPr="00BC478C" w14:paraId="383C000B" w14:textId="77777777" w:rsidTr="00CDC933">
        <w:trPr>
          <w:trHeight w:val="915"/>
        </w:trPr>
        <w:tc>
          <w:tcPr>
            <w:tcW w:w="3120" w:type="dxa"/>
            <w:tcMar>
              <w:left w:w="105" w:type="dxa"/>
              <w:right w:w="105" w:type="dxa"/>
            </w:tcMar>
          </w:tcPr>
          <w:p w14:paraId="2395261A" w14:textId="3680318A" w:rsidR="00CDC933" w:rsidRPr="00BC478C" w:rsidRDefault="00CDC933" w:rsidP="00CDC933">
            <w:pPr>
              <w:rPr>
                <w:sz w:val="24"/>
                <w:szCs w:val="24"/>
              </w:rPr>
            </w:pPr>
            <w:r w:rsidRPr="00BC478C">
              <w:rPr>
                <w:sz w:val="24"/>
                <w:szCs w:val="24"/>
              </w:rPr>
              <w:t>7. The actor presses the cancel button.</w:t>
            </w:r>
          </w:p>
          <w:p w14:paraId="3E6A88F7" w14:textId="003250C0" w:rsidR="00CDC933" w:rsidRPr="00BC478C" w:rsidRDefault="00CDC933" w:rsidP="00CDC933">
            <w:pPr>
              <w:rPr>
                <w:sz w:val="24"/>
                <w:szCs w:val="24"/>
              </w:rPr>
            </w:pPr>
          </w:p>
        </w:tc>
        <w:tc>
          <w:tcPr>
            <w:tcW w:w="3120" w:type="dxa"/>
            <w:tcMar>
              <w:left w:w="105" w:type="dxa"/>
              <w:right w:w="105" w:type="dxa"/>
            </w:tcMar>
          </w:tcPr>
          <w:p w14:paraId="4D239762" w14:textId="6FADDAE3" w:rsidR="00CDC933" w:rsidRPr="00BC478C" w:rsidRDefault="00CDC933" w:rsidP="00CDC933">
            <w:pPr>
              <w:rPr>
                <w:sz w:val="24"/>
                <w:szCs w:val="24"/>
              </w:rPr>
            </w:pPr>
          </w:p>
        </w:tc>
        <w:tc>
          <w:tcPr>
            <w:tcW w:w="3120" w:type="dxa"/>
            <w:tcMar>
              <w:left w:w="105" w:type="dxa"/>
              <w:right w:w="105" w:type="dxa"/>
            </w:tcMar>
          </w:tcPr>
          <w:p w14:paraId="3110C33F" w14:textId="52F34A2B" w:rsidR="00CDC933" w:rsidRPr="00BC478C" w:rsidRDefault="00CDC933" w:rsidP="00CDC933"/>
        </w:tc>
      </w:tr>
      <w:tr w:rsidR="00CDC933" w:rsidRPr="00BC478C" w14:paraId="471FC33F" w14:textId="77777777" w:rsidTr="00CDC933">
        <w:trPr>
          <w:trHeight w:val="960"/>
        </w:trPr>
        <w:tc>
          <w:tcPr>
            <w:tcW w:w="3120" w:type="dxa"/>
            <w:tcMar>
              <w:left w:w="105" w:type="dxa"/>
              <w:right w:w="105" w:type="dxa"/>
            </w:tcMar>
          </w:tcPr>
          <w:p w14:paraId="2E73691D" w14:textId="24E6FDF6" w:rsidR="00CDC933" w:rsidRPr="00BC478C" w:rsidRDefault="00CDC933" w:rsidP="00CDC933">
            <w:pPr>
              <w:rPr>
                <w:sz w:val="24"/>
                <w:szCs w:val="24"/>
              </w:rPr>
            </w:pPr>
          </w:p>
        </w:tc>
        <w:tc>
          <w:tcPr>
            <w:tcW w:w="3120" w:type="dxa"/>
            <w:tcMar>
              <w:left w:w="105" w:type="dxa"/>
              <w:right w:w="105" w:type="dxa"/>
            </w:tcMar>
          </w:tcPr>
          <w:p w14:paraId="6134CF69" w14:textId="4FF6418C" w:rsidR="00CDC933" w:rsidRPr="00BC478C" w:rsidRDefault="00CDC933" w:rsidP="00CDC933">
            <w:pPr>
              <w:rPr>
                <w:sz w:val="24"/>
                <w:szCs w:val="24"/>
              </w:rPr>
            </w:pPr>
            <w:r w:rsidRPr="00BC478C">
              <w:rPr>
                <w:sz w:val="24"/>
                <w:szCs w:val="24"/>
              </w:rPr>
              <w:t>8. The system returns to the home screen.</w:t>
            </w:r>
          </w:p>
        </w:tc>
        <w:tc>
          <w:tcPr>
            <w:tcW w:w="3120" w:type="dxa"/>
            <w:tcMar>
              <w:left w:w="105" w:type="dxa"/>
              <w:right w:w="105" w:type="dxa"/>
            </w:tcMar>
          </w:tcPr>
          <w:p w14:paraId="3E6C4064" w14:textId="35439579" w:rsidR="00CDC933" w:rsidRPr="00BC478C" w:rsidRDefault="00CDC933" w:rsidP="00CDC933"/>
        </w:tc>
      </w:tr>
    </w:tbl>
    <w:p w14:paraId="6F1EAFEF" w14:textId="58F6AD6E" w:rsidR="539DA609" w:rsidRPr="00BC478C" w:rsidRDefault="00003DC6">
      <w:pPr>
        <w:pStyle w:val="Caption"/>
        <w:jc w:val="center"/>
        <w:rPr>
          <w:color w:val="000000" w:themeColor="text1"/>
          <w:rPrChange w:id="1133" w:author="Zachary Cappella" w:date="2023-09-30T10:50:00Z">
            <w:rPr/>
          </w:rPrChange>
        </w:rPr>
        <w:pPrChange w:id="1134" w:author="Zachary Cappella" w:date="2023-09-30T10:22:00Z">
          <w:pPr/>
        </w:pPrChange>
      </w:pPr>
      <w:bookmarkStart w:id="1135" w:name="_Toc146962677"/>
      <w:ins w:id="1136" w:author="Zachary Cappella" w:date="2023-09-30T10:22:00Z">
        <w:r w:rsidRPr="00BC478C">
          <w:rPr>
            <w:i w:val="0"/>
            <w:iCs w:val="0"/>
            <w:color w:val="000000" w:themeColor="text1"/>
            <w:rPrChange w:id="1137" w:author="Zachary Cappella" w:date="2023-09-30T10:50:00Z">
              <w:rPr/>
            </w:rPrChange>
          </w:rPr>
          <w:t xml:space="preserve">Table </w:t>
        </w:r>
        <w:r w:rsidRPr="00BC478C">
          <w:rPr>
            <w:i w:val="0"/>
            <w:iCs w:val="0"/>
            <w:color w:val="000000" w:themeColor="text1"/>
            <w:rPrChange w:id="1138" w:author="Zachary Cappella" w:date="2023-09-30T10:50:00Z">
              <w:rPr/>
            </w:rPrChange>
          </w:rPr>
          <w:fldChar w:fldCharType="begin"/>
        </w:r>
        <w:r w:rsidRPr="00BC478C">
          <w:rPr>
            <w:i w:val="0"/>
            <w:iCs w:val="0"/>
            <w:color w:val="000000" w:themeColor="text1"/>
            <w:rPrChange w:id="1139" w:author="Zachary Cappella" w:date="2023-09-30T10:50:00Z">
              <w:rPr/>
            </w:rPrChange>
          </w:rPr>
          <w:instrText xml:space="preserve"> SEQ Table \* ARABIC </w:instrText>
        </w:r>
      </w:ins>
      <w:r w:rsidRPr="00BC478C">
        <w:rPr>
          <w:i w:val="0"/>
          <w:iCs w:val="0"/>
          <w:color w:val="000000" w:themeColor="text1"/>
          <w:rPrChange w:id="1140" w:author="Zachary Cappella" w:date="2023-09-30T10:50:00Z">
            <w:rPr/>
          </w:rPrChange>
        </w:rPr>
        <w:fldChar w:fldCharType="separate"/>
      </w:r>
      <w:ins w:id="1141" w:author="Zachary Cappella" w:date="2023-09-30T10:36:00Z">
        <w:r w:rsidR="00F96A1C" w:rsidRPr="00BC478C">
          <w:rPr>
            <w:i w:val="0"/>
            <w:iCs w:val="0"/>
            <w:noProof/>
            <w:color w:val="000000" w:themeColor="text1"/>
            <w:rPrChange w:id="1142" w:author="Zachary Cappella" w:date="2023-09-30T10:50:00Z">
              <w:rPr>
                <w:i/>
                <w:iCs/>
                <w:noProof/>
                <w:color w:val="000000" w:themeColor="text1"/>
              </w:rPr>
            </w:rPrChange>
          </w:rPr>
          <w:t>8</w:t>
        </w:r>
      </w:ins>
      <w:ins w:id="1143" w:author="Zachary Cappella" w:date="2023-09-30T10:22:00Z">
        <w:r w:rsidRPr="00BC478C">
          <w:rPr>
            <w:i w:val="0"/>
            <w:iCs w:val="0"/>
            <w:color w:val="000000" w:themeColor="text1"/>
            <w:rPrChange w:id="1144" w:author="Zachary Cappella" w:date="2023-09-30T10:50:00Z">
              <w:rPr/>
            </w:rPrChange>
          </w:rPr>
          <w:fldChar w:fldCharType="end"/>
        </w:r>
        <w:r w:rsidRPr="00BC478C">
          <w:rPr>
            <w:i w:val="0"/>
            <w:iCs w:val="0"/>
            <w:color w:val="000000" w:themeColor="text1"/>
            <w:rPrChange w:id="1145" w:author="Zachary Cappella" w:date="2023-09-30T10:50:00Z">
              <w:rPr/>
            </w:rPrChange>
          </w:rPr>
          <w:t>: Create Recording Alternate Action Use Case</w:t>
        </w:r>
      </w:ins>
      <w:bookmarkEnd w:id="1135"/>
    </w:p>
    <w:p w14:paraId="72322663" w14:textId="487525ED" w:rsidR="539DA609" w:rsidRPr="00BC478C" w:rsidDel="00CE580F" w:rsidRDefault="24E735D6" w:rsidP="00CDC933">
      <w:pPr>
        <w:rPr>
          <w:del w:id="1146" w:author="Zachary Cappella" w:date="2023-09-30T10:29:00Z"/>
          <w:sz w:val="24"/>
          <w:szCs w:val="24"/>
        </w:rPr>
      </w:pPr>
      <w:r w:rsidRPr="00BC478C">
        <w:rPr>
          <w:b/>
          <w:bCs/>
          <w:sz w:val="24"/>
          <w:szCs w:val="24"/>
        </w:rPr>
        <w:t xml:space="preserve">Postconditions: </w:t>
      </w:r>
      <w:r w:rsidRPr="00BC478C">
        <w:rPr>
          <w:sz w:val="24"/>
          <w:szCs w:val="24"/>
        </w:rPr>
        <w:t xml:space="preserve">The system does not save the recorded </w:t>
      </w:r>
      <w:r w:rsidR="2551DBA5" w:rsidRPr="00BC478C">
        <w:rPr>
          <w:sz w:val="24"/>
          <w:szCs w:val="24"/>
        </w:rPr>
        <w:t>audi</w:t>
      </w:r>
      <w:r w:rsidRPr="00BC478C">
        <w:rPr>
          <w:sz w:val="24"/>
          <w:szCs w:val="24"/>
        </w:rPr>
        <w:t>o.</w:t>
      </w:r>
    </w:p>
    <w:p w14:paraId="09BA6F41" w14:textId="77777777" w:rsidR="00FC40AF" w:rsidRPr="00BC478C" w:rsidDel="00CE580F" w:rsidRDefault="00FC40AF" w:rsidP="00CDC933">
      <w:pPr>
        <w:rPr>
          <w:del w:id="1147" w:author="Zachary Cappella" w:date="2023-09-30T10:29:00Z"/>
          <w:b/>
          <w:bCs/>
          <w:sz w:val="24"/>
          <w:szCs w:val="24"/>
        </w:rPr>
      </w:pPr>
    </w:p>
    <w:p w14:paraId="6DB9A54B" w14:textId="43C74FCF" w:rsidR="539DA609" w:rsidRPr="00BC478C" w:rsidDel="00CE580F" w:rsidRDefault="2D51ED63" w:rsidP="00FC40AF">
      <w:pPr>
        <w:pStyle w:val="Heading3"/>
        <w:rPr>
          <w:del w:id="1148" w:author="Zachary Cappella" w:date="2023-09-30T10:29:00Z"/>
          <w:rFonts w:ascii="Times New Roman" w:hAnsi="Times New Roman" w:cs="Times New Roman"/>
          <w:b/>
          <w:bCs/>
        </w:rPr>
      </w:pPr>
      <w:commentRangeStart w:id="1149"/>
      <w:del w:id="1150" w:author="Zachary Cappella" w:date="2023-09-30T10:29:00Z">
        <w:r w:rsidRPr="00BC478C" w:rsidDel="00CE580F">
          <w:rPr>
            <w:rFonts w:ascii="Times New Roman" w:hAnsi="Times New Roman" w:cs="Times New Roman"/>
            <w:b/>
            <w:bCs/>
            <w:color w:val="auto"/>
          </w:rPr>
          <w:delText>3.1.</w:delText>
        </w:r>
      </w:del>
      <w:ins w:id="1151" w:author="Malachi Jamison" w:date="2023-09-23T17:53:00Z">
        <w:del w:id="1152" w:author="Zachary Cappella" w:date="2023-09-30T10:29:00Z">
          <w:r w:rsidR="49D031D1" w:rsidRPr="00BC478C" w:rsidDel="00CE580F">
            <w:rPr>
              <w:rFonts w:ascii="Times New Roman" w:hAnsi="Times New Roman" w:cs="Times New Roman"/>
              <w:b/>
              <w:bCs/>
              <w:color w:val="auto"/>
            </w:rPr>
            <w:delText>4</w:delText>
          </w:r>
        </w:del>
      </w:ins>
      <w:del w:id="1153" w:author="Zachary Cappella" w:date="2023-09-30T10:29:00Z">
        <w:r w:rsidR="06CCBAF2" w:rsidRPr="00BC478C" w:rsidDel="00CE580F">
          <w:rPr>
            <w:rFonts w:ascii="Times New Roman" w:hAnsi="Times New Roman" w:cs="Times New Roman"/>
            <w:b/>
            <w:bCs/>
            <w:color w:val="auto"/>
          </w:rPr>
          <w:delText xml:space="preserve">7 </w:delText>
        </w:r>
        <w:r w:rsidR="2576EE45" w:rsidRPr="00BC478C" w:rsidDel="00CE580F">
          <w:rPr>
            <w:rFonts w:ascii="Times New Roman" w:hAnsi="Times New Roman" w:cs="Times New Roman"/>
            <w:b/>
            <w:bCs/>
            <w:color w:val="auto"/>
          </w:rPr>
          <w:delText>Listen to an audio recording</w:delText>
        </w:r>
        <w:commentRangeEnd w:id="1149"/>
        <w:r w:rsidR="00E750A4" w:rsidRPr="00BC478C" w:rsidDel="00CE580F">
          <w:rPr>
            <w:rStyle w:val="CommentReference"/>
            <w:rFonts w:ascii="Times New Roman" w:eastAsia="Times New Roman" w:hAnsi="Times New Roman" w:cs="Times New Roman"/>
            <w:color w:val="auto"/>
          </w:rPr>
          <w:commentReference w:id="1149"/>
        </w:r>
      </w:del>
    </w:p>
    <w:p w14:paraId="4249393F" w14:textId="6ADB34B0" w:rsidR="0B4D9916" w:rsidRPr="00BC478C" w:rsidDel="00CE580F" w:rsidRDefault="0B4D9916" w:rsidP="00CDC933">
      <w:pPr>
        <w:rPr>
          <w:ins w:id="1154" w:author="Sean Mirani" w:date="2023-09-23T18:53:00Z"/>
          <w:del w:id="1155" w:author="Zachary Cappella" w:date="2023-09-30T10:29:00Z"/>
          <w:sz w:val="24"/>
          <w:szCs w:val="24"/>
        </w:rPr>
      </w:pPr>
      <w:del w:id="1156" w:author="Zachary Cappella" w:date="2023-09-30T10:29:00Z">
        <w:r w:rsidRPr="00BC478C" w:rsidDel="00CE580F">
          <w:rPr>
            <w:b/>
            <w:bCs/>
            <w:sz w:val="24"/>
            <w:szCs w:val="24"/>
          </w:rPr>
          <w:delText xml:space="preserve">Summary: </w:delText>
        </w:r>
        <w:r w:rsidRPr="00BC478C" w:rsidDel="00CE580F">
          <w:rPr>
            <w:color w:val="161719"/>
            <w:sz w:val="24"/>
            <w:szCs w:val="24"/>
          </w:rPr>
          <w:delText>The gallery feature allows users to listen to saved audio recordings.</w:delText>
        </w:r>
      </w:del>
    </w:p>
    <w:p w14:paraId="1B18CA99" w14:textId="2EE55800" w:rsidR="28F78B6A" w:rsidRPr="00BC478C" w:rsidDel="00CE580F" w:rsidRDefault="4D2A186A" w:rsidP="28F78B6A">
      <w:pPr>
        <w:rPr>
          <w:ins w:id="1157" w:author="Sean Mirani" w:date="2023-09-23T18:54:00Z"/>
          <w:del w:id="1158" w:author="Zachary Cappella" w:date="2023-09-30T10:29:00Z"/>
          <w:color w:val="161719"/>
          <w:sz w:val="24"/>
          <w:szCs w:val="24"/>
        </w:rPr>
      </w:pPr>
      <w:ins w:id="1159" w:author="Sean Mirani" w:date="2023-09-23T18:53:00Z">
        <w:del w:id="1160" w:author="Zachary Cappella" w:date="2023-09-30T10:29:00Z">
          <w:r w:rsidRPr="00BC478C" w:rsidDel="00CE580F">
            <w:rPr>
              <w:b/>
              <w:bCs/>
              <w:color w:val="161719"/>
              <w:sz w:val="24"/>
              <w:szCs w:val="24"/>
            </w:rPr>
            <w:delText>UML Diagram</w:delText>
          </w:r>
        </w:del>
      </w:ins>
      <w:ins w:id="1161" w:author="Sean Mirani" w:date="2023-09-23T18:54:00Z">
        <w:del w:id="1162" w:author="Zachary Cappella" w:date="2023-09-30T10:29:00Z">
          <w:r w:rsidRPr="00BC478C" w:rsidDel="00CE580F">
            <w:rPr>
              <w:b/>
              <w:bCs/>
              <w:color w:val="161719"/>
              <w:sz w:val="24"/>
              <w:szCs w:val="24"/>
            </w:rPr>
            <w:delText>:</w:delText>
          </w:r>
        </w:del>
      </w:ins>
    </w:p>
    <w:p w14:paraId="391AA998" w14:textId="37212F06" w:rsidR="43CD3293" w:rsidRPr="00BC478C" w:rsidDel="00CE580F" w:rsidRDefault="4D2A186A">
      <w:pPr>
        <w:jc w:val="center"/>
        <w:rPr>
          <w:ins w:id="1163" w:author="Sean Mirani" w:date="2023-09-23T18:54:00Z"/>
          <w:del w:id="1164" w:author="Zachary Cappella" w:date="2023-09-30T10:29:00Z"/>
        </w:rPr>
        <w:pPrChange w:id="1165" w:author="Sean Mirani" w:date="2023-09-23T14:54:00Z">
          <w:pPr/>
        </w:pPrChange>
      </w:pPr>
      <w:ins w:id="1166" w:author="Sean Mirani" w:date="2023-09-23T18:55:00Z">
        <w:del w:id="1167" w:author="Zachary Cappella" w:date="2023-09-30T10:29:00Z">
          <w:r w:rsidRPr="00BC478C" w:rsidDel="00CE580F">
            <w:rPr>
              <w:noProof/>
            </w:rPr>
            <w:drawing>
              <wp:inline distT="0" distB="0" distL="0" distR="0" wp14:anchorId="66DCECE9" wp14:editId="139F48A7">
                <wp:extent cx="4365625" cy="2619375"/>
                <wp:effectExtent l="0" t="0" r="0" b="0"/>
                <wp:docPr id="460387692" name="Picture 460387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365625" cy="2619375"/>
                        </a:xfrm>
                        <a:prstGeom prst="rect">
                          <a:avLst/>
                        </a:prstGeom>
                      </pic:spPr>
                    </pic:pic>
                  </a:graphicData>
                </a:graphic>
              </wp:inline>
            </w:drawing>
          </w:r>
        </w:del>
      </w:ins>
    </w:p>
    <w:p w14:paraId="1E154AD0" w14:textId="0F15CC81" w:rsidR="5FCB86BC" w:rsidRPr="00BC478C" w:rsidDel="00CE580F" w:rsidRDefault="5FCB86BC" w:rsidP="5FCB86BC">
      <w:pPr>
        <w:jc w:val="center"/>
        <w:rPr>
          <w:del w:id="1168" w:author="Zachary Cappella" w:date="2023-09-30T10:29:00Z"/>
          <w:b/>
          <w:bCs/>
          <w:color w:val="161719"/>
          <w:sz w:val="24"/>
          <w:szCs w:val="24"/>
        </w:rPr>
      </w:pPr>
    </w:p>
    <w:p w14:paraId="4F2C2BF2" w14:textId="538367AD" w:rsidR="0B4D9916" w:rsidRPr="00BC478C" w:rsidDel="00CE580F" w:rsidRDefault="0B4D9916" w:rsidP="00CDC933">
      <w:pPr>
        <w:rPr>
          <w:del w:id="1169" w:author="Zachary Cappella" w:date="2023-09-30T10:29:00Z"/>
          <w:b/>
          <w:bCs/>
          <w:sz w:val="24"/>
          <w:szCs w:val="24"/>
        </w:rPr>
      </w:pPr>
      <w:del w:id="1170" w:author="Zachary Cappella" w:date="2023-09-30T10:29:00Z">
        <w:r w:rsidRPr="00BC478C" w:rsidDel="00CE580F">
          <w:rPr>
            <w:b/>
            <w:bCs/>
            <w:sz w:val="24"/>
            <w:szCs w:val="24"/>
          </w:rPr>
          <w:delText xml:space="preserve">Preconditions: </w:delText>
        </w:r>
        <w:r w:rsidRPr="00BC478C" w:rsidDel="00CE580F">
          <w:rPr>
            <w:sz w:val="24"/>
            <w:szCs w:val="24"/>
          </w:rPr>
          <w:delText>To listen to an audio recording, it is necessary for the user to have saved it previously.</w:delText>
        </w:r>
      </w:del>
    </w:p>
    <w:p w14:paraId="3F39DB5F" w14:textId="20054382" w:rsidR="539DA609" w:rsidRPr="00BC478C" w:rsidDel="00CE580F" w:rsidRDefault="539DA609" w:rsidP="5439F801">
      <w:pPr>
        <w:rPr>
          <w:del w:id="1171" w:author="Zachary Cappella" w:date="2023-09-30T10:29:00Z"/>
          <w:sz w:val="24"/>
          <w:szCs w:val="24"/>
        </w:rPr>
      </w:pPr>
      <w:del w:id="1172" w:author="Zachary Cappella" w:date="2023-09-30T10:29:00Z">
        <w:r w:rsidRPr="00BC478C" w:rsidDel="00CE580F">
          <w:rPr>
            <w:b/>
            <w:bCs/>
            <w:sz w:val="24"/>
            <w:szCs w:val="24"/>
          </w:rPr>
          <w:delText xml:space="preserve">Triggers: </w:delText>
        </w:r>
        <w:r w:rsidR="0B4D9916" w:rsidRPr="00BC478C" w:rsidDel="00CE580F">
          <w:rPr>
            <w:sz w:val="24"/>
            <w:szCs w:val="24"/>
          </w:rPr>
          <w:delText>The user presses the “Gallery” button.</w:delText>
        </w:r>
      </w:del>
    </w:p>
    <w:p w14:paraId="2B443DB6" w14:textId="04FB9A29" w:rsidR="539DA609" w:rsidRPr="00BC478C" w:rsidRDefault="539DA609" w:rsidP="5439F801">
      <w:pPr>
        <w:rPr>
          <w:b/>
          <w:bCs/>
          <w:sz w:val="24"/>
          <w:szCs w:val="24"/>
        </w:rPr>
      </w:pPr>
      <w:del w:id="1173" w:author="Zachary Cappella" w:date="2023-09-30T10:29:00Z">
        <w:r w:rsidRPr="00BC478C" w:rsidDel="00CE580F">
          <w:rPr>
            <w:b/>
            <w:bCs/>
            <w:sz w:val="24"/>
            <w:szCs w:val="24"/>
          </w:rPr>
          <w:delText>Basic course of events (main scenario):</w:delText>
        </w:r>
      </w:del>
    </w:p>
    <w:tbl>
      <w:tblPr>
        <w:tblStyle w:val="TableGrid"/>
        <w:tblW w:w="0" w:type="auto"/>
        <w:tblLook w:val="06A0" w:firstRow="1" w:lastRow="0" w:firstColumn="1" w:lastColumn="0" w:noHBand="1" w:noVBand="1"/>
        <w:tblPrChange w:id="1174" w:author="Zachary Cappella" w:date="2023-09-30T10:29:00Z">
          <w:tblPr>
            <w:tblStyle w:val="TableGrid"/>
            <w:tblW w:w="0" w:type="auto"/>
            <w:tblLook w:val="06A0" w:firstRow="1" w:lastRow="0" w:firstColumn="1" w:lastColumn="0" w:noHBand="1" w:noVBand="1"/>
          </w:tblPr>
        </w:tblPrChange>
      </w:tblPr>
      <w:tblGrid>
        <w:gridCol w:w="3116"/>
        <w:gridCol w:w="3115"/>
        <w:gridCol w:w="3119"/>
        <w:tblGridChange w:id="1175">
          <w:tblGrid>
            <w:gridCol w:w="3116"/>
            <w:gridCol w:w="3115"/>
            <w:gridCol w:w="3119"/>
          </w:tblGrid>
        </w:tblGridChange>
      </w:tblGrid>
      <w:tr w:rsidR="00CDC933" w:rsidRPr="00BC478C" w:rsidDel="00CE580F" w14:paraId="22F2EE0F" w14:textId="06111EBA" w:rsidTr="00CE580F">
        <w:trPr>
          <w:trHeight w:val="780"/>
          <w:del w:id="1176" w:author="Zachary Cappella" w:date="2023-09-30T10:29:00Z"/>
          <w:trPrChange w:id="1177" w:author="Zachary Cappella" w:date="2023-09-30T10:29:00Z">
            <w:trPr>
              <w:trHeight w:val="780"/>
            </w:trPr>
          </w:trPrChange>
        </w:trPr>
        <w:tc>
          <w:tcPr>
            <w:tcW w:w="3116" w:type="dxa"/>
            <w:shd w:val="clear" w:color="auto" w:fill="E7E6E6" w:themeFill="background2"/>
            <w:tcPrChange w:id="1178" w:author="Zachary Cappella" w:date="2023-09-30T10:29:00Z">
              <w:tcPr>
                <w:tcW w:w="3120" w:type="dxa"/>
                <w:shd w:val="clear" w:color="auto" w:fill="E7E6E6" w:themeFill="background2"/>
              </w:tcPr>
            </w:tcPrChange>
          </w:tcPr>
          <w:p w14:paraId="626769D7" w14:textId="5732558D" w:rsidR="00CDC933" w:rsidRPr="00BC478C" w:rsidDel="00CE580F" w:rsidRDefault="00CDC933" w:rsidP="00CDC933">
            <w:pPr>
              <w:jc w:val="center"/>
              <w:rPr>
                <w:del w:id="1179" w:author="Zachary Cappella" w:date="2023-09-30T10:29:00Z"/>
                <w:b/>
                <w:bCs/>
                <w:sz w:val="24"/>
                <w:szCs w:val="24"/>
              </w:rPr>
            </w:pPr>
            <w:del w:id="1180" w:author="Zachary Cappella" w:date="2023-09-30T10:29:00Z">
              <w:r w:rsidRPr="00BC478C" w:rsidDel="00CE580F">
                <w:rPr>
                  <w:b/>
                  <w:bCs/>
                  <w:sz w:val="24"/>
                  <w:szCs w:val="24"/>
                </w:rPr>
                <w:delText>Actor</w:delText>
              </w:r>
            </w:del>
          </w:p>
        </w:tc>
        <w:tc>
          <w:tcPr>
            <w:tcW w:w="3115" w:type="dxa"/>
            <w:shd w:val="clear" w:color="auto" w:fill="E7E6E6" w:themeFill="background2"/>
            <w:tcPrChange w:id="1181" w:author="Zachary Cappella" w:date="2023-09-30T10:29:00Z">
              <w:tcPr>
                <w:tcW w:w="3120" w:type="dxa"/>
                <w:shd w:val="clear" w:color="auto" w:fill="E7E6E6" w:themeFill="background2"/>
              </w:tcPr>
            </w:tcPrChange>
          </w:tcPr>
          <w:p w14:paraId="7B5D5086" w14:textId="0C3CBFFF" w:rsidR="00CDC933" w:rsidRPr="00BC478C" w:rsidDel="00CE580F" w:rsidRDefault="00CDC933" w:rsidP="00CDC933">
            <w:pPr>
              <w:jc w:val="center"/>
              <w:rPr>
                <w:del w:id="1182" w:author="Zachary Cappella" w:date="2023-09-30T10:29:00Z"/>
                <w:b/>
                <w:bCs/>
                <w:sz w:val="24"/>
                <w:szCs w:val="24"/>
              </w:rPr>
            </w:pPr>
            <w:del w:id="1183" w:author="Zachary Cappella" w:date="2023-09-30T10:29:00Z">
              <w:r w:rsidRPr="00BC478C" w:rsidDel="00CE580F">
                <w:rPr>
                  <w:b/>
                  <w:bCs/>
                  <w:sz w:val="24"/>
                  <w:szCs w:val="24"/>
                </w:rPr>
                <w:delText>System</w:delText>
              </w:r>
            </w:del>
          </w:p>
        </w:tc>
        <w:tc>
          <w:tcPr>
            <w:tcW w:w="3119" w:type="dxa"/>
            <w:shd w:val="clear" w:color="auto" w:fill="E7E6E6" w:themeFill="background2"/>
            <w:tcPrChange w:id="1184" w:author="Zachary Cappella" w:date="2023-09-30T10:29:00Z">
              <w:tcPr>
                <w:tcW w:w="3120" w:type="dxa"/>
                <w:shd w:val="clear" w:color="auto" w:fill="E7E6E6" w:themeFill="background2"/>
              </w:tcPr>
            </w:tcPrChange>
          </w:tcPr>
          <w:p w14:paraId="685D9E7D" w14:textId="01827D64" w:rsidR="00CDC933" w:rsidRPr="00BC478C" w:rsidDel="00CE580F" w:rsidRDefault="00CDC933" w:rsidP="00CDC933">
            <w:pPr>
              <w:jc w:val="center"/>
              <w:rPr>
                <w:del w:id="1185" w:author="Zachary Cappella" w:date="2023-09-30T10:29:00Z"/>
                <w:b/>
                <w:bCs/>
                <w:sz w:val="24"/>
                <w:szCs w:val="24"/>
              </w:rPr>
            </w:pPr>
            <w:del w:id="1186" w:author="Zachary Cappella" w:date="2023-09-30T10:29:00Z">
              <w:r w:rsidRPr="00BC478C" w:rsidDel="00CE580F">
                <w:rPr>
                  <w:b/>
                  <w:bCs/>
                  <w:sz w:val="24"/>
                  <w:szCs w:val="24"/>
                </w:rPr>
                <w:delText>Screen</w:delText>
              </w:r>
            </w:del>
          </w:p>
        </w:tc>
      </w:tr>
      <w:tr w:rsidR="00CDC933" w:rsidRPr="00BC478C" w:rsidDel="00CE580F" w14:paraId="788DD9A3" w14:textId="1B798F00" w:rsidTr="00CE580F">
        <w:trPr>
          <w:trHeight w:val="4245"/>
          <w:del w:id="1187" w:author="Zachary Cappella" w:date="2023-09-30T10:29:00Z"/>
          <w:trPrChange w:id="1188" w:author="Zachary Cappella" w:date="2023-09-30T10:29:00Z">
            <w:trPr>
              <w:trHeight w:val="4245"/>
            </w:trPr>
          </w:trPrChange>
        </w:trPr>
        <w:tc>
          <w:tcPr>
            <w:tcW w:w="3116" w:type="dxa"/>
            <w:tcPrChange w:id="1189" w:author="Zachary Cappella" w:date="2023-09-30T10:29:00Z">
              <w:tcPr>
                <w:tcW w:w="3120" w:type="dxa"/>
              </w:tcPr>
            </w:tcPrChange>
          </w:tcPr>
          <w:p w14:paraId="4680725B" w14:textId="47FDD57B" w:rsidR="00CDC933" w:rsidRPr="00BC478C" w:rsidDel="00CE580F" w:rsidRDefault="00CDC933" w:rsidP="00CDC933">
            <w:pPr>
              <w:rPr>
                <w:del w:id="1190" w:author="Zachary Cappella" w:date="2023-09-30T10:29:00Z"/>
                <w:sz w:val="24"/>
                <w:szCs w:val="24"/>
              </w:rPr>
            </w:pPr>
            <w:del w:id="1191" w:author="Zachary Cappella" w:date="2023-09-30T10:29:00Z">
              <w:r w:rsidRPr="00BC478C" w:rsidDel="00CE580F">
                <w:rPr>
                  <w:sz w:val="24"/>
                  <w:szCs w:val="24"/>
                </w:rPr>
                <w:delText>1. The actor selects the “Gallery” button from the home screen.</w:delText>
              </w:r>
            </w:del>
          </w:p>
          <w:p w14:paraId="7A2BC43C" w14:textId="6FF3A3D3" w:rsidR="00CDC933" w:rsidRPr="00BC478C" w:rsidDel="00CE580F" w:rsidRDefault="00CDC933" w:rsidP="00CDC933">
            <w:pPr>
              <w:rPr>
                <w:del w:id="1192" w:author="Zachary Cappella" w:date="2023-09-30T10:29:00Z"/>
                <w:b/>
                <w:bCs/>
                <w:sz w:val="24"/>
                <w:szCs w:val="24"/>
              </w:rPr>
            </w:pPr>
          </w:p>
        </w:tc>
        <w:tc>
          <w:tcPr>
            <w:tcW w:w="3115" w:type="dxa"/>
            <w:tcPrChange w:id="1193" w:author="Zachary Cappella" w:date="2023-09-30T10:29:00Z">
              <w:tcPr>
                <w:tcW w:w="3120" w:type="dxa"/>
              </w:tcPr>
            </w:tcPrChange>
          </w:tcPr>
          <w:p w14:paraId="302E6141" w14:textId="70E0D52D" w:rsidR="00CDC933" w:rsidRPr="00BC478C" w:rsidDel="00CE580F" w:rsidRDefault="00CDC933" w:rsidP="00CDC933">
            <w:pPr>
              <w:rPr>
                <w:del w:id="1194" w:author="Zachary Cappella" w:date="2023-09-30T10:29:00Z"/>
                <w:b/>
                <w:bCs/>
                <w:sz w:val="24"/>
                <w:szCs w:val="24"/>
              </w:rPr>
            </w:pPr>
          </w:p>
        </w:tc>
        <w:tc>
          <w:tcPr>
            <w:tcW w:w="3119" w:type="dxa"/>
            <w:tcPrChange w:id="1195" w:author="Zachary Cappella" w:date="2023-09-30T10:29:00Z">
              <w:tcPr>
                <w:tcW w:w="3120" w:type="dxa"/>
              </w:tcPr>
            </w:tcPrChange>
          </w:tcPr>
          <w:p w14:paraId="605B412E" w14:textId="692A6BE1" w:rsidR="00CDC933" w:rsidRPr="00BC478C" w:rsidDel="00CE580F" w:rsidRDefault="00CDC933" w:rsidP="00CDC933">
            <w:pPr>
              <w:rPr>
                <w:del w:id="1196" w:author="Zachary Cappella" w:date="2023-09-30T10:29:00Z"/>
              </w:rPr>
            </w:pPr>
            <w:del w:id="1197" w:author="Zachary Cappella" w:date="2023-09-30T10:29:00Z">
              <w:r w:rsidRPr="00BC478C" w:rsidDel="00CE580F">
                <w:rPr>
                  <w:noProof/>
                </w:rPr>
                <w:drawing>
                  <wp:inline distT="0" distB="0" distL="0" distR="0" wp14:anchorId="3F9DA62F" wp14:editId="18AD848F">
                    <wp:extent cx="1646872" cy="3200400"/>
                    <wp:effectExtent l="0" t="0" r="0" b="0"/>
                    <wp:docPr id="1594142802" name="Picture 1594142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6872" cy="3200400"/>
                            </a:xfrm>
                            <a:prstGeom prst="rect">
                              <a:avLst/>
                            </a:prstGeom>
                          </pic:spPr>
                        </pic:pic>
                      </a:graphicData>
                    </a:graphic>
                  </wp:inline>
                </w:drawing>
              </w:r>
            </w:del>
          </w:p>
        </w:tc>
      </w:tr>
      <w:tr w:rsidR="00CDC933" w:rsidRPr="00BC478C" w:rsidDel="00CE580F" w14:paraId="19A6099A" w14:textId="4B3475F5" w:rsidTr="00CE580F">
        <w:trPr>
          <w:trHeight w:val="4095"/>
          <w:del w:id="1198" w:author="Zachary Cappella" w:date="2023-09-30T10:29:00Z"/>
          <w:trPrChange w:id="1199" w:author="Zachary Cappella" w:date="2023-09-30T10:29:00Z">
            <w:trPr>
              <w:trHeight w:val="4095"/>
            </w:trPr>
          </w:trPrChange>
        </w:trPr>
        <w:tc>
          <w:tcPr>
            <w:tcW w:w="3116" w:type="dxa"/>
            <w:tcPrChange w:id="1200" w:author="Zachary Cappella" w:date="2023-09-30T10:29:00Z">
              <w:tcPr>
                <w:tcW w:w="3120" w:type="dxa"/>
              </w:tcPr>
            </w:tcPrChange>
          </w:tcPr>
          <w:p w14:paraId="42522A33" w14:textId="216FBAEF" w:rsidR="00CDC933" w:rsidRPr="00BC478C" w:rsidDel="00CE580F" w:rsidRDefault="00CDC933" w:rsidP="00CDC933">
            <w:pPr>
              <w:rPr>
                <w:del w:id="1201" w:author="Zachary Cappella" w:date="2023-09-30T10:29:00Z"/>
                <w:b/>
                <w:bCs/>
                <w:sz w:val="24"/>
                <w:szCs w:val="24"/>
              </w:rPr>
            </w:pPr>
          </w:p>
        </w:tc>
        <w:tc>
          <w:tcPr>
            <w:tcW w:w="3115" w:type="dxa"/>
            <w:tcPrChange w:id="1202" w:author="Zachary Cappella" w:date="2023-09-30T10:29:00Z">
              <w:tcPr>
                <w:tcW w:w="3120" w:type="dxa"/>
              </w:tcPr>
            </w:tcPrChange>
          </w:tcPr>
          <w:p w14:paraId="3A2934A8" w14:textId="663BFA08" w:rsidR="00CDC933" w:rsidRPr="00BC478C" w:rsidDel="00CE580F" w:rsidRDefault="00CDC933" w:rsidP="00CDC933">
            <w:pPr>
              <w:rPr>
                <w:del w:id="1203" w:author="Zachary Cappella" w:date="2023-09-30T10:29:00Z"/>
                <w:sz w:val="24"/>
                <w:szCs w:val="24"/>
              </w:rPr>
            </w:pPr>
            <w:del w:id="1204" w:author="Zachary Cappella" w:date="2023-09-30T10:29:00Z">
              <w:r w:rsidRPr="00BC478C" w:rsidDel="00CE580F">
                <w:rPr>
                  <w:b/>
                  <w:bCs/>
                  <w:sz w:val="24"/>
                  <w:szCs w:val="24"/>
                </w:rPr>
                <w:delText xml:space="preserve">2. </w:delText>
              </w:r>
              <w:r w:rsidRPr="00BC478C" w:rsidDel="00CE580F">
                <w:rPr>
                  <w:sz w:val="24"/>
                  <w:szCs w:val="24"/>
                </w:rPr>
                <w:delText>The system opens the “Gallery” screen.</w:delText>
              </w:r>
            </w:del>
          </w:p>
          <w:p w14:paraId="3DA21DC3" w14:textId="25F40569" w:rsidR="00CDC933" w:rsidRPr="00BC478C" w:rsidDel="00CE580F" w:rsidRDefault="00CDC933" w:rsidP="00CDC933">
            <w:pPr>
              <w:rPr>
                <w:del w:id="1205" w:author="Zachary Cappella" w:date="2023-09-30T10:29:00Z"/>
                <w:b/>
                <w:bCs/>
                <w:sz w:val="24"/>
                <w:szCs w:val="24"/>
              </w:rPr>
            </w:pPr>
          </w:p>
        </w:tc>
        <w:tc>
          <w:tcPr>
            <w:tcW w:w="3119" w:type="dxa"/>
            <w:tcPrChange w:id="1206" w:author="Zachary Cappella" w:date="2023-09-30T10:29:00Z">
              <w:tcPr>
                <w:tcW w:w="3120" w:type="dxa"/>
              </w:tcPr>
            </w:tcPrChange>
          </w:tcPr>
          <w:p w14:paraId="430333CF" w14:textId="5F2FE36B" w:rsidR="00CDC933" w:rsidRPr="00BC478C" w:rsidDel="00CE580F" w:rsidRDefault="00CDC933" w:rsidP="00CDC933">
            <w:pPr>
              <w:rPr>
                <w:del w:id="1207" w:author="Zachary Cappella" w:date="2023-09-30T10:29:00Z"/>
              </w:rPr>
            </w:pPr>
            <w:del w:id="1208" w:author="Zachary Cappella" w:date="2023-09-30T10:29:00Z">
              <w:r w:rsidRPr="00BC478C" w:rsidDel="00CE580F">
                <w:rPr>
                  <w:noProof/>
                </w:rPr>
                <w:drawing>
                  <wp:inline distT="0" distB="0" distL="0" distR="0" wp14:anchorId="54ADD598" wp14:editId="06341F9D">
                    <wp:extent cx="1626870" cy="3200400"/>
                    <wp:effectExtent l="0" t="0" r="0" b="0"/>
                    <wp:docPr id="1034473323" name="Picture 1034473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26870" cy="3200400"/>
                            </a:xfrm>
                            <a:prstGeom prst="rect">
                              <a:avLst/>
                            </a:prstGeom>
                          </pic:spPr>
                        </pic:pic>
                      </a:graphicData>
                    </a:graphic>
                  </wp:inline>
                </w:drawing>
              </w:r>
            </w:del>
          </w:p>
        </w:tc>
      </w:tr>
      <w:tr w:rsidR="00CDC933" w:rsidRPr="00BC478C" w:rsidDel="00CE580F" w14:paraId="41C8B9ED" w14:textId="6F03938E" w:rsidTr="00CE580F">
        <w:trPr>
          <w:trHeight w:val="570"/>
          <w:del w:id="1209" w:author="Zachary Cappella" w:date="2023-09-30T10:29:00Z"/>
          <w:trPrChange w:id="1210" w:author="Zachary Cappella" w:date="2023-09-30T10:29:00Z">
            <w:trPr>
              <w:trHeight w:val="570"/>
            </w:trPr>
          </w:trPrChange>
        </w:trPr>
        <w:tc>
          <w:tcPr>
            <w:tcW w:w="3116" w:type="dxa"/>
            <w:tcPrChange w:id="1211" w:author="Zachary Cappella" w:date="2023-09-30T10:29:00Z">
              <w:tcPr>
                <w:tcW w:w="3120" w:type="dxa"/>
              </w:tcPr>
            </w:tcPrChange>
          </w:tcPr>
          <w:p w14:paraId="5B0D6D21" w14:textId="3D01323A" w:rsidR="00CDC933" w:rsidRPr="00BC478C" w:rsidDel="00CE580F" w:rsidRDefault="00CDC933" w:rsidP="00CDC933">
            <w:pPr>
              <w:rPr>
                <w:del w:id="1212" w:author="Zachary Cappella" w:date="2023-09-30T10:29:00Z"/>
                <w:b/>
                <w:bCs/>
                <w:sz w:val="24"/>
                <w:szCs w:val="24"/>
              </w:rPr>
            </w:pPr>
            <w:del w:id="1213" w:author="Zachary Cappella" w:date="2023-09-30T10:29:00Z">
              <w:r w:rsidRPr="00BC478C" w:rsidDel="00CE580F">
                <w:rPr>
                  <w:b/>
                  <w:bCs/>
                  <w:sz w:val="24"/>
                  <w:szCs w:val="24"/>
                </w:rPr>
                <w:delText xml:space="preserve">3. </w:delText>
              </w:r>
              <w:r w:rsidRPr="00BC478C" w:rsidDel="00CE580F">
                <w:rPr>
                  <w:sz w:val="24"/>
                  <w:szCs w:val="24"/>
                </w:rPr>
                <w:delText xml:space="preserve">The actor selects the </w:delText>
              </w:r>
              <w:r w:rsidR="3039F212" w:rsidRPr="00BC478C" w:rsidDel="00CE580F">
                <w:rPr>
                  <w:sz w:val="24"/>
                  <w:szCs w:val="24"/>
                </w:rPr>
                <w:delText xml:space="preserve">audio </w:delText>
              </w:r>
              <w:r w:rsidRPr="00BC478C" w:rsidDel="00CE580F">
                <w:rPr>
                  <w:sz w:val="24"/>
                  <w:szCs w:val="24"/>
                </w:rPr>
                <w:delText>window.</w:delText>
              </w:r>
            </w:del>
          </w:p>
        </w:tc>
        <w:tc>
          <w:tcPr>
            <w:tcW w:w="3115" w:type="dxa"/>
            <w:tcPrChange w:id="1214" w:author="Zachary Cappella" w:date="2023-09-30T10:29:00Z">
              <w:tcPr>
                <w:tcW w:w="3120" w:type="dxa"/>
              </w:tcPr>
            </w:tcPrChange>
          </w:tcPr>
          <w:p w14:paraId="0AE15570" w14:textId="71F0A552" w:rsidR="00CDC933" w:rsidRPr="00BC478C" w:rsidDel="00CE580F" w:rsidRDefault="00CDC933" w:rsidP="00CDC933">
            <w:pPr>
              <w:rPr>
                <w:del w:id="1215" w:author="Zachary Cappella" w:date="2023-09-30T10:29:00Z"/>
                <w:b/>
                <w:bCs/>
                <w:sz w:val="24"/>
                <w:szCs w:val="24"/>
              </w:rPr>
            </w:pPr>
          </w:p>
        </w:tc>
        <w:tc>
          <w:tcPr>
            <w:tcW w:w="3119" w:type="dxa"/>
            <w:tcPrChange w:id="1216" w:author="Zachary Cappella" w:date="2023-09-30T10:29:00Z">
              <w:tcPr>
                <w:tcW w:w="3120" w:type="dxa"/>
              </w:tcPr>
            </w:tcPrChange>
          </w:tcPr>
          <w:p w14:paraId="31C1C67C" w14:textId="38033B38" w:rsidR="00CDC933" w:rsidRPr="00BC478C" w:rsidDel="00CE580F" w:rsidRDefault="00CDC933" w:rsidP="00CDC933">
            <w:pPr>
              <w:rPr>
                <w:del w:id="1217" w:author="Zachary Cappella" w:date="2023-09-30T10:29:00Z"/>
              </w:rPr>
            </w:pPr>
          </w:p>
        </w:tc>
      </w:tr>
      <w:tr w:rsidR="00CDC933" w:rsidRPr="00BC478C" w:rsidDel="00CE580F" w14:paraId="6B7D9DB7" w14:textId="7074791D" w:rsidTr="00CE580F">
        <w:trPr>
          <w:trHeight w:val="4095"/>
          <w:del w:id="1218" w:author="Zachary Cappella" w:date="2023-09-30T10:29:00Z"/>
          <w:trPrChange w:id="1219" w:author="Zachary Cappella" w:date="2023-09-30T10:29:00Z">
            <w:trPr>
              <w:trHeight w:val="4095"/>
            </w:trPr>
          </w:trPrChange>
        </w:trPr>
        <w:tc>
          <w:tcPr>
            <w:tcW w:w="3116" w:type="dxa"/>
            <w:tcPrChange w:id="1220" w:author="Zachary Cappella" w:date="2023-09-30T10:29:00Z">
              <w:tcPr>
                <w:tcW w:w="3120" w:type="dxa"/>
              </w:tcPr>
            </w:tcPrChange>
          </w:tcPr>
          <w:p w14:paraId="404EF387" w14:textId="7740A1F9" w:rsidR="00CDC933" w:rsidRPr="00BC478C" w:rsidDel="00CE580F" w:rsidRDefault="00CDC933" w:rsidP="00CDC933">
            <w:pPr>
              <w:rPr>
                <w:del w:id="1221" w:author="Zachary Cappella" w:date="2023-09-30T10:29:00Z"/>
                <w:b/>
                <w:bCs/>
                <w:sz w:val="24"/>
                <w:szCs w:val="24"/>
              </w:rPr>
            </w:pPr>
          </w:p>
        </w:tc>
        <w:tc>
          <w:tcPr>
            <w:tcW w:w="3115" w:type="dxa"/>
            <w:tcPrChange w:id="1222" w:author="Zachary Cappella" w:date="2023-09-30T10:29:00Z">
              <w:tcPr>
                <w:tcW w:w="3120" w:type="dxa"/>
              </w:tcPr>
            </w:tcPrChange>
          </w:tcPr>
          <w:p w14:paraId="0BD42694" w14:textId="02E3BD38" w:rsidR="00CDC933" w:rsidRPr="00BC478C" w:rsidDel="00CE580F" w:rsidRDefault="00CDC933" w:rsidP="00CDC933">
            <w:pPr>
              <w:rPr>
                <w:del w:id="1223" w:author="Zachary Cappella" w:date="2023-09-30T10:29:00Z"/>
                <w:sz w:val="24"/>
                <w:szCs w:val="24"/>
              </w:rPr>
            </w:pPr>
            <w:del w:id="1224" w:author="Zachary Cappella" w:date="2023-09-30T10:29:00Z">
              <w:r w:rsidRPr="00BC478C" w:rsidDel="00CE580F">
                <w:rPr>
                  <w:b/>
                  <w:bCs/>
                  <w:sz w:val="24"/>
                  <w:szCs w:val="24"/>
                </w:rPr>
                <w:delText xml:space="preserve">4. </w:delText>
              </w:r>
              <w:r w:rsidRPr="00BC478C" w:rsidDel="00CE580F">
                <w:rPr>
                  <w:sz w:val="24"/>
                  <w:szCs w:val="24"/>
                </w:rPr>
                <w:delText xml:space="preserve">The system opens the </w:delText>
              </w:r>
              <w:r w:rsidR="479202B0" w:rsidRPr="00BC478C" w:rsidDel="00CE580F">
                <w:rPr>
                  <w:sz w:val="24"/>
                  <w:szCs w:val="24"/>
                </w:rPr>
                <w:delText xml:space="preserve">audio </w:delText>
              </w:r>
              <w:r w:rsidRPr="00BC478C" w:rsidDel="00CE580F">
                <w:rPr>
                  <w:sz w:val="24"/>
                  <w:szCs w:val="24"/>
                </w:rPr>
                <w:delText>window.</w:delText>
              </w:r>
            </w:del>
          </w:p>
        </w:tc>
        <w:tc>
          <w:tcPr>
            <w:tcW w:w="3119" w:type="dxa"/>
            <w:tcPrChange w:id="1225" w:author="Zachary Cappella" w:date="2023-09-30T10:29:00Z">
              <w:tcPr>
                <w:tcW w:w="3120" w:type="dxa"/>
              </w:tcPr>
            </w:tcPrChange>
          </w:tcPr>
          <w:p w14:paraId="4A17F10C" w14:textId="7C1C9B08" w:rsidR="2D9B1498" w:rsidRPr="00BC478C" w:rsidDel="00CE580F" w:rsidRDefault="2D9B1498" w:rsidP="00CDC933">
            <w:pPr>
              <w:rPr>
                <w:del w:id="1226" w:author="Zachary Cappella" w:date="2023-09-30T10:29:00Z"/>
              </w:rPr>
            </w:pPr>
            <w:del w:id="1227" w:author="Zachary Cappella" w:date="2023-09-30T10:29:00Z">
              <w:r w:rsidRPr="00BC478C" w:rsidDel="00CE580F">
                <w:rPr>
                  <w:noProof/>
                </w:rPr>
                <w:drawing>
                  <wp:inline distT="0" distB="0" distL="0" distR="0" wp14:anchorId="4200E801" wp14:editId="0737E40B">
                    <wp:extent cx="1620202" cy="3200400"/>
                    <wp:effectExtent l="0" t="0" r="0" b="0"/>
                    <wp:docPr id="529542545" name="Picture 529542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20202" cy="3200400"/>
                            </a:xfrm>
                            <a:prstGeom prst="rect">
                              <a:avLst/>
                            </a:prstGeom>
                          </pic:spPr>
                        </pic:pic>
                      </a:graphicData>
                    </a:graphic>
                  </wp:inline>
                </w:drawing>
              </w:r>
            </w:del>
          </w:p>
        </w:tc>
      </w:tr>
      <w:tr w:rsidR="00CDC933" w:rsidRPr="00BC478C" w:rsidDel="00CE580F" w14:paraId="716D871B" w14:textId="7D1A78D6" w:rsidTr="00CE580F">
        <w:trPr>
          <w:trHeight w:val="735"/>
          <w:del w:id="1228" w:author="Zachary Cappella" w:date="2023-09-30T10:29:00Z"/>
          <w:trPrChange w:id="1229" w:author="Zachary Cappella" w:date="2023-09-30T10:29:00Z">
            <w:trPr>
              <w:trHeight w:val="735"/>
            </w:trPr>
          </w:trPrChange>
        </w:trPr>
        <w:tc>
          <w:tcPr>
            <w:tcW w:w="3116" w:type="dxa"/>
            <w:tcPrChange w:id="1230" w:author="Zachary Cappella" w:date="2023-09-30T10:29:00Z">
              <w:tcPr>
                <w:tcW w:w="3120" w:type="dxa"/>
              </w:tcPr>
            </w:tcPrChange>
          </w:tcPr>
          <w:p w14:paraId="7D85C668" w14:textId="140DDBE3" w:rsidR="00CDC933" w:rsidRPr="00BC478C" w:rsidDel="00CE580F" w:rsidRDefault="00CDC933" w:rsidP="00CDC933">
            <w:pPr>
              <w:rPr>
                <w:del w:id="1231" w:author="Zachary Cappella" w:date="2023-09-30T10:29:00Z"/>
                <w:sz w:val="24"/>
                <w:szCs w:val="24"/>
              </w:rPr>
            </w:pPr>
            <w:del w:id="1232" w:author="Zachary Cappella" w:date="2023-09-30T10:29:00Z">
              <w:r w:rsidRPr="00BC478C" w:rsidDel="00CE580F">
                <w:rPr>
                  <w:b/>
                  <w:bCs/>
                  <w:sz w:val="24"/>
                  <w:szCs w:val="24"/>
                </w:rPr>
                <w:delText xml:space="preserve">5. </w:delText>
              </w:r>
              <w:r w:rsidRPr="00BC478C" w:rsidDel="00CE580F">
                <w:rPr>
                  <w:sz w:val="24"/>
                  <w:szCs w:val="24"/>
                </w:rPr>
                <w:delText xml:space="preserve">The actor selects </w:delText>
              </w:r>
              <w:r w:rsidR="56BDB8F2" w:rsidRPr="00BC478C" w:rsidDel="00CE580F">
                <w:rPr>
                  <w:sz w:val="24"/>
                  <w:szCs w:val="24"/>
                </w:rPr>
                <w:delText>an</w:delText>
              </w:r>
              <w:r w:rsidRPr="00BC478C" w:rsidDel="00CE580F">
                <w:rPr>
                  <w:sz w:val="24"/>
                  <w:szCs w:val="24"/>
                </w:rPr>
                <w:delText xml:space="preserve"> </w:delText>
              </w:r>
              <w:r w:rsidR="172DDD89" w:rsidRPr="00BC478C" w:rsidDel="00CE580F">
                <w:rPr>
                  <w:sz w:val="24"/>
                  <w:szCs w:val="24"/>
                </w:rPr>
                <w:delText>audio</w:delText>
              </w:r>
              <w:r w:rsidR="5FC258E4" w:rsidRPr="00BC478C" w:rsidDel="00CE580F">
                <w:rPr>
                  <w:sz w:val="24"/>
                  <w:szCs w:val="24"/>
                </w:rPr>
                <w:delText xml:space="preserve"> and presses the play button. </w:delText>
              </w:r>
            </w:del>
          </w:p>
        </w:tc>
        <w:tc>
          <w:tcPr>
            <w:tcW w:w="3115" w:type="dxa"/>
            <w:tcPrChange w:id="1233" w:author="Zachary Cappella" w:date="2023-09-30T10:29:00Z">
              <w:tcPr>
                <w:tcW w:w="3120" w:type="dxa"/>
              </w:tcPr>
            </w:tcPrChange>
          </w:tcPr>
          <w:p w14:paraId="4DD33795" w14:textId="72B93D92" w:rsidR="00CDC933" w:rsidRPr="00BC478C" w:rsidDel="00CE580F" w:rsidRDefault="00CDC933" w:rsidP="00CDC933">
            <w:pPr>
              <w:rPr>
                <w:del w:id="1234" w:author="Zachary Cappella" w:date="2023-09-30T10:29:00Z"/>
                <w:b/>
                <w:bCs/>
                <w:sz w:val="24"/>
                <w:szCs w:val="24"/>
              </w:rPr>
            </w:pPr>
          </w:p>
        </w:tc>
        <w:tc>
          <w:tcPr>
            <w:tcW w:w="3119" w:type="dxa"/>
            <w:tcPrChange w:id="1235" w:author="Zachary Cappella" w:date="2023-09-30T10:29:00Z">
              <w:tcPr>
                <w:tcW w:w="3120" w:type="dxa"/>
              </w:tcPr>
            </w:tcPrChange>
          </w:tcPr>
          <w:p w14:paraId="299EA495" w14:textId="477C0D63" w:rsidR="00CDC933" w:rsidRPr="00BC478C" w:rsidDel="00CE580F" w:rsidRDefault="00CDC933" w:rsidP="00CDC933">
            <w:pPr>
              <w:rPr>
                <w:del w:id="1236" w:author="Zachary Cappella" w:date="2023-09-30T10:29:00Z"/>
              </w:rPr>
            </w:pPr>
          </w:p>
        </w:tc>
      </w:tr>
      <w:tr w:rsidR="00CDC933" w:rsidRPr="00BC478C" w:rsidDel="00CE580F" w14:paraId="2096B702" w14:textId="7261B0FD" w:rsidTr="00CE580F">
        <w:trPr>
          <w:trHeight w:val="930"/>
          <w:del w:id="1237" w:author="Zachary Cappella" w:date="2023-09-30T10:29:00Z"/>
          <w:trPrChange w:id="1238" w:author="Zachary Cappella" w:date="2023-09-30T10:29:00Z">
            <w:trPr>
              <w:trHeight w:val="930"/>
            </w:trPr>
          </w:trPrChange>
        </w:trPr>
        <w:tc>
          <w:tcPr>
            <w:tcW w:w="3116" w:type="dxa"/>
            <w:tcPrChange w:id="1239" w:author="Zachary Cappella" w:date="2023-09-30T10:29:00Z">
              <w:tcPr>
                <w:tcW w:w="3120" w:type="dxa"/>
              </w:tcPr>
            </w:tcPrChange>
          </w:tcPr>
          <w:p w14:paraId="6A7D132A" w14:textId="7B9A9CD4" w:rsidR="00CDC933" w:rsidRPr="00BC478C" w:rsidDel="00CE580F" w:rsidRDefault="00CDC933" w:rsidP="00CDC933">
            <w:pPr>
              <w:rPr>
                <w:del w:id="1240" w:author="Zachary Cappella" w:date="2023-09-30T10:29:00Z"/>
                <w:b/>
                <w:bCs/>
                <w:sz w:val="24"/>
                <w:szCs w:val="24"/>
              </w:rPr>
            </w:pPr>
          </w:p>
        </w:tc>
        <w:tc>
          <w:tcPr>
            <w:tcW w:w="3115" w:type="dxa"/>
            <w:tcPrChange w:id="1241" w:author="Zachary Cappella" w:date="2023-09-30T10:29:00Z">
              <w:tcPr>
                <w:tcW w:w="3120" w:type="dxa"/>
              </w:tcPr>
            </w:tcPrChange>
          </w:tcPr>
          <w:p w14:paraId="6B4CC660" w14:textId="487FFF83" w:rsidR="00CDC933" w:rsidRPr="00BC478C" w:rsidDel="00CE580F" w:rsidRDefault="00CDC933" w:rsidP="00CDC933">
            <w:pPr>
              <w:rPr>
                <w:del w:id="1242" w:author="Zachary Cappella" w:date="2023-09-30T10:29:00Z"/>
                <w:sz w:val="24"/>
                <w:szCs w:val="24"/>
              </w:rPr>
            </w:pPr>
            <w:del w:id="1243" w:author="Zachary Cappella" w:date="2023-09-30T10:29:00Z">
              <w:r w:rsidRPr="00BC478C" w:rsidDel="00CE580F">
                <w:rPr>
                  <w:b/>
                  <w:bCs/>
                  <w:sz w:val="24"/>
                  <w:szCs w:val="24"/>
                </w:rPr>
                <w:delText xml:space="preserve">6. </w:delText>
              </w:r>
              <w:r w:rsidRPr="00BC478C" w:rsidDel="00CE580F">
                <w:rPr>
                  <w:sz w:val="24"/>
                  <w:szCs w:val="24"/>
                </w:rPr>
                <w:delText xml:space="preserve">The system </w:delText>
              </w:r>
              <w:r w:rsidR="2C10B4FC" w:rsidRPr="00BC478C" w:rsidDel="00CE580F">
                <w:rPr>
                  <w:sz w:val="24"/>
                  <w:szCs w:val="24"/>
                </w:rPr>
                <w:delText>plays the audio</w:delText>
              </w:r>
              <w:r w:rsidR="790697C8" w:rsidRPr="00BC478C" w:rsidDel="00CE580F">
                <w:rPr>
                  <w:sz w:val="24"/>
                  <w:szCs w:val="24"/>
                </w:rPr>
                <w:delText xml:space="preserve"> and stops the audio once it has ended.</w:delText>
              </w:r>
            </w:del>
          </w:p>
        </w:tc>
        <w:tc>
          <w:tcPr>
            <w:tcW w:w="3119" w:type="dxa"/>
            <w:tcPrChange w:id="1244" w:author="Zachary Cappella" w:date="2023-09-30T10:29:00Z">
              <w:tcPr>
                <w:tcW w:w="3120" w:type="dxa"/>
              </w:tcPr>
            </w:tcPrChange>
          </w:tcPr>
          <w:p w14:paraId="05B1C9FF" w14:textId="717A0D6B" w:rsidR="00CDC933" w:rsidRPr="00BC478C" w:rsidDel="00CE580F" w:rsidRDefault="00CDC933" w:rsidP="00CDC933">
            <w:pPr>
              <w:rPr>
                <w:del w:id="1245" w:author="Zachary Cappella" w:date="2023-09-30T10:29:00Z"/>
              </w:rPr>
            </w:pPr>
          </w:p>
        </w:tc>
      </w:tr>
    </w:tbl>
    <w:p w14:paraId="03C4EDAD" w14:textId="7ECF4275" w:rsidR="5439F801" w:rsidRPr="00BC478C" w:rsidDel="00CE580F" w:rsidRDefault="68786047" w:rsidP="5439F801">
      <w:pPr>
        <w:jc w:val="center"/>
        <w:rPr>
          <w:del w:id="1246" w:author="Zachary Cappella" w:date="2023-09-30T10:29:00Z"/>
          <w:b/>
          <w:bCs/>
          <w:sz w:val="24"/>
          <w:szCs w:val="24"/>
        </w:rPr>
      </w:pPr>
      <w:del w:id="1247" w:author="Zachary Cappella" w:date="2023-09-30T10:29:00Z">
        <w:r w:rsidRPr="00BC478C" w:rsidDel="00CE580F">
          <w:rPr>
            <w:b/>
            <w:bCs/>
            <w:sz w:val="24"/>
            <w:szCs w:val="24"/>
          </w:rPr>
          <w:delText xml:space="preserve">Postconditions: </w:delText>
        </w:r>
        <w:r w:rsidRPr="00BC478C" w:rsidDel="00CE580F">
          <w:rPr>
            <w:sz w:val="24"/>
            <w:szCs w:val="24"/>
          </w:rPr>
          <w:delText>The user has listened to the audio recording.</w:delText>
        </w:r>
      </w:del>
    </w:p>
    <w:p w14:paraId="3A67ED67" w14:textId="70357F2F" w:rsidR="5439F801" w:rsidRPr="00BC478C" w:rsidDel="00CE580F" w:rsidRDefault="5439F801" w:rsidP="5439F801">
      <w:pPr>
        <w:rPr>
          <w:del w:id="1248" w:author="Zachary Cappella" w:date="2023-09-30T10:29:00Z"/>
          <w:b/>
          <w:bCs/>
          <w:sz w:val="24"/>
          <w:szCs w:val="24"/>
        </w:rPr>
      </w:pPr>
    </w:p>
    <w:p w14:paraId="3395C66D" w14:textId="0DEC31FD" w:rsidR="5439F801" w:rsidRPr="00BC478C" w:rsidDel="00CE580F" w:rsidRDefault="2D51ED63" w:rsidP="00FC40AF">
      <w:pPr>
        <w:pStyle w:val="Heading3"/>
        <w:rPr>
          <w:del w:id="1249" w:author="Zachary Cappella" w:date="2023-09-30T10:29:00Z"/>
          <w:rFonts w:ascii="Times New Roman" w:hAnsi="Times New Roman" w:cs="Times New Roman"/>
          <w:b/>
          <w:bCs/>
          <w:color w:val="auto"/>
        </w:rPr>
      </w:pPr>
      <w:commentRangeStart w:id="1250"/>
      <w:del w:id="1251" w:author="Zachary Cappella" w:date="2023-09-30T10:29:00Z">
        <w:r w:rsidRPr="00BC478C" w:rsidDel="00CE580F">
          <w:rPr>
            <w:rFonts w:ascii="Times New Roman" w:hAnsi="Times New Roman" w:cs="Times New Roman"/>
            <w:b/>
            <w:bCs/>
            <w:color w:val="auto"/>
          </w:rPr>
          <w:delText>3.1.</w:delText>
        </w:r>
      </w:del>
      <w:ins w:id="1252" w:author="Malachi Jamison" w:date="2023-09-23T17:54:00Z">
        <w:del w:id="1253" w:author="Zachary Cappella" w:date="2023-09-30T10:29:00Z">
          <w:r w:rsidR="2807AEDE" w:rsidRPr="00BC478C" w:rsidDel="00CE580F">
            <w:rPr>
              <w:rFonts w:ascii="Times New Roman" w:hAnsi="Times New Roman" w:cs="Times New Roman"/>
              <w:b/>
              <w:bCs/>
              <w:color w:val="auto"/>
            </w:rPr>
            <w:delText>5</w:delText>
          </w:r>
        </w:del>
      </w:ins>
      <w:del w:id="1254" w:author="Zachary Cappella" w:date="2023-09-30T10:29:00Z">
        <w:r w:rsidR="5F1B524C" w:rsidRPr="00BC478C" w:rsidDel="00CE580F">
          <w:rPr>
            <w:rFonts w:ascii="Times New Roman" w:hAnsi="Times New Roman" w:cs="Times New Roman"/>
            <w:b/>
            <w:bCs/>
            <w:color w:val="auto"/>
          </w:rPr>
          <w:delText xml:space="preserve">8 </w:delText>
        </w:r>
        <w:r w:rsidR="2ACDE0E7" w:rsidRPr="00BC478C" w:rsidDel="00CE580F">
          <w:rPr>
            <w:rFonts w:ascii="Times New Roman" w:hAnsi="Times New Roman" w:cs="Times New Roman"/>
            <w:b/>
            <w:bCs/>
            <w:color w:val="auto"/>
          </w:rPr>
          <w:delText>Delete an audio recording</w:delText>
        </w:r>
        <w:commentRangeEnd w:id="1250"/>
        <w:r w:rsidR="00E750A4" w:rsidRPr="00BC478C" w:rsidDel="00CE580F">
          <w:rPr>
            <w:rStyle w:val="CommentReference"/>
            <w:rFonts w:ascii="Times New Roman" w:eastAsia="Times New Roman" w:hAnsi="Times New Roman" w:cs="Times New Roman"/>
            <w:color w:val="auto"/>
          </w:rPr>
          <w:commentReference w:id="1250"/>
        </w:r>
      </w:del>
    </w:p>
    <w:p w14:paraId="726B0E2C" w14:textId="4494E814" w:rsidR="34C0BD94" w:rsidRPr="00BC478C" w:rsidDel="00CE580F" w:rsidRDefault="34C0BD94" w:rsidP="00CDC933">
      <w:pPr>
        <w:rPr>
          <w:ins w:id="1255" w:author="Sean Mirani" w:date="2023-09-23T18:55:00Z"/>
          <w:del w:id="1256" w:author="Zachary Cappella" w:date="2023-09-30T10:29:00Z"/>
          <w:sz w:val="24"/>
          <w:szCs w:val="24"/>
        </w:rPr>
      </w:pPr>
      <w:del w:id="1257" w:author="Zachary Cappella" w:date="2023-09-30T10:29:00Z">
        <w:r w:rsidRPr="00BC478C" w:rsidDel="00CE580F">
          <w:rPr>
            <w:b/>
            <w:bCs/>
            <w:sz w:val="24"/>
            <w:szCs w:val="24"/>
          </w:rPr>
          <w:delText xml:space="preserve">Summary: </w:delText>
        </w:r>
        <w:r w:rsidRPr="00BC478C" w:rsidDel="00CE580F">
          <w:rPr>
            <w:color w:val="161719"/>
            <w:sz w:val="24"/>
            <w:szCs w:val="24"/>
          </w:rPr>
          <w:delText>The gallery feature allows users to delete saved audio recordings.</w:delText>
        </w:r>
      </w:del>
    </w:p>
    <w:p w14:paraId="0C410458" w14:textId="2AB674EC" w:rsidR="1274E8A3" w:rsidRPr="00BC478C" w:rsidDel="00CE580F" w:rsidRDefault="47C7A896" w:rsidP="1274E8A3">
      <w:pPr>
        <w:rPr>
          <w:ins w:id="1258" w:author="Sean Mirani" w:date="2023-09-23T18:56:00Z"/>
          <w:del w:id="1259" w:author="Zachary Cappella" w:date="2023-09-30T10:29:00Z"/>
          <w:color w:val="161719"/>
          <w:sz w:val="24"/>
          <w:szCs w:val="24"/>
        </w:rPr>
      </w:pPr>
      <w:ins w:id="1260" w:author="Sean Mirani" w:date="2023-09-23T18:56:00Z">
        <w:del w:id="1261" w:author="Zachary Cappella" w:date="2023-09-30T10:29:00Z">
          <w:r w:rsidRPr="00BC478C" w:rsidDel="00CE580F">
            <w:rPr>
              <w:b/>
              <w:bCs/>
              <w:color w:val="161719"/>
              <w:sz w:val="24"/>
              <w:szCs w:val="24"/>
            </w:rPr>
            <w:delText>UML Diagram:</w:delText>
          </w:r>
        </w:del>
      </w:ins>
    </w:p>
    <w:p w14:paraId="66EC8BE7" w14:textId="40177A99" w:rsidR="47C7A896" w:rsidRPr="00BC478C" w:rsidDel="00CE580F" w:rsidRDefault="47C7A896">
      <w:pPr>
        <w:jc w:val="center"/>
        <w:rPr>
          <w:ins w:id="1262" w:author="Sean Mirani" w:date="2023-09-23T18:56:00Z"/>
          <w:del w:id="1263" w:author="Zachary Cappella" w:date="2023-09-30T10:29:00Z"/>
          <w:b/>
          <w:bCs/>
          <w:color w:val="161719"/>
          <w:sz w:val="24"/>
          <w:szCs w:val="24"/>
        </w:rPr>
        <w:pPrChange w:id="1264" w:author="Sean Mirani" w:date="2023-09-23T18:56:00Z">
          <w:pPr/>
        </w:pPrChange>
      </w:pPr>
      <w:ins w:id="1265" w:author="Sean Mirani" w:date="2023-09-23T18:56:00Z">
        <w:del w:id="1266" w:author="Zachary Cappella" w:date="2023-09-30T10:29:00Z">
          <w:r w:rsidRPr="00BC478C" w:rsidDel="00CE580F">
            <w:rPr>
              <w:noProof/>
            </w:rPr>
            <w:drawing>
              <wp:inline distT="0" distB="0" distL="0" distR="0" wp14:anchorId="6B24C285" wp14:editId="78AFF853">
                <wp:extent cx="4324350" cy="2594610"/>
                <wp:effectExtent l="0" t="0" r="0" b="0"/>
                <wp:docPr id="110587836" name="Picture 11058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324350" cy="2594610"/>
                        </a:xfrm>
                        <a:prstGeom prst="rect">
                          <a:avLst/>
                        </a:prstGeom>
                      </pic:spPr>
                    </pic:pic>
                  </a:graphicData>
                </a:graphic>
              </wp:inline>
            </w:drawing>
          </w:r>
        </w:del>
      </w:ins>
    </w:p>
    <w:p w14:paraId="05F2F7F7" w14:textId="5FC7252F" w:rsidR="137FDABA" w:rsidRPr="00BC478C" w:rsidDel="00CE580F" w:rsidRDefault="137FDABA" w:rsidP="137FDABA">
      <w:pPr>
        <w:jc w:val="center"/>
        <w:rPr>
          <w:del w:id="1267" w:author="Zachary Cappella" w:date="2023-09-30T10:29:00Z"/>
          <w:b/>
          <w:bCs/>
          <w:color w:val="161719"/>
          <w:sz w:val="24"/>
          <w:szCs w:val="24"/>
        </w:rPr>
      </w:pPr>
    </w:p>
    <w:p w14:paraId="534DC7D5" w14:textId="4ABE4A8B" w:rsidR="34C0BD94" w:rsidRPr="00BC478C" w:rsidDel="00CE580F" w:rsidRDefault="34C0BD94" w:rsidP="00CDC933">
      <w:pPr>
        <w:rPr>
          <w:del w:id="1268" w:author="Zachary Cappella" w:date="2023-09-30T10:29:00Z"/>
          <w:b/>
          <w:bCs/>
          <w:sz w:val="24"/>
          <w:szCs w:val="24"/>
        </w:rPr>
      </w:pPr>
      <w:del w:id="1269" w:author="Zachary Cappella" w:date="2023-09-30T10:29:00Z">
        <w:r w:rsidRPr="00BC478C" w:rsidDel="00CE580F">
          <w:rPr>
            <w:b/>
            <w:bCs/>
            <w:sz w:val="24"/>
            <w:szCs w:val="24"/>
          </w:rPr>
          <w:delText xml:space="preserve">Preconditions: </w:delText>
        </w:r>
        <w:r w:rsidRPr="00BC478C" w:rsidDel="00CE580F">
          <w:rPr>
            <w:sz w:val="24"/>
            <w:szCs w:val="24"/>
          </w:rPr>
          <w:delText>To delete an audio recording, it is necessary for the user to have saved it previously.</w:delText>
        </w:r>
      </w:del>
    </w:p>
    <w:p w14:paraId="203117A9" w14:textId="0BC21C0C" w:rsidR="00CDC933" w:rsidRPr="00BC478C" w:rsidDel="00CE580F" w:rsidRDefault="34C0BD94" w:rsidP="00CDC933">
      <w:pPr>
        <w:rPr>
          <w:del w:id="1270" w:author="Zachary Cappella" w:date="2023-09-30T10:29:00Z"/>
          <w:sz w:val="24"/>
          <w:szCs w:val="24"/>
        </w:rPr>
      </w:pPr>
      <w:del w:id="1271" w:author="Zachary Cappella" w:date="2023-09-30T10:29:00Z">
        <w:r w:rsidRPr="00BC478C" w:rsidDel="00CE580F">
          <w:rPr>
            <w:b/>
            <w:bCs/>
            <w:sz w:val="24"/>
            <w:szCs w:val="24"/>
          </w:rPr>
          <w:delText xml:space="preserve">Triggers: </w:delText>
        </w:r>
        <w:r w:rsidRPr="00BC478C" w:rsidDel="00CE580F">
          <w:rPr>
            <w:sz w:val="24"/>
            <w:szCs w:val="24"/>
          </w:rPr>
          <w:delText>The user presses the “Gallery” button.</w:delText>
        </w:r>
      </w:del>
    </w:p>
    <w:p w14:paraId="381B5A41" w14:textId="04F19BD3" w:rsidR="00CDC933" w:rsidRPr="00BC478C" w:rsidDel="00CE580F" w:rsidRDefault="539DA609" w:rsidP="00CDC933">
      <w:pPr>
        <w:rPr>
          <w:del w:id="1272" w:author="Zachary Cappella" w:date="2023-09-30T10:29:00Z"/>
          <w:b/>
          <w:bCs/>
          <w:sz w:val="24"/>
          <w:szCs w:val="24"/>
        </w:rPr>
      </w:pPr>
      <w:del w:id="1273" w:author="Zachary Cappella" w:date="2023-09-30T10:29:00Z">
        <w:r w:rsidRPr="00BC478C" w:rsidDel="00CE580F">
          <w:rPr>
            <w:b/>
            <w:bCs/>
            <w:sz w:val="24"/>
            <w:szCs w:val="24"/>
          </w:rPr>
          <w:delText>Basic course of events (main scenario):</w:delText>
        </w:r>
      </w:del>
    </w:p>
    <w:p w14:paraId="734CF36E" w14:textId="7EE8781D" w:rsidR="5439F801" w:rsidRPr="00BC478C" w:rsidRDefault="5439F801" w:rsidP="5439F801">
      <w:pPr>
        <w:rPr>
          <w:b/>
          <w:bCs/>
          <w:sz w:val="24"/>
          <w:szCs w:val="24"/>
        </w:rPr>
      </w:pPr>
    </w:p>
    <w:tbl>
      <w:tblPr>
        <w:tblStyle w:val="TableGrid"/>
        <w:tblW w:w="0" w:type="auto"/>
        <w:tblLook w:val="06A0" w:firstRow="1" w:lastRow="0" w:firstColumn="1" w:lastColumn="0" w:noHBand="1" w:noVBand="1"/>
        <w:tblPrChange w:id="1274" w:author="Zachary Cappella" w:date="2023-09-30T10:29:00Z">
          <w:tblPr>
            <w:tblStyle w:val="TableGrid"/>
            <w:tblW w:w="0" w:type="auto"/>
            <w:tblLook w:val="06A0" w:firstRow="1" w:lastRow="0" w:firstColumn="1" w:lastColumn="0" w:noHBand="1" w:noVBand="1"/>
          </w:tblPr>
        </w:tblPrChange>
      </w:tblPr>
      <w:tblGrid>
        <w:gridCol w:w="3115"/>
        <w:gridCol w:w="3116"/>
        <w:gridCol w:w="3119"/>
        <w:tblGridChange w:id="1275">
          <w:tblGrid>
            <w:gridCol w:w="3115"/>
            <w:gridCol w:w="3116"/>
            <w:gridCol w:w="3119"/>
          </w:tblGrid>
        </w:tblGridChange>
      </w:tblGrid>
      <w:tr w:rsidR="00CDC933" w:rsidRPr="00BC478C" w:rsidDel="00CE580F" w14:paraId="7F186C0C" w14:textId="1FE5BE5B" w:rsidTr="00CE580F">
        <w:trPr>
          <w:trHeight w:val="780"/>
          <w:del w:id="1276" w:author="Zachary Cappella" w:date="2023-09-30T10:29:00Z"/>
          <w:trPrChange w:id="1277" w:author="Zachary Cappella" w:date="2023-09-30T10:29:00Z">
            <w:trPr>
              <w:trHeight w:val="780"/>
            </w:trPr>
          </w:trPrChange>
        </w:trPr>
        <w:tc>
          <w:tcPr>
            <w:tcW w:w="3115" w:type="dxa"/>
            <w:shd w:val="clear" w:color="auto" w:fill="E7E6E6" w:themeFill="background2"/>
            <w:tcPrChange w:id="1278" w:author="Zachary Cappella" w:date="2023-09-30T10:29:00Z">
              <w:tcPr>
                <w:tcW w:w="3120" w:type="dxa"/>
                <w:shd w:val="clear" w:color="auto" w:fill="E7E6E6" w:themeFill="background2"/>
              </w:tcPr>
            </w:tcPrChange>
          </w:tcPr>
          <w:p w14:paraId="01A459A0" w14:textId="10735977" w:rsidR="00CDC933" w:rsidRPr="00BC478C" w:rsidDel="00CE580F" w:rsidRDefault="00CDC933" w:rsidP="00CDC933">
            <w:pPr>
              <w:jc w:val="center"/>
              <w:rPr>
                <w:del w:id="1279" w:author="Zachary Cappella" w:date="2023-09-30T10:29:00Z"/>
                <w:b/>
                <w:bCs/>
                <w:sz w:val="24"/>
                <w:szCs w:val="24"/>
              </w:rPr>
            </w:pPr>
            <w:del w:id="1280" w:author="Zachary Cappella" w:date="2023-09-30T10:29:00Z">
              <w:r w:rsidRPr="00BC478C" w:rsidDel="00CE580F">
                <w:rPr>
                  <w:b/>
                  <w:bCs/>
                  <w:sz w:val="24"/>
                  <w:szCs w:val="24"/>
                </w:rPr>
                <w:delText>Actor</w:delText>
              </w:r>
            </w:del>
          </w:p>
        </w:tc>
        <w:tc>
          <w:tcPr>
            <w:tcW w:w="3116" w:type="dxa"/>
            <w:shd w:val="clear" w:color="auto" w:fill="E7E6E6" w:themeFill="background2"/>
            <w:tcPrChange w:id="1281" w:author="Zachary Cappella" w:date="2023-09-30T10:29:00Z">
              <w:tcPr>
                <w:tcW w:w="3120" w:type="dxa"/>
                <w:shd w:val="clear" w:color="auto" w:fill="E7E6E6" w:themeFill="background2"/>
              </w:tcPr>
            </w:tcPrChange>
          </w:tcPr>
          <w:p w14:paraId="706E1E55" w14:textId="7AA098CC" w:rsidR="00CDC933" w:rsidRPr="00BC478C" w:rsidDel="00CE580F" w:rsidRDefault="00CDC933" w:rsidP="00CDC933">
            <w:pPr>
              <w:jc w:val="center"/>
              <w:rPr>
                <w:del w:id="1282" w:author="Zachary Cappella" w:date="2023-09-30T10:29:00Z"/>
                <w:b/>
                <w:bCs/>
                <w:sz w:val="24"/>
                <w:szCs w:val="24"/>
              </w:rPr>
            </w:pPr>
            <w:del w:id="1283" w:author="Zachary Cappella" w:date="2023-09-30T10:29:00Z">
              <w:r w:rsidRPr="00BC478C" w:rsidDel="00CE580F">
                <w:rPr>
                  <w:b/>
                  <w:bCs/>
                  <w:sz w:val="24"/>
                  <w:szCs w:val="24"/>
                </w:rPr>
                <w:delText>System</w:delText>
              </w:r>
            </w:del>
          </w:p>
        </w:tc>
        <w:tc>
          <w:tcPr>
            <w:tcW w:w="3119" w:type="dxa"/>
            <w:shd w:val="clear" w:color="auto" w:fill="E7E6E6" w:themeFill="background2"/>
            <w:tcPrChange w:id="1284" w:author="Zachary Cappella" w:date="2023-09-30T10:29:00Z">
              <w:tcPr>
                <w:tcW w:w="3120" w:type="dxa"/>
                <w:shd w:val="clear" w:color="auto" w:fill="E7E6E6" w:themeFill="background2"/>
              </w:tcPr>
            </w:tcPrChange>
          </w:tcPr>
          <w:p w14:paraId="72891141" w14:textId="323E6CEE" w:rsidR="00CDC933" w:rsidRPr="00BC478C" w:rsidDel="00CE580F" w:rsidRDefault="00CDC933" w:rsidP="00CDC933">
            <w:pPr>
              <w:jc w:val="center"/>
              <w:rPr>
                <w:del w:id="1285" w:author="Zachary Cappella" w:date="2023-09-30T10:29:00Z"/>
                <w:b/>
                <w:bCs/>
                <w:sz w:val="24"/>
                <w:szCs w:val="24"/>
              </w:rPr>
            </w:pPr>
            <w:del w:id="1286" w:author="Zachary Cappella" w:date="2023-09-30T10:29:00Z">
              <w:r w:rsidRPr="00BC478C" w:rsidDel="00CE580F">
                <w:rPr>
                  <w:b/>
                  <w:bCs/>
                  <w:sz w:val="24"/>
                  <w:szCs w:val="24"/>
                </w:rPr>
                <w:delText>Screen</w:delText>
              </w:r>
            </w:del>
          </w:p>
        </w:tc>
      </w:tr>
      <w:tr w:rsidR="00CDC933" w:rsidRPr="00BC478C" w:rsidDel="00CE580F" w14:paraId="1CE312DF" w14:textId="0C1F561C" w:rsidTr="00CE580F">
        <w:trPr>
          <w:trHeight w:val="4245"/>
          <w:del w:id="1287" w:author="Zachary Cappella" w:date="2023-09-30T10:29:00Z"/>
          <w:trPrChange w:id="1288" w:author="Zachary Cappella" w:date="2023-09-30T10:29:00Z">
            <w:trPr>
              <w:trHeight w:val="4245"/>
            </w:trPr>
          </w:trPrChange>
        </w:trPr>
        <w:tc>
          <w:tcPr>
            <w:tcW w:w="3115" w:type="dxa"/>
            <w:tcPrChange w:id="1289" w:author="Zachary Cappella" w:date="2023-09-30T10:29:00Z">
              <w:tcPr>
                <w:tcW w:w="3120" w:type="dxa"/>
              </w:tcPr>
            </w:tcPrChange>
          </w:tcPr>
          <w:p w14:paraId="319F2B7A" w14:textId="399CFFD5" w:rsidR="00CDC933" w:rsidRPr="00BC478C" w:rsidDel="00CE580F" w:rsidRDefault="00CDC933" w:rsidP="00CDC933">
            <w:pPr>
              <w:rPr>
                <w:del w:id="1290" w:author="Zachary Cappella" w:date="2023-09-30T10:29:00Z"/>
                <w:sz w:val="24"/>
                <w:szCs w:val="24"/>
              </w:rPr>
            </w:pPr>
            <w:del w:id="1291" w:author="Zachary Cappella" w:date="2023-09-30T10:29:00Z">
              <w:r w:rsidRPr="00BC478C" w:rsidDel="00CE580F">
                <w:rPr>
                  <w:sz w:val="24"/>
                  <w:szCs w:val="24"/>
                </w:rPr>
                <w:delText>1. The actor selects the “Gallery” button from the home screen.</w:delText>
              </w:r>
            </w:del>
          </w:p>
          <w:p w14:paraId="0E7250F2" w14:textId="570F68F7" w:rsidR="00CDC933" w:rsidRPr="00BC478C" w:rsidDel="00CE580F" w:rsidRDefault="00CDC933" w:rsidP="00CDC933">
            <w:pPr>
              <w:rPr>
                <w:del w:id="1292" w:author="Zachary Cappella" w:date="2023-09-30T10:29:00Z"/>
                <w:b/>
                <w:bCs/>
                <w:sz w:val="24"/>
                <w:szCs w:val="24"/>
              </w:rPr>
            </w:pPr>
          </w:p>
        </w:tc>
        <w:tc>
          <w:tcPr>
            <w:tcW w:w="3116" w:type="dxa"/>
            <w:tcPrChange w:id="1293" w:author="Zachary Cappella" w:date="2023-09-30T10:29:00Z">
              <w:tcPr>
                <w:tcW w:w="3120" w:type="dxa"/>
              </w:tcPr>
            </w:tcPrChange>
          </w:tcPr>
          <w:p w14:paraId="6E9C0DB7" w14:textId="053ABCBA" w:rsidR="00CDC933" w:rsidRPr="00BC478C" w:rsidDel="00CE580F" w:rsidRDefault="00CDC933" w:rsidP="00CDC933">
            <w:pPr>
              <w:rPr>
                <w:del w:id="1294" w:author="Zachary Cappella" w:date="2023-09-30T10:29:00Z"/>
                <w:b/>
                <w:bCs/>
                <w:sz w:val="24"/>
                <w:szCs w:val="24"/>
              </w:rPr>
            </w:pPr>
          </w:p>
        </w:tc>
        <w:tc>
          <w:tcPr>
            <w:tcW w:w="3119" w:type="dxa"/>
            <w:tcPrChange w:id="1295" w:author="Zachary Cappella" w:date="2023-09-30T10:29:00Z">
              <w:tcPr>
                <w:tcW w:w="3120" w:type="dxa"/>
              </w:tcPr>
            </w:tcPrChange>
          </w:tcPr>
          <w:p w14:paraId="0ECBBF6A" w14:textId="3A0926B9" w:rsidR="00CDC933" w:rsidRPr="00BC478C" w:rsidDel="00CE580F" w:rsidRDefault="00CDC933" w:rsidP="00CDC933">
            <w:pPr>
              <w:rPr>
                <w:del w:id="1296" w:author="Zachary Cappella" w:date="2023-09-30T10:29:00Z"/>
              </w:rPr>
            </w:pPr>
            <w:del w:id="1297" w:author="Zachary Cappella" w:date="2023-09-30T10:29:00Z">
              <w:r w:rsidRPr="00950638" w:rsidDel="00CE580F">
                <w:rPr>
                  <w:noProof/>
                </w:rPr>
                <w:drawing>
                  <wp:inline distT="0" distB="0" distL="0" distR="0" wp14:anchorId="1067EFD6" wp14:editId="3C5E42DD">
                    <wp:extent cx="1646872" cy="3200400"/>
                    <wp:effectExtent l="0" t="0" r="0" b="0"/>
                    <wp:docPr id="1295717715" name="Picture 1295717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6872" cy="3200400"/>
                            </a:xfrm>
                            <a:prstGeom prst="rect">
                              <a:avLst/>
                            </a:prstGeom>
                          </pic:spPr>
                        </pic:pic>
                      </a:graphicData>
                    </a:graphic>
                  </wp:inline>
                </w:drawing>
              </w:r>
            </w:del>
          </w:p>
        </w:tc>
      </w:tr>
      <w:tr w:rsidR="00CDC933" w:rsidRPr="00BC478C" w:rsidDel="00CE580F" w14:paraId="2A485621" w14:textId="53D9DE7D" w:rsidTr="00CE580F">
        <w:trPr>
          <w:trHeight w:val="4095"/>
          <w:del w:id="1298" w:author="Zachary Cappella" w:date="2023-09-30T10:29:00Z"/>
          <w:trPrChange w:id="1299" w:author="Zachary Cappella" w:date="2023-09-30T10:29:00Z">
            <w:trPr>
              <w:trHeight w:val="4095"/>
            </w:trPr>
          </w:trPrChange>
        </w:trPr>
        <w:tc>
          <w:tcPr>
            <w:tcW w:w="3115" w:type="dxa"/>
            <w:tcPrChange w:id="1300" w:author="Zachary Cappella" w:date="2023-09-30T10:29:00Z">
              <w:tcPr>
                <w:tcW w:w="3120" w:type="dxa"/>
              </w:tcPr>
            </w:tcPrChange>
          </w:tcPr>
          <w:p w14:paraId="5B85563D" w14:textId="29372DEA" w:rsidR="00CDC933" w:rsidRPr="00BC478C" w:rsidDel="00CE580F" w:rsidRDefault="00CDC933" w:rsidP="00CDC933">
            <w:pPr>
              <w:rPr>
                <w:del w:id="1301" w:author="Zachary Cappella" w:date="2023-09-30T10:29:00Z"/>
                <w:b/>
                <w:bCs/>
                <w:sz w:val="24"/>
                <w:szCs w:val="24"/>
              </w:rPr>
            </w:pPr>
          </w:p>
        </w:tc>
        <w:tc>
          <w:tcPr>
            <w:tcW w:w="3116" w:type="dxa"/>
            <w:tcPrChange w:id="1302" w:author="Zachary Cappella" w:date="2023-09-30T10:29:00Z">
              <w:tcPr>
                <w:tcW w:w="3120" w:type="dxa"/>
              </w:tcPr>
            </w:tcPrChange>
          </w:tcPr>
          <w:p w14:paraId="2DE96F25" w14:textId="25C389A0" w:rsidR="00CDC933" w:rsidRPr="00BC478C" w:rsidDel="00CE580F" w:rsidRDefault="00CDC933" w:rsidP="00CDC933">
            <w:pPr>
              <w:rPr>
                <w:del w:id="1303" w:author="Zachary Cappella" w:date="2023-09-30T10:29:00Z"/>
                <w:sz w:val="24"/>
                <w:szCs w:val="24"/>
              </w:rPr>
            </w:pPr>
            <w:del w:id="1304" w:author="Zachary Cappella" w:date="2023-09-30T10:29:00Z">
              <w:r w:rsidRPr="00BC478C" w:rsidDel="00CE580F">
                <w:rPr>
                  <w:b/>
                  <w:bCs/>
                  <w:sz w:val="24"/>
                  <w:szCs w:val="24"/>
                </w:rPr>
                <w:delText xml:space="preserve">2. </w:delText>
              </w:r>
              <w:r w:rsidRPr="00BC478C" w:rsidDel="00CE580F">
                <w:rPr>
                  <w:sz w:val="24"/>
                  <w:szCs w:val="24"/>
                </w:rPr>
                <w:delText>The system opens the “Gallery” screen.</w:delText>
              </w:r>
            </w:del>
          </w:p>
          <w:p w14:paraId="62E49CFA" w14:textId="598374C6" w:rsidR="00CDC933" w:rsidRPr="00BC478C" w:rsidDel="00CE580F" w:rsidRDefault="00CDC933" w:rsidP="00CDC933">
            <w:pPr>
              <w:rPr>
                <w:del w:id="1305" w:author="Zachary Cappella" w:date="2023-09-30T10:29:00Z"/>
                <w:b/>
                <w:bCs/>
                <w:sz w:val="24"/>
                <w:szCs w:val="24"/>
              </w:rPr>
            </w:pPr>
          </w:p>
        </w:tc>
        <w:tc>
          <w:tcPr>
            <w:tcW w:w="3119" w:type="dxa"/>
            <w:tcPrChange w:id="1306" w:author="Zachary Cappella" w:date="2023-09-30T10:29:00Z">
              <w:tcPr>
                <w:tcW w:w="3120" w:type="dxa"/>
              </w:tcPr>
            </w:tcPrChange>
          </w:tcPr>
          <w:p w14:paraId="037FE933" w14:textId="2A85389E" w:rsidR="00CDC933" w:rsidRPr="00BC478C" w:rsidDel="00CE580F" w:rsidRDefault="00CDC933" w:rsidP="00CDC933">
            <w:pPr>
              <w:rPr>
                <w:del w:id="1307" w:author="Zachary Cappella" w:date="2023-09-30T10:29:00Z"/>
              </w:rPr>
            </w:pPr>
            <w:del w:id="1308" w:author="Zachary Cappella" w:date="2023-09-30T10:29:00Z">
              <w:r w:rsidRPr="00950638" w:rsidDel="00CE580F">
                <w:rPr>
                  <w:noProof/>
                </w:rPr>
                <w:drawing>
                  <wp:inline distT="0" distB="0" distL="0" distR="0" wp14:anchorId="620F8955" wp14:editId="6DBE660F">
                    <wp:extent cx="1626870" cy="3200400"/>
                    <wp:effectExtent l="0" t="0" r="0" b="0"/>
                    <wp:docPr id="1638096784" name="Picture 1638096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26870" cy="3200400"/>
                            </a:xfrm>
                            <a:prstGeom prst="rect">
                              <a:avLst/>
                            </a:prstGeom>
                          </pic:spPr>
                        </pic:pic>
                      </a:graphicData>
                    </a:graphic>
                  </wp:inline>
                </w:drawing>
              </w:r>
            </w:del>
          </w:p>
        </w:tc>
      </w:tr>
      <w:tr w:rsidR="00CDC933" w:rsidRPr="00BC478C" w:rsidDel="00CE580F" w14:paraId="3C0471BC" w14:textId="09FFA7D0" w:rsidTr="00CE580F">
        <w:trPr>
          <w:trHeight w:val="915"/>
          <w:del w:id="1309" w:author="Zachary Cappella" w:date="2023-09-30T10:29:00Z"/>
          <w:trPrChange w:id="1310" w:author="Zachary Cappella" w:date="2023-09-30T10:29:00Z">
            <w:trPr>
              <w:trHeight w:val="915"/>
            </w:trPr>
          </w:trPrChange>
        </w:trPr>
        <w:tc>
          <w:tcPr>
            <w:tcW w:w="3115" w:type="dxa"/>
            <w:tcPrChange w:id="1311" w:author="Zachary Cappella" w:date="2023-09-30T10:29:00Z">
              <w:tcPr>
                <w:tcW w:w="3120" w:type="dxa"/>
              </w:tcPr>
            </w:tcPrChange>
          </w:tcPr>
          <w:p w14:paraId="0F04D139" w14:textId="6277CF69" w:rsidR="00CDC933" w:rsidRPr="00BC478C" w:rsidDel="00CE580F" w:rsidRDefault="00CDC933" w:rsidP="00CDC933">
            <w:pPr>
              <w:rPr>
                <w:del w:id="1312" w:author="Zachary Cappella" w:date="2023-09-30T10:29:00Z"/>
                <w:b/>
                <w:bCs/>
                <w:sz w:val="24"/>
                <w:szCs w:val="24"/>
              </w:rPr>
            </w:pPr>
            <w:del w:id="1313" w:author="Zachary Cappella" w:date="2023-09-30T10:29:00Z">
              <w:r w:rsidRPr="00BC478C" w:rsidDel="00CE580F">
                <w:rPr>
                  <w:b/>
                  <w:bCs/>
                  <w:sz w:val="24"/>
                  <w:szCs w:val="24"/>
                </w:rPr>
                <w:delText xml:space="preserve">3. </w:delText>
              </w:r>
              <w:r w:rsidRPr="00BC478C" w:rsidDel="00CE580F">
                <w:rPr>
                  <w:sz w:val="24"/>
                  <w:szCs w:val="24"/>
                </w:rPr>
                <w:delText xml:space="preserve">The actor selects the </w:delText>
              </w:r>
              <w:r w:rsidR="66F6FE92" w:rsidRPr="00BC478C" w:rsidDel="00CE580F">
                <w:rPr>
                  <w:sz w:val="24"/>
                  <w:szCs w:val="24"/>
                </w:rPr>
                <w:delText xml:space="preserve">audio </w:delText>
              </w:r>
              <w:r w:rsidRPr="00BC478C" w:rsidDel="00CE580F">
                <w:rPr>
                  <w:sz w:val="24"/>
                  <w:szCs w:val="24"/>
                </w:rPr>
                <w:delText>window.</w:delText>
              </w:r>
            </w:del>
          </w:p>
        </w:tc>
        <w:tc>
          <w:tcPr>
            <w:tcW w:w="3116" w:type="dxa"/>
            <w:tcPrChange w:id="1314" w:author="Zachary Cappella" w:date="2023-09-30T10:29:00Z">
              <w:tcPr>
                <w:tcW w:w="3120" w:type="dxa"/>
              </w:tcPr>
            </w:tcPrChange>
          </w:tcPr>
          <w:p w14:paraId="125CD083" w14:textId="295CE3A9" w:rsidR="00CDC933" w:rsidRPr="00BC478C" w:rsidDel="00CE580F" w:rsidRDefault="00CDC933" w:rsidP="00CDC933">
            <w:pPr>
              <w:rPr>
                <w:del w:id="1315" w:author="Zachary Cappella" w:date="2023-09-30T10:29:00Z"/>
                <w:b/>
                <w:bCs/>
                <w:sz w:val="24"/>
                <w:szCs w:val="24"/>
              </w:rPr>
            </w:pPr>
          </w:p>
        </w:tc>
        <w:tc>
          <w:tcPr>
            <w:tcW w:w="3119" w:type="dxa"/>
            <w:tcPrChange w:id="1316" w:author="Zachary Cappella" w:date="2023-09-30T10:29:00Z">
              <w:tcPr>
                <w:tcW w:w="3120" w:type="dxa"/>
              </w:tcPr>
            </w:tcPrChange>
          </w:tcPr>
          <w:p w14:paraId="1A30A6F9" w14:textId="6B968F2D" w:rsidR="00CDC933" w:rsidRPr="00BC478C" w:rsidDel="00CE580F" w:rsidRDefault="00CDC933" w:rsidP="00CDC933">
            <w:pPr>
              <w:rPr>
                <w:del w:id="1317" w:author="Zachary Cappella" w:date="2023-09-30T10:29:00Z"/>
              </w:rPr>
            </w:pPr>
          </w:p>
        </w:tc>
      </w:tr>
      <w:tr w:rsidR="00CDC933" w:rsidRPr="00BC478C" w:rsidDel="00CE580F" w14:paraId="28C58456" w14:textId="28C13987" w:rsidTr="00CE580F">
        <w:trPr>
          <w:trHeight w:val="4095"/>
          <w:del w:id="1318" w:author="Zachary Cappella" w:date="2023-09-30T10:29:00Z"/>
          <w:trPrChange w:id="1319" w:author="Zachary Cappella" w:date="2023-09-30T10:29:00Z">
            <w:trPr>
              <w:trHeight w:val="4095"/>
            </w:trPr>
          </w:trPrChange>
        </w:trPr>
        <w:tc>
          <w:tcPr>
            <w:tcW w:w="3115" w:type="dxa"/>
            <w:tcPrChange w:id="1320" w:author="Zachary Cappella" w:date="2023-09-30T10:29:00Z">
              <w:tcPr>
                <w:tcW w:w="3120" w:type="dxa"/>
              </w:tcPr>
            </w:tcPrChange>
          </w:tcPr>
          <w:p w14:paraId="5776C0CF" w14:textId="2FD590C8" w:rsidR="00CDC933" w:rsidRPr="00BC478C" w:rsidDel="00CE580F" w:rsidRDefault="00CDC933" w:rsidP="00CDC933">
            <w:pPr>
              <w:rPr>
                <w:del w:id="1321" w:author="Zachary Cappella" w:date="2023-09-30T10:29:00Z"/>
                <w:b/>
                <w:bCs/>
                <w:sz w:val="24"/>
                <w:szCs w:val="24"/>
              </w:rPr>
            </w:pPr>
          </w:p>
        </w:tc>
        <w:tc>
          <w:tcPr>
            <w:tcW w:w="3116" w:type="dxa"/>
            <w:tcPrChange w:id="1322" w:author="Zachary Cappella" w:date="2023-09-30T10:29:00Z">
              <w:tcPr>
                <w:tcW w:w="3120" w:type="dxa"/>
              </w:tcPr>
            </w:tcPrChange>
          </w:tcPr>
          <w:p w14:paraId="0222DAAF" w14:textId="482B9DD8" w:rsidR="00CDC933" w:rsidRPr="00BC478C" w:rsidDel="00CE580F" w:rsidRDefault="00CDC933" w:rsidP="00CDC933">
            <w:pPr>
              <w:rPr>
                <w:del w:id="1323" w:author="Zachary Cappella" w:date="2023-09-30T10:29:00Z"/>
                <w:sz w:val="24"/>
                <w:szCs w:val="24"/>
              </w:rPr>
            </w:pPr>
            <w:del w:id="1324" w:author="Zachary Cappella" w:date="2023-09-30T10:29:00Z">
              <w:r w:rsidRPr="00BC478C" w:rsidDel="00CE580F">
                <w:rPr>
                  <w:b/>
                  <w:bCs/>
                  <w:sz w:val="24"/>
                  <w:szCs w:val="24"/>
                </w:rPr>
                <w:delText xml:space="preserve">4. </w:delText>
              </w:r>
              <w:r w:rsidRPr="00BC478C" w:rsidDel="00CE580F">
                <w:rPr>
                  <w:sz w:val="24"/>
                  <w:szCs w:val="24"/>
                </w:rPr>
                <w:delText xml:space="preserve">The system opens the </w:delText>
              </w:r>
              <w:r w:rsidR="470E3C7E" w:rsidRPr="00BC478C" w:rsidDel="00CE580F">
                <w:rPr>
                  <w:sz w:val="24"/>
                  <w:szCs w:val="24"/>
                </w:rPr>
                <w:delText xml:space="preserve">audio </w:delText>
              </w:r>
              <w:r w:rsidRPr="00BC478C" w:rsidDel="00CE580F">
                <w:rPr>
                  <w:sz w:val="24"/>
                  <w:szCs w:val="24"/>
                </w:rPr>
                <w:delText>window.</w:delText>
              </w:r>
            </w:del>
          </w:p>
        </w:tc>
        <w:tc>
          <w:tcPr>
            <w:tcW w:w="3119" w:type="dxa"/>
            <w:tcPrChange w:id="1325" w:author="Zachary Cappella" w:date="2023-09-30T10:29:00Z">
              <w:tcPr>
                <w:tcW w:w="3120" w:type="dxa"/>
              </w:tcPr>
            </w:tcPrChange>
          </w:tcPr>
          <w:p w14:paraId="639E6711" w14:textId="30B8487A" w:rsidR="0DF798FF" w:rsidRPr="00BC478C" w:rsidDel="00CE580F" w:rsidRDefault="0DF798FF" w:rsidP="00CDC933">
            <w:pPr>
              <w:rPr>
                <w:del w:id="1326" w:author="Zachary Cappella" w:date="2023-09-30T10:29:00Z"/>
              </w:rPr>
            </w:pPr>
            <w:del w:id="1327" w:author="Zachary Cappella" w:date="2023-09-30T10:29:00Z">
              <w:r w:rsidRPr="00950638" w:rsidDel="00CE580F">
                <w:rPr>
                  <w:noProof/>
                </w:rPr>
                <w:drawing>
                  <wp:inline distT="0" distB="0" distL="0" distR="0" wp14:anchorId="71E7FB94" wp14:editId="545576E1">
                    <wp:extent cx="1620202" cy="3200400"/>
                    <wp:effectExtent l="0" t="0" r="0" b="0"/>
                    <wp:docPr id="334134020" name="Picture 33413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20202" cy="3200400"/>
                            </a:xfrm>
                            <a:prstGeom prst="rect">
                              <a:avLst/>
                            </a:prstGeom>
                          </pic:spPr>
                        </pic:pic>
                      </a:graphicData>
                    </a:graphic>
                  </wp:inline>
                </w:drawing>
              </w:r>
            </w:del>
          </w:p>
        </w:tc>
      </w:tr>
      <w:tr w:rsidR="00CDC933" w:rsidRPr="00BC478C" w:rsidDel="00CE580F" w14:paraId="01598141" w14:textId="44DEB917" w:rsidTr="00CE580F">
        <w:trPr>
          <w:trHeight w:val="660"/>
          <w:del w:id="1328" w:author="Zachary Cappella" w:date="2023-09-30T10:29:00Z"/>
          <w:trPrChange w:id="1329" w:author="Zachary Cappella" w:date="2023-09-30T10:29:00Z">
            <w:trPr>
              <w:trHeight w:val="660"/>
            </w:trPr>
          </w:trPrChange>
        </w:trPr>
        <w:tc>
          <w:tcPr>
            <w:tcW w:w="3115" w:type="dxa"/>
            <w:tcPrChange w:id="1330" w:author="Zachary Cappella" w:date="2023-09-30T10:29:00Z">
              <w:tcPr>
                <w:tcW w:w="3120" w:type="dxa"/>
              </w:tcPr>
            </w:tcPrChange>
          </w:tcPr>
          <w:p w14:paraId="55C5611E" w14:textId="12F3B3BC" w:rsidR="00CDC933" w:rsidRPr="00BC478C" w:rsidDel="00CE580F" w:rsidRDefault="00CDC933" w:rsidP="00CDC933">
            <w:pPr>
              <w:rPr>
                <w:del w:id="1331" w:author="Zachary Cappella" w:date="2023-09-30T10:29:00Z"/>
                <w:sz w:val="24"/>
                <w:szCs w:val="24"/>
              </w:rPr>
            </w:pPr>
            <w:del w:id="1332" w:author="Zachary Cappella" w:date="2023-09-30T10:29:00Z">
              <w:r w:rsidRPr="00BC478C" w:rsidDel="00CE580F">
                <w:rPr>
                  <w:b/>
                  <w:bCs/>
                  <w:sz w:val="24"/>
                  <w:szCs w:val="24"/>
                </w:rPr>
                <w:delText xml:space="preserve">5. </w:delText>
              </w:r>
              <w:r w:rsidRPr="00BC478C" w:rsidDel="00CE580F">
                <w:rPr>
                  <w:sz w:val="24"/>
                  <w:szCs w:val="24"/>
                </w:rPr>
                <w:delText xml:space="preserve">The actor selects the </w:delText>
              </w:r>
              <w:r w:rsidR="1EAB7B29" w:rsidRPr="00BC478C" w:rsidDel="00CE580F">
                <w:rPr>
                  <w:sz w:val="24"/>
                  <w:szCs w:val="24"/>
                </w:rPr>
                <w:delText>audi</w:delText>
              </w:r>
              <w:r w:rsidRPr="00BC478C" w:rsidDel="00CE580F">
                <w:rPr>
                  <w:sz w:val="24"/>
                  <w:szCs w:val="24"/>
                </w:rPr>
                <w:delText>o.</w:delText>
              </w:r>
            </w:del>
          </w:p>
        </w:tc>
        <w:tc>
          <w:tcPr>
            <w:tcW w:w="3116" w:type="dxa"/>
            <w:tcPrChange w:id="1333" w:author="Zachary Cappella" w:date="2023-09-30T10:29:00Z">
              <w:tcPr>
                <w:tcW w:w="3120" w:type="dxa"/>
              </w:tcPr>
            </w:tcPrChange>
          </w:tcPr>
          <w:p w14:paraId="41E50ACA" w14:textId="2A42F3F6" w:rsidR="00CDC933" w:rsidRPr="00BC478C" w:rsidDel="00CE580F" w:rsidRDefault="00CDC933" w:rsidP="00CDC933">
            <w:pPr>
              <w:rPr>
                <w:del w:id="1334" w:author="Zachary Cappella" w:date="2023-09-30T10:29:00Z"/>
                <w:b/>
                <w:bCs/>
                <w:sz w:val="24"/>
                <w:szCs w:val="24"/>
              </w:rPr>
            </w:pPr>
          </w:p>
        </w:tc>
        <w:tc>
          <w:tcPr>
            <w:tcW w:w="3119" w:type="dxa"/>
            <w:tcPrChange w:id="1335" w:author="Zachary Cappella" w:date="2023-09-30T10:29:00Z">
              <w:tcPr>
                <w:tcW w:w="3120" w:type="dxa"/>
              </w:tcPr>
            </w:tcPrChange>
          </w:tcPr>
          <w:p w14:paraId="21AC8E10" w14:textId="6595F4D7" w:rsidR="00CDC933" w:rsidRPr="00BC478C" w:rsidDel="00CE580F" w:rsidRDefault="00CDC933" w:rsidP="00CDC933">
            <w:pPr>
              <w:rPr>
                <w:del w:id="1336" w:author="Zachary Cappella" w:date="2023-09-30T10:29:00Z"/>
              </w:rPr>
            </w:pPr>
          </w:p>
        </w:tc>
      </w:tr>
      <w:tr w:rsidR="00CDC933" w:rsidRPr="00BC478C" w:rsidDel="00CE580F" w14:paraId="634C7EDD" w14:textId="15DA67CF" w:rsidTr="00CE580F">
        <w:trPr>
          <w:trHeight w:val="4845"/>
          <w:del w:id="1337" w:author="Zachary Cappella" w:date="2023-09-30T10:29:00Z"/>
          <w:trPrChange w:id="1338" w:author="Zachary Cappella" w:date="2023-09-30T10:29:00Z">
            <w:trPr>
              <w:trHeight w:val="4845"/>
            </w:trPr>
          </w:trPrChange>
        </w:trPr>
        <w:tc>
          <w:tcPr>
            <w:tcW w:w="3115" w:type="dxa"/>
            <w:tcPrChange w:id="1339" w:author="Zachary Cappella" w:date="2023-09-30T10:29:00Z">
              <w:tcPr>
                <w:tcW w:w="3120" w:type="dxa"/>
              </w:tcPr>
            </w:tcPrChange>
          </w:tcPr>
          <w:p w14:paraId="544A9A78" w14:textId="2F6F9128" w:rsidR="00CDC933" w:rsidRPr="00BC478C" w:rsidDel="00CE580F" w:rsidRDefault="00CDC933" w:rsidP="00CDC933">
            <w:pPr>
              <w:rPr>
                <w:del w:id="1340" w:author="Zachary Cappella" w:date="2023-09-30T10:29:00Z"/>
                <w:b/>
                <w:bCs/>
                <w:sz w:val="24"/>
                <w:szCs w:val="24"/>
              </w:rPr>
            </w:pPr>
          </w:p>
        </w:tc>
        <w:tc>
          <w:tcPr>
            <w:tcW w:w="3116" w:type="dxa"/>
            <w:tcPrChange w:id="1341" w:author="Zachary Cappella" w:date="2023-09-30T10:29:00Z">
              <w:tcPr>
                <w:tcW w:w="3120" w:type="dxa"/>
              </w:tcPr>
            </w:tcPrChange>
          </w:tcPr>
          <w:p w14:paraId="03F964DF" w14:textId="6988F35D" w:rsidR="00CDC933" w:rsidRPr="00BC478C" w:rsidDel="00CE580F" w:rsidRDefault="00CDC933" w:rsidP="00CDC933">
            <w:pPr>
              <w:rPr>
                <w:del w:id="1342" w:author="Zachary Cappella" w:date="2023-09-30T10:29:00Z"/>
                <w:b/>
                <w:bCs/>
                <w:sz w:val="24"/>
                <w:szCs w:val="24"/>
              </w:rPr>
            </w:pPr>
            <w:del w:id="1343" w:author="Zachary Cappella" w:date="2023-09-30T10:29:00Z">
              <w:r w:rsidRPr="00BC478C" w:rsidDel="00CE580F">
                <w:rPr>
                  <w:b/>
                  <w:bCs/>
                  <w:sz w:val="24"/>
                  <w:szCs w:val="24"/>
                </w:rPr>
                <w:delText xml:space="preserve">6. </w:delText>
              </w:r>
              <w:r w:rsidRPr="00BC478C" w:rsidDel="00CE580F">
                <w:rPr>
                  <w:sz w:val="24"/>
                  <w:szCs w:val="24"/>
                </w:rPr>
                <w:delText xml:space="preserve">The system displays </w:delText>
              </w:r>
              <w:r w:rsidR="65809EE3" w:rsidRPr="00BC478C" w:rsidDel="00CE580F">
                <w:rPr>
                  <w:sz w:val="24"/>
                  <w:szCs w:val="24"/>
                </w:rPr>
                <w:delText>audio</w:delText>
              </w:r>
              <w:r w:rsidRPr="00BC478C" w:rsidDel="00CE580F">
                <w:rPr>
                  <w:sz w:val="24"/>
                  <w:szCs w:val="24"/>
                </w:rPr>
                <w:delText>.</w:delText>
              </w:r>
            </w:del>
          </w:p>
        </w:tc>
        <w:tc>
          <w:tcPr>
            <w:tcW w:w="3119" w:type="dxa"/>
            <w:tcPrChange w:id="1344" w:author="Zachary Cappella" w:date="2023-09-30T10:29:00Z">
              <w:tcPr>
                <w:tcW w:w="3120" w:type="dxa"/>
              </w:tcPr>
            </w:tcPrChange>
          </w:tcPr>
          <w:p w14:paraId="0F27650E" w14:textId="35FF1521" w:rsidR="7E98BAFB" w:rsidRPr="00BC478C" w:rsidDel="00CE580F" w:rsidRDefault="7E98BAFB" w:rsidP="00CDC933">
            <w:pPr>
              <w:rPr>
                <w:del w:id="1345" w:author="Zachary Cappella" w:date="2023-09-30T10:29:00Z"/>
              </w:rPr>
            </w:pPr>
            <w:del w:id="1346" w:author="Zachary Cappella" w:date="2023-09-30T10:29:00Z">
              <w:r w:rsidRPr="00950638" w:rsidDel="00CE580F">
                <w:rPr>
                  <w:noProof/>
                </w:rPr>
                <w:drawing>
                  <wp:inline distT="0" distB="0" distL="0" distR="0" wp14:anchorId="6990BFCC" wp14:editId="4CE6FBC4">
                    <wp:extent cx="1620202" cy="3200400"/>
                    <wp:effectExtent l="0" t="0" r="0" b="0"/>
                    <wp:docPr id="2049888871" name="Picture 2049888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20202" cy="3200400"/>
                            </a:xfrm>
                            <a:prstGeom prst="rect">
                              <a:avLst/>
                            </a:prstGeom>
                          </pic:spPr>
                        </pic:pic>
                      </a:graphicData>
                    </a:graphic>
                  </wp:inline>
                </w:drawing>
              </w:r>
            </w:del>
          </w:p>
        </w:tc>
      </w:tr>
      <w:tr w:rsidR="00CDC933" w:rsidRPr="00BC478C" w:rsidDel="00CE580F" w14:paraId="7041C72F" w14:textId="45565BF4" w:rsidTr="00CE580F">
        <w:trPr>
          <w:trHeight w:val="450"/>
          <w:del w:id="1347" w:author="Zachary Cappella" w:date="2023-09-30T10:29:00Z"/>
          <w:trPrChange w:id="1348" w:author="Zachary Cappella" w:date="2023-09-30T10:29:00Z">
            <w:trPr>
              <w:trHeight w:val="450"/>
            </w:trPr>
          </w:trPrChange>
        </w:trPr>
        <w:tc>
          <w:tcPr>
            <w:tcW w:w="3115" w:type="dxa"/>
            <w:tcPrChange w:id="1349" w:author="Zachary Cappella" w:date="2023-09-30T10:29:00Z">
              <w:tcPr>
                <w:tcW w:w="3120" w:type="dxa"/>
              </w:tcPr>
            </w:tcPrChange>
          </w:tcPr>
          <w:p w14:paraId="399A6B4E" w14:textId="01D8160F" w:rsidR="00CDC933" w:rsidRPr="00BC478C" w:rsidDel="00CE580F" w:rsidRDefault="00CDC933" w:rsidP="00CDC933">
            <w:pPr>
              <w:rPr>
                <w:del w:id="1350" w:author="Zachary Cappella" w:date="2023-09-30T10:29:00Z"/>
                <w:b/>
                <w:bCs/>
                <w:sz w:val="24"/>
                <w:szCs w:val="24"/>
              </w:rPr>
            </w:pPr>
            <w:del w:id="1351" w:author="Zachary Cappella" w:date="2023-09-30T10:29:00Z">
              <w:r w:rsidRPr="00BC478C" w:rsidDel="00CE580F">
                <w:rPr>
                  <w:b/>
                  <w:bCs/>
                  <w:sz w:val="24"/>
                  <w:szCs w:val="24"/>
                </w:rPr>
                <w:delText xml:space="preserve">8. </w:delText>
              </w:r>
              <w:r w:rsidRPr="00BC478C" w:rsidDel="00CE580F">
                <w:rPr>
                  <w:sz w:val="24"/>
                  <w:szCs w:val="24"/>
                </w:rPr>
                <w:delText>The actor selects the trash can button.</w:delText>
              </w:r>
            </w:del>
          </w:p>
        </w:tc>
        <w:tc>
          <w:tcPr>
            <w:tcW w:w="3116" w:type="dxa"/>
            <w:tcPrChange w:id="1352" w:author="Zachary Cappella" w:date="2023-09-30T10:29:00Z">
              <w:tcPr>
                <w:tcW w:w="3120" w:type="dxa"/>
              </w:tcPr>
            </w:tcPrChange>
          </w:tcPr>
          <w:p w14:paraId="35A7040D" w14:textId="59D2E28A" w:rsidR="00CDC933" w:rsidRPr="00BC478C" w:rsidDel="00CE580F" w:rsidRDefault="00CDC933" w:rsidP="00CDC933">
            <w:pPr>
              <w:rPr>
                <w:del w:id="1353" w:author="Zachary Cappella" w:date="2023-09-30T10:29:00Z"/>
                <w:b/>
                <w:bCs/>
                <w:sz w:val="24"/>
                <w:szCs w:val="24"/>
              </w:rPr>
            </w:pPr>
          </w:p>
        </w:tc>
        <w:tc>
          <w:tcPr>
            <w:tcW w:w="3119" w:type="dxa"/>
            <w:tcPrChange w:id="1354" w:author="Zachary Cappella" w:date="2023-09-30T10:29:00Z">
              <w:tcPr>
                <w:tcW w:w="3120" w:type="dxa"/>
              </w:tcPr>
            </w:tcPrChange>
          </w:tcPr>
          <w:p w14:paraId="2B4ADB90" w14:textId="0A499E9B" w:rsidR="00CDC933" w:rsidRPr="00BC478C" w:rsidDel="00CE580F" w:rsidRDefault="00CDC933" w:rsidP="00CDC933">
            <w:pPr>
              <w:rPr>
                <w:del w:id="1355" w:author="Zachary Cappella" w:date="2023-09-30T10:29:00Z"/>
              </w:rPr>
            </w:pPr>
          </w:p>
        </w:tc>
      </w:tr>
      <w:tr w:rsidR="00CDC933" w:rsidRPr="00BC478C" w:rsidDel="00CE580F" w14:paraId="79EC0AD8" w14:textId="326F6CE4" w:rsidTr="00CE580F">
        <w:trPr>
          <w:trHeight w:val="1110"/>
          <w:del w:id="1356" w:author="Zachary Cappella" w:date="2023-09-30T10:29:00Z"/>
          <w:trPrChange w:id="1357" w:author="Zachary Cappella" w:date="2023-09-30T10:29:00Z">
            <w:trPr>
              <w:trHeight w:val="1110"/>
            </w:trPr>
          </w:trPrChange>
        </w:trPr>
        <w:tc>
          <w:tcPr>
            <w:tcW w:w="3115" w:type="dxa"/>
            <w:tcPrChange w:id="1358" w:author="Zachary Cappella" w:date="2023-09-30T10:29:00Z">
              <w:tcPr>
                <w:tcW w:w="3120" w:type="dxa"/>
              </w:tcPr>
            </w:tcPrChange>
          </w:tcPr>
          <w:p w14:paraId="3E85CC0D" w14:textId="1D126999" w:rsidR="00CDC933" w:rsidRPr="00BC478C" w:rsidDel="00CE580F" w:rsidRDefault="00CDC933" w:rsidP="00CDC933">
            <w:pPr>
              <w:rPr>
                <w:del w:id="1359" w:author="Zachary Cappella" w:date="2023-09-30T10:29:00Z"/>
                <w:b/>
                <w:bCs/>
                <w:sz w:val="24"/>
                <w:szCs w:val="24"/>
              </w:rPr>
            </w:pPr>
          </w:p>
        </w:tc>
        <w:tc>
          <w:tcPr>
            <w:tcW w:w="3116" w:type="dxa"/>
            <w:tcPrChange w:id="1360" w:author="Zachary Cappella" w:date="2023-09-30T10:29:00Z">
              <w:tcPr>
                <w:tcW w:w="3120" w:type="dxa"/>
              </w:tcPr>
            </w:tcPrChange>
          </w:tcPr>
          <w:p w14:paraId="1B46EFFA" w14:textId="25BC4FB1" w:rsidR="00CDC933" w:rsidRPr="00BC478C" w:rsidDel="00CE580F" w:rsidRDefault="00CDC933" w:rsidP="00CDC933">
            <w:pPr>
              <w:rPr>
                <w:del w:id="1361" w:author="Zachary Cappella" w:date="2023-09-30T10:29:00Z"/>
                <w:sz w:val="24"/>
                <w:szCs w:val="24"/>
              </w:rPr>
            </w:pPr>
            <w:del w:id="1362" w:author="Zachary Cappella" w:date="2023-09-30T10:29:00Z">
              <w:r w:rsidRPr="00BC478C" w:rsidDel="00CE580F">
                <w:rPr>
                  <w:b/>
                  <w:bCs/>
                  <w:sz w:val="24"/>
                  <w:szCs w:val="24"/>
                </w:rPr>
                <w:delText xml:space="preserve">7. </w:delText>
              </w:r>
              <w:r w:rsidRPr="00BC478C" w:rsidDel="00CE580F">
                <w:rPr>
                  <w:sz w:val="24"/>
                  <w:szCs w:val="24"/>
                </w:rPr>
                <w:delText xml:space="preserve">The </w:delText>
              </w:r>
              <w:r w:rsidR="483EA992" w:rsidRPr="00BC478C" w:rsidDel="00CE580F">
                <w:rPr>
                  <w:sz w:val="24"/>
                  <w:szCs w:val="24"/>
                </w:rPr>
                <w:delText xml:space="preserve">system </w:delText>
              </w:r>
              <w:r w:rsidRPr="00BC478C" w:rsidDel="00CE580F">
                <w:rPr>
                  <w:sz w:val="24"/>
                  <w:szCs w:val="24"/>
                </w:rPr>
                <w:delText>opens a delet</w:delText>
              </w:r>
              <w:r w:rsidR="19007FEA" w:rsidRPr="00BC478C" w:rsidDel="00CE580F">
                <w:rPr>
                  <w:sz w:val="24"/>
                  <w:szCs w:val="24"/>
                </w:rPr>
                <w:delText>e confirmation</w:delText>
              </w:r>
              <w:r w:rsidRPr="00BC478C" w:rsidDel="00CE580F">
                <w:rPr>
                  <w:sz w:val="24"/>
                  <w:szCs w:val="24"/>
                </w:rPr>
                <w:delText xml:space="preserve"> window.</w:delText>
              </w:r>
            </w:del>
          </w:p>
        </w:tc>
        <w:tc>
          <w:tcPr>
            <w:tcW w:w="3119" w:type="dxa"/>
            <w:tcPrChange w:id="1363" w:author="Zachary Cappella" w:date="2023-09-30T10:29:00Z">
              <w:tcPr>
                <w:tcW w:w="3120" w:type="dxa"/>
              </w:tcPr>
            </w:tcPrChange>
          </w:tcPr>
          <w:p w14:paraId="5997601C" w14:textId="64693051" w:rsidR="5EEE1F85" w:rsidRPr="00BC478C" w:rsidDel="00CE580F" w:rsidRDefault="5EEE1F85" w:rsidP="00CDC933">
            <w:pPr>
              <w:rPr>
                <w:del w:id="1364" w:author="Zachary Cappella" w:date="2023-09-30T10:29:00Z"/>
              </w:rPr>
            </w:pPr>
            <w:del w:id="1365" w:author="Zachary Cappella" w:date="2023-09-30T10:29:00Z">
              <w:r w:rsidRPr="00950638" w:rsidDel="00CE580F">
                <w:rPr>
                  <w:noProof/>
                </w:rPr>
                <w:drawing>
                  <wp:inline distT="0" distB="0" distL="0" distR="0" wp14:anchorId="5E7C48BE" wp14:editId="58A4FF67">
                    <wp:extent cx="1613535" cy="3200400"/>
                    <wp:effectExtent l="0" t="0" r="0" b="0"/>
                    <wp:docPr id="1732399399" name="Picture 1732399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13535" cy="3200400"/>
                            </a:xfrm>
                            <a:prstGeom prst="rect">
                              <a:avLst/>
                            </a:prstGeom>
                          </pic:spPr>
                        </pic:pic>
                      </a:graphicData>
                    </a:graphic>
                  </wp:inline>
                </w:drawing>
              </w:r>
            </w:del>
          </w:p>
        </w:tc>
      </w:tr>
      <w:tr w:rsidR="00CDC933" w:rsidRPr="00BC478C" w:rsidDel="00CE580F" w14:paraId="7007F587" w14:textId="2E68331E" w:rsidTr="00CE580F">
        <w:trPr>
          <w:trHeight w:val="675"/>
          <w:del w:id="1366" w:author="Zachary Cappella" w:date="2023-09-30T10:29:00Z"/>
          <w:trPrChange w:id="1367" w:author="Zachary Cappella" w:date="2023-09-30T10:29:00Z">
            <w:trPr>
              <w:trHeight w:val="675"/>
            </w:trPr>
          </w:trPrChange>
        </w:trPr>
        <w:tc>
          <w:tcPr>
            <w:tcW w:w="3115" w:type="dxa"/>
            <w:tcPrChange w:id="1368" w:author="Zachary Cappella" w:date="2023-09-30T10:29:00Z">
              <w:tcPr>
                <w:tcW w:w="3120" w:type="dxa"/>
              </w:tcPr>
            </w:tcPrChange>
          </w:tcPr>
          <w:p w14:paraId="1E4BE8D1" w14:textId="0E45ECEB" w:rsidR="00CDC933" w:rsidRPr="00BC478C" w:rsidDel="00CE580F" w:rsidRDefault="00CDC933" w:rsidP="00CDC933">
            <w:pPr>
              <w:rPr>
                <w:del w:id="1369" w:author="Zachary Cappella" w:date="2023-09-30T10:29:00Z"/>
                <w:sz w:val="24"/>
                <w:szCs w:val="24"/>
              </w:rPr>
            </w:pPr>
            <w:del w:id="1370" w:author="Zachary Cappella" w:date="2023-09-30T10:29:00Z">
              <w:r w:rsidRPr="00BC478C" w:rsidDel="00CE580F">
                <w:rPr>
                  <w:b/>
                  <w:bCs/>
                  <w:sz w:val="24"/>
                  <w:szCs w:val="24"/>
                </w:rPr>
                <w:delText xml:space="preserve">8. </w:delText>
              </w:r>
              <w:r w:rsidRPr="00BC478C" w:rsidDel="00CE580F">
                <w:rPr>
                  <w:sz w:val="24"/>
                  <w:szCs w:val="24"/>
                </w:rPr>
                <w:delText>The actor selects "Yes, delete it”.</w:delText>
              </w:r>
            </w:del>
          </w:p>
        </w:tc>
        <w:tc>
          <w:tcPr>
            <w:tcW w:w="3116" w:type="dxa"/>
            <w:tcPrChange w:id="1371" w:author="Zachary Cappella" w:date="2023-09-30T10:29:00Z">
              <w:tcPr>
                <w:tcW w:w="3120" w:type="dxa"/>
              </w:tcPr>
            </w:tcPrChange>
          </w:tcPr>
          <w:p w14:paraId="355B82D0" w14:textId="2B9EAA5F" w:rsidR="00CDC933" w:rsidRPr="00BC478C" w:rsidDel="00CE580F" w:rsidRDefault="00CDC933" w:rsidP="00CDC933">
            <w:pPr>
              <w:rPr>
                <w:del w:id="1372" w:author="Zachary Cappella" w:date="2023-09-30T10:29:00Z"/>
                <w:b/>
                <w:bCs/>
                <w:sz w:val="24"/>
                <w:szCs w:val="24"/>
              </w:rPr>
            </w:pPr>
          </w:p>
        </w:tc>
        <w:tc>
          <w:tcPr>
            <w:tcW w:w="3119" w:type="dxa"/>
            <w:tcPrChange w:id="1373" w:author="Zachary Cappella" w:date="2023-09-30T10:29:00Z">
              <w:tcPr>
                <w:tcW w:w="3120" w:type="dxa"/>
              </w:tcPr>
            </w:tcPrChange>
          </w:tcPr>
          <w:p w14:paraId="24B1ED8F" w14:textId="00FABE6E" w:rsidR="00CDC933" w:rsidRPr="00BC478C" w:rsidDel="00CE580F" w:rsidRDefault="00CDC933" w:rsidP="00CDC933">
            <w:pPr>
              <w:rPr>
                <w:del w:id="1374" w:author="Zachary Cappella" w:date="2023-09-30T10:29:00Z"/>
              </w:rPr>
            </w:pPr>
          </w:p>
        </w:tc>
      </w:tr>
      <w:tr w:rsidR="00CDC933" w:rsidRPr="00BC478C" w:rsidDel="00CE580F" w14:paraId="0E27F58E" w14:textId="6E07EC49" w:rsidTr="00CE580F">
        <w:trPr>
          <w:trHeight w:val="1005"/>
          <w:del w:id="1375" w:author="Zachary Cappella" w:date="2023-09-30T10:29:00Z"/>
          <w:trPrChange w:id="1376" w:author="Zachary Cappella" w:date="2023-09-30T10:29:00Z">
            <w:trPr>
              <w:trHeight w:val="1005"/>
            </w:trPr>
          </w:trPrChange>
        </w:trPr>
        <w:tc>
          <w:tcPr>
            <w:tcW w:w="3115" w:type="dxa"/>
            <w:tcPrChange w:id="1377" w:author="Zachary Cappella" w:date="2023-09-30T10:29:00Z">
              <w:tcPr>
                <w:tcW w:w="3120" w:type="dxa"/>
              </w:tcPr>
            </w:tcPrChange>
          </w:tcPr>
          <w:p w14:paraId="67B10712" w14:textId="6E7DBF5E" w:rsidR="00CDC933" w:rsidRPr="00BC478C" w:rsidDel="00CE580F" w:rsidRDefault="00CDC933" w:rsidP="00CDC933">
            <w:pPr>
              <w:rPr>
                <w:del w:id="1378" w:author="Zachary Cappella" w:date="2023-09-30T10:29:00Z"/>
                <w:b/>
                <w:bCs/>
                <w:sz w:val="24"/>
                <w:szCs w:val="24"/>
              </w:rPr>
            </w:pPr>
          </w:p>
        </w:tc>
        <w:tc>
          <w:tcPr>
            <w:tcW w:w="3116" w:type="dxa"/>
            <w:tcPrChange w:id="1379" w:author="Zachary Cappella" w:date="2023-09-30T10:29:00Z">
              <w:tcPr>
                <w:tcW w:w="3120" w:type="dxa"/>
              </w:tcPr>
            </w:tcPrChange>
          </w:tcPr>
          <w:p w14:paraId="5BB7601A" w14:textId="5C9E5F03" w:rsidR="00CDC933" w:rsidRPr="00BC478C" w:rsidDel="00CE580F" w:rsidRDefault="00CDC933" w:rsidP="00CDC933">
            <w:pPr>
              <w:rPr>
                <w:del w:id="1380" w:author="Zachary Cappella" w:date="2023-09-30T10:29:00Z"/>
                <w:b/>
                <w:bCs/>
                <w:sz w:val="24"/>
                <w:szCs w:val="24"/>
              </w:rPr>
            </w:pPr>
            <w:del w:id="1381" w:author="Zachary Cappella" w:date="2023-09-30T10:29:00Z">
              <w:r w:rsidRPr="00BC478C" w:rsidDel="00CE580F">
                <w:rPr>
                  <w:b/>
                  <w:bCs/>
                  <w:sz w:val="24"/>
                  <w:szCs w:val="24"/>
                </w:rPr>
                <w:delText xml:space="preserve">9. </w:delText>
              </w:r>
              <w:r w:rsidRPr="00BC478C" w:rsidDel="00CE580F">
                <w:rPr>
                  <w:sz w:val="24"/>
                  <w:szCs w:val="24"/>
                </w:rPr>
                <w:delText xml:space="preserve">The system deletes the </w:delText>
              </w:r>
              <w:r w:rsidR="3756E0AD" w:rsidRPr="00BC478C" w:rsidDel="00CE580F">
                <w:rPr>
                  <w:sz w:val="24"/>
                  <w:szCs w:val="24"/>
                </w:rPr>
                <w:delText>audio</w:delText>
              </w:r>
              <w:r w:rsidR="195206F0" w:rsidRPr="00BC478C" w:rsidDel="00CE580F">
                <w:rPr>
                  <w:sz w:val="24"/>
                  <w:szCs w:val="24"/>
                </w:rPr>
                <w:delText xml:space="preserve"> and </w:delText>
              </w:r>
              <w:r w:rsidR="133C90F3" w:rsidRPr="00BC478C" w:rsidDel="00CE580F">
                <w:rPr>
                  <w:sz w:val="24"/>
                  <w:szCs w:val="24"/>
                </w:rPr>
                <w:delText xml:space="preserve">opens </w:delText>
              </w:r>
              <w:r w:rsidRPr="00BC478C" w:rsidDel="00CE580F">
                <w:rPr>
                  <w:sz w:val="24"/>
                  <w:szCs w:val="24"/>
                </w:rPr>
                <w:delText xml:space="preserve">the </w:delText>
              </w:r>
              <w:r w:rsidR="3F9235CE" w:rsidRPr="00BC478C" w:rsidDel="00CE580F">
                <w:rPr>
                  <w:sz w:val="24"/>
                  <w:szCs w:val="24"/>
                </w:rPr>
                <w:delText xml:space="preserve">audio </w:delText>
              </w:r>
              <w:r w:rsidRPr="00BC478C" w:rsidDel="00CE580F">
                <w:rPr>
                  <w:sz w:val="24"/>
                  <w:szCs w:val="24"/>
                </w:rPr>
                <w:delText>gallery section.</w:delText>
              </w:r>
            </w:del>
          </w:p>
        </w:tc>
        <w:tc>
          <w:tcPr>
            <w:tcW w:w="3119" w:type="dxa"/>
            <w:tcPrChange w:id="1382" w:author="Zachary Cappella" w:date="2023-09-30T10:29:00Z">
              <w:tcPr>
                <w:tcW w:w="3120" w:type="dxa"/>
              </w:tcPr>
            </w:tcPrChange>
          </w:tcPr>
          <w:p w14:paraId="4FB9751D" w14:textId="42AFD194" w:rsidR="00CDC933" w:rsidRPr="00BC478C" w:rsidDel="00CE580F" w:rsidRDefault="00CDC933" w:rsidP="00CDC933">
            <w:pPr>
              <w:rPr>
                <w:del w:id="1383" w:author="Zachary Cappella" w:date="2023-09-30T10:29:00Z"/>
              </w:rPr>
            </w:pPr>
          </w:p>
        </w:tc>
      </w:tr>
    </w:tbl>
    <w:p w14:paraId="1FD9E8AF" w14:textId="3CBFB56E" w:rsidR="4BB10D3B" w:rsidRPr="00BC478C" w:rsidDel="00CE580F" w:rsidRDefault="4BB10D3B" w:rsidP="00CDC933">
      <w:pPr>
        <w:rPr>
          <w:del w:id="1384" w:author="Zachary Cappella" w:date="2023-09-30T10:29:00Z"/>
          <w:sz w:val="24"/>
          <w:szCs w:val="24"/>
        </w:rPr>
      </w:pPr>
      <w:del w:id="1385" w:author="Zachary Cappella" w:date="2023-09-30T10:29:00Z">
        <w:r w:rsidRPr="00BC478C" w:rsidDel="00CE580F">
          <w:rPr>
            <w:b/>
            <w:bCs/>
            <w:sz w:val="24"/>
            <w:szCs w:val="24"/>
          </w:rPr>
          <w:delText xml:space="preserve">Postconditions: </w:delText>
        </w:r>
        <w:r w:rsidRPr="00BC478C" w:rsidDel="00CE580F">
          <w:rPr>
            <w:sz w:val="24"/>
            <w:szCs w:val="24"/>
          </w:rPr>
          <w:delText xml:space="preserve">The system deletes the </w:delText>
        </w:r>
        <w:r w:rsidR="05389CAD" w:rsidRPr="00BC478C" w:rsidDel="00CE580F">
          <w:rPr>
            <w:sz w:val="24"/>
            <w:szCs w:val="24"/>
          </w:rPr>
          <w:delText>audio</w:delText>
        </w:r>
        <w:r w:rsidRPr="00BC478C" w:rsidDel="00CE580F">
          <w:rPr>
            <w:sz w:val="24"/>
            <w:szCs w:val="24"/>
          </w:rPr>
          <w:delText>.</w:delText>
        </w:r>
      </w:del>
    </w:p>
    <w:p w14:paraId="57C57845" w14:textId="21A0020C" w:rsidR="00FC40AF" w:rsidRPr="00BC478C" w:rsidDel="00CE580F" w:rsidRDefault="00FC40AF" w:rsidP="00CDC933">
      <w:pPr>
        <w:rPr>
          <w:del w:id="1386" w:author="Zachary Cappella" w:date="2023-09-30T10:29:00Z"/>
          <w:sz w:val="24"/>
          <w:szCs w:val="24"/>
        </w:rPr>
      </w:pPr>
    </w:p>
    <w:p w14:paraId="2DC12A8A" w14:textId="1F1E391F" w:rsidR="4BB10D3B" w:rsidRPr="00BC478C" w:rsidDel="00CE580F" w:rsidRDefault="4BB10D3B" w:rsidP="00CDC933">
      <w:pPr>
        <w:rPr>
          <w:del w:id="1387" w:author="Zachary Cappella" w:date="2023-09-30T10:29:00Z"/>
          <w:color w:val="000000" w:themeColor="text1"/>
          <w:sz w:val="24"/>
          <w:szCs w:val="24"/>
        </w:rPr>
      </w:pPr>
      <w:del w:id="1388" w:author="Zachary Cappella" w:date="2023-09-30T10:29:00Z">
        <w:r w:rsidRPr="00BC478C" w:rsidDel="00CE580F">
          <w:rPr>
            <w:b/>
            <w:bCs/>
            <w:color w:val="000000" w:themeColor="text1"/>
            <w:sz w:val="24"/>
            <w:szCs w:val="24"/>
          </w:rPr>
          <w:delText>Alternative course of events:</w:delText>
        </w:r>
      </w:del>
    </w:p>
    <w:p w14:paraId="52EA3F37" w14:textId="494A5DD9" w:rsidR="4BB10D3B" w:rsidRPr="00BC478C" w:rsidDel="00CE580F" w:rsidRDefault="4BB10D3B" w:rsidP="00CDC933">
      <w:pPr>
        <w:rPr>
          <w:del w:id="1389" w:author="Zachary Cappella" w:date="2023-09-30T10:29:00Z"/>
          <w:b/>
          <w:bCs/>
          <w:color w:val="000000" w:themeColor="text1"/>
          <w:sz w:val="24"/>
          <w:szCs w:val="24"/>
        </w:rPr>
      </w:pPr>
      <w:del w:id="1390" w:author="Zachary Cappella" w:date="2023-09-30T10:29:00Z">
        <w:r w:rsidRPr="00BC478C" w:rsidDel="00CE580F">
          <w:rPr>
            <w:b/>
            <w:bCs/>
            <w:color w:val="000000" w:themeColor="text1"/>
            <w:sz w:val="24"/>
            <w:szCs w:val="24"/>
          </w:rPr>
          <w:delText>The actor presses the cancel button</w:delText>
        </w:r>
      </w:del>
    </w:p>
    <w:p w14:paraId="35A915B1" w14:textId="1656C0DC" w:rsidR="00CDC933" w:rsidRPr="00BC478C" w:rsidDel="00CE580F" w:rsidRDefault="00CDC933" w:rsidP="00CDC933">
      <w:pPr>
        <w:rPr>
          <w:del w:id="1391" w:author="Zachary Cappella" w:date="2023-09-30T10:30:00Z"/>
          <w:color w:val="000000" w:themeColor="text1"/>
          <w:sz w:val="24"/>
          <w:szCs w:val="24"/>
        </w:rPr>
      </w:pPr>
    </w:p>
    <w:tbl>
      <w:tblPr>
        <w:tblStyle w:val="TableGrid"/>
        <w:tblW w:w="936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Change w:id="1392" w:author="Zachary Cappella" w:date="2023-09-30T10:29:00Z">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PrChange>
      </w:tblPr>
      <w:tblGrid>
        <w:gridCol w:w="3120"/>
        <w:gridCol w:w="3120"/>
        <w:gridCol w:w="3120"/>
        <w:tblGridChange w:id="1393">
          <w:tblGrid>
            <w:gridCol w:w="3120"/>
            <w:gridCol w:w="3120"/>
            <w:gridCol w:w="3120"/>
          </w:tblGrid>
        </w:tblGridChange>
      </w:tblGrid>
      <w:tr w:rsidR="00CDC933" w:rsidRPr="00BC478C" w:rsidDel="00CE580F" w14:paraId="3C95BB5F" w14:textId="71D974CE" w:rsidTr="00CE580F">
        <w:trPr>
          <w:trHeight w:val="915"/>
          <w:del w:id="1394" w:author="Zachary Cappella" w:date="2023-09-30T10:29:00Z"/>
          <w:trPrChange w:id="1395" w:author="Zachary Cappella" w:date="2023-09-30T10:29:00Z">
            <w:trPr>
              <w:trHeight w:val="915"/>
            </w:trPr>
          </w:trPrChange>
        </w:trPr>
        <w:tc>
          <w:tcPr>
            <w:tcW w:w="3120" w:type="dxa"/>
            <w:tcMar>
              <w:left w:w="105" w:type="dxa"/>
              <w:right w:w="105" w:type="dxa"/>
            </w:tcMar>
            <w:tcPrChange w:id="1396" w:author="Zachary Cappella" w:date="2023-09-30T10:29:00Z">
              <w:tcPr>
                <w:tcW w:w="3120" w:type="dxa"/>
                <w:tcMar>
                  <w:left w:w="105" w:type="dxa"/>
                  <w:right w:w="105" w:type="dxa"/>
                </w:tcMar>
              </w:tcPr>
            </w:tcPrChange>
          </w:tcPr>
          <w:p w14:paraId="14188FC7" w14:textId="6F73C7BD" w:rsidR="00CDC933" w:rsidRPr="00BC478C" w:rsidDel="00CE580F" w:rsidRDefault="00CDC933" w:rsidP="00CDC933">
            <w:pPr>
              <w:rPr>
                <w:del w:id="1397" w:author="Zachary Cappella" w:date="2023-09-30T10:29:00Z"/>
                <w:sz w:val="24"/>
                <w:szCs w:val="24"/>
              </w:rPr>
            </w:pPr>
            <w:del w:id="1398" w:author="Zachary Cappella" w:date="2023-09-30T10:29:00Z">
              <w:r w:rsidRPr="00BC478C" w:rsidDel="00CE580F">
                <w:rPr>
                  <w:sz w:val="24"/>
                  <w:szCs w:val="24"/>
                </w:rPr>
                <w:delText>7. The actor presses the cancel button.</w:delText>
              </w:r>
            </w:del>
          </w:p>
          <w:p w14:paraId="7910FCD3" w14:textId="47C28A9B" w:rsidR="00CDC933" w:rsidRPr="00BC478C" w:rsidDel="00CE580F" w:rsidRDefault="00CDC933" w:rsidP="00CDC933">
            <w:pPr>
              <w:rPr>
                <w:del w:id="1399" w:author="Zachary Cappella" w:date="2023-09-30T10:29:00Z"/>
                <w:sz w:val="24"/>
                <w:szCs w:val="24"/>
              </w:rPr>
            </w:pPr>
          </w:p>
        </w:tc>
        <w:tc>
          <w:tcPr>
            <w:tcW w:w="3120" w:type="dxa"/>
            <w:tcMar>
              <w:left w:w="105" w:type="dxa"/>
              <w:right w:w="105" w:type="dxa"/>
            </w:tcMar>
            <w:tcPrChange w:id="1400" w:author="Zachary Cappella" w:date="2023-09-30T10:29:00Z">
              <w:tcPr>
                <w:tcW w:w="3120" w:type="dxa"/>
                <w:tcMar>
                  <w:left w:w="105" w:type="dxa"/>
                  <w:right w:w="105" w:type="dxa"/>
                </w:tcMar>
              </w:tcPr>
            </w:tcPrChange>
          </w:tcPr>
          <w:p w14:paraId="508F8FFA" w14:textId="0D4C3A32" w:rsidR="00CDC933" w:rsidRPr="00BC478C" w:rsidDel="00CE580F" w:rsidRDefault="00CDC933" w:rsidP="00CDC933">
            <w:pPr>
              <w:rPr>
                <w:del w:id="1401" w:author="Zachary Cappella" w:date="2023-09-30T10:29:00Z"/>
                <w:sz w:val="24"/>
                <w:szCs w:val="24"/>
              </w:rPr>
            </w:pPr>
          </w:p>
        </w:tc>
        <w:tc>
          <w:tcPr>
            <w:tcW w:w="3120" w:type="dxa"/>
            <w:tcMar>
              <w:left w:w="105" w:type="dxa"/>
              <w:right w:w="105" w:type="dxa"/>
            </w:tcMar>
            <w:tcPrChange w:id="1402" w:author="Zachary Cappella" w:date="2023-09-30T10:29:00Z">
              <w:tcPr>
                <w:tcW w:w="3120" w:type="dxa"/>
                <w:tcMar>
                  <w:left w:w="105" w:type="dxa"/>
                  <w:right w:w="105" w:type="dxa"/>
                </w:tcMar>
              </w:tcPr>
            </w:tcPrChange>
          </w:tcPr>
          <w:p w14:paraId="798281BE" w14:textId="40615A7E" w:rsidR="00CDC933" w:rsidRPr="00BC478C" w:rsidDel="00CE580F" w:rsidRDefault="00CDC933" w:rsidP="00CDC933">
            <w:pPr>
              <w:rPr>
                <w:del w:id="1403" w:author="Zachary Cappella" w:date="2023-09-30T10:29:00Z"/>
              </w:rPr>
            </w:pPr>
          </w:p>
        </w:tc>
      </w:tr>
      <w:tr w:rsidR="00CDC933" w:rsidRPr="00BC478C" w:rsidDel="00CE580F" w14:paraId="7BF54CB1" w14:textId="62FA76FA" w:rsidTr="00CE580F">
        <w:trPr>
          <w:trHeight w:val="960"/>
          <w:del w:id="1404" w:author="Zachary Cappella" w:date="2023-09-30T10:29:00Z"/>
          <w:trPrChange w:id="1405" w:author="Zachary Cappella" w:date="2023-09-30T10:29:00Z">
            <w:trPr>
              <w:trHeight w:val="960"/>
            </w:trPr>
          </w:trPrChange>
        </w:trPr>
        <w:tc>
          <w:tcPr>
            <w:tcW w:w="3120" w:type="dxa"/>
            <w:tcMar>
              <w:left w:w="105" w:type="dxa"/>
              <w:right w:w="105" w:type="dxa"/>
            </w:tcMar>
            <w:tcPrChange w:id="1406" w:author="Zachary Cappella" w:date="2023-09-30T10:29:00Z">
              <w:tcPr>
                <w:tcW w:w="3120" w:type="dxa"/>
                <w:tcMar>
                  <w:left w:w="105" w:type="dxa"/>
                  <w:right w:w="105" w:type="dxa"/>
                </w:tcMar>
              </w:tcPr>
            </w:tcPrChange>
          </w:tcPr>
          <w:p w14:paraId="7BD8F718" w14:textId="3E62E54B" w:rsidR="00CDC933" w:rsidRPr="00BC478C" w:rsidDel="00CE580F" w:rsidRDefault="00CDC933" w:rsidP="00CDC933">
            <w:pPr>
              <w:rPr>
                <w:del w:id="1407" w:author="Zachary Cappella" w:date="2023-09-30T10:29:00Z"/>
                <w:sz w:val="24"/>
                <w:szCs w:val="24"/>
              </w:rPr>
            </w:pPr>
          </w:p>
        </w:tc>
        <w:tc>
          <w:tcPr>
            <w:tcW w:w="3120" w:type="dxa"/>
            <w:tcMar>
              <w:left w:w="105" w:type="dxa"/>
              <w:right w:w="105" w:type="dxa"/>
            </w:tcMar>
            <w:tcPrChange w:id="1408" w:author="Zachary Cappella" w:date="2023-09-30T10:29:00Z">
              <w:tcPr>
                <w:tcW w:w="3120" w:type="dxa"/>
                <w:tcMar>
                  <w:left w:w="105" w:type="dxa"/>
                  <w:right w:w="105" w:type="dxa"/>
                </w:tcMar>
              </w:tcPr>
            </w:tcPrChange>
          </w:tcPr>
          <w:p w14:paraId="0C896190" w14:textId="7434D25E" w:rsidR="00CDC933" w:rsidRPr="00BC478C" w:rsidDel="00CE580F" w:rsidRDefault="00CDC933" w:rsidP="00CDC933">
            <w:pPr>
              <w:rPr>
                <w:del w:id="1409" w:author="Zachary Cappella" w:date="2023-09-30T10:29:00Z"/>
                <w:sz w:val="24"/>
                <w:szCs w:val="24"/>
              </w:rPr>
            </w:pPr>
            <w:del w:id="1410" w:author="Zachary Cappella" w:date="2023-09-30T10:29:00Z">
              <w:r w:rsidRPr="00BC478C" w:rsidDel="00CE580F">
                <w:rPr>
                  <w:sz w:val="24"/>
                  <w:szCs w:val="24"/>
                </w:rPr>
                <w:delText xml:space="preserve">8. The system returns to the selected </w:delText>
              </w:r>
              <w:r w:rsidR="7C48CFA9" w:rsidRPr="00BC478C" w:rsidDel="00CE580F">
                <w:rPr>
                  <w:sz w:val="24"/>
                  <w:szCs w:val="24"/>
                </w:rPr>
                <w:delText>audi</w:delText>
              </w:r>
              <w:r w:rsidRPr="00BC478C" w:rsidDel="00CE580F">
                <w:rPr>
                  <w:sz w:val="24"/>
                  <w:szCs w:val="24"/>
                </w:rPr>
                <w:delText>o.</w:delText>
              </w:r>
            </w:del>
          </w:p>
        </w:tc>
        <w:tc>
          <w:tcPr>
            <w:tcW w:w="3120" w:type="dxa"/>
            <w:tcMar>
              <w:left w:w="105" w:type="dxa"/>
              <w:right w:w="105" w:type="dxa"/>
            </w:tcMar>
            <w:tcPrChange w:id="1411" w:author="Zachary Cappella" w:date="2023-09-30T10:29:00Z">
              <w:tcPr>
                <w:tcW w:w="3120" w:type="dxa"/>
                <w:tcMar>
                  <w:left w:w="105" w:type="dxa"/>
                  <w:right w:w="105" w:type="dxa"/>
                </w:tcMar>
              </w:tcPr>
            </w:tcPrChange>
          </w:tcPr>
          <w:p w14:paraId="37D1E7EA" w14:textId="29775B68" w:rsidR="00CDC933" w:rsidRPr="00BC478C" w:rsidDel="00CE580F" w:rsidRDefault="00CDC933" w:rsidP="00CDC933">
            <w:pPr>
              <w:rPr>
                <w:del w:id="1412" w:author="Zachary Cappella" w:date="2023-09-30T10:29:00Z"/>
              </w:rPr>
            </w:pPr>
          </w:p>
        </w:tc>
      </w:tr>
    </w:tbl>
    <w:p w14:paraId="157B0199" w14:textId="76040222" w:rsidR="00CDC933" w:rsidRPr="00BC478C" w:rsidDel="00CE580F" w:rsidRDefault="00CDC933" w:rsidP="00CDC933">
      <w:pPr>
        <w:rPr>
          <w:del w:id="1413" w:author="Zachary Cappella" w:date="2023-09-30T10:29:00Z"/>
        </w:rPr>
      </w:pPr>
    </w:p>
    <w:p w14:paraId="4F11BBFC" w14:textId="299FF71B" w:rsidR="4BB10D3B" w:rsidRPr="00BC478C" w:rsidDel="00CE580F" w:rsidRDefault="4BB10D3B" w:rsidP="00CDC933">
      <w:pPr>
        <w:rPr>
          <w:del w:id="1414" w:author="Zachary Cappella" w:date="2023-09-30T10:29:00Z"/>
          <w:b/>
          <w:bCs/>
          <w:sz w:val="24"/>
          <w:szCs w:val="24"/>
        </w:rPr>
      </w:pPr>
      <w:del w:id="1415" w:author="Zachary Cappella" w:date="2023-09-30T10:29:00Z">
        <w:r w:rsidRPr="00BC478C" w:rsidDel="00CE580F">
          <w:rPr>
            <w:b/>
            <w:bCs/>
            <w:sz w:val="24"/>
            <w:szCs w:val="24"/>
          </w:rPr>
          <w:delText xml:space="preserve">Postconditions: </w:delText>
        </w:r>
        <w:r w:rsidRPr="00BC478C" w:rsidDel="00CE580F">
          <w:rPr>
            <w:sz w:val="24"/>
            <w:szCs w:val="24"/>
          </w:rPr>
          <w:delText xml:space="preserve">The system does not delete the </w:delText>
        </w:r>
        <w:r w:rsidR="01D740AE" w:rsidRPr="00BC478C" w:rsidDel="00CE580F">
          <w:rPr>
            <w:sz w:val="24"/>
            <w:szCs w:val="24"/>
          </w:rPr>
          <w:delText>audi</w:delText>
        </w:r>
        <w:r w:rsidRPr="00BC478C" w:rsidDel="00CE580F">
          <w:rPr>
            <w:sz w:val="24"/>
            <w:szCs w:val="24"/>
          </w:rPr>
          <w:delText>o.</w:delText>
        </w:r>
      </w:del>
    </w:p>
    <w:p w14:paraId="1B1D8D04" w14:textId="78D79F98" w:rsidR="00CDC933" w:rsidRPr="00BC478C" w:rsidDel="00CE580F" w:rsidRDefault="00CDC933" w:rsidP="00CDC933">
      <w:pPr>
        <w:rPr>
          <w:del w:id="1416" w:author="Zachary Cappella" w:date="2023-09-30T10:29:00Z"/>
          <w:sz w:val="24"/>
          <w:szCs w:val="24"/>
        </w:rPr>
      </w:pPr>
    </w:p>
    <w:p w14:paraId="6C480972" w14:textId="031293CB" w:rsidR="4C2FED2F" w:rsidRPr="00BC478C" w:rsidDel="00CE580F" w:rsidRDefault="4C2FED2F">
      <w:pPr>
        <w:rPr>
          <w:del w:id="1417" w:author="Zachary Cappella" w:date="2023-09-30T10:29:00Z"/>
          <w:b/>
          <w:sz w:val="24"/>
          <w:szCs w:val="24"/>
        </w:rPr>
      </w:pPr>
    </w:p>
    <w:p w14:paraId="37D3EFEA" w14:textId="26C441CC" w:rsidR="00CDC933" w:rsidRPr="00BC478C" w:rsidDel="00CE580F" w:rsidRDefault="00CDC933" w:rsidP="00CDC933">
      <w:pPr>
        <w:rPr>
          <w:del w:id="1418" w:author="Zachary Cappella" w:date="2023-09-30T10:29:00Z"/>
        </w:rPr>
      </w:pPr>
    </w:p>
    <w:p w14:paraId="7783B510" w14:textId="47D149BB" w:rsidR="0B31A6CE" w:rsidRPr="00BC478C" w:rsidRDefault="75B5DFDB" w:rsidP="002F4EE1">
      <w:pPr>
        <w:pStyle w:val="Heading3"/>
        <w:rPr>
          <w:rFonts w:ascii="Times New Roman" w:hAnsi="Times New Roman" w:cs="Times New Roman"/>
          <w:b/>
          <w:bCs/>
        </w:rPr>
      </w:pPr>
      <w:bookmarkStart w:id="1419" w:name="_Toc146963439"/>
      <w:r w:rsidRPr="00BC478C">
        <w:rPr>
          <w:rFonts w:ascii="Times New Roman" w:hAnsi="Times New Roman" w:cs="Times New Roman"/>
          <w:b/>
          <w:bCs/>
          <w:color w:val="auto"/>
        </w:rPr>
        <w:t>3.1.</w:t>
      </w:r>
      <w:ins w:id="1420" w:author="Zachary Cappella" w:date="2023-09-30T10:30:00Z">
        <w:r w:rsidR="00FF57D1" w:rsidRPr="00BC478C">
          <w:rPr>
            <w:rFonts w:ascii="Times New Roman" w:hAnsi="Times New Roman" w:cs="Times New Roman"/>
            <w:b/>
            <w:bCs/>
            <w:color w:val="auto"/>
          </w:rPr>
          <w:t>4</w:t>
        </w:r>
      </w:ins>
      <w:ins w:id="1421" w:author="Malachi Jamison" w:date="2023-09-23T17:55:00Z">
        <w:del w:id="1422" w:author="Zachary Cappella" w:date="2023-09-30T10:30:00Z">
          <w:r w:rsidR="7870B0C2" w:rsidRPr="00BC478C" w:rsidDel="00FF57D1">
            <w:rPr>
              <w:rFonts w:ascii="Times New Roman" w:hAnsi="Times New Roman" w:cs="Times New Roman"/>
              <w:b/>
              <w:bCs/>
              <w:color w:val="auto"/>
            </w:rPr>
            <w:delText>6</w:delText>
          </w:r>
        </w:del>
      </w:ins>
      <w:del w:id="1423" w:author="Malachi Jamison" w:date="2023-09-23T17:55:00Z">
        <w:r w:rsidRPr="00BC478C">
          <w:rPr>
            <w:rFonts w:ascii="Times New Roman" w:hAnsi="Times New Roman" w:cs="Times New Roman"/>
            <w:b/>
            <w:bCs/>
            <w:color w:val="auto"/>
          </w:rPr>
          <w:delText>1</w:delText>
        </w:r>
        <w:r w:rsidR="0132E744" w:rsidRPr="00BC478C">
          <w:rPr>
            <w:rFonts w:ascii="Times New Roman" w:hAnsi="Times New Roman" w:cs="Times New Roman"/>
            <w:b/>
            <w:bCs/>
            <w:color w:val="auto"/>
          </w:rPr>
          <w:delText>2</w:delText>
        </w:r>
      </w:del>
      <w:r w:rsidR="539DB402" w:rsidRPr="00BC478C">
        <w:rPr>
          <w:rFonts w:ascii="Times New Roman" w:hAnsi="Times New Roman" w:cs="Times New Roman"/>
          <w:b/>
          <w:bCs/>
          <w:color w:val="auto"/>
        </w:rPr>
        <w:t xml:space="preserve"> U</w:t>
      </w:r>
      <w:r w:rsidR="65345B91" w:rsidRPr="00BC478C">
        <w:rPr>
          <w:rFonts w:ascii="Times New Roman" w:hAnsi="Times New Roman" w:cs="Times New Roman"/>
          <w:b/>
          <w:bCs/>
          <w:color w:val="auto"/>
        </w:rPr>
        <w:t>tilize the search function</w:t>
      </w:r>
      <w:bookmarkEnd w:id="1419"/>
    </w:p>
    <w:p w14:paraId="21208C11" w14:textId="6AA07B35" w:rsidR="0B31A6CE" w:rsidRPr="00BC478C" w:rsidRDefault="75B5DFDB" w:rsidP="5439F801">
      <w:pPr>
        <w:rPr>
          <w:ins w:id="1424" w:author="Sean Mirani" w:date="2023-09-23T19:07:00Z"/>
          <w:b/>
          <w:bCs/>
          <w:sz w:val="24"/>
          <w:szCs w:val="24"/>
        </w:rPr>
      </w:pPr>
      <w:r w:rsidRPr="00BC478C">
        <w:rPr>
          <w:b/>
          <w:bCs/>
          <w:sz w:val="24"/>
          <w:szCs w:val="24"/>
        </w:rPr>
        <w:t xml:space="preserve">Summary: </w:t>
      </w:r>
      <w:r w:rsidR="53D5092B" w:rsidRPr="00BC478C">
        <w:rPr>
          <w:sz w:val="24"/>
          <w:szCs w:val="24"/>
        </w:rPr>
        <w:t xml:space="preserve">The search function is a feature that allows users to find specific information within the application. This function enables users to enter keywords and the system will then display </w:t>
      </w:r>
      <w:r w:rsidR="53D5092B" w:rsidRPr="00BC478C">
        <w:rPr>
          <w:sz w:val="24"/>
          <w:szCs w:val="24"/>
        </w:rPr>
        <w:lastRenderedPageBreak/>
        <w:t>results that match the search criteria.</w:t>
      </w:r>
    </w:p>
    <w:p w14:paraId="7A8083CE" w14:textId="5024B828" w:rsidR="1DC8717A" w:rsidRPr="00BC478C" w:rsidRDefault="4A0CC83A" w:rsidP="1DC8717A">
      <w:pPr>
        <w:rPr>
          <w:ins w:id="1425" w:author="Sean Mirani" w:date="2023-09-23T19:07:00Z"/>
          <w:sz w:val="24"/>
          <w:szCs w:val="24"/>
        </w:rPr>
      </w:pPr>
      <w:ins w:id="1426" w:author="Sean Mirani" w:date="2023-09-23T19:07:00Z">
        <w:r w:rsidRPr="00BC478C">
          <w:rPr>
            <w:b/>
            <w:bCs/>
            <w:sz w:val="24"/>
            <w:szCs w:val="24"/>
          </w:rPr>
          <w:t>UML Diagram:</w:t>
        </w:r>
      </w:ins>
    </w:p>
    <w:p w14:paraId="2C55ACE3" w14:textId="32AA33FC" w:rsidR="30EDFDE1" w:rsidRPr="00BC478C" w:rsidRDefault="4A0CC83A">
      <w:pPr>
        <w:jc w:val="center"/>
        <w:rPr>
          <w:ins w:id="1427" w:author="Zachary Cappella" w:date="2023-09-30T10:41:00Z"/>
          <w:b/>
          <w:bCs/>
          <w:sz w:val="24"/>
          <w:szCs w:val="24"/>
        </w:rPr>
      </w:pPr>
      <w:ins w:id="1428" w:author="Sean Mirani" w:date="2023-09-23T19:08:00Z">
        <w:r w:rsidRPr="00BC478C">
          <w:rPr>
            <w:noProof/>
          </w:rPr>
          <w:drawing>
            <wp:inline distT="0" distB="0" distL="0" distR="0" wp14:anchorId="25094B49" wp14:editId="1DD074F4">
              <wp:extent cx="4572000" cy="1800225"/>
              <wp:effectExtent l="0" t="0" r="0" b="0"/>
              <wp:docPr id="164991550" name="Picture 16499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ins>
    </w:p>
    <w:p w14:paraId="4FA1FAE9" w14:textId="4D413149" w:rsidR="0048596D" w:rsidRPr="00BC478C" w:rsidRDefault="0048596D">
      <w:pPr>
        <w:pStyle w:val="Caption"/>
        <w:jc w:val="center"/>
        <w:rPr>
          <w:ins w:id="1429" w:author="Sean Mirani" w:date="2023-09-23T19:08:00Z"/>
          <w:b/>
          <w:bCs/>
          <w:color w:val="000000" w:themeColor="text1"/>
          <w:sz w:val="24"/>
          <w:szCs w:val="24"/>
          <w:rPrChange w:id="1430" w:author="Zachary Cappella" w:date="2023-09-30T10:50:00Z">
            <w:rPr>
              <w:ins w:id="1431" w:author="Sean Mirani" w:date="2023-09-23T19:08:00Z"/>
              <w:b/>
              <w:bCs/>
              <w:sz w:val="24"/>
              <w:szCs w:val="24"/>
            </w:rPr>
          </w:rPrChange>
        </w:rPr>
        <w:pPrChange w:id="1432" w:author="Zachary Cappella" w:date="2023-09-30T10:42:00Z">
          <w:pPr/>
        </w:pPrChange>
      </w:pPr>
      <w:bookmarkStart w:id="1433" w:name="_Toc146963085"/>
      <w:ins w:id="1434" w:author="Zachary Cappella" w:date="2023-09-30T10:42:00Z">
        <w:r w:rsidRPr="00BC478C">
          <w:rPr>
            <w:i w:val="0"/>
            <w:iCs w:val="0"/>
            <w:color w:val="000000" w:themeColor="text1"/>
            <w:rPrChange w:id="1435" w:author="Zachary Cappella" w:date="2023-09-30T10:50:00Z">
              <w:rPr/>
            </w:rPrChange>
          </w:rPr>
          <w:t xml:space="preserve">Figure </w:t>
        </w:r>
        <w:r w:rsidRPr="00BC478C">
          <w:rPr>
            <w:i w:val="0"/>
            <w:iCs w:val="0"/>
            <w:color w:val="000000" w:themeColor="text1"/>
            <w:rPrChange w:id="1436" w:author="Zachary Cappella" w:date="2023-09-30T10:50:00Z">
              <w:rPr/>
            </w:rPrChange>
          </w:rPr>
          <w:fldChar w:fldCharType="begin"/>
        </w:r>
        <w:r w:rsidRPr="00BC478C">
          <w:rPr>
            <w:i w:val="0"/>
            <w:iCs w:val="0"/>
            <w:color w:val="000000" w:themeColor="text1"/>
            <w:rPrChange w:id="1437" w:author="Zachary Cappella" w:date="2023-09-30T10:50:00Z">
              <w:rPr/>
            </w:rPrChange>
          </w:rPr>
          <w:instrText xml:space="preserve"> SEQ Figure \* ARABIC </w:instrText>
        </w:r>
      </w:ins>
      <w:r w:rsidRPr="00BC478C">
        <w:rPr>
          <w:i w:val="0"/>
          <w:iCs w:val="0"/>
          <w:color w:val="000000" w:themeColor="text1"/>
          <w:rPrChange w:id="1438" w:author="Zachary Cappella" w:date="2023-09-30T10:50:00Z">
            <w:rPr/>
          </w:rPrChange>
        </w:rPr>
        <w:fldChar w:fldCharType="separate"/>
      </w:r>
      <w:ins w:id="1439" w:author="Zachary Cappella" w:date="2023-09-30T10:43:00Z">
        <w:r w:rsidRPr="00BC478C">
          <w:rPr>
            <w:i w:val="0"/>
            <w:iCs w:val="0"/>
            <w:noProof/>
            <w:color w:val="000000" w:themeColor="text1"/>
            <w:rPrChange w:id="1440" w:author="Zachary Cappella" w:date="2023-09-30T10:50:00Z">
              <w:rPr>
                <w:i/>
                <w:iCs/>
                <w:noProof/>
                <w:color w:val="000000" w:themeColor="text1"/>
              </w:rPr>
            </w:rPrChange>
          </w:rPr>
          <w:t>5</w:t>
        </w:r>
      </w:ins>
      <w:ins w:id="1441" w:author="Zachary Cappella" w:date="2023-09-30T10:42:00Z">
        <w:r w:rsidRPr="00BC478C">
          <w:rPr>
            <w:i w:val="0"/>
            <w:iCs w:val="0"/>
            <w:color w:val="000000" w:themeColor="text1"/>
            <w:rPrChange w:id="1442" w:author="Zachary Cappella" w:date="2023-09-30T10:50:00Z">
              <w:rPr/>
            </w:rPrChange>
          </w:rPr>
          <w:fldChar w:fldCharType="end"/>
        </w:r>
        <w:r w:rsidRPr="00BC478C">
          <w:rPr>
            <w:i w:val="0"/>
            <w:iCs w:val="0"/>
            <w:color w:val="000000" w:themeColor="text1"/>
            <w:rPrChange w:id="1443" w:author="Zachary Cappella" w:date="2023-09-30T10:50:00Z">
              <w:rPr/>
            </w:rPrChange>
          </w:rPr>
          <w:t>: Search Function UML Diagram</w:t>
        </w:r>
      </w:ins>
      <w:bookmarkEnd w:id="1433"/>
    </w:p>
    <w:p w14:paraId="230A8F7F" w14:textId="4B827004" w:rsidR="261E3BCA" w:rsidRPr="00BC478C" w:rsidRDefault="261E3BCA" w:rsidP="261E3BCA">
      <w:pPr>
        <w:jc w:val="center"/>
        <w:rPr>
          <w:b/>
          <w:bCs/>
          <w:sz w:val="24"/>
          <w:szCs w:val="24"/>
        </w:rPr>
      </w:pPr>
    </w:p>
    <w:p w14:paraId="4602F43C" w14:textId="0FA7A8D6" w:rsidR="0B31A6CE" w:rsidRPr="00BC478C" w:rsidRDefault="75B5DFDB" w:rsidP="5439F801">
      <w:pPr>
        <w:rPr>
          <w:sz w:val="24"/>
          <w:szCs w:val="24"/>
        </w:rPr>
      </w:pPr>
      <w:r w:rsidRPr="00BC478C">
        <w:rPr>
          <w:b/>
          <w:bCs/>
          <w:sz w:val="24"/>
          <w:szCs w:val="24"/>
        </w:rPr>
        <w:t xml:space="preserve">Preconditions: </w:t>
      </w:r>
      <w:r w:rsidR="326B1D63" w:rsidRPr="00BC478C">
        <w:rPr>
          <w:color w:val="1F1F1F"/>
          <w:sz w:val="24"/>
          <w:szCs w:val="24"/>
        </w:rPr>
        <w:t>The user has saved photos, videos, and audio files to the Gallery.</w:t>
      </w:r>
    </w:p>
    <w:p w14:paraId="18181987" w14:textId="58EB483E" w:rsidR="0B31A6CE" w:rsidRPr="00BC478C" w:rsidRDefault="75B5DFDB" w:rsidP="5439F801">
      <w:pPr>
        <w:rPr>
          <w:sz w:val="24"/>
          <w:szCs w:val="24"/>
        </w:rPr>
      </w:pPr>
      <w:r w:rsidRPr="00BC478C">
        <w:rPr>
          <w:b/>
          <w:bCs/>
          <w:sz w:val="24"/>
          <w:szCs w:val="24"/>
        </w:rPr>
        <w:t xml:space="preserve">Triggers: </w:t>
      </w:r>
      <w:r w:rsidR="5670914A" w:rsidRPr="00BC478C">
        <w:rPr>
          <w:sz w:val="24"/>
          <w:szCs w:val="24"/>
        </w:rPr>
        <w:t>The user presses the “Search” button.</w:t>
      </w:r>
    </w:p>
    <w:p w14:paraId="4274F999" w14:textId="5FCADE45" w:rsidR="0B31A6CE" w:rsidRPr="00BC478C" w:rsidRDefault="0B31A6CE" w:rsidP="5439F801">
      <w:pPr>
        <w:rPr>
          <w:b/>
          <w:bCs/>
          <w:sz w:val="24"/>
          <w:szCs w:val="24"/>
        </w:rPr>
      </w:pPr>
      <w:r w:rsidRPr="00BC478C">
        <w:rPr>
          <w:b/>
          <w:bCs/>
          <w:sz w:val="24"/>
          <w:szCs w:val="24"/>
        </w:rPr>
        <w:t>Basic course of events (main scenario):</w:t>
      </w:r>
    </w:p>
    <w:p w14:paraId="1964852B" w14:textId="58112B55" w:rsidR="5439F801" w:rsidRPr="00BC478C" w:rsidRDefault="5439F801" w:rsidP="5439F801">
      <w:pPr>
        <w:rPr>
          <w:b/>
          <w:bCs/>
          <w:sz w:val="24"/>
          <w:szCs w:val="24"/>
        </w:rPr>
      </w:pPr>
    </w:p>
    <w:tbl>
      <w:tblPr>
        <w:tblStyle w:val="TableGrid"/>
        <w:tblW w:w="0" w:type="auto"/>
        <w:tblLayout w:type="fixed"/>
        <w:tblLook w:val="06A0" w:firstRow="1" w:lastRow="0" w:firstColumn="1" w:lastColumn="0" w:noHBand="1" w:noVBand="1"/>
      </w:tblPr>
      <w:tblGrid>
        <w:gridCol w:w="3120"/>
        <w:gridCol w:w="3120"/>
        <w:gridCol w:w="3120"/>
      </w:tblGrid>
      <w:tr w:rsidR="5439F801" w:rsidRPr="00BC478C" w14:paraId="16F31D03" w14:textId="77777777" w:rsidTr="5439F801">
        <w:trPr>
          <w:trHeight w:val="780"/>
        </w:trPr>
        <w:tc>
          <w:tcPr>
            <w:tcW w:w="3120" w:type="dxa"/>
            <w:shd w:val="clear" w:color="auto" w:fill="E7E6E6" w:themeFill="background2"/>
          </w:tcPr>
          <w:p w14:paraId="1DB0C7A5" w14:textId="30170C70" w:rsidR="5439F801" w:rsidRPr="00BC478C" w:rsidRDefault="5439F801" w:rsidP="5439F801">
            <w:pPr>
              <w:jc w:val="center"/>
              <w:rPr>
                <w:b/>
                <w:bCs/>
                <w:sz w:val="24"/>
                <w:szCs w:val="24"/>
              </w:rPr>
            </w:pPr>
            <w:r w:rsidRPr="00BC478C">
              <w:rPr>
                <w:b/>
                <w:bCs/>
                <w:sz w:val="24"/>
                <w:szCs w:val="24"/>
              </w:rPr>
              <w:t>Actor</w:t>
            </w:r>
          </w:p>
        </w:tc>
        <w:tc>
          <w:tcPr>
            <w:tcW w:w="3120" w:type="dxa"/>
            <w:shd w:val="clear" w:color="auto" w:fill="E7E6E6" w:themeFill="background2"/>
          </w:tcPr>
          <w:p w14:paraId="2DD01AC6" w14:textId="7E2BC5CC" w:rsidR="5439F801" w:rsidRPr="00BC478C" w:rsidRDefault="5439F801" w:rsidP="5439F801">
            <w:pPr>
              <w:jc w:val="center"/>
              <w:rPr>
                <w:b/>
                <w:bCs/>
                <w:sz w:val="24"/>
                <w:szCs w:val="24"/>
              </w:rPr>
            </w:pPr>
            <w:r w:rsidRPr="00BC478C">
              <w:rPr>
                <w:b/>
                <w:bCs/>
                <w:sz w:val="24"/>
                <w:szCs w:val="24"/>
              </w:rPr>
              <w:t>System</w:t>
            </w:r>
          </w:p>
        </w:tc>
        <w:tc>
          <w:tcPr>
            <w:tcW w:w="3120" w:type="dxa"/>
            <w:shd w:val="clear" w:color="auto" w:fill="E7E6E6" w:themeFill="background2"/>
          </w:tcPr>
          <w:p w14:paraId="68E1E7D5" w14:textId="71F7B3D6" w:rsidR="5439F801" w:rsidRPr="00BC478C" w:rsidRDefault="5439F801" w:rsidP="5439F801">
            <w:pPr>
              <w:jc w:val="center"/>
              <w:rPr>
                <w:b/>
                <w:bCs/>
                <w:sz w:val="24"/>
                <w:szCs w:val="24"/>
              </w:rPr>
            </w:pPr>
            <w:r w:rsidRPr="00BC478C">
              <w:rPr>
                <w:b/>
                <w:bCs/>
                <w:sz w:val="24"/>
                <w:szCs w:val="24"/>
              </w:rPr>
              <w:t>Screen</w:t>
            </w:r>
          </w:p>
        </w:tc>
      </w:tr>
      <w:tr w:rsidR="5439F801" w:rsidRPr="00BC478C" w14:paraId="28FB090D" w14:textId="77777777" w:rsidTr="5439F801">
        <w:trPr>
          <w:trHeight w:val="4245"/>
        </w:trPr>
        <w:tc>
          <w:tcPr>
            <w:tcW w:w="3120" w:type="dxa"/>
          </w:tcPr>
          <w:p w14:paraId="59DC78C5" w14:textId="7ABCDFE4" w:rsidR="5439F801" w:rsidRPr="00BC478C" w:rsidRDefault="28F59B4D" w:rsidP="00CDC933">
            <w:pPr>
              <w:rPr>
                <w:sz w:val="24"/>
                <w:szCs w:val="24"/>
              </w:rPr>
            </w:pPr>
            <w:r w:rsidRPr="00BC478C">
              <w:rPr>
                <w:sz w:val="24"/>
                <w:szCs w:val="24"/>
              </w:rPr>
              <w:t>1. The actor selects the “Search” button from the home screen.</w:t>
            </w:r>
          </w:p>
          <w:p w14:paraId="3857889F" w14:textId="71CB1B7A" w:rsidR="5439F801" w:rsidRPr="00BC478C" w:rsidRDefault="5439F801" w:rsidP="5439F801">
            <w:pPr>
              <w:rPr>
                <w:b/>
                <w:bCs/>
                <w:sz w:val="24"/>
                <w:szCs w:val="24"/>
              </w:rPr>
            </w:pPr>
          </w:p>
        </w:tc>
        <w:tc>
          <w:tcPr>
            <w:tcW w:w="3120" w:type="dxa"/>
          </w:tcPr>
          <w:p w14:paraId="3E6B2EDD" w14:textId="56527B8B" w:rsidR="5439F801" w:rsidRPr="00BC478C" w:rsidRDefault="5439F801" w:rsidP="5439F801">
            <w:pPr>
              <w:rPr>
                <w:b/>
                <w:bCs/>
                <w:sz w:val="24"/>
                <w:szCs w:val="24"/>
              </w:rPr>
            </w:pPr>
          </w:p>
        </w:tc>
        <w:tc>
          <w:tcPr>
            <w:tcW w:w="3120" w:type="dxa"/>
          </w:tcPr>
          <w:p w14:paraId="10ECF26C" w14:textId="1D879562" w:rsidR="1C1E3C1F" w:rsidRPr="00BC478C" w:rsidRDefault="0C3EEA4F" w:rsidP="5439F801">
            <w:r w:rsidRPr="00BC478C">
              <w:rPr>
                <w:noProof/>
              </w:rPr>
              <w:drawing>
                <wp:inline distT="0" distB="0" distL="0" distR="0" wp14:anchorId="01C8797A" wp14:editId="665EA9CD">
                  <wp:extent cx="1646872" cy="3200400"/>
                  <wp:effectExtent l="0" t="0" r="0" b="0"/>
                  <wp:docPr id="164485093" name="Picture 16448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6872" cy="3200400"/>
                          </a:xfrm>
                          <a:prstGeom prst="rect">
                            <a:avLst/>
                          </a:prstGeom>
                        </pic:spPr>
                      </pic:pic>
                    </a:graphicData>
                  </a:graphic>
                </wp:inline>
              </w:drawing>
            </w:r>
          </w:p>
        </w:tc>
      </w:tr>
      <w:tr w:rsidR="5439F801" w:rsidRPr="00BC478C" w14:paraId="4156AE1C" w14:textId="77777777" w:rsidTr="5439F801">
        <w:trPr>
          <w:trHeight w:val="4095"/>
        </w:trPr>
        <w:tc>
          <w:tcPr>
            <w:tcW w:w="3120" w:type="dxa"/>
          </w:tcPr>
          <w:p w14:paraId="61BB1EBC" w14:textId="56527B8B" w:rsidR="5439F801" w:rsidRPr="00BC478C" w:rsidRDefault="5439F801" w:rsidP="5439F801">
            <w:pPr>
              <w:rPr>
                <w:b/>
                <w:bCs/>
                <w:sz w:val="24"/>
                <w:szCs w:val="24"/>
              </w:rPr>
            </w:pPr>
          </w:p>
        </w:tc>
        <w:tc>
          <w:tcPr>
            <w:tcW w:w="3120" w:type="dxa"/>
          </w:tcPr>
          <w:p w14:paraId="1CE9236A" w14:textId="7984368C" w:rsidR="5439F801" w:rsidRPr="00BC478C" w:rsidRDefault="3A9BF328" w:rsidP="00CDC933">
            <w:pPr>
              <w:rPr>
                <w:sz w:val="24"/>
                <w:szCs w:val="24"/>
              </w:rPr>
            </w:pPr>
            <w:r w:rsidRPr="00BC478C">
              <w:rPr>
                <w:b/>
                <w:bCs/>
                <w:sz w:val="24"/>
                <w:szCs w:val="24"/>
              </w:rPr>
              <w:t xml:space="preserve">2. </w:t>
            </w:r>
            <w:r w:rsidRPr="00BC478C">
              <w:rPr>
                <w:sz w:val="24"/>
                <w:szCs w:val="24"/>
              </w:rPr>
              <w:t>The system opens the “Search” screen.</w:t>
            </w:r>
          </w:p>
          <w:p w14:paraId="69B784E8" w14:textId="3ADCE9F3" w:rsidR="5439F801" w:rsidRPr="00BC478C" w:rsidRDefault="5439F801" w:rsidP="5439F801">
            <w:pPr>
              <w:rPr>
                <w:b/>
                <w:bCs/>
                <w:sz w:val="24"/>
                <w:szCs w:val="24"/>
              </w:rPr>
            </w:pPr>
          </w:p>
        </w:tc>
        <w:tc>
          <w:tcPr>
            <w:tcW w:w="3120" w:type="dxa"/>
          </w:tcPr>
          <w:p w14:paraId="1EFCB445" w14:textId="42058197" w:rsidR="5439F801" w:rsidRPr="00BC478C" w:rsidRDefault="01A8CCA9" w:rsidP="5439F801">
            <w:r w:rsidRPr="00BC478C">
              <w:rPr>
                <w:noProof/>
              </w:rPr>
              <w:drawing>
                <wp:inline distT="0" distB="0" distL="0" distR="0" wp14:anchorId="6232F03B" wp14:editId="0D969F01">
                  <wp:extent cx="1713548" cy="3200400"/>
                  <wp:effectExtent l="0" t="0" r="0" b="0"/>
                  <wp:docPr id="1181025757" name="Picture 1181025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13548" cy="3200400"/>
                          </a:xfrm>
                          <a:prstGeom prst="rect">
                            <a:avLst/>
                          </a:prstGeom>
                        </pic:spPr>
                      </pic:pic>
                    </a:graphicData>
                  </a:graphic>
                </wp:inline>
              </w:drawing>
            </w:r>
          </w:p>
        </w:tc>
      </w:tr>
      <w:tr w:rsidR="00CDC933" w:rsidRPr="00BC478C" w14:paraId="16ADDC9C" w14:textId="77777777" w:rsidTr="00CDC933">
        <w:trPr>
          <w:trHeight w:val="840"/>
        </w:trPr>
        <w:tc>
          <w:tcPr>
            <w:tcW w:w="3120" w:type="dxa"/>
          </w:tcPr>
          <w:p w14:paraId="5E68CE86" w14:textId="26CE6D8F" w:rsidR="22E7072C" w:rsidRPr="00BC478C" w:rsidRDefault="22E7072C" w:rsidP="00CDC933">
            <w:pPr>
              <w:rPr>
                <w:b/>
                <w:bCs/>
                <w:sz w:val="24"/>
                <w:szCs w:val="24"/>
              </w:rPr>
            </w:pPr>
            <w:r w:rsidRPr="00BC478C">
              <w:rPr>
                <w:b/>
                <w:bCs/>
                <w:sz w:val="24"/>
                <w:szCs w:val="24"/>
              </w:rPr>
              <w:t xml:space="preserve">3. </w:t>
            </w:r>
            <w:r w:rsidRPr="00BC478C">
              <w:rPr>
                <w:sz w:val="24"/>
                <w:szCs w:val="24"/>
              </w:rPr>
              <w:t xml:space="preserve">The actor </w:t>
            </w:r>
            <w:r w:rsidR="57BE8DC6" w:rsidRPr="00BC478C">
              <w:rPr>
                <w:sz w:val="24"/>
                <w:szCs w:val="24"/>
              </w:rPr>
              <w:t>enters text in the text field.</w:t>
            </w:r>
          </w:p>
        </w:tc>
        <w:tc>
          <w:tcPr>
            <w:tcW w:w="3120" w:type="dxa"/>
          </w:tcPr>
          <w:p w14:paraId="5CA9F096" w14:textId="39542DA5" w:rsidR="00CDC933" w:rsidRPr="00BC478C" w:rsidRDefault="00CDC933" w:rsidP="00CDC933">
            <w:pPr>
              <w:rPr>
                <w:b/>
                <w:bCs/>
                <w:sz w:val="24"/>
                <w:szCs w:val="24"/>
              </w:rPr>
            </w:pPr>
          </w:p>
        </w:tc>
        <w:tc>
          <w:tcPr>
            <w:tcW w:w="3120" w:type="dxa"/>
          </w:tcPr>
          <w:p w14:paraId="74ABD9B4" w14:textId="363F9C93" w:rsidR="00CDC933" w:rsidRPr="00BC478C" w:rsidRDefault="00CDC933" w:rsidP="00CDC933"/>
        </w:tc>
      </w:tr>
      <w:tr w:rsidR="00CDC933" w:rsidRPr="00BC478C" w14:paraId="1324FEB8" w14:textId="77777777" w:rsidTr="00CDC933">
        <w:trPr>
          <w:trHeight w:val="1425"/>
        </w:trPr>
        <w:tc>
          <w:tcPr>
            <w:tcW w:w="3120" w:type="dxa"/>
          </w:tcPr>
          <w:p w14:paraId="5F54E468" w14:textId="497F910A" w:rsidR="00CDC933" w:rsidRPr="00BC478C" w:rsidRDefault="00CDC933" w:rsidP="00CDC933">
            <w:pPr>
              <w:rPr>
                <w:b/>
                <w:bCs/>
                <w:sz w:val="24"/>
                <w:szCs w:val="24"/>
              </w:rPr>
            </w:pPr>
          </w:p>
        </w:tc>
        <w:tc>
          <w:tcPr>
            <w:tcW w:w="3120" w:type="dxa"/>
          </w:tcPr>
          <w:p w14:paraId="6AC5AB51" w14:textId="0D6EAD27" w:rsidR="57BE8DC6" w:rsidRPr="00BC478C" w:rsidRDefault="57BE8DC6" w:rsidP="00CDC933">
            <w:pPr>
              <w:rPr>
                <w:b/>
                <w:bCs/>
                <w:sz w:val="24"/>
                <w:szCs w:val="24"/>
              </w:rPr>
            </w:pPr>
            <w:r w:rsidRPr="00BC478C">
              <w:rPr>
                <w:b/>
                <w:bCs/>
                <w:sz w:val="24"/>
                <w:szCs w:val="24"/>
              </w:rPr>
              <w:t xml:space="preserve">4. </w:t>
            </w:r>
            <w:r w:rsidR="4365C47C" w:rsidRPr="00BC478C">
              <w:rPr>
                <w:sz w:val="24"/>
                <w:szCs w:val="24"/>
              </w:rPr>
              <w:t>A list of search results that corresponds to the entered text is presented on the screen.</w:t>
            </w:r>
          </w:p>
        </w:tc>
        <w:tc>
          <w:tcPr>
            <w:tcW w:w="3120" w:type="dxa"/>
          </w:tcPr>
          <w:p w14:paraId="4E726AE6" w14:textId="53643F07" w:rsidR="00CDC933" w:rsidRPr="00BC478C" w:rsidRDefault="00CDC933" w:rsidP="00CDC933"/>
        </w:tc>
      </w:tr>
    </w:tbl>
    <w:p w14:paraId="41F96BAB" w14:textId="5EE82116" w:rsidR="00FF57D1" w:rsidRPr="00BC478C" w:rsidRDefault="00D71894">
      <w:pPr>
        <w:pStyle w:val="Caption"/>
        <w:jc w:val="center"/>
        <w:rPr>
          <w:ins w:id="1444" w:author="Zachary Cappella" w:date="2023-09-30T10:30:00Z"/>
          <w:b/>
          <w:bCs/>
          <w:color w:val="000000" w:themeColor="text1"/>
          <w:sz w:val="24"/>
          <w:szCs w:val="24"/>
          <w:rPrChange w:id="1445" w:author="Zachary Cappella" w:date="2023-09-30T10:50:00Z">
            <w:rPr>
              <w:ins w:id="1446" w:author="Zachary Cappella" w:date="2023-09-30T10:30:00Z"/>
              <w:b/>
              <w:bCs/>
              <w:sz w:val="24"/>
              <w:szCs w:val="24"/>
            </w:rPr>
          </w:rPrChange>
        </w:rPr>
        <w:pPrChange w:id="1447" w:author="Zachary Cappella" w:date="2023-09-30T10:31:00Z">
          <w:pPr/>
        </w:pPrChange>
      </w:pPr>
      <w:bookmarkStart w:id="1448" w:name="_Toc146962678"/>
      <w:ins w:id="1449" w:author="Zachary Cappella" w:date="2023-09-30T10:30:00Z">
        <w:r w:rsidRPr="00BC478C">
          <w:rPr>
            <w:i w:val="0"/>
            <w:iCs w:val="0"/>
            <w:color w:val="000000" w:themeColor="text1"/>
            <w:rPrChange w:id="1450" w:author="Zachary Cappella" w:date="2023-09-30T10:50:00Z">
              <w:rPr/>
            </w:rPrChange>
          </w:rPr>
          <w:t xml:space="preserve">Table </w:t>
        </w:r>
        <w:r w:rsidRPr="00BC478C">
          <w:rPr>
            <w:i w:val="0"/>
            <w:iCs w:val="0"/>
            <w:color w:val="000000" w:themeColor="text1"/>
            <w:rPrChange w:id="1451" w:author="Zachary Cappella" w:date="2023-09-30T10:50:00Z">
              <w:rPr/>
            </w:rPrChange>
          </w:rPr>
          <w:fldChar w:fldCharType="begin"/>
        </w:r>
        <w:r w:rsidRPr="00BC478C">
          <w:rPr>
            <w:i w:val="0"/>
            <w:iCs w:val="0"/>
            <w:color w:val="000000" w:themeColor="text1"/>
            <w:rPrChange w:id="1452" w:author="Zachary Cappella" w:date="2023-09-30T10:50:00Z">
              <w:rPr/>
            </w:rPrChange>
          </w:rPr>
          <w:instrText xml:space="preserve"> SEQ Table \* ARABIC </w:instrText>
        </w:r>
      </w:ins>
      <w:r w:rsidRPr="00BC478C">
        <w:rPr>
          <w:i w:val="0"/>
          <w:iCs w:val="0"/>
          <w:color w:val="000000" w:themeColor="text1"/>
          <w:rPrChange w:id="1453" w:author="Zachary Cappella" w:date="2023-09-30T10:50:00Z">
            <w:rPr/>
          </w:rPrChange>
        </w:rPr>
        <w:fldChar w:fldCharType="separate"/>
      </w:r>
      <w:ins w:id="1454" w:author="Zachary Cappella" w:date="2023-09-30T10:36:00Z">
        <w:r w:rsidR="00F96A1C" w:rsidRPr="00BC478C">
          <w:rPr>
            <w:i w:val="0"/>
            <w:iCs w:val="0"/>
            <w:noProof/>
            <w:color w:val="000000" w:themeColor="text1"/>
            <w:rPrChange w:id="1455" w:author="Zachary Cappella" w:date="2023-09-30T10:50:00Z">
              <w:rPr>
                <w:i/>
                <w:iCs/>
                <w:noProof/>
                <w:color w:val="000000" w:themeColor="text1"/>
              </w:rPr>
            </w:rPrChange>
          </w:rPr>
          <w:t>9</w:t>
        </w:r>
      </w:ins>
      <w:ins w:id="1456" w:author="Zachary Cappella" w:date="2023-09-30T10:30:00Z">
        <w:r w:rsidRPr="00BC478C">
          <w:rPr>
            <w:i w:val="0"/>
            <w:iCs w:val="0"/>
            <w:color w:val="000000" w:themeColor="text1"/>
            <w:rPrChange w:id="1457" w:author="Zachary Cappella" w:date="2023-09-30T10:50:00Z">
              <w:rPr/>
            </w:rPrChange>
          </w:rPr>
          <w:fldChar w:fldCharType="end"/>
        </w:r>
        <w:r w:rsidRPr="00BC478C">
          <w:rPr>
            <w:i w:val="0"/>
            <w:iCs w:val="0"/>
            <w:color w:val="000000" w:themeColor="text1"/>
            <w:rPrChange w:id="1458" w:author="Zachary Cappella" w:date="2023-09-30T10:50:00Z">
              <w:rPr/>
            </w:rPrChange>
          </w:rPr>
          <w:t>: Search Function Use Case</w:t>
        </w:r>
        <w:bookmarkEnd w:id="1448"/>
      </w:ins>
    </w:p>
    <w:p w14:paraId="6FF045DA" w14:textId="2C332AB0" w:rsidR="5439F801" w:rsidRPr="00BC478C" w:rsidDel="00267ABA" w:rsidRDefault="2BFF757A" w:rsidP="00CDC933">
      <w:pPr>
        <w:rPr>
          <w:del w:id="1459" w:author="Zachary Cappella" w:date="2023-09-23T14:51:00Z"/>
          <w:sz w:val="24"/>
          <w:szCs w:val="24"/>
        </w:rPr>
      </w:pPr>
      <w:r w:rsidRPr="00BC478C">
        <w:rPr>
          <w:b/>
          <w:bCs/>
          <w:sz w:val="24"/>
          <w:szCs w:val="24"/>
        </w:rPr>
        <w:t xml:space="preserve">Postconditions: </w:t>
      </w:r>
      <w:r w:rsidRPr="00BC478C">
        <w:rPr>
          <w:sz w:val="24"/>
          <w:szCs w:val="24"/>
        </w:rPr>
        <w:t>None</w:t>
      </w:r>
    </w:p>
    <w:p w14:paraId="07203BDF" w14:textId="7D104170" w:rsidR="5439F801" w:rsidRPr="00BC478C" w:rsidDel="00267ABA" w:rsidRDefault="5439F801" w:rsidP="00CDC933">
      <w:pPr>
        <w:rPr>
          <w:del w:id="1460" w:author="Zachary Cappella" w:date="2023-09-23T14:51:00Z"/>
          <w:b/>
          <w:bCs/>
          <w:sz w:val="24"/>
          <w:szCs w:val="24"/>
        </w:rPr>
      </w:pPr>
    </w:p>
    <w:p w14:paraId="1826D914" w14:textId="546BCE28" w:rsidR="5439F801" w:rsidRPr="00BC478C" w:rsidDel="00267ABA" w:rsidRDefault="5439F801" w:rsidP="5439F801">
      <w:pPr>
        <w:rPr>
          <w:del w:id="1461" w:author="Zachary Cappella" w:date="2023-09-23T14:51:00Z"/>
          <w:b/>
          <w:bCs/>
          <w:sz w:val="24"/>
          <w:szCs w:val="24"/>
        </w:rPr>
      </w:pPr>
    </w:p>
    <w:p w14:paraId="6C175822" w14:textId="65EE09FF" w:rsidR="00CDC933" w:rsidRPr="00BC478C" w:rsidDel="00267ABA" w:rsidRDefault="00CDC933" w:rsidP="00CDC933">
      <w:pPr>
        <w:rPr>
          <w:del w:id="1462" w:author="Zachary Cappella" w:date="2023-09-23T14:51:00Z"/>
          <w:b/>
          <w:bCs/>
          <w:sz w:val="24"/>
          <w:szCs w:val="24"/>
        </w:rPr>
      </w:pPr>
    </w:p>
    <w:p w14:paraId="10F39552" w14:textId="13B93D46" w:rsidR="00CDC933" w:rsidRPr="00BC478C" w:rsidDel="00267ABA" w:rsidRDefault="00CDC933" w:rsidP="00CDC933">
      <w:pPr>
        <w:rPr>
          <w:del w:id="1463" w:author="Zachary Cappella" w:date="2023-09-23T14:51:00Z"/>
          <w:b/>
          <w:bCs/>
          <w:sz w:val="24"/>
          <w:szCs w:val="24"/>
        </w:rPr>
      </w:pPr>
    </w:p>
    <w:p w14:paraId="12412244" w14:textId="6C44A7EC" w:rsidR="00CDC933" w:rsidRPr="00BC478C" w:rsidDel="00267ABA" w:rsidRDefault="00CDC933" w:rsidP="00CDC933">
      <w:pPr>
        <w:rPr>
          <w:del w:id="1464" w:author="Zachary Cappella" w:date="2023-09-23T14:51:00Z"/>
          <w:b/>
          <w:bCs/>
          <w:sz w:val="24"/>
          <w:szCs w:val="24"/>
        </w:rPr>
      </w:pPr>
    </w:p>
    <w:p w14:paraId="36264389" w14:textId="0FD164B3" w:rsidR="00CDC933" w:rsidRPr="00BC478C" w:rsidDel="00267ABA" w:rsidRDefault="00CDC933" w:rsidP="00CDC933">
      <w:pPr>
        <w:rPr>
          <w:del w:id="1465" w:author="Zachary Cappella" w:date="2023-09-23T14:51:00Z"/>
          <w:b/>
          <w:bCs/>
          <w:sz w:val="24"/>
          <w:szCs w:val="24"/>
        </w:rPr>
      </w:pPr>
    </w:p>
    <w:p w14:paraId="0CCB2590" w14:textId="03382BF3" w:rsidR="00CDC933" w:rsidRPr="00BC478C" w:rsidDel="00267ABA" w:rsidRDefault="00CDC933" w:rsidP="00CDC933">
      <w:pPr>
        <w:rPr>
          <w:del w:id="1466" w:author="Zachary Cappella" w:date="2023-09-23T14:51:00Z"/>
          <w:b/>
          <w:bCs/>
          <w:sz w:val="24"/>
          <w:szCs w:val="24"/>
        </w:rPr>
      </w:pPr>
    </w:p>
    <w:p w14:paraId="527C39DA" w14:textId="127B9C13" w:rsidR="00CDC933" w:rsidRPr="00BC478C" w:rsidDel="00267ABA" w:rsidRDefault="00CDC933" w:rsidP="00CDC933">
      <w:pPr>
        <w:rPr>
          <w:del w:id="1467" w:author="Zachary Cappella" w:date="2023-09-23T14:51:00Z"/>
          <w:b/>
          <w:bCs/>
          <w:sz w:val="24"/>
          <w:szCs w:val="24"/>
        </w:rPr>
      </w:pPr>
    </w:p>
    <w:p w14:paraId="3E2DFDFA" w14:textId="1FE51673" w:rsidR="00CDC933" w:rsidRPr="00BC478C" w:rsidDel="00267ABA" w:rsidRDefault="00CDC933" w:rsidP="00CDC933">
      <w:pPr>
        <w:rPr>
          <w:del w:id="1468" w:author="Zachary Cappella" w:date="2023-09-23T14:51:00Z"/>
          <w:b/>
          <w:bCs/>
          <w:sz w:val="24"/>
          <w:szCs w:val="24"/>
        </w:rPr>
      </w:pPr>
    </w:p>
    <w:p w14:paraId="05844435" w14:textId="36211F2C" w:rsidR="00CDC933" w:rsidRPr="00BC478C" w:rsidDel="00267ABA" w:rsidRDefault="00CDC933" w:rsidP="00CDC933">
      <w:pPr>
        <w:rPr>
          <w:del w:id="1469" w:author="Zachary Cappella" w:date="2023-09-23T14:51:00Z"/>
          <w:b/>
          <w:bCs/>
          <w:sz w:val="24"/>
          <w:szCs w:val="24"/>
        </w:rPr>
      </w:pPr>
    </w:p>
    <w:p w14:paraId="753BB6D4" w14:textId="414E7183" w:rsidR="00CDC933" w:rsidRPr="00BC478C" w:rsidDel="00267ABA" w:rsidRDefault="00CDC933" w:rsidP="00CDC933">
      <w:pPr>
        <w:rPr>
          <w:del w:id="1470" w:author="Zachary Cappella" w:date="2023-09-23T14:51:00Z"/>
          <w:b/>
          <w:bCs/>
          <w:sz w:val="24"/>
          <w:szCs w:val="24"/>
        </w:rPr>
      </w:pPr>
    </w:p>
    <w:p w14:paraId="4EB2D36B" w14:textId="02FDC9B1" w:rsidR="00CDC933" w:rsidRPr="00BC478C" w:rsidDel="00267ABA" w:rsidRDefault="00CDC933" w:rsidP="00CDC933">
      <w:pPr>
        <w:rPr>
          <w:del w:id="1471" w:author="Zachary Cappella" w:date="2023-09-23T14:51:00Z"/>
          <w:b/>
          <w:bCs/>
          <w:sz w:val="24"/>
          <w:szCs w:val="24"/>
        </w:rPr>
      </w:pPr>
    </w:p>
    <w:p w14:paraId="3066549C" w14:textId="4E6A19F9" w:rsidR="00CDC933" w:rsidRPr="00BC478C" w:rsidDel="00267ABA" w:rsidRDefault="00CDC933" w:rsidP="00CDC933">
      <w:pPr>
        <w:rPr>
          <w:del w:id="1472" w:author="Zachary Cappella" w:date="2023-09-23T14:51:00Z"/>
          <w:b/>
          <w:bCs/>
          <w:sz w:val="24"/>
          <w:szCs w:val="24"/>
        </w:rPr>
      </w:pPr>
    </w:p>
    <w:p w14:paraId="6072F8E3" w14:textId="4D1AA9DD" w:rsidR="00CDC933" w:rsidRPr="00BC478C" w:rsidDel="00267ABA" w:rsidRDefault="00CDC933" w:rsidP="00CDC933">
      <w:pPr>
        <w:rPr>
          <w:del w:id="1473" w:author="Zachary Cappella" w:date="2023-09-23T14:51:00Z"/>
          <w:b/>
          <w:bCs/>
          <w:sz w:val="24"/>
          <w:szCs w:val="24"/>
        </w:rPr>
      </w:pPr>
    </w:p>
    <w:p w14:paraId="11249B6A" w14:textId="2FD445B5" w:rsidR="00CDC933" w:rsidRPr="00BC478C" w:rsidDel="00267ABA" w:rsidRDefault="00CDC933" w:rsidP="00CDC933">
      <w:pPr>
        <w:rPr>
          <w:del w:id="1474" w:author="Zachary Cappella" w:date="2023-09-23T14:51:00Z"/>
          <w:b/>
          <w:bCs/>
          <w:sz w:val="24"/>
          <w:szCs w:val="24"/>
        </w:rPr>
      </w:pPr>
    </w:p>
    <w:p w14:paraId="3EEDEBFC" w14:textId="132B9B4D" w:rsidR="00CDC933" w:rsidRPr="00BC478C" w:rsidRDefault="00CDC933" w:rsidP="00CDC933">
      <w:pPr>
        <w:rPr>
          <w:b/>
          <w:bCs/>
          <w:sz w:val="24"/>
          <w:szCs w:val="24"/>
        </w:rPr>
      </w:pPr>
    </w:p>
    <w:p w14:paraId="4544A2D3" w14:textId="03EF2463" w:rsidR="00CDC933" w:rsidRPr="00BC478C" w:rsidDel="00FF57D1" w:rsidRDefault="00CDC933" w:rsidP="00CDC933">
      <w:pPr>
        <w:rPr>
          <w:del w:id="1475" w:author="Zachary Cappella" w:date="2023-09-30T10:30:00Z"/>
          <w:b/>
          <w:bCs/>
          <w:sz w:val="24"/>
          <w:szCs w:val="24"/>
        </w:rPr>
      </w:pPr>
    </w:p>
    <w:p w14:paraId="402C97AA" w14:textId="42AD7061" w:rsidR="00CDC933" w:rsidRPr="00BC478C" w:rsidRDefault="00CDC933" w:rsidP="00CDC933">
      <w:pPr>
        <w:rPr>
          <w:b/>
          <w:bCs/>
          <w:sz w:val="24"/>
          <w:szCs w:val="24"/>
        </w:rPr>
      </w:pPr>
    </w:p>
    <w:p w14:paraId="049F1AEA" w14:textId="216A2B71" w:rsidR="00CDC933" w:rsidRPr="00BC478C" w:rsidRDefault="00CDC933" w:rsidP="00CDC933">
      <w:pPr>
        <w:rPr>
          <w:b/>
          <w:bCs/>
          <w:sz w:val="24"/>
          <w:szCs w:val="24"/>
        </w:rPr>
      </w:pPr>
    </w:p>
    <w:p w14:paraId="05870ED4" w14:textId="77BAED0F" w:rsidR="0B31A6CE" w:rsidRPr="00BC478C" w:rsidRDefault="75B5DFDB" w:rsidP="002F4EE1">
      <w:pPr>
        <w:pStyle w:val="Heading3"/>
        <w:rPr>
          <w:rFonts w:ascii="Times New Roman" w:hAnsi="Times New Roman" w:cs="Times New Roman"/>
          <w:b/>
          <w:bCs/>
          <w:color w:val="auto"/>
        </w:rPr>
      </w:pPr>
      <w:bookmarkStart w:id="1476" w:name="_Toc146963440"/>
      <w:r w:rsidRPr="00BC478C">
        <w:rPr>
          <w:rFonts w:ascii="Times New Roman" w:hAnsi="Times New Roman" w:cs="Times New Roman"/>
          <w:b/>
          <w:bCs/>
          <w:color w:val="auto"/>
        </w:rPr>
        <w:t>3.1.</w:t>
      </w:r>
      <w:ins w:id="1477" w:author="Zachary Cappella" w:date="2023-09-30T10:30:00Z">
        <w:r w:rsidR="00FF57D1" w:rsidRPr="00BC478C">
          <w:rPr>
            <w:rFonts w:ascii="Times New Roman" w:hAnsi="Times New Roman" w:cs="Times New Roman"/>
            <w:b/>
            <w:bCs/>
            <w:color w:val="auto"/>
          </w:rPr>
          <w:t>5</w:t>
        </w:r>
      </w:ins>
      <w:ins w:id="1478" w:author="Malachi Jamison" w:date="2023-09-23T17:55:00Z">
        <w:del w:id="1479" w:author="Zachary Cappella" w:date="2023-09-30T10:30:00Z">
          <w:r w:rsidR="7F89EB10" w:rsidRPr="00BC478C" w:rsidDel="00FF57D1">
            <w:rPr>
              <w:rFonts w:ascii="Times New Roman" w:hAnsi="Times New Roman" w:cs="Times New Roman"/>
              <w:b/>
              <w:bCs/>
              <w:color w:val="auto"/>
            </w:rPr>
            <w:delText>7</w:delText>
          </w:r>
        </w:del>
      </w:ins>
      <w:del w:id="1480" w:author="Malachi Jamison" w:date="2023-09-23T17:55:00Z">
        <w:r w:rsidRPr="00BC478C">
          <w:rPr>
            <w:rFonts w:ascii="Times New Roman" w:hAnsi="Times New Roman" w:cs="Times New Roman"/>
            <w:b/>
            <w:bCs/>
            <w:color w:val="auto"/>
          </w:rPr>
          <w:delText>1</w:delText>
        </w:r>
        <w:r w:rsidR="6E1AE9EB" w:rsidRPr="00BC478C">
          <w:rPr>
            <w:rFonts w:ascii="Times New Roman" w:hAnsi="Times New Roman" w:cs="Times New Roman"/>
            <w:b/>
            <w:bCs/>
            <w:color w:val="auto"/>
          </w:rPr>
          <w:delText>3</w:delText>
        </w:r>
      </w:del>
      <w:r w:rsidR="13F7DB4E" w:rsidRPr="00BC478C">
        <w:rPr>
          <w:rFonts w:ascii="Times New Roman" w:hAnsi="Times New Roman" w:cs="Times New Roman"/>
          <w:b/>
          <w:bCs/>
          <w:color w:val="auto"/>
        </w:rPr>
        <w:t xml:space="preserve"> </w:t>
      </w:r>
      <w:r w:rsidR="184ABAF2" w:rsidRPr="00BC478C">
        <w:rPr>
          <w:rFonts w:ascii="Times New Roman" w:hAnsi="Times New Roman" w:cs="Times New Roman"/>
          <w:b/>
          <w:bCs/>
          <w:color w:val="auto"/>
        </w:rPr>
        <w:t>Accessing the recent questions/request</w:t>
      </w:r>
      <w:bookmarkEnd w:id="1476"/>
    </w:p>
    <w:p w14:paraId="1F21FA02" w14:textId="7C5CE0D2" w:rsidR="0B31A6CE" w:rsidRPr="00BC478C" w:rsidRDefault="75B5DFDB" w:rsidP="5439F801">
      <w:pPr>
        <w:rPr>
          <w:ins w:id="1481" w:author="Sean Mirani" w:date="2023-09-23T18:57:00Z"/>
          <w:b/>
          <w:bCs/>
          <w:sz w:val="24"/>
          <w:szCs w:val="24"/>
        </w:rPr>
      </w:pPr>
      <w:r w:rsidRPr="00BC478C">
        <w:rPr>
          <w:b/>
          <w:bCs/>
          <w:sz w:val="24"/>
          <w:szCs w:val="24"/>
        </w:rPr>
        <w:t xml:space="preserve">Summary: </w:t>
      </w:r>
      <w:r w:rsidR="7412DB25" w:rsidRPr="00BC478C">
        <w:rPr>
          <w:sz w:val="24"/>
          <w:szCs w:val="24"/>
        </w:rPr>
        <w:t>The recent questions or requests feature displays a list of the user's most recent inquiries or requests, providing easy and efficient access to this information.</w:t>
      </w:r>
    </w:p>
    <w:p w14:paraId="3300C9BA" w14:textId="66253BEC" w:rsidR="60E781D4" w:rsidRPr="00BC478C" w:rsidRDefault="06CC4988" w:rsidP="60E781D4">
      <w:pPr>
        <w:rPr>
          <w:ins w:id="1482" w:author="Sean Mirani" w:date="2023-09-23T18:57:00Z"/>
          <w:sz w:val="24"/>
          <w:szCs w:val="24"/>
        </w:rPr>
      </w:pPr>
      <w:ins w:id="1483" w:author="Sean Mirani" w:date="2023-09-23T18:57:00Z">
        <w:r w:rsidRPr="00BC478C">
          <w:rPr>
            <w:b/>
            <w:bCs/>
            <w:sz w:val="24"/>
            <w:szCs w:val="24"/>
          </w:rPr>
          <w:t>UML Diagram:</w:t>
        </w:r>
      </w:ins>
    </w:p>
    <w:p w14:paraId="41E201D8" w14:textId="03614B4B" w:rsidR="0D751176" w:rsidRPr="00BC478C" w:rsidRDefault="06CC4988">
      <w:pPr>
        <w:jc w:val="center"/>
        <w:rPr>
          <w:ins w:id="1484" w:author="Zachary Cappella" w:date="2023-09-30T10:42:00Z"/>
          <w:b/>
          <w:bCs/>
          <w:sz w:val="24"/>
          <w:szCs w:val="24"/>
        </w:rPr>
      </w:pPr>
      <w:ins w:id="1485" w:author="Sean Mirani" w:date="2023-09-23T18:57:00Z">
        <w:r w:rsidRPr="00BC478C">
          <w:rPr>
            <w:noProof/>
          </w:rPr>
          <w:lastRenderedPageBreak/>
          <w:drawing>
            <wp:inline distT="0" distB="0" distL="0" distR="0" wp14:anchorId="2F6C334E" wp14:editId="32722806">
              <wp:extent cx="4333875" cy="2600325"/>
              <wp:effectExtent l="0" t="0" r="0" b="0"/>
              <wp:docPr id="1770126359" name="Picture 177012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333875" cy="2600325"/>
                      </a:xfrm>
                      <a:prstGeom prst="rect">
                        <a:avLst/>
                      </a:prstGeom>
                    </pic:spPr>
                  </pic:pic>
                </a:graphicData>
              </a:graphic>
            </wp:inline>
          </w:drawing>
        </w:r>
      </w:ins>
    </w:p>
    <w:p w14:paraId="11CB7F66" w14:textId="79B49FD3" w:rsidR="0048596D" w:rsidRPr="00BC478C" w:rsidRDefault="0048596D">
      <w:pPr>
        <w:pStyle w:val="Caption"/>
        <w:jc w:val="center"/>
        <w:rPr>
          <w:ins w:id="1486" w:author="Sean Mirani" w:date="2023-09-23T18:57:00Z"/>
          <w:b/>
          <w:bCs/>
          <w:color w:val="000000" w:themeColor="text1"/>
          <w:sz w:val="24"/>
          <w:szCs w:val="24"/>
          <w:rPrChange w:id="1487" w:author="Zachary Cappella" w:date="2023-09-30T10:50:00Z">
            <w:rPr>
              <w:ins w:id="1488" w:author="Sean Mirani" w:date="2023-09-23T18:57:00Z"/>
              <w:b/>
              <w:bCs/>
              <w:sz w:val="24"/>
              <w:szCs w:val="24"/>
            </w:rPr>
          </w:rPrChange>
        </w:rPr>
        <w:pPrChange w:id="1489" w:author="Zachary Cappella" w:date="2023-09-30T10:42:00Z">
          <w:pPr/>
        </w:pPrChange>
      </w:pPr>
      <w:bookmarkStart w:id="1490" w:name="_Toc146963086"/>
      <w:ins w:id="1491" w:author="Zachary Cappella" w:date="2023-09-30T10:42:00Z">
        <w:r w:rsidRPr="00BC478C">
          <w:rPr>
            <w:i w:val="0"/>
            <w:iCs w:val="0"/>
            <w:color w:val="000000" w:themeColor="text1"/>
            <w:rPrChange w:id="1492" w:author="Zachary Cappella" w:date="2023-09-30T10:50:00Z">
              <w:rPr/>
            </w:rPrChange>
          </w:rPr>
          <w:t xml:space="preserve">Figure </w:t>
        </w:r>
        <w:r w:rsidRPr="00BC478C">
          <w:rPr>
            <w:i w:val="0"/>
            <w:iCs w:val="0"/>
            <w:color w:val="000000" w:themeColor="text1"/>
            <w:rPrChange w:id="1493" w:author="Zachary Cappella" w:date="2023-09-30T10:50:00Z">
              <w:rPr/>
            </w:rPrChange>
          </w:rPr>
          <w:fldChar w:fldCharType="begin"/>
        </w:r>
        <w:r w:rsidRPr="00BC478C">
          <w:rPr>
            <w:i w:val="0"/>
            <w:iCs w:val="0"/>
            <w:color w:val="000000" w:themeColor="text1"/>
            <w:rPrChange w:id="1494" w:author="Zachary Cappella" w:date="2023-09-30T10:50:00Z">
              <w:rPr/>
            </w:rPrChange>
          </w:rPr>
          <w:instrText xml:space="preserve"> SEQ Figure \* ARABIC </w:instrText>
        </w:r>
      </w:ins>
      <w:r w:rsidRPr="00BC478C">
        <w:rPr>
          <w:i w:val="0"/>
          <w:iCs w:val="0"/>
          <w:color w:val="000000" w:themeColor="text1"/>
          <w:rPrChange w:id="1495" w:author="Zachary Cappella" w:date="2023-09-30T10:50:00Z">
            <w:rPr/>
          </w:rPrChange>
        </w:rPr>
        <w:fldChar w:fldCharType="separate"/>
      </w:r>
      <w:ins w:id="1496" w:author="Zachary Cappella" w:date="2023-09-30T10:43:00Z">
        <w:r w:rsidRPr="00BC478C">
          <w:rPr>
            <w:i w:val="0"/>
            <w:iCs w:val="0"/>
            <w:noProof/>
            <w:color w:val="000000" w:themeColor="text1"/>
            <w:rPrChange w:id="1497" w:author="Zachary Cappella" w:date="2023-09-30T10:50:00Z">
              <w:rPr>
                <w:i/>
                <w:iCs/>
                <w:noProof/>
                <w:color w:val="000000" w:themeColor="text1"/>
              </w:rPr>
            </w:rPrChange>
          </w:rPr>
          <w:t>6</w:t>
        </w:r>
      </w:ins>
      <w:ins w:id="1498" w:author="Zachary Cappella" w:date="2023-09-30T10:42:00Z">
        <w:r w:rsidRPr="00BC478C">
          <w:rPr>
            <w:i w:val="0"/>
            <w:iCs w:val="0"/>
            <w:color w:val="000000" w:themeColor="text1"/>
            <w:rPrChange w:id="1499" w:author="Zachary Cappella" w:date="2023-09-30T10:50:00Z">
              <w:rPr/>
            </w:rPrChange>
          </w:rPr>
          <w:fldChar w:fldCharType="end"/>
        </w:r>
        <w:r w:rsidRPr="00BC478C">
          <w:rPr>
            <w:i w:val="0"/>
            <w:iCs w:val="0"/>
            <w:color w:val="000000" w:themeColor="text1"/>
            <w:rPrChange w:id="1500" w:author="Zachary Cappella" w:date="2023-09-30T10:50:00Z">
              <w:rPr/>
            </w:rPrChange>
          </w:rPr>
          <w:t>: Recent Questions UML Diagram</w:t>
        </w:r>
      </w:ins>
      <w:bookmarkEnd w:id="1490"/>
    </w:p>
    <w:p w14:paraId="6EC9B358" w14:textId="6CDB2BF4" w:rsidR="280330FF" w:rsidRPr="00BC478C" w:rsidRDefault="280330FF" w:rsidP="280330FF">
      <w:pPr>
        <w:jc w:val="center"/>
        <w:rPr>
          <w:b/>
          <w:bCs/>
          <w:sz w:val="24"/>
          <w:szCs w:val="24"/>
        </w:rPr>
      </w:pPr>
    </w:p>
    <w:p w14:paraId="1656D678" w14:textId="3FFA87C2" w:rsidR="7412DB25" w:rsidRPr="00BC478C" w:rsidRDefault="7412DB25" w:rsidP="00CDC933">
      <w:pPr>
        <w:rPr>
          <w:color w:val="1F1F1F"/>
          <w:sz w:val="24"/>
          <w:szCs w:val="24"/>
        </w:rPr>
      </w:pPr>
      <w:r w:rsidRPr="00BC478C">
        <w:rPr>
          <w:b/>
          <w:bCs/>
          <w:sz w:val="24"/>
          <w:szCs w:val="24"/>
        </w:rPr>
        <w:t xml:space="preserve">Preconditions: </w:t>
      </w:r>
      <w:r w:rsidRPr="00BC478C">
        <w:rPr>
          <w:color w:val="1F1F1F"/>
          <w:sz w:val="24"/>
          <w:szCs w:val="24"/>
        </w:rPr>
        <w:t xml:space="preserve">The user has used the </w:t>
      </w:r>
      <w:del w:id="1501" w:author="Zachary Cappella" w:date="2023-10-09T16:13:00Z">
        <w:r w:rsidRPr="00BC478C" w:rsidDel="00754332">
          <w:rPr>
            <w:color w:val="1F1F1F"/>
            <w:sz w:val="24"/>
            <w:szCs w:val="24"/>
          </w:rPr>
          <w:delText>Chatbot</w:delText>
        </w:r>
      </w:del>
      <w:ins w:id="1502" w:author="Zachary Cappella" w:date="2023-10-09T16:13:00Z">
        <w:r w:rsidR="00754332">
          <w:rPr>
            <w:color w:val="1F1F1F"/>
            <w:sz w:val="24"/>
            <w:szCs w:val="24"/>
          </w:rPr>
          <w:t>Virtual Assistant</w:t>
        </w:r>
      </w:ins>
      <w:r w:rsidRPr="00BC478C">
        <w:rPr>
          <w:color w:val="1F1F1F"/>
          <w:sz w:val="24"/>
          <w:szCs w:val="24"/>
        </w:rPr>
        <w:t>.</w:t>
      </w:r>
    </w:p>
    <w:p w14:paraId="7EE150F8" w14:textId="7FCD986E" w:rsidR="7412DB25" w:rsidRPr="00BC478C" w:rsidRDefault="7412DB25" w:rsidP="00CDC933">
      <w:pPr>
        <w:rPr>
          <w:sz w:val="24"/>
          <w:szCs w:val="24"/>
        </w:rPr>
      </w:pPr>
      <w:r w:rsidRPr="00BC478C">
        <w:rPr>
          <w:b/>
          <w:bCs/>
          <w:sz w:val="24"/>
          <w:szCs w:val="24"/>
        </w:rPr>
        <w:t xml:space="preserve">Triggers: </w:t>
      </w:r>
      <w:r w:rsidRPr="00BC478C">
        <w:rPr>
          <w:sz w:val="24"/>
          <w:szCs w:val="24"/>
        </w:rPr>
        <w:t>The user presses the “Previous Asked Requests/Questions” button.</w:t>
      </w:r>
    </w:p>
    <w:p w14:paraId="3BFF3DCF" w14:textId="615D6763" w:rsidR="5439F801" w:rsidRPr="00BC478C" w:rsidRDefault="0B31A6CE" w:rsidP="5439F801">
      <w:pPr>
        <w:rPr>
          <w:b/>
          <w:bCs/>
          <w:sz w:val="24"/>
          <w:szCs w:val="24"/>
        </w:rPr>
      </w:pPr>
      <w:r w:rsidRPr="00BC478C">
        <w:rPr>
          <w:b/>
          <w:bCs/>
          <w:sz w:val="24"/>
          <w:szCs w:val="24"/>
        </w:rPr>
        <w:t>Basic course of events (main scenario):</w:t>
      </w:r>
    </w:p>
    <w:tbl>
      <w:tblPr>
        <w:tblStyle w:val="TableGrid"/>
        <w:tblW w:w="0" w:type="auto"/>
        <w:tblLayout w:type="fixed"/>
        <w:tblLook w:val="06A0" w:firstRow="1" w:lastRow="0" w:firstColumn="1" w:lastColumn="0" w:noHBand="1" w:noVBand="1"/>
      </w:tblPr>
      <w:tblGrid>
        <w:gridCol w:w="3120"/>
        <w:gridCol w:w="3120"/>
        <w:gridCol w:w="3120"/>
      </w:tblGrid>
      <w:tr w:rsidR="5439F801" w:rsidRPr="00BC478C" w14:paraId="0CB5B33F" w14:textId="77777777" w:rsidTr="5439F801">
        <w:trPr>
          <w:trHeight w:val="780"/>
        </w:trPr>
        <w:tc>
          <w:tcPr>
            <w:tcW w:w="3120" w:type="dxa"/>
            <w:shd w:val="clear" w:color="auto" w:fill="E7E6E6" w:themeFill="background2"/>
          </w:tcPr>
          <w:p w14:paraId="06A25D89" w14:textId="30170C70" w:rsidR="5439F801" w:rsidRPr="00BC478C" w:rsidRDefault="5439F801" w:rsidP="5439F801">
            <w:pPr>
              <w:jc w:val="center"/>
              <w:rPr>
                <w:b/>
                <w:bCs/>
                <w:sz w:val="24"/>
                <w:szCs w:val="24"/>
              </w:rPr>
            </w:pPr>
            <w:r w:rsidRPr="00BC478C">
              <w:rPr>
                <w:b/>
                <w:bCs/>
                <w:sz w:val="24"/>
                <w:szCs w:val="24"/>
              </w:rPr>
              <w:t>Actor</w:t>
            </w:r>
          </w:p>
        </w:tc>
        <w:tc>
          <w:tcPr>
            <w:tcW w:w="3120" w:type="dxa"/>
            <w:shd w:val="clear" w:color="auto" w:fill="E7E6E6" w:themeFill="background2"/>
          </w:tcPr>
          <w:p w14:paraId="67C8016F" w14:textId="7E2BC5CC" w:rsidR="5439F801" w:rsidRPr="00BC478C" w:rsidRDefault="5439F801" w:rsidP="5439F801">
            <w:pPr>
              <w:jc w:val="center"/>
              <w:rPr>
                <w:b/>
                <w:bCs/>
                <w:sz w:val="24"/>
                <w:szCs w:val="24"/>
              </w:rPr>
            </w:pPr>
            <w:r w:rsidRPr="00BC478C">
              <w:rPr>
                <w:b/>
                <w:bCs/>
                <w:sz w:val="24"/>
                <w:szCs w:val="24"/>
              </w:rPr>
              <w:t>System</w:t>
            </w:r>
          </w:p>
        </w:tc>
        <w:tc>
          <w:tcPr>
            <w:tcW w:w="3120" w:type="dxa"/>
            <w:shd w:val="clear" w:color="auto" w:fill="E7E6E6" w:themeFill="background2"/>
          </w:tcPr>
          <w:p w14:paraId="18691096" w14:textId="71F7B3D6" w:rsidR="5439F801" w:rsidRPr="00BC478C" w:rsidRDefault="5439F801" w:rsidP="5439F801">
            <w:pPr>
              <w:jc w:val="center"/>
              <w:rPr>
                <w:b/>
                <w:bCs/>
                <w:sz w:val="24"/>
                <w:szCs w:val="24"/>
              </w:rPr>
            </w:pPr>
            <w:r w:rsidRPr="00BC478C">
              <w:rPr>
                <w:b/>
                <w:bCs/>
                <w:sz w:val="24"/>
                <w:szCs w:val="24"/>
              </w:rPr>
              <w:t>Screen</w:t>
            </w:r>
          </w:p>
        </w:tc>
      </w:tr>
      <w:tr w:rsidR="5439F801" w:rsidRPr="00BC478C" w14:paraId="13E1DFA5" w14:textId="77777777" w:rsidTr="5439F801">
        <w:trPr>
          <w:trHeight w:val="4245"/>
        </w:trPr>
        <w:tc>
          <w:tcPr>
            <w:tcW w:w="3120" w:type="dxa"/>
          </w:tcPr>
          <w:p w14:paraId="2F2D1A8C" w14:textId="79CDCB31" w:rsidR="5439F801" w:rsidRPr="00BC478C" w:rsidRDefault="55FAFF0B" w:rsidP="5439F801">
            <w:pPr>
              <w:rPr>
                <w:sz w:val="24"/>
                <w:szCs w:val="24"/>
              </w:rPr>
            </w:pPr>
            <w:r w:rsidRPr="00BC478C">
              <w:rPr>
                <w:b/>
                <w:bCs/>
                <w:sz w:val="24"/>
                <w:szCs w:val="24"/>
              </w:rPr>
              <w:t xml:space="preserve">1. </w:t>
            </w:r>
            <w:r w:rsidR="7B9B8600" w:rsidRPr="00BC478C">
              <w:rPr>
                <w:sz w:val="24"/>
                <w:szCs w:val="24"/>
              </w:rPr>
              <w:t>The actor selects the “Previous Asked Requests/Questions” button from the home screen.</w:t>
            </w:r>
          </w:p>
        </w:tc>
        <w:tc>
          <w:tcPr>
            <w:tcW w:w="3120" w:type="dxa"/>
          </w:tcPr>
          <w:p w14:paraId="5F1BE87A" w14:textId="56527B8B" w:rsidR="5439F801" w:rsidRPr="00BC478C" w:rsidRDefault="5439F801" w:rsidP="5439F801">
            <w:pPr>
              <w:rPr>
                <w:b/>
                <w:bCs/>
                <w:sz w:val="24"/>
                <w:szCs w:val="24"/>
              </w:rPr>
            </w:pPr>
          </w:p>
        </w:tc>
        <w:tc>
          <w:tcPr>
            <w:tcW w:w="3120" w:type="dxa"/>
          </w:tcPr>
          <w:p w14:paraId="60B619F8" w14:textId="4F99D6B8" w:rsidR="5439F801" w:rsidRPr="00BC478C" w:rsidRDefault="5E22BDF2" w:rsidP="5439F801">
            <w:r w:rsidRPr="00BC478C">
              <w:rPr>
                <w:noProof/>
              </w:rPr>
              <w:drawing>
                <wp:inline distT="0" distB="0" distL="0" distR="0" wp14:anchorId="266E562A" wp14:editId="5D4A7C7D">
                  <wp:extent cx="1646872" cy="3200400"/>
                  <wp:effectExtent l="0" t="0" r="0" b="0"/>
                  <wp:docPr id="1068111337" name="Picture 1068111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6872" cy="3200400"/>
                          </a:xfrm>
                          <a:prstGeom prst="rect">
                            <a:avLst/>
                          </a:prstGeom>
                        </pic:spPr>
                      </pic:pic>
                    </a:graphicData>
                  </a:graphic>
                </wp:inline>
              </w:drawing>
            </w:r>
          </w:p>
        </w:tc>
      </w:tr>
      <w:tr w:rsidR="5439F801" w:rsidRPr="00BC478C" w14:paraId="599F6512" w14:textId="77777777" w:rsidTr="5439F801">
        <w:trPr>
          <w:trHeight w:val="4095"/>
        </w:trPr>
        <w:tc>
          <w:tcPr>
            <w:tcW w:w="3120" w:type="dxa"/>
          </w:tcPr>
          <w:p w14:paraId="788BD9FB" w14:textId="56527B8B" w:rsidR="5439F801" w:rsidRPr="00BC478C" w:rsidRDefault="5439F801" w:rsidP="5439F801">
            <w:pPr>
              <w:rPr>
                <w:b/>
                <w:bCs/>
                <w:sz w:val="24"/>
                <w:szCs w:val="24"/>
              </w:rPr>
            </w:pPr>
          </w:p>
        </w:tc>
        <w:tc>
          <w:tcPr>
            <w:tcW w:w="3120" w:type="dxa"/>
          </w:tcPr>
          <w:p w14:paraId="0FD38A7A" w14:textId="1009BEE4" w:rsidR="5439F801" w:rsidRPr="00BC478C" w:rsidRDefault="372F4A5F" w:rsidP="00CDC933">
            <w:pPr>
              <w:rPr>
                <w:sz w:val="24"/>
                <w:szCs w:val="24"/>
              </w:rPr>
            </w:pPr>
            <w:r w:rsidRPr="00BC478C">
              <w:rPr>
                <w:b/>
                <w:bCs/>
                <w:sz w:val="24"/>
                <w:szCs w:val="24"/>
              </w:rPr>
              <w:t xml:space="preserve">2. </w:t>
            </w:r>
            <w:r w:rsidRPr="00BC478C">
              <w:rPr>
                <w:sz w:val="24"/>
                <w:szCs w:val="24"/>
              </w:rPr>
              <w:t>The system opens the “</w:t>
            </w:r>
            <w:del w:id="1503" w:author="Zachary Cappella" w:date="2023-10-09T16:13:00Z">
              <w:r w:rsidRPr="00BC478C" w:rsidDel="00754332">
                <w:rPr>
                  <w:sz w:val="24"/>
                  <w:szCs w:val="24"/>
                </w:rPr>
                <w:delText>Chatbot</w:delText>
              </w:r>
            </w:del>
            <w:ins w:id="1504" w:author="Zachary Cappella" w:date="2023-10-09T16:13:00Z">
              <w:r w:rsidR="00754332">
                <w:rPr>
                  <w:sz w:val="24"/>
                  <w:szCs w:val="24"/>
                </w:rPr>
                <w:t>Virtual Assistant</w:t>
              </w:r>
            </w:ins>
            <w:r w:rsidRPr="00BC478C">
              <w:rPr>
                <w:sz w:val="24"/>
                <w:szCs w:val="24"/>
              </w:rPr>
              <w:t>” screen showing recent requests and questions.</w:t>
            </w:r>
          </w:p>
          <w:p w14:paraId="7A9A97AB" w14:textId="514B744C" w:rsidR="5439F801" w:rsidRPr="00BC478C" w:rsidRDefault="5439F801" w:rsidP="5439F801">
            <w:pPr>
              <w:rPr>
                <w:b/>
                <w:bCs/>
                <w:sz w:val="24"/>
                <w:szCs w:val="24"/>
              </w:rPr>
            </w:pPr>
          </w:p>
        </w:tc>
        <w:tc>
          <w:tcPr>
            <w:tcW w:w="3120" w:type="dxa"/>
          </w:tcPr>
          <w:p w14:paraId="4C4D32C5" w14:textId="683DFE81" w:rsidR="5439F801" w:rsidRPr="00BC478C" w:rsidRDefault="5E22BDF2" w:rsidP="5439F801">
            <w:r w:rsidRPr="00BC478C">
              <w:rPr>
                <w:noProof/>
              </w:rPr>
              <w:drawing>
                <wp:inline distT="0" distB="0" distL="0" distR="0" wp14:anchorId="20F63E57" wp14:editId="3A3D509D">
                  <wp:extent cx="1620202" cy="3200400"/>
                  <wp:effectExtent l="0" t="0" r="0" b="0"/>
                  <wp:docPr id="1546434004" name="Picture 1546434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620202" cy="3200400"/>
                          </a:xfrm>
                          <a:prstGeom prst="rect">
                            <a:avLst/>
                          </a:prstGeom>
                        </pic:spPr>
                      </pic:pic>
                    </a:graphicData>
                  </a:graphic>
                </wp:inline>
              </w:drawing>
            </w:r>
          </w:p>
        </w:tc>
      </w:tr>
    </w:tbl>
    <w:p w14:paraId="07B70514" w14:textId="66247CC3" w:rsidR="009578CD" w:rsidRPr="00BC478C" w:rsidRDefault="009578CD">
      <w:pPr>
        <w:pStyle w:val="Caption"/>
        <w:jc w:val="center"/>
        <w:rPr>
          <w:ins w:id="1505" w:author="Zachary Cappella" w:date="2023-09-30T10:31:00Z"/>
          <w:b/>
          <w:bCs/>
          <w:color w:val="000000" w:themeColor="text1"/>
          <w:sz w:val="24"/>
          <w:szCs w:val="24"/>
          <w:rPrChange w:id="1506" w:author="Zachary Cappella" w:date="2023-09-30T10:50:00Z">
            <w:rPr>
              <w:ins w:id="1507" w:author="Zachary Cappella" w:date="2023-09-30T10:31:00Z"/>
              <w:b/>
              <w:bCs/>
              <w:sz w:val="24"/>
              <w:szCs w:val="24"/>
            </w:rPr>
          </w:rPrChange>
        </w:rPr>
        <w:pPrChange w:id="1508" w:author="Zachary Cappella" w:date="2023-09-30T10:31:00Z">
          <w:pPr/>
        </w:pPrChange>
      </w:pPr>
      <w:bookmarkStart w:id="1509" w:name="_Toc146962679"/>
      <w:ins w:id="1510" w:author="Zachary Cappella" w:date="2023-09-30T10:31:00Z">
        <w:r w:rsidRPr="00BC478C">
          <w:rPr>
            <w:i w:val="0"/>
            <w:iCs w:val="0"/>
            <w:color w:val="000000" w:themeColor="text1"/>
            <w:rPrChange w:id="1511" w:author="Zachary Cappella" w:date="2023-09-30T10:50:00Z">
              <w:rPr/>
            </w:rPrChange>
          </w:rPr>
          <w:t xml:space="preserve">Table </w:t>
        </w:r>
        <w:r w:rsidRPr="00BC478C">
          <w:rPr>
            <w:i w:val="0"/>
            <w:iCs w:val="0"/>
            <w:color w:val="000000" w:themeColor="text1"/>
            <w:rPrChange w:id="1512" w:author="Zachary Cappella" w:date="2023-09-30T10:50:00Z">
              <w:rPr/>
            </w:rPrChange>
          </w:rPr>
          <w:fldChar w:fldCharType="begin"/>
        </w:r>
        <w:r w:rsidRPr="00BC478C">
          <w:rPr>
            <w:i w:val="0"/>
            <w:iCs w:val="0"/>
            <w:color w:val="000000" w:themeColor="text1"/>
            <w:rPrChange w:id="1513" w:author="Zachary Cappella" w:date="2023-09-30T10:50:00Z">
              <w:rPr/>
            </w:rPrChange>
          </w:rPr>
          <w:instrText xml:space="preserve"> SEQ Table \* ARABIC </w:instrText>
        </w:r>
      </w:ins>
      <w:r w:rsidRPr="00BC478C">
        <w:rPr>
          <w:i w:val="0"/>
          <w:iCs w:val="0"/>
          <w:color w:val="000000" w:themeColor="text1"/>
          <w:rPrChange w:id="1514" w:author="Zachary Cappella" w:date="2023-09-30T10:50:00Z">
            <w:rPr/>
          </w:rPrChange>
        </w:rPr>
        <w:fldChar w:fldCharType="separate"/>
      </w:r>
      <w:ins w:id="1515" w:author="Zachary Cappella" w:date="2023-09-30T10:36:00Z">
        <w:r w:rsidR="00F96A1C" w:rsidRPr="00BC478C">
          <w:rPr>
            <w:i w:val="0"/>
            <w:iCs w:val="0"/>
            <w:noProof/>
            <w:color w:val="000000" w:themeColor="text1"/>
            <w:rPrChange w:id="1516" w:author="Zachary Cappella" w:date="2023-09-30T10:50:00Z">
              <w:rPr>
                <w:i/>
                <w:iCs/>
                <w:noProof/>
                <w:color w:val="000000" w:themeColor="text1"/>
              </w:rPr>
            </w:rPrChange>
          </w:rPr>
          <w:t>10</w:t>
        </w:r>
      </w:ins>
      <w:ins w:id="1517" w:author="Zachary Cappella" w:date="2023-09-30T10:31:00Z">
        <w:r w:rsidRPr="00BC478C">
          <w:rPr>
            <w:i w:val="0"/>
            <w:iCs w:val="0"/>
            <w:color w:val="000000" w:themeColor="text1"/>
            <w:rPrChange w:id="1518" w:author="Zachary Cappella" w:date="2023-09-30T10:50:00Z">
              <w:rPr/>
            </w:rPrChange>
          </w:rPr>
          <w:fldChar w:fldCharType="end"/>
        </w:r>
        <w:r w:rsidRPr="00BC478C">
          <w:rPr>
            <w:i w:val="0"/>
            <w:iCs w:val="0"/>
            <w:color w:val="000000" w:themeColor="text1"/>
            <w:rPrChange w:id="1519" w:author="Zachary Cappella" w:date="2023-09-30T10:50:00Z">
              <w:rPr/>
            </w:rPrChange>
          </w:rPr>
          <w:t>: Recent Questions Use Case</w:t>
        </w:r>
        <w:bookmarkEnd w:id="1509"/>
      </w:ins>
    </w:p>
    <w:p w14:paraId="49C66772" w14:textId="2B73775D" w:rsidR="18A21B85" w:rsidRPr="00BC478C" w:rsidRDefault="18A21B85" w:rsidP="00CDC933">
      <w:pPr>
        <w:rPr>
          <w:ins w:id="1520" w:author="Malachi Jamison" w:date="2023-09-23T01:39:00Z"/>
          <w:sz w:val="24"/>
          <w:szCs w:val="24"/>
        </w:rPr>
      </w:pPr>
      <w:r w:rsidRPr="00BC478C">
        <w:rPr>
          <w:b/>
          <w:bCs/>
          <w:sz w:val="24"/>
          <w:szCs w:val="24"/>
        </w:rPr>
        <w:t xml:space="preserve">Postconditions: </w:t>
      </w:r>
      <w:r w:rsidRPr="00BC478C">
        <w:rPr>
          <w:sz w:val="24"/>
          <w:szCs w:val="24"/>
        </w:rPr>
        <w:t>None</w:t>
      </w:r>
    </w:p>
    <w:p w14:paraId="3BBCC1C2" w14:textId="313C34B9" w:rsidR="22BE91FE" w:rsidRPr="00BC478C" w:rsidRDefault="22BE91FE" w:rsidP="22BE91FE">
      <w:pPr>
        <w:rPr>
          <w:sz w:val="24"/>
          <w:szCs w:val="24"/>
        </w:rPr>
      </w:pPr>
    </w:p>
    <w:p w14:paraId="23198965" w14:textId="11540664" w:rsidR="0B31A6CE" w:rsidRPr="00BC478C" w:rsidRDefault="75B5DFDB" w:rsidP="00D15521">
      <w:pPr>
        <w:pStyle w:val="Heading3"/>
        <w:rPr>
          <w:rFonts w:ascii="Times New Roman" w:hAnsi="Times New Roman" w:cs="Times New Roman"/>
          <w:b/>
          <w:bCs/>
          <w:color w:val="auto"/>
        </w:rPr>
      </w:pPr>
      <w:bookmarkStart w:id="1521" w:name="_Toc146963441"/>
      <w:r w:rsidRPr="00BC478C">
        <w:rPr>
          <w:rFonts w:ascii="Times New Roman" w:hAnsi="Times New Roman" w:cs="Times New Roman"/>
          <w:b/>
          <w:bCs/>
          <w:color w:val="auto"/>
        </w:rPr>
        <w:t>3.1.</w:t>
      </w:r>
      <w:ins w:id="1522" w:author="Malachi Jamison" w:date="2023-09-23T17:55:00Z">
        <w:del w:id="1523" w:author="Zachary Cappella" w:date="2023-09-30T10:31:00Z">
          <w:r w:rsidR="7B6FD323" w:rsidRPr="00BC478C" w:rsidDel="009578CD">
            <w:rPr>
              <w:rFonts w:ascii="Times New Roman" w:hAnsi="Times New Roman" w:cs="Times New Roman"/>
              <w:b/>
              <w:bCs/>
              <w:color w:val="auto"/>
            </w:rPr>
            <w:delText>8</w:delText>
          </w:r>
        </w:del>
      </w:ins>
      <w:ins w:id="1524" w:author="Zachary Cappella" w:date="2023-09-30T10:31:00Z">
        <w:r w:rsidR="009578CD" w:rsidRPr="00BC478C">
          <w:rPr>
            <w:rFonts w:ascii="Times New Roman" w:hAnsi="Times New Roman" w:cs="Times New Roman"/>
            <w:b/>
            <w:bCs/>
            <w:color w:val="auto"/>
          </w:rPr>
          <w:t>6</w:t>
        </w:r>
      </w:ins>
      <w:del w:id="1525" w:author="Malachi Jamison" w:date="2023-09-23T17:55:00Z">
        <w:r w:rsidRPr="00BC478C">
          <w:rPr>
            <w:rFonts w:ascii="Times New Roman" w:hAnsi="Times New Roman" w:cs="Times New Roman"/>
            <w:b/>
            <w:bCs/>
            <w:color w:val="auto"/>
          </w:rPr>
          <w:delText>1</w:delText>
        </w:r>
        <w:r w:rsidR="4315F3A7" w:rsidRPr="00BC478C">
          <w:rPr>
            <w:rFonts w:ascii="Times New Roman" w:hAnsi="Times New Roman" w:cs="Times New Roman"/>
            <w:b/>
            <w:bCs/>
            <w:color w:val="auto"/>
          </w:rPr>
          <w:delText>4</w:delText>
        </w:r>
      </w:del>
      <w:r w:rsidR="4315F3A7" w:rsidRPr="00BC478C">
        <w:rPr>
          <w:rFonts w:ascii="Times New Roman" w:hAnsi="Times New Roman" w:cs="Times New Roman"/>
          <w:b/>
          <w:bCs/>
          <w:color w:val="auto"/>
        </w:rPr>
        <w:t xml:space="preserve"> </w:t>
      </w:r>
      <w:r w:rsidR="66C27BD6" w:rsidRPr="00BC478C">
        <w:rPr>
          <w:rFonts w:ascii="Times New Roman" w:hAnsi="Times New Roman" w:cs="Times New Roman"/>
          <w:b/>
          <w:bCs/>
          <w:color w:val="auto"/>
        </w:rPr>
        <w:t>View the menu</w:t>
      </w:r>
      <w:bookmarkEnd w:id="1521"/>
    </w:p>
    <w:p w14:paraId="6337D0AF" w14:textId="2B462048" w:rsidR="0B31A6CE" w:rsidRPr="00BC478C" w:rsidRDefault="75B5DFDB" w:rsidP="5439F801">
      <w:pPr>
        <w:rPr>
          <w:color w:val="161719"/>
          <w:sz w:val="21"/>
          <w:szCs w:val="21"/>
        </w:rPr>
      </w:pPr>
      <w:r w:rsidRPr="00BC478C">
        <w:rPr>
          <w:b/>
          <w:bCs/>
          <w:sz w:val="24"/>
          <w:szCs w:val="24"/>
        </w:rPr>
        <w:t xml:space="preserve">Summary: </w:t>
      </w:r>
      <w:r w:rsidR="1BC00DB6" w:rsidRPr="00BC478C">
        <w:rPr>
          <w:sz w:val="24"/>
          <w:szCs w:val="24"/>
        </w:rPr>
        <w:t>The menu provides users with access to all available features. Upon opening the menu, users can browse through and select the options or features they desire.</w:t>
      </w:r>
    </w:p>
    <w:p w14:paraId="14F1B4F1" w14:textId="28E53D0B" w:rsidR="005B73F4" w:rsidRPr="00BC478C" w:rsidRDefault="005B73F4" w:rsidP="5439F801">
      <w:pPr>
        <w:rPr>
          <w:ins w:id="1526" w:author="Zachary Cappella" w:date="2023-09-23T14:56:00Z"/>
          <w:sz w:val="24"/>
          <w:szCs w:val="24"/>
          <w:rPrChange w:id="1527" w:author="Zachary Cappella" w:date="2023-09-30T10:50:00Z">
            <w:rPr>
              <w:ins w:id="1528" w:author="Zachary Cappella" w:date="2023-09-23T14:56:00Z"/>
              <w:b/>
              <w:bCs/>
              <w:sz w:val="24"/>
              <w:szCs w:val="24"/>
            </w:rPr>
          </w:rPrChange>
        </w:rPr>
      </w:pPr>
      <w:ins w:id="1529" w:author="Zachary Cappella" w:date="2023-09-23T14:56:00Z">
        <w:r w:rsidRPr="00BC478C">
          <w:rPr>
            <w:b/>
            <w:bCs/>
            <w:sz w:val="24"/>
            <w:szCs w:val="24"/>
          </w:rPr>
          <w:t xml:space="preserve">UML Diagram: </w:t>
        </w:r>
        <w:r w:rsidRPr="00BC478C">
          <w:rPr>
            <w:sz w:val="24"/>
            <w:szCs w:val="24"/>
          </w:rPr>
          <w:t>N/A</w:t>
        </w:r>
      </w:ins>
    </w:p>
    <w:p w14:paraId="067F0E78" w14:textId="4F6A62DC" w:rsidR="0B31A6CE" w:rsidRPr="00BC478C" w:rsidRDefault="0B31A6CE" w:rsidP="5439F801">
      <w:pPr>
        <w:rPr>
          <w:b/>
          <w:bCs/>
          <w:sz w:val="24"/>
          <w:szCs w:val="24"/>
        </w:rPr>
      </w:pPr>
      <w:r w:rsidRPr="00BC478C">
        <w:rPr>
          <w:b/>
          <w:bCs/>
          <w:sz w:val="24"/>
          <w:szCs w:val="24"/>
        </w:rPr>
        <w:t xml:space="preserve">Preconditions: </w:t>
      </w:r>
      <w:r w:rsidR="002B356A" w:rsidRPr="00BC478C">
        <w:rPr>
          <w:sz w:val="24"/>
          <w:szCs w:val="24"/>
        </w:rPr>
        <w:t>N/A</w:t>
      </w:r>
    </w:p>
    <w:p w14:paraId="6883BC78" w14:textId="4F69058B" w:rsidR="0B31A6CE" w:rsidRPr="00BC478C" w:rsidRDefault="0B31A6CE" w:rsidP="5439F801">
      <w:pPr>
        <w:rPr>
          <w:sz w:val="24"/>
          <w:szCs w:val="24"/>
        </w:rPr>
      </w:pPr>
      <w:r w:rsidRPr="00BC478C">
        <w:rPr>
          <w:b/>
          <w:bCs/>
          <w:sz w:val="24"/>
          <w:szCs w:val="24"/>
        </w:rPr>
        <w:t xml:space="preserve">Triggers: </w:t>
      </w:r>
      <w:r w:rsidR="008B5FF3" w:rsidRPr="00BC478C">
        <w:rPr>
          <w:sz w:val="24"/>
          <w:szCs w:val="24"/>
        </w:rPr>
        <w:t>N/A</w:t>
      </w:r>
    </w:p>
    <w:p w14:paraId="64F34964" w14:textId="3457BB2E" w:rsidR="5439F801" w:rsidRPr="00BC478C" w:rsidRDefault="0B31A6CE" w:rsidP="5439F801">
      <w:pPr>
        <w:rPr>
          <w:b/>
          <w:bCs/>
          <w:sz w:val="24"/>
          <w:szCs w:val="24"/>
        </w:rPr>
      </w:pPr>
      <w:r w:rsidRPr="00BC478C">
        <w:rPr>
          <w:b/>
          <w:bCs/>
          <w:sz w:val="24"/>
          <w:szCs w:val="24"/>
        </w:rPr>
        <w:t>Basic course of events (main scenario):</w:t>
      </w:r>
    </w:p>
    <w:tbl>
      <w:tblPr>
        <w:tblStyle w:val="TableGrid"/>
        <w:tblW w:w="0" w:type="auto"/>
        <w:tblLayout w:type="fixed"/>
        <w:tblLook w:val="06A0" w:firstRow="1" w:lastRow="0" w:firstColumn="1" w:lastColumn="0" w:noHBand="1" w:noVBand="1"/>
      </w:tblPr>
      <w:tblGrid>
        <w:gridCol w:w="3120"/>
        <w:gridCol w:w="3120"/>
        <w:gridCol w:w="3120"/>
      </w:tblGrid>
      <w:tr w:rsidR="5439F801" w:rsidRPr="00BC478C" w14:paraId="0E181847" w14:textId="77777777" w:rsidTr="5439F801">
        <w:trPr>
          <w:trHeight w:val="780"/>
        </w:trPr>
        <w:tc>
          <w:tcPr>
            <w:tcW w:w="3120" w:type="dxa"/>
            <w:shd w:val="clear" w:color="auto" w:fill="E7E6E6" w:themeFill="background2"/>
          </w:tcPr>
          <w:p w14:paraId="2AA8D513" w14:textId="30170C70" w:rsidR="5439F801" w:rsidRPr="00BC478C" w:rsidRDefault="5439F801" w:rsidP="5439F801">
            <w:pPr>
              <w:jc w:val="center"/>
              <w:rPr>
                <w:b/>
                <w:bCs/>
                <w:sz w:val="24"/>
                <w:szCs w:val="24"/>
              </w:rPr>
            </w:pPr>
            <w:r w:rsidRPr="00BC478C">
              <w:rPr>
                <w:b/>
                <w:bCs/>
                <w:sz w:val="24"/>
                <w:szCs w:val="24"/>
              </w:rPr>
              <w:t>Actor</w:t>
            </w:r>
          </w:p>
        </w:tc>
        <w:tc>
          <w:tcPr>
            <w:tcW w:w="3120" w:type="dxa"/>
            <w:shd w:val="clear" w:color="auto" w:fill="E7E6E6" w:themeFill="background2"/>
          </w:tcPr>
          <w:p w14:paraId="4439A100" w14:textId="7E2BC5CC" w:rsidR="5439F801" w:rsidRPr="00BC478C" w:rsidRDefault="5439F801" w:rsidP="5439F801">
            <w:pPr>
              <w:jc w:val="center"/>
              <w:rPr>
                <w:b/>
                <w:bCs/>
                <w:sz w:val="24"/>
                <w:szCs w:val="24"/>
              </w:rPr>
            </w:pPr>
            <w:r w:rsidRPr="00BC478C">
              <w:rPr>
                <w:b/>
                <w:bCs/>
                <w:sz w:val="24"/>
                <w:szCs w:val="24"/>
              </w:rPr>
              <w:t>System</w:t>
            </w:r>
          </w:p>
        </w:tc>
        <w:tc>
          <w:tcPr>
            <w:tcW w:w="3120" w:type="dxa"/>
            <w:shd w:val="clear" w:color="auto" w:fill="E7E6E6" w:themeFill="background2"/>
          </w:tcPr>
          <w:p w14:paraId="45D80093" w14:textId="71F7B3D6" w:rsidR="5439F801" w:rsidRPr="00BC478C" w:rsidRDefault="5439F801" w:rsidP="5439F801">
            <w:pPr>
              <w:jc w:val="center"/>
              <w:rPr>
                <w:b/>
                <w:bCs/>
                <w:sz w:val="24"/>
                <w:szCs w:val="24"/>
              </w:rPr>
            </w:pPr>
            <w:r w:rsidRPr="00BC478C">
              <w:rPr>
                <w:b/>
                <w:bCs/>
                <w:sz w:val="24"/>
                <w:szCs w:val="24"/>
              </w:rPr>
              <w:t>Screen</w:t>
            </w:r>
          </w:p>
        </w:tc>
      </w:tr>
      <w:tr w:rsidR="5439F801" w:rsidRPr="00BC478C" w14:paraId="53148D60" w14:textId="77777777" w:rsidTr="5439F801">
        <w:trPr>
          <w:trHeight w:val="4245"/>
        </w:trPr>
        <w:tc>
          <w:tcPr>
            <w:tcW w:w="3120" w:type="dxa"/>
          </w:tcPr>
          <w:p w14:paraId="1442E325" w14:textId="476060FA" w:rsidR="5439F801" w:rsidRPr="00BC478C" w:rsidRDefault="09470BF4">
            <w:pPr>
              <w:pStyle w:val="ListParagraph"/>
              <w:numPr>
                <w:ilvl w:val="0"/>
                <w:numId w:val="50"/>
              </w:numPr>
              <w:rPr>
                <w:sz w:val="24"/>
                <w:szCs w:val="24"/>
                <w:rPrChange w:id="1530" w:author="Zachary Cappella" w:date="2023-09-30T10:50:00Z">
                  <w:rPr/>
                </w:rPrChange>
              </w:rPr>
              <w:pPrChange w:id="1531" w:author="Zachary Cappella" w:date="2023-09-30T10:32:00Z">
                <w:pPr/>
              </w:pPrChange>
            </w:pPr>
            <w:del w:id="1532" w:author="Zachary Cappella" w:date="2023-09-30T10:32:00Z">
              <w:r w:rsidRPr="00BC478C" w:rsidDel="00F2213C">
                <w:rPr>
                  <w:b/>
                  <w:bCs/>
                  <w:sz w:val="24"/>
                  <w:szCs w:val="24"/>
                  <w:rPrChange w:id="1533" w:author="Zachary Cappella" w:date="2023-09-30T10:50:00Z">
                    <w:rPr>
                      <w:b/>
                      <w:bCs/>
                    </w:rPr>
                  </w:rPrChange>
                </w:rPr>
                <w:lastRenderedPageBreak/>
                <w:delText xml:space="preserve">1. </w:delText>
              </w:r>
            </w:del>
            <w:r w:rsidRPr="00BC478C">
              <w:rPr>
                <w:sz w:val="24"/>
                <w:szCs w:val="24"/>
                <w:rPrChange w:id="1534" w:author="Zachary Cappella" w:date="2023-09-30T10:50:00Z">
                  <w:rPr/>
                </w:rPrChange>
              </w:rPr>
              <w:t>The actor selects the “Menu” button from the home screen.</w:t>
            </w:r>
          </w:p>
          <w:p w14:paraId="1974976C" w14:textId="07620DAC" w:rsidR="5439F801" w:rsidRPr="00BC478C" w:rsidRDefault="5439F801" w:rsidP="5439F801">
            <w:pPr>
              <w:rPr>
                <w:b/>
                <w:bCs/>
                <w:sz w:val="24"/>
                <w:szCs w:val="24"/>
              </w:rPr>
            </w:pPr>
          </w:p>
        </w:tc>
        <w:tc>
          <w:tcPr>
            <w:tcW w:w="3120" w:type="dxa"/>
          </w:tcPr>
          <w:p w14:paraId="34EBED17" w14:textId="56527B8B" w:rsidR="5439F801" w:rsidRPr="00BC478C" w:rsidRDefault="5439F801" w:rsidP="5439F801">
            <w:pPr>
              <w:rPr>
                <w:b/>
                <w:bCs/>
                <w:sz w:val="24"/>
                <w:szCs w:val="24"/>
              </w:rPr>
            </w:pPr>
          </w:p>
        </w:tc>
        <w:tc>
          <w:tcPr>
            <w:tcW w:w="3120" w:type="dxa"/>
          </w:tcPr>
          <w:p w14:paraId="7D899A89" w14:textId="111EB53A" w:rsidR="442E3FA5" w:rsidRPr="00BC478C" w:rsidRDefault="5B575C36" w:rsidP="5439F801">
            <w:r w:rsidRPr="00BC478C">
              <w:rPr>
                <w:noProof/>
              </w:rPr>
              <w:drawing>
                <wp:inline distT="0" distB="0" distL="0" distR="0" wp14:anchorId="1FD22E8C" wp14:editId="09310FF1">
                  <wp:extent cx="1646872" cy="3200400"/>
                  <wp:effectExtent l="0" t="0" r="0" b="0"/>
                  <wp:docPr id="2077026384" name="Picture 2077026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6872" cy="3200400"/>
                          </a:xfrm>
                          <a:prstGeom prst="rect">
                            <a:avLst/>
                          </a:prstGeom>
                        </pic:spPr>
                      </pic:pic>
                    </a:graphicData>
                  </a:graphic>
                </wp:inline>
              </w:drawing>
            </w:r>
          </w:p>
        </w:tc>
      </w:tr>
      <w:tr w:rsidR="5439F801" w:rsidRPr="00BC478C" w14:paraId="4A97659D" w14:textId="77777777" w:rsidTr="5439F801">
        <w:trPr>
          <w:trHeight w:val="4095"/>
        </w:trPr>
        <w:tc>
          <w:tcPr>
            <w:tcW w:w="3120" w:type="dxa"/>
          </w:tcPr>
          <w:p w14:paraId="3A02DD6B" w14:textId="56527B8B" w:rsidR="5439F801" w:rsidRPr="00BC478C" w:rsidRDefault="5439F801" w:rsidP="5439F801">
            <w:pPr>
              <w:rPr>
                <w:b/>
                <w:bCs/>
                <w:sz w:val="24"/>
                <w:szCs w:val="24"/>
              </w:rPr>
            </w:pPr>
          </w:p>
        </w:tc>
        <w:tc>
          <w:tcPr>
            <w:tcW w:w="3120" w:type="dxa"/>
          </w:tcPr>
          <w:p w14:paraId="382C5B93" w14:textId="7E6709DB" w:rsidR="5439F801" w:rsidRPr="00BC478C" w:rsidRDefault="42163170" w:rsidP="00CDC933">
            <w:pPr>
              <w:rPr>
                <w:sz w:val="24"/>
                <w:szCs w:val="24"/>
              </w:rPr>
            </w:pPr>
            <w:r w:rsidRPr="00BC478C">
              <w:rPr>
                <w:b/>
                <w:bCs/>
                <w:sz w:val="24"/>
                <w:szCs w:val="24"/>
              </w:rPr>
              <w:t xml:space="preserve">2. </w:t>
            </w:r>
            <w:r w:rsidRPr="00BC478C">
              <w:rPr>
                <w:sz w:val="24"/>
                <w:szCs w:val="24"/>
              </w:rPr>
              <w:t>The system opens a drop-down window containing the application menu.</w:t>
            </w:r>
          </w:p>
          <w:p w14:paraId="3952EBEC" w14:textId="66F6354E" w:rsidR="5439F801" w:rsidRPr="00BC478C" w:rsidRDefault="5439F801" w:rsidP="00CDC933">
            <w:pPr>
              <w:rPr>
                <w:sz w:val="24"/>
                <w:szCs w:val="24"/>
              </w:rPr>
            </w:pPr>
          </w:p>
          <w:p w14:paraId="68E97BC8" w14:textId="4E2423F4" w:rsidR="5439F801" w:rsidRPr="00BC478C" w:rsidRDefault="5439F801" w:rsidP="5439F801">
            <w:pPr>
              <w:rPr>
                <w:b/>
                <w:bCs/>
                <w:sz w:val="24"/>
                <w:szCs w:val="24"/>
              </w:rPr>
            </w:pPr>
          </w:p>
        </w:tc>
        <w:tc>
          <w:tcPr>
            <w:tcW w:w="3120" w:type="dxa"/>
          </w:tcPr>
          <w:p w14:paraId="6FCC0594" w14:textId="1196D8A9" w:rsidR="442E3FA5" w:rsidRPr="00BC478C" w:rsidRDefault="5DD5A3DB" w:rsidP="5439F801">
            <w:ins w:id="1535" w:author="Malachi Jamison" w:date="2023-09-23T01:27:00Z">
              <w:r w:rsidRPr="00BC478C">
                <w:rPr>
                  <w:noProof/>
                </w:rPr>
                <w:drawing>
                  <wp:inline distT="0" distB="0" distL="0" distR="0" wp14:anchorId="1243EEC0" wp14:editId="1847BA48">
                    <wp:extent cx="1716881" cy="3200400"/>
                    <wp:effectExtent l="0" t="0" r="0" b="0"/>
                    <wp:docPr id="2082437383" name="Picture 2082437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716881" cy="3200400"/>
                            </a:xfrm>
                            <a:prstGeom prst="rect">
                              <a:avLst/>
                            </a:prstGeom>
                          </pic:spPr>
                        </pic:pic>
                      </a:graphicData>
                    </a:graphic>
                  </wp:inline>
                </w:drawing>
              </w:r>
            </w:ins>
          </w:p>
        </w:tc>
      </w:tr>
    </w:tbl>
    <w:p w14:paraId="1C536BEF" w14:textId="6D165480" w:rsidR="00F2213C" w:rsidRPr="00BC478C" w:rsidRDefault="00F2213C">
      <w:pPr>
        <w:pStyle w:val="Caption"/>
        <w:jc w:val="center"/>
        <w:rPr>
          <w:ins w:id="1536" w:author="Zachary Cappella" w:date="2023-09-30T10:32:00Z"/>
          <w:b/>
          <w:bCs/>
          <w:color w:val="000000" w:themeColor="text1"/>
          <w:sz w:val="24"/>
          <w:szCs w:val="24"/>
          <w:rPrChange w:id="1537" w:author="Zachary Cappella" w:date="2023-09-30T10:50:00Z">
            <w:rPr>
              <w:ins w:id="1538" w:author="Zachary Cappella" w:date="2023-09-30T10:32:00Z"/>
              <w:b/>
              <w:bCs/>
              <w:sz w:val="24"/>
              <w:szCs w:val="24"/>
            </w:rPr>
          </w:rPrChange>
        </w:rPr>
        <w:pPrChange w:id="1539" w:author="Zachary Cappella" w:date="2023-09-30T10:32:00Z">
          <w:pPr/>
        </w:pPrChange>
      </w:pPr>
      <w:bookmarkStart w:id="1540" w:name="_Toc146962680"/>
      <w:ins w:id="1541" w:author="Zachary Cappella" w:date="2023-09-30T10:32:00Z">
        <w:r w:rsidRPr="00BC478C">
          <w:rPr>
            <w:i w:val="0"/>
            <w:iCs w:val="0"/>
            <w:color w:val="000000" w:themeColor="text1"/>
            <w:rPrChange w:id="1542" w:author="Zachary Cappella" w:date="2023-09-30T10:50:00Z">
              <w:rPr/>
            </w:rPrChange>
          </w:rPr>
          <w:t xml:space="preserve">Table </w:t>
        </w:r>
        <w:r w:rsidRPr="00BC478C">
          <w:rPr>
            <w:i w:val="0"/>
            <w:iCs w:val="0"/>
            <w:color w:val="000000" w:themeColor="text1"/>
            <w:rPrChange w:id="1543" w:author="Zachary Cappella" w:date="2023-09-30T10:50:00Z">
              <w:rPr/>
            </w:rPrChange>
          </w:rPr>
          <w:fldChar w:fldCharType="begin"/>
        </w:r>
        <w:r w:rsidRPr="00BC478C">
          <w:rPr>
            <w:i w:val="0"/>
            <w:iCs w:val="0"/>
            <w:color w:val="000000" w:themeColor="text1"/>
            <w:rPrChange w:id="1544" w:author="Zachary Cappella" w:date="2023-09-30T10:50:00Z">
              <w:rPr/>
            </w:rPrChange>
          </w:rPr>
          <w:instrText xml:space="preserve"> SEQ Table \* ARABIC </w:instrText>
        </w:r>
      </w:ins>
      <w:r w:rsidRPr="00BC478C">
        <w:rPr>
          <w:i w:val="0"/>
          <w:iCs w:val="0"/>
          <w:color w:val="000000" w:themeColor="text1"/>
          <w:rPrChange w:id="1545" w:author="Zachary Cappella" w:date="2023-09-30T10:50:00Z">
            <w:rPr/>
          </w:rPrChange>
        </w:rPr>
        <w:fldChar w:fldCharType="separate"/>
      </w:r>
      <w:ins w:id="1546" w:author="Zachary Cappella" w:date="2023-09-30T10:36:00Z">
        <w:r w:rsidR="00F96A1C" w:rsidRPr="00BC478C">
          <w:rPr>
            <w:i w:val="0"/>
            <w:iCs w:val="0"/>
            <w:noProof/>
            <w:color w:val="000000" w:themeColor="text1"/>
            <w:rPrChange w:id="1547" w:author="Zachary Cappella" w:date="2023-09-30T10:50:00Z">
              <w:rPr>
                <w:i/>
                <w:iCs/>
                <w:noProof/>
                <w:color w:val="000000" w:themeColor="text1"/>
              </w:rPr>
            </w:rPrChange>
          </w:rPr>
          <w:t>11</w:t>
        </w:r>
      </w:ins>
      <w:ins w:id="1548" w:author="Zachary Cappella" w:date="2023-09-30T10:32:00Z">
        <w:r w:rsidRPr="00BC478C">
          <w:rPr>
            <w:i w:val="0"/>
            <w:iCs w:val="0"/>
            <w:color w:val="000000" w:themeColor="text1"/>
            <w:rPrChange w:id="1549" w:author="Zachary Cappella" w:date="2023-09-30T10:50:00Z">
              <w:rPr/>
            </w:rPrChange>
          </w:rPr>
          <w:fldChar w:fldCharType="end"/>
        </w:r>
        <w:r w:rsidRPr="00BC478C">
          <w:rPr>
            <w:i w:val="0"/>
            <w:iCs w:val="0"/>
            <w:color w:val="000000" w:themeColor="text1"/>
            <w:rPrChange w:id="1550" w:author="Zachary Cappella" w:date="2023-09-30T10:50:00Z">
              <w:rPr/>
            </w:rPrChange>
          </w:rPr>
          <w:t>: View Menu Use Case</w:t>
        </w:r>
        <w:bookmarkEnd w:id="1540"/>
      </w:ins>
    </w:p>
    <w:p w14:paraId="532CD328" w14:textId="36A613D4" w:rsidR="00CDC933" w:rsidRPr="00BC478C" w:rsidRDefault="787FF785" w:rsidP="00414742">
      <w:pPr>
        <w:rPr>
          <w:sz w:val="24"/>
          <w:szCs w:val="24"/>
        </w:rPr>
      </w:pPr>
      <w:r w:rsidRPr="00BC478C">
        <w:rPr>
          <w:b/>
          <w:bCs/>
          <w:sz w:val="24"/>
          <w:szCs w:val="24"/>
        </w:rPr>
        <w:t xml:space="preserve">Postconditions: </w:t>
      </w:r>
      <w:r w:rsidRPr="00BC478C">
        <w:rPr>
          <w:sz w:val="24"/>
          <w:szCs w:val="24"/>
        </w:rPr>
        <w:t>None</w:t>
      </w:r>
    </w:p>
    <w:p w14:paraId="76A2B1A4" w14:textId="32D4C89C" w:rsidR="22BE91FE" w:rsidRPr="00BC478C" w:rsidRDefault="22BE91FE" w:rsidP="22BE91FE">
      <w:pPr>
        <w:rPr>
          <w:ins w:id="1551" w:author="Malachi Jamison" w:date="2023-09-23T01:39:00Z"/>
          <w:sz w:val="24"/>
          <w:szCs w:val="24"/>
        </w:rPr>
      </w:pPr>
    </w:p>
    <w:p w14:paraId="445C2BB5" w14:textId="4565CD7C" w:rsidR="422D7AFB" w:rsidRPr="00BC478C" w:rsidRDefault="422D7AFB" w:rsidP="22BE91FE">
      <w:pPr>
        <w:pStyle w:val="Heading3"/>
        <w:rPr>
          <w:ins w:id="1552" w:author="Malachi Jamison" w:date="2023-09-23T01:39:00Z"/>
          <w:rFonts w:ascii="Times New Roman" w:eastAsia="Times New Roman" w:hAnsi="Times New Roman" w:cs="Times New Roman"/>
          <w:b/>
          <w:bCs/>
          <w:color w:val="auto"/>
        </w:rPr>
      </w:pPr>
      <w:bookmarkStart w:id="1553" w:name="_Toc146963442"/>
      <w:ins w:id="1554" w:author="Malachi Jamison" w:date="2023-09-23T01:39:00Z">
        <w:r w:rsidRPr="00BC478C">
          <w:rPr>
            <w:rFonts w:ascii="Times New Roman" w:eastAsia="Times New Roman" w:hAnsi="Times New Roman" w:cs="Times New Roman"/>
            <w:b/>
            <w:bCs/>
            <w:color w:val="auto"/>
          </w:rPr>
          <w:t>3.1.</w:t>
        </w:r>
      </w:ins>
      <w:ins w:id="1555" w:author="Zachary Cappella" w:date="2023-09-30T10:32:00Z">
        <w:r w:rsidR="00F2213C" w:rsidRPr="00BC478C">
          <w:rPr>
            <w:rFonts w:ascii="Times New Roman" w:eastAsia="Times New Roman" w:hAnsi="Times New Roman" w:cs="Times New Roman"/>
            <w:b/>
            <w:bCs/>
            <w:color w:val="auto"/>
          </w:rPr>
          <w:t>7</w:t>
        </w:r>
      </w:ins>
      <w:ins w:id="1556" w:author="Malachi Jamison" w:date="2023-09-23T17:55:00Z">
        <w:del w:id="1557" w:author="Zachary Cappella" w:date="2023-09-30T10:32:00Z">
          <w:r w:rsidR="72292925" w:rsidRPr="00BC478C" w:rsidDel="00F2213C">
            <w:rPr>
              <w:rFonts w:ascii="Times New Roman" w:eastAsia="Times New Roman" w:hAnsi="Times New Roman" w:cs="Times New Roman"/>
              <w:b/>
              <w:bCs/>
              <w:color w:val="auto"/>
            </w:rPr>
            <w:delText>9</w:delText>
          </w:r>
        </w:del>
      </w:ins>
      <w:ins w:id="1558" w:author="Malachi Jamison" w:date="2023-09-23T01:39:00Z">
        <w:r w:rsidRPr="00BC478C">
          <w:rPr>
            <w:rFonts w:ascii="Times New Roman" w:eastAsia="Times New Roman" w:hAnsi="Times New Roman" w:cs="Times New Roman"/>
            <w:b/>
            <w:bCs/>
            <w:color w:val="auto"/>
          </w:rPr>
          <w:t xml:space="preserve"> Access the user login credential</w:t>
        </w:r>
        <w:bookmarkEnd w:id="1553"/>
      </w:ins>
    </w:p>
    <w:p w14:paraId="0096476E" w14:textId="63539D92" w:rsidR="422D7AFB" w:rsidRPr="00BC478C" w:rsidRDefault="422D7AFB" w:rsidP="22BE91FE">
      <w:pPr>
        <w:rPr>
          <w:ins w:id="1559" w:author="Malachi Jamison" w:date="2023-09-23T01:39:00Z"/>
          <w:sz w:val="24"/>
          <w:szCs w:val="24"/>
        </w:rPr>
      </w:pPr>
      <w:ins w:id="1560" w:author="Malachi Jamison" w:date="2023-09-23T01:39:00Z">
        <w:r w:rsidRPr="00BC478C">
          <w:rPr>
            <w:b/>
            <w:bCs/>
            <w:sz w:val="24"/>
            <w:szCs w:val="24"/>
          </w:rPr>
          <w:t xml:space="preserve">Summary: </w:t>
        </w:r>
        <w:r w:rsidRPr="00BC478C">
          <w:rPr>
            <w:sz w:val="24"/>
            <w:szCs w:val="24"/>
          </w:rPr>
          <w:t>The actor opens the application to log into their account</w:t>
        </w:r>
      </w:ins>
    </w:p>
    <w:p w14:paraId="579E5516" w14:textId="501AA4F9" w:rsidR="002B49F0" w:rsidRPr="00BC478C" w:rsidRDefault="002B49F0" w:rsidP="22BE91FE">
      <w:pPr>
        <w:rPr>
          <w:ins w:id="1561" w:author="Zachary Cappella" w:date="2023-09-23T15:17:00Z"/>
          <w:b/>
          <w:bCs/>
          <w:sz w:val="24"/>
          <w:szCs w:val="24"/>
        </w:rPr>
      </w:pPr>
      <w:ins w:id="1562" w:author="Zachary Cappella" w:date="2023-09-23T15:17:00Z">
        <w:r w:rsidRPr="00BC478C">
          <w:rPr>
            <w:b/>
            <w:bCs/>
            <w:sz w:val="24"/>
            <w:szCs w:val="24"/>
          </w:rPr>
          <w:t>UML Diagram:</w:t>
        </w:r>
      </w:ins>
    </w:p>
    <w:p w14:paraId="3F28F949" w14:textId="0DCB0B5C" w:rsidR="002B49F0" w:rsidRPr="00BC478C" w:rsidRDefault="002B49F0">
      <w:pPr>
        <w:jc w:val="center"/>
        <w:rPr>
          <w:ins w:id="1563" w:author="Zachary Cappella" w:date="2023-09-30T10:42:00Z"/>
          <w:b/>
          <w:bCs/>
          <w:sz w:val="24"/>
          <w:szCs w:val="24"/>
        </w:rPr>
      </w:pPr>
      <w:ins w:id="1564" w:author="Zachary Cappella" w:date="2023-09-23T15:17:00Z">
        <w:r w:rsidRPr="00BC478C">
          <w:rPr>
            <w:noProof/>
          </w:rPr>
          <w:lastRenderedPageBreak/>
          <w:drawing>
            <wp:inline distT="0" distB="0" distL="0" distR="0" wp14:anchorId="417F8184" wp14:editId="53988E87">
              <wp:extent cx="3962400" cy="2377440"/>
              <wp:effectExtent l="0" t="0" r="0" b="0"/>
              <wp:docPr id="1519186897" name="Picture 1519186897" descr="A diagram of a login and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86897" name="Picture 1519186897" descr="A diagram of a login and password&#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62400" cy="2377440"/>
                      </a:xfrm>
                      <a:prstGeom prst="rect">
                        <a:avLst/>
                      </a:prstGeom>
                    </pic:spPr>
                  </pic:pic>
                </a:graphicData>
              </a:graphic>
            </wp:inline>
          </w:drawing>
        </w:r>
      </w:ins>
    </w:p>
    <w:p w14:paraId="5736061F" w14:textId="672BAF08" w:rsidR="0048596D" w:rsidRPr="00BC478C" w:rsidRDefault="0048596D">
      <w:pPr>
        <w:pStyle w:val="Caption"/>
        <w:jc w:val="center"/>
        <w:rPr>
          <w:ins w:id="1565" w:author="Zachary Cappella" w:date="2023-09-23T15:17:00Z"/>
          <w:b/>
          <w:bCs/>
          <w:color w:val="000000" w:themeColor="text1"/>
          <w:sz w:val="24"/>
          <w:szCs w:val="24"/>
          <w:rPrChange w:id="1566" w:author="Zachary Cappella" w:date="2023-09-30T10:50:00Z">
            <w:rPr>
              <w:ins w:id="1567" w:author="Zachary Cappella" w:date="2023-09-23T15:17:00Z"/>
              <w:b/>
              <w:bCs/>
              <w:sz w:val="24"/>
              <w:szCs w:val="24"/>
            </w:rPr>
          </w:rPrChange>
        </w:rPr>
        <w:pPrChange w:id="1568" w:author="Zachary Cappella" w:date="2023-09-30T10:42:00Z">
          <w:pPr/>
        </w:pPrChange>
      </w:pPr>
      <w:bookmarkStart w:id="1569" w:name="_Toc146963087"/>
      <w:ins w:id="1570" w:author="Zachary Cappella" w:date="2023-09-30T10:42:00Z">
        <w:r w:rsidRPr="00BC478C">
          <w:rPr>
            <w:i w:val="0"/>
            <w:iCs w:val="0"/>
            <w:color w:val="000000" w:themeColor="text1"/>
            <w:rPrChange w:id="1571" w:author="Zachary Cappella" w:date="2023-09-30T10:50:00Z">
              <w:rPr/>
            </w:rPrChange>
          </w:rPr>
          <w:t xml:space="preserve">Figure </w:t>
        </w:r>
        <w:r w:rsidRPr="00BC478C">
          <w:rPr>
            <w:i w:val="0"/>
            <w:iCs w:val="0"/>
            <w:color w:val="000000" w:themeColor="text1"/>
            <w:rPrChange w:id="1572" w:author="Zachary Cappella" w:date="2023-09-30T10:50:00Z">
              <w:rPr/>
            </w:rPrChange>
          </w:rPr>
          <w:fldChar w:fldCharType="begin"/>
        </w:r>
        <w:r w:rsidRPr="00BC478C">
          <w:rPr>
            <w:i w:val="0"/>
            <w:iCs w:val="0"/>
            <w:color w:val="000000" w:themeColor="text1"/>
            <w:rPrChange w:id="1573" w:author="Zachary Cappella" w:date="2023-09-30T10:50:00Z">
              <w:rPr/>
            </w:rPrChange>
          </w:rPr>
          <w:instrText xml:space="preserve"> SEQ Figure \* ARABIC </w:instrText>
        </w:r>
      </w:ins>
      <w:r w:rsidRPr="00BC478C">
        <w:rPr>
          <w:i w:val="0"/>
          <w:iCs w:val="0"/>
          <w:color w:val="000000" w:themeColor="text1"/>
          <w:rPrChange w:id="1574" w:author="Zachary Cappella" w:date="2023-09-30T10:50:00Z">
            <w:rPr/>
          </w:rPrChange>
        </w:rPr>
        <w:fldChar w:fldCharType="separate"/>
      </w:r>
      <w:ins w:id="1575" w:author="Zachary Cappella" w:date="2023-09-30T10:43:00Z">
        <w:r w:rsidRPr="00BC478C">
          <w:rPr>
            <w:i w:val="0"/>
            <w:iCs w:val="0"/>
            <w:noProof/>
            <w:color w:val="000000" w:themeColor="text1"/>
            <w:rPrChange w:id="1576" w:author="Zachary Cappella" w:date="2023-09-30T10:50:00Z">
              <w:rPr>
                <w:i/>
                <w:iCs/>
                <w:noProof/>
                <w:color w:val="000000" w:themeColor="text1"/>
              </w:rPr>
            </w:rPrChange>
          </w:rPr>
          <w:t>7</w:t>
        </w:r>
      </w:ins>
      <w:ins w:id="1577" w:author="Zachary Cappella" w:date="2023-09-30T10:42:00Z">
        <w:r w:rsidRPr="00BC478C">
          <w:rPr>
            <w:i w:val="0"/>
            <w:iCs w:val="0"/>
            <w:color w:val="000000" w:themeColor="text1"/>
            <w:rPrChange w:id="1578" w:author="Zachary Cappella" w:date="2023-09-30T10:50:00Z">
              <w:rPr/>
            </w:rPrChange>
          </w:rPr>
          <w:fldChar w:fldCharType="end"/>
        </w:r>
        <w:r w:rsidRPr="00BC478C">
          <w:rPr>
            <w:i w:val="0"/>
            <w:iCs w:val="0"/>
            <w:color w:val="000000" w:themeColor="text1"/>
            <w:rPrChange w:id="1579" w:author="Zachary Cappella" w:date="2023-09-30T10:50:00Z">
              <w:rPr/>
            </w:rPrChange>
          </w:rPr>
          <w:t>: Accessing the Application UML Diagram</w:t>
        </w:r>
      </w:ins>
      <w:bookmarkEnd w:id="1569"/>
    </w:p>
    <w:p w14:paraId="2DA707A9" w14:textId="77777777" w:rsidR="002B49F0" w:rsidRPr="00BC478C" w:rsidRDefault="002B49F0" w:rsidP="22BE91FE">
      <w:pPr>
        <w:rPr>
          <w:ins w:id="1580" w:author="Zachary Cappella" w:date="2023-09-23T15:17:00Z"/>
          <w:b/>
          <w:bCs/>
          <w:sz w:val="24"/>
          <w:szCs w:val="24"/>
        </w:rPr>
      </w:pPr>
    </w:p>
    <w:p w14:paraId="414B7B90" w14:textId="00585415" w:rsidR="422D7AFB" w:rsidRPr="00BC478C" w:rsidRDefault="422D7AFB" w:rsidP="22BE91FE">
      <w:pPr>
        <w:rPr>
          <w:ins w:id="1581" w:author="Malachi Jamison" w:date="2023-09-23T01:39:00Z"/>
          <w:b/>
          <w:bCs/>
          <w:sz w:val="24"/>
          <w:szCs w:val="24"/>
        </w:rPr>
      </w:pPr>
      <w:ins w:id="1582" w:author="Malachi Jamison" w:date="2023-09-23T01:39:00Z">
        <w:r w:rsidRPr="00BC478C">
          <w:rPr>
            <w:b/>
            <w:bCs/>
            <w:sz w:val="24"/>
            <w:szCs w:val="24"/>
          </w:rPr>
          <w:t xml:space="preserve">Preconditions: </w:t>
        </w:r>
        <w:r w:rsidRPr="00BC478C">
          <w:rPr>
            <w:sz w:val="24"/>
            <w:szCs w:val="24"/>
          </w:rPr>
          <w:t>The actor installed the application on their device.</w:t>
        </w:r>
      </w:ins>
    </w:p>
    <w:p w14:paraId="3F25486D" w14:textId="31518578" w:rsidR="422D7AFB" w:rsidRPr="00BC478C" w:rsidRDefault="422D7AFB" w:rsidP="22BE91FE">
      <w:pPr>
        <w:rPr>
          <w:ins w:id="1583" w:author="Malachi Jamison" w:date="2023-09-23T01:39:00Z"/>
          <w:sz w:val="24"/>
          <w:szCs w:val="24"/>
        </w:rPr>
      </w:pPr>
      <w:ins w:id="1584" w:author="Malachi Jamison" w:date="2023-09-23T01:39:00Z">
        <w:r w:rsidRPr="00BC478C">
          <w:rPr>
            <w:b/>
            <w:bCs/>
            <w:sz w:val="24"/>
            <w:szCs w:val="24"/>
          </w:rPr>
          <w:t xml:space="preserve">Triggers: </w:t>
        </w:r>
        <w:r w:rsidRPr="00BC478C">
          <w:rPr>
            <w:sz w:val="24"/>
            <w:szCs w:val="24"/>
          </w:rPr>
          <w:t xml:space="preserve">The actor opens the application from their device. </w:t>
        </w:r>
      </w:ins>
    </w:p>
    <w:p w14:paraId="63619ABC" w14:textId="5FCADE45" w:rsidR="422D7AFB" w:rsidRPr="00BC478C" w:rsidRDefault="422D7AFB" w:rsidP="22BE91FE">
      <w:pPr>
        <w:rPr>
          <w:ins w:id="1585" w:author="Malachi Jamison" w:date="2023-09-23T01:39:00Z"/>
          <w:b/>
          <w:bCs/>
          <w:sz w:val="24"/>
          <w:szCs w:val="24"/>
        </w:rPr>
      </w:pPr>
      <w:ins w:id="1586" w:author="Malachi Jamison" w:date="2023-09-23T01:39:00Z">
        <w:r w:rsidRPr="00BC478C">
          <w:rPr>
            <w:b/>
            <w:bCs/>
            <w:sz w:val="24"/>
            <w:szCs w:val="24"/>
          </w:rPr>
          <w:t>Basic course of events (main scenario):</w:t>
        </w:r>
      </w:ins>
    </w:p>
    <w:p w14:paraId="75862165" w14:textId="58112B55" w:rsidR="22BE91FE" w:rsidRPr="00BC478C" w:rsidRDefault="22BE91FE" w:rsidP="22BE91FE">
      <w:pPr>
        <w:rPr>
          <w:ins w:id="1587" w:author="Malachi Jamison" w:date="2023-09-23T01:39:00Z"/>
          <w:b/>
          <w:bCs/>
          <w:sz w:val="24"/>
          <w:szCs w:val="24"/>
        </w:rPr>
      </w:pPr>
    </w:p>
    <w:p w14:paraId="452AF241" w14:textId="35B1BA95" w:rsidR="22BE91FE" w:rsidRPr="00BC478C" w:rsidRDefault="22BE91FE" w:rsidP="22BE91FE">
      <w:pPr>
        <w:rPr>
          <w:sz w:val="24"/>
          <w:szCs w:val="24"/>
        </w:rPr>
      </w:pPr>
    </w:p>
    <w:p w14:paraId="0E5EA60F" w14:textId="1793CA87" w:rsidR="22BE91FE" w:rsidRPr="00BC478C" w:rsidRDefault="22BE91FE">
      <w:pPr>
        <w:rPr>
          <w:b/>
          <w:bCs/>
        </w:rPr>
        <w:pPrChange w:id="1588" w:author="Malachi Jamison" w:date="2023-09-23T02:24:00Z">
          <w:pPr>
            <w:pStyle w:val="Heading3"/>
            <w:ind w:firstLine="480"/>
          </w:pPr>
        </w:pPrChange>
      </w:pPr>
    </w:p>
    <w:tbl>
      <w:tblPr>
        <w:tblStyle w:val="TableGrid"/>
        <w:tblW w:w="0" w:type="auto"/>
        <w:tblLook w:val="06A0" w:firstRow="1" w:lastRow="0" w:firstColumn="1" w:lastColumn="0" w:noHBand="1" w:noVBand="1"/>
      </w:tblPr>
      <w:tblGrid>
        <w:gridCol w:w="3115"/>
        <w:gridCol w:w="2697"/>
        <w:gridCol w:w="3538"/>
        <w:tblGridChange w:id="1589">
          <w:tblGrid>
            <w:gridCol w:w="3115"/>
            <w:gridCol w:w="5"/>
            <w:gridCol w:w="2692"/>
            <w:gridCol w:w="8"/>
            <w:gridCol w:w="3530"/>
            <w:gridCol w:w="10"/>
          </w:tblGrid>
        </w:tblGridChange>
      </w:tblGrid>
      <w:tr w:rsidR="22BE91FE" w:rsidRPr="00BC478C" w14:paraId="6A629A6F" w14:textId="77777777" w:rsidTr="22BE91FE">
        <w:trPr>
          <w:trHeight w:val="780"/>
        </w:trPr>
        <w:tc>
          <w:tcPr>
            <w:tcW w:w="3120" w:type="dxa"/>
            <w:shd w:val="clear" w:color="auto" w:fill="E7E6E6" w:themeFill="background2"/>
          </w:tcPr>
          <w:p w14:paraId="019E4EAC" w14:textId="30170C70" w:rsidR="22BE91FE" w:rsidRPr="00BC478C" w:rsidRDefault="22BE91FE" w:rsidP="22BE91FE">
            <w:pPr>
              <w:jc w:val="center"/>
              <w:rPr>
                <w:b/>
                <w:bCs/>
                <w:sz w:val="24"/>
                <w:szCs w:val="24"/>
              </w:rPr>
            </w:pPr>
            <w:r w:rsidRPr="00BC478C">
              <w:rPr>
                <w:b/>
                <w:bCs/>
                <w:sz w:val="24"/>
                <w:szCs w:val="24"/>
              </w:rPr>
              <w:t>Actor</w:t>
            </w:r>
          </w:p>
        </w:tc>
        <w:tc>
          <w:tcPr>
            <w:tcW w:w="2700" w:type="dxa"/>
            <w:shd w:val="clear" w:color="auto" w:fill="E7E6E6" w:themeFill="background2"/>
          </w:tcPr>
          <w:p w14:paraId="30304063" w14:textId="7E2BC5CC" w:rsidR="22BE91FE" w:rsidRPr="00BC478C" w:rsidRDefault="22BE91FE" w:rsidP="22BE91FE">
            <w:pPr>
              <w:jc w:val="center"/>
              <w:rPr>
                <w:b/>
                <w:bCs/>
                <w:sz w:val="24"/>
                <w:szCs w:val="24"/>
              </w:rPr>
            </w:pPr>
            <w:r w:rsidRPr="00BC478C">
              <w:rPr>
                <w:b/>
                <w:bCs/>
                <w:sz w:val="24"/>
                <w:szCs w:val="24"/>
              </w:rPr>
              <w:t>System</w:t>
            </w:r>
          </w:p>
        </w:tc>
        <w:tc>
          <w:tcPr>
            <w:tcW w:w="3540" w:type="dxa"/>
            <w:shd w:val="clear" w:color="auto" w:fill="E7E6E6" w:themeFill="background2"/>
          </w:tcPr>
          <w:p w14:paraId="3716E975" w14:textId="71F7B3D6" w:rsidR="22BE91FE" w:rsidRPr="00BC478C" w:rsidRDefault="22BE91FE" w:rsidP="22BE91FE">
            <w:pPr>
              <w:jc w:val="center"/>
              <w:rPr>
                <w:b/>
                <w:bCs/>
                <w:sz w:val="24"/>
                <w:szCs w:val="24"/>
              </w:rPr>
            </w:pPr>
            <w:r w:rsidRPr="00BC478C">
              <w:rPr>
                <w:b/>
                <w:bCs/>
                <w:sz w:val="24"/>
                <w:szCs w:val="24"/>
              </w:rPr>
              <w:t>Screen</w:t>
            </w:r>
          </w:p>
        </w:tc>
      </w:tr>
      <w:tr w:rsidR="22BE91FE" w:rsidRPr="00BC478C" w14:paraId="25415241" w14:textId="77777777" w:rsidTr="22BE91FE">
        <w:trPr>
          <w:trHeight w:val="1190"/>
        </w:trPr>
        <w:tc>
          <w:tcPr>
            <w:tcW w:w="3120" w:type="dxa"/>
          </w:tcPr>
          <w:p w14:paraId="241E8164" w14:textId="5D6AF070" w:rsidR="22BE91FE" w:rsidRPr="00BC478C" w:rsidRDefault="22BE91FE" w:rsidP="22BE91FE">
            <w:pPr>
              <w:rPr>
                <w:sz w:val="24"/>
                <w:szCs w:val="24"/>
              </w:rPr>
            </w:pPr>
            <w:r w:rsidRPr="00BC478C">
              <w:rPr>
                <w:sz w:val="24"/>
                <w:szCs w:val="24"/>
              </w:rPr>
              <w:t>1. The actor opens the application on their mobile device.</w:t>
            </w:r>
          </w:p>
        </w:tc>
        <w:tc>
          <w:tcPr>
            <w:tcW w:w="2700" w:type="dxa"/>
          </w:tcPr>
          <w:p w14:paraId="4AD29D06" w14:textId="56527B8B" w:rsidR="22BE91FE" w:rsidRPr="00BC478C" w:rsidRDefault="22BE91FE" w:rsidP="22BE91FE">
            <w:pPr>
              <w:rPr>
                <w:b/>
                <w:bCs/>
                <w:sz w:val="24"/>
                <w:szCs w:val="24"/>
              </w:rPr>
            </w:pPr>
          </w:p>
        </w:tc>
        <w:tc>
          <w:tcPr>
            <w:tcW w:w="3540" w:type="dxa"/>
          </w:tcPr>
          <w:p w14:paraId="515145E4" w14:textId="56527B8B" w:rsidR="22BE91FE" w:rsidRPr="00BC478C" w:rsidRDefault="22BE91FE" w:rsidP="22BE91FE">
            <w:pPr>
              <w:rPr>
                <w:b/>
                <w:bCs/>
                <w:sz w:val="24"/>
                <w:szCs w:val="24"/>
              </w:rPr>
            </w:pPr>
          </w:p>
        </w:tc>
      </w:tr>
      <w:tr w:rsidR="22BE91FE" w:rsidRPr="00BC478C" w14:paraId="776A37A2" w14:textId="77777777" w:rsidTr="22BE91FE">
        <w:trPr>
          <w:trHeight w:val="4095"/>
        </w:trPr>
        <w:tc>
          <w:tcPr>
            <w:tcW w:w="3120" w:type="dxa"/>
          </w:tcPr>
          <w:p w14:paraId="7419A00F" w14:textId="56527B8B" w:rsidR="22BE91FE" w:rsidRPr="00BC478C" w:rsidRDefault="22BE91FE" w:rsidP="22BE91FE">
            <w:pPr>
              <w:rPr>
                <w:b/>
                <w:bCs/>
                <w:sz w:val="24"/>
                <w:szCs w:val="24"/>
              </w:rPr>
            </w:pPr>
          </w:p>
        </w:tc>
        <w:tc>
          <w:tcPr>
            <w:tcW w:w="2700" w:type="dxa"/>
          </w:tcPr>
          <w:p w14:paraId="0135B12E" w14:textId="380B53AA" w:rsidR="22BE91FE" w:rsidRPr="00BC478C" w:rsidRDefault="22BE91FE" w:rsidP="22BE91FE">
            <w:pPr>
              <w:rPr>
                <w:sz w:val="24"/>
                <w:szCs w:val="24"/>
              </w:rPr>
            </w:pPr>
            <w:r w:rsidRPr="00BC478C">
              <w:rPr>
                <w:sz w:val="24"/>
                <w:szCs w:val="24"/>
              </w:rPr>
              <w:t xml:space="preserve">2.  The System displays the </w:t>
            </w:r>
            <w:r w:rsidR="43EF3949" w:rsidRPr="00BC478C">
              <w:rPr>
                <w:sz w:val="24"/>
                <w:szCs w:val="24"/>
              </w:rPr>
              <w:t>login screen.</w:t>
            </w:r>
          </w:p>
          <w:p w14:paraId="44274D16" w14:textId="1B936A40" w:rsidR="22BE91FE" w:rsidRPr="00BC478C" w:rsidRDefault="22BE91FE" w:rsidP="22BE91FE">
            <w:pPr>
              <w:rPr>
                <w:b/>
                <w:bCs/>
                <w:sz w:val="24"/>
                <w:szCs w:val="24"/>
              </w:rPr>
            </w:pPr>
          </w:p>
          <w:p w14:paraId="5A35FA6A" w14:textId="190FBA7E" w:rsidR="22BE91FE" w:rsidRPr="00BC478C" w:rsidRDefault="22BE91FE" w:rsidP="22BE91FE">
            <w:pPr>
              <w:rPr>
                <w:b/>
                <w:bCs/>
                <w:sz w:val="24"/>
                <w:szCs w:val="24"/>
              </w:rPr>
            </w:pPr>
          </w:p>
          <w:p w14:paraId="63775C1C" w14:textId="1BEE24F0" w:rsidR="22BE91FE" w:rsidRPr="00BC478C" w:rsidRDefault="22BE91FE" w:rsidP="22BE91FE">
            <w:pPr>
              <w:rPr>
                <w:b/>
                <w:bCs/>
                <w:sz w:val="24"/>
                <w:szCs w:val="24"/>
              </w:rPr>
            </w:pPr>
          </w:p>
          <w:p w14:paraId="135C86EE" w14:textId="1E792992" w:rsidR="22BE91FE" w:rsidRPr="00BC478C" w:rsidRDefault="22BE91FE" w:rsidP="22BE91FE">
            <w:pPr>
              <w:rPr>
                <w:b/>
                <w:bCs/>
                <w:sz w:val="24"/>
                <w:szCs w:val="24"/>
              </w:rPr>
            </w:pPr>
          </w:p>
          <w:p w14:paraId="26586FE6" w14:textId="290C3835" w:rsidR="22BE91FE" w:rsidRPr="00BC478C" w:rsidRDefault="22BE91FE" w:rsidP="22BE91FE">
            <w:pPr>
              <w:rPr>
                <w:b/>
                <w:bCs/>
                <w:sz w:val="24"/>
                <w:szCs w:val="24"/>
              </w:rPr>
            </w:pPr>
          </w:p>
          <w:p w14:paraId="7CDC3827" w14:textId="41DEC4EC" w:rsidR="22BE91FE" w:rsidRPr="00BC478C" w:rsidRDefault="22BE91FE" w:rsidP="22BE91FE">
            <w:pPr>
              <w:rPr>
                <w:b/>
                <w:bCs/>
                <w:sz w:val="24"/>
                <w:szCs w:val="24"/>
              </w:rPr>
            </w:pPr>
          </w:p>
          <w:p w14:paraId="03AD047D" w14:textId="07DB640D" w:rsidR="22BE91FE" w:rsidRPr="00BC478C" w:rsidRDefault="22BE91FE" w:rsidP="22BE91FE">
            <w:pPr>
              <w:rPr>
                <w:b/>
                <w:bCs/>
                <w:sz w:val="24"/>
                <w:szCs w:val="24"/>
              </w:rPr>
            </w:pPr>
          </w:p>
          <w:p w14:paraId="5DEDDD91" w14:textId="1A8C3D0F" w:rsidR="22BE91FE" w:rsidRPr="00BC478C" w:rsidRDefault="22BE91FE" w:rsidP="22BE91FE">
            <w:pPr>
              <w:rPr>
                <w:b/>
                <w:bCs/>
                <w:sz w:val="24"/>
                <w:szCs w:val="24"/>
              </w:rPr>
            </w:pPr>
          </w:p>
          <w:p w14:paraId="2D171372" w14:textId="6BB84083" w:rsidR="22BE91FE" w:rsidRPr="00BC478C" w:rsidRDefault="22BE91FE" w:rsidP="22BE91FE">
            <w:pPr>
              <w:rPr>
                <w:b/>
                <w:bCs/>
                <w:sz w:val="24"/>
                <w:szCs w:val="24"/>
              </w:rPr>
            </w:pPr>
          </w:p>
          <w:p w14:paraId="596A59F5" w14:textId="1E89E3CC" w:rsidR="22BE91FE" w:rsidRPr="00BC478C" w:rsidRDefault="22BE91FE" w:rsidP="22BE91FE">
            <w:pPr>
              <w:rPr>
                <w:b/>
                <w:bCs/>
                <w:sz w:val="24"/>
                <w:szCs w:val="24"/>
              </w:rPr>
            </w:pPr>
          </w:p>
          <w:p w14:paraId="05FF87EE" w14:textId="0C62E618" w:rsidR="22BE91FE" w:rsidRPr="00BC478C" w:rsidRDefault="22BE91FE" w:rsidP="22BE91FE">
            <w:pPr>
              <w:rPr>
                <w:b/>
                <w:bCs/>
                <w:sz w:val="24"/>
                <w:szCs w:val="24"/>
              </w:rPr>
            </w:pPr>
          </w:p>
          <w:p w14:paraId="41629CAB" w14:textId="5E2239ED" w:rsidR="22BE91FE" w:rsidRPr="00BC478C" w:rsidRDefault="22BE91FE" w:rsidP="22BE91FE">
            <w:pPr>
              <w:rPr>
                <w:b/>
                <w:bCs/>
                <w:sz w:val="24"/>
                <w:szCs w:val="24"/>
              </w:rPr>
            </w:pPr>
          </w:p>
          <w:p w14:paraId="4484F3F3" w14:textId="2B3F2116" w:rsidR="22BE91FE" w:rsidRPr="00BC478C" w:rsidRDefault="22BE91FE" w:rsidP="22BE91FE">
            <w:pPr>
              <w:rPr>
                <w:b/>
                <w:bCs/>
                <w:sz w:val="24"/>
                <w:szCs w:val="24"/>
              </w:rPr>
            </w:pPr>
          </w:p>
          <w:p w14:paraId="7B03DB2B" w14:textId="6572F225" w:rsidR="22BE91FE" w:rsidRPr="00BC478C" w:rsidRDefault="22BE91FE" w:rsidP="22BE91FE">
            <w:pPr>
              <w:rPr>
                <w:b/>
                <w:bCs/>
                <w:sz w:val="24"/>
                <w:szCs w:val="24"/>
              </w:rPr>
            </w:pPr>
          </w:p>
          <w:p w14:paraId="4C151C46" w14:textId="25C33947" w:rsidR="22BE91FE" w:rsidRPr="00BC478C" w:rsidRDefault="22BE91FE" w:rsidP="22BE91FE">
            <w:pPr>
              <w:rPr>
                <w:b/>
                <w:bCs/>
                <w:sz w:val="24"/>
                <w:szCs w:val="24"/>
              </w:rPr>
            </w:pPr>
          </w:p>
          <w:p w14:paraId="1D060FC9" w14:textId="1A2D8F8E" w:rsidR="22BE91FE" w:rsidRPr="00BC478C" w:rsidRDefault="22BE91FE" w:rsidP="22BE91FE">
            <w:pPr>
              <w:rPr>
                <w:b/>
                <w:bCs/>
                <w:sz w:val="24"/>
                <w:szCs w:val="24"/>
              </w:rPr>
            </w:pPr>
          </w:p>
          <w:p w14:paraId="7C13D2A9" w14:textId="7B6281D3" w:rsidR="22BE91FE" w:rsidRPr="00BC478C" w:rsidRDefault="22BE91FE" w:rsidP="22BE91FE">
            <w:pPr>
              <w:rPr>
                <w:b/>
                <w:bCs/>
                <w:sz w:val="24"/>
                <w:szCs w:val="24"/>
              </w:rPr>
            </w:pPr>
          </w:p>
          <w:p w14:paraId="78C7FDBA" w14:textId="2F0213E5" w:rsidR="22BE91FE" w:rsidRPr="00BC478C" w:rsidRDefault="22BE91FE" w:rsidP="22BE91FE">
            <w:pPr>
              <w:rPr>
                <w:b/>
                <w:bCs/>
                <w:sz w:val="24"/>
                <w:szCs w:val="24"/>
              </w:rPr>
            </w:pPr>
          </w:p>
        </w:tc>
        <w:tc>
          <w:tcPr>
            <w:tcW w:w="3540" w:type="dxa"/>
          </w:tcPr>
          <w:p w14:paraId="17EF7E10" w14:textId="458733BF" w:rsidR="43EF3949" w:rsidRPr="00BC478C" w:rsidRDefault="43EF3949">
            <w:pPr>
              <w:jc w:val="center"/>
              <w:pPrChange w:id="1590" w:author="Sean Mirani" w:date="2023-09-23T01:05:00Z">
                <w:pPr/>
              </w:pPrChange>
            </w:pPr>
            <w:r w:rsidRPr="00BC478C">
              <w:rPr>
                <w:noProof/>
              </w:rPr>
              <w:drawing>
                <wp:inline distT="0" distB="0" distL="0" distR="0" wp14:anchorId="08522C94" wp14:editId="3D876D3C">
                  <wp:extent cx="1592959" cy="3200400"/>
                  <wp:effectExtent l="0" t="0" r="0" b="0"/>
                  <wp:docPr id="309192906" name="Picture 30919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592959" cy="3200400"/>
                          </a:xfrm>
                          <a:prstGeom prst="rect">
                            <a:avLst/>
                          </a:prstGeom>
                        </pic:spPr>
                      </pic:pic>
                    </a:graphicData>
                  </a:graphic>
                </wp:inline>
              </w:drawing>
            </w:r>
          </w:p>
        </w:tc>
      </w:tr>
      <w:tr w:rsidR="22BE91FE" w:rsidRPr="00BC478C" w14:paraId="4C3B5E13" w14:textId="77777777" w:rsidTr="22BE91FE">
        <w:tblPrEx>
          <w:tblW w:w="0" w:type="auto"/>
          <w:tblLook w:val="06A0" w:firstRow="1" w:lastRow="0" w:firstColumn="1" w:lastColumn="0" w:noHBand="1" w:noVBand="1"/>
          <w:tblPrExChange w:id="1591" w:author="Malachi Jamison" w:date="2023-09-23T01:08:00Z">
            <w:tblPrEx>
              <w:tblW w:w="0" w:type="auto"/>
              <w:tblLook w:val="06A0" w:firstRow="1" w:lastRow="0" w:firstColumn="1" w:lastColumn="0" w:noHBand="1" w:noVBand="1"/>
            </w:tblPrEx>
          </w:tblPrExChange>
        </w:tblPrEx>
        <w:trPr>
          <w:trHeight w:val="1110"/>
          <w:trPrChange w:id="1592" w:author="Malachi Jamison" w:date="2023-09-23T01:08:00Z">
            <w:trPr>
              <w:trHeight w:val="4095"/>
            </w:trPr>
          </w:trPrChange>
        </w:trPr>
        <w:tc>
          <w:tcPr>
            <w:tcW w:w="3120" w:type="dxa"/>
            <w:tcPrChange w:id="1593" w:author="Malachi Jamison" w:date="2023-09-23T01:08:00Z">
              <w:tcPr>
                <w:tcW w:w="3120" w:type="dxa"/>
                <w:gridSpan w:val="2"/>
              </w:tcPr>
            </w:tcPrChange>
          </w:tcPr>
          <w:p w14:paraId="21AECB9A" w14:textId="65DBEB50" w:rsidR="22BE91FE" w:rsidRPr="00BC478C" w:rsidRDefault="22BE91FE">
            <w:pPr>
              <w:rPr>
                <w:sz w:val="24"/>
                <w:szCs w:val="24"/>
                <w:rPrChange w:id="1594" w:author="Zachary Cappella" w:date="2023-09-30T10:50:00Z">
                  <w:rPr>
                    <w:b/>
                    <w:bCs/>
                    <w:sz w:val="24"/>
                    <w:szCs w:val="24"/>
                  </w:rPr>
                </w:rPrChange>
              </w:rPr>
              <w:pPrChange w:id="1595" w:author="Sean Mirani" w:date="2023-09-23T01:05:00Z">
                <w:pPr>
                  <w:pStyle w:val="ListParagraph"/>
                </w:pPr>
              </w:pPrChange>
            </w:pPr>
            <w:r w:rsidRPr="00BC478C">
              <w:rPr>
                <w:color w:val="FF0000"/>
                <w:sz w:val="24"/>
                <w:szCs w:val="24"/>
                <w:rPrChange w:id="1596" w:author="Zachary Cappella" w:date="2023-09-30T10:50:00Z">
                  <w:rPr>
                    <w:b/>
                    <w:bCs/>
                    <w:sz w:val="24"/>
                    <w:szCs w:val="24"/>
                  </w:rPr>
                </w:rPrChange>
              </w:rPr>
              <w:t>3.</w:t>
            </w:r>
            <w:r w:rsidRPr="00BC478C">
              <w:rPr>
                <w:sz w:val="24"/>
                <w:szCs w:val="24"/>
                <w:rPrChange w:id="1597" w:author="Zachary Cappella" w:date="2023-09-30T10:50:00Z">
                  <w:rPr>
                    <w:b/>
                    <w:bCs/>
                    <w:sz w:val="24"/>
                    <w:szCs w:val="24"/>
                  </w:rPr>
                </w:rPrChange>
              </w:rPr>
              <w:t xml:space="preserve"> </w:t>
            </w:r>
            <w:r w:rsidR="1D46EF88" w:rsidRPr="00BC478C">
              <w:rPr>
                <w:sz w:val="24"/>
                <w:szCs w:val="24"/>
                <w:rPrChange w:id="1598" w:author="Zachary Cappella" w:date="2023-09-30T10:50:00Z">
                  <w:rPr>
                    <w:b/>
                    <w:bCs/>
                    <w:sz w:val="24"/>
                    <w:szCs w:val="24"/>
                  </w:rPr>
                </w:rPrChange>
              </w:rPr>
              <w:t>The actor enters their email and password and clicks “Login”</w:t>
            </w:r>
            <w:r w:rsidR="7C03DE45" w:rsidRPr="00BC478C">
              <w:rPr>
                <w:sz w:val="24"/>
                <w:szCs w:val="24"/>
                <w:rPrChange w:id="1599" w:author="Zachary Cappella" w:date="2023-09-30T10:50:00Z">
                  <w:rPr>
                    <w:b/>
                    <w:bCs/>
                    <w:sz w:val="24"/>
                    <w:szCs w:val="24"/>
                  </w:rPr>
                </w:rPrChange>
              </w:rPr>
              <w:t>.</w:t>
            </w:r>
            <w:del w:id="1600" w:author="Malachi Jamison" w:date="2023-09-23T01:08:00Z">
              <w:r w:rsidRPr="00BC478C" w:rsidDel="22BE91FE">
                <w:rPr>
                  <w:sz w:val="24"/>
                  <w:szCs w:val="24"/>
                  <w:rPrChange w:id="1601" w:author="Zachary Cappella" w:date="2023-09-30T10:50:00Z">
                    <w:rPr>
                      <w:b/>
                      <w:bCs/>
                      <w:sz w:val="24"/>
                      <w:szCs w:val="24"/>
                    </w:rPr>
                  </w:rPrChange>
                </w:rPr>
                <w:delText xml:space="preserve"> </w:delText>
              </w:r>
            </w:del>
          </w:p>
        </w:tc>
        <w:tc>
          <w:tcPr>
            <w:tcW w:w="2700" w:type="dxa"/>
            <w:tcPrChange w:id="1602" w:author="Malachi Jamison" w:date="2023-09-23T01:08:00Z">
              <w:tcPr>
                <w:tcW w:w="2700" w:type="dxa"/>
                <w:gridSpan w:val="2"/>
              </w:tcPr>
            </w:tcPrChange>
          </w:tcPr>
          <w:p w14:paraId="18A04E61" w14:textId="70376285" w:rsidR="22BE91FE" w:rsidRPr="00BC478C" w:rsidRDefault="22BE91FE" w:rsidP="22BE91FE">
            <w:pPr>
              <w:rPr>
                <w:sz w:val="24"/>
                <w:szCs w:val="24"/>
              </w:rPr>
            </w:pPr>
          </w:p>
        </w:tc>
        <w:tc>
          <w:tcPr>
            <w:tcW w:w="3540" w:type="dxa"/>
            <w:tcPrChange w:id="1603" w:author="Malachi Jamison" w:date="2023-09-23T01:08:00Z">
              <w:tcPr>
                <w:tcW w:w="3540" w:type="dxa"/>
                <w:gridSpan w:val="2"/>
              </w:tcPr>
            </w:tcPrChange>
          </w:tcPr>
          <w:p w14:paraId="0DD49235" w14:textId="0A8503C2" w:rsidR="22BE91FE" w:rsidRPr="00BC478C" w:rsidRDefault="22BE91FE" w:rsidP="22BE91FE">
            <w:pPr>
              <w:jc w:val="center"/>
            </w:pPr>
          </w:p>
        </w:tc>
      </w:tr>
      <w:tr w:rsidR="22BE91FE" w:rsidRPr="00BC478C" w14:paraId="3A7869AC" w14:textId="77777777" w:rsidTr="22BE91FE">
        <w:tblPrEx>
          <w:tblW w:w="0" w:type="auto"/>
          <w:tblLook w:val="06A0" w:firstRow="1" w:lastRow="0" w:firstColumn="1" w:lastColumn="0" w:noHBand="1" w:noVBand="1"/>
          <w:tblPrExChange w:id="1604" w:author="Malachi Jamison" w:date="2023-09-23T01:08:00Z">
            <w:tblPrEx>
              <w:tblW w:w="0" w:type="auto"/>
              <w:tblLook w:val="06A0" w:firstRow="1" w:lastRow="0" w:firstColumn="1" w:lastColumn="0" w:noHBand="1" w:noVBand="1"/>
            </w:tblPrEx>
          </w:tblPrExChange>
        </w:tblPrEx>
        <w:trPr>
          <w:trHeight w:val="1245"/>
          <w:trPrChange w:id="1605" w:author="Malachi Jamison" w:date="2023-09-23T01:08:00Z">
            <w:trPr>
              <w:trHeight w:val="4095"/>
            </w:trPr>
          </w:trPrChange>
        </w:trPr>
        <w:tc>
          <w:tcPr>
            <w:tcW w:w="3120" w:type="dxa"/>
            <w:tcPrChange w:id="1606" w:author="Malachi Jamison" w:date="2023-09-23T01:08:00Z">
              <w:tcPr>
                <w:tcW w:w="3120" w:type="dxa"/>
                <w:gridSpan w:val="2"/>
              </w:tcPr>
            </w:tcPrChange>
          </w:tcPr>
          <w:p w14:paraId="02587DDF" w14:textId="25A65B3B" w:rsidR="22BE91FE" w:rsidRPr="00BC478C" w:rsidRDefault="22BE91FE" w:rsidP="22BE91FE">
            <w:pPr>
              <w:rPr>
                <w:b/>
                <w:bCs/>
                <w:color w:val="FF0000"/>
                <w:sz w:val="24"/>
                <w:szCs w:val="24"/>
              </w:rPr>
            </w:pPr>
          </w:p>
        </w:tc>
        <w:tc>
          <w:tcPr>
            <w:tcW w:w="2700" w:type="dxa"/>
            <w:tcPrChange w:id="1607" w:author="Malachi Jamison" w:date="2023-09-23T01:08:00Z">
              <w:tcPr>
                <w:tcW w:w="2700" w:type="dxa"/>
                <w:gridSpan w:val="2"/>
              </w:tcPr>
            </w:tcPrChange>
          </w:tcPr>
          <w:p w14:paraId="2A24C694" w14:textId="3C507FC0" w:rsidR="220F0603" w:rsidRPr="00BC478C" w:rsidRDefault="220F0603">
            <w:pPr>
              <w:pStyle w:val="ListParagraph"/>
              <w:numPr>
                <w:ilvl w:val="0"/>
                <w:numId w:val="43"/>
              </w:numPr>
              <w:rPr>
                <w:sz w:val="24"/>
                <w:szCs w:val="24"/>
              </w:rPr>
              <w:pPrChange w:id="1608" w:author="Sean Mirani" w:date="2023-09-23T01:07:00Z">
                <w:pPr>
                  <w:pStyle w:val="ListParagraph"/>
                </w:pPr>
              </w:pPrChange>
            </w:pPr>
            <w:r w:rsidRPr="00BC478C">
              <w:rPr>
                <w:sz w:val="24"/>
                <w:szCs w:val="24"/>
              </w:rPr>
              <w:t xml:space="preserve">The system verifies the user’s credentials and logs the user into their account. </w:t>
            </w:r>
          </w:p>
        </w:tc>
        <w:tc>
          <w:tcPr>
            <w:tcW w:w="3540" w:type="dxa"/>
            <w:tcPrChange w:id="1609" w:author="Malachi Jamison" w:date="2023-09-23T01:08:00Z">
              <w:tcPr>
                <w:tcW w:w="3540" w:type="dxa"/>
                <w:gridSpan w:val="2"/>
              </w:tcPr>
            </w:tcPrChange>
          </w:tcPr>
          <w:p w14:paraId="54C466D5" w14:textId="1DAE365F" w:rsidR="22BE91FE" w:rsidRPr="00BC478C" w:rsidRDefault="22BE91FE" w:rsidP="22BE91FE">
            <w:pPr>
              <w:jc w:val="center"/>
            </w:pPr>
          </w:p>
        </w:tc>
      </w:tr>
    </w:tbl>
    <w:p w14:paraId="4400069B" w14:textId="00908A77" w:rsidR="22BE91FE" w:rsidRPr="00BC478C" w:rsidDel="00C97F53" w:rsidRDefault="00C97F53">
      <w:pPr>
        <w:pStyle w:val="Caption"/>
        <w:jc w:val="center"/>
        <w:rPr>
          <w:del w:id="1610" w:author="Zachary Cappella" w:date="2023-09-30T10:32:00Z"/>
          <w:b/>
          <w:bCs/>
          <w:color w:val="000000" w:themeColor="text1"/>
          <w:sz w:val="24"/>
          <w:szCs w:val="24"/>
          <w:rPrChange w:id="1611" w:author="Zachary Cappella" w:date="2023-09-30T10:50:00Z">
            <w:rPr>
              <w:del w:id="1612" w:author="Zachary Cappella" w:date="2023-09-30T10:32:00Z"/>
              <w:b/>
              <w:bCs/>
              <w:sz w:val="24"/>
              <w:szCs w:val="24"/>
            </w:rPr>
          </w:rPrChange>
        </w:rPr>
        <w:pPrChange w:id="1613" w:author="Zachary Cappella" w:date="2023-09-30T10:32:00Z">
          <w:pPr/>
        </w:pPrChange>
      </w:pPr>
      <w:bookmarkStart w:id="1614" w:name="_Toc146962681"/>
      <w:ins w:id="1615" w:author="Zachary Cappella" w:date="2023-09-30T10:32:00Z">
        <w:r w:rsidRPr="00BC478C">
          <w:rPr>
            <w:color w:val="000000" w:themeColor="text1"/>
            <w:rPrChange w:id="1616" w:author="Zachary Cappella" w:date="2023-09-30T10:50:00Z">
              <w:rPr/>
            </w:rPrChange>
          </w:rPr>
          <w:t xml:space="preserve">Table </w:t>
        </w:r>
        <w:r w:rsidRPr="00BC478C">
          <w:rPr>
            <w:color w:val="000000" w:themeColor="text1"/>
            <w:rPrChange w:id="1617" w:author="Zachary Cappella" w:date="2023-09-30T10:50:00Z">
              <w:rPr/>
            </w:rPrChange>
          </w:rPr>
          <w:fldChar w:fldCharType="begin"/>
        </w:r>
        <w:r w:rsidRPr="00BC478C">
          <w:rPr>
            <w:color w:val="000000" w:themeColor="text1"/>
            <w:rPrChange w:id="1618" w:author="Zachary Cappella" w:date="2023-09-30T10:50:00Z">
              <w:rPr/>
            </w:rPrChange>
          </w:rPr>
          <w:instrText xml:space="preserve"> SEQ Table \* ARABIC </w:instrText>
        </w:r>
      </w:ins>
      <w:r w:rsidRPr="00BC478C">
        <w:rPr>
          <w:color w:val="000000" w:themeColor="text1"/>
          <w:rPrChange w:id="1619" w:author="Zachary Cappella" w:date="2023-09-30T10:50:00Z">
            <w:rPr/>
          </w:rPrChange>
        </w:rPr>
        <w:fldChar w:fldCharType="separate"/>
      </w:r>
      <w:ins w:id="1620" w:author="Zachary Cappella" w:date="2023-09-30T10:36:00Z">
        <w:r w:rsidR="00F96A1C" w:rsidRPr="00BC478C">
          <w:rPr>
            <w:i w:val="0"/>
            <w:iCs w:val="0"/>
            <w:noProof/>
            <w:color w:val="000000" w:themeColor="text1"/>
            <w:rPrChange w:id="1621" w:author="Zachary Cappella" w:date="2023-09-30T10:50:00Z">
              <w:rPr>
                <w:i/>
                <w:iCs/>
                <w:noProof/>
                <w:color w:val="000000" w:themeColor="text1"/>
              </w:rPr>
            </w:rPrChange>
          </w:rPr>
          <w:t>12</w:t>
        </w:r>
      </w:ins>
      <w:ins w:id="1622" w:author="Zachary Cappella" w:date="2023-09-30T10:32:00Z">
        <w:r w:rsidRPr="00BC478C">
          <w:rPr>
            <w:color w:val="000000" w:themeColor="text1"/>
            <w:rPrChange w:id="1623" w:author="Zachary Cappella" w:date="2023-09-30T10:50:00Z">
              <w:rPr/>
            </w:rPrChange>
          </w:rPr>
          <w:fldChar w:fldCharType="end"/>
        </w:r>
        <w:r w:rsidRPr="00BC478C">
          <w:rPr>
            <w:color w:val="000000" w:themeColor="text1"/>
            <w:rPrChange w:id="1624" w:author="Zachary Cappella" w:date="2023-09-30T10:50:00Z">
              <w:rPr/>
            </w:rPrChange>
          </w:rPr>
          <w:t>: User Login Use Case</w:t>
        </w:r>
      </w:ins>
      <w:bookmarkEnd w:id="1614"/>
    </w:p>
    <w:p w14:paraId="67487776" w14:textId="2771D0A0" w:rsidR="22BE91FE" w:rsidRPr="00BC478C" w:rsidRDefault="22BE91FE">
      <w:pPr>
        <w:pStyle w:val="Caption"/>
        <w:jc w:val="center"/>
        <w:pPrChange w:id="1625" w:author="Zachary Cappella" w:date="2023-09-30T10:32:00Z">
          <w:pPr/>
        </w:pPrChange>
      </w:pPr>
    </w:p>
    <w:p w14:paraId="537B6CEF" w14:textId="371D70BA" w:rsidR="22BE91FE" w:rsidRPr="00BC478C" w:rsidRDefault="22BE91FE" w:rsidP="22BE91FE">
      <w:pPr>
        <w:rPr>
          <w:b/>
          <w:bCs/>
          <w:sz w:val="24"/>
          <w:szCs w:val="24"/>
        </w:rPr>
      </w:pPr>
    </w:p>
    <w:p w14:paraId="33A6FD1D" w14:textId="0461682A" w:rsidR="3E94B9FF" w:rsidRPr="00BC478C" w:rsidRDefault="3E94B9FF">
      <w:pPr>
        <w:pStyle w:val="Heading3"/>
        <w:rPr>
          <w:rFonts w:ascii="Times New Roman" w:eastAsia="Times New Roman" w:hAnsi="Times New Roman" w:cs="Times New Roman"/>
          <w:b/>
          <w:bCs/>
          <w:color w:val="auto"/>
        </w:rPr>
        <w:pPrChange w:id="1626" w:author="Malachi Jamison" w:date="2023-09-23T01:40:00Z">
          <w:pPr>
            <w:pStyle w:val="Heading3"/>
            <w:ind w:firstLine="480"/>
          </w:pPr>
        </w:pPrChange>
      </w:pPr>
      <w:bookmarkStart w:id="1627" w:name="_Toc146963443"/>
      <w:r w:rsidRPr="00BC478C">
        <w:rPr>
          <w:rFonts w:ascii="Times New Roman" w:eastAsia="Times New Roman" w:hAnsi="Times New Roman" w:cs="Times New Roman"/>
          <w:b/>
          <w:bCs/>
          <w:color w:val="auto"/>
        </w:rPr>
        <w:t>3.1.</w:t>
      </w:r>
      <w:ins w:id="1628" w:author="Malachi Jamison" w:date="2023-09-23T17:55:00Z">
        <w:del w:id="1629" w:author="Zachary Cappella" w:date="2023-09-30T10:32:00Z">
          <w:r w:rsidR="0ECED9D1" w:rsidRPr="00BC478C" w:rsidDel="00C97F53">
            <w:rPr>
              <w:rFonts w:ascii="Times New Roman" w:eastAsia="Times New Roman" w:hAnsi="Times New Roman" w:cs="Times New Roman"/>
              <w:b/>
              <w:bCs/>
              <w:color w:val="auto"/>
            </w:rPr>
            <w:delText>10</w:delText>
          </w:r>
        </w:del>
      </w:ins>
      <w:del w:id="1630" w:author="Zachary Cappella" w:date="2023-09-30T10:32:00Z">
        <w:r w:rsidRPr="00BC478C" w:rsidDel="00C97F53">
          <w:rPr>
            <w:rFonts w:ascii="Times New Roman" w:eastAsia="Times New Roman" w:hAnsi="Times New Roman" w:cs="Times New Roman"/>
            <w:b/>
            <w:bCs/>
            <w:color w:val="auto"/>
          </w:rPr>
          <w:delText>16</w:delText>
        </w:r>
      </w:del>
      <w:ins w:id="1631" w:author="Zachary Cappella" w:date="2023-09-30T10:32:00Z">
        <w:r w:rsidR="00C97F53" w:rsidRPr="00BC478C">
          <w:rPr>
            <w:rFonts w:ascii="Times New Roman" w:eastAsia="Times New Roman" w:hAnsi="Times New Roman" w:cs="Times New Roman"/>
            <w:b/>
            <w:bCs/>
            <w:color w:val="auto"/>
          </w:rPr>
          <w:t>8</w:t>
        </w:r>
      </w:ins>
      <w:r w:rsidRPr="00BC478C">
        <w:rPr>
          <w:rFonts w:ascii="Times New Roman" w:eastAsia="Times New Roman" w:hAnsi="Times New Roman" w:cs="Times New Roman"/>
          <w:b/>
          <w:bCs/>
          <w:color w:val="auto"/>
        </w:rPr>
        <w:t xml:space="preserve"> </w:t>
      </w:r>
      <w:r w:rsidR="2702674B" w:rsidRPr="00BC478C">
        <w:rPr>
          <w:rFonts w:ascii="Times New Roman" w:eastAsia="Times New Roman" w:hAnsi="Times New Roman" w:cs="Times New Roman"/>
          <w:b/>
          <w:bCs/>
          <w:color w:val="auto"/>
        </w:rPr>
        <w:t>User registration application</w:t>
      </w:r>
      <w:bookmarkEnd w:id="1627"/>
    </w:p>
    <w:p w14:paraId="7B123707" w14:textId="5CA0A0D4" w:rsidR="3E94B9FF" w:rsidRPr="00BC478C" w:rsidRDefault="3E94B9FF" w:rsidP="22BE91FE">
      <w:pPr>
        <w:rPr>
          <w:b/>
          <w:bCs/>
          <w:sz w:val="24"/>
          <w:szCs w:val="24"/>
        </w:rPr>
      </w:pPr>
      <w:r w:rsidRPr="00BC478C">
        <w:rPr>
          <w:b/>
          <w:bCs/>
          <w:sz w:val="24"/>
          <w:szCs w:val="24"/>
        </w:rPr>
        <w:t xml:space="preserve">Summary: </w:t>
      </w:r>
      <w:r w:rsidR="22280CD2" w:rsidRPr="00BC478C">
        <w:rPr>
          <w:sz w:val="24"/>
          <w:szCs w:val="24"/>
          <w:rPrChange w:id="1632" w:author="Zachary Cappella" w:date="2023-09-30T10:50:00Z">
            <w:rPr>
              <w:b/>
              <w:bCs/>
              <w:sz w:val="24"/>
              <w:szCs w:val="24"/>
            </w:rPr>
          </w:rPrChange>
        </w:rPr>
        <w:t>Allows users to create an account and register for the application. The registration will include input fields for name, email, and password.</w:t>
      </w:r>
    </w:p>
    <w:p w14:paraId="000A3229" w14:textId="5CA0A0D4" w:rsidR="006A6D2B" w:rsidRPr="00BC478C" w:rsidRDefault="006A6D2B" w:rsidP="22BE91FE">
      <w:pPr>
        <w:rPr>
          <w:ins w:id="1633" w:author="Zachary Cappella" w:date="2023-09-23T14:52:00Z"/>
          <w:b/>
          <w:bCs/>
          <w:sz w:val="24"/>
          <w:szCs w:val="24"/>
        </w:rPr>
      </w:pPr>
      <w:ins w:id="1634" w:author="Zachary Cappella" w:date="2023-09-23T14:51:00Z">
        <w:r w:rsidRPr="00BC478C">
          <w:rPr>
            <w:b/>
            <w:bCs/>
            <w:sz w:val="24"/>
            <w:szCs w:val="24"/>
          </w:rPr>
          <w:t>UML Diagram:</w:t>
        </w:r>
      </w:ins>
    </w:p>
    <w:p w14:paraId="080148AE" w14:textId="0798BF5E" w:rsidR="006A6D2B" w:rsidRPr="00BC478C" w:rsidRDefault="00822A87">
      <w:pPr>
        <w:jc w:val="center"/>
        <w:rPr>
          <w:ins w:id="1635" w:author="Zachary Cappella" w:date="2023-09-30T10:42:00Z"/>
          <w:b/>
          <w:bCs/>
          <w:sz w:val="24"/>
          <w:szCs w:val="24"/>
        </w:rPr>
      </w:pPr>
      <w:ins w:id="1636" w:author="Zachary Cappella" w:date="2023-09-23T14:52:00Z">
        <w:r w:rsidRPr="00BC478C">
          <w:rPr>
            <w:noProof/>
          </w:rPr>
          <w:lastRenderedPageBreak/>
          <w:drawing>
            <wp:inline distT="0" distB="0" distL="0" distR="0" wp14:anchorId="4A7FB030" wp14:editId="5031688C">
              <wp:extent cx="4581525" cy="2723515"/>
              <wp:effectExtent l="0" t="0" r="0" b="0"/>
              <wp:docPr id="1348144169" name="Picture 134814416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44169" name="Picture 3" descr="A diagram of a computer&#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81525" cy="2723515"/>
                      </a:xfrm>
                      <a:prstGeom prst="rect">
                        <a:avLst/>
                      </a:prstGeom>
                      <a:noFill/>
                      <a:ln>
                        <a:noFill/>
                      </a:ln>
                    </pic:spPr>
                  </pic:pic>
                </a:graphicData>
              </a:graphic>
            </wp:inline>
          </w:drawing>
        </w:r>
      </w:ins>
    </w:p>
    <w:p w14:paraId="797F7007" w14:textId="2431C3D4" w:rsidR="0048596D" w:rsidRPr="00BC478C" w:rsidRDefault="0048596D">
      <w:pPr>
        <w:pStyle w:val="Caption"/>
        <w:jc w:val="center"/>
        <w:rPr>
          <w:ins w:id="1637" w:author="Zachary Cappella" w:date="2023-09-23T14:52:00Z"/>
          <w:b/>
          <w:bCs/>
          <w:color w:val="000000" w:themeColor="text1"/>
          <w:sz w:val="24"/>
          <w:szCs w:val="24"/>
          <w:rPrChange w:id="1638" w:author="Zachary Cappella" w:date="2023-09-30T10:50:00Z">
            <w:rPr>
              <w:ins w:id="1639" w:author="Zachary Cappella" w:date="2023-09-23T14:52:00Z"/>
              <w:b/>
              <w:bCs/>
              <w:sz w:val="24"/>
              <w:szCs w:val="24"/>
            </w:rPr>
          </w:rPrChange>
        </w:rPr>
        <w:pPrChange w:id="1640" w:author="Zachary Cappella" w:date="2023-09-30T10:43:00Z">
          <w:pPr/>
        </w:pPrChange>
      </w:pPr>
      <w:bookmarkStart w:id="1641" w:name="_Toc146963088"/>
      <w:ins w:id="1642" w:author="Zachary Cappella" w:date="2023-09-30T10:43:00Z">
        <w:r w:rsidRPr="00BC478C">
          <w:rPr>
            <w:i w:val="0"/>
            <w:iCs w:val="0"/>
            <w:color w:val="000000" w:themeColor="text1"/>
            <w:rPrChange w:id="1643" w:author="Zachary Cappella" w:date="2023-09-30T10:50:00Z">
              <w:rPr/>
            </w:rPrChange>
          </w:rPr>
          <w:t xml:space="preserve">Figure </w:t>
        </w:r>
        <w:r w:rsidRPr="00BC478C">
          <w:rPr>
            <w:i w:val="0"/>
            <w:iCs w:val="0"/>
            <w:color w:val="000000" w:themeColor="text1"/>
            <w:rPrChange w:id="1644" w:author="Zachary Cappella" w:date="2023-09-30T10:50:00Z">
              <w:rPr/>
            </w:rPrChange>
          </w:rPr>
          <w:fldChar w:fldCharType="begin"/>
        </w:r>
        <w:r w:rsidRPr="00BC478C">
          <w:rPr>
            <w:i w:val="0"/>
            <w:iCs w:val="0"/>
            <w:color w:val="000000" w:themeColor="text1"/>
            <w:rPrChange w:id="1645" w:author="Zachary Cappella" w:date="2023-09-30T10:50:00Z">
              <w:rPr/>
            </w:rPrChange>
          </w:rPr>
          <w:instrText xml:space="preserve"> SEQ Figure \* ARABIC </w:instrText>
        </w:r>
      </w:ins>
      <w:r w:rsidRPr="00BC478C">
        <w:rPr>
          <w:i w:val="0"/>
          <w:iCs w:val="0"/>
          <w:color w:val="000000" w:themeColor="text1"/>
          <w:rPrChange w:id="1646" w:author="Zachary Cappella" w:date="2023-09-30T10:50:00Z">
            <w:rPr/>
          </w:rPrChange>
        </w:rPr>
        <w:fldChar w:fldCharType="separate"/>
      </w:r>
      <w:ins w:id="1647" w:author="Zachary Cappella" w:date="2023-09-30T10:43:00Z">
        <w:r w:rsidRPr="00BC478C">
          <w:rPr>
            <w:i w:val="0"/>
            <w:iCs w:val="0"/>
            <w:noProof/>
            <w:color w:val="000000" w:themeColor="text1"/>
            <w:rPrChange w:id="1648" w:author="Zachary Cappella" w:date="2023-09-30T10:50:00Z">
              <w:rPr>
                <w:i/>
                <w:iCs/>
                <w:noProof/>
                <w:color w:val="000000" w:themeColor="text1"/>
              </w:rPr>
            </w:rPrChange>
          </w:rPr>
          <w:t>8</w:t>
        </w:r>
        <w:r w:rsidRPr="00BC478C">
          <w:rPr>
            <w:i w:val="0"/>
            <w:iCs w:val="0"/>
            <w:color w:val="000000" w:themeColor="text1"/>
            <w:rPrChange w:id="1649" w:author="Zachary Cappella" w:date="2023-09-30T10:50:00Z">
              <w:rPr/>
            </w:rPrChange>
          </w:rPr>
          <w:fldChar w:fldCharType="end"/>
        </w:r>
        <w:r w:rsidRPr="00BC478C">
          <w:rPr>
            <w:i w:val="0"/>
            <w:iCs w:val="0"/>
            <w:color w:val="000000" w:themeColor="text1"/>
            <w:rPrChange w:id="1650" w:author="Zachary Cappella" w:date="2023-09-30T10:50:00Z">
              <w:rPr/>
            </w:rPrChange>
          </w:rPr>
          <w:t>: User Registration UML Diagram</w:t>
        </w:r>
      </w:ins>
      <w:bookmarkEnd w:id="1641"/>
    </w:p>
    <w:p w14:paraId="3BCAD777" w14:textId="5CA0A0D4" w:rsidR="006A6D2B" w:rsidRPr="00BC478C" w:rsidRDefault="006A6D2B" w:rsidP="22BE91FE">
      <w:pPr>
        <w:rPr>
          <w:ins w:id="1651" w:author="Zachary Cappella" w:date="2023-09-23T14:51:00Z"/>
          <w:b/>
          <w:bCs/>
          <w:sz w:val="24"/>
          <w:szCs w:val="24"/>
        </w:rPr>
      </w:pPr>
    </w:p>
    <w:p w14:paraId="5EEDF0DA" w14:textId="190215C7" w:rsidR="3E94B9FF" w:rsidRPr="00BC478C" w:rsidRDefault="3E94B9FF" w:rsidP="22BE91FE">
      <w:pPr>
        <w:rPr>
          <w:b/>
          <w:bCs/>
          <w:sz w:val="24"/>
          <w:szCs w:val="24"/>
        </w:rPr>
      </w:pPr>
      <w:r w:rsidRPr="00BC478C">
        <w:rPr>
          <w:b/>
          <w:bCs/>
          <w:sz w:val="24"/>
          <w:szCs w:val="24"/>
        </w:rPr>
        <w:t xml:space="preserve">Preconditions: </w:t>
      </w:r>
      <w:r w:rsidRPr="00BC478C">
        <w:rPr>
          <w:sz w:val="24"/>
          <w:szCs w:val="24"/>
        </w:rPr>
        <w:t>The actor installed the application on their device.</w:t>
      </w:r>
    </w:p>
    <w:p w14:paraId="16C0DE0B" w14:textId="31518578" w:rsidR="3E94B9FF" w:rsidRPr="00BC478C" w:rsidRDefault="3E94B9FF" w:rsidP="22BE91FE">
      <w:pPr>
        <w:rPr>
          <w:sz w:val="24"/>
          <w:szCs w:val="24"/>
        </w:rPr>
      </w:pPr>
      <w:r w:rsidRPr="00BC478C">
        <w:rPr>
          <w:b/>
          <w:bCs/>
          <w:sz w:val="24"/>
          <w:szCs w:val="24"/>
        </w:rPr>
        <w:t xml:space="preserve">Triggers: </w:t>
      </w:r>
      <w:r w:rsidRPr="00BC478C">
        <w:rPr>
          <w:sz w:val="24"/>
          <w:szCs w:val="24"/>
        </w:rPr>
        <w:t xml:space="preserve">The actor opens the application from their device. </w:t>
      </w:r>
    </w:p>
    <w:p w14:paraId="0522C8F8" w14:textId="5FCADE45" w:rsidR="3E94B9FF" w:rsidRPr="00BC478C" w:rsidRDefault="3E94B9FF" w:rsidP="22BE91FE">
      <w:pPr>
        <w:rPr>
          <w:b/>
          <w:bCs/>
          <w:sz w:val="24"/>
          <w:szCs w:val="24"/>
        </w:rPr>
      </w:pPr>
      <w:r w:rsidRPr="00BC478C">
        <w:rPr>
          <w:b/>
          <w:bCs/>
          <w:sz w:val="24"/>
          <w:szCs w:val="24"/>
        </w:rPr>
        <w:t>Basic course of events (main scenario):</w:t>
      </w:r>
    </w:p>
    <w:p w14:paraId="32A6BF19" w14:textId="58112B55" w:rsidR="22BE91FE" w:rsidRPr="00BC478C" w:rsidRDefault="22BE91FE" w:rsidP="22BE91FE">
      <w:pPr>
        <w:rPr>
          <w:b/>
          <w:bCs/>
          <w:sz w:val="24"/>
          <w:szCs w:val="24"/>
        </w:rPr>
      </w:pPr>
    </w:p>
    <w:tbl>
      <w:tblPr>
        <w:tblStyle w:val="TableGrid"/>
        <w:tblW w:w="0" w:type="auto"/>
        <w:tblLook w:val="06A0" w:firstRow="1" w:lastRow="0" w:firstColumn="1" w:lastColumn="0" w:noHBand="1" w:noVBand="1"/>
      </w:tblPr>
      <w:tblGrid>
        <w:gridCol w:w="3115"/>
        <w:gridCol w:w="2697"/>
        <w:gridCol w:w="3538"/>
        <w:tblGridChange w:id="1652">
          <w:tblGrid>
            <w:gridCol w:w="3115"/>
            <w:gridCol w:w="5"/>
            <w:gridCol w:w="2692"/>
            <w:gridCol w:w="8"/>
            <w:gridCol w:w="3530"/>
            <w:gridCol w:w="10"/>
          </w:tblGrid>
        </w:tblGridChange>
      </w:tblGrid>
      <w:tr w:rsidR="22BE91FE" w:rsidRPr="00BC478C" w14:paraId="304DAD3F" w14:textId="77777777" w:rsidTr="22BE91FE">
        <w:trPr>
          <w:trHeight w:val="780"/>
        </w:trPr>
        <w:tc>
          <w:tcPr>
            <w:tcW w:w="3120" w:type="dxa"/>
            <w:shd w:val="clear" w:color="auto" w:fill="E7E6E6" w:themeFill="background2"/>
          </w:tcPr>
          <w:p w14:paraId="4EA5CB00" w14:textId="30170C70" w:rsidR="22BE91FE" w:rsidRPr="00BC478C" w:rsidRDefault="22BE91FE" w:rsidP="22BE91FE">
            <w:pPr>
              <w:jc w:val="center"/>
              <w:rPr>
                <w:b/>
                <w:bCs/>
                <w:sz w:val="24"/>
                <w:szCs w:val="24"/>
              </w:rPr>
            </w:pPr>
            <w:r w:rsidRPr="00BC478C">
              <w:rPr>
                <w:b/>
                <w:bCs/>
                <w:sz w:val="24"/>
                <w:szCs w:val="24"/>
              </w:rPr>
              <w:t>Actor</w:t>
            </w:r>
          </w:p>
        </w:tc>
        <w:tc>
          <w:tcPr>
            <w:tcW w:w="2700" w:type="dxa"/>
            <w:shd w:val="clear" w:color="auto" w:fill="E7E6E6" w:themeFill="background2"/>
          </w:tcPr>
          <w:p w14:paraId="125BFE1A" w14:textId="7E2BC5CC" w:rsidR="22BE91FE" w:rsidRPr="00BC478C" w:rsidRDefault="22BE91FE" w:rsidP="22BE91FE">
            <w:pPr>
              <w:jc w:val="center"/>
              <w:rPr>
                <w:b/>
                <w:bCs/>
                <w:sz w:val="24"/>
                <w:szCs w:val="24"/>
              </w:rPr>
            </w:pPr>
            <w:r w:rsidRPr="00BC478C">
              <w:rPr>
                <w:b/>
                <w:bCs/>
                <w:sz w:val="24"/>
                <w:szCs w:val="24"/>
              </w:rPr>
              <w:t>System</w:t>
            </w:r>
          </w:p>
        </w:tc>
        <w:tc>
          <w:tcPr>
            <w:tcW w:w="3540" w:type="dxa"/>
            <w:shd w:val="clear" w:color="auto" w:fill="E7E6E6" w:themeFill="background2"/>
          </w:tcPr>
          <w:p w14:paraId="3059FD33" w14:textId="71F7B3D6" w:rsidR="22BE91FE" w:rsidRPr="00BC478C" w:rsidRDefault="22BE91FE" w:rsidP="22BE91FE">
            <w:pPr>
              <w:jc w:val="center"/>
              <w:rPr>
                <w:b/>
                <w:bCs/>
                <w:sz w:val="24"/>
                <w:szCs w:val="24"/>
              </w:rPr>
            </w:pPr>
            <w:r w:rsidRPr="00BC478C">
              <w:rPr>
                <w:b/>
                <w:bCs/>
                <w:sz w:val="24"/>
                <w:szCs w:val="24"/>
              </w:rPr>
              <w:t>Screen</w:t>
            </w:r>
          </w:p>
        </w:tc>
      </w:tr>
      <w:tr w:rsidR="22BE91FE" w:rsidRPr="00BC478C" w14:paraId="7D4826BA" w14:textId="77777777" w:rsidTr="22BE91FE">
        <w:trPr>
          <w:trHeight w:val="1190"/>
        </w:trPr>
        <w:tc>
          <w:tcPr>
            <w:tcW w:w="3120" w:type="dxa"/>
          </w:tcPr>
          <w:p w14:paraId="50C47964" w14:textId="5D6AF070" w:rsidR="22BE91FE" w:rsidRPr="00BC478C" w:rsidRDefault="22BE91FE" w:rsidP="22BE91FE">
            <w:pPr>
              <w:rPr>
                <w:sz w:val="24"/>
                <w:szCs w:val="24"/>
              </w:rPr>
            </w:pPr>
            <w:r w:rsidRPr="00BC478C">
              <w:rPr>
                <w:sz w:val="24"/>
                <w:szCs w:val="24"/>
              </w:rPr>
              <w:t>1. The actor opens the application on their mobile device.</w:t>
            </w:r>
          </w:p>
        </w:tc>
        <w:tc>
          <w:tcPr>
            <w:tcW w:w="2700" w:type="dxa"/>
          </w:tcPr>
          <w:p w14:paraId="0349BAC6" w14:textId="56527B8B" w:rsidR="22BE91FE" w:rsidRPr="00BC478C" w:rsidRDefault="22BE91FE" w:rsidP="22BE91FE">
            <w:pPr>
              <w:rPr>
                <w:b/>
                <w:bCs/>
                <w:sz w:val="24"/>
                <w:szCs w:val="24"/>
              </w:rPr>
            </w:pPr>
          </w:p>
        </w:tc>
        <w:tc>
          <w:tcPr>
            <w:tcW w:w="3540" w:type="dxa"/>
          </w:tcPr>
          <w:p w14:paraId="7264E18C" w14:textId="56527B8B" w:rsidR="22BE91FE" w:rsidRPr="00BC478C" w:rsidRDefault="22BE91FE" w:rsidP="22BE91FE">
            <w:pPr>
              <w:rPr>
                <w:b/>
                <w:bCs/>
                <w:sz w:val="24"/>
                <w:szCs w:val="24"/>
              </w:rPr>
            </w:pPr>
          </w:p>
        </w:tc>
      </w:tr>
      <w:tr w:rsidR="22BE91FE" w:rsidRPr="00BC478C" w14:paraId="4718F95E" w14:textId="77777777" w:rsidTr="22BE91FE">
        <w:trPr>
          <w:trHeight w:val="4095"/>
        </w:trPr>
        <w:tc>
          <w:tcPr>
            <w:tcW w:w="3120" w:type="dxa"/>
          </w:tcPr>
          <w:p w14:paraId="50C35CB3" w14:textId="56527B8B" w:rsidR="22BE91FE" w:rsidRPr="00BC478C" w:rsidRDefault="22BE91FE" w:rsidP="22BE91FE">
            <w:pPr>
              <w:rPr>
                <w:b/>
                <w:bCs/>
                <w:sz w:val="24"/>
                <w:szCs w:val="24"/>
              </w:rPr>
            </w:pPr>
          </w:p>
        </w:tc>
        <w:tc>
          <w:tcPr>
            <w:tcW w:w="2700" w:type="dxa"/>
          </w:tcPr>
          <w:p w14:paraId="018F4D00" w14:textId="380B53AA" w:rsidR="22BE91FE" w:rsidRPr="00BC478C" w:rsidRDefault="22BE91FE" w:rsidP="22BE91FE">
            <w:pPr>
              <w:rPr>
                <w:sz w:val="24"/>
                <w:szCs w:val="24"/>
              </w:rPr>
            </w:pPr>
            <w:r w:rsidRPr="00BC478C">
              <w:rPr>
                <w:sz w:val="24"/>
                <w:szCs w:val="24"/>
              </w:rPr>
              <w:t>2.  The System displays the login screen.</w:t>
            </w:r>
          </w:p>
          <w:p w14:paraId="2D86E83A" w14:textId="1B936A40" w:rsidR="22BE91FE" w:rsidRPr="00BC478C" w:rsidRDefault="22BE91FE" w:rsidP="22BE91FE">
            <w:pPr>
              <w:rPr>
                <w:b/>
                <w:bCs/>
                <w:sz w:val="24"/>
                <w:szCs w:val="24"/>
              </w:rPr>
            </w:pPr>
          </w:p>
          <w:p w14:paraId="6BB151E9" w14:textId="190FBA7E" w:rsidR="22BE91FE" w:rsidRPr="00BC478C" w:rsidRDefault="22BE91FE" w:rsidP="22BE91FE">
            <w:pPr>
              <w:rPr>
                <w:b/>
                <w:bCs/>
                <w:sz w:val="24"/>
                <w:szCs w:val="24"/>
              </w:rPr>
            </w:pPr>
          </w:p>
          <w:p w14:paraId="2F163B4A" w14:textId="1BEE24F0" w:rsidR="22BE91FE" w:rsidRPr="00BC478C" w:rsidRDefault="22BE91FE" w:rsidP="22BE91FE">
            <w:pPr>
              <w:rPr>
                <w:b/>
                <w:bCs/>
                <w:sz w:val="24"/>
                <w:szCs w:val="24"/>
              </w:rPr>
            </w:pPr>
          </w:p>
          <w:p w14:paraId="5C03A8E5" w14:textId="1E792992" w:rsidR="22BE91FE" w:rsidRPr="00BC478C" w:rsidRDefault="22BE91FE" w:rsidP="22BE91FE">
            <w:pPr>
              <w:rPr>
                <w:b/>
                <w:bCs/>
                <w:sz w:val="24"/>
                <w:szCs w:val="24"/>
              </w:rPr>
            </w:pPr>
          </w:p>
          <w:p w14:paraId="2BF7CEC9" w14:textId="290C3835" w:rsidR="22BE91FE" w:rsidRPr="00BC478C" w:rsidRDefault="22BE91FE" w:rsidP="22BE91FE">
            <w:pPr>
              <w:rPr>
                <w:b/>
                <w:bCs/>
                <w:sz w:val="24"/>
                <w:szCs w:val="24"/>
              </w:rPr>
            </w:pPr>
          </w:p>
          <w:p w14:paraId="37D9E566" w14:textId="41DEC4EC" w:rsidR="22BE91FE" w:rsidRPr="00BC478C" w:rsidRDefault="22BE91FE" w:rsidP="22BE91FE">
            <w:pPr>
              <w:rPr>
                <w:b/>
                <w:bCs/>
                <w:sz w:val="24"/>
                <w:szCs w:val="24"/>
              </w:rPr>
            </w:pPr>
          </w:p>
          <w:p w14:paraId="5D015DD5" w14:textId="07DB640D" w:rsidR="22BE91FE" w:rsidRPr="00BC478C" w:rsidRDefault="22BE91FE" w:rsidP="22BE91FE">
            <w:pPr>
              <w:rPr>
                <w:b/>
                <w:bCs/>
                <w:sz w:val="24"/>
                <w:szCs w:val="24"/>
              </w:rPr>
            </w:pPr>
          </w:p>
          <w:p w14:paraId="3C8549D2" w14:textId="1A8C3D0F" w:rsidR="22BE91FE" w:rsidRPr="00BC478C" w:rsidRDefault="22BE91FE" w:rsidP="22BE91FE">
            <w:pPr>
              <w:rPr>
                <w:b/>
                <w:bCs/>
                <w:sz w:val="24"/>
                <w:szCs w:val="24"/>
              </w:rPr>
            </w:pPr>
          </w:p>
          <w:p w14:paraId="68FB203E" w14:textId="6BB84083" w:rsidR="22BE91FE" w:rsidRPr="00BC478C" w:rsidRDefault="22BE91FE" w:rsidP="22BE91FE">
            <w:pPr>
              <w:rPr>
                <w:b/>
                <w:bCs/>
                <w:sz w:val="24"/>
                <w:szCs w:val="24"/>
              </w:rPr>
            </w:pPr>
          </w:p>
          <w:p w14:paraId="18C07D8D" w14:textId="1E89E3CC" w:rsidR="22BE91FE" w:rsidRPr="00BC478C" w:rsidRDefault="22BE91FE" w:rsidP="22BE91FE">
            <w:pPr>
              <w:rPr>
                <w:b/>
                <w:bCs/>
                <w:sz w:val="24"/>
                <w:szCs w:val="24"/>
              </w:rPr>
            </w:pPr>
          </w:p>
          <w:p w14:paraId="6461B43B" w14:textId="0C62E618" w:rsidR="22BE91FE" w:rsidRPr="00BC478C" w:rsidRDefault="22BE91FE" w:rsidP="22BE91FE">
            <w:pPr>
              <w:rPr>
                <w:b/>
                <w:bCs/>
                <w:sz w:val="24"/>
                <w:szCs w:val="24"/>
              </w:rPr>
            </w:pPr>
          </w:p>
          <w:p w14:paraId="5865C775" w14:textId="5E2239ED" w:rsidR="22BE91FE" w:rsidRPr="00BC478C" w:rsidRDefault="22BE91FE" w:rsidP="22BE91FE">
            <w:pPr>
              <w:rPr>
                <w:b/>
                <w:bCs/>
                <w:sz w:val="24"/>
                <w:szCs w:val="24"/>
              </w:rPr>
            </w:pPr>
          </w:p>
          <w:p w14:paraId="6B43A428" w14:textId="2B3F2116" w:rsidR="22BE91FE" w:rsidRPr="00BC478C" w:rsidRDefault="22BE91FE" w:rsidP="22BE91FE">
            <w:pPr>
              <w:rPr>
                <w:b/>
                <w:bCs/>
                <w:sz w:val="24"/>
                <w:szCs w:val="24"/>
              </w:rPr>
            </w:pPr>
          </w:p>
          <w:p w14:paraId="56A7E4D9" w14:textId="6572F225" w:rsidR="22BE91FE" w:rsidRPr="00BC478C" w:rsidRDefault="22BE91FE" w:rsidP="22BE91FE">
            <w:pPr>
              <w:rPr>
                <w:b/>
                <w:bCs/>
                <w:sz w:val="24"/>
                <w:szCs w:val="24"/>
              </w:rPr>
            </w:pPr>
          </w:p>
          <w:p w14:paraId="34055348" w14:textId="25C33947" w:rsidR="22BE91FE" w:rsidRPr="00BC478C" w:rsidRDefault="22BE91FE" w:rsidP="22BE91FE">
            <w:pPr>
              <w:rPr>
                <w:b/>
                <w:bCs/>
                <w:sz w:val="24"/>
                <w:szCs w:val="24"/>
              </w:rPr>
            </w:pPr>
          </w:p>
          <w:p w14:paraId="334A528E" w14:textId="1A2D8F8E" w:rsidR="22BE91FE" w:rsidRPr="00BC478C" w:rsidRDefault="22BE91FE" w:rsidP="22BE91FE">
            <w:pPr>
              <w:rPr>
                <w:b/>
                <w:bCs/>
                <w:sz w:val="24"/>
                <w:szCs w:val="24"/>
              </w:rPr>
            </w:pPr>
          </w:p>
          <w:p w14:paraId="7467201C" w14:textId="7B6281D3" w:rsidR="22BE91FE" w:rsidRPr="00BC478C" w:rsidRDefault="22BE91FE" w:rsidP="22BE91FE">
            <w:pPr>
              <w:rPr>
                <w:b/>
                <w:bCs/>
                <w:sz w:val="24"/>
                <w:szCs w:val="24"/>
              </w:rPr>
            </w:pPr>
          </w:p>
          <w:p w14:paraId="55DDA06C" w14:textId="2F0213E5" w:rsidR="22BE91FE" w:rsidRPr="00BC478C" w:rsidRDefault="22BE91FE" w:rsidP="22BE91FE">
            <w:pPr>
              <w:rPr>
                <w:b/>
                <w:bCs/>
                <w:sz w:val="24"/>
                <w:szCs w:val="24"/>
              </w:rPr>
            </w:pPr>
          </w:p>
        </w:tc>
        <w:tc>
          <w:tcPr>
            <w:tcW w:w="3540" w:type="dxa"/>
          </w:tcPr>
          <w:p w14:paraId="4B01F6DD" w14:textId="458733BF" w:rsidR="22BE91FE" w:rsidRPr="00BC478C" w:rsidRDefault="22BE91FE" w:rsidP="22BE91FE">
            <w:pPr>
              <w:jc w:val="center"/>
            </w:pPr>
            <w:r w:rsidRPr="00BC478C">
              <w:rPr>
                <w:noProof/>
              </w:rPr>
              <w:drawing>
                <wp:inline distT="0" distB="0" distL="0" distR="0" wp14:anchorId="599C8DF9" wp14:editId="427EF8FA">
                  <wp:extent cx="1592959" cy="3200400"/>
                  <wp:effectExtent l="0" t="0" r="0" b="0"/>
                  <wp:docPr id="1420792262" name="Picture 1420792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592959" cy="3200400"/>
                          </a:xfrm>
                          <a:prstGeom prst="rect">
                            <a:avLst/>
                          </a:prstGeom>
                        </pic:spPr>
                      </pic:pic>
                    </a:graphicData>
                  </a:graphic>
                </wp:inline>
              </w:drawing>
            </w:r>
          </w:p>
        </w:tc>
      </w:tr>
      <w:tr w:rsidR="22BE91FE" w:rsidRPr="00BC478C" w14:paraId="2FBDD7C1" w14:textId="77777777" w:rsidTr="22BE91FE">
        <w:trPr>
          <w:trHeight w:val="1110"/>
        </w:trPr>
        <w:tc>
          <w:tcPr>
            <w:tcW w:w="3120" w:type="dxa"/>
          </w:tcPr>
          <w:p w14:paraId="62C7AE46" w14:textId="634AF22D" w:rsidR="22BE91FE" w:rsidRPr="00BC478C" w:rsidRDefault="22BE91FE" w:rsidP="22BE91FE">
            <w:pPr>
              <w:rPr>
                <w:sz w:val="24"/>
                <w:szCs w:val="24"/>
              </w:rPr>
            </w:pPr>
            <w:r w:rsidRPr="00BC478C">
              <w:rPr>
                <w:color w:val="FF0000"/>
                <w:sz w:val="24"/>
                <w:szCs w:val="24"/>
              </w:rPr>
              <w:t>3.</w:t>
            </w:r>
            <w:r w:rsidRPr="00BC478C">
              <w:rPr>
                <w:sz w:val="24"/>
                <w:szCs w:val="24"/>
              </w:rPr>
              <w:t xml:space="preserve"> The actor </w:t>
            </w:r>
            <w:r w:rsidR="46E4404A" w:rsidRPr="00BC478C">
              <w:rPr>
                <w:sz w:val="24"/>
                <w:szCs w:val="24"/>
              </w:rPr>
              <w:t>clicks “Create Account”.</w:t>
            </w:r>
          </w:p>
        </w:tc>
        <w:tc>
          <w:tcPr>
            <w:tcW w:w="2700" w:type="dxa"/>
          </w:tcPr>
          <w:p w14:paraId="748B97BB" w14:textId="70376285" w:rsidR="22BE91FE" w:rsidRPr="00BC478C" w:rsidRDefault="22BE91FE" w:rsidP="22BE91FE">
            <w:pPr>
              <w:rPr>
                <w:sz w:val="24"/>
                <w:szCs w:val="24"/>
              </w:rPr>
            </w:pPr>
          </w:p>
        </w:tc>
        <w:tc>
          <w:tcPr>
            <w:tcW w:w="3540" w:type="dxa"/>
          </w:tcPr>
          <w:p w14:paraId="7C08B285" w14:textId="0A8503C2" w:rsidR="22BE91FE" w:rsidRPr="00BC478C" w:rsidRDefault="22BE91FE" w:rsidP="22BE91FE">
            <w:pPr>
              <w:jc w:val="center"/>
            </w:pPr>
          </w:p>
        </w:tc>
      </w:tr>
      <w:tr w:rsidR="22BE91FE" w:rsidRPr="00BC478C" w14:paraId="21351B6E" w14:textId="77777777" w:rsidTr="22BE91FE">
        <w:tblPrEx>
          <w:tblW w:w="0" w:type="auto"/>
          <w:tblLook w:val="06A0" w:firstRow="1" w:lastRow="0" w:firstColumn="1" w:lastColumn="0" w:noHBand="1" w:noVBand="1"/>
          <w:tblPrExChange w:id="1653" w:author="Malachi Jamison" w:date="2023-09-23T01:17:00Z">
            <w:tblPrEx>
              <w:tblW w:w="0" w:type="auto"/>
              <w:tblLook w:val="06A0" w:firstRow="1" w:lastRow="0" w:firstColumn="1" w:lastColumn="0" w:noHBand="1" w:noVBand="1"/>
            </w:tblPrEx>
          </w:tblPrExChange>
        </w:tblPrEx>
        <w:trPr>
          <w:trHeight w:val="4515"/>
          <w:trPrChange w:id="1654" w:author="Malachi Jamison" w:date="2023-09-23T01:17:00Z">
            <w:trPr>
              <w:trHeight w:val="1245"/>
            </w:trPr>
          </w:trPrChange>
        </w:trPr>
        <w:tc>
          <w:tcPr>
            <w:tcW w:w="3120" w:type="dxa"/>
            <w:tcPrChange w:id="1655" w:author="Malachi Jamison" w:date="2023-09-23T01:17:00Z">
              <w:tcPr>
                <w:tcW w:w="3120" w:type="dxa"/>
                <w:gridSpan w:val="2"/>
              </w:tcPr>
            </w:tcPrChange>
          </w:tcPr>
          <w:p w14:paraId="04CD96FC" w14:textId="25A65B3B" w:rsidR="22BE91FE" w:rsidRPr="00BC478C" w:rsidRDefault="22BE91FE" w:rsidP="22BE91FE">
            <w:pPr>
              <w:rPr>
                <w:color w:val="FF0000"/>
                <w:sz w:val="24"/>
                <w:szCs w:val="24"/>
                <w:rPrChange w:id="1656" w:author="Zachary Cappella" w:date="2023-09-30T10:50:00Z">
                  <w:rPr>
                    <w:b/>
                    <w:bCs/>
                    <w:color w:val="FF0000"/>
                    <w:sz w:val="24"/>
                    <w:szCs w:val="24"/>
                  </w:rPr>
                </w:rPrChange>
              </w:rPr>
            </w:pPr>
          </w:p>
        </w:tc>
        <w:tc>
          <w:tcPr>
            <w:tcW w:w="2700" w:type="dxa"/>
            <w:tcPrChange w:id="1657" w:author="Malachi Jamison" w:date="2023-09-23T01:17:00Z">
              <w:tcPr>
                <w:tcW w:w="2700" w:type="dxa"/>
                <w:gridSpan w:val="2"/>
              </w:tcPr>
            </w:tcPrChange>
          </w:tcPr>
          <w:p w14:paraId="06F162A1" w14:textId="193BB7B1" w:rsidR="7C65F9BA" w:rsidRPr="00BC478C" w:rsidRDefault="7C65F9BA">
            <w:pPr>
              <w:rPr>
                <w:sz w:val="24"/>
                <w:szCs w:val="24"/>
              </w:rPr>
              <w:pPrChange w:id="1658" w:author="Sean Mirani" w:date="2023-09-23T01:17:00Z">
                <w:pPr>
                  <w:pStyle w:val="ListParagraph"/>
                  <w:numPr>
                    <w:numId w:val="47"/>
                  </w:numPr>
                  <w:ind w:left="720" w:hanging="360"/>
                </w:pPr>
              </w:pPrChange>
            </w:pPr>
            <w:r w:rsidRPr="00BC478C">
              <w:rPr>
                <w:sz w:val="24"/>
                <w:szCs w:val="24"/>
              </w:rPr>
              <w:t xml:space="preserve">4. </w:t>
            </w:r>
            <w:r w:rsidR="22BE91FE" w:rsidRPr="00BC478C">
              <w:rPr>
                <w:sz w:val="24"/>
                <w:szCs w:val="24"/>
              </w:rPr>
              <w:t xml:space="preserve">The system </w:t>
            </w:r>
            <w:r w:rsidR="0530F20F" w:rsidRPr="00BC478C">
              <w:rPr>
                <w:sz w:val="24"/>
                <w:szCs w:val="24"/>
              </w:rPr>
              <w:t>opens the user registration screen.</w:t>
            </w:r>
          </w:p>
        </w:tc>
        <w:tc>
          <w:tcPr>
            <w:tcW w:w="3540" w:type="dxa"/>
            <w:tcPrChange w:id="1659" w:author="Malachi Jamison" w:date="2023-09-23T01:17:00Z">
              <w:tcPr>
                <w:tcW w:w="3540" w:type="dxa"/>
                <w:gridSpan w:val="2"/>
              </w:tcPr>
            </w:tcPrChange>
          </w:tcPr>
          <w:p w14:paraId="571D48B6" w14:textId="49B07A30" w:rsidR="0530F20F" w:rsidRPr="00BC478C" w:rsidRDefault="0530F20F">
            <w:pPr>
              <w:jc w:val="center"/>
              <w:pPrChange w:id="1660" w:author="Sean Mirani" w:date="2023-09-23T01:17:00Z">
                <w:pPr/>
              </w:pPrChange>
            </w:pPr>
            <w:r w:rsidRPr="00BC478C">
              <w:rPr>
                <w:noProof/>
              </w:rPr>
              <w:drawing>
                <wp:inline distT="0" distB="0" distL="0" distR="0" wp14:anchorId="1A5A6989" wp14:editId="5587AC98">
                  <wp:extent cx="1665366" cy="3200400"/>
                  <wp:effectExtent l="0" t="0" r="0" b="0"/>
                  <wp:docPr id="238667542" name="Picture 238667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665366" cy="3200400"/>
                          </a:xfrm>
                          <a:prstGeom prst="rect">
                            <a:avLst/>
                          </a:prstGeom>
                        </pic:spPr>
                      </pic:pic>
                    </a:graphicData>
                  </a:graphic>
                </wp:inline>
              </w:drawing>
            </w:r>
          </w:p>
        </w:tc>
      </w:tr>
      <w:tr w:rsidR="22BE91FE" w:rsidRPr="00BC478C" w14:paraId="62CD4BA1" w14:textId="77777777" w:rsidTr="22BE91FE">
        <w:trPr>
          <w:trHeight w:val="4515"/>
          <w:ins w:id="1661" w:author="Malachi Jamison" w:date="2023-09-23T01:20:00Z"/>
        </w:trPr>
        <w:tc>
          <w:tcPr>
            <w:tcW w:w="3120" w:type="dxa"/>
          </w:tcPr>
          <w:p w14:paraId="14E6EE4C" w14:textId="23F2DBA0" w:rsidR="3AC3E520" w:rsidRPr="00BC478C" w:rsidRDefault="3AC3E520" w:rsidP="22BE91FE">
            <w:pPr>
              <w:rPr>
                <w:color w:val="FF0000"/>
                <w:sz w:val="24"/>
                <w:szCs w:val="24"/>
                <w:rPrChange w:id="1662" w:author="Zachary Cappella" w:date="2023-09-30T10:50:00Z">
                  <w:rPr>
                    <w:b/>
                    <w:bCs/>
                    <w:color w:val="FF0000"/>
                    <w:sz w:val="24"/>
                    <w:szCs w:val="24"/>
                  </w:rPr>
                </w:rPrChange>
              </w:rPr>
            </w:pPr>
            <w:ins w:id="1663" w:author="Malachi Jamison" w:date="2023-09-23T01:20:00Z">
              <w:r w:rsidRPr="00BC478C">
                <w:rPr>
                  <w:color w:val="FF0000"/>
                  <w:sz w:val="24"/>
                  <w:szCs w:val="24"/>
                  <w:rPrChange w:id="1664" w:author="Zachary Cappella" w:date="2023-09-30T10:50:00Z">
                    <w:rPr>
                      <w:b/>
                      <w:bCs/>
                      <w:color w:val="FF0000"/>
                      <w:sz w:val="24"/>
                      <w:szCs w:val="24"/>
                    </w:rPr>
                  </w:rPrChange>
                </w:rPr>
                <w:lastRenderedPageBreak/>
                <w:t xml:space="preserve">5. The user enters their </w:t>
              </w:r>
            </w:ins>
            <w:ins w:id="1665" w:author="Malachi Jamison" w:date="2023-09-23T01:21:00Z">
              <w:r w:rsidRPr="00BC478C">
                <w:rPr>
                  <w:color w:val="FF0000"/>
                  <w:sz w:val="24"/>
                  <w:szCs w:val="24"/>
                  <w:rPrChange w:id="1666" w:author="Zachary Cappella" w:date="2023-09-30T10:50:00Z">
                    <w:rPr>
                      <w:b/>
                      <w:bCs/>
                      <w:color w:val="FF0000"/>
                      <w:sz w:val="24"/>
                      <w:szCs w:val="24"/>
                    </w:rPr>
                  </w:rPrChange>
                </w:rPr>
                <w:t>personal</w:t>
              </w:r>
            </w:ins>
            <w:ins w:id="1667" w:author="Malachi Jamison" w:date="2023-09-23T01:20:00Z">
              <w:r w:rsidRPr="00BC478C">
                <w:rPr>
                  <w:color w:val="FF0000"/>
                  <w:sz w:val="24"/>
                  <w:szCs w:val="24"/>
                  <w:rPrChange w:id="1668" w:author="Zachary Cappella" w:date="2023-09-30T10:50:00Z">
                    <w:rPr>
                      <w:b/>
                      <w:bCs/>
                      <w:color w:val="FF0000"/>
                      <w:sz w:val="24"/>
                      <w:szCs w:val="24"/>
                    </w:rPr>
                  </w:rPrChange>
                </w:rPr>
                <w:t xml:space="preserve"> information</w:t>
              </w:r>
            </w:ins>
            <w:ins w:id="1669" w:author="Malachi Jamison" w:date="2023-09-23T01:21:00Z">
              <w:r w:rsidRPr="00BC478C">
                <w:rPr>
                  <w:color w:val="FF0000"/>
                  <w:sz w:val="24"/>
                  <w:szCs w:val="24"/>
                  <w:rPrChange w:id="1670" w:author="Zachary Cappella" w:date="2023-09-30T10:50:00Z">
                    <w:rPr>
                      <w:b/>
                      <w:bCs/>
                      <w:color w:val="FF0000"/>
                      <w:sz w:val="24"/>
                      <w:szCs w:val="24"/>
                    </w:rPr>
                  </w:rPrChange>
                </w:rPr>
                <w:t xml:space="preserve"> and clicks “Create Account”.</w:t>
              </w:r>
            </w:ins>
          </w:p>
        </w:tc>
        <w:tc>
          <w:tcPr>
            <w:tcW w:w="2700" w:type="dxa"/>
          </w:tcPr>
          <w:p w14:paraId="2F14EF4E" w14:textId="045BE616" w:rsidR="22BE91FE" w:rsidRPr="00BC478C" w:rsidRDefault="22BE91FE" w:rsidP="22BE91FE">
            <w:pPr>
              <w:rPr>
                <w:sz w:val="24"/>
                <w:szCs w:val="24"/>
              </w:rPr>
            </w:pPr>
          </w:p>
        </w:tc>
        <w:tc>
          <w:tcPr>
            <w:tcW w:w="3540" w:type="dxa"/>
          </w:tcPr>
          <w:p w14:paraId="50C84369" w14:textId="0D4438E3" w:rsidR="22BE91FE" w:rsidRPr="00BC478C" w:rsidRDefault="22BE91FE" w:rsidP="22BE91FE">
            <w:pPr>
              <w:jc w:val="center"/>
            </w:pPr>
          </w:p>
        </w:tc>
      </w:tr>
      <w:tr w:rsidR="22BE91FE" w:rsidRPr="00BC478C" w14:paraId="3CFEC5ED" w14:textId="77777777" w:rsidTr="22BE91FE">
        <w:trPr>
          <w:trHeight w:val="4515"/>
          <w:ins w:id="1671" w:author="Malachi Jamison" w:date="2023-09-23T01:21:00Z"/>
        </w:trPr>
        <w:tc>
          <w:tcPr>
            <w:tcW w:w="3120" w:type="dxa"/>
          </w:tcPr>
          <w:p w14:paraId="190AF8F8" w14:textId="447ED7C3" w:rsidR="22BE91FE" w:rsidRPr="00BC478C" w:rsidRDefault="22BE91FE" w:rsidP="22BE91FE">
            <w:pPr>
              <w:rPr>
                <w:b/>
                <w:bCs/>
                <w:color w:val="FF0000"/>
                <w:sz w:val="24"/>
                <w:szCs w:val="24"/>
              </w:rPr>
            </w:pPr>
          </w:p>
        </w:tc>
        <w:tc>
          <w:tcPr>
            <w:tcW w:w="2700" w:type="dxa"/>
          </w:tcPr>
          <w:p w14:paraId="6584B21B" w14:textId="28015E5B" w:rsidR="3AC3E520" w:rsidRPr="00BC478C" w:rsidRDefault="3AC3E520">
            <w:pPr>
              <w:pStyle w:val="ListParagraph"/>
              <w:numPr>
                <w:ilvl w:val="0"/>
                <w:numId w:val="43"/>
              </w:numPr>
              <w:rPr>
                <w:sz w:val="24"/>
                <w:szCs w:val="24"/>
              </w:rPr>
              <w:pPrChange w:id="1672" w:author="Sean Mirani" w:date="2023-09-23T01:21:00Z">
                <w:pPr>
                  <w:pStyle w:val="ListParagraph"/>
                </w:pPr>
              </w:pPrChange>
            </w:pPr>
            <w:ins w:id="1673" w:author="Malachi Jamison" w:date="2023-09-23T01:21:00Z">
              <w:r w:rsidRPr="00BC478C">
                <w:rPr>
                  <w:sz w:val="24"/>
                  <w:szCs w:val="24"/>
                </w:rPr>
                <w:t xml:space="preserve">The system creates a new account for the users and displays the home screen. </w:t>
              </w:r>
            </w:ins>
          </w:p>
        </w:tc>
        <w:tc>
          <w:tcPr>
            <w:tcW w:w="3540" w:type="dxa"/>
          </w:tcPr>
          <w:p w14:paraId="6A96C63B" w14:textId="6FA3A48A" w:rsidR="36A0425A" w:rsidRPr="00BC478C" w:rsidRDefault="36A0425A" w:rsidP="22BE91FE">
            <w:pPr>
              <w:jc w:val="center"/>
            </w:pPr>
            <w:ins w:id="1674" w:author="Malachi Jamison" w:date="2023-09-23T01:22:00Z">
              <w:r w:rsidRPr="00BC478C">
                <w:rPr>
                  <w:noProof/>
                </w:rPr>
                <w:drawing>
                  <wp:inline distT="0" distB="0" distL="0" distR="0" wp14:anchorId="64DA9C49" wp14:editId="5EB60D82">
                    <wp:extent cx="1646872" cy="3200400"/>
                    <wp:effectExtent l="0" t="0" r="0" b="0"/>
                    <wp:docPr id="879392681" name="Picture 879392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14280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6872" cy="3200400"/>
                            </a:xfrm>
                            <a:prstGeom prst="rect">
                              <a:avLst/>
                            </a:prstGeom>
                          </pic:spPr>
                        </pic:pic>
                      </a:graphicData>
                    </a:graphic>
                  </wp:inline>
                </w:drawing>
              </w:r>
            </w:ins>
          </w:p>
        </w:tc>
      </w:tr>
    </w:tbl>
    <w:p w14:paraId="0FA1BC43" w14:textId="4100C559" w:rsidR="22BE91FE" w:rsidRPr="00BC478C" w:rsidRDefault="00C841CF">
      <w:pPr>
        <w:pStyle w:val="Caption"/>
        <w:jc w:val="center"/>
        <w:rPr>
          <w:ins w:id="1675" w:author="Malachi Jamison" w:date="2023-09-23T01:41:00Z"/>
          <w:b/>
          <w:bCs/>
          <w:color w:val="000000" w:themeColor="text1"/>
          <w:sz w:val="24"/>
          <w:szCs w:val="24"/>
          <w:rPrChange w:id="1676" w:author="Zachary Cappella" w:date="2023-09-30T10:50:00Z">
            <w:rPr>
              <w:ins w:id="1677" w:author="Malachi Jamison" w:date="2023-09-23T01:41:00Z"/>
              <w:b/>
              <w:bCs/>
              <w:sz w:val="24"/>
              <w:szCs w:val="24"/>
            </w:rPr>
          </w:rPrChange>
        </w:rPr>
        <w:pPrChange w:id="1678" w:author="Zachary Cappella" w:date="2023-09-30T10:33:00Z">
          <w:pPr/>
        </w:pPrChange>
      </w:pPr>
      <w:bookmarkStart w:id="1679" w:name="_Toc146962682"/>
      <w:ins w:id="1680" w:author="Zachary Cappella" w:date="2023-09-30T10:33:00Z">
        <w:r w:rsidRPr="00BC478C">
          <w:rPr>
            <w:i w:val="0"/>
            <w:iCs w:val="0"/>
            <w:color w:val="000000" w:themeColor="text1"/>
            <w:rPrChange w:id="1681" w:author="Zachary Cappella" w:date="2023-09-30T10:50:00Z">
              <w:rPr/>
            </w:rPrChange>
          </w:rPr>
          <w:t xml:space="preserve">Table </w:t>
        </w:r>
        <w:r w:rsidRPr="00BC478C">
          <w:rPr>
            <w:i w:val="0"/>
            <w:iCs w:val="0"/>
            <w:color w:val="000000" w:themeColor="text1"/>
            <w:rPrChange w:id="1682" w:author="Zachary Cappella" w:date="2023-09-30T10:50:00Z">
              <w:rPr/>
            </w:rPrChange>
          </w:rPr>
          <w:fldChar w:fldCharType="begin"/>
        </w:r>
        <w:r w:rsidRPr="00BC478C">
          <w:rPr>
            <w:i w:val="0"/>
            <w:iCs w:val="0"/>
            <w:color w:val="000000" w:themeColor="text1"/>
            <w:rPrChange w:id="1683" w:author="Zachary Cappella" w:date="2023-09-30T10:50:00Z">
              <w:rPr/>
            </w:rPrChange>
          </w:rPr>
          <w:instrText xml:space="preserve"> SEQ Table \* ARABIC </w:instrText>
        </w:r>
      </w:ins>
      <w:r w:rsidRPr="00BC478C">
        <w:rPr>
          <w:i w:val="0"/>
          <w:iCs w:val="0"/>
          <w:color w:val="000000" w:themeColor="text1"/>
          <w:rPrChange w:id="1684" w:author="Zachary Cappella" w:date="2023-09-30T10:50:00Z">
            <w:rPr/>
          </w:rPrChange>
        </w:rPr>
        <w:fldChar w:fldCharType="separate"/>
      </w:r>
      <w:ins w:id="1685" w:author="Zachary Cappella" w:date="2023-09-30T10:36:00Z">
        <w:r w:rsidR="00F96A1C" w:rsidRPr="00BC478C">
          <w:rPr>
            <w:i w:val="0"/>
            <w:iCs w:val="0"/>
            <w:noProof/>
            <w:color w:val="000000" w:themeColor="text1"/>
            <w:rPrChange w:id="1686" w:author="Zachary Cappella" w:date="2023-09-30T10:50:00Z">
              <w:rPr>
                <w:i/>
                <w:iCs/>
                <w:noProof/>
                <w:color w:val="000000" w:themeColor="text1"/>
              </w:rPr>
            </w:rPrChange>
          </w:rPr>
          <w:t>13</w:t>
        </w:r>
      </w:ins>
      <w:ins w:id="1687" w:author="Zachary Cappella" w:date="2023-09-30T10:33:00Z">
        <w:r w:rsidRPr="00BC478C">
          <w:rPr>
            <w:i w:val="0"/>
            <w:iCs w:val="0"/>
            <w:color w:val="000000" w:themeColor="text1"/>
            <w:rPrChange w:id="1688" w:author="Zachary Cappella" w:date="2023-09-30T10:50:00Z">
              <w:rPr/>
            </w:rPrChange>
          </w:rPr>
          <w:fldChar w:fldCharType="end"/>
        </w:r>
        <w:r w:rsidRPr="00BC478C">
          <w:rPr>
            <w:i w:val="0"/>
            <w:iCs w:val="0"/>
            <w:color w:val="000000" w:themeColor="text1"/>
            <w:rPrChange w:id="1689" w:author="Zachary Cappella" w:date="2023-09-30T10:50:00Z">
              <w:rPr/>
            </w:rPrChange>
          </w:rPr>
          <w:t>: User Registration Use Case</w:t>
        </w:r>
      </w:ins>
      <w:bookmarkEnd w:id="1679"/>
    </w:p>
    <w:p w14:paraId="1AF18381" w14:textId="35FB50B9" w:rsidR="22BE91FE" w:rsidRPr="00BC478C" w:rsidDel="00C841CF" w:rsidRDefault="22BE91FE" w:rsidP="22BE91FE">
      <w:pPr>
        <w:rPr>
          <w:ins w:id="1690" w:author="Malachi Jamison" w:date="2023-09-23T01:41:00Z"/>
          <w:del w:id="1691" w:author="Zachary Cappella" w:date="2023-09-30T10:33:00Z"/>
          <w:b/>
          <w:bCs/>
          <w:sz w:val="24"/>
          <w:szCs w:val="24"/>
        </w:rPr>
      </w:pPr>
    </w:p>
    <w:p w14:paraId="2D9944A2" w14:textId="2B5459BF" w:rsidR="22BE91FE" w:rsidRPr="00BC478C" w:rsidDel="00C841CF" w:rsidRDefault="22BE91FE" w:rsidP="22BE91FE">
      <w:pPr>
        <w:rPr>
          <w:ins w:id="1692" w:author="Malachi Jamison" w:date="2023-09-23T01:41:00Z"/>
          <w:del w:id="1693" w:author="Zachary Cappella" w:date="2023-09-30T10:33:00Z"/>
          <w:b/>
          <w:bCs/>
          <w:sz w:val="24"/>
          <w:szCs w:val="24"/>
        </w:rPr>
      </w:pPr>
    </w:p>
    <w:p w14:paraId="4B4383BB" w14:textId="38FEA021" w:rsidR="22BE91FE" w:rsidRPr="00BC478C" w:rsidRDefault="22BE91FE" w:rsidP="22BE91FE">
      <w:pPr>
        <w:rPr>
          <w:ins w:id="1694" w:author="Malachi Jamison" w:date="2023-09-23T01:41:00Z"/>
          <w:b/>
          <w:bCs/>
          <w:sz w:val="24"/>
          <w:szCs w:val="24"/>
        </w:rPr>
      </w:pPr>
    </w:p>
    <w:p w14:paraId="527510CF" w14:textId="4C5FC145" w:rsidR="586AD498" w:rsidRPr="00BC478C" w:rsidRDefault="586AD498" w:rsidP="22BE91FE">
      <w:pPr>
        <w:pStyle w:val="Heading3"/>
        <w:rPr>
          <w:ins w:id="1695" w:author="Malachi Jamison" w:date="2023-09-23T01:41:00Z"/>
          <w:rFonts w:ascii="Times New Roman" w:eastAsia="Times New Roman" w:hAnsi="Times New Roman" w:cs="Times New Roman"/>
          <w:b/>
          <w:bCs/>
          <w:color w:val="auto"/>
        </w:rPr>
      </w:pPr>
      <w:bookmarkStart w:id="1696" w:name="_Toc146963444"/>
      <w:ins w:id="1697" w:author="Malachi Jamison" w:date="2023-09-23T01:41:00Z">
        <w:r w:rsidRPr="00BC478C">
          <w:rPr>
            <w:rFonts w:ascii="Times New Roman" w:eastAsia="Times New Roman" w:hAnsi="Times New Roman" w:cs="Times New Roman"/>
            <w:b/>
            <w:bCs/>
            <w:color w:val="auto"/>
          </w:rPr>
          <w:t>3.1.</w:t>
        </w:r>
      </w:ins>
      <w:ins w:id="1698" w:author="Malachi Jamison" w:date="2023-09-23T17:55:00Z">
        <w:del w:id="1699" w:author="Zachary Cappella" w:date="2023-09-30T10:34:00Z">
          <w:r w:rsidR="3941DBBD" w:rsidRPr="00BC478C" w:rsidDel="000F4BE1">
            <w:rPr>
              <w:rFonts w:ascii="Times New Roman" w:eastAsia="Times New Roman" w:hAnsi="Times New Roman" w:cs="Times New Roman"/>
              <w:b/>
              <w:bCs/>
              <w:color w:val="auto"/>
            </w:rPr>
            <w:delText>11</w:delText>
          </w:r>
        </w:del>
      </w:ins>
      <w:ins w:id="1700" w:author="Zachary Cappella" w:date="2023-09-30T10:34:00Z">
        <w:r w:rsidR="000F4BE1" w:rsidRPr="00BC478C">
          <w:rPr>
            <w:rFonts w:ascii="Times New Roman" w:eastAsia="Times New Roman" w:hAnsi="Times New Roman" w:cs="Times New Roman"/>
            <w:b/>
            <w:bCs/>
            <w:color w:val="auto"/>
          </w:rPr>
          <w:t>9</w:t>
        </w:r>
      </w:ins>
      <w:ins w:id="1701" w:author="Malachi Jamison" w:date="2023-09-23T01:41:00Z">
        <w:r w:rsidRPr="00BC478C">
          <w:rPr>
            <w:rFonts w:ascii="Times New Roman" w:eastAsia="Times New Roman" w:hAnsi="Times New Roman" w:cs="Times New Roman"/>
            <w:b/>
            <w:bCs/>
            <w:color w:val="auto"/>
          </w:rPr>
          <w:t xml:space="preserve"> View or </w:t>
        </w:r>
        <w:del w:id="1702" w:author="Zachary Cappella" w:date="2023-09-30T10:33:00Z">
          <w:r w:rsidRPr="00BC478C" w:rsidDel="00C841CF">
            <w:rPr>
              <w:rFonts w:ascii="Times New Roman" w:eastAsia="Times New Roman" w:hAnsi="Times New Roman" w:cs="Times New Roman"/>
              <w:b/>
              <w:bCs/>
              <w:color w:val="auto"/>
            </w:rPr>
            <w:delText>modifi</w:delText>
          </w:r>
        </w:del>
      </w:ins>
      <w:ins w:id="1703" w:author="Zachary Cappella" w:date="2023-09-30T10:33:00Z">
        <w:r w:rsidR="00C841CF" w:rsidRPr="00BC478C">
          <w:rPr>
            <w:rFonts w:ascii="Times New Roman" w:eastAsia="Times New Roman" w:hAnsi="Times New Roman" w:cs="Times New Roman"/>
            <w:b/>
            <w:bCs/>
            <w:color w:val="auto"/>
          </w:rPr>
          <w:t>modify</w:t>
        </w:r>
      </w:ins>
      <w:del w:id="1704" w:author="Zachary Cappella" w:date="2023-09-23T14:04:00Z">
        <w:r w:rsidRPr="00BC478C" w:rsidDel="000A2D68">
          <w:rPr>
            <w:rFonts w:ascii="Times New Roman" w:eastAsia="Times New Roman" w:hAnsi="Times New Roman" w:cs="Times New Roman"/>
            <w:b/>
            <w:bCs/>
            <w:color w:val="auto"/>
          </w:rPr>
          <w:delText>ed</w:delText>
        </w:r>
      </w:del>
      <w:ins w:id="1705" w:author="Malachi Jamison" w:date="2023-09-23T01:41:00Z">
        <w:r w:rsidRPr="00BC478C">
          <w:rPr>
            <w:rFonts w:ascii="Times New Roman" w:eastAsia="Times New Roman" w:hAnsi="Times New Roman" w:cs="Times New Roman"/>
            <w:b/>
            <w:bCs/>
            <w:color w:val="auto"/>
          </w:rPr>
          <w:t xml:space="preserve"> the </w:t>
        </w:r>
      </w:ins>
      <w:ins w:id="1706" w:author="Malachi Jamison" w:date="2023-09-23T01:42:00Z">
        <w:r w:rsidRPr="00BC478C">
          <w:rPr>
            <w:rFonts w:ascii="Times New Roman" w:eastAsia="Times New Roman" w:hAnsi="Times New Roman" w:cs="Times New Roman"/>
            <w:b/>
            <w:bCs/>
            <w:color w:val="auto"/>
          </w:rPr>
          <w:t>user's</w:t>
        </w:r>
      </w:ins>
      <w:ins w:id="1707" w:author="Malachi Jamison" w:date="2023-09-23T01:41:00Z">
        <w:r w:rsidRPr="00BC478C">
          <w:rPr>
            <w:rFonts w:ascii="Times New Roman" w:eastAsia="Times New Roman" w:hAnsi="Times New Roman" w:cs="Times New Roman"/>
            <w:b/>
            <w:bCs/>
            <w:color w:val="auto"/>
          </w:rPr>
          <w:t xml:space="preserve"> registration</w:t>
        </w:r>
        <w:bookmarkEnd w:id="1696"/>
      </w:ins>
    </w:p>
    <w:p w14:paraId="4E2439CB" w14:textId="50F9BFCC" w:rsidR="586AD498" w:rsidRPr="00BC478C" w:rsidRDefault="586AD498" w:rsidP="22BE91FE">
      <w:pPr>
        <w:rPr>
          <w:ins w:id="1708" w:author="Malachi Jamison" w:date="2023-09-23T01:41:00Z"/>
          <w:sz w:val="24"/>
          <w:szCs w:val="24"/>
        </w:rPr>
      </w:pPr>
      <w:ins w:id="1709" w:author="Malachi Jamison" w:date="2023-09-23T01:41:00Z">
        <w:r w:rsidRPr="00BC478C">
          <w:rPr>
            <w:b/>
            <w:bCs/>
            <w:sz w:val="24"/>
            <w:szCs w:val="24"/>
          </w:rPr>
          <w:t xml:space="preserve">Summary: </w:t>
        </w:r>
      </w:ins>
      <w:ins w:id="1710" w:author="Malachi Jamison" w:date="2023-09-23T01:44:00Z">
        <w:r w:rsidR="5F23FD0F" w:rsidRPr="00BC478C">
          <w:rPr>
            <w:sz w:val="24"/>
            <w:szCs w:val="24"/>
            <w:rPrChange w:id="1711" w:author="Zachary Cappella" w:date="2023-09-30T10:50:00Z">
              <w:rPr>
                <w:b/>
                <w:bCs/>
                <w:sz w:val="24"/>
                <w:szCs w:val="24"/>
              </w:rPr>
            </w:rPrChange>
          </w:rPr>
          <w:t xml:space="preserve">Allows users to manage and modify user registration information. It provides a centralized platform for managing personal information, contact details, </w:t>
        </w:r>
      </w:ins>
      <w:ins w:id="1712" w:author="Malachi Jamison" w:date="2023-09-23T01:45:00Z">
        <w:r w:rsidR="5F23FD0F" w:rsidRPr="00BC478C">
          <w:rPr>
            <w:sz w:val="24"/>
            <w:szCs w:val="24"/>
          </w:rPr>
          <w:t xml:space="preserve">and </w:t>
        </w:r>
      </w:ins>
      <w:ins w:id="1713" w:author="Malachi Jamison" w:date="2023-09-23T01:44:00Z">
        <w:r w:rsidR="5F23FD0F" w:rsidRPr="00BC478C">
          <w:rPr>
            <w:sz w:val="24"/>
            <w:szCs w:val="24"/>
            <w:rPrChange w:id="1714" w:author="Zachary Cappella" w:date="2023-09-30T10:50:00Z">
              <w:rPr>
                <w:b/>
                <w:bCs/>
                <w:sz w:val="24"/>
                <w:szCs w:val="24"/>
              </w:rPr>
            </w:rPrChange>
          </w:rPr>
          <w:t>login credentials</w:t>
        </w:r>
      </w:ins>
      <w:ins w:id="1715" w:author="Malachi Jamison" w:date="2023-09-23T01:45:00Z">
        <w:r w:rsidR="5F23FD0F" w:rsidRPr="00BC478C">
          <w:rPr>
            <w:sz w:val="24"/>
            <w:szCs w:val="24"/>
          </w:rPr>
          <w:t>.</w:t>
        </w:r>
      </w:ins>
    </w:p>
    <w:p w14:paraId="533E3724" w14:textId="2706C8AE" w:rsidR="00822A87" w:rsidRPr="00BC478C" w:rsidRDefault="00822A87" w:rsidP="22BE91FE">
      <w:pPr>
        <w:rPr>
          <w:ins w:id="1716" w:author="Zachary Cappella" w:date="2023-09-23T14:52:00Z"/>
          <w:b/>
          <w:bCs/>
          <w:sz w:val="24"/>
          <w:szCs w:val="24"/>
        </w:rPr>
      </w:pPr>
      <w:ins w:id="1717" w:author="Zachary Cappella" w:date="2023-09-23T14:52:00Z">
        <w:r w:rsidRPr="00BC478C">
          <w:rPr>
            <w:b/>
            <w:bCs/>
            <w:sz w:val="24"/>
            <w:szCs w:val="24"/>
          </w:rPr>
          <w:t>UML Diagram:</w:t>
        </w:r>
      </w:ins>
    </w:p>
    <w:p w14:paraId="6D97D692" w14:textId="6903E587" w:rsidR="00822A87" w:rsidRPr="00BC478C" w:rsidRDefault="00C87D4D">
      <w:pPr>
        <w:jc w:val="center"/>
        <w:rPr>
          <w:ins w:id="1718" w:author="Zachary Cappella" w:date="2023-09-30T10:43:00Z"/>
          <w:b/>
          <w:bCs/>
          <w:sz w:val="24"/>
          <w:szCs w:val="24"/>
        </w:rPr>
      </w:pPr>
      <w:ins w:id="1719" w:author="Zachary Cappella" w:date="2023-09-23T14:52:00Z">
        <w:r w:rsidRPr="00BC478C">
          <w:rPr>
            <w:noProof/>
          </w:rPr>
          <w:lastRenderedPageBreak/>
          <w:drawing>
            <wp:inline distT="0" distB="0" distL="0" distR="0" wp14:anchorId="189D638A" wp14:editId="5D36B8BF">
              <wp:extent cx="5943600" cy="4346575"/>
              <wp:effectExtent l="0" t="0" r="0" b="0"/>
              <wp:docPr id="2046111888" name="Picture 2046111888" descr="A diagram of a chat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11888" name="Picture 4" descr="A diagram of a chatbo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4346575"/>
                      </a:xfrm>
                      <a:prstGeom prst="rect">
                        <a:avLst/>
                      </a:prstGeom>
                      <a:noFill/>
                      <a:ln>
                        <a:noFill/>
                      </a:ln>
                    </pic:spPr>
                  </pic:pic>
                </a:graphicData>
              </a:graphic>
            </wp:inline>
          </w:drawing>
        </w:r>
      </w:ins>
    </w:p>
    <w:p w14:paraId="160DEADF" w14:textId="286E673D" w:rsidR="0048596D" w:rsidRPr="00BC478C" w:rsidRDefault="0048596D">
      <w:pPr>
        <w:pStyle w:val="Caption"/>
        <w:jc w:val="center"/>
        <w:rPr>
          <w:ins w:id="1720" w:author="Zachary Cappella" w:date="2023-09-23T14:52:00Z"/>
          <w:b/>
          <w:bCs/>
          <w:color w:val="000000" w:themeColor="text1"/>
          <w:sz w:val="24"/>
          <w:szCs w:val="24"/>
          <w:rPrChange w:id="1721" w:author="Zachary Cappella" w:date="2023-09-30T10:50:00Z">
            <w:rPr>
              <w:ins w:id="1722" w:author="Zachary Cappella" w:date="2023-09-23T14:52:00Z"/>
              <w:b/>
              <w:bCs/>
              <w:sz w:val="24"/>
              <w:szCs w:val="24"/>
            </w:rPr>
          </w:rPrChange>
        </w:rPr>
        <w:pPrChange w:id="1723" w:author="Zachary Cappella" w:date="2023-09-30T10:43:00Z">
          <w:pPr/>
        </w:pPrChange>
      </w:pPr>
      <w:bookmarkStart w:id="1724" w:name="_Toc146963089"/>
      <w:ins w:id="1725" w:author="Zachary Cappella" w:date="2023-09-30T10:43:00Z">
        <w:r w:rsidRPr="00BC478C">
          <w:rPr>
            <w:i w:val="0"/>
            <w:iCs w:val="0"/>
            <w:color w:val="000000" w:themeColor="text1"/>
            <w:rPrChange w:id="1726" w:author="Zachary Cappella" w:date="2023-09-30T10:50:00Z">
              <w:rPr/>
            </w:rPrChange>
          </w:rPr>
          <w:t xml:space="preserve">Figure </w:t>
        </w:r>
        <w:r w:rsidRPr="00BC478C">
          <w:rPr>
            <w:i w:val="0"/>
            <w:iCs w:val="0"/>
            <w:color w:val="000000" w:themeColor="text1"/>
            <w:rPrChange w:id="1727" w:author="Zachary Cappella" w:date="2023-09-30T10:50:00Z">
              <w:rPr/>
            </w:rPrChange>
          </w:rPr>
          <w:fldChar w:fldCharType="begin"/>
        </w:r>
        <w:r w:rsidRPr="00BC478C">
          <w:rPr>
            <w:i w:val="0"/>
            <w:iCs w:val="0"/>
            <w:color w:val="000000" w:themeColor="text1"/>
            <w:rPrChange w:id="1728" w:author="Zachary Cappella" w:date="2023-09-30T10:50:00Z">
              <w:rPr/>
            </w:rPrChange>
          </w:rPr>
          <w:instrText xml:space="preserve"> SEQ Figure \* ARABIC </w:instrText>
        </w:r>
      </w:ins>
      <w:r w:rsidRPr="00BC478C">
        <w:rPr>
          <w:i w:val="0"/>
          <w:iCs w:val="0"/>
          <w:color w:val="000000" w:themeColor="text1"/>
          <w:rPrChange w:id="1729" w:author="Zachary Cappella" w:date="2023-09-30T10:50:00Z">
            <w:rPr/>
          </w:rPrChange>
        </w:rPr>
        <w:fldChar w:fldCharType="separate"/>
      </w:r>
      <w:ins w:id="1730" w:author="Zachary Cappella" w:date="2023-09-30T10:43:00Z">
        <w:r w:rsidRPr="00BC478C">
          <w:rPr>
            <w:i w:val="0"/>
            <w:iCs w:val="0"/>
            <w:noProof/>
            <w:color w:val="000000" w:themeColor="text1"/>
            <w:rPrChange w:id="1731" w:author="Zachary Cappella" w:date="2023-09-30T10:50:00Z">
              <w:rPr>
                <w:i/>
                <w:iCs/>
                <w:noProof/>
                <w:color w:val="000000" w:themeColor="text1"/>
              </w:rPr>
            </w:rPrChange>
          </w:rPr>
          <w:t>9</w:t>
        </w:r>
        <w:r w:rsidRPr="00BC478C">
          <w:rPr>
            <w:i w:val="0"/>
            <w:iCs w:val="0"/>
            <w:color w:val="000000" w:themeColor="text1"/>
            <w:rPrChange w:id="1732" w:author="Zachary Cappella" w:date="2023-09-30T10:50:00Z">
              <w:rPr/>
            </w:rPrChange>
          </w:rPr>
          <w:fldChar w:fldCharType="end"/>
        </w:r>
        <w:r w:rsidRPr="00BC478C">
          <w:rPr>
            <w:i w:val="0"/>
            <w:iCs w:val="0"/>
            <w:color w:val="000000" w:themeColor="text1"/>
            <w:rPrChange w:id="1733" w:author="Zachary Cappella" w:date="2023-09-30T10:50:00Z">
              <w:rPr/>
            </w:rPrChange>
          </w:rPr>
          <w:t>: Update Registration UML Diagram</w:t>
        </w:r>
      </w:ins>
      <w:bookmarkEnd w:id="1724"/>
    </w:p>
    <w:p w14:paraId="25C17841" w14:textId="77777777" w:rsidR="00822A87" w:rsidRPr="00BC478C" w:rsidRDefault="00822A87" w:rsidP="22BE91FE">
      <w:pPr>
        <w:rPr>
          <w:ins w:id="1734" w:author="Zachary Cappella" w:date="2023-09-23T14:52:00Z"/>
          <w:b/>
          <w:bCs/>
          <w:sz w:val="24"/>
          <w:szCs w:val="24"/>
        </w:rPr>
      </w:pPr>
    </w:p>
    <w:p w14:paraId="160D59E6" w14:textId="3267EC34" w:rsidR="586AD498" w:rsidRPr="00BC478C" w:rsidRDefault="586AD498" w:rsidP="22BE91FE">
      <w:pPr>
        <w:rPr>
          <w:ins w:id="1735" w:author="Malachi Jamison" w:date="2023-09-23T01:41:00Z"/>
          <w:b/>
          <w:bCs/>
          <w:sz w:val="24"/>
          <w:szCs w:val="24"/>
        </w:rPr>
      </w:pPr>
      <w:ins w:id="1736" w:author="Malachi Jamison" w:date="2023-09-23T01:41:00Z">
        <w:r w:rsidRPr="00BC478C">
          <w:rPr>
            <w:b/>
            <w:bCs/>
            <w:sz w:val="24"/>
            <w:szCs w:val="24"/>
          </w:rPr>
          <w:t xml:space="preserve">Preconditions: </w:t>
        </w:r>
        <w:r w:rsidRPr="00BC478C">
          <w:rPr>
            <w:sz w:val="24"/>
            <w:szCs w:val="24"/>
          </w:rPr>
          <w:t>The actor installed the application on their device.</w:t>
        </w:r>
      </w:ins>
    </w:p>
    <w:p w14:paraId="5D72CB26" w14:textId="387B4E6E" w:rsidR="586AD498" w:rsidRPr="00BC478C" w:rsidRDefault="586AD498" w:rsidP="22BE91FE">
      <w:pPr>
        <w:rPr>
          <w:ins w:id="1737" w:author="Malachi Jamison" w:date="2023-09-23T01:41:00Z"/>
          <w:sz w:val="24"/>
          <w:szCs w:val="24"/>
        </w:rPr>
      </w:pPr>
      <w:ins w:id="1738" w:author="Malachi Jamison" w:date="2023-09-23T01:41:00Z">
        <w:r w:rsidRPr="00BC478C">
          <w:rPr>
            <w:b/>
            <w:bCs/>
            <w:sz w:val="24"/>
            <w:szCs w:val="24"/>
          </w:rPr>
          <w:t xml:space="preserve">Triggers: </w:t>
        </w:r>
        <w:r w:rsidRPr="00BC478C">
          <w:rPr>
            <w:sz w:val="24"/>
            <w:szCs w:val="24"/>
          </w:rPr>
          <w:t>The actor opens the application from their device</w:t>
        </w:r>
      </w:ins>
    </w:p>
    <w:p w14:paraId="64B869BB" w14:textId="5FCADE45" w:rsidR="586AD498" w:rsidRPr="00BC478C" w:rsidRDefault="586AD498" w:rsidP="22BE91FE">
      <w:pPr>
        <w:rPr>
          <w:ins w:id="1739" w:author="Malachi Jamison" w:date="2023-09-23T01:41:00Z"/>
          <w:b/>
          <w:bCs/>
          <w:sz w:val="24"/>
          <w:szCs w:val="24"/>
        </w:rPr>
      </w:pPr>
      <w:ins w:id="1740" w:author="Malachi Jamison" w:date="2023-09-23T01:41:00Z">
        <w:r w:rsidRPr="00BC478C">
          <w:rPr>
            <w:b/>
            <w:bCs/>
            <w:sz w:val="24"/>
            <w:szCs w:val="24"/>
          </w:rPr>
          <w:t>Basic course of events (main scenario):</w:t>
        </w:r>
      </w:ins>
    </w:p>
    <w:p w14:paraId="29DC6916" w14:textId="58112B55" w:rsidR="22BE91FE" w:rsidRPr="00BC478C" w:rsidRDefault="22BE91FE" w:rsidP="22BE91FE">
      <w:pPr>
        <w:rPr>
          <w:ins w:id="1741" w:author="Malachi Jamison" w:date="2023-09-23T01:46:00Z"/>
          <w:b/>
          <w:bCs/>
          <w:sz w:val="24"/>
          <w:szCs w:val="24"/>
        </w:rPr>
      </w:pPr>
    </w:p>
    <w:p w14:paraId="2798092A" w14:textId="3427E8F2" w:rsidR="22BE91FE" w:rsidRPr="00BC478C" w:rsidRDefault="22BE91FE" w:rsidP="22BE91FE">
      <w:pPr>
        <w:rPr>
          <w:ins w:id="1742" w:author="Malachi Jamison" w:date="2023-09-23T01:46:00Z"/>
          <w:b/>
          <w:bCs/>
          <w:sz w:val="24"/>
          <w:szCs w:val="24"/>
        </w:rPr>
      </w:pPr>
    </w:p>
    <w:tbl>
      <w:tblPr>
        <w:tblStyle w:val="TableGrid"/>
        <w:tblW w:w="0" w:type="auto"/>
        <w:tblLook w:val="06A0" w:firstRow="1" w:lastRow="0" w:firstColumn="1" w:lastColumn="0" w:noHBand="1" w:noVBand="1"/>
      </w:tblPr>
      <w:tblGrid>
        <w:gridCol w:w="3115"/>
        <w:gridCol w:w="3115"/>
        <w:gridCol w:w="3120"/>
        <w:tblGridChange w:id="1743">
          <w:tblGrid>
            <w:gridCol w:w="3115"/>
            <w:gridCol w:w="5"/>
            <w:gridCol w:w="3110"/>
            <w:gridCol w:w="10"/>
            <w:gridCol w:w="3110"/>
            <w:gridCol w:w="10"/>
          </w:tblGrid>
        </w:tblGridChange>
      </w:tblGrid>
      <w:tr w:rsidR="22BE91FE" w:rsidRPr="00BC478C" w14:paraId="7751B1F7" w14:textId="77777777" w:rsidTr="22BE91FE">
        <w:trPr>
          <w:trHeight w:val="780"/>
          <w:ins w:id="1744" w:author="Malachi Jamison" w:date="2023-09-23T01:46:00Z"/>
        </w:trPr>
        <w:tc>
          <w:tcPr>
            <w:tcW w:w="3120" w:type="dxa"/>
            <w:shd w:val="clear" w:color="auto" w:fill="E7E6E6" w:themeFill="background2"/>
          </w:tcPr>
          <w:p w14:paraId="703365E3" w14:textId="30170C70" w:rsidR="22BE91FE" w:rsidRPr="00BC478C" w:rsidRDefault="22BE91FE" w:rsidP="22BE91FE">
            <w:pPr>
              <w:jc w:val="center"/>
              <w:rPr>
                <w:b/>
                <w:bCs/>
                <w:sz w:val="24"/>
                <w:szCs w:val="24"/>
              </w:rPr>
            </w:pPr>
            <w:ins w:id="1745" w:author="Malachi Jamison" w:date="2023-09-23T01:46:00Z">
              <w:r w:rsidRPr="00BC478C">
                <w:rPr>
                  <w:b/>
                  <w:bCs/>
                  <w:sz w:val="24"/>
                  <w:szCs w:val="24"/>
                </w:rPr>
                <w:t>Actor</w:t>
              </w:r>
            </w:ins>
          </w:p>
        </w:tc>
        <w:tc>
          <w:tcPr>
            <w:tcW w:w="3120" w:type="dxa"/>
            <w:shd w:val="clear" w:color="auto" w:fill="E7E6E6" w:themeFill="background2"/>
          </w:tcPr>
          <w:p w14:paraId="1053D273" w14:textId="7E2BC5CC" w:rsidR="22BE91FE" w:rsidRPr="00BC478C" w:rsidRDefault="22BE91FE" w:rsidP="22BE91FE">
            <w:pPr>
              <w:jc w:val="center"/>
              <w:rPr>
                <w:b/>
                <w:bCs/>
                <w:sz w:val="24"/>
                <w:szCs w:val="24"/>
              </w:rPr>
            </w:pPr>
            <w:ins w:id="1746" w:author="Malachi Jamison" w:date="2023-09-23T01:46:00Z">
              <w:r w:rsidRPr="00BC478C">
                <w:rPr>
                  <w:b/>
                  <w:bCs/>
                  <w:sz w:val="24"/>
                  <w:szCs w:val="24"/>
                </w:rPr>
                <w:t>System</w:t>
              </w:r>
            </w:ins>
          </w:p>
        </w:tc>
        <w:tc>
          <w:tcPr>
            <w:tcW w:w="3120" w:type="dxa"/>
            <w:shd w:val="clear" w:color="auto" w:fill="E7E6E6" w:themeFill="background2"/>
          </w:tcPr>
          <w:p w14:paraId="1D61D5C4" w14:textId="71F7B3D6" w:rsidR="22BE91FE" w:rsidRPr="00BC478C" w:rsidRDefault="22BE91FE" w:rsidP="22BE91FE">
            <w:pPr>
              <w:jc w:val="center"/>
              <w:rPr>
                <w:b/>
                <w:bCs/>
                <w:sz w:val="24"/>
                <w:szCs w:val="24"/>
              </w:rPr>
            </w:pPr>
            <w:ins w:id="1747" w:author="Malachi Jamison" w:date="2023-09-23T01:46:00Z">
              <w:r w:rsidRPr="00BC478C">
                <w:rPr>
                  <w:b/>
                  <w:bCs/>
                  <w:sz w:val="24"/>
                  <w:szCs w:val="24"/>
                </w:rPr>
                <w:t>Screen</w:t>
              </w:r>
            </w:ins>
          </w:p>
        </w:tc>
      </w:tr>
      <w:tr w:rsidR="22BE91FE" w:rsidRPr="00BC478C" w14:paraId="02A645AE" w14:textId="77777777" w:rsidTr="22BE91FE">
        <w:trPr>
          <w:trHeight w:val="4245"/>
          <w:ins w:id="1748" w:author="Malachi Jamison" w:date="2023-09-23T01:46:00Z"/>
        </w:trPr>
        <w:tc>
          <w:tcPr>
            <w:tcW w:w="3120" w:type="dxa"/>
          </w:tcPr>
          <w:p w14:paraId="2A324299" w14:textId="250040A1" w:rsidR="22BE91FE" w:rsidRPr="00BC478C" w:rsidRDefault="22BE91FE" w:rsidP="22BE91FE">
            <w:pPr>
              <w:rPr>
                <w:ins w:id="1749" w:author="Malachi Jamison" w:date="2023-09-23T01:46:00Z"/>
                <w:sz w:val="24"/>
                <w:szCs w:val="24"/>
              </w:rPr>
            </w:pPr>
            <w:ins w:id="1750" w:author="Malachi Jamison" w:date="2023-09-23T01:46:00Z">
              <w:r w:rsidRPr="00BC478C">
                <w:rPr>
                  <w:b/>
                  <w:bCs/>
                  <w:sz w:val="24"/>
                  <w:szCs w:val="24"/>
                </w:rPr>
                <w:lastRenderedPageBreak/>
                <w:t xml:space="preserve">1. </w:t>
              </w:r>
              <w:r w:rsidRPr="00BC478C">
                <w:rPr>
                  <w:sz w:val="24"/>
                  <w:szCs w:val="24"/>
                </w:rPr>
                <w:t>The actor selects the “Menu” button from the home screen.</w:t>
              </w:r>
            </w:ins>
          </w:p>
          <w:p w14:paraId="2FCD8205" w14:textId="07620DAC" w:rsidR="22BE91FE" w:rsidRPr="00BC478C" w:rsidRDefault="22BE91FE" w:rsidP="22BE91FE">
            <w:pPr>
              <w:rPr>
                <w:b/>
                <w:bCs/>
                <w:sz w:val="24"/>
                <w:szCs w:val="24"/>
              </w:rPr>
            </w:pPr>
          </w:p>
        </w:tc>
        <w:tc>
          <w:tcPr>
            <w:tcW w:w="3120" w:type="dxa"/>
          </w:tcPr>
          <w:p w14:paraId="29EA698E" w14:textId="56527B8B" w:rsidR="22BE91FE" w:rsidRPr="00BC478C" w:rsidRDefault="22BE91FE" w:rsidP="22BE91FE">
            <w:pPr>
              <w:rPr>
                <w:b/>
                <w:bCs/>
                <w:sz w:val="24"/>
                <w:szCs w:val="24"/>
              </w:rPr>
            </w:pPr>
          </w:p>
        </w:tc>
        <w:tc>
          <w:tcPr>
            <w:tcW w:w="3120" w:type="dxa"/>
          </w:tcPr>
          <w:p w14:paraId="503A0B3D" w14:textId="111EB53A" w:rsidR="22BE91FE" w:rsidRPr="00BC478C" w:rsidRDefault="22BE91FE">
            <w:ins w:id="1751" w:author="Malachi Jamison" w:date="2023-09-23T01:46:00Z">
              <w:r w:rsidRPr="00BC478C">
                <w:rPr>
                  <w:noProof/>
                </w:rPr>
                <w:drawing>
                  <wp:inline distT="0" distB="0" distL="0" distR="0" wp14:anchorId="0C3A524B" wp14:editId="14C82EBF">
                    <wp:extent cx="1646872" cy="3200400"/>
                    <wp:effectExtent l="0" t="0" r="0" b="0"/>
                    <wp:docPr id="1908052489" name="Picture 190805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0263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6872" cy="3200400"/>
                            </a:xfrm>
                            <a:prstGeom prst="rect">
                              <a:avLst/>
                            </a:prstGeom>
                          </pic:spPr>
                        </pic:pic>
                      </a:graphicData>
                    </a:graphic>
                  </wp:inline>
                </w:drawing>
              </w:r>
            </w:ins>
          </w:p>
        </w:tc>
      </w:tr>
      <w:tr w:rsidR="22BE91FE" w:rsidRPr="00BC478C" w14:paraId="773FFBC5" w14:textId="77777777" w:rsidTr="22BE91FE">
        <w:trPr>
          <w:trHeight w:val="4095"/>
          <w:ins w:id="1752" w:author="Malachi Jamison" w:date="2023-09-23T01:46:00Z"/>
        </w:trPr>
        <w:tc>
          <w:tcPr>
            <w:tcW w:w="3120" w:type="dxa"/>
          </w:tcPr>
          <w:p w14:paraId="20C3894E" w14:textId="56527B8B" w:rsidR="22BE91FE" w:rsidRPr="00BC478C" w:rsidRDefault="22BE91FE" w:rsidP="22BE91FE">
            <w:pPr>
              <w:rPr>
                <w:b/>
                <w:bCs/>
                <w:sz w:val="24"/>
                <w:szCs w:val="24"/>
              </w:rPr>
            </w:pPr>
          </w:p>
        </w:tc>
        <w:tc>
          <w:tcPr>
            <w:tcW w:w="3120" w:type="dxa"/>
          </w:tcPr>
          <w:p w14:paraId="773BE660" w14:textId="7E6709DB" w:rsidR="22BE91FE" w:rsidRPr="00BC478C" w:rsidRDefault="22BE91FE" w:rsidP="22BE91FE">
            <w:pPr>
              <w:rPr>
                <w:ins w:id="1753" w:author="Malachi Jamison" w:date="2023-09-23T01:46:00Z"/>
                <w:sz w:val="24"/>
                <w:szCs w:val="24"/>
              </w:rPr>
            </w:pPr>
            <w:ins w:id="1754" w:author="Malachi Jamison" w:date="2023-09-23T01:46:00Z">
              <w:r w:rsidRPr="00BC478C">
                <w:rPr>
                  <w:b/>
                  <w:bCs/>
                  <w:sz w:val="24"/>
                  <w:szCs w:val="24"/>
                </w:rPr>
                <w:t xml:space="preserve">2. </w:t>
              </w:r>
              <w:r w:rsidRPr="00BC478C">
                <w:rPr>
                  <w:sz w:val="24"/>
                  <w:szCs w:val="24"/>
                </w:rPr>
                <w:t>The system opens a drop-down window containing the application menu.</w:t>
              </w:r>
            </w:ins>
          </w:p>
          <w:p w14:paraId="12178329" w14:textId="66F6354E" w:rsidR="22BE91FE" w:rsidRPr="00BC478C" w:rsidRDefault="22BE91FE" w:rsidP="22BE91FE">
            <w:pPr>
              <w:rPr>
                <w:ins w:id="1755" w:author="Malachi Jamison" w:date="2023-09-23T01:46:00Z"/>
                <w:sz w:val="24"/>
                <w:szCs w:val="24"/>
              </w:rPr>
            </w:pPr>
          </w:p>
          <w:p w14:paraId="652DFB55" w14:textId="4E2423F4" w:rsidR="22BE91FE" w:rsidRPr="00BC478C" w:rsidRDefault="22BE91FE" w:rsidP="22BE91FE">
            <w:pPr>
              <w:rPr>
                <w:b/>
                <w:bCs/>
                <w:sz w:val="24"/>
                <w:szCs w:val="24"/>
              </w:rPr>
            </w:pPr>
          </w:p>
        </w:tc>
        <w:tc>
          <w:tcPr>
            <w:tcW w:w="3120" w:type="dxa"/>
          </w:tcPr>
          <w:p w14:paraId="6711C246" w14:textId="1196D8A9" w:rsidR="22BE91FE" w:rsidRPr="00BC478C" w:rsidRDefault="22BE91FE" w:rsidP="22BE91FE">
            <w:ins w:id="1756" w:author="Malachi Jamison" w:date="2023-09-23T01:46:00Z">
              <w:r w:rsidRPr="00BC478C">
                <w:rPr>
                  <w:noProof/>
                </w:rPr>
                <w:drawing>
                  <wp:inline distT="0" distB="0" distL="0" distR="0" wp14:anchorId="40104F18" wp14:editId="16060F7E">
                    <wp:extent cx="1716881" cy="3200400"/>
                    <wp:effectExtent l="0" t="0" r="0" b="0"/>
                    <wp:docPr id="1757093129" name="Picture 1757093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716881" cy="3200400"/>
                            </a:xfrm>
                            <a:prstGeom prst="rect">
                              <a:avLst/>
                            </a:prstGeom>
                          </pic:spPr>
                        </pic:pic>
                      </a:graphicData>
                    </a:graphic>
                  </wp:inline>
                </w:drawing>
              </w:r>
            </w:ins>
          </w:p>
        </w:tc>
      </w:tr>
      <w:tr w:rsidR="22BE91FE" w:rsidRPr="00BC478C" w14:paraId="713EC2D4" w14:textId="77777777" w:rsidTr="22BE91FE">
        <w:tblPrEx>
          <w:tblW w:w="0" w:type="auto"/>
          <w:tblLook w:val="06A0" w:firstRow="1" w:lastRow="0" w:firstColumn="1" w:lastColumn="0" w:noHBand="1" w:noVBand="1"/>
          <w:tblPrExChange w:id="1757" w:author="Malachi Jamison" w:date="2023-09-23T01:48:00Z">
            <w:tblPrEx>
              <w:tblW w:w="0" w:type="auto"/>
              <w:tblLook w:val="06A0" w:firstRow="1" w:lastRow="0" w:firstColumn="1" w:lastColumn="0" w:noHBand="1" w:noVBand="1"/>
            </w:tblPrEx>
          </w:tblPrExChange>
        </w:tblPrEx>
        <w:trPr>
          <w:trHeight w:val="1935"/>
          <w:ins w:id="1758" w:author="Malachi Jamison" w:date="2023-09-23T01:47:00Z"/>
          <w:trPrChange w:id="1759" w:author="Malachi Jamison" w:date="2023-09-23T01:48:00Z">
            <w:trPr>
              <w:trHeight w:val="4095"/>
            </w:trPr>
          </w:trPrChange>
        </w:trPr>
        <w:tc>
          <w:tcPr>
            <w:tcW w:w="3120" w:type="dxa"/>
            <w:tcPrChange w:id="1760" w:author="Malachi Jamison" w:date="2023-09-23T01:48:00Z">
              <w:tcPr>
                <w:tcW w:w="3120" w:type="dxa"/>
                <w:gridSpan w:val="2"/>
              </w:tcPr>
            </w:tcPrChange>
          </w:tcPr>
          <w:p w14:paraId="11D3EF88" w14:textId="3BD36C48" w:rsidR="6E99265A" w:rsidRPr="00BC478C" w:rsidRDefault="6E99265A" w:rsidP="22BE91FE">
            <w:pPr>
              <w:rPr>
                <w:b/>
                <w:bCs/>
                <w:sz w:val="24"/>
                <w:szCs w:val="24"/>
              </w:rPr>
            </w:pPr>
            <w:ins w:id="1761" w:author="Malachi Jamison" w:date="2023-09-23T01:47:00Z">
              <w:r w:rsidRPr="00BC478C">
                <w:rPr>
                  <w:b/>
                  <w:bCs/>
                  <w:sz w:val="24"/>
                  <w:szCs w:val="24"/>
                </w:rPr>
                <w:t xml:space="preserve">3. </w:t>
              </w:r>
              <w:r w:rsidRPr="00BC478C">
                <w:rPr>
                  <w:sz w:val="24"/>
                  <w:szCs w:val="24"/>
                  <w:rPrChange w:id="1762" w:author="Zachary Cappella" w:date="2023-09-30T10:50:00Z">
                    <w:rPr>
                      <w:b/>
                      <w:bCs/>
                      <w:sz w:val="24"/>
                      <w:szCs w:val="24"/>
                    </w:rPr>
                  </w:rPrChange>
                </w:rPr>
                <w:t>The actor selects “My Profile”</w:t>
              </w:r>
            </w:ins>
          </w:p>
        </w:tc>
        <w:tc>
          <w:tcPr>
            <w:tcW w:w="3120" w:type="dxa"/>
            <w:tcPrChange w:id="1763" w:author="Malachi Jamison" w:date="2023-09-23T01:48:00Z">
              <w:tcPr>
                <w:tcW w:w="3120" w:type="dxa"/>
                <w:gridSpan w:val="2"/>
              </w:tcPr>
            </w:tcPrChange>
          </w:tcPr>
          <w:p w14:paraId="43EB16C3" w14:textId="012B29F2" w:rsidR="22BE91FE" w:rsidRPr="00BC478C" w:rsidRDefault="22BE91FE" w:rsidP="22BE91FE">
            <w:pPr>
              <w:rPr>
                <w:b/>
                <w:bCs/>
                <w:sz w:val="24"/>
                <w:szCs w:val="24"/>
              </w:rPr>
            </w:pPr>
          </w:p>
        </w:tc>
        <w:tc>
          <w:tcPr>
            <w:tcW w:w="3120" w:type="dxa"/>
            <w:tcPrChange w:id="1764" w:author="Malachi Jamison" w:date="2023-09-23T01:48:00Z">
              <w:tcPr>
                <w:tcW w:w="3120" w:type="dxa"/>
                <w:gridSpan w:val="2"/>
              </w:tcPr>
            </w:tcPrChange>
          </w:tcPr>
          <w:p w14:paraId="1079BE27" w14:textId="7A7C16D0" w:rsidR="22BE91FE" w:rsidRPr="00BC478C" w:rsidRDefault="22BE91FE" w:rsidP="22BE91FE"/>
        </w:tc>
      </w:tr>
      <w:tr w:rsidR="22BE91FE" w:rsidRPr="00BC478C" w14:paraId="431F9002" w14:textId="77777777" w:rsidTr="22BE91FE">
        <w:tblPrEx>
          <w:tblW w:w="0" w:type="auto"/>
          <w:tblLook w:val="06A0" w:firstRow="1" w:lastRow="0" w:firstColumn="1" w:lastColumn="0" w:noHBand="1" w:noVBand="1"/>
          <w:tblPrExChange w:id="1765" w:author="Malachi Jamison" w:date="2023-09-23T01:48:00Z">
            <w:tblPrEx>
              <w:tblW w:w="0" w:type="auto"/>
              <w:tblLook w:val="06A0" w:firstRow="1" w:lastRow="0" w:firstColumn="1" w:lastColumn="0" w:noHBand="1" w:noVBand="1"/>
            </w:tblPrEx>
          </w:tblPrExChange>
        </w:tblPrEx>
        <w:trPr>
          <w:trHeight w:val="1425"/>
          <w:ins w:id="1766" w:author="Malachi Jamison" w:date="2023-09-23T01:47:00Z"/>
          <w:trPrChange w:id="1767" w:author="Malachi Jamison" w:date="2023-09-23T01:48:00Z">
            <w:trPr>
              <w:trHeight w:val="4095"/>
            </w:trPr>
          </w:trPrChange>
        </w:trPr>
        <w:tc>
          <w:tcPr>
            <w:tcW w:w="3120" w:type="dxa"/>
            <w:tcPrChange w:id="1768" w:author="Malachi Jamison" w:date="2023-09-23T01:48:00Z">
              <w:tcPr>
                <w:tcW w:w="3120" w:type="dxa"/>
                <w:gridSpan w:val="2"/>
              </w:tcPr>
            </w:tcPrChange>
          </w:tcPr>
          <w:p w14:paraId="3E6B95E4" w14:textId="4237207F" w:rsidR="22BE91FE" w:rsidRPr="00BC478C" w:rsidRDefault="22BE91FE" w:rsidP="22BE91FE">
            <w:pPr>
              <w:rPr>
                <w:b/>
                <w:bCs/>
                <w:sz w:val="24"/>
                <w:szCs w:val="24"/>
              </w:rPr>
            </w:pPr>
          </w:p>
        </w:tc>
        <w:tc>
          <w:tcPr>
            <w:tcW w:w="3120" w:type="dxa"/>
            <w:tcPrChange w:id="1769" w:author="Malachi Jamison" w:date="2023-09-23T01:48:00Z">
              <w:tcPr>
                <w:tcW w:w="3120" w:type="dxa"/>
                <w:gridSpan w:val="2"/>
              </w:tcPr>
            </w:tcPrChange>
          </w:tcPr>
          <w:p w14:paraId="246BF4F9" w14:textId="30C4BECE" w:rsidR="6E99265A" w:rsidRPr="00BC478C" w:rsidRDefault="6E99265A" w:rsidP="22BE91FE">
            <w:pPr>
              <w:rPr>
                <w:b/>
                <w:bCs/>
                <w:sz w:val="24"/>
                <w:szCs w:val="24"/>
              </w:rPr>
            </w:pPr>
            <w:ins w:id="1770" w:author="Malachi Jamison" w:date="2023-09-23T01:48:00Z">
              <w:r w:rsidRPr="00BC478C">
                <w:rPr>
                  <w:b/>
                  <w:bCs/>
                  <w:sz w:val="24"/>
                  <w:szCs w:val="24"/>
                </w:rPr>
                <w:t xml:space="preserve">4. </w:t>
              </w:r>
              <w:r w:rsidRPr="00BC478C">
                <w:rPr>
                  <w:sz w:val="24"/>
                  <w:szCs w:val="24"/>
                  <w:rPrChange w:id="1771" w:author="Zachary Cappella" w:date="2023-09-30T10:50:00Z">
                    <w:rPr>
                      <w:b/>
                      <w:bCs/>
                      <w:sz w:val="24"/>
                      <w:szCs w:val="24"/>
                    </w:rPr>
                  </w:rPrChange>
                </w:rPr>
                <w:t>The system opens the “My Profile” screen.</w:t>
              </w:r>
            </w:ins>
          </w:p>
        </w:tc>
        <w:tc>
          <w:tcPr>
            <w:tcW w:w="3120" w:type="dxa"/>
            <w:tcPrChange w:id="1772" w:author="Malachi Jamison" w:date="2023-09-23T01:48:00Z">
              <w:tcPr>
                <w:tcW w:w="3120" w:type="dxa"/>
                <w:gridSpan w:val="2"/>
              </w:tcPr>
            </w:tcPrChange>
          </w:tcPr>
          <w:p w14:paraId="09C8A437" w14:textId="53137420" w:rsidR="06B3817E" w:rsidRPr="00BC478C" w:rsidRDefault="06B3817E" w:rsidP="22BE91FE">
            <w:ins w:id="1773" w:author="Malachi Jamison" w:date="2023-09-23T01:49:00Z">
              <w:r w:rsidRPr="00BC478C">
                <w:rPr>
                  <w:noProof/>
                </w:rPr>
                <w:drawing>
                  <wp:inline distT="0" distB="0" distL="0" distR="0" wp14:anchorId="5CE7CCD2" wp14:editId="399E9BB5">
                    <wp:extent cx="1669774" cy="3200400"/>
                    <wp:effectExtent l="0" t="0" r="0" b="0"/>
                    <wp:docPr id="392337769" name="Picture 392337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69774" cy="3200400"/>
                            </a:xfrm>
                            <a:prstGeom prst="rect">
                              <a:avLst/>
                            </a:prstGeom>
                          </pic:spPr>
                        </pic:pic>
                      </a:graphicData>
                    </a:graphic>
                  </wp:inline>
                </w:drawing>
              </w:r>
              <w:r w:rsidRPr="00BC478C">
                <w:br/>
              </w:r>
            </w:ins>
          </w:p>
        </w:tc>
      </w:tr>
      <w:tr w:rsidR="22BE91FE" w:rsidRPr="00BC478C" w14:paraId="4BAAD419" w14:textId="77777777" w:rsidTr="22BE91FE">
        <w:trPr>
          <w:trHeight w:val="1425"/>
          <w:ins w:id="1774" w:author="Malachi Jamison" w:date="2023-09-23T01:50:00Z"/>
        </w:trPr>
        <w:tc>
          <w:tcPr>
            <w:tcW w:w="3120" w:type="dxa"/>
          </w:tcPr>
          <w:p w14:paraId="5CF5093E" w14:textId="4819CC1A" w:rsidR="06B3817E" w:rsidRPr="00BC478C" w:rsidRDefault="06B3817E" w:rsidP="22BE91FE">
            <w:pPr>
              <w:rPr>
                <w:b/>
                <w:bCs/>
                <w:sz w:val="24"/>
                <w:szCs w:val="24"/>
              </w:rPr>
            </w:pPr>
            <w:ins w:id="1775" w:author="Malachi Jamison" w:date="2023-09-23T01:50:00Z">
              <w:r w:rsidRPr="00BC478C">
                <w:rPr>
                  <w:b/>
                  <w:bCs/>
                  <w:sz w:val="24"/>
                  <w:szCs w:val="24"/>
                </w:rPr>
                <w:t xml:space="preserve">5. </w:t>
              </w:r>
              <w:r w:rsidRPr="00BC478C">
                <w:rPr>
                  <w:sz w:val="24"/>
                  <w:szCs w:val="24"/>
                  <w:rPrChange w:id="1776" w:author="Zachary Cappella" w:date="2023-09-30T10:50:00Z">
                    <w:rPr>
                      <w:b/>
                      <w:bCs/>
                      <w:sz w:val="24"/>
                      <w:szCs w:val="24"/>
                    </w:rPr>
                  </w:rPrChange>
                </w:rPr>
                <w:t>The actor selects a text box to update</w:t>
              </w:r>
            </w:ins>
          </w:p>
        </w:tc>
        <w:tc>
          <w:tcPr>
            <w:tcW w:w="3120" w:type="dxa"/>
          </w:tcPr>
          <w:p w14:paraId="14F6FDE3" w14:textId="220BAD98" w:rsidR="22BE91FE" w:rsidRPr="00BC478C" w:rsidRDefault="22BE91FE" w:rsidP="22BE91FE">
            <w:pPr>
              <w:rPr>
                <w:b/>
                <w:bCs/>
                <w:sz w:val="24"/>
                <w:szCs w:val="24"/>
              </w:rPr>
            </w:pPr>
          </w:p>
        </w:tc>
        <w:tc>
          <w:tcPr>
            <w:tcW w:w="3120" w:type="dxa"/>
          </w:tcPr>
          <w:p w14:paraId="18424ECE" w14:textId="5141452C" w:rsidR="22BE91FE" w:rsidRPr="00BC478C" w:rsidRDefault="22BE91FE" w:rsidP="22BE91FE"/>
        </w:tc>
      </w:tr>
      <w:tr w:rsidR="22BE91FE" w:rsidRPr="00BC478C" w14:paraId="7D4757A5" w14:textId="77777777" w:rsidTr="22BE91FE">
        <w:trPr>
          <w:trHeight w:val="1425"/>
          <w:ins w:id="1777" w:author="Malachi Jamison" w:date="2023-09-23T01:50:00Z"/>
        </w:trPr>
        <w:tc>
          <w:tcPr>
            <w:tcW w:w="3120" w:type="dxa"/>
          </w:tcPr>
          <w:p w14:paraId="167A6010" w14:textId="41F92856" w:rsidR="22BE91FE" w:rsidRPr="00BC478C" w:rsidRDefault="22BE91FE" w:rsidP="22BE91FE">
            <w:pPr>
              <w:rPr>
                <w:b/>
                <w:bCs/>
                <w:sz w:val="24"/>
                <w:szCs w:val="24"/>
              </w:rPr>
            </w:pPr>
          </w:p>
        </w:tc>
        <w:tc>
          <w:tcPr>
            <w:tcW w:w="3120" w:type="dxa"/>
          </w:tcPr>
          <w:p w14:paraId="2DD8E0EF" w14:textId="46FEE776" w:rsidR="06B3817E" w:rsidRPr="00BC478C" w:rsidRDefault="06B3817E" w:rsidP="22BE91FE">
            <w:pPr>
              <w:rPr>
                <w:sz w:val="24"/>
                <w:szCs w:val="24"/>
              </w:rPr>
            </w:pPr>
            <w:ins w:id="1778" w:author="Malachi Jamison" w:date="2023-09-23T01:50:00Z">
              <w:r w:rsidRPr="00BC478C">
                <w:rPr>
                  <w:b/>
                  <w:bCs/>
                  <w:sz w:val="24"/>
                  <w:szCs w:val="24"/>
                </w:rPr>
                <w:t xml:space="preserve">6. </w:t>
              </w:r>
              <w:r w:rsidRPr="00BC478C">
                <w:rPr>
                  <w:sz w:val="24"/>
                  <w:szCs w:val="24"/>
                </w:rPr>
                <w:t xml:space="preserve">The system opens </w:t>
              </w:r>
            </w:ins>
            <w:ins w:id="1779" w:author="Malachi Jamison" w:date="2023-09-23T01:51:00Z">
              <w:r w:rsidRPr="00BC478C">
                <w:rPr>
                  <w:sz w:val="24"/>
                  <w:szCs w:val="24"/>
                </w:rPr>
                <w:t>a keyboard.</w:t>
              </w:r>
            </w:ins>
          </w:p>
        </w:tc>
        <w:tc>
          <w:tcPr>
            <w:tcW w:w="3120" w:type="dxa"/>
          </w:tcPr>
          <w:p w14:paraId="2655CB0B" w14:textId="40FAAED1" w:rsidR="0510BAF8" w:rsidRPr="00BC478C" w:rsidRDefault="0510BAF8" w:rsidP="22BE91FE">
            <w:ins w:id="1780" w:author="Malachi Jamison" w:date="2023-09-23T01:52:00Z">
              <w:r w:rsidRPr="00BC478C">
                <w:rPr>
                  <w:noProof/>
                </w:rPr>
                <w:drawing>
                  <wp:inline distT="0" distB="0" distL="0" distR="0" wp14:anchorId="3E99E65A" wp14:editId="094F1328">
                    <wp:extent cx="1828800" cy="3438525"/>
                    <wp:effectExtent l="0" t="0" r="0" b="0"/>
                    <wp:docPr id="1778602425" name="Picture 1778602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28800" cy="3438525"/>
                            </a:xfrm>
                            <a:prstGeom prst="rect">
                              <a:avLst/>
                            </a:prstGeom>
                          </pic:spPr>
                        </pic:pic>
                      </a:graphicData>
                    </a:graphic>
                  </wp:inline>
                </w:drawing>
              </w:r>
              <w:r w:rsidRPr="00BC478C">
                <w:br/>
              </w:r>
            </w:ins>
            <w:ins w:id="1781" w:author="Malachi Jamison" w:date="2023-09-23T01:51:00Z">
              <w:r w:rsidRPr="00BC478C">
                <w:rPr>
                  <w:noProof/>
                </w:rPr>
                <w:drawing>
                  <wp:inline distT="0" distB="0" distL="0" distR="0" wp14:anchorId="79F6C6B0" wp14:editId="6FCAA9E0">
                    <wp:extent cx="1828800" cy="3543300"/>
                    <wp:effectExtent l="0" t="0" r="0" b="0"/>
                    <wp:docPr id="1114581760" name="Picture 111458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28800" cy="3543300"/>
                            </a:xfrm>
                            <a:prstGeom prst="rect">
                              <a:avLst/>
                            </a:prstGeom>
                          </pic:spPr>
                        </pic:pic>
                      </a:graphicData>
                    </a:graphic>
                  </wp:inline>
                </w:drawing>
              </w:r>
              <w:r w:rsidRPr="00BC478C">
                <w:br/>
              </w:r>
            </w:ins>
          </w:p>
        </w:tc>
      </w:tr>
      <w:tr w:rsidR="22BE91FE" w:rsidRPr="00BC478C" w14:paraId="664063D4" w14:textId="77777777" w:rsidTr="22BE91FE">
        <w:trPr>
          <w:trHeight w:val="1425"/>
          <w:ins w:id="1782" w:author="Malachi Jamison" w:date="2023-09-23T01:53:00Z"/>
        </w:trPr>
        <w:tc>
          <w:tcPr>
            <w:tcW w:w="3120" w:type="dxa"/>
          </w:tcPr>
          <w:p w14:paraId="428B9A8C" w14:textId="6AB70649" w:rsidR="0510BAF8" w:rsidRPr="00BC478C" w:rsidRDefault="0510BAF8">
            <w:pPr>
              <w:pStyle w:val="ListParagraph"/>
              <w:numPr>
                <w:ilvl w:val="0"/>
                <w:numId w:val="43"/>
              </w:numPr>
              <w:rPr>
                <w:sz w:val="24"/>
                <w:szCs w:val="24"/>
              </w:rPr>
              <w:pPrChange w:id="1783" w:author="Sean Mirani" w:date="2023-09-23T01:53:00Z">
                <w:pPr>
                  <w:pStyle w:val="ListParagraph"/>
                </w:pPr>
              </w:pPrChange>
            </w:pPr>
            <w:ins w:id="1784" w:author="Malachi Jamison" w:date="2023-09-23T01:53:00Z">
              <w:r w:rsidRPr="00BC478C">
                <w:rPr>
                  <w:sz w:val="24"/>
                  <w:szCs w:val="24"/>
                </w:rPr>
                <w:t>The actors enter new information and selects “Save”</w:t>
              </w:r>
            </w:ins>
          </w:p>
        </w:tc>
        <w:tc>
          <w:tcPr>
            <w:tcW w:w="3120" w:type="dxa"/>
          </w:tcPr>
          <w:p w14:paraId="744C8F67" w14:textId="0CAA3D64" w:rsidR="22BE91FE" w:rsidRPr="00BC478C" w:rsidRDefault="22BE91FE" w:rsidP="22BE91FE">
            <w:pPr>
              <w:rPr>
                <w:b/>
                <w:bCs/>
                <w:sz w:val="24"/>
                <w:szCs w:val="24"/>
              </w:rPr>
            </w:pPr>
          </w:p>
        </w:tc>
        <w:tc>
          <w:tcPr>
            <w:tcW w:w="3120" w:type="dxa"/>
          </w:tcPr>
          <w:p w14:paraId="64917FAE" w14:textId="05EA2FBD" w:rsidR="22BE91FE" w:rsidRPr="00BC478C" w:rsidRDefault="22BE91FE" w:rsidP="22BE91FE"/>
        </w:tc>
      </w:tr>
      <w:tr w:rsidR="22BE91FE" w:rsidRPr="00BC478C" w14:paraId="1BD0148D" w14:textId="77777777" w:rsidTr="22BE91FE">
        <w:trPr>
          <w:trHeight w:val="1425"/>
          <w:ins w:id="1785" w:author="Malachi Jamison" w:date="2023-09-23T01:53:00Z"/>
        </w:trPr>
        <w:tc>
          <w:tcPr>
            <w:tcW w:w="3120" w:type="dxa"/>
          </w:tcPr>
          <w:p w14:paraId="35B4B60E" w14:textId="569C8CF2" w:rsidR="22BE91FE" w:rsidRPr="00BC478C" w:rsidRDefault="22BE91FE" w:rsidP="22BE91FE">
            <w:pPr>
              <w:rPr>
                <w:sz w:val="24"/>
                <w:szCs w:val="24"/>
              </w:rPr>
            </w:pPr>
          </w:p>
        </w:tc>
        <w:tc>
          <w:tcPr>
            <w:tcW w:w="3120" w:type="dxa"/>
          </w:tcPr>
          <w:p w14:paraId="08E67C0B" w14:textId="56016F6E" w:rsidR="0510BAF8" w:rsidRPr="00BC478C" w:rsidRDefault="0510BAF8">
            <w:pPr>
              <w:pStyle w:val="ListParagraph"/>
              <w:numPr>
                <w:ilvl w:val="0"/>
                <w:numId w:val="43"/>
              </w:numPr>
              <w:rPr>
                <w:sz w:val="24"/>
                <w:szCs w:val="24"/>
              </w:rPr>
              <w:pPrChange w:id="1786" w:author="Sean Mirani" w:date="2023-09-23T01:53:00Z">
                <w:pPr>
                  <w:pStyle w:val="ListParagraph"/>
                </w:pPr>
              </w:pPrChange>
            </w:pPr>
            <w:ins w:id="1787" w:author="Malachi Jamison" w:date="2023-09-23T01:53:00Z">
              <w:r w:rsidRPr="00BC478C">
                <w:rPr>
                  <w:sz w:val="24"/>
                  <w:szCs w:val="24"/>
                </w:rPr>
                <w:t xml:space="preserve">The system saves </w:t>
              </w:r>
            </w:ins>
            <w:ins w:id="1788" w:author="Malachi Jamison" w:date="2023-09-23T01:54:00Z">
              <w:r w:rsidRPr="00BC478C">
                <w:rPr>
                  <w:sz w:val="24"/>
                  <w:szCs w:val="24"/>
                </w:rPr>
                <w:t>information</w:t>
              </w:r>
            </w:ins>
            <w:ins w:id="1789" w:author="Malachi Jamison" w:date="2023-09-23T01:55:00Z">
              <w:r w:rsidR="46E1CECE" w:rsidRPr="00BC478C">
                <w:rPr>
                  <w:sz w:val="24"/>
                  <w:szCs w:val="24"/>
                </w:rPr>
                <w:t xml:space="preserve"> and refreshes the page.</w:t>
              </w:r>
            </w:ins>
          </w:p>
        </w:tc>
        <w:tc>
          <w:tcPr>
            <w:tcW w:w="3120" w:type="dxa"/>
          </w:tcPr>
          <w:p w14:paraId="7502413A" w14:textId="6439F1D9" w:rsidR="22BE91FE" w:rsidRPr="00BC478C" w:rsidRDefault="22BE91FE" w:rsidP="22BE91FE"/>
        </w:tc>
      </w:tr>
    </w:tbl>
    <w:p w14:paraId="4A847287" w14:textId="659605F0" w:rsidR="22BE91FE" w:rsidRPr="00BC478C" w:rsidRDefault="00233634">
      <w:pPr>
        <w:pStyle w:val="Caption"/>
        <w:jc w:val="center"/>
        <w:rPr>
          <w:ins w:id="1790" w:author="Malachi Jamison" w:date="2023-09-23T01:54:00Z"/>
          <w:b/>
          <w:bCs/>
          <w:color w:val="000000" w:themeColor="text1"/>
          <w:sz w:val="24"/>
          <w:szCs w:val="24"/>
          <w:rPrChange w:id="1791" w:author="Zachary Cappella" w:date="2023-09-30T10:50:00Z">
            <w:rPr>
              <w:ins w:id="1792" w:author="Malachi Jamison" w:date="2023-09-23T01:54:00Z"/>
              <w:b/>
              <w:bCs/>
              <w:sz w:val="24"/>
              <w:szCs w:val="24"/>
            </w:rPr>
          </w:rPrChange>
        </w:rPr>
        <w:pPrChange w:id="1793" w:author="Zachary Cappella" w:date="2023-09-30T10:34:00Z">
          <w:pPr/>
        </w:pPrChange>
      </w:pPr>
      <w:bookmarkStart w:id="1794" w:name="_Toc146962683"/>
      <w:ins w:id="1795" w:author="Zachary Cappella" w:date="2023-09-30T10:34:00Z">
        <w:r w:rsidRPr="00BC478C">
          <w:rPr>
            <w:i w:val="0"/>
            <w:iCs w:val="0"/>
            <w:color w:val="000000" w:themeColor="text1"/>
            <w:rPrChange w:id="1796" w:author="Zachary Cappella" w:date="2023-09-30T10:50:00Z">
              <w:rPr/>
            </w:rPrChange>
          </w:rPr>
          <w:t xml:space="preserve">Table </w:t>
        </w:r>
        <w:r w:rsidRPr="00BC478C">
          <w:rPr>
            <w:i w:val="0"/>
            <w:iCs w:val="0"/>
            <w:color w:val="000000" w:themeColor="text1"/>
            <w:rPrChange w:id="1797" w:author="Zachary Cappella" w:date="2023-09-30T10:50:00Z">
              <w:rPr/>
            </w:rPrChange>
          </w:rPr>
          <w:fldChar w:fldCharType="begin"/>
        </w:r>
        <w:r w:rsidRPr="00BC478C">
          <w:rPr>
            <w:i w:val="0"/>
            <w:iCs w:val="0"/>
            <w:color w:val="000000" w:themeColor="text1"/>
            <w:rPrChange w:id="1798" w:author="Zachary Cappella" w:date="2023-09-30T10:50:00Z">
              <w:rPr/>
            </w:rPrChange>
          </w:rPr>
          <w:instrText xml:space="preserve"> SEQ Table \* ARABIC </w:instrText>
        </w:r>
      </w:ins>
      <w:r w:rsidRPr="00BC478C">
        <w:rPr>
          <w:i w:val="0"/>
          <w:iCs w:val="0"/>
          <w:color w:val="000000" w:themeColor="text1"/>
          <w:rPrChange w:id="1799" w:author="Zachary Cappella" w:date="2023-09-30T10:50:00Z">
            <w:rPr/>
          </w:rPrChange>
        </w:rPr>
        <w:fldChar w:fldCharType="separate"/>
      </w:r>
      <w:ins w:id="1800" w:author="Zachary Cappella" w:date="2023-09-30T10:36:00Z">
        <w:r w:rsidR="00F96A1C" w:rsidRPr="00BC478C">
          <w:rPr>
            <w:i w:val="0"/>
            <w:iCs w:val="0"/>
            <w:noProof/>
            <w:color w:val="000000" w:themeColor="text1"/>
            <w:rPrChange w:id="1801" w:author="Zachary Cappella" w:date="2023-09-30T10:50:00Z">
              <w:rPr>
                <w:i/>
                <w:iCs/>
                <w:noProof/>
                <w:color w:val="000000" w:themeColor="text1"/>
              </w:rPr>
            </w:rPrChange>
          </w:rPr>
          <w:t>14</w:t>
        </w:r>
      </w:ins>
      <w:ins w:id="1802" w:author="Zachary Cappella" w:date="2023-09-30T10:34:00Z">
        <w:r w:rsidRPr="00BC478C">
          <w:rPr>
            <w:i w:val="0"/>
            <w:iCs w:val="0"/>
            <w:color w:val="000000" w:themeColor="text1"/>
            <w:rPrChange w:id="1803" w:author="Zachary Cappella" w:date="2023-09-30T10:50:00Z">
              <w:rPr/>
            </w:rPrChange>
          </w:rPr>
          <w:fldChar w:fldCharType="end"/>
        </w:r>
        <w:r w:rsidRPr="00BC478C">
          <w:rPr>
            <w:i w:val="0"/>
            <w:iCs w:val="0"/>
            <w:color w:val="000000" w:themeColor="text1"/>
            <w:rPrChange w:id="1804" w:author="Zachary Cappella" w:date="2023-09-30T10:50:00Z">
              <w:rPr/>
            </w:rPrChange>
          </w:rPr>
          <w:t>: Modify User Registration Use Case</w:t>
        </w:r>
      </w:ins>
      <w:bookmarkEnd w:id="1794"/>
    </w:p>
    <w:p w14:paraId="2DEC1FD4" w14:textId="741B6782" w:rsidR="0510BAF8" w:rsidRPr="00BC478C" w:rsidRDefault="0510BAF8" w:rsidP="22BE91FE">
      <w:pPr>
        <w:rPr>
          <w:ins w:id="1805" w:author="Malachi Jamison" w:date="2023-09-23T01:54:00Z"/>
          <w:color w:val="000000" w:themeColor="text1"/>
          <w:sz w:val="24"/>
          <w:szCs w:val="24"/>
        </w:rPr>
      </w:pPr>
      <w:ins w:id="1806" w:author="Malachi Jamison" w:date="2023-09-23T01:54:00Z">
        <w:r w:rsidRPr="00BC478C">
          <w:rPr>
            <w:b/>
            <w:bCs/>
            <w:color w:val="000000" w:themeColor="text1"/>
            <w:sz w:val="24"/>
            <w:szCs w:val="24"/>
          </w:rPr>
          <w:t>Alternative course of events:</w:t>
        </w:r>
      </w:ins>
    </w:p>
    <w:p w14:paraId="6BAAB863" w14:textId="58BB17C5" w:rsidR="0510BAF8" w:rsidRPr="00BC478C" w:rsidRDefault="0510BAF8" w:rsidP="22BE91FE">
      <w:pPr>
        <w:rPr>
          <w:ins w:id="1807" w:author="Malachi Jamison" w:date="2023-09-23T01:54:00Z"/>
          <w:b/>
          <w:bCs/>
          <w:color w:val="000000" w:themeColor="text1"/>
          <w:sz w:val="24"/>
          <w:szCs w:val="24"/>
        </w:rPr>
      </w:pPr>
      <w:ins w:id="1808" w:author="Malachi Jamison" w:date="2023-09-23T01:54:00Z">
        <w:r w:rsidRPr="00BC478C">
          <w:rPr>
            <w:b/>
            <w:bCs/>
            <w:color w:val="000000" w:themeColor="text1"/>
            <w:sz w:val="24"/>
            <w:szCs w:val="24"/>
          </w:rPr>
          <w:t>The actor presses the cancel button</w:t>
        </w:r>
      </w:ins>
    </w:p>
    <w:p w14:paraId="02CD616C" w14:textId="514E88C8" w:rsidR="22BE91FE" w:rsidRPr="00BC478C" w:rsidRDefault="22BE91FE" w:rsidP="22BE91FE">
      <w:pPr>
        <w:rPr>
          <w:ins w:id="1809" w:author="Malachi Jamison" w:date="2023-09-23T01:54:00Z"/>
          <w:color w:val="000000" w:themeColor="text1"/>
          <w:sz w:val="24"/>
          <w:szCs w:val="24"/>
        </w:rPr>
      </w:pPr>
    </w:p>
    <w:tbl>
      <w:tblPr>
        <w:tblStyle w:val="TableGrid"/>
        <w:tblW w:w="0" w:type="auto"/>
        <w:tblBorders>
          <w:top w:val="single" w:sz="6" w:space="0" w:color="auto"/>
          <w:left w:val="single" w:sz="6" w:space="0" w:color="auto"/>
          <w:bottom w:val="single" w:sz="6" w:space="0" w:color="auto"/>
          <w:right w:val="single" w:sz="6" w:space="0" w:color="auto"/>
        </w:tblBorders>
        <w:tblLook w:val="06A0" w:firstRow="1" w:lastRow="0" w:firstColumn="1" w:lastColumn="0" w:noHBand="1" w:noVBand="1"/>
      </w:tblPr>
      <w:tblGrid>
        <w:gridCol w:w="3117"/>
        <w:gridCol w:w="3115"/>
        <w:gridCol w:w="3112"/>
      </w:tblGrid>
      <w:tr w:rsidR="22BE91FE" w:rsidRPr="00BC478C" w14:paraId="1EA78D88" w14:textId="77777777" w:rsidTr="22BE91FE">
        <w:trPr>
          <w:trHeight w:val="915"/>
          <w:ins w:id="1810" w:author="Malachi Jamison" w:date="2023-09-23T01:54:00Z"/>
        </w:trPr>
        <w:tc>
          <w:tcPr>
            <w:tcW w:w="3120" w:type="dxa"/>
            <w:tcMar>
              <w:left w:w="105" w:type="dxa"/>
              <w:right w:w="105" w:type="dxa"/>
            </w:tcMar>
          </w:tcPr>
          <w:p w14:paraId="1B9359A8" w14:textId="6929633E" w:rsidR="22BE91FE" w:rsidRPr="00BC478C" w:rsidRDefault="22BE91FE">
            <w:pPr>
              <w:pStyle w:val="ListParagraph"/>
              <w:numPr>
                <w:ilvl w:val="0"/>
                <w:numId w:val="46"/>
              </w:numPr>
              <w:rPr>
                <w:ins w:id="1811" w:author="Malachi Jamison" w:date="2023-09-23T01:54:00Z"/>
                <w:sz w:val="24"/>
                <w:szCs w:val="24"/>
              </w:rPr>
              <w:pPrChange w:id="1812" w:author="Sean Mirani" w:date="2023-09-23T01:54:00Z">
                <w:pPr/>
              </w:pPrChange>
            </w:pPr>
            <w:ins w:id="1813" w:author="Malachi Jamison" w:date="2023-09-23T01:54:00Z">
              <w:r w:rsidRPr="00BC478C">
                <w:rPr>
                  <w:sz w:val="24"/>
                  <w:szCs w:val="24"/>
                </w:rPr>
                <w:t xml:space="preserve">7. </w:t>
              </w:r>
              <w:r w:rsidR="76118AB4" w:rsidRPr="00BC478C">
                <w:rPr>
                  <w:sz w:val="24"/>
                  <w:szCs w:val="24"/>
                </w:rPr>
                <w:t>The actors enter new information and selects “</w:t>
              </w:r>
            </w:ins>
            <w:ins w:id="1814" w:author="Malachi Jamison" w:date="2023-09-23T01:55:00Z">
              <w:r w:rsidR="243434DF" w:rsidRPr="00BC478C">
                <w:rPr>
                  <w:sz w:val="24"/>
                  <w:szCs w:val="24"/>
                </w:rPr>
                <w:t>Cancel</w:t>
              </w:r>
            </w:ins>
            <w:ins w:id="1815" w:author="Malachi Jamison" w:date="2023-09-23T01:54:00Z">
              <w:r w:rsidR="76118AB4" w:rsidRPr="00BC478C">
                <w:rPr>
                  <w:sz w:val="24"/>
                  <w:szCs w:val="24"/>
                </w:rPr>
                <w:t>”</w:t>
              </w:r>
            </w:ins>
          </w:p>
          <w:p w14:paraId="0C99CBF1" w14:textId="3D38F845" w:rsidR="22BE91FE" w:rsidRPr="00BC478C" w:rsidRDefault="22BE91FE" w:rsidP="22BE91FE">
            <w:pPr>
              <w:rPr>
                <w:ins w:id="1816" w:author="Malachi Jamison" w:date="2023-09-23T01:54:00Z"/>
                <w:sz w:val="24"/>
                <w:szCs w:val="24"/>
              </w:rPr>
            </w:pPr>
          </w:p>
          <w:p w14:paraId="1FD25B17" w14:textId="003250C0" w:rsidR="22BE91FE" w:rsidRPr="00BC478C" w:rsidRDefault="22BE91FE" w:rsidP="22BE91FE">
            <w:pPr>
              <w:rPr>
                <w:sz w:val="24"/>
                <w:szCs w:val="24"/>
              </w:rPr>
            </w:pPr>
          </w:p>
        </w:tc>
        <w:tc>
          <w:tcPr>
            <w:tcW w:w="3120" w:type="dxa"/>
            <w:tcMar>
              <w:left w:w="105" w:type="dxa"/>
              <w:right w:w="105" w:type="dxa"/>
            </w:tcMar>
          </w:tcPr>
          <w:p w14:paraId="7A2BAC23" w14:textId="6FADDAE3" w:rsidR="22BE91FE" w:rsidRPr="00BC478C" w:rsidRDefault="22BE91FE" w:rsidP="22BE91FE">
            <w:pPr>
              <w:rPr>
                <w:sz w:val="24"/>
                <w:szCs w:val="24"/>
              </w:rPr>
            </w:pPr>
          </w:p>
        </w:tc>
        <w:tc>
          <w:tcPr>
            <w:tcW w:w="3120" w:type="dxa"/>
            <w:tcMar>
              <w:left w:w="105" w:type="dxa"/>
              <w:right w:w="105" w:type="dxa"/>
            </w:tcMar>
          </w:tcPr>
          <w:p w14:paraId="5EDE83DC" w14:textId="52F34A2B" w:rsidR="22BE91FE" w:rsidRPr="00BC478C" w:rsidRDefault="22BE91FE"/>
        </w:tc>
      </w:tr>
      <w:tr w:rsidR="22BE91FE" w:rsidRPr="00BC478C" w14:paraId="1BC9EEB5" w14:textId="77777777" w:rsidTr="22BE91FE">
        <w:trPr>
          <w:trHeight w:val="960"/>
          <w:ins w:id="1817" w:author="Malachi Jamison" w:date="2023-09-23T01:54:00Z"/>
        </w:trPr>
        <w:tc>
          <w:tcPr>
            <w:tcW w:w="3120" w:type="dxa"/>
            <w:tcMar>
              <w:left w:w="105" w:type="dxa"/>
              <w:right w:w="105" w:type="dxa"/>
            </w:tcMar>
          </w:tcPr>
          <w:p w14:paraId="06D08C20" w14:textId="24E6FDF6" w:rsidR="22BE91FE" w:rsidRPr="00BC478C" w:rsidRDefault="22BE91FE" w:rsidP="22BE91FE">
            <w:pPr>
              <w:rPr>
                <w:sz w:val="24"/>
                <w:szCs w:val="24"/>
              </w:rPr>
            </w:pPr>
          </w:p>
        </w:tc>
        <w:tc>
          <w:tcPr>
            <w:tcW w:w="3120" w:type="dxa"/>
            <w:tcMar>
              <w:left w:w="105" w:type="dxa"/>
              <w:right w:w="105" w:type="dxa"/>
            </w:tcMar>
          </w:tcPr>
          <w:p w14:paraId="4CF23556" w14:textId="621AB498" w:rsidR="22BE91FE" w:rsidRPr="00BC478C" w:rsidRDefault="22BE91FE" w:rsidP="22BE91FE">
            <w:pPr>
              <w:rPr>
                <w:sz w:val="24"/>
                <w:szCs w:val="24"/>
              </w:rPr>
            </w:pPr>
            <w:ins w:id="1818" w:author="Malachi Jamison" w:date="2023-09-23T01:54:00Z">
              <w:r w:rsidRPr="00BC478C">
                <w:rPr>
                  <w:sz w:val="24"/>
                  <w:szCs w:val="24"/>
                </w:rPr>
                <w:t xml:space="preserve">8. The system </w:t>
              </w:r>
            </w:ins>
            <w:ins w:id="1819" w:author="Malachi Jamison" w:date="2023-09-23T01:55:00Z">
              <w:r w:rsidR="1EFF207F" w:rsidRPr="00BC478C">
                <w:rPr>
                  <w:sz w:val="24"/>
                  <w:szCs w:val="24"/>
                </w:rPr>
                <w:t>cancels</w:t>
              </w:r>
            </w:ins>
            <w:ins w:id="1820" w:author="Malachi Jamison" w:date="2023-09-23T01:54:00Z">
              <w:r w:rsidR="1EFF207F" w:rsidRPr="00BC478C">
                <w:rPr>
                  <w:sz w:val="24"/>
                  <w:szCs w:val="24"/>
                </w:rPr>
                <w:t xml:space="preserve"> the </w:t>
              </w:r>
            </w:ins>
            <w:ins w:id="1821" w:author="Malachi Jamison" w:date="2023-09-23T01:55:00Z">
              <w:r w:rsidR="7ADDB5A5" w:rsidRPr="00BC478C">
                <w:rPr>
                  <w:sz w:val="24"/>
                  <w:szCs w:val="24"/>
                </w:rPr>
                <w:t xml:space="preserve">new </w:t>
              </w:r>
            </w:ins>
            <w:ins w:id="1822" w:author="Malachi Jamison" w:date="2023-09-23T01:54:00Z">
              <w:r w:rsidR="1EFF207F" w:rsidRPr="00BC478C">
                <w:rPr>
                  <w:sz w:val="24"/>
                  <w:szCs w:val="24"/>
                </w:rPr>
                <w:t xml:space="preserve">information and </w:t>
              </w:r>
            </w:ins>
            <w:ins w:id="1823" w:author="Malachi Jamison" w:date="2023-09-23T01:55:00Z">
              <w:r w:rsidR="1EFF207F" w:rsidRPr="00BC478C">
                <w:rPr>
                  <w:sz w:val="24"/>
                  <w:szCs w:val="24"/>
                </w:rPr>
                <w:t>refreshes the page.</w:t>
              </w:r>
            </w:ins>
          </w:p>
        </w:tc>
        <w:tc>
          <w:tcPr>
            <w:tcW w:w="3120" w:type="dxa"/>
            <w:tcMar>
              <w:left w:w="105" w:type="dxa"/>
              <w:right w:w="105" w:type="dxa"/>
            </w:tcMar>
          </w:tcPr>
          <w:p w14:paraId="1BD5E6CD" w14:textId="35439579" w:rsidR="22BE91FE" w:rsidRPr="00BC478C" w:rsidRDefault="22BE91FE"/>
        </w:tc>
      </w:tr>
    </w:tbl>
    <w:p w14:paraId="71E3FDF0" w14:textId="6F232386" w:rsidR="22BE91FE" w:rsidRPr="00BC478C" w:rsidRDefault="000F4BE1">
      <w:pPr>
        <w:pStyle w:val="Caption"/>
        <w:jc w:val="center"/>
        <w:rPr>
          <w:ins w:id="1824" w:author="Malachi Jamison" w:date="2023-09-23T01:41:00Z"/>
          <w:b/>
          <w:bCs/>
          <w:color w:val="000000" w:themeColor="text1"/>
          <w:sz w:val="24"/>
          <w:szCs w:val="24"/>
          <w:rPrChange w:id="1825" w:author="Zachary Cappella" w:date="2023-09-30T10:50:00Z">
            <w:rPr>
              <w:ins w:id="1826" w:author="Malachi Jamison" w:date="2023-09-23T01:41:00Z"/>
              <w:b/>
              <w:bCs/>
              <w:sz w:val="24"/>
              <w:szCs w:val="24"/>
            </w:rPr>
          </w:rPrChange>
        </w:rPr>
        <w:pPrChange w:id="1827" w:author="Zachary Cappella" w:date="2023-09-30T10:34:00Z">
          <w:pPr/>
        </w:pPrChange>
      </w:pPr>
      <w:bookmarkStart w:id="1828" w:name="_Toc146962684"/>
      <w:ins w:id="1829" w:author="Zachary Cappella" w:date="2023-09-30T10:34:00Z">
        <w:r w:rsidRPr="00BC478C">
          <w:rPr>
            <w:i w:val="0"/>
            <w:iCs w:val="0"/>
            <w:color w:val="000000" w:themeColor="text1"/>
            <w:rPrChange w:id="1830" w:author="Zachary Cappella" w:date="2023-09-30T10:50:00Z">
              <w:rPr/>
            </w:rPrChange>
          </w:rPr>
          <w:t xml:space="preserve">Table </w:t>
        </w:r>
        <w:r w:rsidRPr="00BC478C">
          <w:rPr>
            <w:i w:val="0"/>
            <w:iCs w:val="0"/>
            <w:color w:val="000000" w:themeColor="text1"/>
            <w:rPrChange w:id="1831" w:author="Zachary Cappella" w:date="2023-09-30T10:50:00Z">
              <w:rPr/>
            </w:rPrChange>
          </w:rPr>
          <w:fldChar w:fldCharType="begin"/>
        </w:r>
        <w:r w:rsidRPr="00BC478C">
          <w:rPr>
            <w:i w:val="0"/>
            <w:iCs w:val="0"/>
            <w:color w:val="000000" w:themeColor="text1"/>
            <w:rPrChange w:id="1832" w:author="Zachary Cappella" w:date="2023-09-30T10:50:00Z">
              <w:rPr/>
            </w:rPrChange>
          </w:rPr>
          <w:instrText xml:space="preserve"> SEQ Table \* ARABIC </w:instrText>
        </w:r>
      </w:ins>
      <w:r w:rsidRPr="00BC478C">
        <w:rPr>
          <w:i w:val="0"/>
          <w:iCs w:val="0"/>
          <w:color w:val="000000" w:themeColor="text1"/>
          <w:rPrChange w:id="1833" w:author="Zachary Cappella" w:date="2023-09-30T10:50:00Z">
            <w:rPr/>
          </w:rPrChange>
        </w:rPr>
        <w:fldChar w:fldCharType="separate"/>
      </w:r>
      <w:ins w:id="1834" w:author="Zachary Cappella" w:date="2023-09-30T10:36:00Z">
        <w:r w:rsidR="00F96A1C" w:rsidRPr="00BC478C">
          <w:rPr>
            <w:i w:val="0"/>
            <w:iCs w:val="0"/>
            <w:noProof/>
            <w:color w:val="000000" w:themeColor="text1"/>
            <w:rPrChange w:id="1835" w:author="Zachary Cappella" w:date="2023-09-30T10:50:00Z">
              <w:rPr>
                <w:i/>
                <w:iCs/>
                <w:noProof/>
                <w:color w:val="000000" w:themeColor="text1"/>
              </w:rPr>
            </w:rPrChange>
          </w:rPr>
          <w:t>15</w:t>
        </w:r>
      </w:ins>
      <w:ins w:id="1836" w:author="Zachary Cappella" w:date="2023-09-30T10:34:00Z">
        <w:r w:rsidRPr="00BC478C">
          <w:rPr>
            <w:i w:val="0"/>
            <w:iCs w:val="0"/>
            <w:color w:val="000000" w:themeColor="text1"/>
            <w:rPrChange w:id="1837" w:author="Zachary Cappella" w:date="2023-09-30T10:50:00Z">
              <w:rPr/>
            </w:rPrChange>
          </w:rPr>
          <w:fldChar w:fldCharType="end"/>
        </w:r>
        <w:r w:rsidRPr="00BC478C">
          <w:rPr>
            <w:i w:val="0"/>
            <w:iCs w:val="0"/>
            <w:color w:val="000000" w:themeColor="text1"/>
            <w:rPrChange w:id="1838" w:author="Zachary Cappella" w:date="2023-09-30T10:50:00Z">
              <w:rPr/>
            </w:rPrChange>
          </w:rPr>
          <w:t>: Modify User Registration Alternate Action Use Case</w:t>
        </w:r>
      </w:ins>
      <w:bookmarkEnd w:id="1828"/>
    </w:p>
    <w:p w14:paraId="4C3DD8EA" w14:textId="3A92E549" w:rsidR="22BE91FE" w:rsidRPr="00BC478C" w:rsidRDefault="22BE91FE" w:rsidP="22BE91FE">
      <w:pPr>
        <w:rPr>
          <w:b/>
          <w:bCs/>
          <w:sz w:val="24"/>
          <w:szCs w:val="24"/>
        </w:rPr>
      </w:pPr>
    </w:p>
    <w:p w14:paraId="67E76293" w14:textId="27996C7A" w:rsidR="22BE91FE" w:rsidRPr="00BC478C" w:rsidRDefault="22BE91FE" w:rsidP="22BE91FE">
      <w:pPr>
        <w:rPr>
          <w:ins w:id="1839" w:author="Malachi Jamison" w:date="2023-09-23T02:09:00Z"/>
          <w:sz w:val="24"/>
          <w:szCs w:val="24"/>
        </w:rPr>
      </w:pPr>
    </w:p>
    <w:p w14:paraId="3C89618C" w14:textId="6A7E7815" w:rsidR="4159549F" w:rsidRPr="00BC478C" w:rsidRDefault="4159549F" w:rsidP="22BE91FE">
      <w:pPr>
        <w:pStyle w:val="Heading3"/>
        <w:rPr>
          <w:ins w:id="1840" w:author="Malachi Jamison" w:date="2023-09-23T02:14:00Z"/>
          <w:rFonts w:ascii="Times New Roman" w:eastAsia="Times New Roman" w:hAnsi="Times New Roman" w:cs="Times New Roman"/>
          <w:b/>
          <w:bCs/>
          <w:color w:val="auto"/>
        </w:rPr>
      </w:pPr>
      <w:bookmarkStart w:id="1841" w:name="_Toc146963445"/>
      <w:ins w:id="1842" w:author="Malachi Jamison" w:date="2023-09-23T02:14:00Z">
        <w:r w:rsidRPr="00BC478C">
          <w:rPr>
            <w:rFonts w:ascii="Times New Roman" w:eastAsia="Times New Roman" w:hAnsi="Times New Roman" w:cs="Times New Roman"/>
            <w:b/>
            <w:bCs/>
            <w:color w:val="auto"/>
          </w:rPr>
          <w:t>3.1.1</w:t>
        </w:r>
      </w:ins>
      <w:ins w:id="1843" w:author="Zachary Cappella" w:date="2023-09-30T10:34:00Z">
        <w:r w:rsidR="000F4BE1" w:rsidRPr="00BC478C">
          <w:rPr>
            <w:rFonts w:ascii="Times New Roman" w:eastAsia="Times New Roman" w:hAnsi="Times New Roman" w:cs="Times New Roman"/>
            <w:b/>
            <w:bCs/>
            <w:color w:val="auto"/>
          </w:rPr>
          <w:t>0</w:t>
        </w:r>
      </w:ins>
      <w:ins w:id="1844" w:author="Malachi Jamison" w:date="2023-09-23T17:55:00Z">
        <w:del w:id="1845" w:author="Zachary Cappella" w:date="2023-09-30T10:34:00Z">
          <w:r w:rsidR="63AE811B" w:rsidRPr="00BC478C" w:rsidDel="000F4BE1">
            <w:rPr>
              <w:rFonts w:ascii="Times New Roman" w:eastAsia="Times New Roman" w:hAnsi="Times New Roman" w:cs="Times New Roman"/>
              <w:b/>
              <w:bCs/>
              <w:color w:val="auto"/>
            </w:rPr>
            <w:delText>2</w:delText>
          </w:r>
        </w:del>
      </w:ins>
      <w:ins w:id="1846" w:author="Malachi Jamison" w:date="2023-09-23T02:14:00Z">
        <w:r w:rsidRPr="00BC478C">
          <w:rPr>
            <w:rFonts w:ascii="Times New Roman" w:eastAsia="Times New Roman" w:hAnsi="Times New Roman" w:cs="Times New Roman"/>
            <w:b/>
            <w:bCs/>
            <w:color w:val="auto"/>
          </w:rPr>
          <w:t xml:space="preserve"> Utilize the gui</w:t>
        </w:r>
      </w:ins>
      <w:ins w:id="1847" w:author="Malachi Jamison" w:date="2023-09-23T02:15:00Z">
        <w:r w:rsidRPr="00BC478C">
          <w:rPr>
            <w:rFonts w:ascii="Times New Roman" w:eastAsia="Times New Roman" w:hAnsi="Times New Roman" w:cs="Times New Roman"/>
            <w:b/>
            <w:bCs/>
            <w:color w:val="auto"/>
          </w:rPr>
          <w:t>ded tour</w:t>
        </w:r>
      </w:ins>
      <w:bookmarkEnd w:id="1841"/>
    </w:p>
    <w:p w14:paraId="02EA88A4" w14:textId="192F49AA" w:rsidR="4159549F" w:rsidRPr="00BC478C" w:rsidRDefault="4159549F" w:rsidP="22BE91FE">
      <w:pPr>
        <w:rPr>
          <w:ins w:id="1848" w:author="Malachi Jamison" w:date="2023-09-23T02:14:00Z"/>
          <w:sz w:val="24"/>
          <w:szCs w:val="24"/>
        </w:rPr>
      </w:pPr>
      <w:ins w:id="1849" w:author="Malachi Jamison" w:date="2023-09-23T02:14:00Z">
        <w:r w:rsidRPr="00BC478C">
          <w:rPr>
            <w:b/>
            <w:bCs/>
            <w:sz w:val="24"/>
            <w:szCs w:val="24"/>
          </w:rPr>
          <w:t xml:space="preserve">Summary: </w:t>
        </w:r>
      </w:ins>
      <w:ins w:id="1850" w:author="Malachi Jamison" w:date="2023-09-23T02:15:00Z">
        <w:r w:rsidR="7997A36C" w:rsidRPr="00BC478C">
          <w:rPr>
            <w:sz w:val="24"/>
            <w:szCs w:val="24"/>
            <w:rPrChange w:id="1851" w:author="Zachary Cappella" w:date="2023-09-30T10:50:00Z">
              <w:rPr>
                <w:b/>
                <w:bCs/>
                <w:sz w:val="24"/>
                <w:szCs w:val="24"/>
              </w:rPr>
            </w:rPrChange>
          </w:rPr>
          <w:t>Provide step-by-step instructions and visual aids to help users become familiar with the application's features and functionality. The guided tour is an important part of the user experience, as it can help users feel more comfortable and confident using the application.</w:t>
        </w:r>
      </w:ins>
    </w:p>
    <w:p w14:paraId="1830762F" w14:textId="5D828C19" w:rsidR="00C87D4D" w:rsidRPr="00BC478C" w:rsidRDefault="00C87D4D" w:rsidP="22BE91FE">
      <w:pPr>
        <w:rPr>
          <w:ins w:id="1852" w:author="Zachary Cappella" w:date="2023-09-23T14:52:00Z"/>
          <w:b/>
          <w:bCs/>
          <w:sz w:val="24"/>
          <w:szCs w:val="24"/>
        </w:rPr>
      </w:pPr>
      <w:ins w:id="1853" w:author="Zachary Cappella" w:date="2023-09-23T14:52:00Z">
        <w:r w:rsidRPr="00BC478C">
          <w:rPr>
            <w:b/>
            <w:bCs/>
            <w:sz w:val="24"/>
            <w:szCs w:val="24"/>
          </w:rPr>
          <w:t>UML Diagram:</w:t>
        </w:r>
      </w:ins>
    </w:p>
    <w:p w14:paraId="6C19CB8C" w14:textId="31311A1F" w:rsidR="00C87D4D" w:rsidRPr="00BC478C" w:rsidRDefault="00323C7C">
      <w:pPr>
        <w:jc w:val="center"/>
        <w:rPr>
          <w:ins w:id="1854" w:author="Zachary Cappella" w:date="2023-09-30T10:43:00Z"/>
          <w:b/>
          <w:bCs/>
          <w:sz w:val="24"/>
          <w:szCs w:val="24"/>
        </w:rPr>
      </w:pPr>
      <w:ins w:id="1855" w:author="Zachary Cappella" w:date="2023-09-23T14:52:00Z">
        <w:r w:rsidRPr="00BC478C">
          <w:rPr>
            <w:noProof/>
          </w:rPr>
          <w:drawing>
            <wp:inline distT="0" distB="0" distL="0" distR="0" wp14:anchorId="341415F9" wp14:editId="766E009E">
              <wp:extent cx="4659630" cy="3346450"/>
              <wp:effectExtent l="0" t="0" r="0" b="0"/>
              <wp:docPr id="1748874910" name="Picture 17488749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874910" name="Picture 5" descr="A screenshot of a computer scree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59630" cy="3346450"/>
                      </a:xfrm>
                      <a:prstGeom prst="rect">
                        <a:avLst/>
                      </a:prstGeom>
                      <a:noFill/>
                      <a:ln>
                        <a:noFill/>
                      </a:ln>
                    </pic:spPr>
                  </pic:pic>
                </a:graphicData>
              </a:graphic>
            </wp:inline>
          </w:drawing>
        </w:r>
      </w:ins>
    </w:p>
    <w:p w14:paraId="36B17942" w14:textId="220B8070" w:rsidR="0048596D" w:rsidRPr="00BC478C" w:rsidRDefault="0048596D">
      <w:pPr>
        <w:pStyle w:val="Caption"/>
        <w:jc w:val="center"/>
        <w:rPr>
          <w:ins w:id="1856" w:author="Zachary Cappella" w:date="2023-09-23T14:52:00Z"/>
          <w:b/>
          <w:bCs/>
          <w:color w:val="000000" w:themeColor="text1"/>
          <w:sz w:val="24"/>
          <w:szCs w:val="24"/>
          <w:rPrChange w:id="1857" w:author="Zachary Cappella" w:date="2023-09-30T10:50:00Z">
            <w:rPr>
              <w:ins w:id="1858" w:author="Zachary Cappella" w:date="2023-09-23T14:52:00Z"/>
              <w:b/>
              <w:bCs/>
              <w:sz w:val="24"/>
              <w:szCs w:val="24"/>
            </w:rPr>
          </w:rPrChange>
        </w:rPr>
        <w:pPrChange w:id="1859" w:author="Zachary Cappella" w:date="2023-09-30T10:44:00Z">
          <w:pPr/>
        </w:pPrChange>
      </w:pPr>
      <w:bookmarkStart w:id="1860" w:name="_Toc146963090"/>
      <w:ins w:id="1861" w:author="Zachary Cappella" w:date="2023-09-30T10:43:00Z">
        <w:r w:rsidRPr="00BC478C">
          <w:rPr>
            <w:i w:val="0"/>
            <w:iCs w:val="0"/>
            <w:color w:val="000000" w:themeColor="text1"/>
            <w:rPrChange w:id="1862" w:author="Zachary Cappella" w:date="2023-09-30T10:50:00Z">
              <w:rPr/>
            </w:rPrChange>
          </w:rPr>
          <w:t xml:space="preserve">Figure </w:t>
        </w:r>
        <w:r w:rsidRPr="00BC478C">
          <w:rPr>
            <w:i w:val="0"/>
            <w:iCs w:val="0"/>
            <w:color w:val="000000" w:themeColor="text1"/>
            <w:rPrChange w:id="1863" w:author="Zachary Cappella" w:date="2023-09-30T10:50:00Z">
              <w:rPr/>
            </w:rPrChange>
          </w:rPr>
          <w:fldChar w:fldCharType="begin"/>
        </w:r>
        <w:r w:rsidRPr="00BC478C">
          <w:rPr>
            <w:i w:val="0"/>
            <w:iCs w:val="0"/>
            <w:color w:val="000000" w:themeColor="text1"/>
            <w:rPrChange w:id="1864" w:author="Zachary Cappella" w:date="2023-09-30T10:50:00Z">
              <w:rPr/>
            </w:rPrChange>
          </w:rPr>
          <w:instrText xml:space="preserve"> SEQ Figure \* ARABIC </w:instrText>
        </w:r>
      </w:ins>
      <w:r w:rsidRPr="00BC478C">
        <w:rPr>
          <w:i w:val="0"/>
          <w:iCs w:val="0"/>
          <w:color w:val="000000" w:themeColor="text1"/>
          <w:rPrChange w:id="1865" w:author="Zachary Cappella" w:date="2023-09-30T10:50:00Z">
            <w:rPr/>
          </w:rPrChange>
        </w:rPr>
        <w:fldChar w:fldCharType="separate"/>
      </w:r>
      <w:ins w:id="1866" w:author="Zachary Cappella" w:date="2023-09-30T10:43:00Z">
        <w:r w:rsidRPr="00BC478C">
          <w:rPr>
            <w:i w:val="0"/>
            <w:iCs w:val="0"/>
            <w:noProof/>
            <w:color w:val="000000" w:themeColor="text1"/>
            <w:rPrChange w:id="1867" w:author="Zachary Cappella" w:date="2023-09-30T10:50:00Z">
              <w:rPr>
                <w:noProof/>
              </w:rPr>
            </w:rPrChange>
          </w:rPr>
          <w:t>10</w:t>
        </w:r>
        <w:r w:rsidRPr="00BC478C">
          <w:rPr>
            <w:i w:val="0"/>
            <w:iCs w:val="0"/>
            <w:color w:val="000000" w:themeColor="text1"/>
            <w:rPrChange w:id="1868" w:author="Zachary Cappella" w:date="2023-09-30T10:50:00Z">
              <w:rPr/>
            </w:rPrChange>
          </w:rPr>
          <w:fldChar w:fldCharType="end"/>
        </w:r>
        <w:r w:rsidRPr="00BC478C">
          <w:rPr>
            <w:i w:val="0"/>
            <w:iCs w:val="0"/>
            <w:color w:val="000000" w:themeColor="text1"/>
            <w:rPrChange w:id="1869" w:author="Zachary Cappella" w:date="2023-09-30T10:50:00Z">
              <w:rPr/>
            </w:rPrChange>
          </w:rPr>
          <w:t>: Guided Tour UML Diagram</w:t>
        </w:r>
      </w:ins>
      <w:bookmarkEnd w:id="1860"/>
    </w:p>
    <w:p w14:paraId="6011E3D0" w14:textId="77777777" w:rsidR="00C87D4D" w:rsidRPr="00BC478C" w:rsidRDefault="00C87D4D" w:rsidP="22BE91FE">
      <w:pPr>
        <w:rPr>
          <w:ins w:id="1870" w:author="Zachary Cappella" w:date="2023-09-23T14:52:00Z"/>
          <w:b/>
          <w:bCs/>
          <w:sz w:val="24"/>
          <w:szCs w:val="24"/>
        </w:rPr>
      </w:pPr>
    </w:p>
    <w:p w14:paraId="0872E25D" w14:textId="3267EC34" w:rsidR="4159549F" w:rsidRPr="00BC478C" w:rsidRDefault="4159549F" w:rsidP="22BE91FE">
      <w:pPr>
        <w:rPr>
          <w:ins w:id="1871" w:author="Malachi Jamison" w:date="2023-09-23T02:14:00Z"/>
          <w:b/>
          <w:bCs/>
          <w:sz w:val="24"/>
          <w:szCs w:val="24"/>
        </w:rPr>
      </w:pPr>
      <w:ins w:id="1872" w:author="Malachi Jamison" w:date="2023-09-23T02:14:00Z">
        <w:r w:rsidRPr="00BC478C">
          <w:rPr>
            <w:b/>
            <w:bCs/>
            <w:sz w:val="24"/>
            <w:szCs w:val="24"/>
          </w:rPr>
          <w:t xml:space="preserve">Preconditions: </w:t>
        </w:r>
        <w:r w:rsidRPr="00BC478C">
          <w:rPr>
            <w:sz w:val="24"/>
            <w:szCs w:val="24"/>
          </w:rPr>
          <w:t>The actor installed the application on their device.</w:t>
        </w:r>
      </w:ins>
    </w:p>
    <w:p w14:paraId="0D792AA3" w14:textId="387B4E6E" w:rsidR="4159549F" w:rsidRPr="00BC478C" w:rsidRDefault="4159549F" w:rsidP="22BE91FE">
      <w:pPr>
        <w:rPr>
          <w:ins w:id="1873" w:author="Malachi Jamison" w:date="2023-09-23T02:14:00Z"/>
          <w:sz w:val="24"/>
          <w:szCs w:val="24"/>
        </w:rPr>
      </w:pPr>
      <w:ins w:id="1874" w:author="Malachi Jamison" w:date="2023-09-23T02:14:00Z">
        <w:r w:rsidRPr="00BC478C">
          <w:rPr>
            <w:b/>
            <w:bCs/>
            <w:sz w:val="24"/>
            <w:szCs w:val="24"/>
          </w:rPr>
          <w:t xml:space="preserve">Triggers: </w:t>
        </w:r>
        <w:r w:rsidRPr="00BC478C">
          <w:rPr>
            <w:sz w:val="24"/>
            <w:szCs w:val="24"/>
          </w:rPr>
          <w:t>The actor opens the application from their device</w:t>
        </w:r>
      </w:ins>
    </w:p>
    <w:p w14:paraId="7105437A" w14:textId="5FCADE45" w:rsidR="4159549F" w:rsidRPr="00BC478C" w:rsidRDefault="4159549F" w:rsidP="22BE91FE">
      <w:pPr>
        <w:rPr>
          <w:ins w:id="1875" w:author="Malachi Jamison" w:date="2023-09-23T02:14:00Z"/>
          <w:b/>
          <w:bCs/>
          <w:sz w:val="24"/>
          <w:szCs w:val="24"/>
        </w:rPr>
      </w:pPr>
      <w:ins w:id="1876" w:author="Malachi Jamison" w:date="2023-09-23T02:14:00Z">
        <w:r w:rsidRPr="00BC478C">
          <w:rPr>
            <w:b/>
            <w:bCs/>
            <w:sz w:val="24"/>
            <w:szCs w:val="24"/>
          </w:rPr>
          <w:t>Basic course of events (main scenario):</w:t>
        </w:r>
      </w:ins>
    </w:p>
    <w:p w14:paraId="121E6B58" w14:textId="58112B55" w:rsidR="22BE91FE" w:rsidRPr="00BC478C" w:rsidRDefault="22BE91FE" w:rsidP="22BE91FE">
      <w:pPr>
        <w:rPr>
          <w:ins w:id="1877" w:author="Malachi Jamison" w:date="2023-09-23T02:14:00Z"/>
          <w:b/>
          <w:bCs/>
          <w:sz w:val="24"/>
          <w:szCs w:val="24"/>
        </w:rPr>
      </w:pPr>
    </w:p>
    <w:p w14:paraId="7E7C32D7" w14:textId="3427E8F2" w:rsidR="22BE91FE" w:rsidRPr="00BC478C" w:rsidRDefault="22BE91FE" w:rsidP="22BE91FE">
      <w:pPr>
        <w:rPr>
          <w:ins w:id="1878" w:author="Malachi Jamison" w:date="2023-09-23T02:14:00Z"/>
          <w:b/>
          <w:bCs/>
          <w:sz w:val="24"/>
          <w:szCs w:val="24"/>
        </w:rPr>
      </w:pPr>
    </w:p>
    <w:tbl>
      <w:tblPr>
        <w:tblStyle w:val="TableGrid"/>
        <w:tblW w:w="0" w:type="auto"/>
        <w:tblLook w:val="06A0" w:firstRow="1" w:lastRow="0" w:firstColumn="1" w:lastColumn="0" w:noHBand="1" w:noVBand="1"/>
      </w:tblPr>
      <w:tblGrid>
        <w:gridCol w:w="3115"/>
        <w:gridCol w:w="3115"/>
        <w:gridCol w:w="3120"/>
      </w:tblGrid>
      <w:tr w:rsidR="22BE91FE" w:rsidRPr="00BC478C" w14:paraId="4908E275" w14:textId="77777777" w:rsidTr="22BE91FE">
        <w:trPr>
          <w:trHeight w:val="780"/>
          <w:ins w:id="1879" w:author="Malachi Jamison" w:date="2023-09-23T02:14:00Z"/>
        </w:trPr>
        <w:tc>
          <w:tcPr>
            <w:tcW w:w="3120" w:type="dxa"/>
            <w:shd w:val="clear" w:color="auto" w:fill="E7E6E6" w:themeFill="background2"/>
          </w:tcPr>
          <w:p w14:paraId="3AA12C79" w14:textId="30170C70" w:rsidR="22BE91FE" w:rsidRPr="00BC478C" w:rsidRDefault="22BE91FE" w:rsidP="22BE91FE">
            <w:pPr>
              <w:jc w:val="center"/>
              <w:rPr>
                <w:b/>
                <w:bCs/>
                <w:sz w:val="24"/>
                <w:szCs w:val="24"/>
              </w:rPr>
            </w:pPr>
            <w:ins w:id="1880" w:author="Malachi Jamison" w:date="2023-09-23T02:14:00Z">
              <w:r w:rsidRPr="00BC478C">
                <w:rPr>
                  <w:b/>
                  <w:bCs/>
                  <w:sz w:val="24"/>
                  <w:szCs w:val="24"/>
                </w:rPr>
                <w:t>Actor</w:t>
              </w:r>
            </w:ins>
          </w:p>
        </w:tc>
        <w:tc>
          <w:tcPr>
            <w:tcW w:w="3120" w:type="dxa"/>
            <w:shd w:val="clear" w:color="auto" w:fill="E7E6E6" w:themeFill="background2"/>
          </w:tcPr>
          <w:p w14:paraId="36250265" w14:textId="7E2BC5CC" w:rsidR="22BE91FE" w:rsidRPr="00BC478C" w:rsidRDefault="22BE91FE" w:rsidP="22BE91FE">
            <w:pPr>
              <w:jc w:val="center"/>
              <w:rPr>
                <w:b/>
                <w:bCs/>
                <w:sz w:val="24"/>
                <w:szCs w:val="24"/>
              </w:rPr>
            </w:pPr>
            <w:ins w:id="1881" w:author="Malachi Jamison" w:date="2023-09-23T02:14:00Z">
              <w:r w:rsidRPr="00BC478C">
                <w:rPr>
                  <w:b/>
                  <w:bCs/>
                  <w:sz w:val="24"/>
                  <w:szCs w:val="24"/>
                </w:rPr>
                <w:t>System</w:t>
              </w:r>
            </w:ins>
          </w:p>
        </w:tc>
        <w:tc>
          <w:tcPr>
            <w:tcW w:w="3120" w:type="dxa"/>
            <w:shd w:val="clear" w:color="auto" w:fill="E7E6E6" w:themeFill="background2"/>
          </w:tcPr>
          <w:p w14:paraId="5FA510BC" w14:textId="71F7B3D6" w:rsidR="22BE91FE" w:rsidRPr="00BC478C" w:rsidRDefault="22BE91FE" w:rsidP="22BE91FE">
            <w:pPr>
              <w:jc w:val="center"/>
              <w:rPr>
                <w:b/>
                <w:bCs/>
                <w:sz w:val="24"/>
                <w:szCs w:val="24"/>
              </w:rPr>
            </w:pPr>
            <w:ins w:id="1882" w:author="Malachi Jamison" w:date="2023-09-23T02:14:00Z">
              <w:r w:rsidRPr="00BC478C">
                <w:rPr>
                  <w:b/>
                  <w:bCs/>
                  <w:sz w:val="24"/>
                  <w:szCs w:val="24"/>
                </w:rPr>
                <w:t>Screen</w:t>
              </w:r>
            </w:ins>
          </w:p>
        </w:tc>
      </w:tr>
      <w:tr w:rsidR="22BE91FE" w:rsidRPr="00BC478C" w14:paraId="3AE9B3D0" w14:textId="77777777" w:rsidTr="22BE91FE">
        <w:trPr>
          <w:trHeight w:val="4245"/>
          <w:ins w:id="1883" w:author="Malachi Jamison" w:date="2023-09-23T02:14:00Z"/>
        </w:trPr>
        <w:tc>
          <w:tcPr>
            <w:tcW w:w="3120" w:type="dxa"/>
          </w:tcPr>
          <w:p w14:paraId="11E9AD76" w14:textId="250040A1" w:rsidR="22BE91FE" w:rsidRPr="00BC478C" w:rsidRDefault="22BE91FE" w:rsidP="22BE91FE">
            <w:pPr>
              <w:rPr>
                <w:ins w:id="1884" w:author="Malachi Jamison" w:date="2023-09-23T02:14:00Z"/>
                <w:sz w:val="24"/>
                <w:szCs w:val="24"/>
              </w:rPr>
            </w:pPr>
            <w:ins w:id="1885" w:author="Malachi Jamison" w:date="2023-09-23T02:14:00Z">
              <w:r w:rsidRPr="00BC478C">
                <w:rPr>
                  <w:b/>
                  <w:bCs/>
                  <w:sz w:val="24"/>
                  <w:szCs w:val="24"/>
                </w:rPr>
                <w:t xml:space="preserve">1. </w:t>
              </w:r>
              <w:r w:rsidRPr="00BC478C">
                <w:rPr>
                  <w:sz w:val="24"/>
                  <w:szCs w:val="24"/>
                </w:rPr>
                <w:t>The actor selects the “Menu” button from the home screen.</w:t>
              </w:r>
            </w:ins>
          </w:p>
          <w:p w14:paraId="3B355E85" w14:textId="07620DAC" w:rsidR="22BE91FE" w:rsidRPr="00BC478C" w:rsidRDefault="22BE91FE" w:rsidP="22BE91FE">
            <w:pPr>
              <w:rPr>
                <w:b/>
                <w:bCs/>
                <w:sz w:val="24"/>
                <w:szCs w:val="24"/>
              </w:rPr>
            </w:pPr>
          </w:p>
        </w:tc>
        <w:tc>
          <w:tcPr>
            <w:tcW w:w="3120" w:type="dxa"/>
          </w:tcPr>
          <w:p w14:paraId="5DA67623" w14:textId="56527B8B" w:rsidR="22BE91FE" w:rsidRPr="00BC478C" w:rsidRDefault="22BE91FE" w:rsidP="22BE91FE">
            <w:pPr>
              <w:rPr>
                <w:b/>
                <w:bCs/>
                <w:sz w:val="24"/>
                <w:szCs w:val="24"/>
              </w:rPr>
            </w:pPr>
          </w:p>
        </w:tc>
        <w:tc>
          <w:tcPr>
            <w:tcW w:w="3120" w:type="dxa"/>
          </w:tcPr>
          <w:p w14:paraId="380A40B2" w14:textId="111EB53A" w:rsidR="22BE91FE" w:rsidRPr="00BC478C" w:rsidRDefault="22BE91FE">
            <w:ins w:id="1886" w:author="Malachi Jamison" w:date="2023-09-23T02:14:00Z">
              <w:r w:rsidRPr="00BC478C">
                <w:rPr>
                  <w:noProof/>
                </w:rPr>
                <w:drawing>
                  <wp:inline distT="0" distB="0" distL="0" distR="0" wp14:anchorId="34D68504" wp14:editId="6AEC60EB">
                    <wp:extent cx="1646872" cy="3200400"/>
                    <wp:effectExtent l="0" t="0" r="0" b="0"/>
                    <wp:docPr id="1190049018" name="Picture 1190049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02638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6872" cy="3200400"/>
                            </a:xfrm>
                            <a:prstGeom prst="rect">
                              <a:avLst/>
                            </a:prstGeom>
                          </pic:spPr>
                        </pic:pic>
                      </a:graphicData>
                    </a:graphic>
                  </wp:inline>
                </w:drawing>
              </w:r>
            </w:ins>
          </w:p>
        </w:tc>
      </w:tr>
      <w:tr w:rsidR="22BE91FE" w:rsidRPr="00BC478C" w14:paraId="6D6CE77A" w14:textId="77777777" w:rsidTr="22BE91FE">
        <w:trPr>
          <w:trHeight w:val="4095"/>
          <w:ins w:id="1887" w:author="Malachi Jamison" w:date="2023-09-23T02:14:00Z"/>
        </w:trPr>
        <w:tc>
          <w:tcPr>
            <w:tcW w:w="3120" w:type="dxa"/>
          </w:tcPr>
          <w:p w14:paraId="36A6C690" w14:textId="56527B8B" w:rsidR="22BE91FE" w:rsidRPr="00BC478C" w:rsidRDefault="22BE91FE" w:rsidP="22BE91FE">
            <w:pPr>
              <w:rPr>
                <w:b/>
                <w:bCs/>
                <w:sz w:val="24"/>
                <w:szCs w:val="24"/>
              </w:rPr>
            </w:pPr>
          </w:p>
        </w:tc>
        <w:tc>
          <w:tcPr>
            <w:tcW w:w="3120" w:type="dxa"/>
          </w:tcPr>
          <w:p w14:paraId="66FEC910" w14:textId="7E6709DB" w:rsidR="22BE91FE" w:rsidRPr="00BC478C" w:rsidRDefault="22BE91FE" w:rsidP="22BE91FE">
            <w:pPr>
              <w:rPr>
                <w:ins w:id="1888" w:author="Malachi Jamison" w:date="2023-09-23T02:14:00Z"/>
                <w:sz w:val="24"/>
                <w:szCs w:val="24"/>
              </w:rPr>
            </w:pPr>
            <w:ins w:id="1889" w:author="Malachi Jamison" w:date="2023-09-23T02:14:00Z">
              <w:r w:rsidRPr="00BC478C">
                <w:rPr>
                  <w:b/>
                  <w:bCs/>
                  <w:sz w:val="24"/>
                  <w:szCs w:val="24"/>
                </w:rPr>
                <w:t xml:space="preserve">2. </w:t>
              </w:r>
              <w:r w:rsidRPr="00BC478C">
                <w:rPr>
                  <w:sz w:val="24"/>
                  <w:szCs w:val="24"/>
                </w:rPr>
                <w:t>The system opens a drop-down window containing the application menu.</w:t>
              </w:r>
            </w:ins>
          </w:p>
          <w:p w14:paraId="1F073397" w14:textId="66F6354E" w:rsidR="22BE91FE" w:rsidRPr="00BC478C" w:rsidRDefault="22BE91FE" w:rsidP="22BE91FE">
            <w:pPr>
              <w:rPr>
                <w:ins w:id="1890" w:author="Malachi Jamison" w:date="2023-09-23T02:14:00Z"/>
                <w:sz w:val="24"/>
                <w:szCs w:val="24"/>
              </w:rPr>
            </w:pPr>
          </w:p>
          <w:p w14:paraId="02ACACC1" w14:textId="4E2423F4" w:rsidR="22BE91FE" w:rsidRPr="00BC478C" w:rsidRDefault="22BE91FE" w:rsidP="22BE91FE">
            <w:pPr>
              <w:rPr>
                <w:b/>
                <w:bCs/>
                <w:sz w:val="24"/>
                <w:szCs w:val="24"/>
              </w:rPr>
            </w:pPr>
          </w:p>
        </w:tc>
        <w:tc>
          <w:tcPr>
            <w:tcW w:w="3120" w:type="dxa"/>
          </w:tcPr>
          <w:p w14:paraId="60BF4604" w14:textId="1196D8A9" w:rsidR="22BE91FE" w:rsidRPr="00BC478C" w:rsidRDefault="22BE91FE" w:rsidP="22BE91FE">
            <w:ins w:id="1891" w:author="Malachi Jamison" w:date="2023-09-23T02:14:00Z">
              <w:r w:rsidRPr="00BC478C">
                <w:rPr>
                  <w:noProof/>
                </w:rPr>
                <w:drawing>
                  <wp:inline distT="0" distB="0" distL="0" distR="0" wp14:anchorId="4F7A5CF6" wp14:editId="06B58099">
                    <wp:extent cx="1716881" cy="3200400"/>
                    <wp:effectExtent l="0" t="0" r="0" b="0"/>
                    <wp:docPr id="1453389210" name="Picture 145338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716881" cy="3200400"/>
                            </a:xfrm>
                            <a:prstGeom prst="rect">
                              <a:avLst/>
                            </a:prstGeom>
                          </pic:spPr>
                        </pic:pic>
                      </a:graphicData>
                    </a:graphic>
                  </wp:inline>
                </w:drawing>
              </w:r>
            </w:ins>
          </w:p>
        </w:tc>
      </w:tr>
      <w:tr w:rsidR="22BE91FE" w:rsidRPr="00BC478C" w14:paraId="149E53D9" w14:textId="77777777" w:rsidTr="22BE91FE">
        <w:trPr>
          <w:trHeight w:val="1935"/>
          <w:ins w:id="1892" w:author="Malachi Jamison" w:date="2023-09-23T02:14:00Z"/>
        </w:trPr>
        <w:tc>
          <w:tcPr>
            <w:tcW w:w="3120" w:type="dxa"/>
          </w:tcPr>
          <w:p w14:paraId="4C9B65B1" w14:textId="2A77A374" w:rsidR="22BE91FE" w:rsidRPr="00BC478C" w:rsidRDefault="22BE91FE" w:rsidP="22BE91FE">
            <w:pPr>
              <w:rPr>
                <w:b/>
                <w:bCs/>
                <w:sz w:val="24"/>
                <w:szCs w:val="24"/>
              </w:rPr>
            </w:pPr>
            <w:ins w:id="1893" w:author="Malachi Jamison" w:date="2023-09-23T02:14:00Z">
              <w:r w:rsidRPr="00BC478C">
                <w:rPr>
                  <w:b/>
                  <w:bCs/>
                  <w:sz w:val="24"/>
                  <w:szCs w:val="24"/>
                </w:rPr>
                <w:t xml:space="preserve">3. </w:t>
              </w:r>
              <w:r w:rsidRPr="00BC478C">
                <w:rPr>
                  <w:sz w:val="24"/>
                  <w:szCs w:val="24"/>
                </w:rPr>
                <w:t>The actor selects “</w:t>
              </w:r>
            </w:ins>
            <w:ins w:id="1894" w:author="Malachi Jamison" w:date="2023-09-23T02:16:00Z">
              <w:r w:rsidR="2F9CBE61" w:rsidRPr="00BC478C">
                <w:rPr>
                  <w:sz w:val="24"/>
                  <w:szCs w:val="24"/>
                </w:rPr>
                <w:t>Guided Tour</w:t>
              </w:r>
            </w:ins>
            <w:ins w:id="1895" w:author="Malachi Jamison" w:date="2023-09-23T02:14:00Z">
              <w:r w:rsidRPr="00BC478C">
                <w:rPr>
                  <w:sz w:val="24"/>
                  <w:szCs w:val="24"/>
                </w:rPr>
                <w:t>”</w:t>
              </w:r>
            </w:ins>
          </w:p>
        </w:tc>
        <w:tc>
          <w:tcPr>
            <w:tcW w:w="3120" w:type="dxa"/>
          </w:tcPr>
          <w:p w14:paraId="7CFBAD3D" w14:textId="012B29F2" w:rsidR="22BE91FE" w:rsidRPr="00BC478C" w:rsidRDefault="22BE91FE" w:rsidP="22BE91FE">
            <w:pPr>
              <w:rPr>
                <w:b/>
                <w:bCs/>
                <w:sz w:val="24"/>
                <w:szCs w:val="24"/>
              </w:rPr>
            </w:pPr>
          </w:p>
        </w:tc>
        <w:tc>
          <w:tcPr>
            <w:tcW w:w="3120" w:type="dxa"/>
          </w:tcPr>
          <w:p w14:paraId="1B1ADE2A" w14:textId="7A7C16D0" w:rsidR="22BE91FE" w:rsidRPr="00BC478C" w:rsidRDefault="22BE91FE" w:rsidP="22BE91FE"/>
        </w:tc>
      </w:tr>
      <w:tr w:rsidR="22BE91FE" w:rsidRPr="00BC478C" w14:paraId="64D54844" w14:textId="77777777" w:rsidTr="22BE91FE">
        <w:trPr>
          <w:trHeight w:val="1425"/>
          <w:ins w:id="1896" w:author="Malachi Jamison" w:date="2023-09-23T02:14:00Z"/>
        </w:trPr>
        <w:tc>
          <w:tcPr>
            <w:tcW w:w="3120" w:type="dxa"/>
          </w:tcPr>
          <w:p w14:paraId="730529DE" w14:textId="4237207F" w:rsidR="22BE91FE" w:rsidRPr="00BC478C" w:rsidRDefault="22BE91FE" w:rsidP="22BE91FE">
            <w:pPr>
              <w:rPr>
                <w:b/>
                <w:bCs/>
                <w:sz w:val="24"/>
                <w:szCs w:val="24"/>
              </w:rPr>
            </w:pPr>
          </w:p>
        </w:tc>
        <w:tc>
          <w:tcPr>
            <w:tcW w:w="3120" w:type="dxa"/>
          </w:tcPr>
          <w:p w14:paraId="0D7A9E33" w14:textId="74F7ED98" w:rsidR="22BE91FE" w:rsidRPr="00BC478C" w:rsidRDefault="22BE91FE" w:rsidP="22BE91FE">
            <w:pPr>
              <w:rPr>
                <w:b/>
                <w:bCs/>
                <w:sz w:val="24"/>
                <w:szCs w:val="24"/>
              </w:rPr>
            </w:pPr>
            <w:ins w:id="1897" w:author="Malachi Jamison" w:date="2023-09-23T02:14:00Z">
              <w:r w:rsidRPr="00BC478C">
                <w:rPr>
                  <w:b/>
                  <w:bCs/>
                  <w:sz w:val="24"/>
                  <w:szCs w:val="24"/>
                </w:rPr>
                <w:t xml:space="preserve">4. </w:t>
              </w:r>
              <w:r w:rsidRPr="00BC478C">
                <w:rPr>
                  <w:sz w:val="24"/>
                  <w:szCs w:val="24"/>
                </w:rPr>
                <w:t xml:space="preserve">The system opens the </w:t>
              </w:r>
            </w:ins>
            <w:ins w:id="1898" w:author="Malachi Jamison" w:date="2023-09-23T02:16:00Z">
              <w:r w:rsidR="44EABBBF" w:rsidRPr="00BC478C">
                <w:rPr>
                  <w:sz w:val="24"/>
                  <w:szCs w:val="24"/>
                </w:rPr>
                <w:t>first screen of the guided tour</w:t>
              </w:r>
            </w:ins>
            <w:ins w:id="1899" w:author="Malachi Jamison" w:date="2023-09-23T02:14:00Z">
              <w:r w:rsidRPr="00BC478C">
                <w:rPr>
                  <w:sz w:val="24"/>
                  <w:szCs w:val="24"/>
                </w:rPr>
                <w:t>.</w:t>
              </w:r>
            </w:ins>
          </w:p>
        </w:tc>
        <w:tc>
          <w:tcPr>
            <w:tcW w:w="3120" w:type="dxa"/>
          </w:tcPr>
          <w:p w14:paraId="371A3B41" w14:textId="53137420" w:rsidR="22BE91FE" w:rsidRPr="00BC478C" w:rsidRDefault="22BE91FE" w:rsidP="22BE91FE">
            <w:ins w:id="1900" w:author="Malachi Jamison" w:date="2023-09-23T02:14:00Z">
              <w:r w:rsidRPr="00BC478C">
                <w:rPr>
                  <w:noProof/>
                </w:rPr>
                <w:drawing>
                  <wp:inline distT="0" distB="0" distL="0" distR="0" wp14:anchorId="05C4406C" wp14:editId="4F2F76C6">
                    <wp:extent cx="1669774" cy="3200400"/>
                    <wp:effectExtent l="0" t="0" r="0" b="0"/>
                    <wp:docPr id="1012795774" name="Picture 1012795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69774" cy="3200400"/>
                            </a:xfrm>
                            <a:prstGeom prst="rect">
                              <a:avLst/>
                            </a:prstGeom>
                          </pic:spPr>
                        </pic:pic>
                      </a:graphicData>
                    </a:graphic>
                  </wp:inline>
                </w:drawing>
              </w:r>
              <w:r w:rsidRPr="00BC478C">
                <w:br/>
              </w:r>
            </w:ins>
          </w:p>
        </w:tc>
      </w:tr>
      <w:tr w:rsidR="22BE91FE" w:rsidRPr="00BC478C" w14:paraId="0CB82E98" w14:textId="77777777" w:rsidTr="22BE91FE">
        <w:trPr>
          <w:trHeight w:val="1425"/>
          <w:ins w:id="1901" w:author="Malachi Jamison" w:date="2023-09-23T02:14:00Z"/>
        </w:trPr>
        <w:tc>
          <w:tcPr>
            <w:tcW w:w="3120" w:type="dxa"/>
          </w:tcPr>
          <w:p w14:paraId="6793B525" w14:textId="4043B090" w:rsidR="22BE91FE" w:rsidRPr="00BC478C" w:rsidRDefault="22BE91FE">
            <w:pPr>
              <w:rPr>
                <w:b/>
                <w:bCs/>
                <w:sz w:val="24"/>
                <w:szCs w:val="24"/>
              </w:rPr>
            </w:pPr>
            <w:ins w:id="1902" w:author="Malachi Jamison" w:date="2023-09-23T02:14:00Z">
              <w:r w:rsidRPr="00BC478C">
                <w:rPr>
                  <w:b/>
                  <w:bCs/>
                  <w:sz w:val="24"/>
                  <w:szCs w:val="24"/>
                </w:rPr>
                <w:t xml:space="preserve">5. </w:t>
              </w:r>
              <w:r w:rsidRPr="00BC478C">
                <w:rPr>
                  <w:sz w:val="24"/>
                  <w:szCs w:val="24"/>
                </w:rPr>
                <w:t xml:space="preserve">The actor </w:t>
              </w:r>
            </w:ins>
            <w:ins w:id="1903" w:author="Malachi Jamison" w:date="2023-09-23T02:17:00Z">
              <w:r w:rsidR="5F50AC69" w:rsidRPr="00BC478C">
                <w:rPr>
                  <w:sz w:val="24"/>
                  <w:szCs w:val="24"/>
                </w:rPr>
                <w:t>navigates</w:t>
              </w:r>
            </w:ins>
            <w:ins w:id="1904" w:author="Malachi Jamison" w:date="2023-09-23T02:16:00Z">
              <w:r w:rsidR="5F50AC69" w:rsidRPr="00BC478C">
                <w:rPr>
                  <w:b/>
                  <w:bCs/>
                  <w:sz w:val="24"/>
                  <w:szCs w:val="24"/>
                </w:rPr>
                <w:t xml:space="preserve"> </w:t>
              </w:r>
              <w:r w:rsidR="5F50AC69" w:rsidRPr="00BC478C">
                <w:rPr>
                  <w:sz w:val="24"/>
                  <w:szCs w:val="24"/>
                  <w:rPrChange w:id="1905" w:author="Zachary Cappella" w:date="2023-09-30T10:50:00Z">
                    <w:rPr>
                      <w:b/>
                      <w:bCs/>
                      <w:sz w:val="24"/>
                      <w:szCs w:val="24"/>
                    </w:rPr>
                  </w:rPrChange>
                </w:rPr>
                <w:t>through the guided tour</w:t>
              </w:r>
            </w:ins>
            <w:ins w:id="1906" w:author="Malachi Jamison" w:date="2023-09-23T02:17:00Z">
              <w:r w:rsidR="5F50AC69" w:rsidRPr="00BC478C">
                <w:rPr>
                  <w:sz w:val="24"/>
                  <w:szCs w:val="24"/>
                </w:rPr>
                <w:t>.</w:t>
              </w:r>
            </w:ins>
          </w:p>
        </w:tc>
        <w:tc>
          <w:tcPr>
            <w:tcW w:w="3120" w:type="dxa"/>
          </w:tcPr>
          <w:p w14:paraId="142F31C8" w14:textId="220BAD98" w:rsidR="22BE91FE" w:rsidRPr="00BC478C" w:rsidRDefault="22BE91FE" w:rsidP="22BE91FE">
            <w:pPr>
              <w:rPr>
                <w:b/>
                <w:bCs/>
                <w:sz w:val="24"/>
                <w:szCs w:val="24"/>
              </w:rPr>
            </w:pPr>
          </w:p>
        </w:tc>
        <w:tc>
          <w:tcPr>
            <w:tcW w:w="3120" w:type="dxa"/>
          </w:tcPr>
          <w:p w14:paraId="7DCD8738" w14:textId="5141452C" w:rsidR="22BE91FE" w:rsidRPr="00BC478C" w:rsidRDefault="22BE91FE" w:rsidP="22BE91FE"/>
        </w:tc>
      </w:tr>
      <w:tr w:rsidR="22BE91FE" w:rsidRPr="00BC478C" w14:paraId="02911639" w14:textId="77777777" w:rsidTr="22BE91FE">
        <w:trPr>
          <w:trHeight w:val="1425"/>
          <w:ins w:id="1907" w:author="Malachi Jamison" w:date="2023-09-23T02:17:00Z"/>
        </w:trPr>
        <w:tc>
          <w:tcPr>
            <w:tcW w:w="3120" w:type="dxa"/>
          </w:tcPr>
          <w:p w14:paraId="4B62BF5E" w14:textId="5B1C4926" w:rsidR="22BE91FE" w:rsidRPr="00BC478C" w:rsidRDefault="22BE91FE" w:rsidP="22BE91FE">
            <w:pPr>
              <w:rPr>
                <w:b/>
                <w:bCs/>
                <w:sz w:val="24"/>
                <w:szCs w:val="24"/>
              </w:rPr>
            </w:pPr>
          </w:p>
        </w:tc>
        <w:tc>
          <w:tcPr>
            <w:tcW w:w="3120" w:type="dxa"/>
          </w:tcPr>
          <w:p w14:paraId="59158695" w14:textId="55B8CCB3" w:rsidR="5F50AC69" w:rsidRPr="00BC478C" w:rsidRDefault="5F50AC69" w:rsidP="22BE91FE">
            <w:pPr>
              <w:rPr>
                <w:sz w:val="24"/>
                <w:szCs w:val="24"/>
              </w:rPr>
            </w:pPr>
            <w:ins w:id="1908" w:author="Malachi Jamison" w:date="2023-09-23T02:17:00Z">
              <w:r w:rsidRPr="00BC478C">
                <w:rPr>
                  <w:b/>
                  <w:bCs/>
                  <w:sz w:val="24"/>
                  <w:szCs w:val="24"/>
                </w:rPr>
                <w:t xml:space="preserve">6. </w:t>
              </w:r>
            </w:ins>
            <w:ins w:id="1909" w:author="Malachi Jamison" w:date="2023-09-23T02:18:00Z">
              <w:r w:rsidR="09EA5E0C" w:rsidRPr="00BC478C">
                <w:rPr>
                  <w:sz w:val="24"/>
                  <w:szCs w:val="24"/>
                  <w:rPrChange w:id="1910" w:author="Zachary Cappella" w:date="2023-09-30T10:50:00Z">
                    <w:rPr>
                      <w:b/>
                      <w:bCs/>
                      <w:sz w:val="24"/>
                      <w:szCs w:val="24"/>
                    </w:rPr>
                  </w:rPrChange>
                </w:rPr>
                <w:t>Visual aids are displayed by the system, and the screen is updated each time the actor clicks on the "next" or "previous" button.</w:t>
              </w:r>
            </w:ins>
            <w:ins w:id="1911" w:author="Malachi Jamison" w:date="2023-09-23T02:20:00Z">
              <w:r w:rsidR="09EA5E0C" w:rsidRPr="00BC478C">
                <w:rPr>
                  <w:sz w:val="24"/>
                  <w:szCs w:val="24"/>
                </w:rPr>
                <w:t xml:space="preserve"> </w:t>
              </w:r>
            </w:ins>
          </w:p>
        </w:tc>
        <w:tc>
          <w:tcPr>
            <w:tcW w:w="3120" w:type="dxa"/>
          </w:tcPr>
          <w:p w14:paraId="5259D382" w14:textId="1FB48842" w:rsidR="09EA5E0C" w:rsidRPr="00BC478C" w:rsidRDefault="09EA5E0C" w:rsidP="22BE91FE">
            <w:ins w:id="1912" w:author="Malachi Jamison" w:date="2023-09-23T02:19:00Z">
              <w:r w:rsidRPr="00BC478C">
                <w:rPr>
                  <w:noProof/>
                </w:rPr>
                <w:drawing>
                  <wp:inline distT="0" distB="0" distL="0" distR="0" wp14:anchorId="55813BD8" wp14:editId="724B5602">
                    <wp:extent cx="1828800" cy="3457575"/>
                    <wp:effectExtent l="0" t="0" r="0" b="0"/>
                    <wp:docPr id="1153922714" name="Picture 1153922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28800" cy="3457575"/>
                            </a:xfrm>
                            <a:prstGeom prst="rect">
                              <a:avLst/>
                            </a:prstGeom>
                          </pic:spPr>
                        </pic:pic>
                      </a:graphicData>
                    </a:graphic>
                  </wp:inline>
                </w:drawing>
              </w:r>
              <w:r w:rsidRPr="00BC478C">
                <w:br/>
              </w:r>
            </w:ins>
            <w:ins w:id="1913" w:author="Malachi Jamison" w:date="2023-09-23T02:20:00Z">
              <w:r w:rsidRPr="00BC478C">
                <w:rPr>
                  <w:noProof/>
                </w:rPr>
                <w:drawing>
                  <wp:inline distT="0" distB="0" distL="0" distR="0" wp14:anchorId="4581A0B3" wp14:editId="6C5F8EA5">
                    <wp:extent cx="1828800" cy="3600450"/>
                    <wp:effectExtent l="0" t="0" r="0" b="0"/>
                    <wp:docPr id="2056383914" name="Picture 2056383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828800" cy="3600450"/>
                            </a:xfrm>
                            <a:prstGeom prst="rect">
                              <a:avLst/>
                            </a:prstGeom>
                          </pic:spPr>
                        </pic:pic>
                      </a:graphicData>
                    </a:graphic>
                  </wp:inline>
                </w:drawing>
              </w:r>
              <w:r w:rsidRPr="00BC478C">
                <w:br/>
              </w:r>
              <w:r w:rsidRPr="00BC478C">
                <w:rPr>
                  <w:noProof/>
                </w:rPr>
                <w:drawing>
                  <wp:inline distT="0" distB="0" distL="0" distR="0" wp14:anchorId="2FD0262C" wp14:editId="33E4DEA4">
                    <wp:extent cx="1828800" cy="3543300"/>
                    <wp:effectExtent l="0" t="0" r="0" b="0"/>
                    <wp:docPr id="1308620905" name="Picture 1308620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1828800" cy="3543300"/>
                            </a:xfrm>
                            <a:prstGeom prst="rect">
                              <a:avLst/>
                            </a:prstGeom>
                          </pic:spPr>
                        </pic:pic>
                      </a:graphicData>
                    </a:graphic>
                  </wp:inline>
                </w:drawing>
              </w:r>
              <w:r w:rsidRPr="00BC478C">
                <w:br/>
              </w:r>
            </w:ins>
          </w:p>
        </w:tc>
      </w:tr>
    </w:tbl>
    <w:p w14:paraId="00948E65" w14:textId="4D096324" w:rsidR="22BE91FE" w:rsidRPr="00BC478C" w:rsidDel="00F96A1C" w:rsidRDefault="22BE91FE" w:rsidP="22BE91FE">
      <w:pPr>
        <w:rPr>
          <w:del w:id="1914" w:author="Malachi Jamison" w:date="2023-09-23T02:21:00Z"/>
        </w:rPr>
      </w:pPr>
    </w:p>
    <w:p w14:paraId="585A7BAE" w14:textId="0C881C0D" w:rsidR="00F96A1C" w:rsidRPr="00BC478C" w:rsidRDefault="00F96A1C">
      <w:pPr>
        <w:pStyle w:val="Caption"/>
        <w:jc w:val="center"/>
        <w:rPr>
          <w:ins w:id="1915" w:author="Zachary Cappella" w:date="2023-09-30T10:36:00Z"/>
          <w:color w:val="000000" w:themeColor="text1"/>
          <w:rPrChange w:id="1916" w:author="Zachary Cappella" w:date="2023-09-30T10:50:00Z">
            <w:rPr>
              <w:ins w:id="1917" w:author="Zachary Cappella" w:date="2023-09-30T10:36:00Z"/>
            </w:rPr>
          </w:rPrChange>
        </w:rPr>
        <w:pPrChange w:id="1918" w:author="Zachary Cappella" w:date="2023-09-30T10:36:00Z">
          <w:pPr/>
        </w:pPrChange>
      </w:pPr>
      <w:bookmarkStart w:id="1919" w:name="_Toc146962685"/>
      <w:ins w:id="1920" w:author="Zachary Cappella" w:date="2023-09-30T10:36:00Z">
        <w:r w:rsidRPr="00BC478C">
          <w:rPr>
            <w:i w:val="0"/>
            <w:iCs w:val="0"/>
            <w:color w:val="000000" w:themeColor="text1"/>
            <w:rPrChange w:id="1921" w:author="Zachary Cappella" w:date="2023-09-30T10:50:00Z">
              <w:rPr/>
            </w:rPrChange>
          </w:rPr>
          <w:t xml:space="preserve">Table </w:t>
        </w:r>
        <w:r w:rsidRPr="00BC478C">
          <w:rPr>
            <w:i w:val="0"/>
            <w:iCs w:val="0"/>
            <w:color w:val="000000" w:themeColor="text1"/>
            <w:rPrChange w:id="1922" w:author="Zachary Cappella" w:date="2023-09-30T10:50:00Z">
              <w:rPr/>
            </w:rPrChange>
          </w:rPr>
          <w:fldChar w:fldCharType="begin"/>
        </w:r>
        <w:r w:rsidRPr="00BC478C">
          <w:rPr>
            <w:i w:val="0"/>
            <w:iCs w:val="0"/>
            <w:color w:val="000000" w:themeColor="text1"/>
            <w:rPrChange w:id="1923" w:author="Zachary Cappella" w:date="2023-09-30T10:50:00Z">
              <w:rPr/>
            </w:rPrChange>
          </w:rPr>
          <w:instrText xml:space="preserve"> SEQ Table \* ARABIC </w:instrText>
        </w:r>
      </w:ins>
      <w:r w:rsidRPr="00BC478C">
        <w:rPr>
          <w:i w:val="0"/>
          <w:iCs w:val="0"/>
          <w:color w:val="000000" w:themeColor="text1"/>
          <w:rPrChange w:id="1924" w:author="Zachary Cappella" w:date="2023-09-30T10:50:00Z">
            <w:rPr/>
          </w:rPrChange>
        </w:rPr>
        <w:fldChar w:fldCharType="separate"/>
      </w:r>
      <w:ins w:id="1925" w:author="Zachary Cappella" w:date="2023-09-30T10:36:00Z">
        <w:r w:rsidRPr="00BC478C">
          <w:rPr>
            <w:i w:val="0"/>
            <w:iCs w:val="0"/>
            <w:noProof/>
            <w:color w:val="000000" w:themeColor="text1"/>
            <w:rPrChange w:id="1926" w:author="Zachary Cappella" w:date="2023-09-30T10:50:00Z">
              <w:rPr>
                <w:noProof/>
              </w:rPr>
            </w:rPrChange>
          </w:rPr>
          <w:t>16</w:t>
        </w:r>
        <w:r w:rsidRPr="00BC478C">
          <w:rPr>
            <w:i w:val="0"/>
            <w:iCs w:val="0"/>
            <w:color w:val="000000" w:themeColor="text1"/>
            <w:rPrChange w:id="1927" w:author="Zachary Cappella" w:date="2023-09-30T10:50:00Z">
              <w:rPr/>
            </w:rPrChange>
          </w:rPr>
          <w:fldChar w:fldCharType="end"/>
        </w:r>
        <w:r w:rsidRPr="00BC478C">
          <w:rPr>
            <w:i w:val="0"/>
            <w:iCs w:val="0"/>
            <w:color w:val="000000" w:themeColor="text1"/>
            <w:rPrChange w:id="1928" w:author="Zachary Cappella" w:date="2023-09-30T10:50:00Z">
              <w:rPr/>
            </w:rPrChange>
          </w:rPr>
          <w:t>: Guided Tour Use Case</w:t>
        </w:r>
        <w:bookmarkEnd w:id="1919"/>
      </w:ins>
    </w:p>
    <w:p w14:paraId="111F3FA0" w14:textId="735AE6B1" w:rsidR="22BE91FE" w:rsidRPr="00BC478C" w:rsidRDefault="22BE91FE" w:rsidP="22BE91FE">
      <w:pPr>
        <w:rPr>
          <w:sz w:val="24"/>
          <w:szCs w:val="24"/>
        </w:rPr>
      </w:pPr>
    </w:p>
    <w:p w14:paraId="476B8795" w14:textId="02FF81A5" w:rsidR="22BE91FE" w:rsidRPr="00BC478C" w:rsidRDefault="22BE91FE" w:rsidP="22BE91FE">
      <w:pPr>
        <w:rPr>
          <w:sz w:val="24"/>
          <w:szCs w:val="24"/>
        </w:rPr>
      </w:pPr>
    </w:p>
    <w:p w14:paraId="5CD4CD6F" w14:textId="6FF88AD9" w:rsidR="6C0C20B1" w:rsidRPr="00BC478C" w:rsidRDefault="6C0C20B1" w:rsidP="00F14980">
      <w:pPr>
        <w:pStyle w:val="Heading2"/>
        <w:rPr>
          <w:rFonts w:ascii="Times New Roman" w:hAnsi="Times New Roman" w:cs="Times New Roman"/>
          <w:b/>
          <w:bCs/>
          <w:color w:val="auto"/>
        </w:rPr>
      </w:pPr>
      <w:bookmarkStart w:id="1929" w:name="_Toc146963446"/>
      <w:r w:rsidRPr="00BC478C">
        <w:rPr>
          <w:rFonts w:ascii="Times New Roman" w:hAnsi="Times New Roman" w:cs="Times New Roman"/>
          <w:b/>
          <w:bCs/>
          <w:color w:val="auto"/>
        </w:rPr>
        <w:t>3.2.  Supplementary Requirements</w:t>
      </w:r>
      <w:bookmarkEnd w:id="1929"/>
      <w:r w:rsidRPr="00BC478C">
        <w:rPr>
          <w:rFonts w:ascii="Times New Roman" w:hAnsi="Times New Roman" w:cs="Times New Roman"/>
          <w:b/>
          <w:bCs/>
          <w:color w:val="auto"/>
        </w:rPr>
        <w:t xml:space="preserve"> </w:t>
      </w:r>
    </w:p>
    <w:p w14:paraId="4AF58438" w14:textId="736DE017" w:rsidR="6C0C20B1" w:rsidRPr="00BC478C" w:rsidRDefault="6C0C20B1" w:rsidP="00F14980">
      <w:pPr>
        <w:pStyle w:val="Heading3"/>
        <w:rPr>
          <w:rFonts w:ascii="Times New Roman" w:hAnsi="Times New Roman" w:cs="Times New Roman"/>
          <w:b/>
          <w:bCs/>
          <w:color w:val="auto"/>
          <w:sz w:val="28"/>
          <w:szCs w:val="28"/>
        </w:rPr>
      </w:pPr>
      <w:bookmarkStart w:id="1930" w:name="_Toc146963447"/>
      <w:r w:rsidRPr="00BC478C">
        <w:rPr>
          <w:rFonts w:ascii="Times New Roman" w:hAnsi="Times New Roman" w:cs="Times New Roman"/>
          <w:b/>
          <w:bCs/>
          <w:color w:val="auto"/>
        </w:rPr>
        <w:t>3.2.1</w:t>
      </w:r>
      <w:del w:id="1931" w:author="Zachary Cappella" w:date="2023-09-30T10:49:00Z">
        <w:r w:rsidRPr="00BC478C" w:rsidDel="00BC478C">
          <w:rPr>
            <w:rFonts w:ascii="Times New Roman" w:hAnsi="Times New Roman" w:cs="Times New Roman"/>
            <w:b/>
            <w:bCs/>
            <w:color w:val="auto"/>
          </w:rPr>
          <w:delText>.</w:delText>
        </w:r>
      </w:del>
      <w:r w:rsidRPr="00BC478C">
        <w:rPr>
          <w:rFonts w:ascii="Times New Roman" w:hAnsi="Times New Roman" w:cs="Times New Roman"/>
          <w:b/>
          <w:bCs/>
          <w:color w:val="auto"/>
        </w:rPr>
        <w:t xml:space="preserve"> Accessibility</w:t>
      </w:r>
      <w:bookmarkEnd w:id="1930"/>
    </w:p>
    <w:p w14:paraId="58C1858C" w14:textId="54B4C74B" w:rsidR="4651936B" w:rsidRPr="00BC478C" w:rsidRDefault="4651936B" w:rsidP="00CDC933">
      <w:pPr>
        <w:pStyle w:val="ListParagraph"/>
        <w:numPr>
          <w:ilvl w:val="0"/>
          <w:numId w:val="24"/>
        </w:numPr>
        <w:spacing w:line="360" w:lineRule="auto"/>
      </w:pPr>
      <w:r w:rsidRPr="00BC478C">
        <w:rPr>
          <w:sz w:val="24"/>
          <w:szCs w:val="24"/>
        </w:rPr>
        <w:t>The application should put a focus on simplicity of use for users with memory issues, ensuring easy navigation and detailed explanations at each step.</w:t>
      </w:r>
    </w:p>
    <w:p w14:paraId="4AD1AD19" w14:textId="1B728D4C" w:rsidR="4651936B" w:rsidRPr="00BC478C" w:rsidRDefault="4651936B" w:rsidP="00CDC933">
      <w:pPr>
        <w:pStyle w:val="ListParagraph"/>
        <w:numPr>
          <w:ilvl w:val="0"/>
          <w:numId w:val="24"/>
        </w:numPr>
        <w:spacing w:line="360" w:lineRule="auto"/>
      </w:pPr>
      <w:r w:rsidRPr="00BC478C">
        <w:rPr>
          <w:sz w:val="24"/>
          <w:szCs w:val="24"/>
        </w:rPr>
        <w:t>To assist users in their interactions, features including reminders, voice requests, and visual signals should be implemented.</w:t>
      </w:r>
    </w:p>
    <w:p w14:paraId="2BED504C" w14:textId="71C3735F" w:rsidR="4651936B" w:rsidRPr="00BC478C" w:rsidRDefault="4651936B" w:rsidP="00F14980">
      <w:pPr>
        <w:pStyle w:val="Heading3"/>
        <w:rPr>
          <w:rFonts w:ascii="Times New Roman" w:hAnsi="Times New Roman" w:cs="Times New Roman"/>
          <w:b/>
          <w:bCs/>
          <w:color w:val="auto"/>
        </w:rPr>
      </w:pPr>
      <w:bookmarkStart w:id="1932" w:name="_Toc146963448"/>
      <w:r w:rsidRPr="00BC478C">
        <w:rPr>
          <w:rFonts w:ascii="Times New Roman" w:hAnsi="Times New Roman" w:cs="Times New Roman"/>
          <w:b/>
          <w:bCs/>
          <w:color w:val="auto"/>
        </w:rPr>
        <w:t>3.2.2</w:t>
      </w:r>
      <w:del w:id="1933" w:author="Zachary Cappella" w:date="2023-09-30T10:49:00Z">
        <w:r w:rsidRPr="00BC478C" w:rsidDel="00BC478C">
          <w:rPr>
            <w:rFonts w:ascii="Times New Roman" w:hAnsi="Times New Roman" w:cs="Times New Roman"/>
            <w:b/>
            <w:bCs/>
            <w:color w:val="auto"/>
          </w:rPr>
          <w:delText>.</w:delText>
        </w:r>
      </w:del>
      <w:r w:rsidRPr="00BC478C">
        <w:rPr>
          <w:rFonts w:ascii="Times New Roman" w:hAnsi="Times New Roman" w:cs="Times New Roman"/>
          <w:b/>
          <w:bCs/>
          <w:color w:val="auto"/>
        </w:rPr>
        <w:t xml:space="preserve"> Compatibility</w:t>
      </w:r>
      <w:bookmarkEnd w:id="1932"/>
    </w:p>
    <w:p w14:paraId="42573845" w14:textId="6B2926FC" w:rsidR="4651936B" w:rsidRPr="00BC478C" w:rsidRDefault="4651936B" w:rsidP="00CDC933">
      <w:pPr>
        <w:pStyle w:val="ListParagraph"/>
        <w:numPr>
          <w:ilvl w:val="0"/>
          <w:numId w:val="23"/>
        </w:numPr>
        <w:spacing w:after="160" w:line="360" w:lineRule="auto"/>
        <w:rPr>
          <w:b/>
          <w:bCs/>
          <w:sz w:val="24"/>
          <w:szCs w:val="24"/>
        </w:rPr>
      </w:pPr>
      <w:r w:rsidRPr="00BC478C">
        <w:rPr>
          <w:sz w:val="24"/>
          <w:szCs w:val="24"/>
        </w:rPr>
        <w:t>The app needs to run on both iOS and Android devices.</w:t>
      </w:r>
    </w:p>
    <w:p w14:paraId="3FE90137" w14:textId="422F0087" w:rsidR="4651936B" w:rsidRPr="00BC478C" w:rsidRDefault="4651936B" w:rsidP="00CDC933">
      <w:pPr>
        <w:pStyle w:val="ListParagraph"/>
        <w:numPr>
          <w:ilvl w:val="0"/>
          <w:numId w:val="23"/>
        </w:numPr>
        <w:spacing w:after="160" w:line="360" w:lineRule="auto"/>
        <w:rPr>
          <w:b/>
          <w:bCs/>
          <w:sz w:val="24"/>
          <w:szCs w:val="24"/>
        </w:rPr>
      </w:pPr>
      <w:r w:rsidRPr="00BC478C">
        <w:rPr>
          <w:sz w:val="24"/>
          <w:szCs w:val="24"/>
        </w:rPr>
        <w:t>The app will support mobile devices of all sizes by utilizing responsive design.</w:t>
      </w:r>
    </w:p>
    <w:p w14:paraId="1D3AD25A" w14:textId="2B9344BA" w:rsidR="4651936B" w:rsidRPr="00BC478C" w:rsidRDefault="4651936B" w:rsidP="00CDC933">
      <w:pPr>
        <w:pStyle w:val="ListParagraph"/>
        <w:numPr>
          <w:ilvl w:val="0"/>
          <w:numId w:val="23"/>
        </w:numPr>
        <w:spacing w:after="160" w:line="360" w:lineRule="auto"/>
        <w:rPr>
          <w:b/>
          <w:bCs/>
          <w:sz w:val="24"/>
          <w:szCs w:val="24"/>
        </w:rPr>
      </w:pPr>
      <w:r w:rsidRPr="00BC478C">
        <w:rPr>
          <w:sz w:val="24"/>
          <w:szCs w:val="24"/>
        </w:rPr>
        <w:t>Major versions of both operating systems should be supported.</w:t>
      </w:r>
    </w:p>
    <w:p w14:paraId="66A06F63" w14:textId="336E1431" w:rsidR="4651936B" w:rsidRPr="00BC478C" w:rsidRDefault="4651936B" w:rsidP="00F14980">
      <w:pPr>
        <w:pStyle w:val="Heading3"/>
        <w:rPr>
          <w:rFonts w:ascii="Times New Roman" w:hAnsi="Times New Roman" w:cs="Times New Roman"/>
          <w:b/>
          <w:bCs/>
          <w:color w:val="auto"/>
        </w:rPr>
      </w:pPr>
      <w:bookmarkStart w:id="1934" w:name="_Toc146963449"/>
      <w:r w:rsidRPr="00BC478C">
        <w:rPr>
          <w:rFonts w:ascii="Times New Roman" w:hAnsi="Times New Roman" w:cs="Times New Roman"/>
          <w:b/>
          <w:bCs/>
          <w:color w:val="auto"/>
        </w:rPr>
        <w:t>3.2.3</w:t>
      </w:r>
      <w:del w:id="1935" w:author="Zachary Cappella" w:date="2023-09-30T10:49:00Z">
        <w:r w:rsidRPr="00BC478C" w:rsidDel="00BC478C">
          <w:rPr>
            <w:rFonts w:ascii="Times New Roman" w:hAnsi="Times New Roman" w:cs="Times New Roman"/>
            <w:b/>
            <w:bCs/>
            <w:color w:val="auto"/>
          </w:rPr>
          <w:delText>.</w:delText>
        </w:r>
      </w:del>
      <w:r w:rsidRPr="00BC478C">
        <w:rPr>
          <w:rFonts w:ascii="Times New Roman" w:hAnsi="Times New Roman" w:cs="Times New Roman"/>
          <w:b/>
          <w:bCs/>
          <w:color w:val="auto"/>
        </w:rPr>
        <w:t xml:space="preserve"> Security</w:t>
      </w:r>
      <w:bookmarkEnd w:id="1934"/>
    </w:p>
    <w:p w14:paraId="61A64DA8" w14:textId="7F02C968" w:rsidR="4651936B" w:rsidRPr="00BC478C" w:rsidRDefault="4651936B" w:rsidP="00CDC933">
      <w:pPr>
        <w:pStyle w:val="ListParagraph"/>
        <w:numPr>
          <w:ilvl w:val="0"/>
          <w:numId w:val="22"/>
        </w:numPr>
        <w:spacing w:after="160" w:line="360" w:lineRule="auto"/>
        <w:rPr>
          <w:b/>
          <w:bCs/>
          <w:sz w:val="24"/>
          <w:szCs w:val="24"/>
        </w:rPr>
      </w:pPr>
      <w:r w:rsidRPr="00BC478C">
        <w:rPr>
          <w:sz w:val="24"/>
          <w:szCs w:val="24"/>
        </w:rPr>
        <w:t>User data should be encrypted both in transit and at rest, with a focus on videos, audio files, and photos.</w:t>
      </w:r>
    </w:p>
    <w:p w14:paraId="2D39B203" w14:textId="1CAFD71D" w:rsidR="4651936B" w:rsidRPr="00BC478C" w:rsidRDefault="4651936B" w:rsidP="00CDC933">
      <w:pPr>
        <w:pStyle w:val="ListParagraph"/>
        <w:numPr>
          <w:ilvl w:val="0"/>
          <w:numId w:val="22"/>
        </w:numPr>
        <w:spacing w:after="160" w:line="360" w:lineRule="auto"/>
      </w:pPr>
      <w:r w:rsidRPr="00BC478C">
        <w:rPr>
          <w:sz w:val="24"/>
          <w:szCs w:val="24"/>
        </w:rPr>
        <w:t>Every third-party integration, including ChatGPT, should make use of secure APIs that are properly authenticated.</w:t>
      </w:r>
    </w:p>
    <w:p w14:paraId="18322CE0" w14:textId="75F0FFCA" w:rsidR="4651936B" w:rsidRPr="00BC478C" w:rsidRDefault="4651936B" w:rsidP="00F14980">
      <w:pPr>
        <w:pStyle w:val="Heading3"/>
        <w:rPr>
          <w:rFonts w:ascii="Times New Roman" w:hAnsi="Times New Roman" w:cs="Times New Roman"/>
          <w:b/>
          <w:bCs/>
          <w:color w:val="auto"/>
        </w:rPr>
      </w:pPr>
      <w:bookmarkStart w:id="1936" w:name="_Toc146963450"/>
      <w:r w:rsidRPr="00BC478C">
        <w:rPr>
          <w:rFonts w:ascii="Times New Roman" w:hAnsi="Times New Roman" w:cs="Times New Roman"/>
          <w:b/>
          <w:bCs/>
          <w:color w:val="auto"/>
        </w:rPr>
        <w:t>3.2.4</w:t>
      </w:r>
      <w:del w:id="1937" w:author="Zachary Cappella" w:date="2023-09-30T10:49:00Z">
        <w:r w:rsidRPr="00BC478C" w:rsidDel="00BC478C">
          <w:rPr>
            <w:rFonts w:ascii="Times New Roman" w:hAnsi="Times New Roman" w:cs="Times New Roman"/>
            <w:b/>
            <w:bCs/>
            <w:color w:val="auto"/>
          </w:rPr>
          <w:delText>.</w:delText>
        </w:r>
      </w:del>
      <w:r w:rsidRPr="00BC478C">
        <w:rPr>
          <w:rFonts w:ascii="Times New Roman" w:hAnsi="Times New Roman" w:cs="Times New Roman"/>
          <w:b/>
          <w:bCs/>
          <w:color w:val="auto"/>
        </w:rPr>
        <w:t xml:space="preserve"> Legal</w:t>
      </w:r>
      <w:bookmarkEnd w:id="1936"/>
    </w:p>
    <w:p w14:paraId="5BD29323" w14:textId="2588CCEB" w:rsidR="10003AA4" w:rsidRPr="00BC478C" w:rsidRDefault="10003AA4" w:rsidP="00CDC933">
      <w:pPr>
        <w:pStyle w:val="ListParagraph"/>
        <w:numPr>
          <w:ilvl w:val="0"/>
          <w:numId w:val="21"/>
        </w:numPr>
        <w:spacing w:after="160" w:line="360" w:lineRule="auto"/>
      </w:pPr>
      <w:r w:rsidRPr="00BC478C">
        <w:rPr>
          <w:sz w:val="24"/>
          <w:szCs w:val="24"/>
        </w:rPr>
        <w:t>The application must adhere to GDPR regulations, protecting user privacy and the right to be forgotten.</w:t>
      </w:r>
    </w:p>
    <w:p w14:paraId="7119C93B" w14:textId="12E474CF" w:rsidR="00CDC933" w:rsidRPr="00BC478C" w:rsidRDefault="10003AA4" w:rsidP="00CDC933">
      <w:pPr>
        <w:pStyle w:val="ListParagraph"/>
        <w:numPr>
          <w:ilvl w:val="0"/>
          <w:numId w:val="21"/>
        </w:numPr>
        <w:spacing w:after="160" w:line="360" w:lineRule="auto"/>
      </w:pPr>
      <w:r w:rsidRPr="00BC478C">
        <w:rPr>
          <w:sz w:val="24"/>
          <w:szCs w:val="24"/>
        </w:rPr>
        <w:t>All software licenses utilized during development must be documented.</w:t>
      </w:r>
    </w:p>
    <w:p w14:paraId="509796C6" w14:textId="0A37E130" w:rsidR="6F0D096E" w:rsidRPr="00BC478C" w:rsidRDefault="6F0D096E" w:rsidP="00CD1619">
      <w:pPr>
        <w:pStyle w:val="Heading1"/>
        <w:rPr>
          <w:sz w:val="28"/>
          <w:szCs w:val="28"/>
        </w:rPr>
      </w:pPr>
      <w:bookmarkStart w:id="1938" w:name="_Toc146963451"/>
      <w:r w:rsidRPr="00BC478C">
        <w:rPr>
          <w:sz w:val="28"/>
          <w:szCs w:val="28"/>
        </w:rPr>
        <w:t>4.</w:t>
      </w:r>
      <w:r w:rsidRPr="00BC478C">
        <w:t xml:space="preserve"> </w:t>
      </w:r>
      <w:r w:rsidRPr="00BC478C">
        <w:rPr>
          <w:sz w:val="28"/>
          <w:szCs w:val="28"/>
        </w:rPr>
        <w:t>Non-Functional Requirements</w:t>
      </w:r>
      <w:bookmarkEnd w:id="1938"/>
    </w:p>
    <w:p w14:paraId="5619B633" w14:textId="6F5AD0EB" w:rsidR="6F0D096E" w:rsidRPr="00BC478C" w:rsidRDefault="0CE01053" w:rsidP="00CDC933">
      <w:pPr>
        <w:spacing w:line="360" w:lineRule="auto"/>
        <w:rPr>
          <w:color w:val="000000" w:themeColor="text1"/>
          <w:sz w:val="24"/>
          <w:szCs w:val="24"/>
        </w:rPr>
      </w:pPr>
      <w:r w:rsidRPr="00BC478C">
        <w:rPr>
          <w:b/>
          <w:bCs/>
          <w:color w:val="000000" w:themeColor="text1"/>
          <w:sz w:val="24"/>
          <w:szCs w:val="24"/>
        </w:rPr>
        <w:t xml:space="preserve"> </w:t>
      </w:r>
      <w:r w:rsidR="6F0D096E" w:rsidRPr="00BC478C">
        <w:tab/>
      </w:r>
      <w:r w:rsidRPr="00BC478C">
        <w:rPr>
          <w:color w:val="000000" w:themeColor="text1"/>
          <w:sz w:val="24"/>
          <w:szCs w:val="24"/>
        </w:rPr>
        <w:t xml:space="preserve">The notion of a complete baseline of capabilities includes non-functional needs, which cover system elements that go beyond </w:t>
      </w:r>
      <w:r w:rsidR="53B85189" w:rsidRPr="00BC478C">
        <w:rPr>
          <w:color w:val="000000" w:themeColor="text1"/>
          <w:sz w:val="24"/>
          <w:szCs w:val="24"/>
        </w:rPr>
        <w:t>the application’s</w:t>
      </w:r>
      <w:r w:rsidRPr="00BC478C">
        <w:rPr>
          <w:color w:val="000000" w:themeColor="text1"/>
          <w:sz w:val="24"/>
          <w:szCs w:val="24"/>
        </w:rPr>
        <w:t xml:space="preserve"> core operational capability. These requirements go into depth about the system's performance, security, stability, and scalability, each of which is crucial in determining the overall user experience and assuring the system's usefulness in various situations.</w:t>
      </w:r>
    </w:p>
    <w:p w14:paraId="53AF7123" w14:textId="4F80F462" w:rsidR="6F0D096E" w:rsidRPr="00BC478C" w:rsidRDefault="6F0D096E" w:rsidP="00CDC933">
      <w:pPr>
        <w:spacing w:line="360" w:lineRule="auto"/>
        <w:rPr>
          <w:color w:val="000000" w:themeColor="text1"/>
          <w:sz w:val="24"/>
          <w:szCs w:val="24"/>
        </w:rPr>
      </w:pPr>
      <w:r w:rsidRPr="00BC478C">
        <w:rPr>
          <w:color w:val="000000" w:themeColor="text1"/>
          <w:sz w:val="24"/>
          <w:szCs w:val="24"/>
        </w:rPr>
        <w:t xml:space="preserve"> </w:t>
      </w:r>
      <w:r w:rsidRPr="00BC478C">
        <w:tab/>
      </w:r>
      <w:r w:rsidRPr="00BC478C">
        <w:rPr>
          <w:b/>
          <w:bCs/>
          <w:color w:val="000000" w:themeColor="text1"/>
          <w:sz w:val="24"/>
          <w:szCs w:val="24"/>
        </w:rPr>
        <w:t>Performance:</w:t>
      </w:r>
      <w:r w:rsidRPr="00BC478C">
        <w:rPr>
          <w:color w:val="000000" w:themeColor="text1"/>
          <w:sz w:val="24"/>
          <w:szCs w:val="24"/>
        </w:rPr>
        <w:t xml:space="preserve"> Non-functional performance criteria describe how well the system reacts to user interactions and job requests. This covers how quickly an application responds, how long it takes to load, and how many concurrent users it can support. Performance criteria ensure that users can interact with the system quickly and smoothly, and even under heavy demand, the application's performance stays constant.</w:t>
      </w:r>
    </w:p>
    <w:p w14:paraId="0C68109F" w14:textId="720F02FE" w:rsidR="6F0D096E" w:rsidRPr="00BC478C" w:rsidRDefault="6F0D096E" w:rsidP="00CDC933">
      <w:pPr>
        <w:spacing w:line="360" w:lineRule="auto"/>
        <w:rPr>
          <w:color w:val="000000" w:themeColor="text1"/>
          <w:sz w:val="24"/>
          <w:szCs w:val="24"/>
        </w:rPr>
      </w:pPr>
      <w:r w:rsidRPr="00BC478C">
        <w:rPr>
          <w:color w:val="000000" w:themeColor="text1"/>
          <w:sz w:val="24"/>
          <w:szCs w:val="24"/>
        </w:rPr>
        <w:t xml:space="preserve"> </w:t>
      </w:r>
      <w:r w:rsidRPr="00BC478C">
        <w:tab/>
      </w:r>
      <w:r w:rsidRPr="00BC478C">
        <w:rPr>
          <w:b/>
          <w:bCs/>
          <w:color w:val="000000" w:themeColor="text1"/>
          <w:sz w:val="24"/>
          <w:szCs w:val="24"/>
        </w:rPr>
        <w:t>Security:</w:t>
      </w:r>
      <w:r w:rsidRPr="00BC478C">
        <w:rPr>
          <w:color w:val="000000" w:themeColor="text1"/>
          <w:sz w:val="24"/>
          <w:szCs w:val="24"/>
        </w:rPr>
        <w:t xml:space="preserve"> Non-functional requirements that are security-focused strongly emphasize protecting sensitive user data and preventing unwanted access. These specifications provide rigorous authentication techniques to confirm user identities, data encryption for transport and storage, and protocols for controlling access to various application components. The system builds trust and confidence for users, caregivers, and administrators by solving security issues.</w:t>
      </w:r>
    </w:p>
    <w:p w14:paraId="21D9926B" w14:textId="0DAB33B0" w:rsidR="6F0D096E" w:rsidRPr="00BC478C" w:rsidRDefault="4A89BD87" w:rsidP="00CDC933">
      <w:pPr>
        <w:spacing w:line="360" w:lineRule="auto"/>
        <w:ind w:firstLine="720"/>
        <w:rPr>
          <w:color w:val="000000" w:themeColor="text1"/>
          <w:sz w:val="24"/>
          <w:szCs w:val="24"/>
        </w:rPr>
      </w:pPr>
      <w:r w:rsidRPr="00BC478C">
        <w:rPr>
          <w:b/>
          <w:bCs/>
          <w:color w:val="000000" w:themeColor="text1"/>
          <w:sz w:val="24"/>
          <w:szCs w:val="24"/>
        </w:rPr>
        <w:t>Reli</w:t>
      </w:r>
      <w:r w:rsidR="6F0D096E" w:rsidRPr="00BC478C">
        <w:rPr>
          <w:b/>
          <w:bCs/>
          <w:color w:val="000000" w:themeColor="text1"/>
          <w:sz w:val="24"/>
          <w:szCs w:val="24"/>
        </w:rPr>
        <w:t>ability:</w:t>
      </w:r>
      <w:r w:rsidR="6F0D096E" w:rsidRPr="00BC478C">
        <w:rPr>
          <w:color w:val="000000" w:themeColor="text1"/>
          <w:sz w:val="24"/>
          <w:szCs w:val="24"/>
        </w:rPr>
        <w:t xml:space="preserve"> Non-functional criteria for dependability depend on how regularly and dependably the system performs over time. This comprises safeguards for high uptime and availability, data integrity safeguards against information loss or corruption, and techniques for system failure recovery. Users should be able to rely on the system to be accessible when needed and to keep their data correct and complete, thanks to reliability standards.</w:t>
      </w:r>
    </w:p>
    <w:p w14:paraId="48101FF2" w14:textId="1984946B" w:rsidR="6F0D096E" w:rsidRPr="00BC478C" w:rsidRDefault="6F0D096E" w:rsidP="00CDC933">
      <w:pPr>
        <w:spacing w:line="360" w:lineRule="auto"/>
        <w:rPr>
          <w:color w:val="000000" w:themeColor="text1"/>
          <w:sz w:val="24"/>
          <w:szCs w:val="24"/>
        </w:rPr>
      </w:pPr>
      <w:r w:rsidRPr="00BC478C">
        <w:rPr>
          <w:color w:val="000000" w:themeColor="text1"/>
          <w:sz w:val="24"/>
          <w:szCs w:val="24"/>
        </w:rPr>
        <w:t xml:space="preserve"> </w:t>
      </w:r>
      <w:r w:rsidRPr="00BC478C">
        <w:tab/>
      </w:r>
      <w:r w:rsidRPr="00BC478C">
        <w:rPr>
          <w:b/>
          <w:bCs/>
          <w:color w:val="000000" w:themeColor="text1"/>
          <w:sz w:val="24"/>
          <w:szCs w:val="24"/>
        </w:rPr>
        <w:t>Scalability:</w:t>
      </w:r>
      <w:r w:rsidRPr="00BC478C">
        <w:rPr>
          <w:color w:val="000000" w:themeColor="text1"/>
          <w:sz w:val="24"/>
          <w:szCs w:val="24"/>
        </w:rPr>
        <w:t xml:space="preserve"> Non-functional requirements motivated by scalability consider the system's ability to handle increases in user numbers and data load. Considerations for scaling include horizontal scaling (distributing demand across numerous servers) and vertical scaling (raising resources on a single server). The system must be scaled to accommodate rising demand without sacrificing usability or performance.</w:t>
      </w:r>
    </w:p>
    <w:p w14:paraId="4EA8BEB0" w14:textId="24B8DBDB" w:rsidR="6F0D096E" w:rsidRPr="00BC478C" w:rsidRDefault="6F0D096E" w:rsidP="00CDC933">
      <w:pPr>
        <w:spacing w:line="360" w:lineRule="auto"/>
        <w:rPr>
          <w:color w:val="000000" w:themeColor="text1"/>
          <w:sz w:val="24"/>
          <w:szCs w:val="24"/>
        </w:rPr>
      </w:pPr>
      <w:r w:rsidRPr="00BC478C">
        <w:rPr>
          <w:color w:val="000000" w:themeColor="text1"/>
          <w:sz w:val="24"/>
          <w:szCs w:val="24"/>
        </w:rPr>
        <w:t xml:space="preserve"> </w:t>
      </w:r>
      <w:r w:rsidRPr="00BC478C">
        <w:tab/>
      </w:r>
      <w:r w:rsidRPr="00BC478C">
        <w:rPr>
          <w:color w:val="000000" w:themeColor="text1"/>
          <w:sz w:val="24"/>
          <w:szCs w:val="24"/>
        </w:rPr>
        <w:t>Non-functional requirements, in essence, go beyond the core functions of the system to build a comprehensive framework that prioritizes performance optimization, user data protection, reliable operation, and the capacity to change to meet changing user needs. The system achieves its primary goals and guarantees a superior and dependable user experience in various circumstances by addressing these characteristics.</w:t>
      </w:r>
    </w:p>
    <w:p w14:paraId="691DCDF8" w14:textId="23E11672" w:rsidR="6F0D096E" w:rsidRPr="00BC478C" w:rsidRDefault="6F0D096E" w:rsidP="002935C6">
      <w:pPr>
        <w:pStyle w:val="Heading2"/>
        <w:rPr>
          <w:rStyle w:val="Heading2Char"/>
          <w:rFonts w:ascii="Times New Roman" w:hAnsi="Times New Roman" w:cs="Times New Roman"/>
          <w:b/>
          <w:bCs/>
          <w:color w:val="auto"/>
        </w:rPr>
      </w:pPr>
      <w:r w:rsidRPr="00BC478C">
        <w:rPr>
          <w:rFonts w:ascii="Times New Roman" w:hAnsi="Times New Roman" w:cs="Times New Roman"/>
          <w:b/>
          <w:bCs/>
          <w:color w:val="auto"/>
        </w:rPr>
        <w:t xml:space="preserve"> </w:t>
      </w:r>
      <w:bookmarkStart w:id="1939" w:name="_Toc146963452"/>
      <w:r w:rsidRPr="00BC478C">
        <w:rPr>
          <w:rStyle w:val="Heading2Char"/>
          <w:rFonts w:ascii="Times New Roman" w:hAnsi="Times New Roman" w:cs="Times New Roman"/>
          <w:b/>
          <w:bCs/>
          <w:color w:val="auto"/>
        </w:rPr>
        <w:t>4.1 Performance:</w:t>
      </w:r>
      <w:bookmarkEnd w:id="1939"/>
    </w:p>
    <w:p w14:paraId="69ED2480" w14:textId="6F8DA9C5" w:rsidR="6F0D096E" w:rsidRPr="00BC478C" w:rsidRDefault="6F0D096E" w:rsidP="00CDC933">
      <w:pPr>
        <w:pStyle w:val="ListParagraph"/>
        <w:numPr>
          <w:ilvl w:val="0"/>
          <w:numId w:val="20"/>
        </w:numPr>
        <w:spacing w:after="160" w:line="360" w:lineRule="auto"/>
        <w:rPr>
          <w:color w:val="000000" w:themeColor="text1"/>
          <w:sz w:val="24"/>
          <w:szCs w:val="24"/>
        </w:rPr>
      </w:pPr>
      <w:r w:rsidRPr="00BC478C">
        <w:rPr>
          <w:b/>
          <w:bCs/>
          <w:color w:val="000000" w:themeColor="text1"/>
          <w:sz w:val="24"/>
          <w:szCs w:val="24"/>
        </w:rPr>
        <w:t>NF1 - Response Time:</w:t>
      </w:r>
      <w:r w:rsidRPr="00BC478C">
        <w:rPr>
          <w:color w:val="000000" w:themeColor="text1"/>
          <w:sz w:val="24"/>
          <w:szCs w:val="24"/>
        </w:rPr>
        <w:t xml:space="preserve"> The application should respond to user interactions within 2 seconds for tasks such as navigation, accessing memory games, and setting reminders.</w:t>
      </w:r>
    </w:p>
    <w:p w14:paraId="0BFAB9DC" w14:textId="2E3830AF" w:rsidR="6F0D096E" w:rsidRPr="00BC478C" w:rsidRDefault="6F0D096E" w:rsidP="00CDC933">
      <w:pPr>
        <w:pStyle w:val="ListParagraph"/>
        <w:numPr>
          <w:ilvl w:val="0"/>
          <w:numId w:val="20"/>
        </w:numPr>
        <w:spacing w:after="160" w:line="360" w:lineRule="auto"/>
        <w:rPr>
          <w:color w:val="000000" w:themeColor="text1"/>
          <w:sz w:val="24"/>
          <w:szCs w:val="24"/>
        </w:rPr>
      </w:pPr>
      <w:r w:rsidRPr="00BC478C">
        <w:rPr>
          <w:b/>
          <w:bCs/>
          <w:color w:val="000000" w:themeColor="text1"/>
          <w:sz w:val="24"/>
          <w:szCs w:val="24"/>
        </w:rPr>
        <w:t>NF2 - Loading Time:</w:t>
      </w:r>
      <w:r w:rsidRPr="00BC478C">
        <w:rPr>
          <w:color w:val="000000" w:themeColor="text1"/>
          <w:sz w:val="24"/>
          <w:szCs w:val="24"/>
        </w:rPr>
        <w:t xml:space="preserve"> The app's initial loading time should not exceed 5 seconds to ensure a seamless user experience.</w:t>
      </w:r>
    </w:p>
    <w:p w14:paraId="25E7C66C" w14:textId="4401AA45" w:rsidR="6F0D096E" w:rsidRPr="00BC478C" w:rsidRDefault="6F0D096E" w:rsidP="00CDC933">
      <w:pPr>
        <w:pStyle w:val="ListParagraph"/>
        <w:numPr>
          <w:ilvl w:val="0"/>
          <w:numId w:val="20"/>
        </w:numPr>
        <w:spacing w:after="160" w:line="360" w:lineRule="auto"/>
        <w:rPr>
          <w:color w:val="000000" w:themeColor="text1"/>
          <w:sz w:val="24"/>
          <w:szCs w:val="24"/>
        </w:rPr>
      </w:pPr>
      <w:r w:rsidRPr="00BC478C">
        <w:rPr>
          <w:b/>
          <w:bCs/>
          <w:color w:val="000000" w:themeColor="text1"/>
          <w:sz w:val="24"/>
          <w:szCs w:val="24"/>
        </w:rPr>
        <w:t>NF3 - Scalability:</w:t>
      </w:r>
      <w:r w:rsidRPr="00BC478C">
        <w:rPr>
          <w:color w:val="000000" w:themeColor="text1"/>
          <w:sz w:val="24"/>
          <w:szCs w:val="24"/>
        </w:rPr>
        <w:t xml:space="preserve"> The app should handle a minimum of 10,000 concurrent users without significant degradation in performance.</w:t>
      </w:r>
    </w:p>
    <w:p w14:paraId="7DD9B121" w14:textId="004B9FB6" w:rsidR="6F0D096E" w:rsidRPr="00BC478C" w:rsidRDefault="6F0D096E" w:rsidP="00CDC933">
      <w:pPr>
        <w:pStyle w:val="ListParagraph"/>
        <w:numPr>
          <w:ilvl w:val="0"/>
          <w:numId w:val="20"/>
        </w:numPr>
        <w:spacing w:after="160" w:line="360" w:lineRule="auto"/>
        <w:rPr>
          <w:color w:val="000000" w:themeColor="text1"/>
          <w:sz w:val="24"/>
          <w:szCs w:val="24"/>
        </w:rPr>
      </w:pPr>
      <w:r w:rsidRPr="00BC478C">
        <w:rPr>
          <w:b/>
          <w:bCs/>
          <w:color w:val="000000" w:themeColor="text1"/>
          <w:sz w:val="24"/>
          <w:szCs w:val="24"/>
        </w:rPr>
        <w:t>NF4 - Memory Consumption:</w:t>
      </w:r>
      <w:r w:rsidRPr="00BC478C">
        <w:rPr>
          <w:color w:val="000000" w:themeColor="text1"/>
          <w:sz w:val="24"/>
          <w:szCs w:val="24"/>
        </w:rPr>
        <w:t xml:space="preserve"> The application should be optimized to minimize memory consumption, ensuring it runs smoothly on devices with varying specifications.</w:t>
      </w:r>
    </w:p>
    <w:p w14:paraId="42284D3E" w14:textId="41496523" w:rsidR="6F0D096E" w:rsidRPr="00BC478C" w:rsidRDefault="6F0D096E" w:rsidP="00CDC933">
      <w:pPr>
        <w:pStyle w:val="ListParagraph"/>
        <w:numPr>
          <w:ilvl w:val="0"/>
          <w:numId w:val="20"/>
        </w:numPr>
        <w:spacing w:after="160" w:line="360" w:lineRule="auto"/>
        <w:rPr>
          <w:color w:val="000000" w:themeColor="text1"/>
          <w:sz w:val="24"/>
          <w:szCs w:val="24"/>
        </w:rPr>
      </w:pPr>
      <w:r w:rsidRPr="00BC478C">
        <w:rPr>
          <w:b/>
          <w:bCs/>
          <w:color w:val="000000" w:themeColor="text1"/>
          <w:sz w:val="24"/>
          <w:szCs w:val="24"/>
        </w:rPr>
        <w:t>NF5 - Network Efficiency:</w:t>
      </w:r>
      <w:r w:rsidRPr="00BC478C">
        <w:rPr>
          <w:color w:val="000000" w:themeColor="text1"/>
          <w:sz w:val="24"/>
          <w:szCs w:val="24"/>
        </w:rPr>
        <w:t xml:space="preserve"> The app should minimize data usage to accommodate users with limited internet connectivity while ensuring a functional experience.</w:t>
      </w:r>
    </w:p>
    <w:p w14:paraId="07DED76B" w14:textId="5E549A88" w:rsidR="6F0D096E" w:rsidRPr="00BC478C" w:rsidRDefault="6F0D096E" w:rsidP="002935C6">
      <w:pPr>
        <w:pStyle w:val="Heading2"/>
        <w:rPr>
          <w:rFonts w:ascii="Times New Roman" w:hAnsi="Times New Roman" w:cs="Times New Roman"/>
          <w:b/>
          <w:bCs/>
          <w:color w:val="auto"/>
        </w:rPr>
      </w:pPr>
      <w:bookmarkStart w:id="1940" w:name="_Toc146963453"/>
      <w:r w:rsidRPr="00BC478C">
        <w:rPr>
          <w:rFonts w:ascii="Times New Roman" w:hAnsi="Times New Roman" w:cs="Times New Roman"/>
          <w:b/>
          <w:bCs/>
          <w:color w:val="auto"/>
        </w:rPr>
        <w:t>4.2 Security:</w:t>
      </w:r>
      <w:bookmarkEnd w:id="1940"/>
    </w:p>
    <w:p w14:paraId="310F175C" w14:textId="5E9D826F" w:rsidR="6F0D096E" w:rsidRPr="00BC478C" w:rsidRDefault="6F0D096E" w:rsidP="00CDC933">
      <w:pPr>
        <w:pStyle w:val="ListParagraph"/>
        <w:numPr>
          <w:ilvl w:val="0"/>
          <w:numId w:val="19"/>
        </w:numPr>
        <w:spacing w:after="160" w:line="360" w:lineRule="auto"/>
        <w:rPr>
          <w:color w:val="000000" w:themeColor="text1"/>
          <w:sz w:val="24"/>
          <w:szCs w:val="24"/>
        </w:rPr>
      </w:pPr>
      <w:r w:rsidRPr="00BC478C">
        <w:rPr>
          <w:b/>
          <w:bCs/>
          <w:color w:val="000000" w:themeColor="text1"/>
          <w:sz w:val="24"/>
          <w:szCs w:val="24"/>
        </w:rPr>
        <w:t>NF6 - Data Encryption:</w:t>
      </w:r>
      <w:r w:rsidRPr="00BC478C">
        <w:rPr>
          <w:color w:val="000000" w:themeColor="text1"/>
          <w:sz w:val="24"/>
          <w:szCs w:val="24"/>
        </w:rPr>
        <w:t xml:space="preserve"> User data, including personal and medical information, should be encrypted both during transmission and storage to prevent unauthorized access.</w:t>
      </w:r>
    </w:p>
    <w:p w14:paraId="20EABB7A" w14:textId="1E80D3EB" w:rsidR="6F0D096E" w:rsidRPr="00BC478C" w:rsidRDefault="6F0D096E" w:rsidP="00CDC933">
      <w:pPr>
        <w:pStyle w:val="ListParagraph"/>
        <w:numPr>
          <w:ilvl w:val="0"/>
          <w:numId w:val="19"/>
        </w:numPr>
        <w:spacing w:after="160" w:line="360" w:lineRule="auto"/>
        <w:rPr>
          <w:color w:val="000000" w:themeColor="text1"/>
          <w:sz w:val="24"/>
          <w:szCs w:val="24"/>
        </w:rPr>
      </w:pPr>
      <w:r w:rsidRPr="00BC478C">
        <w:rPr>
          <w:b/>
          <w:bCs/>
          <w:color w:val="000000" w:themeColor="text1"/>
          <w:sz w:val="24"/>
          <w:szCs w:val="24"/>
        </w:rPr>
        <w:t>NF7 - Authentication:</w:t>
      </w:r>
      <w:r w:rsidRPr="00BC478C">
        <w:rPr>
          <w:color w:val="000000" w:themeColor="text1"/>
          <w:sz w:val="24"/>
          <w:szCs w:val="24"/>
        </w:rPr>
        <w:t xml:space="preserve"> Robust user authentication mechanisms, including biometric options, should be implemented to ensure only authorized users can access the app.</w:t>
      </w:r>
    </w:p>
    <w:p w14:paraId="2F5F4F20" w14:textId="15532E25" w:rsidR="6F0D096E" w:rsidRPr="00BC478C" w:rsidRDefault="6F0D096E" w:rsidP="00CDC933">
      <w:pPr>
        <w:pStyle w:val="ListParagraph"/>
        <w:numPr>
          <w:ilvl w:val="0"/>
          <w:numId w:val="19"/>
        </w:numPr>
        <w:spacing w:after="160" w:line="360" w:lineRule="auto"/>
        <w:rPr>
          <w:color w:val="000000" w:themeColor="text1"/>
          <w:sz w:val="24"/>
          <w:szCs w:val="24"/>
        </w:rPr>
      </w:pPr>
      <w:r w:rsidRPr="00BC478C">
        <w:rPr>
          <w:b/>
          <w:bCs/>
          <w:color w:val="000000" w:themeColor="text1"/>
          <w:sz w:val="24"/>
          <w:szCs w:val="24"/>
        </w:rPr>
        <w:t>NF8 - Authorization Levels:</w:t>
      </w:r>
      <w:r w:rsidRPr="00BC478C">
        <w:rPr>
          <w:color w:val="000000" w:themeColor="text1"/>
          <w:sz w:val="24"/>
          <w:szCs w:val="24"/>
        </w:rPr>
        <w:t xml:space="preserve"> Different levels of authorization should be established to manage access to sensitive features and data, such as caregiver accounts.</w:t>
      </w:r>
    </w:p>
    <w:p w14:paraId="796362CC" w14:textId="0CB79988" w:rsidR="6F0D096E" w:rsidRPr="00BC478C" w:rsidRDefault="6F0D096E" w:rsidP="00CDC933">
      <w:pPr>
        <w:pStyle w:val="ListParagraph"/>
        <w:numPr>
          <w:ilvl w:val="0"/>
          <w:numId w:val="19"/>
        </w:numPr>
        <w:spacing w:after="160" w:line="360" w:lineRule="auto"/>
        <w:rPr>
          <w:color w:val="000000" w:themeColor="text1"/>
          <w:sz w:val="24"/>
          <w:szCs w:val="24"/>
        </w:rPr>
      </w:pPr>
      <w:r w:rsidRPr="00BC478C">
        <w:rPr>
          <w:b/>
          <w:bCs/>
          <w:color w:val="000000" w:themeColor="text1"/>
          <w:sz w:val="24"/>
          <w:szCs w:val="24"/>
        </w:rPr>
        <w:t>NF9 - Privacy Compliance:</w:t>
      </w:r>
      <w:r w:rsidRPr="00BC478C">
        <w:rPr>
          <w:color w:val="000000" w:themeColor="text1"/>
          <w:sz w:val="24"/>
          <w:szCs w:val="24"/>
        </w:rPr>
        <w:t xml:space="preserve"> The app should adhere to relevant data protection regulations, such as GDPR or HIPAA, depending on the jurisdiction and data processed.</w:t>
      </w:r>
    </w:p>
    <w:p w14:paraId="280FEC10" w14:textId="60D57E2D" w:rsidR="6F0D096E" w:rsidRPr="00BC478C" w:rsidRDefault="6F0D096E" w:rsidP="00CDC933">
      <w:pPr>
        <w:pStyle w:val="ListParagraph"/>
        <w:numPr>
          <w:ilvl w:val="0"/>
          <w:numId w:val="19"/>
        </w:numPr>
        <w:spacing w:after="160" w:line="360" w:lineRule="auto"/>
        <w:rPr>
          <w:color w:val="000000" w:themeColor="text1"/>
          <w:sz w:val="24"/>
          <w:szCs w:val="24"/>
        </w:rPr>
      </w:pPr>
      <w:r w:rsidRPr="00BC478C">
        <w:rPr>
          <w:b/>
          <w:bCs/>
          <w:color w:val="000000" w:themeColor="text1"/>
          <w:sz w:val="24"/>
          <w:szCs w:val="24"/>
        </w:rPr>
        <w:t>NF10 - Secure Development:</w:t>
      </w:r>
      <w:r w:rsidRPr="00BC478C">
        <w:rPr>
          <w:color w:val="000000" w:themeColor="text1"/>
          <w:sz w:val="24"/>
          <w:szCs w:val="24"/>
        </w:rPr>
        <w:t xml:space="preserve"> Adhere to secure coding practices to minimize vulnerabilities and potential entry points for cyberattacks.</w:t>
      </w:r>
    </w:p>
    <w:p w14:paraId="3D942FA7" w14:textId="5DA155D0" w:rsidR="6F0D096E" w:rsidRPr="00BC478C" w:rsidRDefault="6F0D096E" w:rsidP="002935C6">
      <w:pPr>
        <w:pStyle w:val="Heading2"/>
        <w:rPr>
          <w:rFonts w:ascii="Times New Roman" w:hAnsi="Times New Roman" w:cs="Times New Roman"/>
          <w:b/>
          <w:bCs/>
          <w:color w:val="auto"/>
        </w:rPr>
      </w:pPr>
      <w:bookmarkStart w:id="1941" w:name="_Toc146963454"/>
      <w:r w:rsidRPr="00BC478C">
        <w:rPr>
          <w:rFonts w:ascii="Times New Roman" w:hAnsi="Times New Roman" w:cs="Times New Roman"/>
          <w:b/>
          <w:bCs/>
          <w:color w:val="auto"/>
        </w:rPr>
        <w:t>4.3 Reliability:</w:t>
      </w:r>
      <w:bookmarkEnd w:id="1941"/>
    </w:p>
    <w:p w14:paraId="6A584512" w14:textId="19486DBA" w:rsidR="6F0D096E" w:rsidRPr="00BC478C" w:rsidRDefault="6F0D096E" w:rsidP="00CDC933">
      <w:pPr>
        <w:pStyle w:val="ListParagraph"/>
        <w:numPr>
          <w:ilvl w:val="0"/>
          <w:numId w:val="18"/>
        </w:numPr>
        <w:spacing w:after="160" w:line="360" w:lineRule="auto"/>
        <w:rPr>
          <w:color w:val="000000" w:themeColor="text1"/>
          <w:sz w:val="24"/>
          <w:szCs w:val="24"/>
        </w:rPr>
      </w:pPr>
      <w:r w:rsidRPr="00BC478C">
        <w:rPr>
          <w:b/>
          <w:bCs/>
          <w:color w:val="000000" w:themeColor="text1"/>
          <w:sz w:val="24"/>
          <w:szCs w:val="24"/>
        </w:rPr>
        <w:t>NF10 - Uptime and Availability:</w:t>
      </w:r>
      <w:r w:rsidRPr="00BC478C">
        <w:rPr>
          <w:color w:val="000000" w:themeColor="text1"/>
          <w:sz w:val="24"/>
          <w:szCs w:val="24"/>
        </w:rPr>
        <w:t xml:space="preserve"> The application should have a minimum uptime of 99% to ensure consistent access for users, caregivers, and healthcare professionals.</w:t>
      </w:r>
    </w:p>
    <w:p w14:paraId="720CDC97" w14:textId="70BA697A" w:rsidR="6F0D096E" w:rsidRPr="00BC478C" w:rsidRDefault="6F0D096E" w:rsidP="00CDC933">
      <w:pPr>
        <w:pStyle w:val="ListParagraph"/>
        <w:numPr>
          <w:ilvl w:val="0"/>
          <w:numId w:val="18"/>
        </w:numPr>
        <w:spacing w:after="160" w:line="360" w:lineRule="auto"/>
        <w:rPr>
          <w:color w:val="000000" w:themeColor="text1"/>
          <w:sz w:val="24"/>
          <w:szCs w:val="24"/>
        </w:rPr>
      </w:pPr>
      <w:r w:rsidRPr="00BC478C">
        <w:rPr>
          <w:b/>
          <w:bCs/>
          <w:color w:val="000000" w:themeColor="text1"/>
          <w:sz w:val="24"/>
          <w:szCs w:val="24"/>
        </w:rPr>
        <w:t>NF11 - Data Integrity:</w:t>
      </w:r>
      <w:r w:rsidRPr="00BC478C">
        <w:rPr>
          <w:color w:val="000000" w:themeColor="text1"/>
          <w:sz w:val="24"/>
          <w:szCs w:val="24"/>
        </w:rPr>
        <w:t xml:space="preserve"> Implement mechanisms to ensure the integrity of user data, minimizing the risk of data corruption or loss.</w:t>
      </w:r>
    </w:p>
    <w:p w14:paraId="16475405" w14:textId="589D4E02" w:rsidR="6F0D096E" w:rsidRPr="00BC478C" w:rsidRDefault="6F0D096E" w:rsidP="00CDC933">
      <w:pPr>
        <w:pStyle w:val="ListParagraph"/>
        <w:numPr>
          <w:ilvl w:val="0"/>
          <w:numId w:val="18"/>
        </w:numPr>
        <w:spacing w:after="160" w:line="360" w:lineRule="auto"/>
        <w:rPr>
          <w:color w:val="000000" w:themeColor="text1"/>
          <w:sz w:val="24"/>
          <w:szCs w:val="24"/>
        </w:rPr>
      </w:pPr>
      <w:r w:rsidRPr="00BC478C">
        <w:rPr>
          <w:b/>
          <w:bCs/>
          <w:color w:val="000000" w:themeColor="text1"/>
          <w:sz w:val="24"/>
          <w:szCs w:val="24"/>
        </w:rPr>
        <w:t>NF12 - Backup and Recovery:</w:t>
      </w:r>
      <w:r w:rsidRPr="00BC478C">
        <w:rPr>
          <w:color w:val="000000" w:themeColor="text1"/>
          <w:sz w:val="24"/>
          <w:szCs w:val="24"/>
        </w:rPr>
        <w:t xml:space="preserve"> Regular automated backups should be performed to facilitate data recovery in case of system failures or data breaches.</w:t>
      </w:r>
    </w:p>
    <w:p w14:paraId="5540F95B" w14:textId="14D78C71" w:rsidR="6F0D096E" w:rsidRPr="00BC478C" w:rsidRDefault="6F0D096E" w:rsidP="00CDC933">
      <w:pPr>
        <w:pStyle w:val="ListParagraph"/>
        <w:numPr>
          <w:ilvl w:val="0"/>
          <w:numId w:val="18"/>
        </w:numPr>
        <w:spacing w:after="160" w:line="360" w:lineRule="auto"/>
        <w:rPr>
          <w:color w:val="000000" w:themeColor="text1"/>
          <w:sz w:val="24"/>
          <w:szCs w:val="24"/>
        </w:rPr>
      </w:pPr>
      <w:r w:rsidRPr="00BC478C">
        <w:rPr>
          <w:b/>
          <w:bCs/>
          <w:color w:val="000000" w:themeColor="text1"/>
          <w:sz w:val="24"/>
          <w:szCs w:val="24"/>
        </w:rPr>
        <w:t>NF13 - Error Handling:</w:t>
      </w:r>
      <w:r w:rsidRPr="00BC478C">
        <w:rPr>
          <w:color w:val="000000" w:themeColor="text1"/>
          <w:sz w:val="24"/>
          <w:szCs w:val="24"/>
        </w:rPr>
        <w:t xml:space="preserve"> The app should provide clear and user-friendly error messages to guide users in cases of unexpected behavior or errors.</w:t>
      </w:r>
    </w:p>
    <w:p w14:paraId="3D53BF05" w14:textId="3AAE2356" w:rsidR="6F0D096E" w:rsidRPr="00BC478C" w:rsidRDefault="6F0D096E" w:rsidP="002935C6">
      <w:pPr>
        <w:pStyle w:val="Heading2"/>
        <w:rPr>
          <w:rFonts w:ascii="Times New Roman" w:hAnsi="Times New Roman" w:cs="Times New Roman"/>
          <w:b/>
          <w:bCs/>
          <w:color w:val="auto"/>
        </w:rPr>
      </w:pPr>
      <w:bookmarkStart w:id="1942" w:name="_Toc146963455"/>
      <w:r w:rsidRPr="00BC478C">
        <w:rPr>
          <w:rFonts w:ascii="Times New Roman" w:hAnsi="Times New Roman" w:cs="Times New Roman"/>
          <w:b/>
          <w:bCs/>
          <w:color w:val="auto"/>
        </w:rPr>
        <w:t>4.4 Scalability:</w:t>
      </w:r>
      <w:bookmarkEnd w:id="1942"/>
    </w:p>
    <w:p w14:paraId="18AE883A" w14:textId="72FD92DC" w:rsidR="6F0D096E" w:rsidRPr="00BC478C" w:rsidRDefault="6F0D096E" w:rsidP="00CDC933">
      <w:pPr>
        <w:pStyle w:val="ListParagraph"/>
        <w:numPr>
          <w:ilvl w:val="0"/>
          <w:numId w:val="17"/>
        </w:numPr>
        <w:spacing w:after="160" w:line="360" w:lineRule="auto"/>
        <w:rPr>
          <w:color w:val="000000" w:themeColor="text1"/>
          <w:sz w:val="24"/>
          <w:szCs w:val="24"/>
        </w:rPr>
      </w:pPr>
      <w:r w:rsidRPr="00BC478C">
        <w:rPr>
          <w:b/>
          <w:bCs/>
          <w:color w:val="000000" w:themeColor="text1"/>
          <w:sz w:val="24"/>
          <w:szCs w:val="24"/>
        </w:rPr>
        <w:t>NF14 - User Growth:</w:t>
      </w:r>
      <w:r w:rsidRPr="00BC478C">
        <w:rPr>
          <w:color w:val="000000" w:themeColor="text1"/>
          <w:sz w:val="24"/>
          <w:szCs w:val="24"/>
        </w:rPr>
        <w:t xml:space="preserve"> The application should be designed to accommodate increasing numbers of users as the user base grows, without significant performance degradation.</w:t>
      </w:r>
    </w:p>
    <w:p w14:paraId="12086026" w14:textId="131B11D5" w:rsidR="6F0D096E" w:rsidRPr="00BC478C" w:rsidRDefault="6F0D096E" w:rsidP="00CDC933">
      <w:pPr>
        <w:pStyle w:val="ListParagraph"/>
        <w:numPr>
          <w:ilvl w:val="0"/>
          <w:numId w:val="17"/>
        </w:numPr>
        <w:spacing w:after="160" w:line="360" w:lineRule="auto"/>
        <w:rPr>
          <w:color w:val="000000" w:themeColor="text1"/>
          <w:sz w:val="24"/>
          <w:szCs w:val="24"/>
        </w:rPr>
      </w:pPr>
      <w:r w:rsidRPr="00BC478C">
        <w:rPr>
          <w:b/>
          <w:bCs/>
          <w:color w:val="000000" w:themeColor="text1"/>
          <w:sz w:val="24"/>
          <w:szCs w:val="24"/>
        </w:rPr>
        <w:t>NF15 - Server Scalability:</w:t>
      </w:r>
      <w:r w:rsidRPr="00BC478C">
        <w:rPr>
          <w:color w:val="000000" w:themeColor="text1"/>
          <w:sz w:val="24"/>
          <w:szCs w:val="24"/>
        </w:rPr>
        <w:t xml:space="preserve"> The backend infrastructure should be designed to scale horizontally, adding additional resources as demand increases.</w:t>
      </w:r>
    </w:p>
    <w:p w14:paraId="6161A018" w14:textId="046DB43A" w:rsidR="00431567" w:rsidRPr="00BC478C" w:rsidRDefault="6F0D096E" w:rsidP="00431567">
      <w:pPr>
        <w:pStyle w:val="ListParagraph"/>
        <w:numPr>
          <w:ilvl w:val="0"/>
          <w:numId w:val="17"/>
        </w:numPr>
        <w:spacing w:after="160" w:line="360" w:lineRule="auto"/>
        <w:rPr>
          <w:color w:val="000000" w:themeColor="text1"/>
          <w:sz w:val="24"/>
          <w:szCs w:val="24"/>
        </w:rPr>
      </w:pPr>
      <w:r w:rsidRPr="00BC478C">
        <w:rPr>
          <w:b/>
          <w:bCs/>
          <w:color w:val="000000" w:themeColor="text1"/>
          <w:sz w:val="24"/>
          <w:szCs w:val="24"/>
        </w:rPr>
        <w:t>NF16 - Database Scalability:</w:t>
      </w:r>
      <w:r w:rsidRPr="00BC478C">
        <w:rPr>
          <w:color w:val="000000" w:themeColor="text1"/>
          <w:sz w:val="24"/>
          <w:szCs w:val="24"/>
        </w:rPr>
        <w:t xml:space="preserve"> The database should be capable of handling increased data load and user interactions without compromising performance.</w:t>
      </w:r>
    </w:p>
    <w:sectPr w:rsidR="00431567" w:rsidRPr="00BC478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49" w:author="Zachary Cappella" w:date="2023-09-30T10:22:00Z" w:initials="ZC">
    <w:p w14:paraId="3E878C14" w14:textId="77777777" w:rsidR="00E750A4" w:rsidRDefault="00E750A4" w:rsidP="00754332">
      <w:r>
        <w:rPr>
          <w:rStyle w:val="CommentReference"/>
        </w:rPr>
        <w:annotationRef/>
      </w:r>
      <w:r>
        <w:rPr>
          <w:color w:val="000000"/>
          <w:sz w:val="20"/>
          <w:szCs w:val="20"/>
        </w:rPr>
        <w:t>This is out of scope for Team B</w:t>
      </w:r>
    </w:p>
  </w:comment>
  <w:comment w:id="1250" w:author="Zachary Cappella" w:date="2023-09-30T10:23:00Z" w:initials="ZC">
    <w:p w14:paraId="30FB65E7" w14:textId="77777777" w:rsidR="00E750A4" w:rsidRDefault="00E750A4" w:rsidP="00754332">
      <w:r>
        <w:rPr>
          <w:rStyle w:val="CommentReference"/>
        </w:rPr>
        <w:annotationRef/>
      </w:r>
      <w:r>
        <w:rPr>
          <w:color w:val="000000"/>
          <w:sz w:val="20"/>
          <w:szCs w:val="20"/>
        </w:rPr>
        <w:t>This is out of scope for Team 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878C14" w15:done="0"/>
  <w15:commentEx w15:paraId="30FB65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21E34AF" w16cex:dateUtc="2023-09-30T14:22:00Z"/>
  <w16cex:commentExtensible w16cex:durableId="0ADED090" w16cex:dateUtc="2023-09-30T14: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878C14" w16cid:durableId="121E34AF"/>
  <w16cid:commentId w16cid:paraId="30FB65E7" w16cid:durableId="0ADED09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woKe2HavNQjeLa" int2:id="VkJFnX9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3211F"/>
    <w:multiLevelType w:val="hybridMultilevel"/>
    <w:tmpl w:val="FFFFFFFF"/>
    <w:lvl w:ilvl="0" w:tplc="E3967C2A">
      <w:start w:val="1"/>
      <w:numFmt w:val="decimal"/>
      <w:lvlText w:val="%1."/>
      <w:lvlJc w:val="left"/>
      <w:pPr>
        <w:ind w:left="360" w:hanging="360"/>
      </w:pPr>
    </w:lvl>
    <w:lvl w:ilvl="1" w:tplc="E8BAACEE">
      <w:start w:val="1"/>
      <w:numFmt w:val="lowerLetter"/>
      <w:lvlText w:val="%2."/>
      <w:lvlJc w:val="left"/>
      <w:pPr>
        <w:ind w:left="1440" w:hanging="360"/>
      </w:pPr>
    </w:lvl>
    <w:lvl w:ilvl="2" w:tplc="9B0EF358">
      <w:start w:val="1"/>
      <w:numFmt w:val="lowerRoman"/>
      <w:lvlText w:val="%3."/>
      <w:lvlJc w:val="right"/>
      <w:pPr>
        <w:ind w:left="2160" w:hanging="180"/>
      </w:pPr>
    </w:lvl>
    <w:lvl w:ilvl="3" w:tplc="1D20A6F8">
      <w:start w:val="1"/>
      <w:numFmt w:val="decimal"/>
      <w:lvlText w:val="%4."/>
      <w:lvlJc w:val="left"/>
      <w:pPr>
        <w:ind w:left="2880" w:hanging="360"/>
      </w:pPr>
    </w:lvl>
    <w:lvl w:ilvl="4" w:tplc="E9CCBDAE">
      <w:start w:val="1"/>
      <w:numFmt w:val="lowerLetter"/>
      <w:lvlText w:val="%5."/>
      <w:lvlJc w:val="left"/>
      <w:pPr>
        <w:ind w:left="3600" w:hanging="360"/>
      </w:pPr>
    </w:lvl>
    <w:lvl w:ilvl="5" w:tplc="43940A22">
      <w:start w:val="1"/>
      <w:numFmt w:val="lowerRoman"/>
      <w:lvlText w:val="%6."/>
      <w:lvlJc w:val="right"/>
      <w:pPr>
        <w:ind w:left="4320" w:hanging="180"/>
      </w:pPr>
    </w:lvl>
    <w:lvl w:ilvl="6" w:tplc="18D6436C">
      <w:start w:val="1"/>
      <w:numFmt w:val="decimal"/>
      <w:lvlText w:val="%7."/>
      <w:lvlJc w:val="left"/>
      <w:pPr>
        <w:ind w:left="5040" w:hanging="360"/>
      </w:pPr>
    </w:lvl>
    <w:lvl w:ilvl="7" w:tplc="EFF2BD94">
      <w:start w:val="1"/>
      <w:numFmt w:val="lowerLetter"/>
      <w:lvlText w:val="%8."/>
      <w:lvlJc w:val="left"/>
      <w:pPr>
        <w:ind w:left="5760" w:hanging="360"/>
      </w:pPr>
    </w:lvl>
    <w:lvl w:ilvl="8" w:tplc="658403BA">
      <w:start w:val="1"/>
      <w:numFmt w:val="lowerRoman"/>
      <w:lvlText w:val="%9."/>
      <w:lvlJc w:val="right"/>
      <w:pPr>
        <w:ind w:left="6480" w:hanging="180"/>
      </w:pPr>
    </w:lvl>
  </w:abstractNum>
  <w:abstractNum w:abstractNumId="1" w15:restartNumberingAfterBreak="0">
    <w:nsid w:val="0C2214B0"/>
    <w:multiLevelType w:val="multilevel"/>
    <w:tmpl w:val="A38004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833BC"/>
    <w:multiLevelType w:val="multilevel"/>
    <w:tmpl w:val="C770BA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A562A"/>
    <w:multiLevelType w:val="hybridMultilevel"/>
    <w:tmpl w:val="AD5C1F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1D4360D"/>
    <w:multiLevelType w:val="hybridMultilevel"/>
    <w:tmpl w:val="7702095E"/>
    <w:lvl w:ilvl="0" w:tplc="9522CCD4">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756780"/>
    <w:multiLevelType w:val="multilevel"/>
    <w:tmpl w:val="CA20DAB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98170D"/>
    <w:multiLevelType w:val="multilevel"/>
    <w:tmpl w:val="F4C84634"/>
    <w:lvl w:ilvl="0">
      <w:start w:val="1"/>
      <w:numFmt w:val="decimal"/>
      <w:lvlText w:val="%1."/>
      <w:lvlJc w:val="left"/>
      <w:pPr>
        <w:ind w:left="480" w:hanging="360"/>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899" w:hanging="420"/>
      </w:pPr>
      <w:rPr>
        <w:rFonts w:ascii="Times New Roman" w:eastAsia="Times New Roman" w:hAnsi="Times New Roman" w:cs="Times New Roman" w:hint="default"/>
        <w:b/>
        <w:bCs/>
        <w:i w:val="0"/>
        <w:iCs w:val="0"/>
        <w:spacing w:val="0"/>
        <w:w w:val="93"/>
        <w:sz w:val="24"/>
        <w:szCs w:val="24"/>
        <w:lang w:val="en-US" w:eastAsia="en-US" w:bidi="ar-SA"/>
      </w:rPr>
    </w:lvl>
    <w:lvl w:ilvl="2">
      <w:start w:val="1"/>
      <w:numFmt w:val="decimal"/>
      <w:lvlText w:val="%1.%2.%3."/>
      <w:lvlJc w:val="left"/>
      <w:pPr>
        <w:ind w:left="1200" w:hanging="720"/>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840" w:hanging="360"/>
      </w:pPr>
      <w:rPr>
        <w:rFonts w:ascii="Symbol" w:eastAsia="Symbol" w:hAnsi="Symbol" w:cs="Symbol" w:hint="default"/>
        <w:b w:val="0"/>
        <w:bCs w:val="0"/>
        <w:i w:val="0"/>
        <w:iCs w:val="0"/>
        <w:spacing w:val="0"/>
        <w:w w:val="99"/>
        <w:sz w:val="24"/>
        <w:szCs w:val="24"/>
        <w:lang w:val="en-US" w:eastAsia="en-US" w:bidi="ar-SA"/>
      </w:rPr>
    </w:lvl>
    <w:lvl w:ilvl="4">
      <w:numFmt w:val="bullet"/>
      <w:lvlText w:val="•"/>
      <w:lvlJc w:val="left"/>
      <w:pPr>
        <w:ind w:left="1200" w:hanging="360"/>
      </w:pPr>
      <w:rPr>
        <w:rFonts w:hint="default"/>
        <w:lang w:val="en-US" w:eastAsia="en-US" w:bidi="ar-SA"/>
      </w:rPr>
    </w:lvl>
    <w:lvl w:ilvl="5">
      <w:numFmt w:val="bullet"/>
      <w:lvlText w:val="•"/>
      <w:lvlJc w:val="left"/>
      <w:pPr>
        <w:ind w:left="1489" w:hanging="360"/>
      </w:pPr>
      <w:rPr>
        <w:rFonts w:hint="default"/>
        <w:lang w:val="en-US" w:eastAsia="en-US" w:bidi="ar-SA"/>
      </w:rPr>
    </w:lvl>
    <w:lvl w:ilvl="6">
      <w:numFmt w:val="bullet"/>
      <w:lvlText w:val="•"/>
      <w:lvlJc w:val="left"/>
      <w:pPr>
        <w:ind w:left="1779" w:hanging="360"/>
      </w:pPr>
      <w:rPr>
        <w:rFonts w:hint="default"/>
        <w:lang w:val="en-US" w:eastAsia="en-US" w:bidi="ar-SA"/>
      </w:rPr>
    </w:lvl>
    <w:lvl w:ilvl="7">
      <w:numFmt w:val="bullet"/>
      <w:lvlText w:val="•"/>
      <w:lvlJc w:val="left"/>
      <w:pPr>
        <w:ind w:left="2069" w:hanging="360"/>
      </w:pPr>
      <w:rPr>
        <w:rFonts w:hint="default"/>
        <w:lang w:val="en-US" w:eastAsia="en-US" w:bidi="ar-SA"/>
      </w:rPr>
    </w:lvl>
    <w:lvl w:ilvl="8">
      <w:numFmt w:val="bullet"/>
      <w:lvlText w:val="•"/>
      <w:lvlJc w:val="left"/>
      <w:pPr>
        <w:ind w:left="2358" w:hanging="360"/>
      </w:pPr>
      <w:rPr>
        <w:rFonts w:hint="default"/>
        <w:lang w:val="en-US" w:eastAsia="en-US" w:bidi="ar-SA"/>
      </w:rPr>
    </w:lvl>
  </w:abstractNum>
  <w:abstractNum w:abstractNumId="7" w15:restartNumberingAfterBreak="0">
    <w:nsid w:val="1C244BBA"/>
    <w:multiLevelType w:val="multilevel"/>
    <w:tmpl w:val="C6E6D7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C60062"/>
    <w:multiLevelType w:val="hybridMultilevel"/>
    <w:tmpl w:val="B83459E2"/>
    <w:lvl w:ilvl="0" w:tplc="CE4023DC">
      <w:numFmt w:val="bullet"/>
      <w:lvlText w:val=""/>
      <w:lvlJc w:val="left"/>
      <w:pPr>
        <w:ind w:left="840" w:hanging="360"/>
      </w:pPr>
      <w:rPr>
        <w:rFonts w:ascii="Symbol" w:eastAsia="Symbol" w:hAnsi="Symbol" w:cs="Symbol" w:hint="default"/>
        <w:b w:val="0"/>
        <w:bCs w:val="0"/>
        <w:i w:val="0"/>
        <w:iCs w:val="0"/>
        <w:spacing w:val="0"/>
        <w:w w:val="99"/>
        <w:sz w:val="24"/>
        <w:szCs w:val="24"/>
        <w:lang w:val="en-US" w:eastAsia="en-US" w:bidi="ar-SA"/>
      </w:rPr>
    </w:lvl>
    <w:lvl w:ilvl="1" w:tplc="3762FC8E">
      <w:numFmt w:val="bullet"/>
      <w:lvlText w:val="•"/>
      <w:lvlJc w:val="left"/>
      <w:pPr>
        <w:ind w:left="1758" w:hanging="360"/>
      </w:pPr>
      <w:rPr>
        <w:rFonts w:hint="default"/>
        <w:lang w:val="en-US" w:eastAsia="en-US" w:bidi="ar-SA"/>
      </w:rPr>
    </w:lvl>
    <w:lvl w:ilvl="2" w:tplc="89B2E5E4">
      <w:numFmt w:val="bullet"/>
      <w:lvlText w:val="•"/>
      <w:lvlJc w:val="left"/>
      <w:pPr>
        <w:ind w:left="2676" w:hanging="360"/>
      </w:pPr>
      <w:rPr>
        <w:rFonts w:hint="default"/>
        <w:lang w:val="en-US" w:eastAsia="en-US" w:bidi="ar-SA"/>
      </w:rPr>
    </w:lvl>
    <w:lvl w:ilvl="3" w:tplc="110C6072">
      <w:numFmt w:val="bullet"/>
      <w:lvlText w:val="•"/>
      <w:lvlJc w:val="left"/>
      <w:pPr>
        <w:ind w:left="3594" w:hanging="360"/>
      </w:pPr>
      <w:rPr>
        <w:rFonts w:hint="default"/>
        <w:lang w:val="en-US" w:eastAsia="en-US" w:bidi="ar-SA"/>
      </w:rPr>
    </w:lvl>
    <w:lvl w:ilvl="4" w:tplc="4F524B30">
      <w:numFmt w:val="bullet"/>
      <w:lvlText w:val="•"/>
      <w:lvlJc w:val="left"/>
      <w:pPr>
        <w:ind w:left="4512" w:hanging="360"/>
      </w:pPr>
      <w:rPr>
        <w:rFonts w:hint="default"/>
        <w:lang w:val="en-US" w:eastAsia="en-US" w:bidi="ar-SA"/>
      </w:rPr>
    </w:lvl>
    <w:lvl w:ilvl="5" w:tplc="EFC61E20">
      <w:numFmt w:val="bullet"/>
      <w:lvlText w:val="•"/>
      <w:lvlJc w:val="left"/>
      <w:pPr>
        <w:ind w:left="5430" w:hanging="360"/>
      </w:pPr>
      <w:rPr>
        <w:rFonts w:hint="default"/>
        <w:lang w:val="en-US" w:eastAsia="en-US" w:bidi="ar-SA"/>
      </w:rPr>
    </w:lvl>
    <w:lvl w:ilvl="6" w:tplc="191A5042">
      <w:numFmt w:val="bullet"/>
      <w:lvlText w:val="•"/>
      <w:lvlJc w:val="left"/>
      <w:pPr>
        <w:ind w:left="6348" w:hanging="360"/>
      </w:pPr>
      <w:rPr>
        <w:rFonts w:hint="default"/>
        <w:lang w:val="en-US" w:eastAsia="en-US" w:bidi="ar-SA"/>
      </w:rPr>
    </w:lvl>
    <w:lvl w:ilvl="7" w:tplc="7F28A508">
      <w:numFmt w:val="bullet"/>
      <w:lvlText w:val="•"/>
      <w:lvlJc w:val="left"/>
      <w:pPr>
        <w:ind w:left="7266" w:hanging="360"/>
      </w:pPr>
      <w:rPr>
        <w:rFonts w:hint="default"/>
        <w:lang w:val="en-US" w:eastAsia="en-US" w:bidi="ar-SA"/>
      </w:rPr>
    </w:lvl>
    <w:lvl w:ilvl="8" w:tplc="A93AAD9C">
      <w:numFmt w:val="bullet"/>
      <w:lvlText w:val="•"/>
      <w:lvlJc w:val="left"/>
      <w:pPr>
        <w:ind w:left="8184" w:hanging="360"/>
      </w:pPr>
      <w:rPr>
        <w:rFonts w:hint="default"/>
        <w:lang w:val="en-US" w:eastAsia="en-US" w:bidi="ar-SA"/>
      </w:rPr>
    </w:lvl>
  </w:abstractNum>
  <w:abstractNum w:abstractNumId="9" w15:restartNumberingAfterBreak="0">
    <w:nsid w:val="241E529B"/>
    <w:multiLevelType w:val="hybridMultilevel"/>
    <w:tmpl w:val="FFFFFFFF"/>
    <w:lvl w:ilvl="0" w:tplc="38FA3FC6">
      <w:start w:val="1"/>
      <w:numFmt w:val="bullet"/>
      <w:lvlText w:val=""/>
      <w:lvlJc w:val="left"/>
      <w:pPr>
        <w:ind w:left="720" w:hanging="360"/>
      </w:pPr>
      <w:rPr>
        <w:rFonts w:ascii="Symbol" w:hAnsi="Symbol" w:hint="default"/>
      </w:rPr>
    </w:lvl>
    <w:lvl w:ilvl="1" w:tplc="228A9196">
      <w:start w:val="1"/>
      <w:numFmt w:val="bullet"/>
      <w:lvlText w:val="o"/>
      <w:lvlJc w:val="left"/>
      <w:pPr>
        <w:ind w:left="1440" w:hanging="360"/>
      </w:pPr>
      <w:rPr>
        <w:rFonts w:ascii="Courier New" w:hAnsi="Courier New" w:hint="default"/>
      </w:rPr>
    </w:lvl>
    <w:lvl w:ilvl="2" w:tplc="CAE449F4">
      <w:start w:val="1"/>
      <w:numFmt w:val="bullet"/>
      <w:lvlText w:val=""/>
      <w:lvlJc w:val="left"/>
      <w:pPr>
        <w:ind w:left="2160" w:hanging="360"/>
      </w:pPr>
      <w:rPr>
        <w:rFonts w:ascii="Wingdings" w:hAnsi="Wingdings" w:hint="default"/>
      </w:rPr>
    </w:lvl>
    <w:lvl w:ilvl="3" w:tplc="8744B698">
      <w:start w:val="1"/>
      <w:numFmt w:val="bullet"/>
      <w:lvlText w:val=""/>
      <w:lvlJc w:val="left"/>
      <w:pPr>
        <w:ind w:left="2880" w:hanging="360"/>
      </w:pPr>
      <w:rPr>
        <w:rFonts w:ascii="Symbol" w:hAnsi="Symbol" w:hint="default"/>
      </w:rPr>
    </w:lvl>
    <w:lvl w:ilvl="4" w:tplc="8182C222">
      <w:start w:val="1"/>
      <w:numFmt w:val="bullet"/>
      <w:lvlText w:val="o"/>
      <w:lvlJc w:val="left"/>
      <w:pPr>
        <w:ind w:left="3600" w:hanging="360"/>
      </w:pPr>
      <w:rPr>
        <w:rFonts w:ascii="Courier New" w:hAnsi="Courier New" w:hint="default"/>
      </w:rPr>
    </w:lvl>
    <w:lvl w:ilvl="5" w:tplc="061CC834">
      <w:start w:val="1"/>
      <w:numFmt w:val="bullet"/>
      <w:lvlText w:val=""/>
      <w:lvlJc w:val="left"/>
      <w:pPr>
        <w:ind w:left="4320" w:hanging="360"/>
      </w:pPr>
      <w:rPr>
        <w:rFonts w:ascii="Wingdings" w:hAnsi="Wingdings" w:hint="default"/>
      </w:rPr>
    </w:lvl>
    <w:lvl w:ilvl="6" w:tplc="FA46E174">
      <w:start w:val="1"/>
      <w:numFmt w:val="bullet"/>
      <w:lvlText w:val=""/>
      <w:lvlJc w:val="left"/>
      <w:pPr>
        <w:ind w:left="5040" w:hanging="360"/>
      </w:pPr>
      <w:rPr>
        <w:rFonts w:ascii="Symbol" w:hAnsi="Symbol" w:hint="default"/>
      </w:rPr>
    </w:lvl>
    <w:lvl w:ilvl="7" w:tplc="B57CD9D0">
      <w:start w:val="1"/>
      <w:numFmt w:val="bullet"/>
      <w:lvlText w:val="o"/>
      <w:lvlJc w:val="left"/>
      <w:pPr>
        <w:ind w:left="5760" w:hanging="360"/>
      </w:pPr>
      <w:rPr>
        <w:rFonts w:ascii="Courier New" w:hAnsi="Courier New" w:hint="default"/>
      </w:rPr>
    </w:lvl>
    <w:lvl w:ilvl="8" w:tplc="C30659C4">
      <w:start w:val="1"/>
      <w:numFmt w:val="bullet"/>
      <w:lvlText w:val=""/>
      <w:lvlJc w:val="left"/>
      <w:pPr>
        <w:ind w:left="6480" w:hanging="360"/>
      </w:pPr>
      <w:rPr>
        <w:rFonts w:ascii="Wingdings" w:hAnsi="Wingdings" w:hint="default"/>
      </w:rPr>
    </w:lvl>
  </w:abstractNum>
  <w:abstractNum w:abstractNumId="10" w15:restartNumberingAfterBreak="0">
    <w:nsid w:val="29E60CEC"/>
    <w:multiLevelType w:val="hybridMultilevel"/>
    <w:tmpl w:val="FFFFFFFF"/>
    <w:lvl w:ilvl="0" w:tplc="A5E4932C">
      <w:start w:val="1"/>
      <w:numFmt w:val="bullet"/>
      <w:lvlText w:val="-"/>
      <w:lvlJc w:val="left"/>
      <w:pPr>
        <w:ind w:left="720" w:hanging="360"/>
      </w:pPr>
      <w:rPr>
        <w:rFonts w:ascii="Calibri" w:hAnsi="Calibri" w:hint="default"/>
      </w:rPr>
    </w:lvl>
    <w:lvl w:ilvl="1" w:tplc="63A8B29A">
      <w:start w:val="1"/>
      <w:numFmt w:val="bullet"/>
      <w:lvlText w:val="o"/>
      <w:lvlJc w:val="left"/>
      <w:pPr>
        <w:ind w:left="1440" w:hanging="360"/>
      </w:pPr>
      <w:rPr>
        <w:rFonts w:ascii="Courier New" w:hAnsi="Courier New" w:hint="default"/>
      </w:rPr>
    </w:lvl>
    <w:lvl w:ilvl="2" w:tplc="646622E6">
      <w:start w:val="1"/>
      <w:numFmt w:val="bullet"/>
      <w:lvlText w:val=""/>
      <w:lvlJc w:val="left"/>
      <w:pPr>
        <w:ind w:left="2160" w:hanging="360"/>
      </w:pPr>
      <w:rPr>
        <w:rFonts w:ascii="Wingdings" w:hAnsi="Wingdings" w:hint="default"/>
      </w:rPr>
    </w:lvl>
    <w:lvl w:ilvl="3" w:tplc="3058F006">
      <w:start w:val="1"/>
      <w:numFmt w:val="bullet"/>
      <w:lvlText w:val=""/>
      <w:lvlJc w:val="left"/>
      <w:pPr>
        <w:ind w:left="2880" w:hanging="360"/>
      </w:pPr>
      <w:rPr>
        <w:rFonts w:ascii="Symbol" w:hAnsi="Symbol" w:hint="default"/>
      </w:rPr>
    </w:lvl>
    <w:lvl w:ilvl="4" w:tplc="9C7A5E62">
      <w:start w:val="1"/>
      <w:numFmt w:val="bullet"/>
      <w:lvlText w:val="o"/>
      <w:lvlJc w:val="left"/>
      <w:pPr>
        <w:ind w:left="3600" w:hanging="360"/>
      </w:pPr>
      <w:rPr>
        <w:rFonts w:ascii="Courier New" w:hAnsi="Courier New" w:hint="default"/>
      </w:rPr>
    </w:lvl>
    <w:lvl w:ilvl="5" w:tplc="4D16B83E">
      <w:start w:val="1"/>
      <w:numFmt w:val="bullet"/>
      <w:lvlText w:val=""/>
      <w:lvlJc w:val="left"/>
      <w:pPr>
        <w:ind w:left="4320" w:hanging="360"/>
      </w:pPr>
      <w:rPr>
        <w:rFonts w:ascii="Wingdings" w:hAnsi="Wingdings" w:hint="default"/>
      </w:rPr>
    </w:lvl>
    <w:lvl w:ilvl="6" w:tplc="B91609C2">
      <w:start w:val="1"/>
      <w:numFmt w:val="bullet"/>
      <w:lvlText w:val=""/>
      <w:lvlJc w:val="left"/>
      <w:pPr>
        <w:ind w:left="5040" w:hanging="360"/>
      </w:pPr>
      <w:rPr>
        <w:rFonts w:ascii="Symbol" w:hAnsi="Symbol" w:hint="default"/>
      </w:rPr>
    </w:lvl>
    <w:lvl w:ilvl="7" w:tplc="B504C7BA">
      <w:start w:val="1"/>
      <w:numFmt w:val="bullet"/>
      <w:lvlText w:val="o"/>
      <w:lvlJc w:val="left"/>
      <w:pPr>
        <w:ind w:left="5760" w:hanging="360"/>
      </w:pPr>
      <w:rPr>
        <w:rFonts w:ascii="Courier New" w:hAnsi="Courier New" w:hint="default"/>
      </w:rPr>
    </w:lvl>
    <w:lvl w:ilvl="8" w:tplc="A76C86A6">
      <w:start w:val="1"/>
      <w:numFmt w:val="bullet"/>
      <w:lvlText w:val=""/>
      <w:lvlJc w:val="left"/>
      <w:pPr>
        <w:ind w:left="6480" w:hanging="360"/>
      </w:pPr>
      <w:rPr>
        <w:rFonts w:ascii="Wingdings" w:hAnsi="Wingdings" w:hint="default"/>
      </w:rPr>
    </w:lvl>
  </w:abstractNum>
  <w:abstractNum w:abstractNumId="11" w15:restartNumberingAfterBreak="0">
    <w:nsid w:val="2B13A187"/>
    <w:multiLevelType w:val="hybridMultilevel"/>
    <w:tmpl w:val="FFFFFFFF"/>
    <w:lvl w:ilvl="0" w:tplc="1AD0F81E">
      <w:start w:val="1"/>
      <w:numFmt w:val="bullet"/>
      <w:lvlText w:val="-"/>
      <w:lvlJc w:val="left"/>
      <w:pPr>
        <w:ind w:left="720" w:hanging="360"/>
      </w:pPr>
      <w:rPr>
        <w:rFonts w:ascii="Calibri" w:hAnsi="Calibri" w:hint="default"/>
      </w:rPr>
    </w:lvl>
    <w:lvl w:ilvl="1" w:tplc="573ABC68">
      <w:start w:val="1"/>
      <w:numFmt w:val="bullet"/>
      <w:lvlText w:val="o"/>
      <w:lvlJc w:val="left"/>
      <w:pPr>
        <w:ind w:left="1440" w:hanging="360"/>
      </w:pPr>
      <w:rPr>
        <w:rFonts w:ascii="Courier New" w:hAnsi="Courier New" w:hint="default"/>
      </w:rPr>
    </w:lvl>
    <w:lvl w:ilvl="2" w:tplc="95E6050C">
      <w:start w:val="1"/>
      <w:numFmt w:val="bullet"/>
      <w:lvlText w:val=""/>
      <w:lvlJc w:val="left"/>
      <w:pPr>
        <w:ind w:left="2160" w:hanging="360"/>
      </w:pPr>
      <w:rPr>
        <w:rFonts w:ascii="Wingdings" w:hAnsi="Wingdings" w:hint="default"/>
      </w:rPr>
    </w:lvl>
    <w:lvl w:ilvl="3" w:tplc="E38E4AB6">
      <w:start w:val="1"/>
      <w:numFmt w:val="bullet"/>
      <w:lvlText w:val=""/>
      <w:lvlJc w:val="left"/>
      <w:pPr>
        <w:ind w:left="2880" w:hanging="360"/>
      </w:pPr>
      <w:rPr>
        <w:rFonts w:ascii="Symbol" w:hAnsi="Symbol" w:hint="default"/>
      </w:rPr>
    </w:lvl>
    <w:lvl w:ilvl="4" w:tplc="AB1CD6F0">
      <w:start w:val="1"/>
      <w:numFmt w:val="bullet"/>
      <w:lvlText w:val="o"/>
      <w:lvlJc w:val="left"/>
      <w:pPr>
        <w:ind w:left="3600" w:hanging="360"/>
      </w:pPr>
      <w:rPr>
        <w:rFonts w:ascii="Courier New" w:hAnsi="Courier New" w:hint="default"/>
      </w:rPr>
    </w:lvl>
    <w:lvl w:ilvl="5" w:tplc="77465736">
      <w:start w:val="1"/>
      <w:numFmt w:val="bullet"/>
      <w:lvlText w:val=""/>
      <w:lvlJc w:val="left"/>
      <w:pPr>
        <w:ind w:left="4320" w:hanging="360"/>
      </w:pPr>
      <w:rPr>
        <w:rFonts w:ascii="Wingdings" w:hAnsi="Wingdings" w:hint="default"/>
      </w:rPr>
    </w:lvl>
    <w:lvl w:ilvl="6" w:tplc="2BC819EE">
      <w:start w:val="1"/>
      <w:numFmt w:val="bullet"/>
      <w:lvlText w:val=""/>
      <w:lvlJc w:val="left"/>
      <w:pPr>
        <w:ind w:left="5040" w:hanging="360"/>
      </w:pPr>
      <w:rPr>
        <w:rFonts w:ascii="Symbol" w:hAnsi="Symbol" w:hint="default"/>
      </w:rPr>
    </w:lvl>
    <w:lvl w:ilvl="7" w:tplc="4874E9F4">
      <w:start w:val="1"/>
      <w:numFmt w:val="bullet"/>
      <w:lvlText w:val="o"/>
      <w:lvlJc w:val="left"/>
      <w:pPr>
        <w:ind w:left="5760" w:hanging="360"/>
      </w:pPr>
      <w:rPr>
        <w:rFonts w:ascii="Courier New" w:hAnsi="Courier New" w:hint="default"/>
      </w:rPr>
    </w:lvl>
    <w:lvl w:ilvl="8" w:tplc="F1283670">
      <w:start w:val="1"/>
      <w:numFmt w:val="bullet"/>
      <w:lvlText w:val=""/>
      <w:lvlJc w:val="left"/>
      <w:pPr>
        <w:ind w:left="6480" w:hanging="360"/>
      </w:pPr>
      <w:rPr>
        <w:rFonts w:ascii="Wingdings" w:hAnsi="Wingdings" w:hint="default"/>
      </w:rPr>
    </w:lvl>
  </w:abstractNum>
  <w:abstractNum w:abstractNumId="12" w15:restartNumberingAfterBreak="0">
    <w:nsid w:val="2E0E16DB"/>
    <w:multiLevelType w:val="multilevel"/>
    <w:tmpl w:val="23AE0C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56E1AC"/>
    <w:multiLevelType w:val="hybridMultilevel"/>
    <w:tmpl w:val="FFFFFFFF"/>
    <w:lvl w:ilvl="0" w:tplc="7018C2F0">
      <w:start w:val="1"/>
      <w:numFmt w:val="bullet"/>
      <w:lvlText w:val=""/>
      <w:lvlJc w:val="left"/>
      <w:pPr>
        <w:ind w:left="1800" w:hanging="360"/>
      </w:pPr>
      <w:rPr>
        <w:rFonts w:ascii="Symbol" w:hAnsi="Symbol" w:hint="default"/>
      </w:rPr>
    </w:lvl>
    <w:lvl w:ilvl="1" w:tplc="2DFC9620">
      <w:start w:val="1"/>
      <w:numFmt w:val="bullet"/>
      <w:lvlText w:val="o"/>
      <w:lvlJc w:val="left"/>
      <w:pPr>
        <w:ind w:left="2520" w:hanging="360"/>
      </w:pPr>
      <w:rPr>
        <w:rFonts w:ascii="Courier New" w:hAnsi="Courier New" w:hint="default"/>
      </w:rPr>
    </w:lvl>
    <w:lvl w:ilvl="2" w:tplc="D2EE8FCA">
      <w:start w:val="1"/>
      <w:numFmt w:val="bullet"/>
      <w:lvlText w:val=""/>
      <w:lvlJc w:val="left"/>
      <w:pPr>
        <w:ind w:left="3240" w:hanging="360"/>
      </w:pPr>
      <w:rPr>
        <w:rFonts w:ascii="Wingdings" w:hAnsi="Wingdings" w:hint="default"/>
      </w:rPr>
    </w:lvl>
    <w:lvl w:ilvl="3" w:tplc="C3AC57EE">
      <w:start w:val="1"/>
      <w:numFmt w:val="bullet"/>
      <w:lvlText w:val=""/>
      <w:lvlJc w:val="left"/>
      <w:pPr>
        <w:ind w:left="3960" w:hanging="360"/>
      </w:pPr>
      <w:rPr>
        <w:rFonts w:ascii="Symbol" w:hAnsi="Symbol" w:hint="default"/>
      </w:rPr>
    </w:lvl>
    <w:lvl w:ilvl="4" w:tplc="B5B0C5DC">
      <w:start w:val="1"/>
      <w:numFmt w:val="bullet"/>
      <w:lvlText w:val="o"/>
      <w:lvlJc w:val="left"/>
      <w:pPr>
        <w:ind w:left="4680" w:hanging="360"/>
      </w:pPr>
      <w:rPr>
        <w:rFonts w:ascii="Courier New" w:hAnsi="Courier New" w:hint="default"/>
      </w:rPr>
    </w:lvl>
    <w:lvl w:ilvl="5" w:tplc="FF70FB8E">
      <w:start w:val="1"/>
      <w:numFmt w:val="bullet"/>
      <w:lvlText w:val=""/>
      <w:lvlJc w:val="left"/>
      <w:pPr>
        <w:ind w:left="5400" w:hanging="360"/>
      </w:pPr>
      <w:rPr>
        <w:rFonts w:ascii="Wingdings" w:hAnsi="Wingdings" w:hint="default"/>
      </w:rPr>
    </w:lvl>
    <w:lvl w:ilvl="6" w:tplc="2A464A0E">
      <w:start w:val="1"/>
      <w:numFmt w:val="bullet"/>
      <w:lvlText w:val=""/>
      <w:lvlJc w:val="left"/>
      <w:pPr>
        <w:ind w:left="6120" w:hanging="360"/>
      </w:pPr>
      <w:rPr>
        <w:rFonts w:ascii="Symbol" w:hAnsi="Symbol" w:hint="default"/>
      </w:rPr>
    </w:lvl>
    <w:lvl w:ilvl="7" w:tplc="7166BC1A">
      <w:start w:val="1"/>
      <w:numFmt w:val="bullet"/>
      <w:lvlText w:val="o"/>
      <w:lvlJc w:val="left"/>
      <w:pPr>
        <w:ind w:left="6840" w:hanging="360"/>
      </w:pPr>
      <w:rPr>
        <w:rFonts w:ascii="Courier New" w:hAnsi="Courier New" w:hint="default"/>
      </w:rPr>
    </w:lvl>
    <w:lvl w:ilvl="8" w:tplc="C3E4794E">
      <w:start w:val="1"/>
      <w:numFmt w:val="bullet"/>
      <w:lvlText w:val=""/>
      <w:lvlJc w:val="left"/>
      <w:pPr>
        <w:ind w:left="7560" w:hanging="360"/>
      </w:pPr>
      <w:rPr>
        <w:rFonts w:ascii="Wingdings" w:hAnsi="Wingdings" w:hint="default"/>
      </w:rPr>
    </w:lvl>
  </w:abstractNum>
  <w:abstractNum w:abstractNumId="14" w15:restartNumberingAfterBreak="0">
    <w:nsid w:val="2F7D7AD7"/>
    <w:multiLevelType w:val="hybridMultilevel"/>
    <w:tmpl w:val="E570A882"/>
    <w:lvl w:ilvl="0" w:tplc="2F6ED858">
      <w:start w:val="1"/>
      <w:numFmt w:val="decimal"/>
      <w:lvlText w:val="%1."/>
      <w:lvlJc w:val="left"/>
      <w:pPr>
        <w:ind w:left="720" w:hanging="360"/>
      </w:pPr>
    </w:lvl>
    <w:lvl w:ilvl="1" w:tplc="68C252AC">
      <w:start w:val="1"/>
      <w:numFmt w:val="lowerLetter"/>
      <w:lvlText w:val="%2."/>
      <w:lvlJc w:val="left"/>
      <w:pPr>
        <w:ind w:left="1440" w:hanging="360"/>
      </w:pPr>
    </w:lvl>
    <w:lvl w:ilvl="2" w:tplc="ED824288">
      <w:start w:val="1"/>
      <w:numFmt w:val="lowerRoman"/>
      <w:lvlText w:val="%3."/>
      <w:lvlJc w:val="right"/>
      <w:pPr>
        <w:ind w:left="2160" w:hanging="180"/>
      </w:pPr>
    </w:lvl>
    <w:lvl w:ilvl="3" w:tplc="AE489A20">
      <w:start w:val="1"/>
      <w:numFmt w:val="decimal"/>
      <w:lvlText w:val="%4."/>
      <w:lvlJc w:val="left"/>
      <w:pPr>
        <w:ind w:left="2880" w:hanging="360"/>
      </w:pPr>
    </w:lvl>
    <w:lvl w:ilvl="4" w:tplc="68C02076">
      <w:start w:val="1"/>
      <w:numFmt w:val="lowerLetter"/>
      <w:lvlText w:val="%5."/>
      <w:lvlJc w:val="left"/>
      <w:pPr>
        <w:ind w:left="3600" w:hanging="360"/>
      </w:pPr>
    </w:lvl>
    <w:lvl w:ilvl="5" w:tplc="B2AAA772">
      <w:start w:val="1"/>
      <w:numFmt w:val="lowerRoman"/>
      <w:lvlText w:val="%6."/>
      <w:lvlJc w:val="right"/>
      <w:pPr>
        <w:ind w:left="4320" w:hanging="180"/>
      </w:pPr>
    </w:lvl>
    <w:lvl w:ilvl="6" w:tplc="44D404C8">
      <w:start w:val="1"/>
      <w:numFmt w:val="decimal"/>
      <w:lvlText w:val="%7."/>
      <w:lvlJc w:val="left"/>
      <w:pPr>
        <w:ind w:left="5040" w:hanging="360"/>
      </w:pPr>
    </w:lvl>
    <w:lvl w:ilvl="7" w:tplc="CD9EA810">
      <w:start w:val="1"/>
      <w:numFmt w:val="lowerLetter"/>
      <w:lvlText w:val="%8."/>
      <w:lvlJc w:val="left"/>
      <w:pPr>
        <w:ind w:left="5760" w:hanging="360"/>
      </w:pPr>
    </w:lvl>
    <w:lvl w:ilvl="8" w:tplc="F880F732">
      <w:start w:val="1"/>
      <w:numFmt w:val="lowerRoman"/>
      <w:lvlText w:val="%9."/>
      <w:lvlJc w:val="right"/>
      <w:pPr>
        <w:ind w:left="6480" w:hanging="180"/>
      </w:pPr>
    </w:lvl>
  </w:abstractNum>
  <w:abstractNum w:abstractNumId="15" w15:restartNumberingAfterBreak="0">
    <w:nsid w:val="2FCA0839"/>
    <w:multiLevelType w:val="multilevel"/>
    <w:tmpl w:val="230035C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996813"/>
    <w:multiLevelType w:val="hybridMultilevel"/>
    <w:tmpl w:val="41C8F00C"/>
    <w:lvl w:ilvl="0" w:tplc="9572B0A0">
      <w:start w:val="1"/>
      <w:numFmt w:val="decimal"/>
      <w:lvlText w:val="%1."/>
      <w:lvlJc w:val="left"/>
      <w:pPr>
        <w:ind w:left="720" w:hanging="360"/>
      </w:pPr>
    </w:lvl>
    <w:lvl w:ilvl="1" w:tplc="743A5794">
      <w:start w:val="1"/>
      <w:numFmt w:val="lowerLetter"/>
      <w:lvlText w:val="%2."/>
      <w:lvlJc w:val="left"/>
      <w:pPr>
        <w:ind w:left="1440" w:hanging="360"/>
      </w:pPr>
    </w:lvl>
    <w:lvl w:ilvl="2" w:tplc="54966A52">
      <w:start w:val="1"/>
      <w:numFmt w:val="lowerRoman"/>
      <w:lvlText w:val="%3."/>
      <w:lvlJc w:val="right"/>
      <w:pPr>
        <w:ind w:left="2160" w:hanging="180"/>
      </w:pPr>
    </w:lvl>
    <w:lvl w:ilvl="3" w:tplc="346A3A7A">
      <w:start w:val="1"/>
      <w:numFmt w:val="decimal"/>
      <w:lvlText w:val="%4."/>
      <w:lvlJc w:val="left"/>
      <w:pPr>
        <w:ind w:left="2880" w:hanging="360"/>
      </w:pPr>
    </w:lvl>
    <w:lvl w:ilvl="4" w:tplc="D06C7CD4">
      <w:start w:val="1"/>
      <w:numFmt w:val="lowerLetter"/>
      <w:lvlText w:val="%5."/>
      <w:lvlJc w:val="left"/>
      <w:pPr>
        <w:ind w:left="3600" w:hanging="360"/>
      </w:pPr>
    </w:lvl>
    <w:lvl w:ilvl="5" w:tplc="3416BF6C">
      <w:start w:val="1"/>
      <w:numFmt w:val="lowerRoman"/>
      <w:lvlText w:val="%6."/>
      <w:lvlJc w:val="right"/>
      <w:pPr>
        <w:ind w:left="4320" w:hanging="180"/>
      </w:pPr>
    </w:lvl>
    <w:lvl w:ilvl="6" w:tplc="0D549B20">
      <w:start w:val="1"/>
      <w:numFmt w:val="decimal"/>
      <w:lvlText w:val="%7."/>
      <w:lvlJc w:val="left"/>
      <w:pPr>
        <w:ind w:left="5040" w:hanging="360"/>
      </w:pPr>
    </w:lvl>
    <w:lvl w:ilvl="7" w:tplc="8972440E">
      <w:start w:val="1"/>
      <w:numFmt w:val="lowerLetter"/>
      <w:lvlText w:val="%8."/>
      <w:lvlJc w:val="left"/>
      <w:pPr>
        <w:ind w:left="5760" w:hanging="360"/>
      </w:pPr>
    </w:lvl>
    <w:lvl w:ilvl="8" w:tplc="1E3AE90C">
      <w:start w:val="1"/>
      <w:numFmt w:val="lowerRoman"/>
      <w:lvlText w:val="%9."/>
      <w:lvlJc w:val="right"/>
      <w:pPr>
        <w:ind w:left="6480" w:hanging="180"/>
      </w:pPr>
    </w:lvl>
  </w:abstractNum>
  <w:abstractNum w:abstractNumId="17" w15:restartNumberingAfterBreak="0">
    <w:nsid w:val="31BD61AF"/>
    <w:multiLevelType w:val="multilevel"/>
    <w:tmpl w:val="74D46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5401AD"/>
    <w:multiLevelType w:val="multilevel"/>
    <w:tmpl w:val="1646DE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5A3F8E"/>
    <w:multiLevelType w:val="multilevel"/>
    <w:tmpl w:val="CB3A1C46"/>
    <w:lvl w:ilvl="0">
      <w:start w:val="3"/>
      <w:numFmt w:val="decimal"/>
      <w:lvlText w:val="%1"/>
      <w:lvlJc w:val="left"/>
      <w:pPr>
        <w:ind w:left="1080" w:hanging="720"/>
      </w:pPr>
      <w:rPr>
        <w:lang w:val="en-US" w:eastAsia="en-US" w:bidi="ar-SA"/>
      </w:rPr>
    </w:lvl>
    <w:lvl w:ilvl="1">
      <w:start w:val="1"/>
      <w:numFmt w:val="decimal"/>
      <w:lvlText w:val="%1.%2."/>
      <w:lvlJc w:val="left"/>
      <w:pPr>
        <w:ind w:left="1080" w:hanging="720"/>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1320" w:hanging="720"/>
      </w:pPr>
      <w:rPr>
        <w:rFonts w:ascii="Times New Roman" w:eastAsia="Times New Roman" w:hAnsi="Times New Roman" w:cs="Times New Roman" w:hint="default"/>
        <w:b w:val="0"/>
        <w:bCs w:val="0"/>
        <w:i w:val="0"/>
        <w:iCs w:val="0"/>
        <w:spacing w:val="0"/>
        <w:w w:val="99"/>
        <w:sz w:val="20"/>
        <w:szCs w:val="20"/>
        <w:lang w:val="en-US" w:eastAsia="en-US" w:bidi="ar-SA"/>
      </w:rPr>
    </w:lvl>
    <w:lvl w:ilvl="3">
      <w:numFmt w:val="bullet"/>
      <w:lvlText w:val="•"/>
      <w:lvlJc w:val="left"/>
      <w:pPr>
        <w:ind w:left="3253" w:hanging="720"/>
      </w:pPr>
      <w:rPr>
        <w:lang w:val="en-US" w:eastAsia="en-US" w:bidi="ar-SA"/>
      </w:rPr>
    </w:lvl>
    <w:lvl w:ilvl="4">
      <w:numFmt w:val="bullet"/>
      <w:lvlText w:val="•"/>
      <w:lvlJc w:val="left"/>
      <w:pPr>
        <w:ind w:left="4220" w:hanging="720"/>
      </w:pPr>
      <w:rPr>
        <w:lang w:val="en-US" w:eastAsia="en-US" w:bidi="ar-SA"/>
      </w:rPr>
    </w:lvl>
    <w:lvl w:ilvl="5">
      <w:numFmt w:val="bullet"/>
      <w:lvlText w:val="•"/>
      <w:lvlJc w:val="left"/>
      <w:pPr>
        <w:ind w:left="5186" w:hanging="720"/>
      </w:pPr>
      <w:rPr>
        <w:lang w:val="en-US" w:eastAsia="en-US" w:bidi="ar-SA"/>
      </w:rPr>
    </w:lvl>
    <w:lvl w:ilvl="6">
      <w:numFmt w:val="bullet"/>
      <w:lvlText w:val="•"/>
      <w:lvlJc w:val="left"/>
      <w:pPr>
        <w:ind w:left="6153" w:hanging="720"/>
      </w:pPr>
      <w:rPr>
        <w:lang w:val="en-US" w:eastAsia="en-US" w:bidi="ar-SA"/>
      </w:rPr>
    </w:lvl>
    <w:lvl w:ilvl="7">
      <w:numFmt w:val="bullet"/>
      <w:lvlText w:val="•"/>
      <w:lvlJc w:val="left"/>
      <w:pPr>
        <w:ind w:left="7120" w:hanging="720"/>
      </w:pPr>
      <w:rPr>
        <w:lang w:val="en-US" w:eastAsia="en-US" w:bidi="ar-SA"/>
      </w:rPr>
    </w:lvl>
    <w:lvl w:ilvl="8">
      <w:numFmt w:val="bullet"/>
      <w:lvlText w:val="•"/>
      <w:lvlJc w:val="left"/>
      <w:pPr>
        <w:ind w:left="8086" w:hanging="720"/>
      </w:pPr>
      <w:rPr>
        <w:lang w:val="en-US" w:eastAsia="en-US" w:bidi="ar-SA"/>
      </w:rPr>
    </w:lvl>
  </w:abstractNum>
  <w:abstractNum w:abstractNumId="20" w15:restartNumberingAfterBreak="0">
    <w:nsid w:val="34061477"/>
    <w:multiLevelType w:val="multilevel"/>
    <w:tmpl w:val="A1A6CA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753F2D"/>
    <w:multiLevelType w:val="multilevel"/>
    <w:tmpl w:val="D76CF8F2"/>
    <w:lvl w:ilvl="0">
      <w:start w:val="1"/>
      <w:numFmt w:val="decimal"/>
      <w:lvlText w:val="%1."/>
      <w:lvlJc w:val="left"/>
      <w:pPr>
        <w:ind w:left="360" w:hanging="360"/>
      </w:pPr>
      <w:rPr>
        <w:rFonts w:ascii="Times New Roman" w:eastAsia="Times New Roman" w:hAnsi="Times New Roman" w:cs="Times New Roman" w:hint="default"/>
        <w:b/>
        <w:bCs/>
        <w:i w:val="0"/>
        <w:iCs w:val="0"/>
        <w:spacing w:val="0"/>
        <w:w w:val="100"/>
        <w:sz w:val="22"/>
        <w:szCs w:val="22"/>
        <w:lang w:val="en-US" w:eastAsia="en-US" w:bidi="ar-SA"/>
      </w:rPr>
    </w:lvl>
    <w:lvl w:ilvl="1">
      <w:start w:val="1"/>
      <w:numFmt w:val="decimal"/>
      <w:lvlText w:val="%1.%2."/>
      <w:lvlJc w:val="left"/>
      <w:pPr>
        <w:ind w:left="779" w:hanging="420"/>
      </w:pPr>
      <w:rPr>
        <w:rFonts w:ascii="Times New Roman" w:eastAsia="Times New Roman" w:hAnsi="Times New Roman" w:cs="Times New Roman" w:hint="default"/>
        <w:b/>
        <w:bCs/>
        <w:i w:val="0"/>
        <w:iCs w:val="0"/>
        <w:spacing w:val="0"/>
        <w:w w:val="93"/>
        <w:sz w:val="24"/>
        <w:szCs w:val="24"/>
        <w:lang w:val="en-US" w:eastAsia="en-US" w:bidi="ar-SA"/>
      </w:rPr>
    </w:lvl>
    <w:lvl w:ilvl="2">
      <w:start w:val="1"/>
      <w:numFmt w:val="decimal"/>
      <w:lvlText w:val="%1.%2.%3."/>
      <w:lvlJc w:val="left"/>
      <w:pPr>
        <w:ind w:left="1080" w:hanging="720"/>
      </w:pPr>
      <w:rPr>
        <w:rFonts w:ascii="Times New Roman" w:eastAsia="Times New Roman" w:hAnsi="Times New Roman" w:cs="Times New Roman" w:hint="default"/>
        <w:b/>
        <w:bCs/>
        <w:i w:val="0"/>
        <w:iCs w:val="0"/>
        <w:spacing w:val="0"/>
        <w:w w:val="99"/>
        <w:sz w:val="24"/>
        <w:szCs w:val="24"/>
        <w:lang w:val="en-US" w:eastAsia="en-US" w:bidi="ar-SA"/>
      </w:rPr>
    </w:lvl>
    <w:lvl w:ilvl="3">
      <w:numFmt w:val="bullet"/>
      <w:lvlText w:val=""/>
      <w:lvlJc w:val="left"/>
      <w:pPr>
        <w:ind w:left="720" w:hanging="360"/>
      </w:pPr>
      <w:rPr>
        <w:rFonts w:ascii="Symbol" w:eastAsia="Symbol" w:hAnsi="Symbol" w:cs="Symbol" w:hint="default"/>
        <w:b w:val="0"/>
        <w:bCs w:val="0"/>
        <w:i w:val="0"/>
        <w:iCs w:val="0"/>
        <w:spacing w:val="0"/>
        <w:w w:val="99"/>
        <w:sz w:val="24"/>
        <w:szCs w:val="24"/>
        <w:lang w:val="en-US" w:eastAsia="en-US" w:bidi="ar-SA"/>
      </w:rPr>
    </w:lvl>
    <w:lvl w:ilvl="4">
      <w:numFmt w:val="bullet"/>
      <w:lvlText w:val="•"/>
      <w:lvlJc w:val="left"/>
      <w:pPr>
        <w:ind w:left="1080" w:hanging="360"/>
      </w:pPr>
      <w:rPr>
        <w:lang w:val="en-US" w:eastAsia="en-US" w:bidi="ar-SA"/>
      </w:rPr>
    </w:lvl>
    <w:lvl w:ilvl="5">
      <w:numFmt w:val="bullet"/>
      <w:lvlText w:val="•"/>
      <w:lvlJc w:val="left"/>
      <w:pPr>
        <w:ind w:left="1369" w:hanging="360"/>
      </w:pPr>
      <w:rPr>
        <w:lang w:val="en-US" w:eastAsia="en-US" w:bidi="ar-SA"/>
      </w:rPr>
    </w:lvl>
    <w:lvl w:ilvl="6">
      <w:numFmt w:val="bullet"/>
      <w:lvlText w:val="•"/>
      <w:lvlJc w:val="left"/>
      <w:pPr>
        <w:ind w:left="1659" w:hanging="360"/>
      </w:pPr>
      <w:rPr>
        <w:lang w:val="en-US" w:eastAsia="en-US" w:bidi="ar-SA"/>
      </w:rPr>
    </w:lvl>
    <w:lvl w:ilvl="7">
      <w:numFmt w:val="bullet"/>
      <w:lvlText w:val="•"/>
      <w:lvlJc w:val="left"/>
      <w:pPr>
        <w:ind w:left="1949" w:hanging="360"/>
      </w:pPr>
      <w:rPr>
        <w:lang w:val="en-US" w:eastAsia="en-US" w:bidi="ar-SA"/>
      </w:rPr>
    </w:lvl>
    <w:lvl w:ilvl="8">
      <w:numFmt w:val="bullet"/>
      <w:lvlText w:val="•"/>
      <w:lvlJc w:val="left"/>
      <w:pPr>
        <w:ind w:left="2238" w:hanging="360"/>
      </w:pPr>
      <w:rPr>
        <w:lang w:val="en-US" w:eastAsia="en-US" w:bidi="ar-SA"/>
      </w:rPr>
    </w:lvl>
  </w:abstractNum>
  <w:abstractNum w:abstractNumId="22" w15:restartNumberingAfterBreak="0">
    <w:nsid w:val="3BBDB940"/>
    <w:multiLevelType w:val="multilevel"/>
    <w:tmpl w:val="1A1610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FFAA522"/>
    <w:multiLevelType w:val="hybridMultilevel"/>
    <w:tmpl w:val="3F38D292"/>
    <w:lvl w:ilvl="0" w:tplc="ECBA5076">
      <w:start w:val="1"/>
      <w:numFmt w:val="decimal"/>
      <w:lvlText w:val="%1."/>
      <w:lvlJc w:val="left"/>
      <w:pPr>
        <w:ind w:left="720" w:hanging="360"/>
      </w:pPr>
    </w:lvl>
    <w:lvl w:ilvl="1" w:tplc="4D5E8440">
      <w:start w:val="1"/>
      <w:numFmt w:val="lowerLetter"/>
      <w:lvlText w:val="%2."/>
      <w:lvlJc w:val="left"/>
      <w:pPr>
        <w:ind w:left="1440" w:hanging="360"/>
      </w:pPr>
    </w:lvl>
    <w:lvl w:ilvl="2" w:tplc="12907998">
      <w:start w:val="1"/>
      <w:numFmt w:val="lowerRoman"/>
      <w:lvlText w:val="%3."/>
      <w:lvlJc w:val="right"/>
      <w:pPr>
        <w:ind w:left="2160" w:hanging="180"/>
      </w:pPr>
    </w:lvl>
    <w:lvl w:ilvl="3" w:tplc="56709AAE">
      <w:start w:val="1"/>
      <w:numFmt w:val="decimal"/>
      <w:lvlText w:val="%4."/>
      <w:lvlJc w:val="left"/>
      <w:pPr>
        <w:ind w:left="2880" w:hanging="360"/>
      </w:pPr>
    </w:lvl>
    <w:lvl w:ilvl="4" w:tplc="7E1C65C6">
      <w:start w:val="1"/>
      <w:numFmt w:val="lowerLetter"/>
      <w:lvlText w:val="%5."/>
      <w:lvlJc w:val="left"/>
      <w:pPr>
        <w:ind w:left="3600" w:hanging="360"/>
      </w:pPr>
    </w:lvl>
    <w:lvl w:ilvl="5" w:tplc="D4926B22">
      <w:start w:val="1"/>
      <w:numFmt w:val="lowerRoman"/>
      <w:lvlText w:val="%6."/>
      <w:lvlJc w:val="right"/>
      <w:pPr>
        <w:ind w:left="4320" w:hanging="180"/>
      </w:pPr>
    </w:lvl>
    <w:lvl w:ilvl="6" w:tplc="757697FA">
      <w:start w:val="1"/>
      <w:numFmt w:val="decimal"/>
      <w:lvlText w:val="%7."/>
      <w:lvlJc w:val="left"/>
      <w:pPr>
        <w:ind w:left="5040" w:hanging="360"/>
      </w:pPr>
    </w:lvl>
    <w:lvl w:ilvl="7" w:tplc="E6F84E5E">
      <w:start w:val="1"/>
      <w:numFmt w:val="lowerLetter"/>
      <w:lvlText w:val="%8."/>
      <w:lvlJc w:val="left"/>
      <w:pPr>
        <w:ind w:left="5760" w:hanging="360"/>
      </w:pPr>
    </w:lvl>
    <w:lvl w:ilvl="8" w:tplc="EE388598">
      <w:start w:val="1"/>
      <w:numFmt w:val="lowerRoman"/>
      <w:lvlText w:val="%9."/>
      <w:lvlJc w:val="right"/>
      <w:pPr>
        <w:ind w:left="6480" w:hanging="180"/>
      </w:pPr>
    </w:lvl>
  </w:abstractNum>
  <w:abstractNum w:abstractNumId="24" w15:restartNumberingAfterBreak="0">
    <w:nsid w:val="404B46D8"/>
    <w:multiLevelType w:val="multilevel"/>
    <w:tmpl w:val="0A0234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3472CB2"/>
    <w:multiLevelType w:val="multilevel"/>
    <w:tmpl w:val="AF62E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69AEC2"/>
    <w:multiLevelType w:val="hybridMultilevel"/>
    <w:tmpl w:val="FFFFFFFF"/>
    <w:lvl w:ilvl="0" w:tplc="B5307906">
      <w:start w:val="1"/>
      <w:numFmt w:val="bullet"/>
      <w:lvlText w:val=""/>
      <w:lvlJc w:val="left"/>
      <w:pPr>
        <w:ind w:left="720" w:hanging="360"/>
      </w:pPr>
      <w:rPr>
        <w:rFonts w:ascii="Symbol" w:hAnsi="Symbol" w:hint="default"/>
      </w:rPr>
    </w:lvl>
    <w:lvl w:ilvl="1" w:tplc="799CB6E6">
      <w:start w:val="1"/>
      <w:numFmt w:val="bullet"/>
      <w:lvlText w:val="o"/>
      <w:lvlJc w:val="left"/>
      <w:pPr>
        <w:ind w:left="1440" w:hanging="360"/>
      </w:pPr>
      <w:rPr>
        <w:rFonts w:ascii="Courier New" w:hAnsi="Courier New" w:hint="default"/>
      </w:rPr>
    </w:lvl>
    <w:lvl w:ilvl="2" w:tplc="0B0AFD0E">
      <w:start w:val="1"/>
      <w:numFmt w:val="bullet"/>
      <w:lvlText w:val=""/>
      <w:lvlJc w:val="left"/>
      <w:pPr>
        <w:ind w:left="2160" w:hanging="360"/>
      </w:pPr>
      <w:rPr>
        <w:rFonts w:ascii="Wingdings" w:hAnsi="Wingdings" w:hint="default"/>
      </w:rPr>
    </w:lvl>
    <w:lvl w:ilvl="3" w:tplc="C6F2AA32">
      <w:start w:val="1"/>
      <w:numFmt w:val="bullet"/>
      <w:lvlText w:val=""/>
      <w:lvlJc w:val="left"/>
      <w:pPr>
        <w:ind w:left="2880" w:hanging="360"/>
      </w:pPr>
      <w:rPr>
        <w:rFonts w:ascii="Symbol" w:hAnsi="Symbol" w:hint="default"/>
      </w:rPr>
    </w:lvl>
    <w:lvl w:ilvl="4" w:tplc="F3DCDEFA">
      <w:start w:val="1"/>
      <w:numFmt w:val="bullet"/>
      <w:lvlText w:val="o"/>
      <w:lvlJc w:val="left"/>
      <w:pPr>
        <w:ind w:left="3600" w:hanging="360"/>
      </w:pPr>
      <w:rPr>
        <w:rFonts w:ascii="Courier New" w:hAnsi="Courier New" w:hint="default"/>
      </w:rPr>
    </w:lvl>
    <w:lvl w:ilvl="5" w:tplc="B3180F74">
      <w:start w:val="1"/>
      <w:numFmt w:val="bullet"/>
      <w:lvlText w:val=""/>
      <w:lvlJc w:val="left"/>
      <w:pPr>
        <w:ind w:left="4320" w:hanging="360"/>
      </w:pPr>
      <w:rPr>
        <w:rFonts w:ascii="Wingdings" w:hAnsi="Wingdings" w:hint="default"/>
      </w:rPr>
    </w:lvl>
    <w:lvl w:ilvl="6" w:tplc="102EF146">
      <w:start w:val="1"/>
      <w:numFmt w:val="bullet"/>
      <w:lvlText w:val=""/>
      <w:lvlJc w:val="left"/>
      <w:pPr>
        <w:ind w:left="5040" w:hanging="360"/>
      </w:pPr>
      <w:rPr>
        <w:rFonts w:ascii="Symbol" w:hAnsi="Symbol" w:hint="default"/>
      </w:rPr>
    </w:lvl>
    <w:lvl w:ilvl="7" w:tplc="B4A00F36">
      <w:start w:val="1"/>
      <w:numFmt w:val="bullet"/>
      <w:lvlText w:val="o"/>
      <w:lvlJc w:val="left"/>
      <w:pPr>
        <w:ind w:left="5760" w:hanging="360"/>
      </w:pPr>
      <w:rPr>
        <w:rFonts w:ascii="Courier New" w:hAnsi="Courier New" w:hint="default"/>
      </w:rPr>
    </w:lvl>
    <w:lvl w:ilvl="8" w:tplc="CEA2AD98">
      <w:start w:val="1"/>
      <w:numFmt w:val="bullet"/>
      <w:lvlText w:val=""/>
      <w:lvlJc w:val="left"/>
      <w:pPr>
        <w:ind w:left="6480" w:hanging="360"/>
      </w:pPr>
      <w:rPr>
        <w:rFonts w:ascii="Wingdings" w:hAnsi="Wingdings" w:hint="default"/>
      </w:rPr>
    </w:lvl>
  </w:abstractNum>
  <w:abstractNum w:abstractNumId="27" w15:restartNumberingAfterBreak="0">
    <w:nsid w:val="47530642"/>
    <w:multiLevelType w:val="multilevel"/>
    <w:tmpl w:val="592C4618"/>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8" w15:restartNumberingAfterBreak="0">
    <w:nsid w:val="4DC7200A"/>
    <w:multiLevelType w:val="hybridMultilevel"/>
    <w:tmpl w:val="FFFFFFFF"/>
    <w:lvl w:ilvl="0" w:tplc="435EC7E2">
      <w:start w:val="1"/>
      <w:numFmt w:val="bullet"/>
      <w:lvlText w:val=""/>
      <w:lvlJc w:val="left"/>
      <w:pPr>
        <w:ind w:left="1800" w:hanging="360"/>
      </w:pPr>
      <w:rPr>
        <w:rFonts w:ascii="Symbol" w:hAnsi="Symbol" w:hint="default"/>
      </w:rPr>
    </w:lvl>
    <w:lvl w:ilvl="1" w:tplc="B2A29D66">
      <w:start w:val="1"/>
      <w:numFmt w:val="bullet"/>
      <w:lvlText w:val="o"/>
      <w:lvlJc w:val="left"/>
      <w:pPr>
        <w:ind w:left="2520" w:hanging="360"/>
      </w:pPr>
      <w:rPr>
        <w:rFonts w:ascii="Courier New" w:hAnsi="Courier New" w:hint="default"/>
      </w:rPr>
    </w:lvl>
    <w:lvl w:ilvl="2" w:tplc="BB80BE72">
      <w:start w:val="1"/>
      <w:numFmt w:val="bullet"/>
      <w:lvlText w:val=""/>
      <w:lvlJc w:val="left"/>
      <w:pPr>
        <w:ind w:left="3240" w:hanging="360"/>
      </w:pPr>
      <w:rPr>
        <w:rFonts w:ascii="Wingdings" w:hAnsi="Wingdings" w:hint="default"/>
      </w:rPr>
    </w:lvl>
    <w:lvl w:ilvl="3" w:tplc="B88C5C0E">
      <w:start w:val="1"/>
      <w:numFmt w:val="bullet"/>
      <w:lvlText w:val=""/>
      <w:lvlJc w:val="left"/>
      <w:pPr>
        <w:ind w:left="3960" w:hanging="360"/>
      </w:pPr>
      <w:rPr>
        <w:rFonts w:ascii="Symbol" w:hAnsi="Symbol" w:hint="default"/>
      </w:rPr>
    </w:lvl>
    <w:lvl w:ilvl="4" w:tplc="DD1E6A6C">
      <w:start w:val="1"/>
      <w:numFmt w:val="bullet"/>
      <w:lvlText w:val="o"/>
      <w:lvlJc w:val="left"/>
      <w:pPr>
        <w:ind w:left="4680" w:hanging="360"/>
      </w:pPr>
      <w:rPr>
        <w:rFonts w:ascii="Courier New" w:hAnsi="Courier New" w:hint="default"/>
      </w:rPr>
    </w:lvl>
    <w:lvl w:ilvl="5" w:tplc="37FAC95E">
      <w:start w:val="1"/>
      <w:numFmt w:val="bullet"/>
      <w:lvlText w:val=""/>
      <w:lvlJc w:val="left"/>
      <w:pPr>
        <w:ind w:left="5400" w:hanging="360"/>
      </w:pPr>
      <w:rPr>
        <w:rFonts w:ascii="Wingdings" w:hAnsi="Wingdings" w:hint="default"/>
      </w:rPr>
    </w:lvl>
    <w:lvl w:ilvl="6" w:tplc="CED07ECC">
      <w:start w:val="1"/>
      <w:numFmt w:val="bullet"/>
      <w:lvlText w:val=""/>
      <w:lvlJc w:val="left"/>
      <w:pPr>
        <w:ind w:left="6120" w:hanging="360"/>
      </w:pPr>
      <w:rPr>
        <w:rFonts w:ascii="Symbol" w:hAnsi="Symbol" w:hint="default"/>
      </w:rPr>
    </w:lvl>
    <w:lvl w:ilvl="7" w:tplc="DFFA2002">
      <w:start w:val="1"/>
      <w:numFmt w:val="bullet"/>
      <w:lvlText w:val="o"/>
      <w:lvlJc w:val="left"/>
      <w:pPr>
        <w:ind w:left="6840" w:hanging="360"/>
      </w:pPr>
      <w:rPr>
        <w:rFonts w:ascii="Courier New" w:hAnsi="Courier New" w:hint="default"/>
      </w:rPr>
    </w:lvl>
    <w:lvl w:ilvl="8" w:tplc="6212CC5A">
      <w:start w:val="1"/>
      <w:numFmt w:val="bullet"/>
      <w:lvlText w:val=""/>
      <w:lvlJc w:val="left"/>
      <w:pPr>
        <w:ind w:left="7560" w:hanging="360"/>
      </w:pPr>
      <w:rPr>
        <w:rFonts w:ascii="Wingdings" w:hAnsi="Wingdings" w:hint="default"/>
      </w:rPr>
    </w:lvl>
  </w:abstractNum>
  <w:abstractNum w:abstractNumId="29" w15:restartNumberingAfterBreak="0">
    <w:nsid w:val="4E9AFFF0"/>
    <w:multiLevelType w:val="hybridMultilevel"/>
    <w:tmpl w:val="FFFFFFFF"/>
    <w:lvl w:ilvl="0" w:tplc="9440D660">
      <w:start w:val="1"/>
      <w:numFmt w:val="bullet"/>
      <w:lvlText w:val=""/>
      <w:lvlJc w:val="left"/>
      <w:pPr>
        <w:ind w:left="720" w:hanging="360"/>
      </w:pPr>
      <w:rPr>
        <w:rFonts w:ascii="Symbol" w:hAnsi="Symbol" w:hint="default"/>
      </w:rPr>
    </w:lvl>
    <w:lvl w:ilvl="1" w:tplc="DA72C936">
      <w:start w:val="1"/>
      <w:numFmt w:val="bullet"/>
      <w:lvlText w:val="o"/>
      <w:lvlJc w:val="left"/>
      <w:pPr>
        <w:ind w:left="1440" w:hanging="360"/>
      </w:pPr>
      <w:rPr>
        <w:rFonts w:ascii="Courier New" w:hAnsi="Courier New" w:hint="default"/>
      </w:rPr>
    </w:lvl>
    <w:lvl w:ilvl="2" w:tplc="9E64D15E">
      <w:start w:val="1"/>
      <w:numFmt w:val="bullet"/>
      <w:lvlText w:val=""/>
      <w:lvlJc w:val="left"/>
      <w:pPr>
        <w:ind w:left="2160" w:hanging="360"/>
      </w:pPr>
      <w:rPr>
        <w:rFonts w:ascii="Wingdings" w:hAnsi="Wingdings" w:hint="default"/>
      </w:rPr>
    </w:lvl>
    <w:lvl w:ilvl="3" w:tplc="79CACF00">
      <w:start w:val="1"/>
      <w:numFmt w:val="bullet"/>
      <w:lvlText w:val=""/>
      <w:lvlJc w:val="left"/>
      <w:pPr>
        <w:ind w:left="2880" w:hanging="360"/>
      </w:pPr>
      <w:rPr>
        <w:rFonts w:ascii="Symbol" w:hAnsi="Symbol" w:hint="default"/>
      </w:rPr>
    </w:lvl>
    <w:lvl w:ilvl="4" w:tplc="CC02F8B2">
      <w:start w:val="1"/>
      <w:numFmt w:val="bullet"/>
      <w:lvlText w:val="o"/>
      <w:lvlJc w:val="left"/>
      <w:pPr>
        <w:ind w:left="3600" w:hanging="360"/>
      </w:pPr>
      <w:rPr>
        <w:rFonts w:ascii="Courier New" w:hAnsi="Courier New" w:hint="default"/>
      </w:rPr>
    </w:lvl>
    <w:lvl w:ilvl="5" w:tplc="6D1C2AD0">
      <w:start w:val="1"/>
      <w:numFmt w:val="bullet"/>
      <w:lvlText w:val=""/>
      <w:lvlJc w:val="left"/>
      <w:pPr>
        <w:ind w:left="4320" w:hanging="360"/>
      </w:pPr>
      <w:rPr>
        <w:rFonts w:ascii="Wingdings" w:hAnsi="Wingdings" w:hint="default"/>
      </w:rPr>
    </w:lvl>
    <w:lvl w:ilvl="6" w:tplc="DE0E630E">
      <w:start w:val="1"/>
      <w:numFmt w:val="bullet"/>
      <w:lvlText w:val=""/>
      <w:lvlJc w:val="left"/>
      <w:pPr>
        <w:ind w:left="5040" w:hanging="360"/>
      </w:pPr>
      <w:rPr>
        <w:rFonts w:ascii="Symbol" w:hAnsi="Symbol" w:hint="default"/>
      </w:rPr>
    </w:lvl>
    <w:lvl w:ilvl="7" w:tplc="8D521FC0">
      <w:start w:val="1"/>
      <w:numFmt w:val="bullet"/>
      <w:lvlText w:val="o"/>
      <w:lvlJc w:val="left"/>
      <w:pPr>
        <w:ind w:left="5760" w:hanging="360"/>
      </w:pPr>
      <w:rPr>
        <w:rFonts w:ascii="Courier New" w:hAnsi="Courier New" w:hint="default"/>
      </w:rPr>
    </w:lvl>
    <w:lvl w:ilvl="8" w:tplc="6DC48C84">
      <w:start w:val="1"/>
      <w:numFmt w:val="bullet"/>
      <w:lvlText w:val=""/>
      <w:lvlJc w:val="left"/>
      <w:pPr>
        <w:ind w:left="6480" w:hanging="360"/>
      </w:pPr>
      <w:rPr>
        <w:rFonts w:ascii="Wingdings" w:hAnsi="Wingdings" w:hint="default"/>
      </w:rPr>
    </w:lvl>
  </w:abstractNum>
  <w:abstractNum w:abstractNumId="30" w15:restartNumberingAfterBreak="0">
    <w:nsid w:val="4FD72998"/>
    <w:multiLevelType w:val="multilevel"/>
    <w:tmpl w:val="C3F64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B07005"/>
    <w:multiLevelType w:val="hybridMultilevel"/>
    <w:tmpl w:val="E4924CEA"/>
    <w:lvl w:ilvl="0" w:tplc="2BACBA38">
      <w:start w:val="1"/>
      <w:numFmt w:val="decimal"/>
      <w:lvlText w:val="%1."/>
      <w:lvlJc w:val="left"/>
      <w:pPr>
        <w:ind w:left="720" w:hanging="360"/>
      </w:pPr>
    </w:lvl>
    <w:lvl w:ilvl="1" w:tplc="A96C4126">
      <w:start w:val="1"/>
      <w:numFmt w:val="lowerLetter"/>
      <w:lvlText w:val="%2."/>
      <w:lvlJc w:val="left"/>
      <w:pPr>
        <w:ind w:left="1440" w:hanging="360"/>
      </w:pPr>
    </w:lvl>
    <w:lvl w:ilvl="2" w:tplc="BA10A90E">
      <w:start w:val="1"/>
      <w:numFmt w:val="lowerRoman"/>
      <w:lvlText w:val="%3."/>
      <w:lvlJc w:val="right"/>
      <w:pPr>
        <w:ind w:left="2160" w:hanging="180"/>
      </w:pPr>
    </w:lvl>
    <w:lvl w:ilvl="3" w:tplc="212AC342">
      <w:start w:val="1"/>
      <w:numFmt w:val="decimal"/>
      <w:lvlText w:val="%4."/>
      <w:lvlJc w:val="left"/>
      <w:pPr>
        <w:ind w:left="2880" w:hanging="360"/>
      </w:pPr>
    </w:lvl>
    <w:lvl w:ilvl="4" w:tplc="49A0EA66">
      <w:start w:val="1"/>
      <w:numFmt w:val="lowerLetter"/>
      <w:lvlText w:val="%5."/>
      <w:lvlJc w:val="left"/>
      <w:pPr>
        <w:ind w:left="3600" w:hanging="360"/>
      </w:pPr>
    </w:lvl>
    <w:lvl w:ilvl="5" w:tplc="0650A3C6">
      <w:start w:val="1"/>
      <w:numFmt w:val="lowerRoman"/>
      <w:lvlText w:val="%6."/>
      <w:lvlJc w:val="right"/>
      <w:pPr>
        <w:ind w:left="4320" w:hanging="180"/>
      </w:pPr>
    </w:lvl>
    <w:lvl w:ilvl="6" w:tplc="529C85B6">
      <w:start w:val="1"/>
      <w:numFmt w:val="decimal"/>
      <w:lvlText w:val="%7."/>
      <w:lvlJc w:val="left"/>
      <w:pPr>
        <w:ind w:left="5040" w:hanging="360"/>
      </w:pPr>
    </w:lvl>
    <w:lvl w:ilvl="7" w:tplc="13202E7E">
      <w:start w:val="1"/>
      <w:numFmt w:val="lowerLetter"/>
      <w:lvlText w:val="%8."/>
      <w:lvlJc w:val="left"/>
      <w:pPr>
        <w:ind w:left="5760" w:hanging="360"/>
      </w:pPr>
    </w:lvl>
    <w:lvl w:ilvl="8" w:tplc="E7C034EA">
      <w:start w:val="1"/>
      <w:numFmt w:val="lowerRoman"/>
      <w:lvlText w:val="%9."/>
      <w:lvlJc w:val="right"/>
      <w:pPr>
        <w:ind w:left="6480" w:hanging="180"/>
      </w:pPr>
    </w:lvl>
  </w:abstractNum>
  <w:abstractNum w:abstractNumId="32" w15:restartNumberingAfterBreak="0">
    <w:nsid w:val="5477786D"/>
    <w:multiLevelType w:val="hybridMultilevel"/>
    <w:tmpl w:val="8F9E3E8C"/>
    <w:lvl w:ilvl="0" w:tplc="F3EC6F58">
      <w:start w:val="1"/>
      <w:numFmt w:val="decimal"/>
      <w:lvlText w:val="%1."/>
      <w:lvlJc w:val="left"/>
      <w:pPr>
        <w:ind w:left="720" w:hanging="360"/>
      </w:pPr>
    </w:lvl>
    <w:lvl w:ilvl="1" w:tplc="DC0438C0">
      <w:start w:val="1"/>
      <w:numFmt w:val="lowerLetter"/>
      <w:lvlText w:val="%2."/>
      <w:lvlJc w:val="left"/>
      <w:pPr>
        <w:ind w:left="1440" w:hanging="360"/>
      </w:pPr>
    </w:lvl>
    <w:lvl w:ilvl="2" w:tplc="AD90E80E">
      <w:start w:val="1"/>
      <w:numFmt w:val="lowerRoman"/>
      <w:lvlText w:val="%3."/>
      <w:lvlJc w:val="right"/>
      <w:pPr>
        <w:ind w:left="2160" w:hanging="180"/>
      </w:pPr>
    </w:lvl>
    <w:lvl w:ilvl="3" w:tplc="E12CFC84">
      <w:start w:val="1"/>
      <w:numFmt w:val="decimal"/>
      <w:lvlText w:val="%4."/>
      <w:lvlJc w:val="left"/>
      <w:pPr>
        <w:ind w:left="2880" w:hanging="360"/>
      </w:pPr>
    </w:lvl>
    <w:lvl w:ilvl="4" w:tplc="E12E587A">
      <w:start w:val="1"/>
      <w:numFmt w:val="lowerLetter"/>
      <w:lvlText w:val="%5."/>
      <w:lvlJc w:val="left"/>
      <w:pPr>
        <w:ind w:left="3600" w:hanging="360"/>
      </w:pPr>
    </w:lvl>
    <w:lvl w:ilvl="5" w:tplc="A9BE50DE">
      <w:start w:val="1"/>
      <w:numFmt w:val="lowerRoman"/>
      <w:lvlText w:val="%6."/>
      <w:lvlJc w:val="right"/>
      <w:pPr>
        <w:ind w:left="4320" w:hanging="180"/>
      </w:pPr>
    </w:lvl>
    <w:lvl w:ilvl="6" w:tplc="ABFA225C">
      <w:start w:val="1"/>
      <w:numFmt w:val="decimal"/>
      <w:lvlText w:val="%7."/>
      <w:lvlJc w:val="left"/>
      <w:pPr>
        <w:ind w:left="5040" w:hanging="360"/>
      </w:pPr>
    </w:lvl>
    <w:lvl w:ilvl="7" w:tplc="A7061A4E">
      <w:start w:val="1"/>
      <w:numFmt w:val="lowerLetter"/>
      <w:lvlText w:val="%8."/>
      <w:lvlJc w:val="left"/>
      <w:pPr>
        <w:ind w:left="5760" w:hanging="360"/>
      </w:pPr>
    </w:lvl>
    <w:lvl w:ilvl="8" w:tplc="8820A43E">
      <w:start w:val="1"/>
      <w:numFmt w:val="lowerRoman"/>
      <w:lvlText w:val="%9."/>
      <w:lvlJc w:val="right"/>
      <w:pPr>
        <w:ind w:left="6480" w:hanging="180"/>
      </w:pPr>
    </w:lvl>
  </w:abstractNum>
  <w:abstractNum w:abstractNumId="33" w15:restartNumberingAfterBreak="0">
    <w:nsid w:val="55AF5ACB"/>
    <w:multiLevelType w:val="hybridMultilevel"/>
    <w:tmpl w:val="FFFFFFFF"/>
    <w:lvl w:ilvl="0" w:tplc="81F6399C">
      <w:start w:val="1"/>
      <w:numFmt w:val="decimal"/>
      <w:lvlText w:val="%1."/>
      <w:lvlJc w:val="left"/>
      <w:pPr>
        <w:ind w:left="720" w:hanging="360"/>
      </w:pPr>
    </w:lvl>
    <w:lvl w:ilvl="1" w:tplc="96604A1A">
      <w:start w:val="1"/>
      <w:numFmt w:val="lowerLetter"/>
      <w:lvlText w:val="%2."/>
      <w:lvlJc w:val="left"/>
      <w:pPr>
        <w:ind w:left="1440" w:hanging="360"/>
      </w:pPr>
    </w:lvl>
    <w:lvl w:ilvl="2" w:tplc="4EBE5B44">
      <w:start w:val="1"/>
      <w:numFmt w:val="lowerRoman"/>
      <w:lvlText w:val="%3."/>
      <w:lvlJc w:val="right"/>
      <w:pPr>
        <w:ind w:left="2160" w:hanging="180"/>
      </w:pPr>
    </w:lvl>
    <w:lvl w:ilvl="3" w:tplc="D80CF38C">
      <w:start w:val="1"/>
      <w:numFmt w:val="decimal"/>
      <w:lvlText w:val="%4."/>
      <w:lvlJc w:val="left"/>
      <w:pPr>
        <w:ind w:left="2880" w:hanging="360"/>
      </w:pPr>
    </w:lvl>
    <w:lvl w:ilvl="4" w:tplc="CE1802BA">
      <w:start w:val="1"/>
      <w:numFmt w:val="lowerLetter"/>
      <w:lvlText w:val="%5."/>
      <w:lvlJc w:val="left"/>
      <w:pPr>
        <w:ind w:left="3600" w:hanging="360"/>
      </w:pPr>
    </w:lvl>
    <w:lvl w:ilvl="5" w:tplc="01B6148E">
      <w:start w:val="1"/>
      <w:numFmt w:val="lowerRoman"/>
      <w:lvlText w:val="%6."/>
      <w:lvlJc w:val="right"/>
      <w:pPr>
        <w:ind w:left="4320" w:hanging="180"/>
      </w:pPr>
    </w:lvl>
    <w:lvl w:ilvl="6" w:tplc="F3C8C9DE">
      <w:start w:val="1"/>
      <w:numFmt w:val="decimal"/>
      <w:lvlText w:val="%7."/>
      <w:lvlJc w:val="left"/>
      <w:pPr>
        <w:ind w:left="5040" w:hanging="360"/>
      </w:pPr>
    </w:lvl>
    <w:lvl w:ilvl="7" w:tplc="CB6C68C6">
      <w:start w:val="1"/>
      <w:numFmt w:val="lowerLetter"/>
      <w:lvlText w:val="%8."/>
      <w:lvlJc w:val="left"/>
      <w:pPr>
        <w:ind w:left="5760" w:hanging="360"/>
      </w:pPr>
    </w:lvl>
    <w:lvl w:ilvl="8" w:tplc="D6BA216A">
      <w:start w:val="1"/>
      <w:numFmt w:val="lowerRoman"/>
      <w:lvlText w:val="%9."/>
      <w:lvlJc w:val="right"/>
      <w:pPr>
        <w:ind w:left="6480" w:hanging="180"/>
      </w:pPr>
    </w:lvl>
  </w:abstractNum>
  <w:abstractNum w:abstractNumId="34" w15:restartNumberingAfterBreak="0">
    <w:nsid w:val="55F1A8A8"/>
    <w:multiLevelType w:val="hybridMultilevel"/>
    <w:tmpl w:val="FFFFFFFF"/>
    <w:lvl w:ilvl="0" w:tplc="66B21E90">
      <w:start w:val="1"/>
      <w:numFmt w:val="bullet"/>
      <w:lvlText w:val=""/>
      <w:lvlJc w:val="left"/>
      <w:pPr>
        <w:ind w:left="1800" w:hanging="360"/>
      </w:pPr>
      <w:rPr>
        <w:rFonts w:ascii="Symbol" w:hAnsi="Symbol" w:hint="default"/>
      </w:rPr>
    </w:lvl>
    <w:lvl w:ilvl="1" w:tplc="E3640DA8">
      <w:start w:val="1"/>
      <w:numFmt w:val="bullet"/>
      <w:lvlText w:val="o"/>
      <w:lvlJc w:val="left"/>
      <w:pPr>
        <w:ind w:left="2520" w:hanging="360"/>
      </w:pPr>
      <w:rPr>
        <w:rFonts w:ascii="Courier New" w:hAnsi="Courier New" w:hint="default"/>
      </w:rPr>
    </w:lvl>
    <w:lvl w:ilvl="2" w:tplc="67FC8A0E">
      <w:start w:val="1"/>
      <w:numFmt w:val="bullet"/>
      <w:lvlText w:val=""/>
      <w:lvlJc w:val="left"/>
      <w:pPr>
        <w:ind w:left="3240" w:hanging="360"/>
      </w:pPr>
      <w:rPr>
        <w:rFonts w:ascii="Wingdings" w:hAnsi="Wingdings" w:hint="default"/>
      </w:rPr>
    </w:lvl>
    <w:lvl w:ilvl="3" w:tplc="9DE6E9C6">
      <w:start w:val="1"/>
      <w:numFmt w:val="bullet"/>
      <w:lvlText w:val=""/>
      <w:lvlJc w:val="left"/>
      <w:pPr>
        <w:ind w:left="3960" w:hanging="360"/>
      </w:pPr>
      <w:rPr>
        <w:rFonts w:ascii="Symbol" w:hAnsi="Symbol" w:hint="default"/>
      </w:rPr>
    </w:lvl>
    <w:lvl w:ilvl="4" w:tplc="1452CD40">
      <w:start w:val="1"/>
      <w:numFmt w:val="bullet"/>
      <w:lvlText w:val="o"/>
      <w:lvlJc w:val="left"/>
      <w:pPr>
        <w:ind w:left="4680" w:hanging="360"/>
      </w:pPr>
      <w:rPr>
        <w:rFonts w:ascii="Courier New" w:hAnsi="Courier New" w:hint="default"/>
      </w:rPr>
    </w:lvl>
    <w:lvl w:ilvl="5" w:tplc="CEB0D008">
      <w:start w:val="1"/>
      <w:numFmt w:val="bullet"/>
      <w:lvlText w:val=""/>
      <w:lvlJc w:val="left"/>
      <w:pPr>
        <w:ind w:left="5400" w:hanging="360"/>
      </w:pPr>
      <w:rPr>
        <w:rFonts w:ascii="Wingdings" w:hAnsi="Wingdings" w:hint="default"/>
      </w:rPr>
    </w:lvl>
    <w:lvl w:ilvl="6" w:tplc="50C881D2">
      <w:start w:val="1"/>
      <w:numFmt w:val="bullet"/>
      <w:lvlText w:val=""/>
      <w:lvlJc w:val="left"/>
      <w:pPr>
        <w:ind w:left="6120" w:hanging="360"/>
      </w:pPr>
      <w:rPr>
        <w:rFonts w:ascii="Symbol" w:hAnsi="Symbol" w:hint="default"/>
      </w:rPr>
    </w:lvl>
    <w:lvl w:ilvl="7" w:tplc="F8765A36">
      <w:start w:val="1"/>
      <w:numFmt w:val="bullet"/>
      <w:lvlText w:val="o"/>
      <w:lvlJc w:val="left"/>
      <w:pPr>
        <w:ind w:left="6840" w:hanging="360"/>
      </w:pPr>
      <w:rPr>
        <w:rFonts w:ascii="Courier New" w:hAnsi="Courier New" w:hint="default"/>
      </w:rPr>
    </w:lvl>
    <w:lvl w:ilvl="8" w:tplc="2796123A">
      <w:start w:val="1"/>
      <w:numFmt w:val="bullet"/>
      <w:lvlText w:val=""/>
      <w:lvlJc w:val="left"/>
      <w:pPr>
        <w:ind w:left="7560" w:hanging="360"/>
      </w:pPr>
      <w:rPr>
        <w:rFonts w:ascii="Wingdings" w:hAnsi="Wingdings" w:hint="default"/>
      </w:rPr>
    </w:lvl>
  </w:abstractNum>
  <w:abstractNum w:abstractNumId="35" w15:restartNumberingAfterBreak="0">
    <w:nsid w:val="58CC5891"/>
    <w:multiLevelType w:val="multilevel"/>
    <w:tmpl w:val="00B69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0F2AAD"/>
    <w:multiLevelType w:val="multilevel"/>
    <w:tmpl w:val="BB564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A6E79E7"/>
    <w:multiLevelType w:val="hybridMultilevel"/>
    <w:tmpl w:val="A8647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12D3EF1"/>
    <w:multiLevelType w:val="hybridMultilevel"/>
    <w:tmpl w:val="081C8EAC"/>
    <w:lvl w:ilvl="0" w:tplc="FFFFFFFF">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C70A12"/>
    <w:multiLevelType w:val="hybridMultilevel"/>
    <w:tmpl w:val="2AE04166"/>
    <w:lvl w:ilvl="0" w:tplc="43708056">
      <w:start w:val="1"/>
      <w:numFmt w:val="decimal"/>
      <w:lvlText w:val="%1."/>
      <w:lvlJc w:val="left"/>
      <w:pPr>
        <w:ind w:left="720" w:hanging="360"/>
      </w:pPr>
    </w:lvl>
    <w:lvl w:ilvl="1" w:tplc="0A98C91A">
      <w:start w:val="1"/>
      <w:numFmt w:val="lowerLetter"/>
      <w:lvlText w:val="%2."/>
      <w:lvlJc w:val="left"/>
      <w:pPr>
        <w:ind w:left="1440" w:hanging="360"/>
      </w:pPr>
    </w:lvl>
    <w:lvl w:ilvl="2" w:tplc="9522D856">
      <w:start w:val="1"/>
      <w:numFmt w:val="lowerRoman"/>
      <w:lvlText w:val="%3."/>
      <w:lvlJc w:val="right"/>
      <w:pPr>
        <w:ind w:left="2160" w:hanging="180"/>
      </w:pPr>
    </w:lvl>
    <w:lvl w:ilvl="3" w:tplc="D292CD2E">
      <w:start w:val="1"/>
      <w:numFmt w:val="decimal"/>
      <w:lvlText w:val="%4."/>
      <w:lvlJc w:val="left"/>
      <w:pPr>
        <w:ind w:left="2880" w:hanging="360"/>
      </w:pPr>
    </w:lvl>
    <w:lvl w:ilvl="4" w:tplc="F198E770">
      <w:start w:val="1"/>
      <w:numFmt w:val="lowerLetter"/>
      <w:lvlText w:val="%5."/>
      <w:lvlJc w:val="left"/>
      <w:pPr>
        <w:ind w:left="3600" w:hanging="360"/>
      </w:pPr>
    </w:lvl>
    <w:lvl w:ilvl="5" w:tplc="7384F520">
      <w:start w:val="1"/>
      <w:numFmt w:val="lowerRoman"/>
      <w:lvlText w:val="%6."/>
      <w:lvlJc w:val="right"/>
      <w:pPr>
        <w:ind w:left="4320" w:hanging="180"/>
      </w:pPr>
    </w:lvl>
    <w:lvl w:ilvl="6" w:tplc="85EE73B4">
      <w:start w:val="1"/>
      <w:numFmt w:val="decimal"/>
      <w:lvlText w:val="%7."/>
      <w:lvlJc w:val="left"/>
      <w:pPr>
        <w:ind w:left="5040" w:hanging="360"/>
      </w:pPr>
    </w:lvl>
    <w:lvl w:ilvl="7" w:tplc="272E5852">
      <w:start w:val="1"/>
      <w:numFmt w:val="lowerLetter"/>
      <w:lvlText w:val="%8."/>
      <w:lvlJc w:val="left"/>
      <w:pPr>
        <w:ind w:left="5760" w:hanging="360"/>
      </w:pPr>
    </w:lvl>
    <w:lvl w:ilvl="8" w:tplc="9802F4EE">
      <w:start w:val="1"/>
      <w:numFmt w:val="lowerRoman"/>
      <w:lvlText w:val="%9."/>
      <w:lvlJc w:val="right"/>
      <w:pPr>
        <w:ind w:left="6480" w:hanging="180"/>
      </w:pPr>
    </w:lvl>
  </w:abstractNum>
  <w:abstractNum w:abstractNumId="40" w15:restartNumberingAfterBreak="0">
    <w:nsid w:val="64A56691"/>
    <w:multiLevelType w:val="hybridMultilevel"/>
    <w:tmpl w:val="4BE87DF8"/>
    <w:lvl w:ilvl="0" w:tplc="0636A9EC">
      <w:numFmt w:val="bullet"/>
      <w:lvlText w:val=""/>
      <w:lvlJc w:val="left"/>
      <w:pPr>
        <w:ind w:left="840" w:hanging="360"/>
      </w:pPr>
      <w:rPr>
        <w:rFonts w:ascii="Symbol" w:eastAsia="Symbol" w:hAnsi="Symbol" w:cs="Symbol" w:hint="default"/>
        <w:b w:val="0"/>
        <w:bCs w:val="0"/>
        <w:i w:val="0"/>
        <w:iCs w:val="0"/>
        <w:spacing w:val="0"/>
        <w:w w:val="99"/>
        <w:sz w:val="24"/>
        <w:szCs w:val="24"/>
        <w:lang w:val="en-US" w:eastAsia="en-US" w:bidi="ar-SA"/>
      </w:rPr>
    </w:lvl>
    <w:lvl w:ilvl="1" w:tplc="6FBE50E2">
      <w:numFmt w:val="bullet"/>
      <w:lvlText w:val="•"/>
      <w:lvlJc w:val="left"/>
      <w:pPr>
        <w:ind w:left="1758" w:hanging="360"/>
      </w:pPr>
      <w:rPr>
        <w:lang w:val="en-US" w:eastAsia="en-US" w:bidi="ar-SA"/>
      </w:rPr>
    </w:lvl>
    <w:lvl w:ilvl="2" w:tplc="73644BB8">
      <w:numFmt w:val="bullet"/>
      <w:lvlText w:val="•"/>
      <w:lvlJc w:val="left"/>
      <w:pPr>
        <w:ind w:left="2676" w:hanging="360"/>
      </w:pPr>
      <w:rPr>
        <w:lang w:val="en-US" w:eastAsia="en-US" w:bidi="ar-SA"/>
      </w:rPr>
    </w:lvl>
    <w:lvl w:ilvl="3" w:tplc="3D82ED72">
      <w:numFmt w:val="bullet"/>
      <w:lvlText w:val="•"/>
      <w:lvlJc w:val="left"/>
      <w:pPr>
        <w:ind w:left="3594" w:hanging="360"/>
      </w:pPr>
      <w:rPr>
        <w:lang w:val="en-US" w:eastAsia="en-US" w:bidi="ar-SA"/>
      </w:rPr>
    </w:lvl>
    <w:lvl w:ilvl="4" w:tplc="BB7E851E">
      <w:numFmt w:val="bullet"/>
      <w:lvlText w:val="•"/>
      <w:lvlJc w:val="left"/>
      <w:pPr>
        <w:ind w:left="4512" w:hanging="360"/>
      </w:pPr>
      <w:rPr>
        <w:lang w:val="en-US" w:eastAsia="en-US" w:bidi="ar-SA"/>
      </w:rPr>
    </w:lvl>
    <w:lvl w:ilvl="5" w:tplc="70D63924">
      <w:numFmt w:val="bullet"/>
      <w:lvlText w:val="•"/>
      <w:lvlJc w:val="left"/>
      <w:pPr>
        <w:ind w:left="5430" w:hanging="360"/>
      </w:pPr>
      <w:rPr>
        <w:lang w:val="en-US" w:eastAsia="en-US" w:bidi="ar-SA"/>
      </w:rPr>
    </w:lvl>
    <w:lvl w:ilvl="6" w:tplc="8C3EB44A">
      <w:numFmt w:val="bullet"/>
      <w:lvlText w:val="•"/>
      <w:lvlJc w:val="left"/>
      <w:pPr>
        <w:ind w:left="6348" w:hanging="360"/>
      </w:pPr>
      <w:rPr>
        <w:lang w:val="en-US" w:eastAsia="en-US" w:bidi="ar-SA"/>
      </w:rPr>
    </w:lvl>
    <w:lvl w:ilvl="7" w:tplc="28F25054">
      <w:numFmt w:val="bullet"/>
      <w:lvlText w:val="•"/>
      <w:lvlJc w:val="left"/>
      <w:pPr>
        <w:ind w:left="7266" w:hanging="360"/>
      </w:pPr>
      <w:rPr>
        <w:lang w:val="en-US" w:eastAsia="en-US" w:bidi="ar-SA"/>
      </w:rPr>
    </w:lvl>
    <w:lvl w:ilvl="8" w:tplc="F502186E">
      <w:numFmt w:val="bullet"/>
      <w:lvlText w:val="•"/>
      <w:lvlJc w:val="left"/>
      <w:pPr>
        <w:ind w:left="8184" w:hanging="360"/>
      </w:pPr>
      <w:rPr>
        <w:lang w:val="en-US" w:eastAsia="en-US" w:bidi="ar-SA"/>
      </w:rPr>
    </w:lvl>
  </w:abstractNum>
  <w:abstractNum w:abstractNumId="41" w15:restartNumberingAfterBreak="0">
    <w:nsid w:val="66C69130"/>
    <w:multiLevelType w:val="hybridMultilevel"/>
    <w:tmpl w:val="E24635F8"/>
    <w:lvl w:ilvl="0" w:tplc="BCA22A04">
      <w:start w:val="1"/>
      <w:numFmt w:val="decimal"/>
      <w:lvlText w:val="%1."/>
      <w:lvlJc w:val="left"/>
      <w:pPr>
        <w:ind w:left="480" w:hanging="360"/>
      </w:pPr>
    </w:lvl>
    <w:lvl w:ilvl="1" w:tplc="237EFA7C">
      <w:start w:val="1"/>
      <w:numFmt w:val="lowerLetter"/>
      <w:lvlText w:val="%2."/>
      <w:lvlJc w:val="left"/>
      <w:pPr>
        <w:ind w:left="1440" w:hanging="360"/>
      </w:pPr>
    </w:lvl>
    <w:lvl w:ilvl="2" w:tplc="E9980328">
      <w:start w:val="1"/>
      <w:numFmt w:val="lowerRoman"/>
      <w:lvlText w:val="%3."/>
      <w:lvlJc w:val="right"/>
      <w:pPr>
        <w:ind w:left="2160" w:hanging="180"/>
      </w:pPr>
    </w:lvl>
    <w:lvl w:ilvl="3" w:tplc="776626D4">
      <w:start w:val="1"/>
      <w:numFmt w:val="decimal"/>
      <w:lvlText w:val="%4."/>
      <w:lvlJc w:val="left"/>
      <w:pPr>
        <w:ind w:left="2880" w:hanging="360"/>
      </w:pPr>
    </w:lvl>
    <w:lvl w:ilvl="4" w:tplc="20C21F86">
      <w:start w:val="1"/>
      <w:numFmt w:val="lowerLetter"/>
      <w:lvlText w:val="%5."/>
      <w:lvlJc w:val="left"/>
      <w:pPr>
        <w:ind w:left="3600" w:hanging="360"/>
      </w:pPr>
    </w:lvl>
    <w:lvl w:ilvl="5" w:tplc="CA1AD074">
      <w:start w:val="1"/>
      <w:numFmt w:val="lowerRoman"/>
      <w:lvlText w:val="%6."/>
      <w:lvlJc w:val="right"/>
      <w:pPr>
        <w:ind w:left="4320" w:hanging="180"/>
      </w:pPr>
    </w:lvl>
    <w:lvl w:ilvl="6" w:tplc="ABA67A06">
      <w:start w:val="1"/>
      <w:numFmt w:val="decimal"/>
      <w:lvlText w:val="%7."/>
      <w:lvlJc w:val="left"/>
      <w:pPr>
        <w:ind w:left="5040" w:hanging="360"/>
      </w:pPr>
    </w:lvl>
    <w:lvl w:ilvl="7" w:tplc="B764EAE6">
      <w:start w:val="1"/>
      <w:numFmt w:val="lowerLetter"/>
      <w:lvlText w:val="%8."/>
      <w:lvlJc w:val="left"/>
      <w:pPr>
        <w:ind w:left="5760" w:hanging="360"/>
      </w:pPr>
    </w:lvl>
    <w:lvl w:ilvl="8" w:tplc="0EDA1166">
      <w:start w:val="1"/>
      <w:numFmt w:val="lowerRoman"/>
      <w:lvlText w:val="%9."/>
      <w:lvlJc w:val="right"/>
      <w:pPr>
        <w:ind w:left="6480" w:hanging="180"/>
      </w:pPr>
    </w:lvl>
  </w:abstractNum>
  <w:abstractNum w:abstractNumId="42" w15:restartNumberingAfterBreak="0">
    <w:nsid w:val="68329D5B"/>
    <w:multiLevelType w:val="hybridMultilevel"/>
    <w:tmpl w:val="FFFFFFFF"/>
    <w:lvl w:ilvl="0" w:tplc="6C2A10E8">
      <w:start w:val="1"/>
      <w:numFmt w:val="bullet"/>
      <w:lvlText w:val=""/>
      <w:lvlJc w:val="left"/>
      <w:pPr>
        <w:ind w:left="1800" w:hanging="360"/>
      </w:pPr>
      <w:rPr>
        <w:rFonts w:ascii="Symbol" w:hAnsi="Symbol" w:hint="default"/>
      </w:rPr>
    </w:lvl>
    <w:lvl w:ilvl="1" w:tplc="11C888D8">
      <w:start w:val="1"/>
      <w:numFmt w:val="bullet"/>
      <w:lvlText w:val="o"/>
      <w:lvlJc w:val="left"/>
      <w:pPr>
        <w:ind w:left="2520" w:hanging="360"/>
      </w:pPr>
      <w:rPr>
        <w:rFonts w:ascii="Courier New" w:hAnsi="Courier New" w:hint="default"/>
      </w:rPr>
    </w:lvl>
    <w:lvl w:ilvl="2" w:tplc="5ABA0CC6">
      <w:start w:val="1"/>
      <w:numFmt w:val="bullet"/>
      <w:lvlText w:val=""/>
      <w:lvlJc w:val="left"/>
      <w:pPr>
        <w:ind w:left="3240" w:hanging="360"/>
      </w:pPr>
      <w:rPr>
        <w:rFonts w:ascii="Wingdings" w:hAnsi="Wingdings" w:hint="default"/>
      </w:rPr>
    </w:lvl>
    <w:lvl w:ilvl="3" w:tplc="6D0A9B94">
      <w:start w:val="1"/>
      <w:numFmt w:val="bullet"/>
      <w:lvlText w:val=""/>
      <w:lvlJc w:val="left"/>
      <w:pPr>
        <w:ind w:left="3960" w:hanging="360"/>
      </w:pPr>
      <w:rPr>
        <w:rFonts w:ascii="Symbol" w:hAnsi="Symbol" w:hint="default"/>
      </w:rPr>
    </w:lvl>
    <w:lvl w:ilvl="4" w:tplc="2B56E946">
      <w:start w:val="1"/>
      <w:numFmt w:val="bullet"/>
      <w:lvlText w:val="o"/>
      <w:lvlJc w:val="left"/>
      <w:pPr>
        <w:ind w:left="4680" w:hanging="360"/>
      </w:pPr>
      <w:rPr>
        <w:rFonts w:ascii="Courier New" w:hAnsi="Courier New" w:hint="default"/>
      </w:rPr>
    </w:lvl>
    <w:lvl w:ilvl="5" w:tplc="C5062AFC">
      <w:start w:val="1"/>
      <w:numFmt w:val="bullet"/>
      <w:lvlText w:val=""/>
      <w:lvlJc w:val="left"/>
      <w:pPr>
        <w:ind w:left="5400" w:hanging="360"/>
      </w:pPr>
      <w:rPr>
        <w:rFonts w:ascii="Wingdings" w:hAnsi="Wingdings" w:hint="default"/>
      </w:rPr>
    </w:lvl>
    <w:lvl w:ilvl="6" w:tplc="5972D484">
      <w:start w:val="1"/>
      <w:numFmt w:val="bullet"/>
      <w:lvlText w:val=""/>
      <w:lvlJc w:val="left"/>
      <w:pPr>
        <w:ind w:left="6120" w:hanging="360"/>
      </w:pPr>
      <w:rPr>
        <w:rFonts w:ascii="Symbol" w:hAnsi="Symbol" w:hint="default"/>
      </w:rPr>
    </w:lvl>
    <w:lvl w:ilvl="7" w:tplc="581E0936">
      <w:start w:val="1"/>
      <w:numFmt w:val="bullet"/>
      <w:lvlText w:val="o"/>
      <w:lvlJc w:val="left"/>
      <w:pPr>
        <w:ind w:left="6840" w:hanging="360"/>
      </w:pPr>
      <w:rPr>
        <w:rFonts w:ascii="Courier New" w:hAnsi="Courier New" w:hint="default"/>
      </w:rPr>
    </w:lvl>
    <w:lvl w:ilvl="8" w:tplc="AD7E6AAE">
      <w:start w:val="1"/>
      <w:numFmt w:val="bullet"/>
      <w:lvlText w:val=""/>
      <w:lvlJc w:val="left"/>
      <w:pPr>
        <w:ind w:left="7560" w:hanging="360"/>
      </w:pPr>
      <w:rPr>
        <w:rFonts w:ascii="Wingdings" w:hAnsi="Wingdings" w:hint="default"/>
      </w:rPr>
    </w:lvl>
  </w:abstractNum>
  <w:abstractNum w:abstractNumId="43" w15:restartNumberingAfterBreak="0">
    <w:nsid w:val="6B520512"/>
    <w:multiLevelType w:val="hybridMultilevel"/>
    <w:tmpl w:val="FFFFFFFF"/>
    <w:lvl w:ilvl="0" w:tplc="E2AC6DAC">
      <w:start w:val="1"/>
      <w:numFmt w:val="bullet"/>
      <w:lvlText w:val=""/>
      <w:lvlJc w:val="left"/>
      <w:pPr>
        <w:ind w:left="720" w:hanging="360"/>
      </w:pPr>
      <w:rPr>
        <w:rFonts w:ascii="Symbol" w:hAnsi="Symbol" w:hint="default"/>
      </w:rPr>
    </w:lvl>
    <w:lvl w:ilvl="1" w:tplc="FCB09502">
      <w:start w:val="1"/>
      <w:numFmt w:val="bullet"/>
      <w:lvlText w:val="o"/>
      <w:lvlJc w:val="left"/>
      <w:pPr>
        <w:ind w:left="1440" w:hanging="360"/>
      </w:pPr>
      <w:rPr>
        <w:rFonts w:ascii="Courier New" w:hAnsi="Courier New" w:hint="default"/>
      </w:rPr>
    </w:lvl>
    <w:lvl w:ilvl="2" w:tplc="F5A0AFE6">
      <w:start w:val="1"/>
      <w:numFmt w:val="bullet"/>
      <w:lvlText w:val=""/>
      <w:lvlJc w:val="left"/>
      <w:pPr>
        <w:ind w:left="2160" w:hanging="360"/>
      </w:pPr>
      <w:rPr>
        <w:rFonts w:ascii="Wingdings" w:hAnsi="Wingdings" w:hint="default"/>
      </w:rPr>
    </w:lvl>
    <w:lvl w:ilvl="3" w:tplc="9472879C">
      <w:start w:val="1"/>
      <w:numFmt w:val="bullet"/>
      <w:lvlText w:val=""/>
      <w:lvlJc w:val="left"/>
      <w:pPr>
        <w:ind w:left="2880" w:hanging="360"/>
      </w:pPr>
      <w:rPr>
        <w:rFonts w:ascii="Symbol" w:hAnsi="Symbol" w:hint="default"/>
      </w:rPr>
    </w:lvl>
    <w:lvl w:ilvl="4" w:tplc="D0AE340A">
      <w:start w:val="1"/>
      <w:numFmt w:val="bullet"/>
      <w:lvlText w:val="o"/>
      <w:lvlJc w:val="left"/>
      <w:pPr>
        <w:ind w:left="3600" w:hanging="360"/>
      </w:pPr>
      <w:rPr>
        <w:rFonts w:ascii="Courier New" w:hAnsi="Courier New" w:hint="default"/>
      </w:rPr>
    </w:lvl>
    <w:lvl w:ilvl="5" w:tplc="BBF2C7BA">
      <w:start w:val="1"/>
      <w:numFmt w:val="bullet"/>
      <w:lvlText w:val=""/>
      <w:lvlJc w:val="left"/>
      <w:pPr>
        <w:ind w:left="4320" w:hanging="360"/>
      </w:pPr>
      <w:rPr>
        <w:rFonts w:ascii="Wingdings" w:hAnsi="Wingdings" w:hint="default"/>
      </w:rPr>
    </w:lvl>
    <w:lvl w:ilvl="6" w:tplc="A1C8FAEA">
      <w:start w:val="1"/>
      <w:numFmt w:val="bullet"/>
      <w:lvlText w:val=""/>
      <w:lvlJc w:val="left"/>
      <w:pPr>
        <w:ind w:left="5040" w:hanging="360"/>
      </w:pPr>
      <w:rPr>
        <w:rFonts w:ascii="Symbol" w:hAnsi="Symbol" w:hint="default"/>
      </w:rPr>
    </w:lvl>
    <w:lvl w:ilvl="7" w:tplc="96B4F0D8">
      <w:start w:val="1"/>
      <w:numFmt w:val="bullet"/>
      <w:lvlText w:val="o"/>
      <w:lvlJc w:val="left"/>
      <w:pPr>
        <w:ind w:left="5760" w:hanging="360"/>
      </w:pPr>
      <w:rPr>
        <w:rFonts w:ascii="Courier New" w:hAnsi="Courier New" w:hint="default"/>
      </w:rPr>
    </w:lvl>
    <w:lvl w:ilvl="8" w:tplc="11148F54">
      <w:start w:val="1"/>
      <w:numFmt w:val="bullet"/>
      <w:lvlText w:val=""/>
      <w:lvlJc w:val="left"/>
      <w:pPr>
        <w:ind w:left="6480" w:hanging="360"/>
      </w:pPr>
      <w:rPr>
        <w:rFonts w:ascii="Wingdings" w:hAnsi="Wingdings" w:hint="default"/>
      </w:rPr>
    </w:lvl>
  </w:abstractNum>
  <w:abstractNum w:abstractNumId="44" w15:restartNumberingAfterBreak="0">
    <w:nsid w:val="6F8F880E"/>
    <w:multiLevelType w:val="hybridMultilevel"/>
    <w:tmpl w:val="FFFFFFFF"/>
    <w:lvl w:ilvl="0" w:tplc="0652E038">
      <w:start w:val="1"/>
      <w:numFmt w:val="bullet"/>
      <w:lvlText w:val="-"/>
      <w:lvlJc w:val="left"/>
      <w:pPr>
        <w:ind w:left="720" w:hanging="360"/>
      </w:pPr>
      <w:rPr>
        <w:rFonts w:ascii="Calibri" w:hAnsi="Calibri" w:hint="default"/>
      </w:rPr>
    </w:lvl>
    <w:lvl w:ilvl="1" w:tplc="68E82384">
      <w:start w:val="1"/>
      <w:numFmt w:val="bullet"/>
      <w:lvlText w:val="o"/>
      <w:lvlJc w:val="left"/>
      <w:pPr>
        <w:ind w:left="1440" w:hanging="360"/>
      </w:pPr>
      <w:rPr>
        <w:rFonts w:ascii="Courier New" w:hAnsi="Courier New" w:hint="default"/>
      </w:rPr>
    </w:lvl>
    <w:lvl w:ilvl="2" w:tplc="CBB2F298">
      <w:start w:val="1"/>
      <w:numFmt w:val="bullet"/>
      <w:lvlText w:val=""/>
      <w:lvlJc w:val="left"/>
      <w:pPr>
        <w:ind w:left="2160" w:hanging="360"/>
      </w:pPr>
      <w:rPr>
        <w:rFonts w:ascii="Wingdings" w:hAnsi="Wingdings" w:hint="default"/>
      </w:rPr>
    </w:lvl>
    <w:lvl w:ilvl="3" w:tplc="6C6E1230">
      <w:start w:val="1"/>
      <w:numFmt w:val="bullet"/>
      <w:lvlText w:val=""/>
      <w:lvlJc w:val="left"/>
      <w:pPr>
        <w:ind w:left="2880" w:hanging="360"/>
      </w:pPr>
      <w:rPr>
        <w:rFonts w:ascii="Symbol" w:hAnsi="Symbol" w:hint="default"/>
      </w:rPr>
    </w:lvl>
    <w:lvl w:ilvl="4" w:tplc="37EE03FE">
      <w:start w:val="1"/>
      <w:numFmt w:val="bullet"/>
      <w:lvlText w:val="o"/>
      <w:lvlJc w:val="left"/>
      <w:pPr>
        <w:ind w:left="3600" w:hanging="360"/>
      </w:pPr>
      <w:rPr>
        <w:rFonts w:ascii="Courier New" w:hAnsi="Courier New" w:hint="default"/>
      </w:rPr>
    </w:lvl>
    <w:lvl w:ilvl="5" w:tplc="8C3665D2">
      <w:start w:val="1"/>
      <w:numFmt w:val="bullet"/>
      <w:lvlText w:val=""/>
      <w:lvlJc w:val="left"/>
      <w:pPr>
        <w:ind w:left="4320" w:hanging="360"/>
      </w:pPr>
      <w:rPr>
        <w:rFonts w:ascii="Wingdings" w:hAnsi="Wingdings" w:hint="default"/>
      </w:rPr>
    </w:lvl>
    <w:lvl w:ilvl="6" w:tplc="9C4A58F0">
      <w:start w:val="1"/>
      <w:numFmt w:val="bullet"/>
      <w:lvlText w:val=""/>
      <w:lvlJc w:val="left"/>
      <w:pPr>
        <w:ind w:left="5040" w:hanging="360"/>
      </w:pPr>
      <w:rPr>
        <w:rFonts w:ascii="Symbol" w:hAnsi="Symbol" w:hint="default"/>
      </w:rPr>
    </w:lvl>
    <w:lvl w:ilvl="7" w:tplc="5114E1E8">
      <w:start w:val="1"/>
      <w:numFmt w:val="bullet"/>
      <w:lvlText w:val="o"/>
      <w:lvlJc w:val="left"/>
      <w:pPr>
        <w:ind w:left="5760" w:hanging="360"/>
      </w:pPr>
      <w:rPr>
        <w:rFonts w:ascii="Courier New" w:hAnsi="Courier New" w:hint="default"/>
      </w:rPr>
    </w:lvl>
    <w:lvl w:ilvl="8" w:tplc="028CED08">
      <w:start w:val="1"/>
      <w:numFmt w:val="bullet"/>
      <w:lvlText w:val=""/>
      <w:lvlJc w:val="left"/>
      <w:pPr>
        <w:ind w:left="6480" w:hanging="360"/>
      </w:pPr>
      <w:rPr>
        <w:rFonts w:ascii="Wingdings" w:hAnsi="Wingdings" w:hint="default"/>
      </w:rPr>
    </w:lvl>
  </w:abstractNum>
  <w:abstractNum w:abstractNumId="45" w15:restartNumberingAfterBreak="0">
    <w:nsid w:val="73EB5C95"/>
    <w:multiLevelType w:val="multilevel"/>
    <w:tmpl w:val="0680CDE2"/>
    <w:lvl w:ilvl="0">
      <w:start w:val="1"/>
      <w:numFmt w:val="decimal"/>
      <w:lvlText w:val="%1."/>
      <w:lvlJc w:val="left"/>
      <w:pPr>
        <w:ind w:left="600" w:hanging="480"/>
      </w:pPr>
      <w:rPr>
        <w:rFonts w:ascii="Times New Roman" w:eastAsia="Times New Roman" w:hAnsi="Times New Roman" w:cs="Times New Roman" w:hint="default"/>
        <w:b/>
        <w:bCs/>
        <w:i/>
        <w:iCs/>
        <w:spacing w:val="0"/>
        <w:w w:val="99"/>
        <w:sz w:val="24"/>
        <w:szCs w:val="24"/>
        <w:lang w:val="en-US" w:eastAsia="en-US" w:bidi="ar-SA"/>
      </w:rPr>
    </w:lvl>
    <w:lvl w:ilvl="1">
      <w:start w:val="1"/>
      <w:numFmt w:val="decimal"/>
      <w:lvlText w:val="%1.%2."/>
      <w:lvlJc w:val="left"/>
      <w:pPr>
        <w:ind w:left="1080" w:hanging="720"/>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1320" w:hanging="720"/>
      </w:pPr>
      <w:rPr>
        <w:rFonts w:ascii="Times New Roman" w:eastAsia="Times New Roman" w:hAnsi="Times New Roman" w:cs="Times New Roman" w:hint="default"/>
        <w:b w:val="0"/>
        <w:bCs w:val="0"/>
        <w:i w:val="0"/>
        <w:iCs w:val="0"/>
        <w:spacing w:val="0"/>
        <w:w w:val="99"/>
        <w:sz w:val="20"/>
        <w:szCs w:val="20"/>
        <w:lang w:val="en-US" w:eastAsia="en-US" w:bidi="ar-SA"/>
      </w:rPr>
    </w:lvl>
    <w:lvl w:ilvl="3">
      <w:numFmt w:val="bullet"/>
      <w:lvlText w:val="•"/>
      <w:lvlJc w:val="left"/>
      <w:pPr>
        <w:ind w:left="2407" w:hanging="720"/>
      </w:pPr>
      <w:rPr>
        <w:lang w:val="en-US" w:eastAsia="en-US" w:bidi="ar-SA"/>
      </w:rPr>
    </w:lvl>
    <w:lvl w:ilvl="4">
      <w:numFmt w:val="bullet"/>
      <w:lvlText w:val="•"/>
      <w:lvlJc w:val="left"/>
      <w:pPr>
        <w:ind w:left="3495" w:hanging="720"/>
      </w:pPr>
      <w:rPr>
        <w:lang w:val="en-US" w:eastAsia="en-US" w:bidi="ar-SA"/>
      </w:rPr>
    </w:lvl>
    <w:lvl w:ilvl="5">
      <w:numFmt w:val="bullet"/>
      <w:lvlText w:val="•"/>
      <w:lvlJc w:val="left"/>
      <w:pPr>
        <w:ind w:left="4582" w:hanging="720"/>
      </w:pPr>
      <w:rPr>
        <w:lang w:val="en-US" w:eastAsia="en-US" w:bidi="ar-SA"/>
      </w:rPr>
    </w:lvl>
    <w:lvl w:ilvl="6">
      <w:numFmt w:val="bullet"/>
      <w:lvlText w:val="•"/>
      <w:lvlJc w:val="left"/>
      <w:pPr>
        <w:ind w:left="5670" w:hanging="720"/>
      </w:pPr>
      <w:rPr>
        <w:lang w:val="en-US" w:eastAsia="en-US" w:bidi="ar-SA"/>
      </w:rPr>
    </w:lvl>
    <w:lvl w:ilvl="7">
      <w:numFmt w:val="bullet"/>
      <w:lvlText w:val="•"/>
      <w:lvlJc w:val="left"/>
      <w:pPr>
        <w:ind w:left="6757" w:hanging="720"/>
      </w:pPr>
      <w:rPr>
        <w:lang w:val="en-US" w:eastAsia="en-US" w:bidi="ar-SA"/>
      </w:rPr>
    </w:lvl>
    <w:lvl w:ilvl="8">
      <w:numFmt w:val="bullet"/>
      <w:lvlText w:val="•"/>
      <w:lvlJc w:val="left"/>
      <w:pPr>
        <w:ind w:left="7845" w:hanging="720"/>
      </w:pPr>
      <w:rPr>
        <w:lang w:val="en-US" w:eastAsia="en-US" w:bidi="ar-SA"/>
      </w:rPr>
    </w:lvl>
  </w:abstractNum>
  <w:abstractNum w:abstractNumId="46" w15:restartNumberingAfterBreak="0">
    <w:nsid w:val="78ED0F60"/>
    <w:multiLevelType w:val="hybridMultilevel"/>
    <w:tmpl w:val="FFFFFFFF"/>
    <w:lvl w:ilvl="0" w:tplc="BB66ECC2">
      <w:start w:val="1"/>
      <w:numFmt w:val="bullet"/>
      <w:lvlText w:val=""/>
      <w:lvlJc w:val="left"/>
      <w:pPr>
        <w:ind w:left="720" w:hanging="360"/>
      </w:pPr>
      <w:rPr>
        <w:rFonts w:ascii="Symbol" w:hAnsi="Symbol" w:hint="default"/>
      </w:rPr>
    </w:lvl>
    <w:lvl w:ilvl="1" w:tplc="5AACF550">
      <w:start w:val="1"/>
      <w:numFmt w:val="bullet"/>
      <w:lvlText w:val=""/>
      <w:lvlJc w:val="left"/>
      <w:pPr>
        <w:ind w:left="1440" w:hanging="360"/>
      </w:pPr>
      <w:rPr>
        <w:rFonts w:ascii="Symbol" w:hAnsi="Symbol" w:hint="default"/>
      </w:rPr>
    </w:lvl>
    <w:lvl w:ilvl="2" w:tplc="8E9C5E12">
      <w:start w:val="1"/>
      <w:numFmt w:val="bullet"/>
      <w:lvlText w:val=""/>
      <w:lvlJc w:val="left"/>
      <w:pPr>
        <w:ind w:left="2160" w:hanging="360"/>
      </w:pPr>
      <w:rPr>
        <w:rFonts w:ascii="Wingdings" w:hAnsi="Wingdings" w:hint="default"/>
      </w:rPr>
    </w:lvl>
    <w:lvl w:ilvl="3" w:tplc="4A9A8AAC">
      <w:start w:val="1"/>
      <w:numFmt w:val="bullet"/>
      <w:lvlText w:val=""/>
      <w:lvlJc w:val="left"/>
      <w:pPr>
        <w:ind w:left="2880" w:hanging="360"/>
      </w:pPr>
      <w:rPr>
        <w:rFonts w:ascii="Symbol" w:hAnsi="Symbol" w:hint="default"/>
      </w:rPr>
    </w:lvl>
    <w:lvl w:ilvl="4" w:tplc="7298C4BC">
      <w:start w:val="1"/>
      <w:numFmt w:val="bullet"/>
      <w:lvlText w:val="o"/>
      <w:lvlJc w:val="left"/>
      <w:pPr>
        <w:ind w:left="3600" w:hanging="360"/>
      </w:pPr>
      <w:rPr>
        <w:rFonts w:ascii="Courier New" w:hAnsi="Courier New" w:hint="default"/>
      </w:rPr>
    </w:lvl>
    <w:lvl w:ilvl="5" w:tplc="F6F6CEA4">
      <w:start w:val="1"/>
      <w:numFmt w:val="bullet"/>
      <w:lvlText w:val=""/>
      <w:lvlJc w:val="left"/>
      <w:pPr>
        <w:ind w:left="4320" w:hanging="360"/>
      </w:pPr>
      <w:rPr>
        <w:rFonts w:ascii="Wingdings" w:hAnsi="Wingdings" w:hint="default"/>
      </w:rPr>
    </w:lvl>
    <w:lvl w:ilvl="6" w:tplc="06762C5A">
      <w:start w:val="1"/>
      <w:numFmt w:val="bullet"/>
      <w:lvlText w:val=""/>
      <w:lvlJc w:val="left"/>
      <w:pPr>
        <w:ind w:left="5040" w:hanging="360"/>
      </w:pPr>
      <w:rPr>
        <w:rFonts w:ascii="Symbol" w:hAnsi="Symbol" w:hint="default"/>
      </w:rPr>
    </w:lvl>
    <w:lvl w:ilvl="7" w:tplc="DCA07822">
      <w:start w:val="1"/>
      <w:numFmt w:val="bullet"/>
      <w:lvlText w:val="o"/>
      <w:lvlJc w:val="left"/>
      <w:pPr>
        <w:ind w:left="5760" w:hanging="360"/>
      </w:pPr>
      <w:rPr>
        <w:rFonts w:ascii="Courier New" w:hAnsi="Courier New" w:hint="default"/>
      </w:rPr>
    </w:lvl>
    <w:lvl w:ilvl="8" w:tplc="556EF38A">
      <w:start w:val="1"/>
      <w:numFmt w:val="bullet"/>
      <w:lvlText w:val=""/>
      <w:lvlJc w:val="left"/>
      <w:pPr>
        <w:ind w:left="6480" w:hanging="360"/>
      </w:pPr>
      <w:rPr>
        <w:rFonts w:ascii="Wingdings" w:hAnsi="Wingdings" w:hint="default"/>
      </w:rPr>
    </w:lvl>
  </w:abstractNum>
  <w:abstractNum w:abstractNumId="47" w15:restartNumberingAfterBreak="0">
    <w:nsid w:val="7C97073C"/>
    <w:multiLevelType w:val="multilevel"/>
    <w:tmpl w:val="7F5664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66100A"/>
    <w:multiLevelType w:val="multilevel"/>
    <w:tmpl w:val="08BA00FA"/>
    <w:lvl w:ilvl="0">
      <w:start w:val="1"/>
      <w:numFmt w:val="decimal"/>
      <w:lvlText w:val="%1."/>
      <w:lvlJc w:val="left"/>
      <w:pPr>
        <w:ind w:left="48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40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840" w:hanging="1800"/>
      </w:pPr>
      <w:rPr>
        <w:rFonts w:hint="default"/>
      </w:rPr>
    </w:lvl>
  </w:abstractNum>
  <w:abstractNum w:abstractNumId="49" w15:restartNumberingAfterBreak="0">
    <w:nsid w:val="7E054D2D"/>
    <w:multiLevelType w:val="multilevel"/>
    <w:tmpl w:val="DE249F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9646400">
    <w:abstractNumId w:val="32"/>
  </w:num>
  <w:num w:numId="2" w16cid:durableId="393510667">
    <w:abstractNumId w:val="23"/>
  </w:num>
  <w:num w:numId="3" w16cid:durableId="735711598">
    <w:abstractNumId w:val="22"/>
  </w:num>
  <w:num w:numId="4" w16cid:durableId="1382439820">
    <w:abstractNumId w:val="16"/>
  </w:num>
  <w:num w:numId="5" w16cid:durableId="486408706">
    <w:abstractNumId w:val="45"/>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6" w16cid:durableId="745037232">
    <w:abstractNumId w:val="19"/>
    <w:lvlOverride w:ilvl="0">
      <w:startOverride w:val="3"/>
    </w:lvlOverride>
    <w:lvlOverride w:ilvl="1">
      <w:startOverride w:val="1"/>
    </w:lvlOverride>
    <w:lvlOverride w:ilvl="2">
      <w:startOverride w:val="1"/>
    </w:lvlOverride>
    <w:lvlOverride w:ilvl="3"/>
    <w:lvlOverride w:ilvl="4"/>
    <w:lvlOverride w:ilvl="5"/>
    <w:lvlOverride w:ilvl="6"/>
    <w:lvlOverride w:ilvl="7"/>
    <w:lvlOverride w:ilvl="8"/>
  </w:num>
  <w:num w:numId="7" w16cid:durableId="501089741">
    <w:abstractNumId w:val="21"/>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8" w16cid:durableId="964458719">
    <w:abstractNumId w:val="40"/>
  </w:num>
  <w:num w:numId="9" w16cid:durableId="1372344230">
    <w:abstractNumId w:val="8"/>
  </w:num>
  <w:num w:numId="10" w16cid:durableId="1528178630">
    <w:abstractNumId w:val="6"/>
  </w:num>
  <w:num w:numId="11" w16cid:durableId="958296214">
    <w:abstractNumId w:val="27"/>
  </w:num>
  <w:num w:numId="12" w16cid:durableId="1608003813">
    <w:abstractNumId w:val="3"/>
  </w:num>
  <w:num w:numId="13" w16cid:durableId="121535627">
    <w:abstractNumId w:val="33"/>
  </w:num>
  <w:num w:numId="14" w16cid:durableId="936329155">
    <w:abstractNumId w:val="10"/>
  </w:num>
  <w:num w:numId="15" w16cid:durableId="1671181516">
    <w:abstractNumId w:val="11"/>
  </w:num>
  <w:num w:numId="16" w16cid:durableId="976883752">
    <w:abstractNumId w:val="44"/>
  </w:num>
  <w:num w:numId="17" w16cid:durableId="1995254951">
    <w:abstractNumId w:val="43"/>
  </w:num>
  <w:num w:numId="18" w16cid:durableId="885068143">
    <w:abstractNumId w:val="26"/>
  </w:num>
  <w:num w:numId="19" w16cid:durableId="2072075740">
    <w:abstractNumId w:val="9"/>
  </w:num>
  <w:num w:numId="20" w16cid:durableId="2052267471">
    <w:abstractNumId w:val="46"/>
  </w:num>
  <w:num w:numId="21" w16cid:durableId="1157066685">
    <w:abstractNumId w:val="13"/>
  </w:num>
  <w:num w:numId="22" w16cid:durableId="1647589044">
    <w:abstractNumId w:val="28"/>
  </w:num>
  <w:num w:numId="23" w16cid:durableId="1306666969">
    <w:abstractNumId w:val="34"/>
  </w:num>
  <w:num w:numId="24" w16cid:durableId="1549099639">
    <w:abstractNumId w:val="42"/>
  </w:num>
  <w:num w:numId="25" w16cid:durableId="1036665003">
    <w:abstractNumId w:val="29"/>
  </w:num>
  <w:num w:numId="26" w16cid:durableId="580876621">
    <w:abstractNumId w:val="0"/>
  </w:num>
  <w:num w:numId="27" w16cid:durableId="331228282">
    <w:abstractNumId w:val="17"/>
  </w:num>
  <w:num w:numId="28" w16cid:durableId="147325107">
    <w:abstractNumId w:val="36"/>
  </w:num>
  <w:num w:numId="29" w16cid:durableId="263802135">
    <w:abstractNumId w:val="12"/>
  </w:num>
  <w:num w:numId="30" w16cid:durableId="977998358">
    <w:abstractNumId w:val="5"/>
  </w:num>
  <w:num w:numId="31" w16cid:durableId="64111476">
    <w:abstractNumId w:val="18"/>
  </w:num>
  <w:num w:numId="32" w16cid:durableId="1813675818">
    <w:abstractNumId w:val="47"/>
  </w:num>
  <w:num w:numId="33" w16cid:durableId="1151093961">
    <w:abstractNumId w:val="15"/>
  </w:num>
  <w:num w:numId="34" w16cid:durableId="242956652">
    <w:abstractNumId w:val="7"/>
  </w:num>
  <w:num w:numId="35" w16cid:durableId="621109199">
    <w:abstractNumId w:val="25"/>
  </w:num>
  <w:num w:numId="36" w16cid:durableId="1219364138">
    <w:abstractNumId w:val="1"/>
  </w:num>
  <w:num w:numId="37" w16cid:durableId="1018384609">
    <w:abstractNumId w:val="2"/>
  </w:num>
  <w:num w:numId="38" w16cid:durableId="532118010">
    <w:abstractNumId w:val="20"/>
  </w:num>
  <w:num w:numId="39" w16cid:durableId="1244148005">
    <w:abstractNumId w:val="30"/>
  </w:num>
  <w:num w:numId="40" w16cid:durableId="632296090">
    <w:abstractNumId w:val="35"/>
  </w:num>
  <w:num w:numId="41" w16cid:durableId="1574503760">
    <w:abstractNumId w:val="24"/>
  </w:num>
  <w:num w:numId="42" w16cid:durableId="1872185727">
    <w:abstractNumId w:val="49"/>
  </w:num>
  <w:num w:numId="43" w16cid:durableId="1657878843">
    <w:abstractNumId w:val="48"/>
  </w:num>
  <w:num w:numId="44" w16cid:durableId="1055157937">
    <w:abstractNumId w:val="37"/>
  </w:num>
  <w:num w:numId="45" w16cid:durableId="1850564000">
    <w:abstractNumId w:val="38"/>
  </w:num>
  <w:num w:numId="46" w16cid:durableId="1235508289">
    <w:abstractNumId w:val="41"/>
  </w:num>
  <w:num w:numId="47" w16cid:durableId="2034113948">
    <w:abstractNumId w:val="31"/>
  </w:num>
  <w:num w:numId="48" w16cid:durableId="233666893">
    <w:abstractNumId w:val="14"/>
  </w:num>
  <w:num w:numId="49" w16cid:durableId="1333992484">
    <w:abstractNumId w:val="39"/>
  </w:num>
  <w:num w:numId="50" w16cid:durableId="336543412">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achary Cappella">
    <w15:presenceInfo w15:providerId="None" w15:userId="Zachary Cappell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9B0"/>
    <w:rsid w:val="00003DC6"/>
    <w:rsid w:val="00013B6D"/>
    <w:rsid w:val="00017016"/>
    <w:rsid w:val="00026FEF"/>
    <w:rsid w:val="00035FE7"/>
    <w:rsid w:val="00064539"/>
    <w:rsid w:val="00076B2A"/>
    <w:rsid w:val="000A2D68"/>
    <w:rsid w:val="000B72D2"/>
    <w:rsid w:val="000C235F"/>
    <w:rsid w:val="000C30BB"/>
    <w:rsid w:val="000C3E87"/>
    <w:rsid w:val="000C780A"/>
    <w:rsid w:val="000D51B7"/>
    <w:rsid w:val="000D7CAF"/>
    <w:rsid w:val="000F0FAD"/>
    <w:rsid w:val="000F4BE1"/>
    <w:rsid w:val="00111E08"/>
    <w:rsid w:val="00115C95"/>
    <w:rsid w:val="00123919"/>
    <w:rsid w:val="001721F2"/>
    <w:rsid w:val="001758AE"/>
    <w:rsid w:val="00180310"/>
    <w:rsid w:val="00185585"/>
    <w:rsid w:val="00197476"/>
    <w:rsid w:val="001A0BDE"/>
    <w:rsid w:val="001B448E"/>
    <w:rsid w:val="001E25D2"/>
    <w:rsid w:val="002104E6"/>
    <w:rsid w:val="00224E80"/>
    <w:rsid w:val="0023109D"/>
    <w:rsid w:val="0023298D"/>
    <w:rsid w:val="00233634"/>
    <w:rsid w:val="0025562B"/>
    <w:rsid w:val="00255B43"/>
    <w:rsid w:val="002600C6"/>
    <w:rsid w:val="002661DC"/>
    <w:rsid w:val="00267ABA"/>
    <w:rsid w:val="00270BAC"/>
    <w:rsid w:val="00281470"/>
    <w:rsid w:val="002935C6"/>
    <w:rsid w:val="002970F7"/>
    <w:rsid w:val="002A4F47"/>
    <w:rsid w:val="002A530B"/>
    <w:rsid w:val="002B356A"/>
    <w:rsid w:val="002B49F0"/>
    <w:rsid w:val="002C6578"/>
    <w:rsid w:val="002D3052"/>
    <w:rsid w:val="002D4F00"/>
    <w:rsid w:val="002D6C1E"/>
    <w:rsid w:val="002F4EE1"/>
    <w:rsid w:val="00315F5E"/>
    <w:rsid w:val="00317CB8"/>
    <w:rsid w:val="00323C7C"/>
    <w:rsid w:val="00335B93"/>
    <w:rsid w:val="00336CC3"/>
    <w:rsid w:val="00341A83"/>
    <w:rsid w:val="00342250"/>
    <w:rsid w:val="00347C80"/>
    <w:rsid w:val="003571E8"/>
    <w:rsid w:val="00360015"/>
    <w:rsid w:val="00362980"/>
    <w:rsid w:val="00362988"/>
    <w:rsid w:val="003654EC"/>
    <w:rsid w:val="00365963"/>
    <w:rsid w:val="00365B42"/>
    <w:rsid w:val="00390FE9"/>
    <w:rsid w:val="003B0B6E"/>
    <w:rsid w:val="003C2000"/>
    <w:rsid w:val="003C2B9F"/>
    <w:rsid w:val="003C2C21"/>
    <w:rsid w:val="003C34D4"/>
    <w:rsid w:val="003D0A29"/>
    <w:rsid w:val="003F3CDE"/>
    <w:rsid w:val="003F65A7"/>
    <w:rsid w:val="003F6820"/>
    <w:rsid w:val="004030A2"/>
    <w:rsid w:val="00414742"/>
    <w:rsid w:val="0043106B"/>
    <w:rsid w:val="00431567"/>
    <w:rsid w:val="00437B53"/>
    <w:rsid w:val="004758DB"/>
    <w:rsid w:val="0047686A"/>
    <w:rsid w:val="0048596D"/>
    <w:rsid w:val="004931D4"/>
    <w:rsid w:val="004A2209"/>
    <w:rsid w:val="004A3B9D"/>
    <w:rsid w:val="004A6E44"/>
    <w:rsid w:val="004A7A4D"/>
    <w:rsid w:val="004B0299"/>
    <w:rsid w:val="004B56E5"/>
    <w:rsid w:val="004C2DBB"/>
    <w:rsid w:val="004D2D28"/>
    <w:rsid w:val="004D3EB3"/>
    <w:rsid w:val="004D777C"/>
    <w:rsid w:val="004F0D3A"/>
    <w:rsid w:val="0050074D"/>
    <w:rsid w:val="00502026"/>
    <w:rsid w:val="0050367F"/>
    <w:rsid w:val="00520D7E"/>
    <w:rsid w:val="005477C0"/>
    <w:rsid w:val="00581DBD"/>
    <w:rsid w:val="0059025B"/>
    <w:rsid w:val="005938C9"/>
    <w:rsid w:val="005A48F8"/>
    <w:rsid w:val="005B716E"/>
    <w:rsid w:val="005B73F4"/>
    <w:rsid w:val="005C6EF0"/>
    <w:rsid w:val="005D047A"/>
    <w:rsid w:val="005D2650"/>
    <w:rsid w:val="005D3830"/>
    <w:rsid w:val="005E07CC"/>
    <w:rsid w:val="005E09B0"/>
    <w:rsid w:val="005E67AF"/>
    <w:rsid w:val="005F7857"/>
    <w:rsid w:val="0060579D"/>
    <w:rsid w:val="006075E8"/>
    <w:rsid w:val="0061025A"/>
    <w:rsid w:val="0061293D"/>
    <w:rsid w:val="006255D5"/>
    <w:rsid w:val="006264BD"/>
    <w:rsid w:val="0063220B"/>
    <w:rsid w:val="00663A7F"/>
    <w:rsid w:val="00667FB4"/>
    <w:rsid w:val="0067107F"/>
    <w:rsid w:val="006811AF"/>
    <w:rsid w:val="006866CC"/>
    <w:rsid w:val="006A3943"/>
    <w:rsid w:val="006A4C00"/>
    <w:rsid w:val="006A6D2B"/>
    <w:rsid w:val="006B3DFF"/>
    <w:rsid w:val="006C1B74"/>
    <w:rsid w:val="006C59E7"/>
    <w:rsid w:val="006C6920"/>
    <w:rsid w:val="006D0DE4"/>
    <w:rsid w:val="006D29B1"/>
    <w:rsid w:val="006D7F8C"/>
    <w:rsid w:val="006E308B"/>
    <w:rsid w:val="006F1DE9"/>
    <w:rsid w:val="0070494B"/>
    <w:rsid w:val="007221AD"/>
    <w:rsid w:val="00723AE2"/>
    <w:rsid w:val="00727CE8"/>
    <w:rsid w:val="007437B8"/>
    <w:rsid w:val="00754332"/>
    <w:rsid w:val="00763AF5"/>
    <w:rsid w:val="00765CC5"/>
    <w:rsid w:val="007774F8"/>
    <w:rsid w:val="007864FC"/>
    <w:rsid w:val="0079137E"/>
    <w:rsid w:val="00792C5A"/>
    <w:rsid w:val="007A249E"/>
    <w:rsid w:val="007B6BA1"/>
    <w:rsid w:val="007B7E9F"/>
    <w:rsid w:val="007C2EB6"/>
    <w:rsid w:val="007D4A10"/>
    <w:rsid w:val="007D78BA"/>
    <w:rsid w:val="007F278D"/>
    <w:rsid w:val="007F389A"/>
    <w:rsid w:val="007F45D7"/>
    <w:rsid w:val="007F57FA"/>
    <w:rsid w:val="007F7DB7"/>
    <w:rsid w:val="00801AFE"/>
    <w:rsid w:val="00804C70"/>
    <w:rsid w:val="00822A87"/>
    <w:rsid w:val="00830A11"/>
    <w:rsid w:val="008311A2"/>
    <w:rsid w:val="008429C8"/>
    <w:rsid w:val="0084480C"/>
    <w:rsid w:val="00846001"/>
    <w:rsid w:val="008557DE"/>
    <w:rsid w:val="00862A60"/>
    <w:rsid w:val="00862FE3"/>
    <w:rsid w:val="0087206D"/>
    <w:rsid w:val="008761F2"/>
    <w:rsid w:val="008B023D"/>
    <w:rsid w:val="008B5FF3"/>
    <w:rsid w:val="008B6B0A"/>
    <w:rsid w:val="008C1DA3"/>
    <w:rsid w:val="008C5804"/>
    <w:rsid w:val="008D03E5"/>
    <w:rsid w:val="008D2DA7"/>
    <w:rsid w:val="008D787B"/>
    <w:rsid w:val="008E40E6"/>
    <w:rsid w:val="008F7D0B"/>
    <w:rsid w:val="00900471"/>
    <w:rsid w:val="009070C1"/>
    <w:rsid w:val="0093753A"/>
    <w:rsid w:val="00946BF5"/>
    <w:rsid w:val="00950638"/>
    <w:rsid w:val="009578CD"/>
    <w:rsid w:val="009738B2"/>
    <w:rsid w:val="0098341C"/>
    <w:rsid w:val="00991FE9"/>
    <w:rsid w:val="00993533"/>
    <w:rsid w:val="009A27FB"/>
    <w:rsid w:val="009D2E17"/>
    <w:rsid w:val="009D2EA2"/>
    <w:rsid w:val="009D44DE"/>
    <w:rsid w:val="009E025E"/>
    <w:rsid w:val="009F6245"/>
    <w:rsid w:val="00A16A79"/>
    <w:rsid w:val="00A17138"/>
    <w:rsid w:val="00A2639A"/>
    <w:rsid w:val="00A31F6A"/>
    <w:rsid w:val="00A358CD"/>
    <w:rsid w:val="00A43089"/>
    <w:rsid w:val="00A43CA7"/>
    <w:rsid w:val="00A4B8F2"/>
    <w:rsid w:val="00A5378E"/>
    <w:rsid w:val="00A97BF3"/>
    <w:rsid w:val="00AB5C9B"/>
    <w:rsid w:val="00AC49C8"/>
    <w:rsid w:val="00AC7F79"/>
    <w:rsid w:val="00AF36A0"/>
    <w:rsid w:val="00AF4BBD"/>
    <w:rsid w:val="00B030B2"/>
    <w:rsid w:val="00B04F3F"/>
    <w:rsid w:val="00B10FF4"/>
    <w:rsid w:val="00B14D61"/>
    <w:rsid w:val="00B20DAA"/>
    <w:rsid w:val="00B25DD2"/>
    <w:rsid w:val="00B5273C"/>
    <w:rsid w:val="00B529E6"/>
    <w:rsid w:val="00B53971"/>
    <w:rsid w:val="00B54628"/>
    <w:rsid w:val="00B55BB1"/>
    <w:rsid w:val="00B57AE1"/>
    <w:rsid w:val="00B57FA5"/>
    <w:rsid w:val="00B70071"/>
    <w:rsid w:val="00B73B5A"/>
    <w:rsid w:val="00B819B0"/>
    <w:rsid w:val="00B838A6"/>
    <w:rsid w:val="00B8453A"/>
    <w:rsid w:val="00B97570"/>
    <w:rsid w:val="00BA06E4"/>
    <w:rsid w:val="00BAD159"/>
    <w:rsid w:val="00BC478C"/>
    <w:rsid w:val="00BD3B79"/>
    <w:rsid w:val="00C0036B"/>
    <w:rsid w:val="00C06E02"/>
    <w:rsid w:val="00C079A9"/>
    <w:rsid w:val="00C24E8D"/>
    <w:rsid w:val="00C27E99"/>
    <w:rsid w:val="00C2D9ED"/>
    <w:rsid w:val="00C31EA3"/>
    <w:rsid w:val="00C467B7"/>
    <w:rsid w:val="00C468C9"/>
    <w:rsid w:val="00C5B8F7"/>
    <w:rsid w:val="00C841CF"/>
    <w:rsid w:val="00C859B1"/>
    <w:rsid w:val="00C87D4D"/>
    <w:rsid w:val="00C900AA"/>
    <w:rsid w:val="00C93FB0"/>
    <w:rsid w:val="00C95657"/>
    <w:rsid w:val="00C97F53"/>
    <w:rsid w:val="00CA1C19"/>
    <w:rsid w:val="00CD1619"/>
    <w:rsid w:val="00CDC933"/>
    <w:rsid w:val="00CE580F"/>
    <w:rsid w:val="00D054A9"/>
    <w:rsid w:val="00D11201"/>
    <w:rsid w:val="00D13F87"/>
    <w:rsid w:val="00D15521"/>
    <w:rsid w:val="00D21008"/>
    <w:rsid w:val="00D3FE15"/>
    <w:rsid w:val="00D4487F"/>
    <w:rsid w:val="00D45238"/>
    <w:rsid w:val="00D53CAB"/>
    <w:rsid w:val="00D674F7"/>
    <w:rsid w:val="00D71894"/>
    <w:rsid w:val="00D85261"/>
    <w:rsid w:val="00D91BA4"/>
    <w:rsid w:val="00DA2A6D"/>
    <w:rsid w:val="00DC3477"/>
    <w:rsid w:val="00DC5F7D"/>
    <w:rsid w:val="00DC7737"/>
    <w:rsid w:val="00DD3D3E"/>
    <w:rsid w:val="00DF1482"/>
    <w:rsid w:val="00DF407B"/>
    <w:rsid w:val="00E026A0"/>
    <w:rsid w:val="00E14D94"/>
    <w:rsid w:val="00E209B0"/>
    <w:rsid w:val="00E26B1D"/>
    <w:rsid w:val="00E30E8D"/>
    <w:rsid w:val="00E44267"/>
    <w:rsid w:val="00E54CF0"/>
    <w:rsid w:val="00E63E1C"/>
    <w:rsid w:val="00E668FC"/>
    <w:rsid w:val="00E750A4"/>
    <w:rsid w:val="00E815B6"/>
    <w:rsid w:val="00E913FD"/>
    <w:rsid w:val="00EA45FC"/>
    <w:rsid w:val="00EC1E3F"/>
    <w:rsid w:val="00EC3D7E"/>
    <w:rsid w:val="00ED1BAE"/>
    <w:rsid w:val="00EE74BD"/>
    <w:rsid w:val="00EE7AFB"/>
    <w:rsid w:val="00EF0260"/>
    <w:rsid w:val="00EF1C52"/>
    <w:rsid w:val="00EF3CCF"/>
    <w:rsid w:val="00EF7BFC"/>
    <w:rsid w:val="00F01D61"/>
    <w:rsid w:val="00F023E1"/>
    <w:rsid w:val="00F073A4"/>
    <w:rsid w:val="00F133FE"/>
    <w:rsid w:val="00F14980"/>
    <w:rsid w:val="00F2213C"/>
    <w:rsid w:val="00F26A46"/>
    <w:rsid w:val="00F520C7"/>
    <w:rsid w:val="00F62124"/>
    <w:rsid w:val="00F64957"/>
    <w:rsid w:val="00F7208E"/>
    <w:rsid w:val="00F8152A"/>
    <w:rsid w:val="00F854C1"/>
    <w:rsid w:val="00F90BE3"/>
    <w:rsid w:val="00F914F6"/>
    <w:rsid w:val="00F9581E"/>
    <w:rsid w:val="00F96A1C"/>
    <w:rsid w:val="00F96A9B"/>
    <w:rsid w:val="00F973DA"/>
    <w:rsid w:val="00FC25D7"/>
    <w:rsid w:val="00FC40AF"/>
    <w:rsid w:val="00FD016C"/>
    <w:rsid w:val="00FD6A5A"/>
    <w:rsid w:val="00FE46C1"/>
    <w:rsid w:val="00FF4D96"/>
    <w:rsid w:val="00FF57D1"/>
    <w:rsid w:val="0132E744"/>
    <w:rsid w:val="016D564E"/>
    <w:rsid w:val="0179350B"/>
    <w:rsid w:val="01A231A6"/>
    <w:rsid w:val="01A8CCA9"/>
    <w:rsid w:val="01AAE00E"/>
    <w:rsid w:val="01D740AE"/>
    <w:rsid w:val="01DE1F7C"/>
    <w:rsid w:val="0220BE56"/>
    <w:rsid w:val="0246D6A3"/>
    <w:rsid w:val="024F82AC"/>
    <w:rsid w:val="02D134CC"/>
    <w:rsid w:val="02D969CD"/>
    <w:rsid w:val="02E63F8F"/>
    <w:rsid w:val="02FB392F"/>
    <w:rsid w:val="030E77A5"/>
    <w:rsid w:val="033A46AE"/>
    <w:rsid w:val="033B1784"/>
    <w:rsid w:val="0346B06F"/>
    <w:rsid w:val="0378779D"/>
    <w:rsid w:val="03812FC0"/>
    <w:rsid w:val="038AE323"/>
    <w:rsid w:val="038C6FD0"/>
    <w:rsid w:val="03B04643"/>
    <w:rsid w:val="03C6CCF5"/>
    <w:rsid w:val="03DC59B4"/>
    <w:rsid w:val="03E89BBF"/>
    <w:rsid w:val="03EE2AB4"/>
    <w:rsid w:val="0407D558"/>
    <w:rsid w:val="04316B6A"/>
    <w:rsid w:val="0467B726"/>
    <w:rsid w:val="04689A4F"/>
    <w:rsid w:val="047B6F38"/>
    <w:rsid w:val="04E412C2"/>
    <w:rsid w:val="04E723C9"/>
    <w:rsid w:val="04EBEB89"/>
    <w:rsid w:val="04F41A48"/>
    <w:rsid w:val="0510BAF8"/>
    <w:rsid w:val="0524E530"/>
    <w:rsid w:val="0530F20F"/>
    <w:rsid w:val="05389CAD"/>
    <w:rsid w:val="05391BCF"/>
    <w:rsid w:val="05668D10"/>
    <w:rsid w:val="05718F93"/>
    <w:rsid w:val="059BD7FC"/>
    <w:rsid w:val="05A0502C"/>
    <w:rsid w:val="05D23C04"/>
    <w:rsid w:val="05F79323"/>
    <w:rsid w:val="06038787"/>
    <w:rsid w:val="060BF8A6"/>
    <w:rsid w:val="06110A8F"/>
    <w:rsid w:val="06230ADA"/>
    <w:rsid w:val="0626799C"/>
    <w:rsid w:val="063063EC"/>
    <w:rsid w:val="063BBAAD"/>
    <w:rsid w:val="0682D280"/>
    <w:rsid w:val="06B3817E"/>
    <w:rsid w:val="06C6F9D0"/>
    <w:rsid w:val="06CC4988"/>
    <w:rsid w:val="06CCBAF2"/>
    <w:rsid w:val="06D2C082"/>
    <w:rsid w:val="06E062EA"/>
    <w:rsid w:val="06E524AC"/>
    <w:rsid w:val="070DC1BF"/>
    <w:rsid w:val="0727C734"/>
    <w:rsid w:val="072F91BF"/>
    <w:rsid w:val="073CA1DA"/>
    <w:rsid w:val="07401A2D"/>
    <w:rsid w:val="07601353"/>
    <w:rsid w:val="0774F7FC"/>
    <w:rsid w:val="07775ED2"/>
    <w:rsid w:val="078CF57E"/>
    <w:rsid w:val="0794E7D4"/>
    <w:rsid w:val="07A860E8"/>
    <w:rsid w:val="07ACDAF0"/>
    <w:rsid w:val="07F578AC"/>
    <w:rsid w:val="080B24BF"/>
    <w:rsid w:val="085761BF"/>
    <w:rsid w:val="08585BDC"/>
    <w:rsid w:val="088FD2EA"/>
    <w:rsid w:val="0894AA3C"/>
    <w:rsid w:val="08BD1394"/>
    <w:rsid w:val="08CAC8BE"/>
    <w:rsid w:val="08D76066"/>
    <w:rsid w:val="08E170A1"/>
    <w:rsid w:val="09470BF4"/>
    <w:rsid w:val="0948AB51"/>
    <w:rsid w:val="09738889"/>
    <w:rsid w:val="09881FFF"/>
    <w:rsid w:val="09ACBF7E"/>
    <w:rsid w:val="09B8216C"/>
    <w:rsid w:val="09D6245F"/>
    <w:rsid w:val="09EA5E0C"/>
    <w:rsid w:val="0A1F25F1"/>
    <w:rsid w:val="0A5F73B0"/>
    <w:rsid w:val="0A88E8C9"/>
    <w:rsid w:val="0B31A6CE"/>
    <w:rsid w:val="0B4D9916"/>
    <w:rsid w:val="0B5B40B7"/>
    <w:rsid w:val="0B957289"/>
    <w:rsid w:val="0B9CE157"/>
    <w:rsid w:val="0B9E959D"/>
    <w:rsid w:val="0BAB0B2B"/>
    <w:rsid w:val="0BC80A85"/>
    <w:rsid w:val="0BD945FB"/>
    <w:rsid w:val="0BEB4DAC"/>
    <w:rsid w:val="0C015B99"/>
    <w:rsid w:val="0C3EEA4F"/>
    <w:rsid w:val="0C766E5B"/>
    <w:rsid w:val="0C845709"/>
    <w:rsid w:val="0C95F333"/>
    <w:rsid w:val="0CA33F6D"/>
    <w:rsid w:val="0CA90460"/>
    <w:rsid w:val="0CE01053"/>
    <w:rsid w:val="0CE51206"/>
    <w:rsid w:val="0CF398A7"/>
    <w:rsid w:val="0D10A364"/>
    <w:rsid w:val="0D1F4F8E"/>
    <w:rsid w:val="0D32F23E"/>
    <w:rsid w:val="0D46397C"/>
    <w:rsid w:val="0D4AB745"/>
    <w:rsid w:val="0D542994"/>
    <w:rsid w:val="0D751176"/>
    <w:rsid w:val="0D75165C"/>
    <w:rsid w:val="0D9364E3"/>
    <w:rsid w:val="0D9F99F9"/>
    <w:rsid w:val="0DA21BF8"/>
    <w:rsid w:val="0DB56AC7"/>
    <w:rsid w:val="0DDA2209"/>
    <w:rsid w:val="0DF78C01"/>
    <w:rsid w:val="0DF798FF"/>
    <w:rsid w:val="0E0E6A4B"/>
    <w:rsid w:val="0E13017F"/>
    <w:rsid w:val="0E22517E"/>
    <w:rsid w:val="0E47FDB1"/>
    <w:rsid w:val="0E9ACA2A"/>
    <w:rsid w:val="0E9C11A2"/>
    <w:rsid w:val="0EC560A1"/>
    <w:rsid w:val="0ECED9D1"/>
    <w:rsid w:val="0EF977A8"/>
    <w:rsid w:val="0F28EE72"/>
    <w:rsid w:val="0F4D8F2F"/>
    <w:rsid w:val="0F689526"/>
    <w:rsid w:val="0F710CFC"/>
    <w:rsid w:val="0FB25753"/>
    <w:rsid w:val="0FB7ECD5"/>
    <w:rsid w:val="0FBE1A55"/>
    <w:rsid w:val="10003AA4"/>
    <w:rsid w:val="102A0A75"/>
    <w:rsid w:val="102E3549"/>
    <w:rsid w:val="10838AE3"/>
    <w:rsid w:val="108C390F"/>
    <w:rsid w:val="109B7BA8"/>
    <w:rsid w:val="10AF2548"/>
    <w:rsid w:val="10BB9471"/>
    <w:rsid w:val="10BDB013"/>
    <w:rsid w:val="10C72D7A"/>
    <w:rsid w:val="10CC352B"/>
    <w:rsid w:val="10F8BB06"/>
    <w:rsid w:val="111AF099"/>
    <w:rsid w:val="1125C187"/>
    <w:rsid w:val="11612110"/>
    <w:rsid w:val="11623812"/>
    <w:rsid w:val="118D05AC"/>
    <w:rsid w:val="11B937E6"/>
    <w:rsid w:val="11FB8329"/>
    <w:rsid w:val="120101C5"/>
    <w:rsid w:val="12430621"/>
    <w:rsid w:val="1248877F"/>
    <w:rsid w:val="125764D2"/>
    <w:rsid w:val="1274E8A3"/>
    <w:rsid w:val="12878F1E"/>
    <w:rsid w:val="1298A36C"/>
    <w:rsid w:val="12E68DF9"/>
    <w:rsid w:val="12F30E23"/>
    <w:rsid w:val="13163299"/>
    <w:rsid w:val="1321F567"/>
    <w:rsid w:val="133C90F3"/>
    <w:rsid w:val="1361AB37"/>
    <w:rsid w:val="136858BD"/>
    <w:rsid w:val="13689241"/>
    <w:rsid w:val="13689864"/>
    <w:rsid w:val="137FDABA"/>
    <w:rsid w:val="13A39E17"/>
    <w:rsid w:val="13C05D26"/>
    <w:rsid w:val="13C36B18"/>
    <w:rsid w:val="13D20277"/>
    <w:rsid w:val="13E074B1"/>
    <w:rsid w:val="13F7DB4E"/>
    <w:rsid w:val="1402A667"/>
    <w:rsid w:val="14279553"/>
    <w:rsid w:val="14579EB9"/>
    <w:rsid w:val="14836770"/>
    <w:rsid w:val="1485C876"/>
    <w:rsid w:val="14A31F1B"/>
    <w:rsid w:val="14C2AE12"/>
    <w:rsid w:val="14F4443A"/>
    <w:rsid w:val="14F81171"/>
    <w:rsid w:val="1512D59F"/>
    <w:rsid w:val="152A6173"/>
    <w:rsid w:val="1533D18E"/>
    <w:rsid w:val="153D14B7"/>
    <w:rsid w:val="15800C6B"/>
    <w:rsid w:val="15874D36"/>
    <w:rsid w:val="15DA9B37"/>
    <w:rsid w:val="1664B6E3"/>
    <w:rsid w:val="1668E875"/>
    <w:rsid w:val="1693E1D2"/>
    <w:rsid w:val="16994BF9"/>
    <w:rsid w:val="16ACA53D"/>
    <w:rsid w:val="16AD0977"/>
    <w:rsid w:val="16B58BD4"/>
    <w:rsid w:val="16D3B8F9"/>
    <w:rsid w:val="1701C8EF"/>
    <w:rsid w:val="172B8324"/>
    <w:rsid w:val="172DDD89"/>
    <w:rsid w:val="1738D3F9"/>
    <w:rsid w:val="17C9DAEC"/>
    <w:rsid w:val="17FDB2F8"/>
    <w:rsid w:val="18017D3D"/>
    <w:rsid w:val="1810948F"/>
    <w:rsid w:val="18341BA7"/>
    <w:rsid w:val="184999F6"/>
    <w:rsid w:val="184ABAF2"/>
    <w:rsid w:val="184EBE1E"/>
    <w:rsid w:val="1876C2EC"/>
    <w:rsid w:val="188937D1"/>
    <w:rsid w:val="18A21B85"/>
    <w:rsid w:val="18B7C903"/>
    <w:rsid w:val="18B97CA3"/>
    <w:rsid w:val="18BEE655"/>
    <w:rsid w:val="18EBE923"/>
    <w:rsid w:val="19007FEA"/>
    <w:rsid w:val="193D1449"/>
    <w:rsid w:val="195206F0"/>
    <w:rsid w:val="195E87A0"/>
    <w:rsid w:val="195EE5FB"/>
    <w:rsid w:val="195FEBE0"/>
    <w:rsid w:val="197209A6"/>
    <w:rsid w:val="199E90F9"/>
    <w:rsid w:val="19ECA214"/>
    <w:rsid w:val="1A2BE6A9"/>
    <w:rsid w:val="1A3C084E"/>
    <w:rsid w:val="1A497719"/>
    <w:rsid w:val="1A4A4B74"/>
    <w:rsid w:val="1A539964"/>
    <w:rsid w:val="1A5D50DC"/>
    <w:rsid w:val="1A5E83A5"/>
    <w:rsid w:val="1A95658C"/>
    <w:rsid w:val="1ABD41F9"/>
    <w:rsid w:val="1ADE82C2"/>
    <w:rsid w:val="1AE22543"/>
    <w:rsid w:val="1AEF99AF"/>
    <w:rsid w:val="1B78B6C9"/>
    <w:rsid w:val="1BA0DADA"/>
    <w:rsid w:val="1BA2656F"/>
    <w:rsid w:val="1BB8FD36"/>
    <w:rsid w:val="1BC00DB6"/>
    <w:rsid w:val="1BCD85AE"/>
    <w:rsid w:val="1BD133F1"/>
    <w:rsid w:val="1BF5A9C3"/>
    <w:rsid w:val="1C08C17B"/>
    <w:rsid w:val="1C1E3C1F"/>
    <w:rsid w:val="1C45C75F"/>
    <w:rsid w:val="1C5DB6EE"/>
    <w:rsid w:val="1C74B5BE"/>
    <w:rsid w:val="1C951D03"/>
    <w:rsid w:val="1CB05DAE"/>
    <w:rsid w:val="1D088D7D"/>
    <w:rsid w:val="1D14872A"/>
    <w:rsid w:val="1D46EF88"/>
    <w:rsid w:val="1D905F8F"/>
    <w:rsid w:val="1DC51887"/>
    <w:rsid w:val="1DC8717A"/>
    <w:rsid w:val="1DE7A354"/>
    <w:rsid w:val="1DEB5018"/>
    <w:rsid w:val="1E01C4D3"/>
    <w:rsid w:val="1E47D967"/>
    <w:rsid w:val="1E5E6D9B"/>
    <w:rsid w:val="1E6F8E7D"/>
    <w:rsid w:val="1EAB7B29"/>
    <w:rsid w:val="1EB81B5C"/>
    <w:rsid w:val="1EBBA58B"/>
    <w:rsid w:val="1EFF207F"/>
    <w:rsid w:val="1F0DE22A"/>
    <w:rsid w:val="1F16F9CB"/>
    <w:rsid w:val="1F1FD5D7"/>
    <w:rsid w:val="1F21FD10"/>
    <w:rsid w:val="1F39ABD6"/>
    <w:rsid w:val="1F4F5F39"/>
    <w:rsid w:val="1F68E834"/>
    <w:rsid w:val="1FC3D1C7"/>
    <w:rsid w:val="1FC3DDEC"/>
    <w:rsid w:val="1FC50E4D"/>
    <w:rsid w:val="1FD246F0"/>
    <w:rsid w:val="1FD81303"/>
    <w:rsid w:val="1FED4DE3"/>
    <w:rsid w:val="1FF069A7"/>
    <w:rsid w:val="1FFB37D5"/>
    <w:rsid w:val="2006BA64"/>
    <w:rsid w:val="202DEBB6"/>
    <w:rsid w:val="2079C879"/>
    <w:rsid w:val="2083B45C"/>
    <w:rsid w:val="20B77AAA"/>
    <w:rsid w:val="20B9BB84"/>
    <w:rsid w:val="21038DAE"/>
    <w:rsid w:val="2123E7C3"/>
    <w:rsid w:val="21507128"/>
    <w:rsid w:val="215EDB33"/>
    <w:rsid w:val="217BAC78"/>
    <w:rsid w:val="21894F48"/>
    <w:rsid w:val="21960E5D"/>
    <w:rsid w:val="21CF2E21"/>
    <w:rsid w:val="21D57FB9"/>
    <w:rsid w:val="220F0603"/>
    <w:rsid w:val="2218891A"/>
    <w:rsid w:val="22280CD2"/>
    <w:rsid w:val="222A2DBA"/>
    <w:rsid w:val="2273E882"/>
    <w:rsid w:val="228D8FF6"/>
    <w:rsid w:val="22BE91FE"/>
    <w:rsid w:val="22D535F6"/>
    <w:rsid w:val="22E1276F"/>
    <w:rsid w:val="22E7072C"/>
    <w:rsid w:val="22E93000"/>
    <w:rsid w:val="22EBBEFF"/>
    <w:rsid w:val="2301C63B"/>
    <w:rsid w:val="23277390"/>
    <w:rsid w:val="232AEC0B"/>
    <w:rsid w:val="2350F474"/>
    <w:rsid w:val="23658C78"/>
    <w:rsid w:val="236B0F6B"/>
    <w:rsid w:val="23E927DD"/>
    <w:rsid w:val="23F12DBA"/>
    <w:rsid w:val="2422D05C"/>
    <w:rsid w:val="243434DF"/>
    <w:rsid w:val="24528E9D"/>
    <w:rsid w:val="246E1E30"/>
    <w:rsid w:val="24E3F393"/>
    <w:rsid w:val="24E735D6"/>
    <w:rsid w:val="24EB2964"/>
    <w:rsid w:val="24F50CDE"/>
    <w:rsid w:val="24F91808"/>
    <w:rsid w:val="2521A707"/>
    <w:rsid w:val="253A7CCD"/>
    <w:rsid w:val="2541C041"/>
    <w:rsid w:val="2551DBA5"/>
    <w:rsid w:val="256363C0"/>
    <w:rsid w:val="2576EE45"/>
    <w:rsid w:val="257EF374"/>
    <w:rsid w:val="2588C599"/>
    <w:rsid w:val="25BEA0BD"/>
    <w:rsid w:val="25CAE03E"/>
    <w:rsid w:val="25FE00A9"/>
    <w:rsid w:val="261E3BCA"/>
    <w:rsid w:val="26279D44"/>
    <w:rsid w:val="264DD09E"/>
    <w:rsid w:val="265835CE"/>
    <w:rsid w:val="2686F9C5"/>
    <w:rsid w:val="269E34EC"/>
    <w:rsid w:val="26AA745D"/>
    <w:rsid w:val="26B8E332"/>
    <w:rsid w:val="26B920A9"/>
    <w:rsid w:val="26BE7684"/>
    <w:rsid w:val="26E47CF1"/>
    <w:rsid w:val="26F01A36"/>
    <w:rsid w:val="2702674B"/>
    <w:rsid w:val="2703BA8D"/>
    <w:rsid w:val="2719C208"/>
    <w:rsid w:val="271FDA3F"/>
    <w:rsid w:val="2728B5E3"/>
    <w:rsid w:val="277B21CF"/>
    <w:rsid w:val="277D6118"/>
    <w:rsid w:val="27860DDA"/>
    <w:rsid w:val="27A618F6"/>
    <w:rsid w:val="27BBE7C8"/>
    <w:rsid w:val="27D206A4"/>
    <w:rsid w:val="27E74514"/>
    <w:rsid w:val="27EBFFD4"/>
    <w:rsid w:val="280330FF"/>
    <w:rsid w:val="2807AEDE"/>
    <w:rsid w:val="2808FE6A"/>
    <w:rsid w:val="282685C7"/>
    <w:rsid w:val="28743488"/>
    <w:rsid w:val="288BBF23"/>
    <w:rsid w:val="28BBAAA0"/>
    <w:rsid w:val="28EAF1DD"/>
    <w:rsid w:val="28F59B4D"/>
    <w:rsid w:val="28F78B6A"/>
    <w:rsid w:val="28F912D4"/>
    <w:rsid w:val="290AF718"/>
    <w:rsid w:val="290B6C22"/>
    <w:rsid w:val="2928F142"/>
    <w:rsid w:val="29308118"/>
    <w:rsid w:val="29AE40D4"/>
    <w:rsid w:val="29C40DDC"/>
    <w:rsid w:val="29E3DC16"/>
    <w:rsid w:val="29EBE5D5"/>
    <w:rsid w:val="2A0C73D4"/>
    <w:rsid w:val="2A153164"/>
    <w:rsid w:val="2A8E860B"/>
    <w:rsid w:val="2AB0F370"/>
    <w:rsid w:val="2ABD32BE"/>
    <w:rsid w:val="2ACDE0E7"/>
    <w:rsid w:val="2B0C6165"/>
    <w:rsid w:val="2B24671B"/>
    <w:rsid w:val="2B71A60F"/>
    <w:rsid w:val="2B8499A0"/>
    <w:rsid w:val="2B9A5A80"/>
    <w:rsid w:val="2BABA6DF"/>
    <w:rsid w:val="2BBD2888"/>
    <w:rsid w:val="2BE2FAD8"/>
    <w:rsid w:val="2BFF757A"/>
    <w:rsid w:val="2C07338B"/>
    <w:rsid w:val="2C10B4FC"/>
    <w:rsid w:val="2C1ABED8"/>
    <w:rsid w:val="2C3C9E92"/>
    <w:rsid w:val="2C5F7990"/>
    <w:rsid w:val="2C609204"/>
    <w:rsid w:val="2C6AF7C8"/>
    <w:rsid w:val="2C8DA6A7"/>
    <w:rsid w:val="2C925932"/>
    <w:rsid w:val="2C9323CF"/>
    <w:rsid w:val="2C9A897A"/>
    <w:rsid w:val="2CB2F6E8"/>
    <w:rsid w:val="2D51ED63"/>
    <w:rsid w:val="2D6637EC"/>
    <w:rsid w:val="2D672A45"/>
    <w:rsid w:val="2D9B1498"/>
    <w:rsid w:val="2DEBC85B"/>
    <w:rsid w:val="2E0BDB9D"/>
    <w:rsid w:val="2E3FFBC0"/>
    <w:rsid w:val="2E5952C1"/>
    <w:rsid w:val="2EA6DC3E"/>
    <w:rsid w:val="2EADEE36"/>
    <w:rsid w:val="2EC37CBD"/>
    <w:rsid w:val="2ED122BC"/>
    <w:rsid w:val="2EE8A287"/>
    <w:rsid w:val="2EEF8ED6"/>
    <w:rsid w:val="2F9CBE61"/>
    <w:rsid w:val="2FC7E552"/>
    <w:rsid w:val="2FFF6D87"/>
    <w:rsid w:val="300944AE"/>
    <w:rsid w:val="302DDC0B"/>
    <w:rsid w:val="3039F212"/>
    <w:rsid w:val="308E3947"/>
    <w:rsid w:val="308FC505"/>
    <w:rsid w:val="30C39AAD"/>
    <w:rsid w:val="30DE61D8"/>
    <w:rsid w:val="30EDFDE1"/>
    <w:rsid w:val="311ADACA"/>
    <w:rsid w:val="313F7D54"/>
    <w:rsid w:val="31437B89"/>
    <w:rsid w:val="317BDADB"/>
    <w:rsid w:val="317DB6EA"/>
    <w:rsid w:val="317F0DDD"/>
    <w:rsid w:val="31B291F2"/>
    <w:rsid w:val="31B9D946"/>
    <w:rsid w:val="321EE283"/>
    <w:rsid w:val="322A4156"/>
    <w:rsid w:val="326B1D63"/>
    <w:rsid w:val="328D5AE0"/>
    <w:rsid w:val="32AC4932"/>
    <w:rsid w:val="32B1D95E"/>
    <w:rsid w:val="32B394A3"/>
    <w:rsid w:val="32B842B5"/>
    <w:rsid w:val="32E07A7E"/>
    <w:rsid w:val="32E5253C"/>
    <w:rsid w:val="333133D5"/>
    <w:rsid w:val="3354975D"/>
    <w:rsid w:val="33665249"/>
    <w:rsid w:val="33672BA6"/>
    <w:rsid w:val="337D5E64"/>
    <w:rsid w:val="338F0000"/>
    <w:rsid w:val="339493D3"/>
    <w:rsid w:val="33AEDC69"/>
    <w:rsid w:val="33BB8342"/>
    <w:rsid w:val="33DA96C1"/>
    <w:rsid w:val="33DE17A1"/>
    <w:rsid w:val="33FFDBA9"/>
    <w:rsid w:val="3401EBA6"/>
    <w:rsid w:val="3406C7F8"/>
    <w:rsid w:val="340B5271"/>
    <w:rsid w:val="341821EE"/>
    <w:rsid w:val="3429C746"/>
    <w:rsid w:val="343BF962"/>
    <w:rsid w:val="343CB2CC"/>
    <w:rsid w:val="3445699D"/>
    <w:rsid w:val="34564AD8"/>
    <w:rsid w:val="34600C28"/>
    <w:rsid w:val="3463233A"/>
    <w:rsid w:val="34B124E5"/>
    <w:rsid w:val="34C0BD94"/>
    <w:rsid w:val="34E59B94"/>
    <w:rsid w:val="350826BF"/>
    <w:rsid w:val="354A6493"/>
    <w:rsid w:val="35927D8B"/>
    <w:rsid w:val="3598148E"/>
    <w:rsid w:val="35CE26CD"/>
    <w:rsid w:val="35CFCDC1"/>
    <w:rsid w:val="3610D082"/>
    <w:rsid w:val="36134604"/>
    <w:rsid w:val="36136187"/>
    <w:rsid w:val="361CC5FE"/>
    <w:rsid w:val="364BA6FE"/>
    <w:rsid w:val="368C381F"/>
    <w:rsid w:val="36A0425A"/>
    <w:rsid w:val="36D11268"/>
    <w:rsid w:val="36EC8F46"/>
    <w:rsid w:val="36F4D614"/>
    <w:rsid w:val="36FEDC44"/>
    <w:rsid w:val="3706003A"/>
    <w:rsid w:val="372F4A5F"/>
    <w:rsid w:val="374C928E"/>
    <w:rsid w:val="3756E0AD"/>
    <w:rsid w:val="37618C0B"/>
    <w:rsid w:val="376C2224"/>
    <w:rsid w:val="3785F25C"/>
    <w:rsid w:val="378707B4"/>
    <w:rsid w:val="37E17EF5"/>
    <w:rsid w:val="37F9D57F"/>
    <w:rsid w:val="38198CDC"/>
    <w:rsid w:val="381D1E57"/>
    <w:rsid w:val="3828FD04"/>
    <w:rsid w:val="384ABEF0"/>
    <w:rsid w:val="385DF34D"/>
    <w:rsid w:val="38B42C05"/>
    <w:rsid w:val="39185AB3"/>
    <w:rsid w:val="3922D627"/>
    <w:rsid w:val="3928BA24"/>
    <w:rsid w:val="3931B108"/>
    <w:rsid w:val="39407110"/>
    <w:rsid w:val="3941DBBD"/>
    <w:rsid w:val="397888FE"/>
    <w:rsid w:val="397B9B2C"/>
    <w:rsid w:val="39F3C9A2"/>
    <w:rsid w:val="3A5B726D"/>
    <w:rsid w:val="3A6B4BAC"/>
    <w:rsid w:val="3A6DE028"/>
    <w:rsid w:val="3A9BF328"/>
    <w:rsid w:val="3AC3E520"/>
    <w:rsid w:val="3ACFEC48"/>
    <w:rsid w:val="3ADF6102"/>
    <w:rsid w:val="3B232C90"/>
    <w:rsid w:val="3B2AADA4"/>
    <w:rsid w:val="3B392303"/>
    <w:rsid w:val="3B46520C"/>
    <w:rsid w:val="3B556E17"/>
    <w:rsid w:val="3BAE6CFC"/>
    <w:rsid w:val="3BB2697B"/>
    <w:rsid w:val="3BDF172F"/>
    <w:rsid w:val="3BE6698E"/>
    <w:rsid w:val="3BF14E25"/>
    <w:rsid w:val="3C0955DA"/>
    <w:rsid w:val="3C2A80C8"/>
    <w:rsid w:val="3C2B2B7A"/>
    <w:rsid w:val="3C342B4A"/>
    <w:rsid w:val="3C3F9347"/>
    <w:rsid w:val="3C70B919"/>
    <w:rsid w:val="3C7B8894"/>
    <w:rsid w:val="3C9CBBAA"/>
    <w:rsid w:val="3CBC77FC"/>
    <w:rsid w:val="3CBF9F2A"/>
    <w:rsid w:val="3CD8161B"/>
    <w:rsid w:val="3D12A347"/>
    <w:rsid w:val="3D2EF397"/>
    <w:rsid w:val="3D41909B"/>
    <w:rsid w:val="3D4A3D5D"/>
    <w:rsid w:val="3D5DBE3E"/>
    <w:rsid w:val="3D799C2B"/>
    <w:rsid w:val="3DF29B94"/>
    <w:rsid w:val="3E29549F"/>
    <w:rsid w:val="3E549187"/>
    <w:rsid w:val="3E87750B"/>
    <w:rsid w:val="3E8E115F"/>
    <w:rsid w:val="3E94B9FF"/>
    <w:rsid w:val="3EAC281D"/>
    <w:rsid w:val="3ECF269B"/>
    <w:rsid w:val="3EDF174D"/>
    <w:rsid w:val="3F27EA4D"/>
    <w:rsid w:val="3F33AD86"/>
    <w:rsid w:val="3F5BE0B6"/>
    <w:rsid w:val="3F61524B"/>
    <w:rsid w:val="3F6C8233"/>
    <w:rsid w:val="3F9235CE"/>
    <w:rsid w:val="3FA0EB05"/>
    <w:rsid w:val="3FCC9BFB"/>
    <w:rsid w:val="3FF2C6AD"/>
    <w:rsid w:val="4006FD57"/>
    <w:rsid w:val="400FB6DD"/>
    <w:rsid w:val="4017C7F4"/>
    <w:rsid w:val="4026848A"/>
    <w:rsid w:val="40292B7A"/>
    <w:rsid w:val="4088A1C3"/>
    <w:rsid w:val="41237F72"/>
    <w:rsid w:val="4130E2CC"/>
    <w:rsid w:val="413B7FC3"/>
    <w:rsid w:val="41560D01"/>
    <w:rsid w:val="4159549F"/>
    <w:rsid w:val="418BE664"/>
    <w:rsid w:val="418E970E"/>
    <w:rsid w:val="41D3AD6E"/>
    <w:rsid w:val="41D554D3"/>
    <w:rsid w:val="41D6D84C"/>
    <w:rsid w:val="41FC6F9D"/>
    <w:rsid w:val="4203A048"/>
    <w:rsid w:val="4205CAB8"/>
    <w:rsid w:val="421501BE"/>
    <w:rsid w:val="42163170"/>
    <w:rsid w:val="422D7AFB"/>
    <w:rsid w:val="42358A8E"/>
    <w:rsid w:val="427DFA81"/>
    <w:rsid w:val="4294865F"/>
    <w:rsid w:val="42BE27C7"/>
    <w:rsid w:val="42BF6AF1"/>
    <w:rsid w:val="42EC86FB"/>
    <w:rsid w:val="42EE2539"/>
    <w:rsid w:val="4315F3A7"/>
    <w:rsid w:val="4317EDF8"/>
    <w:rsid w:val="431B1823"/>
    <w:rsid w:val="432076A3"/>
    <w:rsid w:val="4365C47C"/>
    <w:rsid w:val="4381E2B0"/>
    <w:rsid w:val="43A19B19"/>
    <w:rsid w:val="43A75648"/>
    <w:rsid w:val="43AF3F36"/>
    <w:rsid w:val="43BA5E22"/>
    <w:rsid w:val="43C091E8"/>
    <w:rsid w:val="43CD3293"/>
    <w:rsid w:val="43CE1E4F"/>
    <w:rsid w:val="43D5CABF"/>
    <w:rsid w:val="43EF3949"/>
    <w:rsid w:val="43FA4F38"/>
    <w:rsid w:val="43FCC7D3"/>
    <w:rsid w:val="4408C138"/>
    <w:rsid w:val="442E3FA5"/>
    <w:rsid w:val="443F20B3"/>
    <w:rsid w:val="4444F413"/>
    <w:rsid w:val="444CAEC8"/>
    <w:rsid w:val="44539F34"/>
    <w:rsid w:val="44ACD20A"/>
    <w:rsid w:val="44B6C9DC"/>
    <w:rsid w:val="44DD112D"/>
    <w:rsid w:val="44EABBBF"/>
    <w:rsid w:val="44F80FE4"/>
    <w:rsid w:val="44FFD26C"/>
    <w:rsid w:val="4501261D"/>
    <w:rsid w:val="450EC6EA"/>
    <w:rsid w:val="453B410A"/>
    <w:rsid w:val="454CA280"/>
    <w:rsid w:val="454CF51E"/>
    <w:rsid w:val="4562306B"/>
    <w:rsid w:val="456CD118"/>
    <w:rsid w:val="456D09F7"/>
    <w:rsid w:val="457AA195"/>
    <w:rsid w:val="45B2EEFA"/>
    <w:rsid w:val="45BC07C1"/>
    <w:rsid w:val="4601592F"/>
    <w:rsid w:val="4615DD16"/>
    <w:rsid w:val="461700AB"/>
    <w:rsid w:val="461A14AC"/>
    <w:rsid w:val="4650A560"/>
    <w:rsid w:val="4651936B"/>
    <w:rsid w:val="4655C7FC"/>
    <w:rsid w:val="4665FEEE"/>
    <w:rsid w:val="4689DAB4"/>
    <w:rsid w:val="4695DCE9"/>
    <w:rsid w:val="46A3E60A"/>
    <w:rsid w:val="46A8CEB5"/>
    <w:rsid w:val="46E1CECE"/>
    <w:rsid w:val="46E4404A"/>
    <w:rsid w:val="470E3C7E"/>
    <w:rsid w:val="474FAD60"/>
    <w:rsid w:val="4752FE05"/>
    <w:rsid w:val="4757D822"/>
    <w:rsid w:val="4761EF07"/>
    <w:rsid w:val="4781A319"/>
    <w:rsid w:val="47889A15"/>
    <w:rsid w:val="4790F703"/>
    <w:rsid w:val="479202B0"/>
    <w:rsid w:val="479D2990"/>
    <w:rsid w:val="47B4DDC7"/>
    <w:rsid w:val="47C7A896"/>
    <w:rsid w:val="47D54241"/>
    <w:rsid w:val="481AC8C2"/>
    <w:rsid w:val="4825AB15"/>
    <w:rsid w:val="483EA992"/>
    <w:rsid w:val="4895FD3A"/>
    <w:rsid w:val="48B8C4A3"/>
    <w:rsid w:val="490A4B3C"/>
    <w:rsid w:val="49D031D1"/>
    <w:rsid w:val="49E025BA"/>
    <w:rsid w:val="49E1E2A7"/>
    <w:rsid w:val="4A0CC83A"/>
    <w:rsid w:val="4A0EB22D"/>
    <w:rsid w:val="4A407B1A"/>
    <w:rsid w:val="4A66D86B"/>
    <w:rsid w:val="4A8210CA"/>
    <w:rsid w:val="4A89BD87"/>
    <w:rsid w:val="4A93CB55"/>
    <w:rsid w:val="4A9CAE7F"/>
    <w:rsid w:val="4AA61B9D"/>
    <w:rsid w:val="4B0CE303"/>
    <w:rsid w:val="4B1C138E"/>
    <w:rsid w:val="4B2B264F"/>
    <w:rsid w:val="4B325226"/>
    <w:rsid w:val="4B5A570A"/>
    <w:rsid w:val="4B6ED0AF"/>
    <w:rsid w:val="4B7CD04D"/>
    <w:rsid w:val="4B9942E2"/>
    <w:rsid w:val="4BB10D3B"/>
    <w:rsid w:val="4BCAADBC"/>
    <w:rsid w:val="4C06231E"/>
    <w:rsid w:val="4C2FED2F"/>
    <w:rsid w:val="4C387EE0"/>
    <w:rsid w:val="4C6DE3C2"/>
    <w:rsid w:val="4C81E2FD"/>
    <w:rsid w:val="4CA169BE"/>
    <w:rsid w:val="4CAD9708"/>
    <w:rsid w:val="4CF33DA6"/>
    <w:rsid w:val="4CF65A16"/>
    <w:rsid w:val="4D110255"/>
    <w:rsid w:val="4D2A186A"/>
    <w:rsid w:val="4D46BCEC"/>
    <w:rsid w:val="4D4C508A"/>
    <w:rsid w:val="4D62621A"/>
    <w:rsid w:val="4D7CC5E2"/>
    <w:rsid w:val="4D8AE7EC"/>
    <w:rsid w:val="4DCC87D9"/>
    <w:rsid w:val="4DE3F516"/>
    <w:rsid w:val="4DF5939B"/>
    <w:rsid w:val="4E53B450"/>
    <w:rsid w:val="4E60ECBB"/>
    <w:rsid w:val="4E83348C"/>
    <w:rsid w:val="4E867BFC"/>
    <w:rsid w:val="4E8CA5FF"/>
    <w:rsid w:val="4EA9E4F6"/>
    <w:rsid w:val="4EAB647D"/>
    <w:rsid w:val="4EF8B6DE"/>
    <w:rsid w:val="4F024E7E"/>
    <w:rsid w:val="4F292335"/>
    <w:rsid w:val="4F477528"/>
    <w:rsid w:val="4F57F92C"/>
    <w:rsid w:val="4F8C6202"/>
    <w:rsid w:val="4F92B51D"/>
    <w:rsid w:val="4FE08BD7"/>
    <w:rsid w:val="4FEE2980"/>
    <w:rsid w:val="4FEF87EE"/>
    <w:rsid w:val="4FF245BC"/>
    <w:rsid w:val="502AF0CD"/>
    <w:rsid w:val="506CB405"/>
    <w:rsid w:val="50C4E89C"/>
    <w:rsid w:val="51060919"/>
    <w:rsid w:val="511B95D8"/>
    <w:rsid w:val="511C2CA0"/>
    <w:rsid w:val="51602E06"/>
    <w:rsid w:val="5178DF37"/>
    <w:rsid w:val="517C2487"/>
    <w:rsid w:val="51835B78"/>
    <w:rsid w:val="5183F304"/>
    <w:rsid w:val="521E08C6"/>
    <w:rsid w:val="522AFE4A"/>
    <w:rsid w:val="52598F63"/>
    <w:rsid w:val="52B48FD4"/>
    <w:rsid w:val="52D01F38"/>
    <w:rsid w:val="52E7C9BD"/>
    <w:rsid w:val="53243BAE"/>
    <w:rsid w:val="53272573"/>
    <w:rsid w:val="535046B3"/>
    <w:rsid w:val="53608229"/>
    <w:rsid w:val="53668B9C"/>
    <w:rsid w:val="5370B664"/>
    <w:rsid w:val="539DA609"/>
    <w:rsid w:val="539DB402"/>
    <w:rsid w:val="53B85189"/>
    <w:rsid w:val="53D28182"/>
    <w:rsid w:val="53D5092B"/>
    <w:rsid w:val="53EFC25F"/>
    <w:rsid w:val="542FFE89"/>
    <w:rsid w:val="5439F801"/>
    <w:rsid w:val="544C0E7D"/>
    <w:rsid w:val="544CFDE3"/>
    <w:rsid w:val="54589DB3"/>
    <w:rsid w:val="546D16AC"/>
    <w:rsid w:val="54839A1E"/>
    <w:rsid w:val="54C00C0F"/>
    <w:rsid w:val="54E00349"/>
    <w:rsid w:val="550646C7"/>
    <w:rsid w:val="550B5520"/>
    <w:rsid w:val="551BD3F6"/>
    <w:rsid w:val="553BEBFE"/>
    <w:rsid w:val="5547C3D6"/>
    <w:rsid w:val="5552439A"/>
    <w:rsid w:val="557A7399"/>
    <w:rsid w:val="55A4EC31"/>
    <w:rsid w:val="55AD0564"/>
    <w:rsid w:val="55EDBBDA"/>
    <w:rsid w:val="55FA09BA"/>
    <w:rsid w:val="55FAFF0B"/>
    <w:rsid w:val="55FC48E2"/>
    <w:rsid w:val="5608E70D"/>
    <w:rsid w:val="56528383"/>
    <w:rsid w:val="566DA00A"/>
    <w:rsid w:val="5670914A"/>
    <w:rsid w:val="56A74241"/>
    <w:rsid w:val="56BDB8F2"/>
    <w:rsid w:val="56E3AF32"/>
    <w:rsid w:val="572C9BDF"/>
    <w:rsid w:val="57302CE4"/>
    <w:rsid w:val="5743589D"/>
    <w:rsid w:val="5752C691"/>
    <w:rsid w:val="57573FD0"/>
    <w:rsid w:val="576BB185"/>
    <w:rsid w:val="5775E972"/>
    <w:rsid w:val="5788DF1E"/>
    <w:rsid w:val="57A8F857"/>
    <w:rsid w:val="57BE8DC6"/>
    <w:rsid w:val="57FA9696"/>
    <w:rsid w:val="5812CBD9"/>
    <w:rsid w:val="5833FE05"/>
    <w:rsid w:val="5866E0FD"/>
    <w:rsid w:val="586AD498"/>
    <w:rsid w:val="58A25492"/>
    <w:rsid w:val="58BA50AC"/>
    <w:rsid w:val="58CB7DC9"/>
    <w:rsid w:val="59111AFE"/>
    <w:rsid w:val="591431C6"/>
    <w:rsid w:val="5919DF0D"/>
    <w:rsid w:val="592926A6"/>
    <w:rsid w:val="592D988C"/>
    <w:rsid w:val="5941B494"/>
    <w:rsid w:val="599FE3F7"/>
    <w:rsid w:val="59C36058"/>
    <w:rsid w:val="59CF959F"/>
    <w:rsid w:val="59E9CEE2"/>
    <w:rsid w:val="59FD2B6D"/>
    <w:rsid w:val="5A092396"/>
    <w:rsid w:val="5A0DAF17"/>
    <w:rsid w:val="5A331416"/>
    <w:rsid w:val="5A4F7599"/>
    <w:rsid w:val="5A7C53AA"/>
    <w:rsid w:val="5A832A95"/>
    <w:rsid w:val="5A89BC37"/>
    <w:rsid w:val="5A8A29EA"/>
    <w:rsid w:val="5AD2A107"/>
    <w:rsid w:val="5B0878CB"/>
    <w:rsid w:val="5B2AA55C"/>
    <w:rsid w:val="5B455EB5"/>
    <w:rsid w:val="5B575C36"/>
    <w:rsid w:val="5B7558A2"/>
    <w:rsid w:val="5B8E6EC6"/>
    <w:rsid w:val="5BBE8BEF"/>
    <w:rsid w:val="5C20C4B4"/>
    <w:rsid w:val="5C2B4AE7"/>
    <w:rsid w:val="5C4F1B8B"/>
    <w:rsid w:val="5C542E27"/>
    <w:rsid w:val="5C697C78"/>
    <w:rsid w:val="5C85C40A"/>
    <w:rsid w:val="5C9EBBB0"/>
    <w:rsid w:val="5C9EEE43"/>
    <w:rsid w:val="5CF836FF"/>
    <w:rsid w:val="5D2C9717"/>
    <w:rsid w:val="5D52306B"/>
    <w:rsid w:val="5D532493"/>
    <w:rsid w:val="5D6C9AB2"/>
    <w:rsid w:val="5D790D4A"/>
    <w:rsid w:val="5D87D17C"/>
    <w:rsid w:val="5DB81749"/>
    <w:rsid w:val="5DC20815"/>
    <w:rsid w:val="5DD073B2"/>
    <w:rsid w:val="5DD5A3DB"/>
    <w:rsid w:val="5DE0693E"/>
    <w:rsid w:val="5DE86B08"/>
    <w:rsid w:val="5DF31CD0"/>
    <w:rsid w:val="5DFCE7D6"/>
    <w:rsid w:val="5E202761"/>
    <w:rsid w:val="5E22BDF2"/>
    <w:rsid w:val="5E25D1A3"/>
    <w:rsid w:val="5E380D6E"/>
    <w:rsid w:val="5E539AA8"/>
    <w:rsid w:val="5E71C5A0"/>
    <w:rsid w:val="5E92F95A"/>
    <w:rsid w:val="5EBA4447"/>
    <w:rsid w:val="5ED6C7AA"/>
    <w:rsid w:val="5EE33AF1"/>
    <w:rsid w:val="5EEE1F85"/>
    <w:rsid w:val="5F0D3921"/>
    <w:rsid w:val="5F1A68C7"/>
    <w:rsid w:val="5F1B524C"/>
    <w:rsid w:val="5F23FD0F"/>
    <w:rsid w:val="5F24490D"/>
    <w:rsid w:val="5F36A793"/>
    <w:rsid w:val="5F46022A"/>
    <w:rsid w:val="5F50AC69"/>
    <w:rsid w:val="5F53E7AA"/>
    <w:rsid w:val="5F6367AC"/>
    <w:rsid w:val="5F89208F"/>
    <w:rsid w:val="5F91491D"/>
    <w:rsid w:val="5FA8C157"/>
    <w:rsid w:val="5FC258E4"/>
    <w:rsid w:val="5FCB86BC"/>
    <w:rsid w:val="5FD2E1B0"/>
    <w:rsid w:val="5FD608C5"/>
    <w:rsid w:val="6004AA9D"/>
    <w:rsid w:val="6024C366"/>
    <w:rsid w:val="602E3DBD"/>
    <w:rsid w:val="602EC9BB"/>
    <w:rsid w:val="605B1814"/>
    <w:rsid w:val="606DC24B"/>
    <w:rsid w:val="60741F75"/>
    <w:rsid w:val="60775FC9"/>
    <w:rsid w:val="608603B9"/>
    <w:rsid w:val="608EA4D2"/>
    <w:rsid w:val="60A19BE9"/>
    <w:rsid w:val="60C0E2AC"/>
    <w:rsid w:val="60E0C33E"/>
    <w:rsid w:val="60E781D4"/>
    <w:rsid w:val="60EB3281"/>
    <w:rsid w:val="60F4B724"/>
    <w:rsid w:val="60FDE890"/>
    <w:rsid w:val="615310D0"/>
    <w:rsid w:val="61B257E5"/>
    <w:rsid w:val="61B9A2A3"/>
    <w:rsid w:val="61C0F7C2"/>
    <w:rsid w:val="61FCAE63"/>
    <w:rsid w:val="622695B6"/>
    <w:rsid w:val="62420361"/>
    <w:rsid w:val="624C3855"/>
    <w:rsid w:val="625598FA"/>
    <w:rsid w:val="6258F6A1"/>
    <w:rsid w:val="62908785"/>
    <w:rsid w:val="62AF1CBD"/>
    <w:rsid w:val="630760F6"/>
    <w:rsid w:val="632C18E1"/>
    <w:rsid w:val="6352B0D9"/>
    <w:rsid w:val="635D4F88"/>
    <w:rsid w:val="636AA9EA"/>
    <w:rsid w:val="63872965"/>
    <w:rsid w:val="63944D85"/>
    <w:rsid w:val="63AE811B"/>
    <w:rsid w:val="63D56B17"/>
    <w:rsid w:val="63F4C702"/>
    <w:rsid w:val="63F6AF7C"/>
    <w:rsid w:val="6408212A"/>
    <w:rsid w:val="6409FCE5"/>
    <w:rsid w:val="641F4BB1"/>
    <w:rsid w:val="645A1519"/>
    <w:rsid w:val="64759C5D"/>
    <w:rsid w:val="648E2695"/>
    <w:rsid w:val="64A51BA6"/>
    <w:rsid w:val="64E5B2B0"/>
    <w:rsid w:val="64FCA55C"/>
    <w:rsid w:val="65105D6E"/>
    <w:rsid w:val="652A6A3D"/>
    <w:rsid w:val="65345B91"/>
    <w:rsid w:val="6535510C"/>
    <w:rsid w:val="6562D38B"/>
    <w:rsid w:val="65809EE3"/>
    <w:rsid w:val="658DFA42"/>
    <w:rsid w:val="659C84A0"/>
    <w:rsid w:val="65AAAE74"/>
    <w:rsid w:val="65AE6D64"/>
    <w:rsid w:val="65BFEAB2"/>
    <w:rsid w:val="65DDBB9A"/>
    <w:rsid w:val="660E5E17"/>
    <w:rsid w:val="660FAFB4"/>
    <w:rsid w:val="662B3946"/>
    <w:rsid w:val="665DEB91"/>
    <w:rsid w:val="6662EC55"/>
    <w:rsid w:val="66643FA0"/>
    <w:rsid w:val="66A77727"/>
    <w:rsid w:val="66AC2DCF"/>
    <w:rsid w:val="66C27BD6"/>
    <w:rsid w:val="66D53B58"/>
    <w:rsid w:val="66E3A573"/>
    <w:rsid w:val="66F6FE92"/>
    <w:rsid w:val="6792D588"/>
    <w:rsid w:val="6821E3B4"/>
    <w:rsid w:val="6850B0CF"/>
    <w:rsid w:val="68786047"/>
    <w:rsid w:val="6895D73A"/>
    <w:rsid w:val="6899B6B7"/>
    <w:rsid w:val="68B2DF14"/>
    <w:rsid w:val="6963A076"/>
    <w:rsid w:val="696FF359"/>
    <w:rsid w:val="697022F8"/>
    <w:rsid w:val="69916306"/>
    <w:rsid w:val="699312F2"/>
    <w:rsid w:val="6999EF24"/>
    <w:rsid w:val="69ACDDE5"/>
    <w:rsid w:val="69B27D4F"/>
    <w:rsid w:val="69C154A7"/>
    <w:rsid w:val="69DEAF25"/>
    <w:rsid w:val="6A13DE7E"/>
    <w:rsid w:val="6A47C9A1"/>
    <w:rsid w:val="6A6CA349"/>
    <w:rsid w:val="6A71E223"/>
    <w:rsid w:val="6A9A52F7"/>
    <w:rsid w:val="6AF22E76"/>
    <w:rsid w:val="6AFE6E0C"/>
    <w:rsid w:val="6B0454AB"/>
    <w:rsid w:val="6B23051B"/>
    <w:rsid w:val="6B33B5D4"/>
    <w:rsid w:val="6B5048A8"/>
    <w:rsid w:val="6B598476"/>
    <w:rsid w:val="6B683A48"/>
    <w:rsid w:val="6B8B6A33"/>
    <w:rsid w:val="6C0C20B1"/>
    <w:rsid w:val="6C1FAA31"/>
    <w:rsid w:val="6C25B6C3"/>
    <w:rsid w:val="6C3CBC08"/>
    <w:rsid w:val="6C3D6D02"/>
    <w:rsid w:val="6C613934"/>
    <w:rsid w:val="6C641EBF"/>
    <w:rsid w:val="6C8E2ACF"/>
    <w:rsid w:val="6CB5EE76"/>
    <w:rsid w:val="6CB7CFDD"/>
    <w:rsid w:val="6CB8B700"/>
    <w:rsid w:val="6CCAB3B4"/>
    <w:rsid w:val="6CD18FE6"/>
    <w:rsid w:val="6D089A6A"/>
    <w:rsid w:val="6D3497B0"/>
    <w:rsid w:val="6D4D1250"/>
    <w:rsid w:val="6D529175"/>
    <w:rsid w:val="6D57A182"/>
    <w:rsid w:val="6D742D6A"/>
    <w:rsid w:val="6D83625A"/>
    <w:rsid w:val="6E1AE9EB"/>
    <w:rsid w:val="6E36A83B"/>
    <w:rsid w:val="6E3BF56D"/>
    <w:rsid w:val="6E403A56"/>
    <w:rsid w:val="6E404C9B"/>
    <w:rsid w:val="6E87E96A"/>
    <w:rsid w:val="6E96DF60"/>
    <w:rsid w:val="6E99265A"/>
    <w:rsid w:val="6EB35588"/>
    <w:rsid w:val="6EBF6D45"/>
    <w:rsid w:val="6EC79F2F"/>
    <w:rsid w:val="6F089179"/>
    <w:rsid w:val="6F08F83B"/>
    <w:rsid w:val="6F0D096E"/>
    <w:rsid w:val="6F15D09D"/>
    <w:rsid w:val="6F1AA287"/>
    <w:rsid w:val="6F468D64"/>
    <w:rsid w:val="6F7E58B2"/>
    <w:rsid w:val="6F7FBD2C"/>
    <w:rsid w:val="6F940462"/>
    <w:rsid w:val="6F94997D"/>
    <w:rsid w:val="6F98CDB3"/>
    <w:rsid w:val="6F9F3643"/>
    <w:rsid w:val="6FA34BCB"/>
    <w:rsid w:val="6FAFD8D3"/>
    <w:rsid w:val="6FCF7C93"/>
    <w:rsid w:val="6FE54C86"/>
    <w:rsid w:val="700B0138"/>
    <w:rsid w:val="703A51BD"/>
    <w:rsid w:val="7044A60A"/>
    <w:rsid w:val="704DDB7D"/>
    <w:rsid w:val="7066AFB4"/>
    <w:rsid w:val="70735319"/>
    <w:rsid w:val="70B70B25"/>
    <w:rsid w:val="70CC0522"/>
    <w:rsid w:val="70CEBF5C"/>
    <w:rsid w:val="7121D2ED"/>
    <w:rsid w:val="7146D308"/>
    <w:rsid w:val="71C533BC"/>
    <w:rsid w:val="71E44648"/>
    <w:rsid w:val="71FF3FF1"/>
    <w:rsid w:val="72028015"/>
    <w:rsid w:val="721B8E46"/>
    <w:rsid w:val="72292925"/>
    <w:rsid w:val="7240BF1B"/>
    <w:rsid w:val="7252DB86"/>
    <w:rsid w:val="72619AE1"/>
    <w:rsid w:val="7272D3A7"/>
    <w:rsid w:val="72B93EF5"/>
    <w:rsid w:val="72CC4BD8"/>
    <w:rsid w:val="72FDDCE1"/>
    <w:rsid w:val="731577DF"/>
    <w:rsid w:val="732ABE32"/>
    <w:rsid w:val="73345BF0"/>
    <w:rsid w:val="7342261C"/>
    <w:rsid w:val="7372E690"/>
    <w:rsid w:val="739A6E42"/>
    <w:rsid w:val="73C43DAB"/>
    <w:rsid w:val="73DE40A4"/>
    <w:rsid w:val="73F11C30"/>
    <w:rsid w:val="73FA6581"/>
    <w:rsid w:val="7412DB25"/>
    <w:rsid w:val="7426C498"/>
    <w:rsid w:val="745322BC"/>
    <w:rsid w:val="74D5C599"/>
    <w:rsid w:val="74F9A0C9"/>
    <w:rsid w:val="74FAD716"/>
    <w:rsid w:val="75035047"/>
    <w:rsid w:val="752F6E9A"/>
    <w:rsid w:val="75639A52"/>
    <w:rsid w:val="756A41AD"/>
    <w:rsid w:val="75B5DFDB"/>
    <w:rsid w:val="75C9888C"/>
    <w:rsid w:val="75EAB760"/>
    <w:rsid w:val="75EFF29E"/>
    <w:rsid w:val="75F4CE8D"/>
    <w:rsid w:val="76118AB4"/>
    <w:rsid w:val="76145E7A"/>
    <w:rsid w:val="7614918B"/>
    <w:rsid w:val="761978BD"/>
    <w:rsid w:val="768B7D12"/>
    <w:rsid w:val="7696A777"/>
    <w:rsid w:val="76AB06D5"/>
    <w:rsid w:val="76DA4A82"/>
    <w:rsid w:val="76E55B6B"/>
    <w:rsid w:val="7706120E"/>
    <w:rsid w:val="770D702A"/>
    <w:rsid w:val="770FE2B6"/>
    <w:rsid w:val="772F571A"/>
    <w:rsid w:val="7766F71C"/>
    <w:rsid w:val="77C4BFAD"/>
    <w:rsid w:val="77CDC22F"/>
    <w:rsid w:val="77EAC539"/>
    <w:rsid w:val="77F9126E"/>
    <w:rsid w:val="783AB2EB"/>
    <w:rsid w:val="78427973"/>
    <w:rsid w:val="7870B0C2"/>
    <w:rsid w:val="787FF785"/>
    <w:rsid w:val="7896BE11"/>
    <w:rsid w:val="789EF70D"/>
    <w:rsid w:val="78C9A083"/>
    <w:rsid w:val="78CB03FC"/>
    <w:rsid w:val="78DAF580"/>
    <w:rsid w:val="78E1F9C3"/>
    <w:rsid w:val="78E31164"/>
    <w:rsid w:val="790697C8"/>
    <w:rsid w:val="79374341"/>
    <w:rsid w:val="798E3B33"/>
    <w:rsid w:val="7997A36C"/>
    <w:rsid w:val="79FECF1C"/>
    <w:rsid w:val="7A03806E"/>
    <w:rsid w:val="7A3DB2D0"/>
    <w:rsid w:val="7A4CB294"/>
    <w:rsid w:val="7AD1A82D"/>
    <w:rsid w:val="7ADA08D7"/>
    <w:rsid w:val="7ADDB5A5"/>
    <w:rsid w:val="7ADF4B43"/>
    <w:rsid w:val="7AEAE045"/>
    <w:rsid w:val="7AFEC978"/>
    <w:rsid w:val="7B093D9E"/>
    <w:rsid w:val="7B279A86"/>
    <w:rsid w:val="7B27D89F"/>
    <w:rsid w:val="7B331DDA"/>
    <w:rsid w:val="7B3F93F3"/>
    <w:rsid w:val="7B6FD323"/>
    <w:rsid w:val="7B83794A"/>
    <w:rsid w:val="7B9B8600"/>
    <w:rsid w:val="7BE1AF41"/>
    <w:rsid w:val="7C03DE45"/>
    <w:rsid w:val="7C1568D0"/>
    <w:rsid w:val="7C267DE5"/>
    <w:rsid w:val="7C30AEBC"/>
    <w:rsid w:val="7C48CFA9"/>
    <w:rsid w:val="7C58D6DA"/>
    <w:rsid w:val="7C65F9BA"/>
    <w:rsid w:val="7CB51360"/>
    <w:rsid w:val="7CD45862"/>
    <w:rsid w:val="7CF3EBAA"/>
    <w:rsid w:val="7CF9D828"/>
    <w:rsid w:val="7CFC6F66"/>
    <w:rsid w:val="7D013E3D"/>
    <w:rsid w:val="7D225E75"/>
    <w:rsid w:val="7D3C3BA0"/>
    <w:rsid w:val="7DB46503"/>
    <w:rsid w:val="7DB6EA20"/>
    <w:rsid w:val="7DDCD769"/>
    <w:rsid w:val="7E20285C"/>
    <w:rsid w:val="7E2B35FC"/>
    <w:rsid w:val="7E6D0BBD"/>
    <w:rsid w:val="7E7415B5"/>
    <w:rsid w:val="7E98BAFB"/>
    <w:rsid w:val="7EB1AE93"/>
    <w:rsid w:val="7EBAD9FB"/>
    <w:rsid w:val="7EC5DB9A"/>
    <w:rsid w:val="7EC91BFD"/>
    <w:rsid w:val="7EE234D7"/>
    <w:rsid w:val="7F153BFD"/>
    <w:rsid w:val="7F190A64"/>
    <w:rsid w:val="7F1F80E2"/>
    <w:rsid w:val="7F5E1EA7"/>
    <w:rsid w:val="7F68FA0D"/>
    <w:rsid w:val="7F78A7CA"/>
    <w:rsid w:val="7F89EB10"/>
    <w:rsid w:val="7F92341E"/>
    <w:rsid w:val="7FA1C90A"/>
    <w:rsid w:val="7FC0D2F3"/>
    <w:rsid w:val="7FC2FA1B"/>
    <w:rsid w:val="7FDAD28A"/>
    <w:rsid w:val="7FDCAEC1"/>
    <w:rsid w:val="7FFFA2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06393"/>
  <w15:chartTrackingRefBased/>
  <w15:docId w15:val="{10E5353C-10F2-4E4D-8712-C60293E6E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09B0"/>
    <w:pPr>
      <w:widowControl w:val="0"/>
      <w:autoSpaceDE w:val="0"/>
      <w:autoSpaceDN w:val="0"/>
      <w:spacing w:after="0" w:line="240" w:lineRule="auto"/>
    </w:pPr>
    <w:rPr>
      <w:rFonts w:ascii="Times New Roman" w:eastAsia="Times New Roman" w:hAnsi="Times New Roman" w:cs="Times New Roman"/>
      <w:kern w:val="0"/>
    </w:rPr>
  </w:style>
  <w:style w:type="paragraph" w:styleId="Heading1">
    <w:name w:val="heading 1"/>
    <w:basedOn w:val="Normal"/>
    <w:link w:val="Heading1Char"/>
    <w:uiPriority w:val="9"/>
    <w:qFormat/>
    <w:rsid w:val="00E209B0"/>
    <w:pPr>
      <w:ind w:left="120"/>
      <w:outlineLvl w:val="0"/>
    </w:pPr>
    <w:rPr>
      <w:b/>
      <w:bCs/>
      <w:sz w:val="24"/>
      <w:szCs w:val="24"/>
    </w:rPr>
  </w:style>
  <w:style w:type="paragraph" w:styleId="Heading2">
    <w:name w:val="heading 2"/>
    <w:basedOn w:val="Normal"/>
    <w:next w:val="Normal"/>
    <w:link w:val="Heading2Char"/>
    <w:uiPriority w:val="9"/>
    <w:unhideWhenUsed/>
    <w:qFormat/>
    <w:rsid w:val="006A394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34D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9B0"/>
    <w:rPr>
      <w:rFonts w:ascii="Times New Roman" w:eastAsia="Times New Roman" w:hAnsi="Times New Roman" w:cs="Times New Roman"/>
      <w:b/>
      <w:bCs/>
      <w:kern w:val="0"/>
      <w:sz w:val="24"/>
      <w:szCs w:val="24"/>
    </w:rPr>
  </w:style>
  <w:style w:type="character" w:styleId="Hyperlink">
    <w:name w:val="Hyperlink"/>
    <w:basedOn w:val="DefaultParagraphFont"/>
    <w:uiPriority w:val="99"/>
    <w:unhideWhenUsed/>
    <w:rsid w:val="00E209B0"/>
    <w:rPr>
      <w:color w:val="0563C1" w:themeColor="hyperlink"/>
      <w:u w:val="single"/>
    </w:rPr>
  </w:style>
  <w:style w:type="paragraph" w:styleId="TOC1">
    <w:name w:val="toc 1"/>
    <w:basedOn w:val="Normal"/>
    <w:autoRedefine/>
    <w:uiPriority w:val="39"/>
    <w:unhideWhenUsed/>
    <w:qFormat/>
    <w:rsid w:val="005938C9"/>
    <w:pPr>
      <w:spacing w:before="120" w:after="120"/>
      <w:pPrChange w:id="0" w:author="Zachary Cappella" w:date="2023-09-23T14:03:00Z">
        <w:pPr>
          <w:widowControl w:val="0"/>
          <w:autoSpaceDE w:val="0"/>
          <w:autoSpaceDN w:val="0"/>
          <w:ind w:left="599" w:hanging="479"/>
        </w:pPr>
      </w:pPrChange>
    </w:pPr>
    <w:rPr>
      <w:rFonts w:asciiTheme="minorHAnsi" w:hAnsiTheme="minorHAnsi" w:cstheme="minorHAnsi"/>
      <w:b/>
      <w:bCs/>
      <w:caps/>
      <w:sz w:val="20"/>
      <w:szCs w:val="20"/>
      <w:rPrChange w:id="0" w:author="Zachary Cappella" w:date="2023-09-23T14:03:00Z">
        <w:rPr>
          <w:b/>
          <w:bCs/>
          <w:i/>
          <w:iCs/>
          <w:sz w:val="24"/>
          <w:szCs w:val="24"/>
          <w:lang w:val="en-US" w:eastAsia="en-US" w:bidi="ar-SA"/>
          <w14:ligatures w14:val="standardContextual"/>
        </w:rPr>
      </w:rPrChange>
    </w:rPr>
  </w:style>
  <w:style w:type="paragraph" w:styleId="TOC2">
    <w:name w:val="toc 2"/>
    <w:basedOn w:val="Normal"/>
    <w:autoRedefine/>
    <w:uiPriority w:val="39"/>
    <w:unhideWhenUsed/>
    <w:qFormat/>
    <w:rsid w:val="00F96A1C"/>
    <w:pPr>
      <w:ind w:left="220"/>
      <w:pPrChange w:id="1" w:author="Zachary Cappella" w:date="2023-09-30T10:36:00Z">
        <w:pPr>
          <w:widowControl w:val="0"/>
          <w:autoSpaceDE w:val="0"/>
          <w:autoSpaceDN w:val="0"/>
          <w:spacing w:before="119"/>
          <w:ind w:left="1079" w:hanging="719"/>
        </w:pPr>
      </w:pPrChange>
    </w:pPr>
    <w:rPr>
      <w:rFonts w:asciiTheme="minorHAnsi" w:hAnsiTheme="minorHAnsi" w:cstheme="minorHAnsi"/>
      <w:smallCaps/>
      <w:sz w:val="20"/>
      <w:szCs w:val="20"/>
      <w:rPrChange w:id="1" w:author="Zachary Cappella" w:date="2023-09-30T10:36:00Z">
        <w:rPr>
          <w:b/>
          <w:bCs/>
          <w:sz w:val="22"/>
          <w:szCs w:val="22"/>
          <w:lang w:val="en-US" w:eastAsia="en-US" w:bidi="ar-SA"/>
          <w14:ligatures w14:val="standardContextual"/>
        </w:rPr>
      </w:rPrChange>
    </w:rPr>
  </w:style>
  <w:style w:type="paragraph" w:styleId="TOC3">
    <w:name w:val="toc 3"/>
    <w:basedOn w:val="Normal"/>
    <w:autoRedefine/>
    <w:uiPriority w:val="39"/>
    <w:unhideWhenUsed/>
    <w:qFormat/>
    <w:rsid w:val="00F96A1C"/>
    <w:pPr>
      <w:ind w:left="440"/>
      <w:pPrChange w:id="2" w:author="Zachary Cappella" w:date="2023-09-30T10:36:00Z">
        <w:pPr>
          <w:widowControl w:val="0"/>
          <w:autoSpaceDE w:val="0"/>
          <w:autoSpaceDN w:val="0"/>
          <w:spacing w:before="1"/>
          <w:ind w:left="1319" w:hanging="719"/>
        </w:pPr>
      </w:pPrChange>
    </w:pPr>
    <w:rPr>
      <w:rFonts w:asciiTheme="minorHAnsi" w:hAnsiTheme="minorHAnsi" w:cstheme="minorHAnsi"/>
      <w:i/>
      <w:iCs/>
      <w:sz w:val="20"/>
      <w:szCs w:val="20"/>
      <w:rPrChange w:id="2" w:author="Zachary Cappella" w:date="2023-09-30T10:36:00Z">
        <w:rPr>
          <w:lang w:val="en-US" w:eastAsia="en-US" w:bidi="ar-SA"/>
          <w14:ligatures w14:val="standardContextual"/>
        </w:rPr>
      </w:rPrChange>
    </w:rPr>
  </w:style>
  <w:style w:type="paragraph" w:styleId="TOC4">
    <w:name w:val="toc 4"/>
    <w:basedOn w:val="Normal"/>
    <w:autoRedefine/>
    <w:uiPriority w:val="1"/>
    <w:unhideWhenUsed/>
    <w:qFormat/>
    <w:rsid w:val="00E209B0"/>
    <w:pPr>
      <w:ind w:left="660"/>
    </w:pPr>
    <w:rPr>
      <w:rFonts w:asciiTheme="minorHAnsi" w:hAnsiTheme="minorHAnsi" w:cstheme="minorHAnsi"/>
      <w:sz w:val="18"/>
      <w:szCs w:val="18"/>
    </w:rPr>
  </w:style>
  <w:style w:type="paragraph" w:styleId="Title">
    <w:name w:val="Title"/>
    <w:basedOn w:val="Normal"/>
    <w:link w:val="TitleChar"/>
    <w:uiPriority w:val="10"/>
    <w:qFormat/>
    <w:rsid w:val="00E209B0"/>
    <w:pPr>
      <w:ind w:left="1152" w:right="1491"/>
      <w:jc w:val="center"/>
    </w:pPr>
    <w:rPr>
      <w:b/>
      <w:bCs/>
      <w:sz w:val="56"/>
      <w:szCs w:val="56"/>
    </w:rPr>
  </w:style>
  <w:style w:type="character" w:customStyle="1" w:styleId="TitleChar">
    <w:name w:val="Title Char"/>
    <w:basedOn w:val="DefaultParagraphFont"/>
    <w:link w:val="Title"/>
    <w:uiPriority w:val="10"/>
    <w:rsid w:val="00E209B0"/>
    <w:rPr>
      <w:rFonts w:ascii="Times New Roman" w:eastAsia="Times New Roman" w:hAnsi="Times New Roman" w:cs="Times New Roman"/>
      <w:b/>
      <w:bCs/>
      <w:kern w:val="0"/>
      <w:sz w:val="56"/>
      <w:szCs w:val="56"/>
    </w:rPr>
  </w:style>
  <w:style w:type="paragraph" w:styleId="BodyText">
    <w:name w:val="Body Text"/>
    <w:basedOn w:val="Normal"/>
    <w:link w:val="BodyTextChar"/>
    <w:uiPriority w:val="1"/>
    <w:semiHidden/>
    <w:unhideWhenUsed/>
    <w:qFormat/>
    <w:rsid w:val="00E209B0"/>
    <w:rPr>
      <w:sz w:val="24"/>
      <w:szCs w:val="24"/>
    </w:rPr>
  </w:style>
  <w:style w:type="character" w:customStyle="1" w:styleId="BodyTextChar">
    <w:name w:val="Body Text Char"/>
    <w:basedOn w:val="DefaultParagraphFont"/>
    <w:link w:val="BodyText"/>
    <w:uiPriority w:val="1"/>
    <w:semiHidden/>
    <w:rsid w:val="00E209B0"/>
    <w:rPr>
      <w:rFonts w:ascii="Times New Roman" w:eastAsia="Times New Roman" w:hAnsi="Times New Roman" w:cs="Times New Roman"/>
      <w:kern w:val="0"/>
      <w:sz w:val="24"/>
      <w:szCs w:val="24"/>
    </w:rPr>
  </w:style>
  <w:style w:type="paragraph" w:styleId="ListParagraph">
    <w:name w:val="List Paragraph"/>
    <w:basedOn w:val="Normal"/>
    <w:uiPriority w:val="1"/>
    <w:qFormat/>
    <w:rsid w:val="00E209B0"/>
    <w:pPr>
      <w:ind w:left="839" w:hanging="359"/>
    </w:pPr>
  </w:style>
  <w:style w:type="paragraph" w:customStyle="1" w:styleId="TableParagraph">
    <w:name w:val="Table Paragraph"/>
    <w:basedOn w:val="Normal"/>
    <w:uiPriority w:val="1"/>
    <w:qFormat/>
    <w:rsid w:val="00E209B0"/>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6075E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14:ligatures w14:val="none"/>
    </w:rPr>
  </w:style>
  <w:style w:type="character" w:customStyle="1" w:styleId="Heading2Char">
    <w:name w:val="Heading 2 Char"/>
    <w:basedOn w:val="DefaultParagraphFont"/>
    <w:link w:val="Heading2"/>
    <w:uiPriority w:val="9"/>
    <w:rsid w:val="006A3943"/>
    <w:rPr>
      <w:rFonts w:asciiTheme="majorHAnsi" w:eastAsiaTheme="majorEastAsia" w:hAnsiTheme="majorHAnsi" w:cstheme="majorBidi"/>
      <w:color w:val="2F5496" w:themeColor="accent1" w:themeShade="BF"/>
      <w:kern w:val="0"/>
      <w:sz w:val="26"/>
      <w:szCs w:val="26"/>
    </w:rPr>
  </w:style>
  <w:style w:type="paragraph" w:customStyle="1" w:styleId="paragraph">
    <w:name w:val="paragraph"/>
    <w:basedOn w:val="Normal"/>
    <w:rsid w:val="007F278D"/>
    <w:pPr>
      <w:widowControl/>
      <w:autoSpaceDE/>
      <w:autoSpaceDN/>
      <w:spacing w:before="100" w:beforeAutospacing="1" w:after="100" w:afterAutospacing="1"/>
    </w:pPr>
    <w:rPr>
      <w:sz w:val="24"/>
      <w:szCs w:val="24"/>
    </w:rPr>
  </w:style>
  <w:style w:type="character" w:customStyle="1" w:styleId="normaltextrun">
    <w:name w:val="normaltextrun"/>
    <w:basedOn w:val="DefaultParagraphFont"/>
    <w:rsid w:val="007F278D"/>
  </w:style>
  <w:style w:type="character" w:customStyle="1" w:styleId="eop">
    <w:name w:val="eop"/>
    <w:basedOn w:val="DefaultParagraphFont"/>
    <w:rsid w:val="007F278D"/>
  </w:style>
  <w:style w:type="character" w:customStyle="1" w:styleId="tabchar">
    <w:name w:val="tabchar"/>
    <w:basedOn w:val="DefaultParagraphFont"/>
    <w:rsid w:val="007F278D"/>
  </w:style>
  <w:style w:type="character" w:customStyle="1" w:styleId="Heading3Char">
    <w:name w:val="Heading 3 Char"/>
    <w:basedOn w:val="DefaultParagraphFont"/>
    <w:link w:val="Heading3"/>
    <w:uiPriority w:val="9"/>
    <w:rsid w:val="003C34D4"/>
    <w:rPr>
      <w:rFonts w:asciiTheme="majorHAnsi" w:eastAsiaTheme="majorEastAsia" w:hAnsiTheme="majorHAnsi" w:cstheme="majorBidi"/>
      <w:color w:val="1F3763" w:themeColor="accent1" w:themeShade="7F"/>
      <w:kern w:val="0"/>
      <w:sz w:val="24"/>
      <w:szCs w:val="24"/>
    </w:rPr>
  </w:style>
  <w:style w:type="paragraph" w:styleId="Revision">
    <w:name w:val="Revision"/>
    <w:hidden/>
    <w:uiPriority w:val="99"/>
    <w:semiHidden/>
    <w:rsid w:val="00115C95"/>
    <w:pPr>
      <w:spacing w:after="0" w:line="240" w:lineRule="auto"/>
    </w:pPr>
    <w:rPr>
      <w:rFonts w:ascii="Times New Roman" w:eastAsia="Times New Roman" w:hAnsi="Times New Roman" w:cs="Times New Roman"/>
      <w:kern w:val="0"/>
    </w:rPr>
  </w:style>
  <w:style w:type="paragraph" w:styleId="Caption">
    <w:name w:val="caption"/>
    <w:basedOn w:val="Normal"/>
    <w:next w:val="Normal"/>
    <w:uiPriority w:val="35"/>
    <w:unhideWhenUsed/>
    <w:qFormat/>
    <w:rsid w:val="006D29B1"/>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E750A4"/>
    <w:rPr>
      <w:sz w:val="16"/>
      <w:szCs w:val="16"/>
    </w:rPr>
  </w:style>
  <w:style w:type="paragraph" w:styleId="CommentText">
    <w:name w:val="annotation text"/>
    <w:basedOn w:val="Normal"/>
    <w:link w:val="CommentTextChar"/>
    <w:uiPriority w:val="99"/>
    <w:semiHidden/>
    <w:unhideWhenUsed/>
    <w:rsid w:val="00E750A4"/>
    <w:rPr>
      <w:sz w:val="20"/>
      <w:szCs w:val="20"/>
    </w:rPr>
  </w:style>
  <w:style w:type="character" w:customStyle="1" w:styleId="CommentTextChar">
    <w:name w:val="Comment Text Char"/>
    <w:basedOn w:val="DefaultParagraphFont"/>
    <w:link w:val="CommentText"/>
    <w:uiPriority w:val="99"/>
    <w:semiHidden/>
    <w:rsid w:val="00E750A4"/>
    <w:rPr>
      <w:rFonts w:ascii="Times New Roman" w:eastAsia="Times New Roman" w:hAnsi="Times New Roman" w:cs="Times New Roman"/>
      <w:kern w:val="0"/>
      <w:sz w:val="20"/>
      <w:szCs w:val="20"/>
    </w:rPr>
  </w:style>
  <w:style w:type="paragraph" w:styleId="CommentSubject">
    <w:name w:val="annotation subject"/>
    <w:basedOn w:val="CommentText"/>
    <w:next w:val="CommentText"/>
    <w:link w:val="CommentSubjectChar"/>
    <w:uiPriority w:val="99"/>
    <w:semiHidden/>
    <w:unhideWhenUsed/>
    <w:rsid w:val="00E750A4"/>
    <w:rPr>
      <w:b/>
      <w:bCs/>
    </w:rPr>
  </w:style>
  <w:style w:type="character" w:customStyle="1" w:styleId="CommentSubjectChar">
    <w:name w:val="Comment Subject Char"/>
    <w:basedOn w:val="CommentTextChar"/>
    <w:link w:val="CommentSubject"/>
    <w:uiPriority w:val="99"/>
    <w:semiHidden/>
    <w:rsid w:val="00E750A4"/>
    <w:rPr>
      <w:rFonts w:ascii="Times New Roman" w:eastAsia="Times New Roman" w:hAnsi="Times New Roman" w:cs="Times New Roman"/>
      <w:b/>
      <w:bCs/>
      <w:kern w:val="0"/>
      <w:sz w:val="20"/>
      <w:szCs w:val="20"/>
    </w:rPr>
  </w:style>
  <w:style w:type="paragraph" w:styleId="TableofFigures">
    <w:name w:val="table of figures"/>
    <w:basedOn w:val="Normal"/>
    <w:next w:val="Normal"/>
    <w:uiPriority w:val="99"/>
    <w:unhideWhenUsed/>
    <w:rsid w:val="00F96A1C"/>
  </w:style>
  <w:style w:type="paragraph" w:styleId="TOC5">
    <w:name w:val="toc 5"/>
    <w:basedOn w:val="Normal"/>
    <w:next w:val="Normal"/>
    <w:autoRedefine/>
    <w:uiPriority w:val="39"/>
    <w:unhideWhenUsed/>
    <w:rsid w:val="00DC5F7D"/>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DC5F7D"/>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DC5F7D"/>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DC5F7D"/>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DC5F7D"/>
    <w:pPr>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44446">
      <w:bodyDiv w:val="1"/>
      <w:marLeft w:val="0"/>
      <w:marRight w:val="0"/>
      <w:marTop w:val="0"/>
      <w:marBottom w:val="0"/>
      <w:divBdr>
        <w:top w:val="none" w:sz="0" w:space="0" w:color="auto"/>
        <w:left w:val="none" w:sz="0" w:space="0" w:color="auto"/>
        <w:bottom w:val="none" w:sz="0" w:space="0" w:color="auto"/>
        <w:right w:val="none" w:sz="0" w:space="0" w:color="auto"/>
      </w:divBdr>
    </w:div>
    <w:div w:id="849105936">
      <w:bodyDiv w:val="1"/>
      <w:marLeft w:val="0"/>
      <w:marRight w:val="0"/>
      <w:marTop w:val="0"/>
      <w:marBottom w:val="0"/>
      <w:divBdr>
        <w:top w:val="none" w:sz="0" w:space="0" w:color="auto"/>
        <w:left w:val="none" w:sz="0" w:space="0" w:color="auto"/>
        <w:bottom w:val="none" w:sz="0" w:space="0" w:color="auto"/>
        <w:right w:val="none" w:sz="0" w:space="0" w:color="auto"/>
      </w:divBdr>
    </w:div>
    <w:div w:id="956986467">
      <w:bodyDiv w:val="1"/>
      <w:marLeft w:val="0"/>
      <w:marRight w:val="0"/>
      <w:marTop w:val="0"/>
      <w:marBottom w:val="0"/>
      <w:divBdr>
        <w:top w:val="none" w:sz="0" w:space="0" w:color="auto"/>
        <w:left w:val="none" w:sz="0" w:space="0" w:color="auto"/>
        <w:bottom w:val="none" w:sz="0" w:space="0" w:color="auto"/>
        <w:right w:val="none" w:sz="0" w:space="0" w:color="auto"/>
      </w:divBdr>
    </w:div>
    <w:div w:id="1667512765">
      <w:bodyDiv w:val="1"/>
      <w:marLeft w:val="0"/>
      <w:marRight w:val="0"/>
      <w:marTop w:val="0"/>
      <w:marBottom w:val="0"/>
      <w:divBdr>
        <w:top w:val="none" w:sz="0" w:space="0" w:color="auto"/>
        <w:left w:val="none" w:sz="0" w:space="0" w:color="auto"/>
        <w:bottom w:val="none" w:sz="0" w:space="0" w:color="auto"/>
        <w:right w:val="none" w:sz="0" w:space="0" w:color="auto"/>
      </w:divBdr>
    </w:div>
    <w:div w:id="171049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hyperlink" Target="https://www.appknox.com/blog/mobile-app-security-best-practices" TargetMode="External"/><Relationship Id="rId34" Type="http://schemas.openxmlformats.org/officeDocument/2006/relationships/image" Target="media/image9.png"/><Relationship Id="rId42" Type="http://schemas.microsoft.com/office/2016/09/relationships/commentsIds" Target="commentsIds.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i.org/10.2196/15100" TargetMode="External"/><Relationship Id="rId29" Type="http://schemas.openxmlformats.org/officeDocument/2006/relationships/image" Target="media/image4.png"/><Relationship Id="rId11" Type="http://schemas.openxmlformats.org/officeDocument/2006/relationships/hyperlink" Target="https://doi.org/10.1109/ITSC.2011.6083077" TargetMode="External"/><Relationship Id="rId24" Type="http://schemas.openxmlformats.org/officeDocument/2006/relationships/hyperlink" Target="https://www.perforce.com/blog/alm/non-functional-requirements-guide-examples-types"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comments" Target="comments.xm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32.png"/><Relationship Id="rId19" Type="http://schemas.openxmlformats.org/officeDocument/2006/relationships/hyperlink" Target="https://www.interaction-design.org/literature/topics/accessibility-in-software-development" TargetMode="External"/><Relationship Id="rId14" Type="http://schemas.openxmlformats.org/officeDocument/2006/relationships/hyperlink" Target="https://www.perforce.com/blog/alm/how-write-software-requirements-specification-srs" TargetMode="External"/><Relationship Id="rId22" Type="http://schemas.openxmlformats.org/officeDocument/2006/relationships/hyperlink" Target="https://clearbridgemobile.com/gdpr-compliance-checklist-for-mobile-apps/"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microsoft.com/office/2018/08/relationships/commentsExtensible" Target="commentsExtensible.xml"/><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openxmlformats.org/officeDocument/2006/relationships/hyperlink" Target="https://doi.org/10.1109/ICDIM.2018.8846997" TargetMode="External"/><Relationship Id="rId17" Type="http://schemas.openxmlformats.org/officeDocument/2006/relationships/hyperlink" Target="https://flutter.dev/" TargetMode="External"/><Relationship Id="rId25" Type="http://schemas.openxmlformats.org/officeDocument/2006/relationships/hyperlink" Target="https://www.visual-paradigm.com/guide/requirements-engineering/what-is-non-functional-requirement/"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17.png"/><Relationship Id="rId59" Type="http://schemas.openxmlformats.org/officeDocument/2006/relationships/image" Target="media/image30.png"/><Relationship Id="rId67" Type="http://schemas.microsoft.com/office/2020/10/relationships/intelligence" Target="intelligence2.xml"/><Relationship Id="rId20" Type="http://schemas.openxmlformats.org/officeDocument/2006/relationships/hyperlink" Target="https://www.altexsoft.com/blog/mobile/cross-platform-mobile-app-development/" TargetMode="External"/><Relationship Id="rId41" Type="http://schemas.microsoft.com/office/2011/relationships/commentsExtended" Target="commentsExtended.xml"/><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rkenea.com/blog/software-requirements-document-template/" TargetMode="External"/><Relationship Id="rId23" Type="http://schemas.openxmlformats.org/officeDocument/2006/relationships/hyperlink" Target="https://reqtest.com/requirements-blog/how-to-write-good-non-functional-requirement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yperlink" Target="https://doi.org/10.4108/icst.pervasivehealth.2014.255046" TargetMode="Externa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microsoft.com/office/2011/relationships/people" Target="people.xml"/><Relationship Id="rId4" Type="http://schemas.openxmlformats.org/officeDocument/2006/relationships/customXml" Target="../customXml/item4.xml"/><Relationship Id="rId9" Type="http://schemas.openxmlformats.org/officeDocument/2006/relationships/hyperlink" Target="https://doi.org/10.1145/2168931.2168940" TargetMode="External"/><Relationship Id="rId13" Type="http://schemas.openxmlformats.org/officeDocument/2006/relationships/hyperlink" Target="https://asana.com/resources/software-requirements-document" TargetMode="External"/><Relationship Id="rId18" Type="http://schemas.openxmlformats.org/officeDocument/2006/relationships/hyperlink" Target="https://www.analyticsvidhya.com/blog/2020/07/ai-services-a-comprehensive-guide/" TargetMode="External"/><Relationship Id="rId3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d54ba327-bb0d-4952-ab14-57dcc4960444" xsi:nil="true"/>
    <lcf76f155ced4ddcb4097134ff3c332f xmlns="98bc4bdf-26fc-47f0-89e6-9d8da1590db5">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1F94DE19D362E49ABA718102CE3042A" ma:contentTypeVersion="13" ma:contentTypeDescription="Create a new document." ma:contentTypeScope="" ma:versionID="04824c000ddd4acfffc495eb73f2b907">
  <xsd:schema xmlns:xsd="http://www.w3.org/2001/XMLSchema" xmlns:xs="http://www.w3.org/2001/XMLSchema" xmlns:p="http://schemas.microsoft.com/office/2006/metadata/properties" xmlns:ns2="98bc4bdf-26fc-47f0-89e6-9d8da1590db5" xmlns:ns3="d54ba327-bb0d-4952-ab14-57dcc4960444" targetNamespace="http://schemas.microsoft.com/office/2006/metadata/properties" ma:root="true" ma:fieldsID="1c7a189c61822cf36355e59cc20bf6e9" ns2:_="" ns3:_="">
    <xsd:import namespace="98bc4bdf-26fc-47f0-89e6-9d8da1590db5"/>
    <xsd:import namespace="d54ba327-bb0d-4952-ab14-57dcc496044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bjectDetectorVersions"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bc4bdf-26fc-47f0-89e6-9d8da1590d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7f89474-2304-4cd3-af91-d3643b93d722"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4ba327-bb0d-4952-ab14-57dcc4960444"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09c5467c-63a5-474e-9bbb-ebda0fcc439c}" ma:internalName="TaxCatchAll" ma:showField="CatchAllData" ma:web="d54ba327-bb0d-4952-ab14-57dcc4960444">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4D6021F-710D-4F07-9FFF-0D9D27CC6F0D}">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24468738-6F5A-4C78-AD7C-8EAFB12B6CDD}">
  <ds:schemaRefs>
    <ds:schemaRef ds:uri="http://schemas.microsoft.com/sharepoint/v3/contenttype/forms"/>
  </ds:schemaRefs>
</ds:datastoreItem>
</file>

<file path=customXml/itemProps3.xml><?xml version="1.0" encoding="utf-8"?>
<ds:datastoreItem xmlns:ds="http://schemas.openxmlformats.org/officeDocument/2006/customXml" ds:itemID="{42766B7C-03C6-4B94-8897-C18D1DCADEB5}">
  <ds:schemaRefs>
    <ds:schemaRef ds:uri="http://schemas.microsoft.com/office/2006/metadata/properties"/>
    <ds:schemaRef ds:uri="http://www.w3.org/2000/xmlns/"/>
    <ds:schemaRef ds:uri="d54ba327-bb0d-4952-ab14-57dcc4960444"/>
    <ds:schemaRef ds:uri="http://www.w3.org/2001/XMLSchema-instance"/>
    <ds:schemaRef ds:uri="98bc4bdf-26fc-47f0-89e6-9d8da1590db5"/>
    <ds:schemaRef ds:uri="http://schemas.microsoft.com/office/infopath/2007/PartnerControls"/>
  </ds:schemaRefs>
</ds:datastoreItem>
</file>

<file path=customXml/itemProps4.xml><?xml version="1.0" encoding="utf-8"?>
<ds:datastoreItem xmlns:ds="http://schemas.openxmlformats.org/officeDocument/2006/customXml" ds:itemID="{947AEBD5-9447-40D9-9C8C-548C0F826E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8bc4bdf-26fc-47f0-89e6-9d8da1590db5"/>
    <ds:schemaRef ds:uri="d54ba327-bb0d-4952-ab14-57dcc49604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34</Pages>
  <Words>5429</Words>
  <Characters>30949</Characters>
  <Application>Microsoft Office Word</Application>
  <DocSecurity>0</DocSecurity>
  <Lines>257</Lines>
  <Paragraphs>72</Paragraphs>
  <ScaleCrop>false</ScaleCrop>
  <Company/>
  <LinksUpToDate>false</LinksUpToDate>
  <CharactersWithSpaces>36306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Eyerusalme Gebrehiwot</dc:creator>
  <cp:keywords/>
  <dc:description/>
  <cp:lastModifiedBy>Zachary Cappella</cp:lastModifiedBy>
  <cp:revision>215</cp:revision>
  <dcterms:created xsi:type="dcterms:W3CDTF">2023-08-28T07:07:00Z</dcterms:created>
  <dcterms:modified xsi:type="dcterms:W3CDTF">2023-10-26T22:08:00Z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0x01010041F94DE19D362E49ABA718102CE3042A</vt:lpwstr>
  </property>
  <property fmtid="{D5CDD505-2E9C-101B-9397-08002B2CF9AE}" pid="3" name="MediaServiceImageTags">
    <vt:lpwstr/>
  </property>
</Properties>
</file>