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
        <w:tblW w:w="7476" w:type="dxa"/>
        <w:tblBorders>
          <w:left w:val="single" w:sz="12" w:space="0" w:color="4472C4"/>
        </w:tblBorders>
        <w:tblLayout w:type="fixed"/>
        <w:tblLook w:val="0400" w:firstRow="0" w:lastRow="0" w:firstColumn="0" w:lastColumn="0" w:noHBand="0" w:noVBand="1"/>
      </w:tblPr>
      <w:tblGrid>
        <w:gridCol w:w="7476"/>
      </w:tblGrid>
      <w:tr w:rsidR="008260E7" w14:paraId="12BBCEA5" w14:textId="77777777">
        <w:tc>
          <w:tcPr>
            <w:tcW w:w="7476" w:type="dxa"/>
            <w:tcMar>
              <w:top w:w="216" w:type="dxa"/>
              <w:left w:w="115" w:type="dxa"/>
              <w:bottom w:w="216" w:type="dxa"/>
              <w:right w:w="115" w:type="dxa"/>
            </w:tcMar>
          </w:tcPr>
          <w:p w14:paraId="31209E09" w14:textId="77777777" w:rsidR="008260E7" w:rsidRPr="0016308A" w:rsidRDefault="008260E7">
            <w:pPr>
              <w:pBdr>
                <w:top w:val="nil"/>
                <w:left w:val="nil"/>
                <w:bottom w:val="nil"/>
                <w:right w:val="nil"/>
                <w:between w:val="nil"/>
              </w:pBdr>
              <w:spacing w:line="240" w:lineRule="auto"/>
              <w:rPr>
                <w:b/>
                <w:bCs/>
              </w:rPr>
            </w:pPr>
          </w:p>
          <w:p w14:paraId="4B5B8879" w14:textId="77777777" w:rsidR="008260E7" w:rsidRPr="0016308A" w:rsidRDefault="008260E7">
            <w:pPr>
              <w:pBdr>
                <w:top w:val="nil"/>
                <w:left w:val="nil"/>
                <w:bottom w:val="nil"/>
                <w:right w:val="nil"/>
                <w:between w:val="nil"/>
              </w:pBdr>
              <w:spacing w:line="240" w:lineRule="auto"/>
              <w:rPr>
                <w:b/>
                <w:bCs/>
              </w:rPr>
            </w:pPr>
          </w:p>
          <w:p w14:paraId="118F758F" w14:textId="77777777" w:rsidR="008260E7" w:rsidRPr="0016308A" w:rsidRDefault="008260E7">
            <w:pPr>
              <w:pBdr>
                <w:top w:val="nil"/>
                <w:left w:val="nil"/>
                <w:bottom w:val="nil"/>
                <w:right w:val="nil"/>
                <w:between w:val="nil"/>
              </w:pBdr>
              <w:spacing w:line="240" w:lineRule="auto"/>
              <w:rPr>
                <w:b/>
                <w:bCs/>
              </w:rPr>
            </w:pPr>
          </w:p>
          <w:p w14:paraId="479D9C21" w14:textId="77777777" w:rsidR="008260E7" w:rsidRPr="0016308A" w:rsidRDefault="008260E7">
            <w:pPr>
              <w:pBdr>
                <w:top w:val="nil"/>
                <w:left w:val="nil"/>
                <w:bottom w:val="nil"/>
                <w:right w:val="nil"/>
                <w:between w:val="nil"/>
              </w:pBdr>
              <w:spacing w:line="240" w:lineRule="auto"/>
              <w:rPr>
                <w:b/>
                <w:bCs/>
              </w:rPr>
            </w:pPr>
          </w:p>
          <w:p w14:paraId="047B8C23" w14:textId="77777777" w:rsidR="008260E7" w:rsidRPr="0016308A" w:rsidRDefault="00F31967">
            <w:pPr>
              <w:pBdr>
                <w:top w:val="nil"/>
                <w:left w:val="nil"/>
                <w:bottom w:val="nil"/>
                <w:right w:val="nil"/>
                <w:between w:val="nil"/>
              </w:pBdr>
              <w:spacing w:line="240" w:lineRule="auto"/>
              <w:rPr>
                <w:b/>
                <w:bCs/>
                <w:color w:val="000000"/>
              </w:rPr>
            </w:pPr>
            <w:r w:rsidRPr="0016308A">
              <w:rPr>
                <w:b/>
                <w:bCs/>
                <w:color w:val="000000"/>
              </w:rPr>
              <w:t>UMGC CITY TEAM 1</w:t>
            </w:r>
          </w:p>
        </w:tc>
      </w:tr>
      <w:tr w:rsidR="008260E7" w14:paraId="13B919B2" w14:textId="77777777">
        <w:tc>
          <w:tcPr>
            <w:tcW w:w="7476" w:type="dxa"/>
          </w:tcPr>
          <w:p w14:paraId="49F33EB2" w14:textId="77777777" w:rsidR="008260E7" w:rsidRPr="0016308A" w:rsidRDefault="00F31967">
            <w:pPr>
              <w:pBdr>
                <w:top w:val="nil"/>
                <w:left w:val="nil"/>
                <w:bottom w:val="nil"/>
                <w:right w:val="nil"/>
                <w:between w:val="nil"/>
              </w:pBdr>
              <w:spacing w:line="216" w:lineRule="auto"/>
              <w:rPr>
                <w:b/>
                <w:bCs/>
                <w:color w:val="000000"/>
              </w:rPr>
            </w:pPr>
            <w:r w:rsidRPr="0016308A">
              <w:rPr>
                <w:b/>
                <w:bCs/>
                <w:color w:val="000000"/>
                <w:sz w:val="44"/>
                <w:szCs w:val="44"/>
              </w:rPr>
              <w:t>SOFTWARE DESIGN DOCUMENT</w:t>
            </w:r>
          </w:p>
        </w:tc>
      </w:tr>
      <w:tr w:rsidR="008260E7" w14:paraId="6F1628AD" w14:textId="77777777">
        <w:tc>
          <w:tcPr>
            <w:tcW w:w="7476" w:type="dxa"/>
            <w:tcMar>
              <w:top w:w="216" w:type="dxa"/>
              <w:left w:w="115" w:type="dxa"/>
              <w:bottom w:w="216" w:type="dxa"/>
              <w:right w:w="115" w:type="dxa"/>
            </w:tcMar>
          </w:tcPr>
          <w:p w14:paraId="3F1B6BC6" w14:textId="77777777" w:rsidR="008260E7" w:rsidRDefault="008260E7">
            <w:pPr>
              <w:pBdr>
                <w:top w:val="nil"/>
                <w:left w:val="nil"/>
                <w:bottom w:val="nil"/>
                <w:right w:val="nil"/>
                <w:between w:val="nil"/>
              </w:pBdr>
              <w:spacing w:line="240" w:lineRule="auto"/>
            </w:pPr>
          </w:p>
          <w:p w14:paraId="1A0267EB" w14:textId="77777777" w:rsidR="008260E7" w:rsidRDefault="008260E7">
            <w:pPr>
              <w:pBdr>
                <w:top w:val="nil"/>
                <w:left w:val="nil"/>
                <w:bottom w:val="nil"/>
                <w:right w:val="nil"/>
                <w:between w:val="nil"/>
              </w:pBdr>
              <w:spacing w:line="240" w:lineRule="auto"/>
            </w:pPr>
          </w:p>
          <w:p w14:paraId="695965CE" w14:textId="77777777" w:rsidR="008260E7" w:rsidRDefault="008260E7">
            <w:pPr>
              <w:pBdr>
                <w:top w:val="nil"/>
                <w:left w:val="nil"/>
                <w:bottom w:val="nil"/>
                <w:right w:val="nil"/>
                <w:between w:val="nil"/>
              </w:pBdr>
              <w:spacing w:line="240" w:lineRule="auto"/>
            </w:pPr>
          </w:p>
          <w:p w14:paraId="25A37BF6" w14:textId="77777777" w:rsidR="008260E7" w:rsidRDefault="008260E7">
            <w:pPr>
              <w:pBdr>
                <w:top w:val="nil"/>
                <w:left w:val="nil"/>
                <w:bottom w:val="nil"/>
                <w:right w:val="nil"/>
                <w:between w:val="nil"/>
              </w:pBdr>
              <w:spacing w:line="240" w:lineRule="auto"/>
            </w:pPr>
          </w:p>
          <w:p w14:paraId="0BD743F8" w14:textId="77777777" w:rsidR="008260E7" w:rsidRDefault="008260E7">
            <w:pPr>
              <w:pBdr>
                <w:top w:val="nil"/>
                <w:left w:val="nil"/>
                <w:bottom w:val="nil"/>
                <w:right w:val="nil"/>
                <w:between w:val="nil"/>
              </w:pBdr>
              <w:spacing w:line="240" w:lineRule="auto"/>
            </w:pPr>
          </w:p>
          <w:p w14:paraId="5C572C07" w14:textId="77777777" w:rsidR="008260E7" w:rsidRDefault="008260E7">
            <w:pPr>
              <w:pBdr>
                <w:top w:val="nil"/>
                <w:left w:val="nil"/>
                <w:bottom w:val="nil"/>
                <w:right w:val="nil"/>
                <w:between w:val="nil"/>
              </w:pBdr>
              <w:spacing w:line="240" w:lineRule="auto"/>
            </w:pPr>
          </w:p>
          <w:p w14:paraId="1740E575" w14:textId="77777777" w:rsidR="008260E7" w:rsidRDefault="008260E7">
            <w:pPr>
              <w:pBdr>
                <w:top w:val="nil"/>
                <w:left w:val="nil"/>
                <w:bottom w:val="nil"/>
                <w:right w:val="nil"/>
                <w:between w:val="nil"/>
              </w:pBdr>
              <w:spacing w:line="240" w:lineRule="auto"/>
            </w:pPr>
          </w:p>
          <w:p w14:paraId="2FAF75F9" w14:textId="77777777" w:rsidR="008260E7" w:rsidRDefault="008260E7">
            <w:pPr>
              <w:pBdr>
                <w:top w:val="nil"/>
                <w:left w:val="nil"/>
                <w:bottom w:val="nil"/>
                <w:right w:val="nil"/>
                <w:between w:val="nil"/>
              </w:pBdr>
              <w:spacing w:line="240" w:lineRule="auto"/>
            </w:pPr>
          </w:p>
          <w:p w14:paraId="794D9B55" w14:textId="77777777" w:rsidR="008260E7" w:rsidRDefault="008260E7">
            <w:pPr>
              <w:pBdr>
                <w:top w:val="nil"/>
                <w:left w:val="nil"/>
                <w:bottom w:val="nil"/>
                <w:right w:val="nil"/>
                <w:between w:val="nil"/>
              </w:pBdr>
              <w:spacing w:line="240" w:lineRule="auto"/>
            </w:pPr>
          </w:p>
          <w:p w14:paraId="314D0FD4" w14:textId="77777777" w:rsidR="008260E7" w:rsidRDefault="008260E7">
            <w:pPr>
              <w:pBdr>
                <w:top w:val="nil"/>
                <w:left w:val="nil"/>
                <w:bottom w:val="nil"/>
                <w:right w:val="nil"/>
                <w:between w:val="nil"/>
              </w:pBdr>
              <w:spacing w:line="240" w:lineRule="auto"/>
            </w:pPr>
          </w:p>
          <w:p w14:paraId="027F7773" w14:textId="0D0114CF" w:rsidR="00800754" w:rsidRDefault="00800754">
            <w:pPr>
              <w:pBdr>
                <w:top w:val="nil"/>
                <w:left w:val="nil"/>
                <w:bottom w:val="nil"/>
                <w:right w:val="nil"/>
                <w:between w:val="nil"/>
              </w:pBdr>
              <w:spacing w:line="240" w:lineRule="auto"/>
            </w:pPr>
          </w:p>
        </w:tc>
      </w:tr>
      <w:tr w:rsidR="008260E7" w14:paraId="77EA6CF3" w14:textId="77777777">
        <w:tc>
          <w:tcPr>
            <w:tcW w:w="7476" w:type="dxa"/>
            <w:tcMar>
              <w:top w:w="216" w:type="dxa"/>
              <w:left w:w="115" w:type="dxa"/>
              <w:bottom w:w="216" w:type="dxa"/>
              <w:right w:w="115" w:type="dxa"/>
            </w:tcMar>
          </w:tcPr>
          <w:p w14:paraId="40237401" w14:textId="77777777" w:rsidR="008260E7" w:rsidRPr="0016308A" w:rsidRDefault="00F31967">
            <w:pPr>
              <w:pBdr>
                <w:top w:val="nil"/>
                <w:left w:val="nil"/>
                <w:bottom w:val="nil"/>
                <w:right w:val="nil"/>
                <w:between w:val="nil"/>
              </w:pBdr>
              <w:spacing w:line="240" w:lineRule="auto"/>
              <w:rPr>
                <w:b/>
                <w:bCs/>
                <w:color w:val="000000"/>
              </w:rPr>
            </w:pPr>
            <w:r w:rsidRPr="0016308A">
              <w:rPr>
                <w:b/>
                <w:bCs/>
                <w:color w:val="000000"/>
              </w:rPr>
              <w:t>Christy Gilliland</w:t>
            </w:r>
          </w:p>
          <w:p w14:paraId="2B261E36" w14:textId="77777777" w:rsidR="008260E7" w:rsidRPr="0016308A" w:rsidRDefault="00F31967">
            <w:pPr>
              <w:pBdr>
                <w:top w:val="nil"/>
                <w:left w:val="nil"/>
                <w:bottom w:val="nil"/>
                <w:right w:val="nil"/>
                <w:between w:val="nil"/>
              </w:pBdr>
              <w:spacing w:line="240" w:lineRule="auto"/>
              <w:rPr>
                <w:b/>
                <w:bCs/>
                <w:color w:val="000000"/>
              </w:rPr>
            </w:pPr>
            <w:r w:rsidRPr="0016308A">
              <w:rPr>
                <w:b/>
                <w:bCs/>
                <w:color w:val="000000"/>
              </w:rPr>
              <w:t>Krystina Poling</w:t>
            </w:r>
          </w:p>
          <w:p w14:paraId="7061BAE8" w14:textId="77777777" w:rsidR="008260E7" w:rsidRPr="0016308A" w:rsidRDefault="00F31967">
            <w:pPr>
              <w:pBdr>
                <w:top w:val="nil"/>
                <w:left w:val="nil"/>
                <w:bottom w:val="nil"/>
                <w:right w:val="nil"/>
                <w:between w:val="nil"/>
              </w:pBdr>
              <w:spacing w:line="240" w:lineRule="auto"/>
              <w:rPr>
                <w:b/>
                <w:bCs/>
                <w:color w:val="000000"/>
              </w:rPr>
            </w:pPr>
            <w:r w:rsidRPr="0016308A">
              <w:rPr>
                <w:b/>
                <w:bCs/>
                <w:color w:val="000000"/>
              </w:rPr>
              <w:t xml:space="preserve">Daniel </w:t>
            </w:r>
            <w:proofErr w:type="spellStart"/>
            <w:r w:rsidRPr="0016308A">
              <w:rPr>
                <w:b/>
                <w:bCs/>
                <w:color w:val="000000"/>
              </w:rPr>
              <w:t>Abresch</w:t>
            </w:r>
            <w:proofErr w:type="spellEnd"/>
          </w:p>
          <w:p w14:paraId="704C4672" w14:textId="77777777" w:rsidR="008260E7" w:rsidRPr="0016308A" w:rsidRDefault="00F31967">
            <w:pPr>
              <w:pBdr>
                <w:top w:val="nil"/>
                <w:left w:val="nil"/>
                <w:bottom w:val="nil"/>
                <w:right w:val="nil"/>
                <w:between w:val="nil"/>
              </w:pBdr>
              <w:spacing w:line="240" w:lineRule="auto"/>
              <w:rPr>
                <w:b/>
                <w:bCs/>
                <w:color w:val="000000"/>
              </w:rPr>
            </w:pPr>
            <w:r w:rsidRPr="0016308A">
              <w:rPr>
                <w:b/>
                <w:bCs/>
                <w:color w:val="000000"/>
              </w:rPr>
              <w:t>Ziad Elharaoui</w:t>
            </w:r>
          </w:p>
          <w:p w14:paraId="39378078" w14:textId="77777777" w:rsidR="008260E7" w:rsidRPr="0016308A" w:rsidRDefault="00F31967">
            <w:pPr>
              <w:pBdr>
                <w:top w:val="nil"/>
                <w:left w:val="nil"/>
                <w:bottom w:val="nil"/>
                <w:right w:val="nil"/>
                <w:between w:val="nil"/>
              </w:pBdr>
              <w:spacing w:line="240" w:lineRule="auto"/>
              <w:rPr>
                <w:b/>
                <w:bCs/>
                <w:color w:val="000000"/>
              </w:rPr>
            </w:pPr>
            <w:r w:rsidRPr="0016308A">
              <w:rPr>
                <w:b/>
                <w:bCs/>
                <w:color w:val="000000"/>
              </w:rPr>
              <w:t xml:space="preserve">Jack </w:t>
            </w:r>
            <w:proofErr w:type="spellStart"/>
            <w:r w:rsidRPr="0016308A">
              <w:rPr>
                <w:b/>
                <w:bCs/>
                <w:color w:val="000000"/>
              </w:rPr>
              <w:t>Amnuaysirikul</w:t>
            </w:r>
            <w:proofErr w:type="spellEnd"/>
          </w:p>
          <w:p w14:paraId="21485B94" w14:textId="77777777" w:rsidR="008260E7" w:rsidRPr="0016308A" w:rsidRDefault="00F31967">
            <w:pPr>
              <w:pBdr>
                <w:top w:val="nil"/>
                <w:left w:val="nil"/>
                <w:bottom w:val="nil"/>
                <w:right w:val="nil"/>
                <w:between w:val="nil"/>
              </w:pBdr>
              <w:spacing w:line="240" w:lineRule="auto"/>
              <w:rPr>
                <w:b/>
                <w:bCs/>
                <w:color w:val="000000"/>
              </w:rPr>
            </w:pPr>
            <w:r w:rsidRPr="0016308A">
              <w:rPr>
                <w:b/>
                <w:bCs/>
                <w:color w:val="000000"/>
              </w:rPr>
              <w:t>Melanie Meek</w:t>
            </w:r>
          </w:p>
          <w:p w14:paraId="6FEE0A64" w14:textId="77777777" w:rsidR="008260E7" w:rsidRPr="0016308A" w:rsidRDefault="00F31967">
            <w:pPr>
              <w:pBdr>
                <w:top w:val="nil"/>
                <w:left w:val="nil"/>
                <w:bottom w:val="nil"/>
                <w:right w:val="nil"/>
                <w:between w:val="nil"/>
              </w:pBdr>
              <w:spacing w:line="240" w:lineRule="auto"/>
              <w:rPr>
                <w:b/>
                <w:bCs/>
                <w:color w:val="000000"/>
              </w:rPr>
            </w:pPr>
            <w:proofErr w:type="spellStart"/>
            <w:r w:rsidRPr="0016308A">
              <w:rPr>
                <w:b/>
                <w:bCs/>
                <w:color w:val="000000"/>
              </w:rPr>
              <w:t>Tarig</w:t>
            </w:r>
            <w:proofErr w:type="spellEnd"/>
            <w:r w:rsidRPr="0016308A">
              <w:rPr>
                <w:b/>
                <w:bCs/>
                <w:color w:val="000000"/>
              </w:rPr>
              <w:t xml:space="preserve"> </w:t>
            </w:r>
            <w:proofErr w:type="spellStart"/>
            <w:r w:rsidRPr="0016308A">
              <w:rPr>
                <w:b/>
                <w:bCs/>
                <w:color w:val="000000"/>
              </w:rPr>
              <w:t>Abasit</w:t>
            </w:r>
            <w:proofErr w:type="spellEnd"/>
          </w:p>
          <w:p w14:paraId="1A117F10" w14:textId="77777777" w:rsidR="008260E7" w:rsidRPr="0016308A" w:rsidRDefault="00F31967">
            <w:pPr>
              <w:pBdr>
                <w:top w:val="nil"/>
                <w:left w:val="nil"/>
                <w:bottom w:val="nil"/>
                <w:right w:val="nil"/>
                <w:between w:val="nil"/>
              </w:pBdr>
              <w:spacing w:line="240" w:lineRule="auto"/>
              <w:rPr>
                <w:b/>
                <w:bCs/>
                <w:color w:val="000000"/>
              </w:rPr>
            </w:pPr>
            <w:r w:rsidRPr="0016308A">
              <w:rPr>
                <w:b/>
                <w:bCs/>
                <w:color w:val="000000"/>
              </w:rPr>
              <w:t>Patience Okereke</w:t>
            </w:r>
          </w:p>
          <w:p w14:paraId="2C444F79" w14:textId="77777777" w:rsidR="008260E7" w:rsidRPr="0016308A" w:rsidRDefault="008260E7">
            <w:pPr>
              <w:pBdr>
                <w:top w:val="nil"/>
                <w:left w:val="nil"/>
                <w:bottom w:val="nil"/>
                <w:right w:val="nil"/>
                <w:between w:val="nil"/>
              </w:pBdr>
              <w:spacing w:line="240" w:lineRule="auto"/>
              <w:rPr>
                <w:b/>
                <w:bCs/>
              </w:rPr>
            </w:pPr>
          </w:p>
          <w:p w14:paraId="53A99372" w14:textId="25AFEB48" w:rsidR="008260E7" w:rsidRPr="0016308A" w:rsidRDefault="009555FE">
            <w:pPr>
              <w:pBdr>
                <w:top w:val="nil"/>
                <w:left w:val="nil"/>
                <w:bottom w:val="nil"/>
                <w:right w:val="nil"/>
                <w:between w:val="nil"/>
              </w:pBdr>
              <w:spacing w:line="240" w:lineRule="auto"/>
              <w:rPr>
                <w:b/>
                <w:bCs/>
                <w:color w:val="000000"/>
              </w:rPr>
            </w:pPr>
            <w:r>
              <w:rPr>
                <w:b/>
                <w:bCs/>
                <w:color w:val="000000"/>
              </w:rPr>
              <w:t>04-26-</w:t>
            </w:r>
            <w:r w:rsidR="00F31967" w:rsidRPr="0016308A">
              <w:rPr>
                <w:b/>
                <w:bCs/>
                <w:color w:val="000000"/>
              </w:rPr>
              <w:t>2020</w:t>
            </w:r>
          </w:p>
          <w:p w14:paraId="12CDE927" w14:textId="77777777" w:rsidR="008260E7" w:rsidRDefault="008260E7" w:rsidP="00800754">
            <w:pPr>
              <w:pBdr>
                <w:top w:val="nil"/>
                <w:left w:val="nil"/>
                <w:bottom w:val="nil"/>
                <w:right w:val="nil"/>
                <w:between w:val="nil"/>
              </w:pBdr>
              <w:spacing w:line="240" w:lineRule="auto"/>
              <w:jc w:val="both"/>
              <w:rPr>
                <w:color w:val="000000"/>
              </w:rPr>
            </w:pPr>
          </w:p>
          <w:p w14:paraId="526B6DA5" w14:textId="77777777" w:rsidR="000A73BA" w:rsidRDefault="000A73BA" w:rsidP="00800754">
            <w:pPr>
              <w:pBdr>
                <w:top w:val="nil"/>
                <w:left w:val="nil"/>
                <w:bottom w:val="nil"/>
                <w:right w:val="nil"/>
                <w:between w:val="nil"/>
              </w:pBdr>
              <w:spacing w:line="240" w:lineRule="auto"/>
              <w:jc w:val="both"/>
              <w:rPr>
                <w:color w:val="000000"/>
              </w:rPr>
            </w:pPr>
          </w:p>
          <w:p w14:paraId="66ADF82F" w14:textId="5B354289" w:rsidR="000A73BA" w:rsidRDefault="000A73BA" w:rsidP="00800754">
            <w:pPr>
              <w:pBdr>
                <w:top w:val="nil"/>
                <w:left w:val="nil"/>
                <w:bottom w:val="nil"/>
                <w:right w:val="nil"/>
                <w:between w:val="nil"/>
              </w:pBdr>
              <w:spacing w:line="240" w:lineRule="auto"/>
              <w:jc w:val="both"/>
              <w:rPr>
                <w:color w:val="000000"/>
              </w:rPr>
            </w:pPr>
          </w:p>
          <w:p w14:paraId="2546614E" w14:textId="180FB785" w:rsidR="0016308A" w:rsidRDefault="0016308A" w:rsidP="00800754">
            <w:pPr>
              <w:pBdr>
                <w:top w:val="nil"/>
                <w:left w:val="nil"/>
                <w:bottom w:val="nil"/>
                <w:right w:val="nil"/>
                <w:between w:val="nil"/>
              </w:pBdr>
              <w:spacing w:line="240" w:lineRule="auto"/>
              <w:jc w:val="both"/>
              <w:rPr>
                <w:color w:val="000000"/>
              </w:rPr>
            </w:pPr>
          </w:p>
          <w:p w14:paraId="2E00160D" w14:textId="545AB50E" w:rsidR="0016308A" w:rsidRDefault="0016308A" w:rsidP="00800754">
            <w:pPr>
              <w:pBdr>
                <w:top w:val="nil"/>
                <w:left w:val="nil"/>
                <w:bottom w:val="nil"/>
                <w:right w:val="nil"/>
                <w:between w:val="nil"/>
              </w:pBdr>
              <w:spacing w:line="240" w:lineRule="auto"/>
              <w:jc w:val="both"/>
              <w:rPr>
                <w:color w:val="000000"/>
              </w:rPr>
            </w:pPr>
          </w:p>
          <w:p w14:paraId="36E0CD1A" w14:textId="69293150" w:rsidR="0016308A" w:rsidRDefault="0016308A" w:rsidP="00800754">
            <w:pPr>
              <w:pBdr>
                <w:top w:val="nil"/>
                <w:left w:val="nil"/>
                <w:bottom w:val="nil"/>
                <w:right w:val="nil"/>
                <w:between w:val="nil"/>
              </w:pBdr>
              <w:spacing w:line="240" w:lineRule="auto"/>
              <w:jc w:val="both"/>
              <w:rPr>
                <w:color w:val="000000"/>
              </w:rPr>
            </w:pPr>
          </w:p>
          <w:p w14:paraId="6C55C637" w14:textId="31A22B5C" w:rsidR="0016308A" w:rsidRDefault="0016308A" w:rsidP="00800754">
            <w:pPr>
              <w:pBdr>
                <w:top w:val="nil"/>
                <w:left w:val="nil"/>
                <w:bottom w:val="nil"/>
                <w:right w:val="nil"/>
                <w:between w:val="nil"/>
              </w:pBdr>
              <w:spacing w:line="240" w:lineRule="auto"/>
              <w:jc w:val="both"/>
              <w:rPr>
                <w:color w:val="000000"/>
              </w:rPr>
            </w:pPr>
          </w:p>
          <w:p w14:paraId="7B525E49" w14:textId="77777777" w:rsidR="0016308A" w:rsidRDefault="0016308A" w:rsidP="00800754">
            <w:pPr>
              <w:pBdr>
                <w:top w:val="nil"/>
                <w:left w:val="nil"/>
                <w:bottom w:val="nil"/>
                <w:right w:val="nil"/>
                <w:between w:val="nil"/>
              </w:pBdr>
              <w:spacing w:line="240" w:lineRule="auto"/>
              <w:jc w:val="both"/>
              <w:rPr>
                <w:color w:val="000000"/>
              </w:rPr>
            </w:pPr>
          </w:p>
          <w:p w14:paraId="7EE28CCB" w14:textId="77777777" w:rsidR="000A73BA" w:rsidRDefault="000A73BA" w:rsidP="00800754">
            <w:pPr>
              <w:pBdr>
                <w:top w:val="nil"/>
                <w:left w:val="nil"/>
                <w:bottom w:val="nil"/>
                <w:right w:val="nil"/>
                <w:between w:val="nil"/>
              </w:pBdr>
              <w:spacing w:line="240" w:lineRule="auto"/>
              <w:jc w:val="both"/>
              <w:rPr>
                <w:color w:val="000000"/>
              </w:rPr>
            </w:pPr>
          </w:p>
          <w:p w14:paraId="402F115F" w14:textId="77777777" w:rsidR="000A73BA" w:rsidRDefault="000A73BA" w:rsidP="00800754">
            <w:pPr>
              <w:pBdr>
                <w:top w:val="nil"/>
                <w:left w:val="nil"/>
                <w:bottom w:val="nil"/>
                <w:right w:val="nil"/>
                <w:between w:val="nil"/>
              </w:pBdr>
              <w:spacing w:line="240" w:lineRule="auto"/>
              <w:jc w:val="both"/>
              <w:rPr>
                <w:color w:val="000000"/>
              </w:rPr>
            </w:pPr>
          </w:p>
          <w:p w14:paraId="4B5AD504" w14:textId="77777777" w:rsidR="000A73BA" w:rsidRDefault="000A73BA" w:rsidP="00800754">
            <w:pPr>
              <w:pBdr>
                <w:top w:val="nil"/>
                <w:left w:val="nil"/>
                <w:bottom w:val="nil"/>
                <w:right w:val="nil"/>
                <w:between w:val="nil"/>
              </w:pBdr>
              <w:spacing w:line="240" w:lineRule="auto"/>
              <w:jc w:val="both"/>
              <w:rPr>
                <w:color w:val="000000"/>
              </w:rPr>
            </w:pPr>
          </w:p>
          <w:p w14:paraId="128AF3D4" w14:textId="77777777" w:rsidR="000A73BA" w:rsidRDefault="000A73BA" w:rsidP="00800754">
            <w:pPr>
              <w:pBdr>
                <w:top w:val="nil"/>
                <w:left w:val="nil"/>
                <w:bottom w:val="nil"/>
                <w:right w:val="nil"/>
                <w:between w:val="nil"/>
              </w:pBdr>
              <w:spacing w:line="240" w:lineRule="auto"/>
              <w:jc w:val="both"/>
              <w:rPr>
                <w:color w:val="000000"/>
              </w:rPr>
            </w:pPr>
          </w:p>
          <w:p w14:paraId="041BA785" w14:textId="77777777" w:rsidR="000A73BA" w:rsidRDefault="000A73BA" w:rsidP="00800754">
            <w:pPr>
              <w:pBdr>
                <w:top w:val="nil"/>
                <w:left w:val="nil"/>
                <w:bottom w:val="nil"/>
                <w:right w:val="nil"/>
                <w:between w:val="nil"/>
              </w:pBdr>
              <w:spacing w:line="240" w:lineRule="auto"/>
              <w:jc w:val="both"/>
              <w:rPr>
                <w:color w:val="000000"/>
              </w:rPr>
            </w:pPr>
          </w:p>
          <w:p w14:paraId="2B8A68FD" w14:textId="77B8B599" w:rsidR="000A73BA" w:rsidRDefault="000A73BA" w:rsidP="00800754">
            <w:pPr>
              <w:pBdr>
                <w:top w:val="nil"/>
                <w:left w:val="nil"/>
                <w:bottom w:val="nil"/>
                <w:right w:val="nil"/>
                <w:between w:val="nil"/>
              </w:pBdr>
              <w:spacing w:line="240" w:lineRule="auto"/>
              <w:jc w:val="both"/>
              <w:rPr>
                <w:color w:val="000000"/>
              </w:rPr>
            </w:pPr>
          </w:p>
        </w:tc>
      </w:tr>
    </w:tbl>
    <w:sdt>
      <w:sdtPr>
        <w:rPr>
          <w:rFonts w:ascii="Times New Roman" w:eastAsia="Times New Roman" w:hAnsi="Times New Roman" w:cs="Times New Roman"/>
          <w:color w:val="auto"/>
          <w:sz w:val="24"/>
          <w:szCs w:val="24"/>
        </w:rPr>
        <w:id w:val="-770237932"/>
        <w:docPartObj>
          <w:docPartGallery w:val="Table of Contents"/>
          <w:docPartUnique/>
        </w:docPartObj>
      </w:sdtPr>
      <w:sdtEndPr>
        <w:rPr>
          <w:b/>
          <w:bCs/>
          <w:noProof/>
        </w:rPr>
      </w:sdtEndPr>
      <w:sdtContent>
        <w:p w14:paraId="076541B7" w14:textId="20F58432" w:rsidR="0016308A" w:rsidRDefault="0016308A" w:rsidP="0016308A">
          <w:pPr>
            <w:pStyle w:val="TOCHeading"/>
            <w:jc w:val="center"/>
          </w:pPr>
          <w:r w:rsidRPr="0016308A">
            <w:rPr>
              <w:rFonts w:ascii="Times New Roman" w:hAnsi="Times New Roman" w:cs="Times New Roman"/>
            </w:rPr>
            <w:t>Contents</w:t>
          </w:r>
        </w:p>
        <w:p w14:paraId="772C897E" w14:textId="77777777" w:rsidR="00C955C7" w:rsidRDefault="0016308A" w:rsidP="00C955C7">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7060407" w:history="1">
            <w:r w:rsidR="00C955C7" w:rsidRPr="004F121E">
              <w:rPr>
                <w:rStyle w:val="Hyperlink"/>
                <w:noProof/>
              </w:rPr>
              <w:t>1.</w:t>
            </w:r>
            <w:r w:rsidR="00C955C7">
              <w:rPr>
                <w:rFonts w:asciiTheme="minorHAnsi" w:eastAsiaTheme="minorEastAsia" w:hAnsiTheme="minorHAnsi" w:cstheme="minorBidi"/>
                <w:noProof/>
                <w:sz w:val="22"/>
                <w:szCs w:val="22"/>
              </w:rPr>
              <w:tab/>
            </w:r>
            <w:r w:rsidR="00C955C7" w:rsidRPr="004F121E">
              <w:rPr>
                <w:rStyle w:val="Hyperlink"/>
                <w:noProof/>
              </w:rPr>
              <w:t>INTRODUCTION</w:t>
            </w:r>
            <w:r w:rsidR="00C955C7">
              <w:rPr>
                <w:noProof/>
                <w:webHidden/>
              </w:rPr>
              <w:tab/>
            </w:r>
            <w:r w:rsidR="00C955C7">
              <w:rPr>
                <w:noProof/>
                <w:webHidden/>
              </w:rPr>
              <w:fldChar w:fldCharType="begin"/>
            </w:r>
            <w:r w:rsidR="00C955C7">
              <w:rPr>
                <w:noProof/>
                <w:webHidden/>
              </w:rPr>
              <w:instrText xml:space="preserve"> PAGEREF _Toc37060407 \h </w:instrText>
            </w:r>
            <w:r w:rsidR="00C955C7">
              <w:rPr>
                <w:noProof/>
                <w:webHidden/>
              </w:rPr>
            </w:r>
            <w:r w:rsidR="00C955C7">
              <w:rPr>
                <w:noProof/>
                <w:webHidden/>
              </w:rPr>
              <w:fldChar w:fldCharType="separate"/>
            </w:r>
            <w:r w:rsidR="00C955C7">
              <w:rPr>
                <w:noProof/>
                <w:webHidden/>
              </w:rPr>
              <w:t>4</w:t>
            </w:r>
            <w:r w:rsidR="00C955C7">
              <w:rPr>
                <w:noProof/>
                <w:webHidden/>
              </w:rPr>
              <w:fldChar w:fldCharType="end"/>
            </w:r>
          </w:hyperlink>
        </w:p>
        <w:p w14:paraId="02A3A4CF" w14:textId="77777777" w:rsidR="00C955C7" w:rsidRDefault="009555FE" w:rsidP="00C955C7">
          <w:pPr>
            <w:pStyle w:val="TOC2"/>
            <w:tabs>
              <w:tab w:val="left" w:pos="880"/>
              <w:tab w:val="right" w:leader="dot" w:pos="9350"/>
            </w:tabs>
            <w:spacing w:after="0" w:line="240" w:lineRule="auto"/>
            <w:rPr>
              <w:rFonts w:asciiTheme="minorHAnsi" w:eastAsiaTheme="minorEastAsia" w:hAnsiTheme="minorHAnsi" w:cstheme="minorBidi"/>
              <w:noProof/>
              <w:sz w:val="22"/>
              <w:szCs w:val="22"/>
            </w:rPr>
          </w:pPr>
          <w:hyperlink w:anchor="_Toc37060408" w:history="1">
            <w:r w:rsidR="00C955C7" w:rsidRPr="004F121E">
              <w:rPr>
                <w:rStyle w:val="Hyperlink"/>
                <w:noProof/>
              </w:rPr>
              <w:t>1.1</w:t>
            </w:r>
            <w:r w:rsidR="00C955C7">
              <w:rPr>
                <w:rFonts w:asciiTheme="minorHAnsi" w:eastAsiaTheme="minorEastAsia" w:hAnsiTheme="minorHAnsi" w:cstheme="minorBidi"/>
                <w:noProof/>
                <w:sz w:val="22"/>
                <w:szCs w:val="22"/>
              </w:rPr>
              <w:tab/>
            </w:r>
            <w:r w:rsidR="00C955C7" w:rsidRPr="004F121E">
              <w:rPr>
                <w:rStyle w:val="Hyperlink"/>
                <w:noProof/>
              </w:rPr>
              <w:t>Purpose</w:t>
            </w:r>
            <w:r w:rsidR="00C955C7">
              <w:rPr>
                <w:noProof/>
                <w:webHidden/>
              </w:rPr>
              <w:tab/>
            </w:r>
            <w:r w:rsidR="00C955C7">
              <w:rPr>
                <w:noProof/>
                <w:webHidden/>
              </w:rPr>
              <w:fldChar w:fldCharType="begin"/>
            </w:r>
            <w:r w:rsidR="00C955C7">
              <w:rPr>
                <w:noProof/>
                <w:webHidden/>
              </w:rPr>
              <w:instrText xml:space="preserve"> PAGEREF _Toc37060408 \h </w:instrText>
            </w:r>
            <w:r w:rsidR="00C955C7">
              <w:rPr>
                <w:noProof/>
                <w:webHidden/>
              </w:rPr>
            </w:r>
            <w:r w:rsidR="00C955C7">
              <w:rPr>
                <w:noProof/>
                <w:webHidden/>
              </w:rPr>
              <w:fldChar w:fldCharType="separate"/>
            </w:r>
            <w:r w:rsidR="00C955C7">
              <w:rPr>
                <w:noProof/>
                <w:webHidden/>
              </w:rPr>
              <w:t>4</w:t>
            </w:r>
            <w:r w:rsidR="00C955C7">
              <w:rPr>
                <w:noProof/>
                <w:webHidden/>
              </w:rPr>
              <w:fldChar w:fldCharType="end"/>
            </w:r>
          </w:hyperlink>
        </w:p>
        <w:p w14:paraId="5AF63A64" w14:textId="77777777" w:rsidR="00C955C7" w:rsidRDefault="009555FE" w:rsidP="00C955C7">
          <w:pPr>
            <w:pStyle w:val="TOC2"/>
            <w:tabs>
              <w:tab w:val="left" w:pos="880"/>
              <w:tab w:val="right" w:leader="dot" w:pos="9350"/>
            </w:tabs>
            <w:spacing w:after="0" w:line="240" w:lineRule="auto"/>
            <w:rPr>
              <w:rFonts w:asciiTheme="minorHAnsi" w:eastAsiaTheme="minorEastAsia" w:hAnsiTheme="minorHAnsi" w:cstheme="minorBidi"/>
              <w:noProof/>
              <w:sz w:val="22"/>
              <w:szCs w:val="22"/>
            </w:rPr>
          </w:pPr>
          <w:hyperlink w:anchor="_Toc37060409" w:history="1">
            <w:r w:rsidR="00C955C7" w:rsidRPr="004F121E">
              <w:rPr>
                <w:rStyle w:val="Hyperlink"/>
                <w:noProof/>
              </w:rPr>
              <w:t>1.2</w:t>
            </w:r>
            <w:r w:rsidR="00C955C7">
              <w:rPr>
                <w:rFonts w:asciiTheme="minorHAnsi" w:eastAsiaTheme="minorEastAsia" w:hAnsiTheme="minorHAnsi" w:cstheme="minorBidi"/>
                <w:noProof/>
                <w:sz w:val="22"/>
                <w:szCs w:val="22"/>
              </w:rPr>
              <w:tab/>
            </w:r>
            <w:r w:rsidR="00C955C7" w:rsidRPr="004F121E">
              <w:rPr>
                <w:rStyle w:val="Hyperlink"/>
                <w:noProof/>
              </w:rPr>
              <w:t>Scope</w:t>
            </w:r>
            <w:r w:rsidR="00C955C7">
              <w:rPr>
                <w:noProof/>
                <w:webHidden/>
              </w:rPr>
              <w:tab/>
            </w:r>
            <w:r w:rsidR="00C955C7">
              <w:rPr>
                <w:noProof/>
                <w:webHidden/>
              </w:rPr>
              <w:fldChar w:fldCharType="begin"/>
            </w:r>
            <w:r w:rsidR="00C955C7">
              <w:rPr>
                <w:noProof/>
                <w:webHidden/>
              </w:rPr>
              <w:instrText xml:space="preserve"> PAGEREF _Toc37060409 \h </w:instrText>
            </w:r>
            <w:r w:rsidR="00C955C7">
              <w:rPr>
                <w:noProof/>
                <w:webHidden/>
              </w:rPr>
            </w:r>
            <w:r w:rsidR="00C955C7">
              <w:rPr>
                <w:noProof/>
                <w:webHidden/>
              </w:rPr>
              <w:fldChar w:fldCharType="separate"/>
            </w:r>
            <w:r w:rsidR="00C955C7">
              <w:rPr>
                <w:noProof/>
                <w:webHidden/>
              </w:rPr>
              <w:t>4</w:t>
            </w:r>
            <w:r w:rsidR="00C955C7">
              <w:rPr>
                <w:noProof/>
                <w:webHidden/>
              </w:rPr>
              <w:fldChar w:fldCharType="end"/>
            </w:r>
          </w:hyperlink>
        </w:p>
        <w:p w14:paraId="332AFA14" w14:textId="77777777" w:rsidR="00C955C7" w:rsidRDefault="009555FE" w:rsidP="00C955C7">
          <w:pPr>
            <w:pStyle w:val="TOC2"/>
            <w:tabs>
              <w:tab w:val="left" w:pos="880"/>
              <w:tab w:val="right" w:leader="dot" w:pos="9350"/>
            </w:tabs>
            <w:spacing w:after="0" w:line="240" w:lineRule="auto"/>
            <w:rPr>
              <w:rFonts w:asciiTheme="minorHAnsi" w:eastAsiaTheme="minorEastAsia" w:hAnsiTheme="minorHAnsi" w:cstheme="minorBidi"/>
              <w:noProof/>
              <w:sz w:val="22"/>
              <w:szCs w:val="22"/>
            </w:rPr>
          </w:pPr>
          <w:hyperlink w:anchor="_Toc37060410" w:history="1">
            <w:r w:rsidR="00C955C7" w:rsidRPr="004F121E">
              <w:rPr>
                <w:rStyle w:val="Hyperlink"/>
                <w:noProof/>
              </w:rPr>
              <w:t>1.3</w:t>
            </w:r>
            <w:r w:rsidR="00C955C7">
              <w:rPr>
                <w:rFonts w:asciiTheme="minorHAnsi" w:eastAsiaTheme="minorEastAsia" w:hAnsiTheme="minorHAnsi" w:cstheme="minorBidi"/>
                <w:noProof/>
                <w:sz w:val="22"/>
                <w:szCs w:val="22"/>
              </w:rPr>
              <w:tab/>
            </w:r>
            <w:r w:rsidR="00C955C7" w:rsidRPr="004F121E">
              <w:rPr>
                <w:rStyle w:val="Hyperlink"/>
                <w:noProof/>
              </w:rPr>
              <w:t>Overview</w:t>
            </w:r>
            <w:r w:rsidR="00C955C7">
              <w:rPr>
                <w:noProof/>
                <w:webHidden/>
              </w:rPr>
              <w:tab/>
            </w:r>
            <w:r w:rsidR="00C955C7">
              <w:rPr>
                <w:noProof/>
                <w:webHidden/>
              </w:rPr>
              <w:fldChar w:fldCharType="begin"/>
            </w:r>
            <w:r w:rsidR="00C955C7">
              <w:rPr>
                <w:noProof/>
                <w:webHidden/>
              </w:rPr>
              <w:instrText xml:space="preserve"> PAGEREF _Toc37060410 \h </w:instrText>
            </w:r>
            <w:r w:rsidR="00C955C7">
              <w:rPr>
                <w:noProof/>
                <w:webHidden/>
              </w:rPr>
            </w:r>
            <w:r w:rsidR="00C955C7">
              <w:rPr>
                <w:noProof/>
                <w:webHidden/>
              </w:rPr>
              <w:fldChar w:fldCharType="separate"/>
            </w:r>
            <w:r w:rsidR="00C955C7">
              <w:rPr>
                <w:noProof/>
                <w:webHidden/>
              </w:rPr>
              <w:t>5</w:t>
            </w:r>
            <w:r w:rsidR="00C955C7">
              <w:rPr>
                <w:noProof/>
                <w:webHidden/>
              </w:rPr>
              <w:fldChar w:fldCharType="end"/>
            </w:r>
          </w:hyperlink>
        </w:p>
        <w:p w14:paraId="12C8A364" w14:textId="77777777" w:rsidR="00C955C7" w:rsidRDefault="009555FE" w:rsidP="00C955C7">
          <w:pPr>
            <w:pStyle w:val="TOC2"/>
            <w:tabs>
              <w:tab w:val="left" w:pos="880"/>
              <w:tab w:val="right" w:leader="dot" w:pos="9350"/>
            </w:tabs>
            <w:spacing w:after="0" w:line="240" w:lineRule="auto"/>
            <w:rPr>
              <w:rFonts w:asciiTheme="minorHAnsi" w:eastAsiaTheme="minorEastAsia" w:hAnsiTheme="minorHAnsi" w:cstheme="minorBidi"/>
              <w:noProof/>
              <w:sz w:val="22"/>
              <w:szCs w:val="22"/>
            </w:rPr>
          </w:pPr>
          <w:hyperlink w:anchor="_Toc37060411" w:history="1">
            <w:r w:rsidR="00C955C7" w:rsidRPr="004F121E">
              <w:rPr>
                <w:rStyle w:val="Hyperlink"/>
                <w:noProof/>
              </w:rPr>
              <w:t>1.4</w:t>
            </w:r>
            <w:r w:rsidR="00C955C7">
              <w:rPr>
                <w:rFonts w:asciiTheme="minorHAnsi" w:eastAsiaTheme="minorEastAsia" w:hAnsiTheme="minorHAnsi" w:cstheme="minorBidi"/>
                <w:noProof/>
                <w:sz w:val="22"/>
                <w:szCs w:val="22"/>
              </w:rPr>
              <w:tab/>
            </w:r>
            <w:r w:rsidR="00C955C7" w:rsidRPr="004F121E">
              <w:rPr>
                <w:rStyle w:val="Hyperlink"/>
                <w:noProof/>
              </w:rPr>
              <w:t>Reference Material</w:t>
            </w:r>
            <w:r w:rsidR="00C955C7">
              <w:rPr>
                <w:noProof/>
                <w:webHidden/>
              </w:rPr>
              <w:tab/>
            </w:r>
            <w:r w:rsidR="00C955C7">
              <w:rPr>
                <w:noProof/>
                <w:webHidden/>
              </w:rPr>
              <w:fldChar w:fldCharType="begin"/>
            </w:r>
            <w:r w:rsidR="00C955C7">
              <w:rPr>
                <w:noProof/>
                <w:webHidden/>
              </w:rPr>
              <w:instrText xml:space="preserve"> PAGEREF _Toc37060411 \h </w:instrText>
            </w:r>
            <w:r w:rsidR="00C955C7">
              <w:rPr>
                <w:noProof/>
                <w:webHidden/>
              </w:rPr>
            </w:r>
            <w:r w:rsidR="00C955C7">
              <w:rPr>
                <w:noProof/>
                <w:webHidden/>
              </w:rPr>
              <w:fldChar w:fldCharType="separate"/>
            </w:r>
            <w:r w:rsidR="00C955C7">
              <w:rPr>
                <w:noProof/>
                <w:webHidden/>
              </w:rPr>
              <w:t>6</w:t>
            </w:r>
            <w:r w:rsidR="00C955C7">
              <w:rPr>
                <w:noProof/>
                <w:webHidden/>
              </w:rPr>
              <w:fldChar w:fldCharType="end"/>
            </w:r>
          </w:hyperlink>
        </w:p>
        <w:p w14:paraId="3630E9CD" w14:textId="77777777" w:rsidR="00C955C7" w:rsidRDefault="009555FE" w:rsidP="00C955C7">
          <w:pPr>
            <w:pStyle w:val="TOC2"/>
            <w:tabs>
              <w:tab w:val="left" w:pos="880"/>
              <w:tab w:val="right" w:leader="dot" w:pos="9350"/>
            </w:tabs>
            <w:spacing w:after="0" w:line="240" w:lineRule="auto"/>
            <w:rPr>
              <w:rFonts w:asciiTheme="minorHAnsi" w:eastAsiaTheme="minorEastAsia" w:hAnsiTheme="minorHAnsi" w:cstheme="minorBidi"/>
              <w:noProof/>
              <w:sz w:val="22"/>
              <w:szCs w:val="22"/>
            </w:rPr>
          </w:pPr>
          <w:hyperlink w:anchor="_Toc37060412" w:history="1">
            <w:r w:rsidR="00C955C7" w:rsidRPr="004F121E">
              <w:rPr>
                <w:rStyle w:val="Hyperlink"/>
                <w:noProof/>
              </w:rPr>
              <w:t>1.5</w:t>
            </w:r>
            <w:r w:rsidR="00C955C7">
              <w:rPr>
                <w:rFonts w:asciiTheme="minorHAnsi" w:eastAsiaTheme="minorEastAsia" w:hAnsiTheme="minorHAnsi" w:cstheme="minorBidi"/>
                <w:noProof/>
                <w:sz w:val="22"/>
                <w:szCs w:val="22"/>
              </w:rPr>
              <w:tab/>
            </w:r>
            <w:r w:rsidR="00C955C7" w:rsidRPr="004F121E">
              <w:rPr>
                <w:rStyle w:val="Hyperlink"/>
                <w:noProof/>
              </w:rPr>
              <w:t>Definitions and Acronyms</w:t>
            </w:r>
            <w:r w:rsidR="00C955C7">
              <w:rPr>
                <w:noProof/>
                <w:webHidden/>
              </w:rPr>
              <w:tab/>
            </w:r>
            <w:r w:rsidR="00C955C7">
              <w:rPr>
                <w:noProof/>
                <w:webHidden/>
              </w:rPr>
              <w:fldChar w:fldCharType="begin"/>
            </w:r>
            <w:r w:rsidR="00C955C7">
              <w:rPr>
                <w:noProof/>
                <w:webHidden/>
              </w:rPr>
              <w:instrText xml:space="preserve"> PAGEREF _Toc37060412 \h </w:instrText>
            </w:r>
            <w:r w:rsidR="00C955C7">
              <w:rPr>
                <w:noProof/>
                <w:webHidden/>
              </w:rPr>
            </w:r>
            <w:r w:rsidR="00C955C7">
              <w:rPr>
                <w:noProof/>
                <w:webHidden/>
              </w:rPr>
              <w:fldChar w:fldCharType="separate"/>
            </w:r>
            <w:r w:rsidR="00C955C7">
              <w:rPr>
                <w:noProof/>
                <w:webHidden/>
              </w:rPr>
              <w:t>6</w:t>
            </w:r>
            <w:r w:rsidR="00C955C7">
              <w:rPr>
                <w:noProof/>
                <w:webHidden/>
              </w:rPr>
              <w:fldChar w:fldCharType="end"/>
            </w:r>
          </w:hyperlink>
        </w:p>
        <w:p w14:paraId="0D863957" w14:textId="77777777" w:rsidR="00C955C7" w:rsidRDefault="009555FE" w:rsidP="00C955C7">
          <w:pPr>
            <w:pStyle w:val="TOC1"/>
            <w:rPr>
              <w:rFonts w:asciiTheme="minorHAnsi" w:eastAsiaTheme="minorEastAsia" w:hAnsiTheme="minorHAnsi" w:cstheme="minorBidi"/>
              <w:noProof/>
              <w:sz w:val="22"/>
              <w:szCs w:val="22"/>
            </w:rPr>
          </w:pPr>
          <w:hyperlink w:anchor="_Toc37060413" w:history="1">
            <w:r w:rsidR="00C955C7" w:rsidRPr="004F121E">
              <w:rPr>
                <w:rStyle w:val="Hyperlink"/>
                <w:noProof/>
              </w:rPr>
              <w:t>2.</w:t>
            </w:r>
            <w:r w:rsidR="00C955C7">
              <w:rPr>
                <w:rFonts w:asciiTheme="minorHAnsi" w:eastAsiaTheme="minorEastAsia" w:hAnsiTheme="minorHAnsi" w:cstheme="minorBidi"/>
                <w:noProof/>
                <w:sz w:val="22"/>
                <w:szCs w:val="22"/>
              </w:rPr>
              <w:tab/>
            </w:r>
            <w:r w:rsidR="00C955C7" w:rsidRPr="004F121E">
              <w:rPr>
                <w:rStyle w:val="Hyperlink"/>
                <w:noProof/>
              </w:rPr>
              <w:t>SYSTEM OVERVIEW</w:t>
            </w:r>
            <w:r w:rsidR="00C955C7">
              <w:rPr>
                <w:noProof/>
                <w:webHidden/>
              </w:rPr>
              <w:tab/>
            </w:r>
            <w:r w:rsidR="00C955C7">
              <w:rPr>
                <w:noProof/>
                <w:webHidden/>
              </w:rPr>
              <w:fldChar w:fldCharType="begin"/>
            </w:r>
            <w:r w:rsidR="00C955C7">
              <w:rPr>
                <w:noProof/>
                <w:webHidden/>
              </w:rPr>
              <w:instrText xml:space="preserve"> PAGEREF _Toc37060413 \h </w:instrText>
            </w:r>
            <w:r w:rsidR="00C955C7">
              <w:rPr>
                <w:noProof/>
                <w:webHidden/>
              </w:rPr>
            </w:r>
            <w:r w:rsidR="00C955C7">
              <w:rPr>
                <w:noProof/>
                <w:webHidden/>
              </w:rPr>
              <w:fldChar w:fldCharType="separate"/>
            </w:r>
            <w:r w:rsidR="00C955C7">
              <w:rPr>
                <w:noProof/>
                <w:webHidden/>
              </w:rPr>
              <w:t>7</w:t>
            </w:r>
            <w:r w:rsidR="00C955C7">
              <w:rPr>
                <w:noProof/>
                <w:webHidden/>
              </w:rPr>
              <w:fldChar w:fldCharType="end"/>
            </w:r>
          </w:hyperlink>
        </w:p>
        <w:p w14:paraId="7152663D" w14:textId="77777777" w:rsidR="00C955C7" w:rsidRDefault="009555FE" w:rsidP="00C955C7">
          <w:pPr>
            <w:pStyle w:val="TOC1"/>
            <w:rPr>
              <w:rFonts w:asciiTheme="minorHAnsi" w:eastAsiaTheme="minorEastAsia" w:hAnsiTheme="minorHAnsi" w:cstheme="minorBidi"/>
              <w:noProof/>
              <w:sz w:val="22"/>
              <w:szCs w:val="22"/>
            </w:rPr>
          </w:pPr>
          <w:hyperlink w:anchor="_Toc37060414" w:history="1">
            <w:r w:rsidR="00C955C7" w:rsidRPr="004F121E">
              <w:rPr>
                <w:rStyle w:val="Hyperlink"/>
                <w:noProof/>
              </w:rPr>
              <w:t>3.</w:t>
            </w:r>
            <w:r w:rsidR="00C955C7">
              <w:rPr>
                <w:rFonts w:asciiTheme="minorHAnsi" w:eastAsiaTheme="minorEastAsia" w:hAnsiTheme="minorHAnsi" w:cstheme="minorBidi"/>
                <w:noProof/>
                <w:sz w:val="22"/>
                <w:szCs w:val="22"/>
              </w:rPr>
              <w:tab/>
            </w:r>
            <w:r w:rsidR="00C955C7" w:rsidRPr="004F121E">
              <w:rPr>
                <w:rStyle w:val="Hyperlink"/>
                <w:noProof/>
              </w:rPr>
              <w:t>SYSTEM ARCHITECTURE</w:t>
            </w:r>
            <w:r w:rsidR="00C955C7">
              <w:rPr>
                <w:noProof/>
                <w:webHidden/>
              </w:rPr>
              <w:tab/>
            </w:r>
            <w:r w:rsidR="00C955C7">
              <w:rPr>
                <w:noProof/>
                <w:webHidden/>
              </w:rPr>
              <w:fldChar w:fldCharType="begin"/>
            </w:r>
            <w:r w:rsidR="00C955C7">
              <w:rPr>
                <w:noProof/>
                <w:webHidden/>
              </w:rPr>
              <w:instrText xml:space="preserve"> PAGEREF _Toc37060414 \h </w:instrText>
            </w:r>
            <w:r w:rsidR="00C955C7">
              <w:rPr>
                <w:noProof/>
                <w:webHidden/>
              </w:rPr>
            </w:r>
            <w:r w:rsidR="00C955C7">
              <w:rPr>
                <w:noProof/>
                <w:webHidden/>
              </w:rPr>
              <w:fldChar w:fldCharType="separate"/>
            </w:r>
            <w:r w:rsidR="00C955C7">
              <w:rPr>
                <w:noProof/>
                <w:webHidden/>
              </w:rPr>
              <w:t>8</w:t>
            </w:r>
            <w:r w:rsidR="00C955C7">
              <w:rPr>
                <w:noProof/>
                <w:webHidden/>
              </w:rPr>
              <w:fldChar w:fldCharType="end"/>
            </w:r>
          </w:hyperlink>
        </w:p>
        <w:p w14:paraId="012935BD" w14:textId="77777777" w:rsidR="00C955C7" w:rsidRDefault="009555FE" w:rsidP="00C955C7">
          <w:pPr>
            <w:pStyle w:val="TOC2"/>
            <w:tabs>
              <w:tab w:val="left" w:pos="880"/>
              <w:tab w:val="right" w:leader="dot" w:pos="9350"/>
            </w:tabs>
            <w:spacing w:after="0" w:line="240" w:lineRule="auto"/>
            <w:rPr>
              <w:rFonts w:asciiTheme="minorHAnsi" w:eastAsiaTheme="minorEastAsia" w:hAnsiTheme="minorHAnsi" w:cstheme="minorBidi"/>
              <w:noProof/>
              <w:sz w:val="22"/>
              <w:szCs w:val="22"/>
            </w:rPr>
          </w:pPr>
          <w:hyperlink w:anchor="_Toc37060415" w:history="1">
            <w:r w:rsidR="00C955C7" w:rsidRPr="004F121E">
              <w:rPr>
                <w:rStyle w:val="Hyperlink"/>
                <w:noProof/>
              </w:rPr>
              <w:t>3.1</w:t>
            </w:r>
            <w:r w:rsidR="00C955C7">
              <w:rPr>
                <w:rFonts w:asciiTheme="minorHAnsi" w:eastAsiaTheme="minorEastAsia" w:hAnsiTheme="minorHAnsi" w:cstheme="minorBidi"/>
                <w:noProof/>
                <w:sz w:val="22"/>
                <w:szCs w:val="22"/>
              </w:rPr>
              <w:tab/>
            </w:r>
            <w:r w:rsidR="00C955C7" w:rsidRPr="004F121E">
              <w:rPr>
                <w:rStyle w:val="Hyperlink"/>
                <w:noProof/>
              </w:rPr>
              <w:t>Architectural Design</w:t>
            </w:r>
            <w:r w:rsidR="00C955C7">
              <w:rPr>
                <w:noProof/>
                <w:webHidden/>
              </w:rPr>
              <w:tab/>
            </w:r>
            <w:r w:rsidR="00C955C7">
              <w:rPr>
                <w:noProof/>
                <w:webHidden/>
              </w:rPr>
              <w:fldChar w:fldCharType="begin"/>
            </w:r>
            <w:r w:rsidR="00C955C7">
              <w:rPr>
                <w:noProof/>
                <w:webHidden/>
              </w:rPr>
              <w:instrText xml:space="preserve"> PAGEREF _Toc37060415 \h </w:instrText>
            </w:r>
            <w:r w:rsidR="00C955C7">
              <w:rPr>
                <w:noProof/>
                <w:webHidden/>
              </w:rPr>
            </w:r>
            <w:r w:rsidR="00C955C7">
              <w:rPr>
                <w:noProof/>
                <w:webHidden/>
              </w:rPr>
              <w:fldChar w:fldCharType="separate"/>
            </w:r>
            <w:r w:rsidR="00C955C7">
              <w:rPr>
                <w:noProof/>
                <w:webHidden/>
              </w:rPr>
              <w:t>8</w:t>
            </w:r>
            <w:r w:rsidR="00C955C7">
              <w:rPr>
                <w:noProof/>
                <w:webHidden/>
              </w:rPr>
              <w:fldChar w:fldCharType="end"/>
            </w:r>
          </w:hyperlink>
        </w:p>
        <w:p w14:paraId="24FF45A4" w14:textId="77777777" w:rsidR="00C955C7" w:rsidRDefault="009555FE" w:rsidP="00C955C7">
          <w:pPr>
            <w:pStyle w:val="TOC2"/>
            <w:tabs>
              <w:tab w:val="left" w:pos="880"/>
              <w:tab w:val="right" w:leader="dot" w:pos="9350"/>
            </w:tabs>
            <w:spacing w:after="0" w:line="240" w:lineRule="auto"/>
            <w:rPr>
              <w:rFonts w:asciiTheme="minorHAnsi" w:eastAsiaTheme="minorEastAsia" w:hAnsiTheme="minorHAnsi" w:cstheme="minorBidi"/>
              <w:noProof/>
              <w:sz w:val="22"/>
              <w:szCs w:val="22"/>
            </w:rPr>
          </w:pPr>
          <w:hyperlink w:anchor="_Toc37060416" w:history="1">
            <w:r w:rsidR="00C955C7" w:rsidRPr="004F121E">
              <w:rPr>
                <w:rStyle w:val="Hyperlink"/>
                <w:noProof/>
              </w:rPr>
              <w:t>3.2</w:t>
            </w:r>
            <w:r w:rsidR="00C955C7">
              <w:rPr>
                <w:rFonts w:asciiTheme="minorHAnsi" w:eastAsiaTheme="minorEastAsia" w:hAnsiTheme="minorHAnsi" w:cstheme="minorBidi"/>
                <w:noProof/>
                <w:sz w:val="22"/>
                <w:szCs w:val="22"/>
              </w:rPr>
              <w:tab/>
            </w:r>
            <w:r w:rsidR="00C955C7" w:rsidRPr="004F121E">
              <w:rPr>
                <w:rStyle w:val="Hyperlink"/>
                <w:noProof/>
              </w:rPr>
              <w:t>Decomposition Description</w:t>
            </w:r>
            <w:r w:rsidR="00C955C7">
              <w:rPr>
                <w:noProof/>
                <w:webHidden/>
              </w:rPr>
              <w:tab/>
            </w:r>
            <w:r w:rsidR="00C955C7">
              <w:rPr>
                <w:noProof/>
                <w:webHidden/>
              </w:rPr>
              <w:fldChar w:fldCharType="begin"/>
            </w:r>
            <w:r w:rsidR="00C955C7">
              <w:rPr>
                <w:noProof/>
                <w:webHidden/>
              </w:rPr>
              <w:instrText xml:space="preserve"> PAGEREF _Toc37060416 \h </w:instrText>
            </w:r>
            <w:r w:rsidR="00C955C7">
              <w:rPr>
                <w:noProof/>
                <w:webHidden/>
              </w:rPr>
            </w:r>
            <w:r w:rsidR="00C955C7">
              <w:rPr>
                <w:noProof/>
                <w:webHidden/>
              </w:rPr>
              <w:fldChar w:fldCharType="separate"/>
            </w:r>
            <w:r w:rsidR="00C955C7">
              <w:rPr>
                <w:noProof/>
                <w:webHidden/>
              </w:rPr>
              <w:t>9</w:t>
            </w:r>
            <w:r w:rsidR="00C955C7">
              <w:rPr>
                <w:noProof/>
                <w:webHidden/>
              </w:rPr>
              <w:fldChar w:fldCharType="end"/>
            </w:r>
          </w:hyperlink>
        </w:p>
        <w:p w14:paraId="701F5DF9" w14:textId="77777777" w:rsidR="00C955C7" w:rsidRDefault="009555FE" w:rsidP="00C955C7">
          <w:pPr>
            <w:pStyle w:val="TOC2"/>
            <w:tabs>
              <w:tab w:val="left" w:pos="880"/>
              <w:tab w:val="right" w:leader="dot" w:pos="9350"/>
            </w:tabs>
            <w:spacing w:after="0" w:line="240" w:lineRule="auto"/>
            <w:rPr>
              <w:rFonts w:asciiTheme="minorHAnsi" w:eastAsiaTheme="minorEastAsia" w:hAnsiTheme="minorHAnsi" w:cstheme="minorBidi"/>
              <w:noProof/>
              <w:sz w:val="22"/>
              <w:szCs w:val="22"/>
            </w:rPr>
          </w:pPr>
          <w:hyperlink w:anchor="_Toc37060417" w:history="1">
            <w:r w:rsidR="00C955C7" w:rsidRPr="004F121E">
              <w:rPr>
                <w:rStyle w:val="Hyperlink"/>
                <w:noProof/>
              </w:rPr>
              <w:t>3.3</w:t>
            </w:r>
            <w:r w:rsidR="00C955C7">
              <w:rPr>
                <w:rFonts w:asciiTheme="minorHAnsi" w:eastAsiaTheme="minorEastAsia" w:hAnsiTheme="minorHAnsi" w:cstheme="minorBidi"/>
                <w:noProof/>
                <w:sz w:val="22"/>
                <w:szCs w:val="22"/>
              </w:rPr>
              <w:tab/>
            </w:r>
            <w:r w:rsidR="00C955C7" w:rsidRPr="004F121E">
              <w:rPr>
                <w:rStyle w:val="Hyperlink"/>
                <w:noProof/>
              </w:rPr>
              <w:t>Design Rationale</w:t>
            </w:r>
            <w:r w:rsidR="00C955C7">
              <w:rPr>
                <w:noProof/>
                <w:webHidden/>
              </w:rPr>
              <w:tab/>
            </w:r>
            <w:r w:rsidR="00C955C7">
              <w:rPr>
                <w:noProof/>
                <w:webHidden/>
              </w:rPr>
              <w:fldChar w:fldCharType="begin"/>
            </w:r>
            <w:r w:rsidR="00C955C7">
              <w:rPr>
                <w:noProof/>
                <w:webHidden/>
              </w:rPr>
              <w:instrText xml:space="preserve"> PAGEREF _Toc37060417 \h </w:instrText>
            </w:r>
            <w:r w:rsidR="00C955C7">
              <w:rPr>
                <w:noProof/>
                <w:webHidden/>
              </w:rPr>
            </w:r>
            <w:r w:rsidR="00C955C7">
              <w:rPr>
                <w:noProof/>
                <w:webHidden/>
              </w:rPr>
              <w:fldChar w:fldCharType="separate"/>
            </w:r>
            <w:r w:rsidR="00C955C7">
              <w:rPr>
                <w:noProof/>
                <w:webHidden/>
              </w:rPr>
              <w:t>10</w:t>
            </w:r>
            <w:r w:rsidR="00C955C7">
              <w:rPr>
                <w:noProof/>
                <w:webHidden/>
              </w:rPr>
              <w:fldChar w:fldCharType="end"/>
            </w:r>
          </w:hyperlink>
        </w:p>
        <w:p w14:paraId="7E65040A" w14:textId="77777777" w:rsidR="00C955C7" w:rsidRDefault="009555FE" w:rsidP="00C955C7">
          <w:pPr>
            <w:pStyle w:val="TOC1"/>
            <w:rPr>
              <w:rFonts w:asciiTheme="minorHAnsi" w:eastAsiaTheme="minorEastAsia" w:hAnsiTheme="minorHAnsi" w:cstheme="minorBidi"/>
              <w:noProof/>
              <w:sz w:val="22"/>
              <w:szCs w:val="22"/>
            </w:rPr>
          </w:pPr>
          <w:hyperlink w:anchor="_Toc37060418" w:history="1">
            <w:r w:rsidR="00C955C7" w:rsidRPr="004F121E">
              <w:rPr>
                <w:rStyle w:val="Hyperlink"/>
                <w:noProof/>
              </w:rPr>
              <w:t>4.</w:t>
            </w:r>
            <w:r w:rsidR="00C955C7">
              <w:rPr>
                <w:rFonts w:asciiTheme="minorHAnsi" w:eastAsiaTheme="minorEastAsia" w:hAnsiTheme="minorHAnsi" w:cstheme="minorBidi"/>
                <w:noProof/>
                <w:sz w:val="22"/>
                <w:szCs w:val="22"/>
              </w:rPr>
              <w:tab/>
            </w:r>
            <w:r w:rsidR="00C955C7" w:rsidRPr="004F121E">
              <w:rPr>
                <w:rStyle w:val="Hyperlink"/>
                <w:noProof/>
              </w:rPr>
              <w:t>DATA DESIGN</w:t>
            </w:r>
            <w:r w:rsidR="00C955C7">
              <w:rPr>
                <w:noProof/>
                <w:webHidden/>
              </w:rPr>
              <w:tab/>
            </w:r>
            <w:r w:rsidR="00C955C7">
              <w:rPr>
                <w:noProof/>
                <w:webHidden/>
              </w:rPr>
              <w:fldChar w:fldCharType="begin"/>
            </w:r>
            <w:r w:rsidR="00C955C7">
              <w:rPr>
                <w:noProof/>
                <w:webHidden/>
              </w:rPr>
              <w:instrText xml:space="preserve"> PAGEREF _Toc37060418 \h </w:instrText>
            </w:r>
            <w:r w:rsidR="00C955C7">
              <w:rPr>
                <w:noProof/>
                <w:webHidden/>
              </w:rPr>
            </w:r>
            <w:r w:rsidR="00C955C7">
              <w:rPr>
                <w:noProof/>
                <w:webHidden/>
              </w:rPr>
              <w:fldChar w:fldCharType="separate"/>
            </w:r>
            <w:r w:rsidR="00C955C7">
              <w:rPr>
                <w:noProof/>
                <w:webHidden/>
              </w:rPr>
              <w:t>11</w:t>
            </w:r>
            <w:r w:rsidR="00C955C7">
              <w:rPr>
                <w:noProof/>
                <w:webHidden/>
              </w:rPr>
              <w:fldChar w:fldCharType="end"/>
            </w:r>
          </w:hyperlink>
        </w:p>
        <w:p w14:paraId="0458EF7E" w14:textId="77777777" w:rsidR="00C955C7" w:rsidRDefault="009555FE" w:rsidP="00C955C7">
          <w:pPr>
            <w:pStyle w:val="TOC2"/>
            <w:tabs>
              <w:tab w:val="left" w:pos="880"/>
              <w:tab w:val="right" w:leader="dot" w:pos="9350"/>
            </w:tabs>
            <w:spacing w:after="0" w:line="240" w:lineRule="auto"/>
            <w:rPr>
              <w:rFonts w:asciiTheme="minorHAnsi" w:eastAsiaTheme="minorEastAsia" w:hAnsiTheme="minorHAnsi" w:cstheme="minorBidi"/>
              <w:noProof/>
              <w:sz w:val="22"/>
              <w:szCs w:val="22"/>
            </w:rPr>
          </w:pPr>
          <w:hyperlink w:anchor="_Toc37060419" w:history="1">
            <w:r w:rsidR="00C955C7" w:rsidRPr="004F121E">
              <w:rPr>
                <w:rStyle w:val="Hyperlink"/>
                <w:noProof/>
              </w:rPr>
              <w:t>4.1</w:t>
            </w:r>
            <w:r w:rsidR="00C955C7">
              <w:rPr>
                <w:rFonts w:asciiTheme="minorHAnsi" w:eastAsiaTheme="minorEastAsia" w:hAnsiTheme="minorHAnsi" w:cstheme="minorBidi"/>
                <w:noProof/>
                <w:sz w:val="22"/>
                <w:szCs w:val="22"/>
              </w:rPr>
              <w:tab/>
            </w:r>
            <w:r w:rsidR="00C955C7" w:rsidRPr="004F121E">
              <w:rPr>
                <w:rStyle w:val="Hyperlink"/>
                <w:noProof/>
              </w:rPr>
              <w:t>Data Description</w:t>
            </w:r>
            <w:r w:rsidR="00C955C7">
              <w:rPr>
                <w:noProof/>
                <w:webHidden/>
              </w:rPr>
              <w:tab/>
            </w:r>
            <w:r w:rsidR="00C955C7">
              <w:rPr>
                <w:noProof/>
                <w:webHidden/>
              </w:rPr>
              <w:fldChar w:fldCharType="begin"/>
            </w:r>
            <w:r w:rsidR="00C955C7">
              <w:rPr>
                <w:noProof/>
                <w:webHidden/>
              </w:rPr>
              <w:instrText xml:space="preserve"> PAGEREF _Toc37060419 \h </w:instrText>
            </w:r>
            <w:r w:rsidR="00C955C7">
              <w:rPr>
                <w:noProof/>
                <w:webHidden/>
              </w:rPr>
            </w:r>
            <w:r w:rsidR="00C955C7">
              <w:rPr>
                <w:noProof/>
                <w:webHidden/>
              </w:rPr>
              <w:fldChar w:fldCharType="separate"/>
            </w:r>
            <w:r w:rsidR="00C955C7">
              <w:rPr>
                <w:noProof/>
                <w:webHidden/>
              </w:rPr>
              <w:t>11</w:t>
            </w:r>
            <w:r w:rsidR="00C955C7">
              <w:rPr>
                <w:noProof/>
                <w:webHidden/>
              </w:rPr>
              <w:fldChar w:fldCharType="end"/>
            </w:r>
          </w:hyperlink>
        </w:p>
        <w:p w14:paraId="62E871FD" w14:textId="77777777" w:rsidR="00C955C7" w:rsidRDefault="009555FE" w:rsidP="00C955C7">
          <w:pPr>
            <w:pStyle w:val="TOC2"/>
            <w:tabs>
              <w:tab w:val="left" w:pos="880"/>
              <w:tab w:val="right" w:leader="dot" w:pos="9350"/>
            </w:tabs>
            <w:spacing w:after="0" w:line="240" w:lineRule="auto"/>
            <w:rPr>
              <w:rFonts w:asciiTheme="minorHAnsi" w:eastAsiaTheme="minorEastAsia" w:hAnsiTheme="minorHAnsi" w:cstheme="minorBidi"/>
              <w:noProof/>
              <w:sz w:val="22"/>
              <w:szCs w:val="22"/>
            </w:rPr>
          </w:pPr>
          <w:hyperlink w:anchor="_Toc37060420" w:history="1">
            <w:r w:rsidR="00C955C7" w:rsidRPr="004F121E">
              <w:rPr>
                <w:rStyle w:val="Hyperlink"/>
                <w:noProof/>
              </w:rPr>
              <w:t>4.2</w:t>
            </w:r>
            <w:r w:rsidR="00C955C7">
              <w:rPr>
                <w:rFonts w:asciiTheme="minorHAnsi" w:eastAsiaTheme="minorEastAsia" w:hAnsiTheme="minorHAnsi" w:cstheme="minorBidi"/>
                <w:noProof/>
                <w:sz w:val="22"/>
                <w:szCs w:val="22"/>
              </w:rPr>
              <w:tab/>
            </w:r>
            <w:r w:rsidR="00C955C7" w:rsidRPr="004F121E">
              <w:rPr>
                <w:rStyle w:val="Hyperlink"/>
                <w:noProof/>
              </w:rPr>
              <w:t>Data Dictionary</w:t>
            </w:r>
            <w:r w:rsidR="00C955C7">
              <w:rPr>
                <w:noProof/>
                <w:webHidden/>
              </w:rPr>
              <w:tab/>
            </w:r>
            <w:r w:rsidR="00C955C7">
              <w:rPr>
                <w:noProof/>
                <w:webHidden/>
              </w:rPr>
              <w:fldChar w:fldCharType="begin"/>
            </w:r>
            <w:r w:rsidR="00C955C7">
              <w:rPr>
                <w:noProof/>
                <w:webHidden/>
              </w:rPr>
              <w:instrText xml:space="preserve"> PAGEREF _Toc37060420 \h </w:instrText>
            </w:r>
            <w:r w:rsidR="00C955C7">
              <w:rPr>
                <w:noProof/>
                <w:webHidden/>
              </w:rPr>
            </w:r>
            <w:r w:rsidR="00C955C7">
              <w:rPr>
                <w:noProof/>
                <w:webHidden/>
              </w:rPr>
              <w:fldChar w:fldCharType="separate"/>
            </w:r>
            <w:r w:rsidR="00C955C7">
              <w:rPr>
                <w:noProof/>
                <w:webHidden/>
              </w:rPr>
              <w:t>14</w:t>
            </w:r>
            <w:r w:rsidR="00C955C7">
              <w:rPr>
                <w:noProof/>
                <w:webHidden/>
              </w:rPr>
              <w:fldChar w:fldCharType="end"/>
            </w:r>
          </w:hyperlink>
        </w:p>
        <w:p w14:paraId="0A69E01D" w14:textId="77777777" w:rsidR="00C955C7" w:rsidRDefault="009555FE" w:rsidP="00C955C7">
          <w:pPr>
            <w:pStyle w:val="TOC1"/>
            <w:rPr>
              <w:rFonts w:asciiTheme="minorHAnsi" w:eastAsiaTheme="minorEastAsia" w:hAnsiTheme="minorHAnsi" w:cstheme="minorBidi"/>
              <w:noProof/>
              <w:sz w:val="22"/>
              <w:szCs w:val="22"/>
            </w:rPr>
          </w:pPr>
          <w:hyperlink w:anchor="_Toc37060421" w:history="1">
            <w:r w:rsidR="00C955C7" w:rsidRPr="004F121E">
              <w:rPr>
                <w:rStyle w:val="Hyperlink"/>
                <w:noProof/>
              </w:rPr>
              <w:t>5.</w:t>
            </w:r>
            <w:r w:rsidR="00C955C7">
              <w:rPr>
                <w:rFonts w:asciiTheme="minorHAnsi" w:eastAsiaTheme="minorEastAsia" w:hAnsiTheme="minorHAnsi" w:cstheme="minorBidi"/>
                <w:noProof/>
                <w:sz w:val="22"/>
                <w:szCs w:val="22"/>
              </w:rPr>
              <w:tab/>
            </w:r>
            <w:r w:rsidR="00C955C7" w:rsidRPr="004F121E">
              <w:rPr>
                <w:rStyle w:val="Hyperlink"/>
                <w:noProof/>
              </w:rPr>
              <w:t>COMPONENT DESIGN</w:t>
            </w:r>
            <w:r w:rsidR="00C955C7">
              <w:rPr>
                <w:noProof/>
                <w:webHidden/>
              </w:rPr>
              <w:tab/>
            </w:r>
            <w:r w:rsidR="00C955C7">
              <w:rPr>
                <w:noProof/>
                <w:webHidden/>
              </w:rPr>
              <w:fldChar w:fldCharType="begin"/>
            </w:r>
            <w:r w:rsidR="00C955C7">
              <w:rPr>
                <w:noProof/>
                <w:webHidden/>
              </w:rPr>
              <w:instrText xml:space="preserve"> PAGEREF _Toc37060421 \h </w:instrText>
            </w:r>
            <w:r w:rsidR="00C955C7">
              <w:rPr>
                <w:noProof/>
                <w:webHidden/>
              </w:rPr>
            </w:r>
            <w:r w:rsidR="00C955C7">
              <w:rPr>
                <w:noProof/>
                <w:webHidden/>
              </w:rPr>
              <w:fldChar w:fldCharType="separate"/>
            </w:r>
            <w:r w:rsidR="00C955C7">
              <w:rPr>
                <w:noProof/>
                <w:webHidden/>
              </w:rPr>
              <w:t>15</w:t>
            </w:r>
            <w:r w:rsidR="00C955C7">
              <w:rPr>
                <w:noProof/>
                <w:webHidden/>
              </w:rPr>
              <w:fldChar w:fldCharType="end"/>
            </w:r>
          </w:hyperlink>
        </w:p>
        <w:p w14:paraId="1AC76CEA" w14:textId="77777777" w:rsidR="00C955C7" w:rsidRDefault="009555FE" w:rsidP="00C955C7">
          <w:pPr>
            <w:pStyle w:val="TOC2"/>
            <w:tabs>
              <w:tab w:val="left" w:pos="880"/>
              <w:tab w:val="right" w:leader="dot" w:pos="9350"/>
            </w:tabs>
            <w:spacing w:after="0" w:line="240" w:lineRule="auto"/>
            <w:rPr>
              <w:rFonts w:asciiTheme="minorHAnsi" w:eastAsiaTheme="minorEastAsia" w:hAnsiTheme="minorHAnsi" w:cstheme="minorBidi"/>
              <w:noProof/>
              <w:sz w:val="22"/>
              <w:szCs w:val="22"/>
            </w:rPr>
          </w:pPr>
          <w:hyperlink w:anchor="_Toc37060422" w:history="1">
            <w:r w:rsidR="00C955C7" w:rsidRPr="004F121E">
              <w:rPr>
                <w:rStyle w:val="Hyperlink"/>
                <w:noProof/>
              </w:rPr>
              <w:t>5.1</w:t>
            </w:r>
            <w:r w:rsidR="00C955C7">
              <w:rPr>
                <w:rFonts w:asciiTheme="minorHAnsi" w:eastAsiaTheme="minorEastAsia" w:hAnsiTheme="minorHAnsi" w:cstheme="minorBidi"/>
                <w:noProof/>
                <w:sz w:val="22"/>
                <w:szCs w:val="22"/>
              </w:rPr>
              <w:tab/>
            </w:r>
            <w:r w:rsidR="00C955C7" w:rsidRPr="004F121E">
              <w:rPr>
                <w:rStyle w:val="Hyperlink"/>
                <w:noProof/>
              </w:rPr>
              <w:t>Presentation Layer</w:t>
            </w:r>
            <w:r w:rsidR="00C955C7">
              <w:rPr>
                <w:noProof/>
                <w:webHidden/>
              </w:rPr>
              <w:tab/>
            </w:r>
            <w:r w:rsidR="00C955C7">
              <w:rPr>
                <w:noProof/>
                <w:webHidden/>
              </w:rPr>
              <w:fldChar w:fldCharType="begin"/>
            </w:r>
            <w:r w:rsidR="00C955C7">
              <w:rPr>
                <w:noProof/>
                <w:webHidden/>
              </w:rPr>
              <w:instrText xml:space="preserve"> PAGEREF _Toc37060422 \h </w:instrText>
            </w:r>
            <w:r w:rsidR="00C955C7">
              <w:rPr>
                <w:noProof/>
                <w:webHidden/>
              </w:rPr>
            </w:r>
            <w:r w:rsidR="00C955C7">
              <w:rPr>
                <w:noProof/>
                <w:webHidden/>
              </w:rPr>
              <w:fldChar w:fldCharType="separate"/>
            </w:r>
            <w:r w:rsidR="00C955C7">
              <w:rPr>
                <w:noProof/>
                <w:webHidden/>
              </w:rPr>
              <w:t>15</w:t>
            </w:r>
            <w:r w:rsidR="00C955C7">
              <w:rPr>
                <w:noProof/>
                <w:webHidden/>
              </w:rPr>
              <w:fldChar w:fldCharType="end"/>
            </w:r>
          </w:hyperlink>
        </w:p>
        <w:p w14:paraId="6FA9FF35" w14:textId="77777777" w:rsidR="00C955C7" w:rsidRDefault="009555FE" w:rsidP="00C955C7">
          <w:pPr>
            <w:pStyle w:val="TOC2"/>
            <w:tabs>
              <w:tab w:val="left" w:pos="880"/>
              <w:tab w:val="right" w:leader="dot" w:pos="9350"/>
            </w:tabs>
            <w:spacing w:after="0" w:line="240" w:lineRule="auto"/>
            <w:rPr>
              <w:rFonts w:asciiTheme="minorHAnsi" w:eastAsiaTheme="minorEastAsia" w:hAnsiTheme="minorHAnsi" w:cstheme="minorBidi"/>
              <w:noProof/>
              <w:sz w:val="22"/>
              <w:szCs w:val="22"/>
            </w:rPr>
          </w:pPr>
          <w:hyperlink w:anchor="_Toc37060423" w:history="1">
            <w:r w:rsidR="00C955C7" w:rsidRPr="004F121E">
              <w:rPr>
                <w:rStyle w:val="Hyperlink"/>
                <w:noProof/>
              </w:rPr>
              <w:t>5.2</w:t>
            </w:r>
            <w:r w:rsidR="00C955C7">
              <w:rPr>
                <w:rFonts w:asciiTheme="minorHAnsi" w:eastAsiaTheme="minorEastAsia" w:hAnsiTheme="minorHAnsi" w:cstheme="minorBidi"/>
                <w:noProof/>
                <w:sz w:val="22"/>
                <w:szCs w:val="22"/>
              </w:rPr>
              <w:tab/>
            </w:r>
            <w:r w:rsidR="00C955C7" w:rsidRPr="004F121E">
              <w:rPr>
                <w:rStyle w:val="Hyperlink"/>
                <w:noProof/>
              </w:rPr>
              <w:t>Service Layer</w:t>
            </w:r>
            <w:r w:rsidR="00C955C7">
              <w:rPr>
                <w:noProof/>
                <w:webHidden/>
              </w:rPr>
              <w:tab/>
            </w:r>
            <w:r w:rsidR="00C955C7">
              <w:rPr>
                <w:noProof/>
                <w:webHidden/>
              </w:rPr>
              <w:fldChar w:fldCharType="begin"/>
            </w:r>
            <w:r w:rsidR="00C955C7">
              <w:rPr>
                <w:noProof/>
                <w:webHidden/>
              </w:rPr>
              <w:instrText xml:space="preserve"> PAGEREF _Toc37060423 \h </w:instrText>
            </w:r>
            <w:r w:rsidR="00C955C7">
              <w:rPr>
                <w:noProof/>
                <w:webHidden/>
              </w:rPr>
            </w:r>
            <w:r w:rsidR="00C955C7">
              <w:rPr>
                <w:noProof/>
                <w:webHidden/>
              </w:rPr>
              <w:fldChar w:fldCharType="separate"/>
            </w:r>
            <w:r w:rsidR="00C955C7">
              <w:rPr>
                <w:noProof/>
                <w:webHidden/>
              </w:rPr>
              <w:t>17</w:t>
            </w:r>
            <w:r w:rsidR="00C955C7">
              <w:rPr>
                <w:noProof/>
                <w:webHidden/>
              </w:rPr>
              <w:fldChar w:fldCharType="end"/>
            </w:r>
          </w:hyperlink>
        </w:p>
        <w:p w14:paraId="67B088EA" w14:textId="77777777" w:rsidR="00C955C7" w:rsidRDefault="009555FE" w:rsidP="00C955C7">
          <w:pPr>
            <w:pStyle w:val="TOC2"/>
            <w:tabs>
              <w:tab w:val="left" w:pos="880"/>
              <w:tab w:val="right" w:leader="dot" w:pos="9350"/>
            </w:tabs>
            <w:spacing w:after="0" w:line="240" w:lineRule="auto"/>
            <w:rPr>
              <w:rFonts w:asciiTheme="minorHAnsi" w:eastAsiaTheme="minorEastAsia" w:hAnsiTheme="minorHAnsi" w:cstheme="minorBidi"/>
              <w:noProof/>
              <w:sz w:val="22"/>
              <w:szCs w:val="22"/>
            </w:rPr>
          </w:pPr>
          <w:hyperlink w:anchor="_Toc37060424" w:history="1">
            <w:r w:rsidR="00C955C7" w:rsidRPr="004F121E">
              <w:rPr>
                <w:rStyle w:val="Hyperlink"/>
                <w:noProof/>
              </w:rPr>
              <w:t>5.3</w:t>
            </w:r>
            <w:r w:rsidR="00C955C7">
              <w:rPr>
                <w:rFonts w:asciiTheme="minorHAnsi" w:eastAsiaTheme="minorEastAsia" w:hAnsiTheme="minorHAnsi" w:cstheme="minorBidi"/>
                <w:noProof/>
                <w:sz w:val="22"/>
                <w:szCs w:val="22"/>
              </w:rPr>
              <w:tab/>
            </w:r>
            <w:r w:rsidR="00C955C7" w:rsidRPr="004F121E">
              <w:rPr>
                <w:rStyle w:val="Hyperlink"/>
                <w:noProof/>
              </w:rPr>
              <w:t>REST Controller</w:t>
            </w:r>
            <w:r w:rsidR="00C955C7">
              <w:rPr>
                <w:noProof/>
                <w:webHidden/>
              </w:rPr>
              <w:tab/>
            </w:r>
            <w:r w:rsidR="00C955C7">
              <w:rPr>
                <w:noProof/>
                <w:webHidden/>
              </w:rPr>
              <w:fldChar w:fldCharType="begin"/>
            </w:r>
            <w:r w:rsidR="00C955C7">
              <w:rPr>
                <w:noProof/>
                <w:webHidden/>
              </w:rPr>
              <w:instrText xml:space="preserve"> PAGEREF _Toc37060424 \h </w:instrText>
            </w:r>
            <w:r w:rsidR="00C955C7">
              <w:rPr>
                <w:noProof/>
                <w:webHidden/>
              </w:rPr>
            </w:r>
            <w:r w:rsidR="00C955C7">
              <w:rPr>
                <w:noProof/>
                <w:webHidden/>
              </w:rPr>
              <w:fldChar w:fldCharType="separate"/>
            </w:r>
            <w:r w:rsidR="00C955C7">
              <w:rPr>
                <w:noProof/>
                <w:webHidden/>
              </w:rPr>
              <w:t>17</w:t>
            </w:r>
            <w:r w:rsidR="00C955C7">
              <w:rPr>
                <w:noProof/>
                <w:webHidden/>
              </w:rPr>
              <w:fldChar w:fldCharType="end"/>
            </w:r>
          </w:hyperlink>
        </w:p>
        <w:p w14:paraId="7A81722A" w14:textId="77777777" w:rsidR="00C955C7" w:rsidRDefault="009555FE" w:rsidP="00C955C7">
          <w:pPr>
            <w:pStyle w:val="TOC2"/>
            <w:tabs>
              <w:tab w:val="left" w:pos="880"/>
              <w:tab w:val="right" w:leader="dot" w:pos="9350"/>
            </w:tabs>
            <w:spacing w:after="0" w:line="240" w:lineRule="auto"/>
            <w:rPr>
              <w:rFonts w:asciiTheme="minorHAnsi" w:eastAsiaTheme="minorEastAsia" w:hAnsiTheme="minorHAnsi" w:cstheme="minorBidi"/>
              <w:noProof/>
              <w:sz w:val="22"/>
              <w:szCs w:val="22"/>
            </w:rPr>
          </w:pPr>
          <w:hyperlink w:anchor="_Toc37060425" w:history="1">
            <w:r w:rsidR="00C955C7" w:rsidRPr="004F121E">
              <w:rPr>
                <w:rStyle w:val="Hyperlink"/>
                <w:noProof/>
              </w:rPr>
              <w:t>5.4</w:t>
            </w:r>
            <w:r w:rsidR="00C955C7">
              <w:rPr>
                <w:rFonts w:asciiTheme="minorHAnsi" w:eastAsiaTheme="minorEastAsia" w:hAnsiTheme="minorHAnsi" w:cstheme="minorBidi"/>
                <w:noProof/>
                <w:sz w:val="22"/>
                <w:szCs w:val="22"/>
              </w:rPr>
              <w:tab/>
            </w:r>
            <w:r w:rsidR="00C955C7" w:rsidRPr="004F121E">
              <w:rPr>
                <w:rStyle w:val="Hyperlink"/>
                <w:noProof/>
              </w:rPr>
              <w:t>Service Component</w:t>
            </w:r>
            <w:r w:rsidR="00C955C7">
              <w:rPr>
                <w:noProof/>
                <w:webHidden/>
              </w:rPr>
              <w:tab/>
            </w:r>
            <w:r w:rsidR="00C955C7">
              <w:rPr>
                <w:noProof/>
                <w:webHidden/>
              </w:rPr>
              <w:fldChar w:fldCharType="begin"/>
            </w:r>
            <w:r w:rsidR="00C955C7">
              <w:rPr>
                <w:noProof/>
                <w:webHidden/>
              </w:rPr>
              <w:instrText xml:space="preserve"> PAGEREF _Toc37060425 \h </w:instrText>
            </w:r>
            <w:r w:rsidR="00C955C7">
              <w:rPr>
                <w:noProof/>
                <w:webHidden/>
              </w:rPr>
            </w:r>
            <w:r w:rsidR="00C955C7">
              <w:rPr>
                <w:noProof/>
                <w:webHidden/>
              </w:rPr>
              <w:fldChar w:fldCharType="separate"/>
            </w:r>
            <w:r w:rsidR="00C955C7">
              <w:rPr>
                <w:noProof/>
                <w:webHidden/>
              </w:rPr>
              <w:t>18</w:t>
            </w:r>
            <w:r w:rsidR="00C955C7">
              <w:rPr>
                <w:noProof/>
                <w:webHidden/>
              </w:rPr>
              <w:fldChar w:fldCharType="end"/>
            </w:r>
          </w:hyperlink>
        </w:p>
        <w:p w14:paraId="5305AA72" w14:textId="77777777" w:rsidR="00C955C7" w:rsidRDefault="009555FE" w:rsidP="00C955C7">
          <w:pPr>
            <w:pStyle w:val="TOC2"/>
            <w:tabs>
              <w:tab w:val="left" w:pos="880"/>
              <w:tab w:val="right" w:leader="dot" w:pos="9350"/>
            </w:tabs>
            <w:spacing w:after="0" w:line="240" w:lineRule="auto"/>
            <w:rPr>
              <w:rFonts w:asciiTheme="minorHAnsi" w:eastAsiaTheme="minorEastAsia" w:hAnsiTheme="minorHAnsi" w:cstheme="minorBidi"/>
              <w:noProof/>
              <w:sz w:val="22"/>
              <w:szCs w:val="22"/>
            </w:rPr>
          </w:pPr>
          <w:hyperlink w:anchor="_Toc37060426" w:history="1">
            <w:r w:rsidR="00C955C7" w:rsidRPr="004F121E">
              <w:rPr>
                <w:rStyle w:val="Hyperlink"/>
                <w:noProof/>
              </w:rPr>
              <w:t>5.5</w:t>
            </w:r>
            <w:r w:rsidR="00C955C7">
              <w:rPr>
                <w:rFonts w:asciiTheme="minorHAnsi" w:eastAsiaTheme="minorEastAsia" w:hAnsiTheme="minorHAnsi" w:cstheme="minorBidi"/>
                <w:noProof/>
                <w:sz w:val="22"/>
                <w:szCs w:val="22"/>
              </w:rPr>
              <w:tab/>
            </w:r>
            <w:r w:rsidR="00C955C7" w:rsidRPr="004F121E">
              <w:rPr>
                <w:rStyle w:val="Hyperlink"/>
                <w:noProof/>
              </w:rPr>
              <w:t>DATA ACCESS LAYER</w:t>
            </w:r>
            <w:r w:rsidR="00C955C7">
              <w:rPr>
                <w:noProof/>
                <w:webHidden/>
              </w:rPr>
              <w:tab/>
            </w:r>
            <w:r w:rsidR="00C955C7">
              <w:rPr>
                <w:noProof/>
                <w:webHidden/>
              </w:rPr>
              <w:fldChar w:fldCharType="begin"/>
            </w:r>
            <w:r w:rsidR="00C955C7">
              <w:rPr>
                <w:noProof/>
                <w:webHidden/>
              </w:rPr>
              <w:instrText xml:space="preserve"> PAGEREF _Toc37060426 \h </w:instrText>
            </w:r>
            <w:r w:rsidR="00C955C7">
              <w:rPr>
                <w:noProof/>
                <w:webHidden/>
              </w:rPr>
            </w:r>
            <w:r w:rsidR="00C955C7">
              <w:rPr>
                <w:noProof/>
                <w:webHidden/>
              </w:rPr>
              <w:fldChar w:fldCharType="separate"/>
            </w:r>
            <w:r w:rsidR="00C955C7">
              <w:rPr>
                <w:noProof/>
                <w:webHidden/>
              </w:rPr>
              <w:t>19</w:t>
            </w:r>
            <w:r w:rsidR="00C955C7">
              <w:rPr>
                <w:noProof/>
                <w:webHidden/>
              </w:rPr>
              <w:fldChar w:fldCharType="end"/>
            </w:r>
          </w:hyperlink>
        </w:p>
        <w:p w14:paraId="1B68B48D" w14:textId="77777777" w:rsidR="00C955C7" w:rsidRDefault="009555FE" w:rsidP="00C955C7">
          <w:pPr>
            <w:pStyle w:val="TOC1"/>
            <w:rPr>
              <w:rFonts w:asciiTheme="minorHAnsi" w:eastAsiaTheme="minorEastAsia" w:hAnsiTheme="minorHAnsi" w:cstheme="minorBidi"/>
              <w:noProof/>
              <w:sz w:val="22"/>
              <w:szCs w:val="22"/>
            </w:rPr>
          </w:pPr>
          <w:hyperlink w:anchor="_Toc37060427" w:history="1">
            <w:r w:rsidR="00C955C7" w:rsidRPr="004F121E">
              <w:rPr>
                <w:rStyle w:val="Hyperlink"/>
                <w:noProof/>
              </w:rPr>
              <w:t>6.</w:t>
            </w:r>
            <w:r w:rsidR="00C955C7">
              <w:rPr>
                <w:rFonts w:asciiTheme="minorHAnsi" w:eastAsiaTheme="minorEastAsia" w:hAnsiTheme="minorHAnsi" w:cstheme="minorBidi"/>
                <w:noProof/>
                <w:sz w:val="22"/>
                <w:szCs w:val="22"/>
              </w:rPr>
              <w:tab/>
            </w:r>
            <w:r w:rsidR="00C955C7" w:rsidRPr="004F121E">
              <w:rPr>
                <w:rStyle w:val="Hyperlink"/>
                <w:noProof/>
              </w:rPr>
              <w:t>HUMAN INTERFACE DESIGN</w:t>
            </w:r>
            <w:r w:rsidR="00C955C7">
              <w:rPr>
                <w:noProof/>
                <w:webHidden/>
              </w:rPr>
              <w:tab/>
            </w:r>
            <w:r w:rsidR="00C955C7">
              <w:rPr>
                <w:noProof/>
                <w:webHidden/>
              </w:rPr>
              <w:fldChar w:fldCharType="begin"/>
            </w:r>
            <w:r w:rsidR="00C955C7">
              <w:rPr>
                <w:noProof/>
                <w:webHidden/>
              </w:rPr>
              <w:instrText xml:space="preserve"> PAGEREF _Toc37060427 \h </w:instrText>
            </w:r>
            <w:r w:rsidR="00C955C7">
              <w:rPr>
                <w:noProof/>
                <w:webHidden/>
              </w:rPr>
            </w:r>
            <w:r w:rsidR="00C955C7">
              <w:rPr>
                <w:noProof/>
                <w:webHidden/>
              </w:rPr>
              <w:fldChar w:fldCharType="separate"/>
            </w:r>
            <w:r w:rsidR="00C955C7">
              <w:rPr>
                <w:noProof/>
                <w:webHidden/>
              </w:rPr>
              <w:t>20</w:t>
            </w:r>
            <w:r w:rsidR="00C955C7">
              <w:rPr>
                <w:noProof/>
                <w:webHidden/>
              </w:rPr>
              <w:fldChar w:fldCharType="end"/>
            </w:r>
          </w:hyperlink>
        </w:p>
        <w:p w14:paraId="1AE35699" w14:textId="77777777" w:rsidR="00C955C7" w:rsidRDefault="009555FE" w:rsidP="00C955C7">
          <w:pPr>
            <w:pStyle w:val="TOC2"/>
            <w:tabs>
              <w:tab w:val="left" w:pos="880"/>
              <w:tab w:val="right" w:leader="dot" w:pos="9350"/>
            </w:tabs>
            <w:spacing w:after="0" w:line="240" w:lineRule="auto"/>
            <w:rPr>
              <w:rFonts w:asciiTheme="minorHAnsi" w:eastAsiaTheme="minorEastAsia" w:hAnsiTheme="minorHAnsi" w:cstheme="minorBidi"/>
              <w:noProof/>
              <w:sz w:val="22"/>
              <w:szCs w:val="22"/>
            </w:rPr>
          </w:pPr>
          <w:hyperlink w:anchor="_Toc37060428" w:history="1">
            <w:r w:rsidR="00C955C7" w:rsidRPr="004F121E">
              <w:rPr>
                <w:rStyle w:val="Hyperlink"/>
                <w:noProof/>
              </w:rPr>
              <w:t>6.1</w:t>
            </w:r>
            <w:r w:rsidR="00C955C7">
              <w:rPr>
                <w:rFonts w:asciiTheme="minorHAnsi" w:eastAsiaTheme="minorEastAsia" w:hAnsiTheme="minorHAnsi" w:cstheme="minorBidi"/>
                <w:noProof/>
                <w:sz w:val="22"/>
                <w:szCs w:val="22"/>
              </w:rPr>
              <w:tab/>
            </w:r>
            <w:r w:rsidR="00C955C7" w:rsidRPr="004F121E">
              <w:rPr>
                <w:rStyle w:val="Hyperlink"/>
                <w:noProof/>
              </w:rPr>
              <w:t>Overview of User Interface</w:t>
            </w:r>
            <w:r w:rsidR="00C955C7">
              <w:rPr>
                <w:noProof/>
                <w:webHidden/>
              </w:rPr>
              <w:tab/>
            </w:r>
            <w:r w:rsidR="00C955C7">
              <w:rPr>
                <w:noProof/>
                <w:webHidden/>
              </w:rPr>
              <w:fldChar w:fldCharType="begin"/>
            </w:r>
            <w:r w:rsidR="00C955C7">
              <w:rPr>
                <w:noProof/>
                <w:webHidden/>
              </w:rPr>
              <w:instrText xml:space="preserve"> PAGEREF _Toc37060428 \h </w:instrText>
            </w:r>
            <w:r w:rsidR="00C955C7">
              <w:rPr>
                <w:noProof/>
                <w:webHidden/>
              </w:rPr>
            </w:r>
            <w:r w:rsidR="00C955C7">
              <w:rPr>
                <w:noProof/>
                <w:webHidden/>
              </w:rPr>
              <w:fldChar w:fldCharType="separate"/>
            </w:r>
            <w:r w:rsidR="00C955C7">
              <w:rPr>
                <w:noProof/>
                <w:webHidden/>
              </w:rPr>
              <w:t>20</w:t>
            </w:r>
            <w:r w:rsidR="00C955C7">
              <w:rPr>
                <w:noProof/>
                <w:webHidden/>
              </w:rPr>
              <w:fldChar w:fldCharType="end"/>
            </w:r>
          </w:hyperlink>
        </w:p>
        <w:p w14:paraId="1E7DE91A" w14:textId="77777777" w:rsidR="00C955C7" w:rsidRDefault="009555FE" w:rsidP="00C955C7">
          <w:pPr>
            <w:pStyle w:val="TOC2"/>
            <w:tabs>
              <w:tab w:val="left" w:pos="1100"/>
              <w:tab w:val="right" w:leader="dot" w:pos="9350"/>
            </w:tabs>
            <w:spacing w:after="0" w:line="240" w:lineRule="auto"/>
            <w:rPr>
              <w:rFonts w:asciiTheme="minorHAnsi" w:eastAsiaTheme="minorEastAsia" w:hAnsiTheme="minorHAnsi" w:cstheme="minorBidi"/>
              <w:noProof/>
              <w:sz w:val="22"/>
              <w:szCs w:val="22"/>
            </w:rPr>
          </w:pPr>
          <w:hyperlink w:anchor="_Toc37060429" w:history="1">
            <w:r w:rsidR="00C955C7" w:rsidRPr="004F121E">
              <w:rPr>
                <w:rStyle w:val="Hyperlink"/>
                <w:noProof/>
              </w:rPr>
              <w:t>6.1.1</w:t>
            </w:r>
            <w:r w:rsidR="00C955C7">
              <w:rPr>
                <w:rFonts w:asciiTheme="minorHAnsi" w:eastAsiaTheme="minorEastAsia" w:hAnsiTheme="minorHAnsi" w:cstheme="minorBidi"/>
                <w:noProof/>
                <w:sz w:val="22"/>
                <w:szCs w:val="22"/>
              </w:rPr>
              <w:tab/>
            </w:r>
            <w:r w:rsidR="00C955C7" w:rsidRPr="004F121E">
              <w:rPr>
                <w:rStyle w:val="Hyperlink"/>
                <w:noProof/>
              </w:rPr>
              <w:t>Home Page Component</w:t>
            </w:r>
            <w:r w:rsidR="00C955C7">
              <w:rPr>
                <w:noProof/>
                <w:webHidden/>
              </w:rPr>
              <w:tab/>
            </w:r>
            <w:r w:rsidR="00C955C7">
              <w:rPr>
                <w:noProof/>
                <w:webHidden/>
              </w:rPr>
              <w:fldChar w:fldCharType="begin"/>
            </w:r>
            <w:r w:rsidR="00C955C7">
              <w:rPr>
                <w:noProof/>
                <w:webHidden/>
              </w:rPr>
              <w:instrText xml:space="preserve"> PAGEREF _Toc37060429 \h </w:instrText>
            </w:r>
            <w:r w:rsidR="00C955C7">
              <w:rPr>
                <w:noProof/>
                <w:webHidden/>
              </w:rPr>
            </w:r>
            <w:r w:rsidR="00C955C7">
              <w:rPr>
                <w:noProof/>
                <w:webHidden/>
              </w:rPr>
              <w:fldChar w:fldCharType="separate"/>
            </w:r>
            <w:r w:rsidR="00C955C7">
              <w:rPr>
                <w:noProof/>
                <w:webHidden/>
              </w:rPr>
              <w:t>21</w:t>
            </w:r>
            <w:r w:rsidR="00C955C7">
              <w:rPr>
                <w:noProof/>
                <w:webHidden/>
              </w:rPr>
              <w:fldChar w:fldCharType="end"/>
            </w:r>
          </w:hyperlink>
        </w:p>
        <w:p w14:paraId="5F6442CA" w14:textId="77777777" w:rsidR="00C955C7" w:rsidRDefault="009555FE" w:rsidP="00C955C7">
          <w:pPr>
            <w:pStyle w:val="TOC2"/>
            <w:tabs>
              <w:tab w:val="left" w:pos="1100"/>
              <w:tab w:val="right" w:leader="dot" w:pos="9350"/>
            </w:tabs>
            <w:spacing w:after="0" w:line="240" w:lineRule="auto"/>
            <w:rPr>
              <w:rFonts w:asciiTheme="minorHAnsi" w:eastAsiaTheme="minorEastAsia" w:hAnsiTheme="minorHAnsi" w:cstheme="minorBidi"/>
              <w:noProof/>
              <w:sz w:val="22"/>
              <w:szCs w:val="22"/>
            </w:rPr>
          </w:pPr>
          <w:hyperlink w:anchor="_Toc37060430" w:history="1">
            <w:r w:rsidR="00C955C7" w:rsidRPr="004F121E">
              <w:rPr>
                <w:rStyle w:val="Hyperlink"/>
                <w:noProof/>
              </w:rPr>
              <w:t>6.1.2</w:t>
            </w:r>
            <w:r w:rsidR="00C955C7">
              <w:rPr>
                <w:rFonts w:asciiTheme="minorHAnsi" w:eastAsiaTheme="minorEastAsia" w:hAnsiTheme="minorHAnsi" w:cstheme="minorBidi"/>
                <w:noProof/>
                <w:sz w:val="22"/>
                <w:szCs w:val="22"/>
              </w:rPr>
              <w:tab/>
            </w:r>
            <w:r w:rsidR="00C955C7" w:rsidRPr="004F121E">
              <w:rPr>
                <w:rStyle w:val="Hyperlink"/>
                <w:noProof/>
              </w:rPr>
              <w:t>Login Form Component</w:t>
            </w:r>
            <w:r w:rsidR="00C955C7">
              <w:rPr>
                <w:noProof/>
                <w:webHidden/>
              </w:rPr>
              <w:tab/>
            </w:r>
            <w:r w:rsidR="00C955C7">
              <w:rPr>
                <w:noProof/>
                <w:webHidden/>
              </w:rPr>
              <w:fldChar w:fldCharType="begin"/>
            </w:r>
            <w:r w:rsidR="00C955C7">
              <w:rPr>
                <w:noProof/>
                <w:webHidden/>
              </w:rPr>
              <w:instrText xml:space="preserve"> PAGEREF _Toc37060430 \h </w:instrText>
            </w:r>
            <w:r w:rsidR="00C955C7">
              <w:rPr>
                <w:noProof/>
                <w:webHidden/>
              </w:rPr>
            </w:r>
            <w:r w:rsidR="00C955C7">
              <w:rPr>
                <w:noProof/>
                <w:webHidden/>
              </w:rPr>
              <w:fldChar w:fldCharType="separate"/>
            </w:r>
            <w:r w:rsidR="00C955C7">
              <w:rPr>
                <w:noProof/>
                <w:webHidden/>
              </w:rPr>
              <w:t>22</w:t>
            </w:r>
            <w:r w:rsidR="00C955C7">
              <w:rPr>
                <w:noProof/>
                <w:webHidden/>
              </w:rPr>
              <w:fldChar w:fldCharType="end"/>
            </w:r>
          </w:hyperlink>
        </w:p>
        <w:p w14:paraId="24633001" w14:textId="77777777" w:rsidR="00C955C7" w:rsidRDefault="009555FE" w:rsidP="00C955C7">
          <w:pPr>
            <w:pStyle w:val="TOC2"/>
            <w:tabs>
              <w:tab w:val="left" w:pos="1100"/>
              <w:tab w:val="right" w:leader="dot" w:pos="9350"/>
            </w:tabs>
            <w:spacing w:after="0" w:line="240" w:lineRule="auto"/>
            <w:rPr>
              <w:rFonts w:asciiTheme="minorHAnsi" w:eastAsiaTheme="minorEastAsia" w:hAnsiTheme="minorHAnsi" w:cstheme="minorBidi"/>
              <w:noProof/>
              <w:sz w:val="22"/>
              <w:szCs w:val="22"/>
            </w:rPr>
          </w:pPr>
          <w:hyperlink w:anchor="_Toc37060431" w:history="1">
            <w:r w:rsidR="00C955C7" w:rsidRPr="004F121E">
              <w:rPr>
                <w:rStyle w:val="Hyperlink"/>
                <w:noProof/>
              </w:rPr>
              <w:t>6.1.3</w:t>
            </w:r>
            <w:r w:rsidR="00C955C7">
              <w:rPr>
                <w:rFonts w:asciiTheme="minorHAnsi" w:eastAsiaTheme="minorEastAsia" w:hAnsiTheme="minorHAnsi" w:cstheme="minorBidi"/>
                <w:noProof/>
                <w:sz w:val="22"/>
                <w:szCs w:val="22"/>
              </w:rPr>
              <w:tab/>
            </w:r>
            <w:r w:rsidR="00C955C7" w:rsidRPr="004F121E">
              <w:rPr>
                <w:rStyle w:val="Hyperlink"/>
                <w:noProof/>
              </w:rPr>
              <w:t>Sign-Up Form Component</w:t>
            </w:r>
            <w:r w:rsidR="00C955C7">
              <w:rPr>
                <w:noProof/>
                <w:webHidden/>
              </w:rPr>
              <w:tab/>
            </w:r>
            <w:r w:rsidR="00C955C7">
              <w:rPr>
                <w:noProof/>
                <w:webHidden/>
              </w:rPr>
              <w:fldChar w:fldCharType="begin"/>
            </w:r>
            <w:r w:rsidR="00C955C7">
              <w:rPr>
                <w:noProof/>
                <w:webHidden/>
              </w:rPr>
              <w:instrText xml:space="preserve"> PAGEREF _Toc37060431 \h </w:instrText>
            </w:r>
            <w:r w:rsidR="00C955C7">
              <w:rPr>
                <w:noProof/>
                <w:webHidden/>
              </w:rPr>
            </w:r>
            <w:r w:rsidR="00C955C7">
              <w:rPr>
                <w:noProof/>
                <w:webHidden/>
              </w:rPr>
              <w:fldChar w:fldCharType="separate"/>
            </w:r>
            <w:r w:rsidR="00C955C7">
              <w:rPr>
                <w:noProof/>
                <w:webHidden/>
              </w:rPr>
              <w:t>23</w:t>
            </w:r>
            <w:r w:rsidR="00C955C7">
              <w:rPr>
                <w:noProof/>
                <w:webHidden/>
              </w:rPr>
              <w:fldChar w:fldCharType="end"/>
            </w:r>
          </w:hyperlink>
        </w:p>
        <w:p w14:paraId="0C354A11" w14:textId="77777777" w:rsidR="00C955C7" w:rsidRDefault="009555FE" w:rsidP="00C955C7">
          <w:pPr>
            <w:pStyle w:val="TOC2"/>
            <w:tabs>
              <w:tab w:val="left" w:pos="1100"/>
              <w:tab w:val="right" w:leader="dot" w:pos="9350"/>
            </w:tabs>
            <w:spacing w:after="0" w:line="240" w:lineRule="auto"/>
            <w:rPr>
              <w:rFonts w:asciiTheme="minorHAnsi" w:eastAsiaTheme="minorEastAsia" w:hAnsiTheme="minorHAnsi" w:cstheme="minorBidi"/>
              <w:noProof/>
              <w:sz w:val="22"/>
              <w:szCs w:val="22"/>
            </w:rPr>
          </w:pPr>
          <w:hyperlink w:anchor="_Toc37060432" w:history="1">
            <w:r w:rsidR="00C955C7" w:rsidRPr="004F121E">
              <w:rPr>
                <w:rStyle w:val="Hyperlink"/>
                <w:noProof/>
              </w:rPr>
              <w:t>6.1.4</w:t>
            </w:r>
            <w:r w:rsidR="00C955C7">
              <w:rPr>
                <w:rFonts w:asciiTheme="minorHAnsi" w:eastAsiaTheme="minorEastAsia" w:hAnsiTheme="minorHAnsi" w:cstheme="minorBidi"/>
                <w:noProof/>
                <w:sz w:val="22"/>
                <w:szCs w:val="22"/>
              </w:rPr>
              <w:tab/>
            </w:r>
            <w:r w:rsidR="00C955C7" w:rsidRPr="004F121E">
              <w:rPr>
                <w:rStyle w:val="Hyperlink"/>
                <w:noProof/>
              </w:rPr>
              <w:t>Credential Recovery Help Component</w:t>
            </w:r>
            <w:r w:rsidR="00C955C7">
              <w:rPr>
                <w:noProof/>
                <w:webHidden/>
              </w:rPr>
              <w:tab/>
            </w:r>
            <w:r w:rsidR="00C955C7">
              <w:rPr>
                <w:noProof/>
                <w:webHidden/>
              </w:rPr>
              <w:fldChar w:fldCharType="begin"/>
            </w:r>
            <w:r w:rsidR="00C955C7">
              <w:rPr>
                <w:noProof/>
                <w:webHidden/>
              </w:rPr>
              <w:instrText xml:space="preserve"> PAGEREF _Toc37060432 \h </w:instrText>
            </w:r>
            <w:r w:rsidR="00C955C7">
              <w:rPr>
                <w:noProof/>
                <w:webHidden/>
              </w:rPr>
            </w:r>
            <w:r w:rsidR="00C955C7">
              <w:rPr>
                <w:noProof/>
                <w:webHidden/>
              </w:rPr>
              <w:fldChar w:fldCharType="separate"/>
            </w:r>
            <w:r w:rsidR="00C955C7">
              <w:rPr>
                <w:noProof/>
                <w:webHidden/>
              </w:rPr>
              <w:t>24</w:t>
            </w:r>
            <w:r w:rsidR="00C955C7">
              <w:rPr>
                <w:noProof/>
                <w:webHidden/>
              </w:rPr>
              <w:fldChar w:fldCharType="end"/>
            </w:r>
          </w:hyperlink>
        </w:p>
        <w:p w14:paraId="73672E63" w14:textId="77777777" w:rsidR="00C955C7" w:rsidRDefault="009555FE" w:rsidP="00C955C7">
          <w:pPr>
            <w:pStyle w:val="TOC2"/>
            <w:tabs>
              <w:tab w:val="left" w:pos="1100"/>
              <w:tab w:val="right" w:leader="dot" w:pos="9350"/>
            </w:tabs>
            <w:spacing w:after="0" w:line="240" w:lineRule="auto"/>
            <w:rPr>
              <w:rFonts w:asciiTheme="minorHAnsi" w:eastAsiaTheme="minorEastAsia" w:hAnsiTheme="minorHAnsi" w:cstheme="minorBidi"/>
              <w:noProof/>
              <w:sz w:val="22"/>
              <w:szCs w:val="22"/>
            </w:rPr>
          </w:pPr>
          <w:hyperlink w:anchor="_Toc37060433" w:history="1">
            <w:r w:rsidR="00C955C7" w:rsidRPr="004F121E">
              <w:rPr>
                <w:rStyle w:val="Hyperlink"/>
                <w:noProof/>
              </w:rPr>
              <w:t>6.1.5</w:t>
            </w:r>
            <w:r w:rsidR="00C955C7">
              <w:rPr>
                <w:rFonts w:asciiTheme="minorHAnsi" w:eastAsiaTheme="minorEastAsia" w:hAnsiTheme="minorHAnsi" w:cstheme="minorBidi"/>
                <w:noProof/>
                <w:sz w:val="22"/>
                <w:szCs w:val="22"/>
              </w:rPr>
              <w:tab/>
            </w:r>
            <w:r w:rsidR="00C955C7" w:rsidRPr="004F121E">
              <w:rPr>
                <w:rStyle w:val="Hyperlink"/>
                <w:noProof/>
              </w:rPr>
              <w:t>Landing Portal Component</w:t>
            </w:r>
            <w:r w:rsidR="00C955C7">
              <w:rPr>
                <w:noProof/>
                <w:webHidden/>
              </w:rPr>
              <w:tab/>
            </w:r>
            <w:r w:rsidR="00C955C7">
              <w:rPr>
                <w:noProof/>
                <w:webHidden/>
              </w:rPr>
              <w:fldChar w:fldCharType="begin"/>
            </w:r>
            <w:r w:rsidR="00C955C7">
              <w:rPr>
                <w:noProof/>
                <w:webHidden/>
              </w:rPr>
              <w:instrText xml:space="preserve"> PAGEREF _Toc37060433 \h </w:instrText>
            </w:r>
            <w:r w:rsidR="00C955C7">
              <w:rPr>
                <w:noProof/>
                <w:webHidden/>
              </w:rPr>
            </w:r>
            <w:r w:rsidR="00C955C7">
              <w:rPr>
                <w:noProof/>
                <w:webHidden/>
              </w:rPr>
              <w:fldChar w:fldCharType="separate"/>
            </w:r>
            <w:r w:rsidR="00C955C7">
              <w:rPr>
                <w:noProof/>
                <w:webHidden/>
              </w:rPr>
              <w:t>25</w:t>
            </w:r>
            <w:r w:rsidR="00C955C7">
              <w:rPr>
                <w:noProof/>
                <w:webHidden/>
              </w:rPr>
              <w:fldChar w:fldCharType="end"/>
            </w:r>
          </w:hyperlink>
        </w:p>
        <w:p w14:paraId="586B7F5A" w14:textId="77777777" w:rsidR="00C955C7" w:rsidRDefault="009555FE" w:rsidP="00C955C7">
          <w:pPr>
            <w:pStyle w:val="TOC2"/>
            <w:tabs>
              <w:tab w:val="left" w:pos="1100"/>
              <w:tab w:val="right" w:leader="dot" w:pos="9350"/>
            </w:tabs>
            <w:spacing w:after="0" w:line="240" w:lineRule="auto"/>
            <w:rPr>
              <w:rFonts w:asciiTheme="minorHAnsi" w:eastAsiaTheme="minorEastAsia" w:hAnsiTheme="minorHAnsi" w:cstheme="minorBidi"/>
              <w:noProof/>
              <w:sz w:val="22"/>
              <w:szCs w:val="22"/>
            </w:rPr>
          </w:pPr>
          <w:hyperlink w:anchor="_Toc37060434" w:history="1">
            <w:r w:rsidR="00C955C7" w:rsidRPr="004F121E">
              <w:rPr>
                <w:rStyle w:val="Hyperlink"/>
                <w:noProof/>
              </w:rPr>
              <w:t>6.1.6</w:t>
            </w:r>
            <w:r w:rsidR="00C955C7">
              <w:rPr>
                <w:rFonts w:asciiTheme="minorHAnsi" w:eastAsiaTheme="minorEastAsia" w:hAnsiTheme="minorHAnsi" w:cstheme="minorBidi"/>
                <w:noProof/>
                <w:sz w:val="22"/>
                <w:szCs w:val="22"/>
              </w:rPr>
              <w:tab/>
            </w:r>
            <w:r w:rsidR="00C955C7" w:rsidRPr="004F121E">
              <w:rPr>
                <w:rStyle w:val="Hyperlink"/>
                <w:noProof/>
              </w:rPr>
              <w:t>Manual Use Case Component</w:t>
            </w:r>
            <w:r w:rsidR="00C955C7">
              <w:rPr>
                <w:noProof/>
                <w:webHidden/>
              </w:rPr>
              <w:tab/>
            </w:r>
            <w:r w:rsidR="00C955C7">
              <w:rPr>
                <w:noProof/>
                <w:webHidden/>
              </w:rPr>
              <w:fldChar w:fldCharType="begin"/>
            </w:r>
            <w:r w:rsidR="00C955C7">
              <w:rPr>
                <w:noProof/>
                <w:webHidden/>
              </w:rPr>
              <w:instrText xml:space="preserve"> PAGEREF _Toc37060434 \h </w:instrText>
            </w:r>
            <w:r w:rsidR="00C955C7">
              <w:rPr>
                <w:noProof/>
                <w:webHidden/>
              </w:rPr>
            </w:r>
            <w:r w:rsidR="00C955C7">
              <w:rPr>
                <w:noProof/>
                <w:webHidden/>
              </w:rPr>
              <w:fldChar w:fldCharType="separate"/>
            </w:r>
            <w:r w:rsidR="00C955C7">
              <w:rPr>
                <w:noProof/>
                <w:webHidden/>
              </w:rPr>
              <w:t>26</w:t>
            </w:r>
            <w:r w:rsidR="00C955C7">
              <w:rPr>
                <w:noProof/>
                <w:webHidden/>
              </w:rPr>
              <w:fldChar w:fldCharType="end"/>
            </w:r>
          </w:hyperlink>
        </w:p>
        <w:p w14:paraId="2F019569" w14:textId="77777777" w:rsidR="00C955C7" w:rsidRDefault="009555FE" w:rsidP="00C955C7">
          <w:pPr>
            <w:pStyle w:val="TOC2"/>
            <w:tabs>
              <w:tab w:val="left" w:pos="1100"/>
              <w:tab w:val="right" w:leader="dot" w:pos="9350"/>
            </w:tabs>
            <w:spacing w:after="0" w:line="240" w:lineRule="auto"/>
            <w:rPr>
              <w:rFonts w:asciiTheme="minorHAnsi" w:eastAsiaTheme="minorEastAsia" w:hAnsiTheme="minorHAnsi" w:cstheme="minorBidi"/>
              <w:noProof/>
              <w:sz w:val="22"/>
              <w:szCs w:val="22"/>
            </w:rPr>
          </w:pPr>
          <w:hyperlink w:anchor="_Toc37060435" w:history="1">
            <w:r w:rsidR="00C955C7" w:rsidRPr="004F121E">
              <w:rPr>
                <w:rStyle w:val="Hyperlink"/>
                <w:noProof/>
              </w:rPr>
              <w:t>6.1.7</w:t>
            </w:r>
            <w:r w:rsidR="00C955C7">
              <w:rPr>
                <w:rFonts w:asciiTheme="minorHAnsi" w:eastAsiaTheme="minorEastAsia" w:hAnsiTheme="minorHAnsi" w:cstheme="minorBidi"/>
                <w:noProof/>
                <w:sz w:val="22"/>
                <w:szCs w:val="22"/>
              </w:rPr>
              <w:tab/>
            </w:r>
            <w:r w:rsidR="00C955C7" w:rsidRPr="004F121E">
              <w:rPr>
                <w:rStyle w:val="Hyperlink"/>
                <w:noProof/>
              </w:rPr>
              <w:t>Auto Upload Use Cases Component</w:t>
            </w:r>
            <w:r w:rsidR="00C955C7">
              <w:rPr>
                <w:noProof/>
                <w:webHidden/>
              </w:rPr>
              <w:tab/>
            </w:r>
            <w:r w:rsidR="00C955C7">
              <w:rPr>
                <w:noProof/>
                <w:webHidden/>
              </w:rPr>
              <w:fldChar w:fldCharType="begin"/>
            </w:r>
            <w:r w:rsidR="00C955C7">
              <w:rPr>
                <w:noProof/>
                <w:webHidden/>
              </w:rPr>
              <w:instrText xml:space="preserve"> PAGEREF _Toc37060435 \h </w:instrText>
            </w:r>
            <w:r w:rsidR="00C955C7">
              <w:rPr>
                <w:noProof/>
                <w:webHidden/>
              </w:rPr>
            </w:r>
            <w:r w:rsidR="00C955C7">
              <w:rPr>
                <w:noProof/>
                <w:webHidden/>
              </w:rPr>
              <w:fldChar w:fldCharType="separate"/>
            </w:r>
            <w:r w:rsidR="00C955C7">
              <w:rPr>
                <w:noProof/>
                <w:webHidden/>
              </w:rPr>
              <w:t>27</w:t>
            </w:r>
            <w:r w:rsidR="00C955C7">
              <w:rPr>
                <w:noProof/>
                <w:webHidden/>
              </w:rPr>
              <w:fldChar w:fldCharType="end"/>
            </w:r>
          </w:hyperlink>
        </w:p>
        <w:p w14:paraId="6ACD9E54" w14:textId="77777777" w:rsidR="00C955C7" w:rsidRDefault="009555FE" w:rsidP="00C955C7">
          <w:pPr>
            <w:pStyle w:val="TOC2"/>
            <w:tabs>
              <w:tab w:val="left" w:pos="1100"/>
              <w:tab w:val="right" w:leader="dot" w:pos="9350"/>
            </w:tabs>
            <w:spacing w:after="0" w:line="240" w:lineRule="auto"/>
            <w:rPr>
              <w:rFonts w:asciiTheme="minorHAnsi" w:eastAsiaTheme="minorEastAsia" w:hAnsiTheme="minorHAnsi" w:cstheme="minorBidi"/>
              <w:noProof/>
              <w:sz w:val="22"/>
              <w:szCs w:val="22"/>
            </w:rPr>
          </w:pPr>
          <w:hyperlink w:anchor="_Toc37060436" w:history="1">
            <w:r w:rsidR="00C955C7" w:rsidRPr="004F121E">
              <w:rPr>
                <w:rStyle w:val="Hyperlink"/>
                <w:noProof/>
              </w:rPr>
              <w:t>6.1.8</w:t>
            </w:r>
            <w:r w:rsidR="00C955C7">
              <w:rPr>
                <w:rFonts w:asciiTheme="minorHAnsi" w:eastAsiaTheme="minorEastAsia" w:hAnsiTheme="minorHAnsi" w:cstheme="minorBidi"/>
                <w:noProof/>
                <w:sz w:val="22"/>
                <w:szCs w:val="22"/>
              </w:rPr>
              <w:tab/>
            </w:r>
            <w:r w:rsidR="00C955C7" w:rsidRPr="004F121E">
              <w:rPr>
                <w:rStyle w:val="Hyperlink"/>
                <w:noProof/>
              </w:rPr>
              <w:t>Manage Existing Use Cases Component</w:t>
            </w:r>
            <w:r w:rsidR="00C955C7">
              <w:rPr>
                <w:noProof/>
                <w:webHidden/>
              </w:rPr>
              <w:tab/>
            </w:r>
            <w:r w:rsidR="00C955C7">
              <w:rPr>
                <w:noProof/>
                <w:webHidden/>
              </w:rPr>
              <w:fldChar w:fldCharType="begin"/>
            </w:r>
            <w:r w:rsidR="00C955C7">
              <w:rPr>
                <w:noProof/>
                <w:webHidden/>
              </w:rPr>
              <w:instrText xml:space="preserve"> PAGEREF _Toc37060436 \h </w:instrText>
            </w:r>
            <w:r w:rsidR="00C955C7">
              <w:rPr>
                <w:noProof/>
                <w:webHidden/>
              </w:rPr>
            </w:r>
            <w:r w:rsidR="00C955C7">
              <w:rPr>
                <w:noProof/>
                <w:webHidden/>
              </w:rPr>
              <w:fldChar w:fldCharType="separate"/>
            </w:r>
            <w:r w:rsidR="00C955C7">
              <w:rPr>
                <w:noProof/>
                <w:webHidden/>
              </w:rPr>
              <w:t>28</w:t>
            </w:r>
            <w:r w:rsidR="00C955C7">
              <w:rPr>
                <w:noProof/>
                <w:webHidden/>
              </w:rPr>
              <w:fldChar w:fldCharType="end"/>
            </w:r>
          </w:hyperlink>
        </w:p>
        <w:p w14:paraId="6D3FFDC4" w14:textId="77777777" w:rsidR="00C955C7" w:rsidRDefault="009555FE" w:rsidP="00C955C7">
          <w:pPr>
            <w:pStyle w:val="TOC2"/>
            <w:tabs>
              <w:tab w:val="left" w:pos="1100"/>
              <w:tab w:val="right" w:leader="dot" w:pos="9350"/>
            </w:tabs>
            <w:spacing w:after="0" w:line="240" w:lineRule="auto"/>
            <w:rPr>
              <w:rFonts w:asciiTheme="minorHAnsi" w:eastAsiaTheme="minorEastAsia" w:hAnsiTheme="minorHAnsi" w:cstheme="minorBidi"/>
              <w:noProof/>
              <w:sz w:val="22"/>
              <w:szCs w:val="22"/>
            </w:rPr>
          </w:pPr>
          <w:hyperlink w:anchor="_Toc37060437" w:history="1">
            <w:r w:rsidR="00C955C7" w:rsidRPr="004F121E">
              <w:rPr>
                <w:rStyle w:val="Hyperlink"/>
                <w:noProof/>
              </w:rPr>
              <w:t>6.1.9</w:t>
            </w:r>
            <w:r w:rsidR="00C955C7">
              <w:rPr>
                <w:rFonts w:asciiTheme="minorHAnsi" w:eastAsiaTheme="minorEastAsia" w:hAnsiTheme="minorHAnsi" w:cstheme="minorBidi"/>
                <w:noProof/>
                <w:sz w:val="22"/>
                <w:szCs w:val="22"/>
              </w:rPr>
              <w:tab/>
            </w:r>
            <w:r w:rsidR="00C955C7" w:rsidRPr="004F121E">
              <w:rPr>
                <w:rStyle w:val="Hyperlink"/>
                <w:noProof/>
              </w:rPr>
              <w:t>Edit Use Case Component</w:t>
            </w:r>
            <w:r w:rsidR="00C955C7">
              <w:rPr>
                <w:noProof/>
                <w:webHidden/>
              </w:rPr>
              <w:tab/>
            </w:r>
            <w:r w:rsidR="00C955C7">
              <w:rPr>
                <w:noProof/>
                <w:webHidden/>
              </w:rPr>
              <w:fldChar w:fldCharType="begin"/>
            </w:r>
            <w:r w:rsidR="00C955C7">
              <w:rPr>
                <w:noProof/>
                <w:webHidden/>
              </w:rPr>
              <w:instrText xml:space="preserve"> PAGEREF _Toc37060437 \h </w:instrText>
            </w:r>
            <w:r w:rsidR="00C955C7">
              <w:rPr>
                <w:noProof/>
                <w:webHidden/>
              </w:rPr>
            </w:r>
            <w:r w:rsidR="00C955C7">
              <w:rPr>
                <w:noProof/>
                <w:webHidden/>
              </w:rPr>
              <w:fldChar w:fldCharType="separate"/>
            </w:r>
            <w:r w:rsidR="00C955C7">
              <w:rPr>
                <w:noProof/>
                <w:webHidden/>
              </w:rPr>
              <w:t>29</w:t>
            </w:r>
            <w:r w:rsidR="00C955C7">
              <w:rPr>
                <w:noProof/>
                <w:webHidden/>
              </w:rPr>
              <w:fldChar w:fldCharType="end"/>
            </w:r>
          </w:hyperlink>
        </w:p>
        <w:p w14:paraId="4AF72EC8" w14:textId="77777777" w:rsidR="00C955C7" w:rsidRDefault="009555FE" w:rsidP="00C955C7">
          <w:pPr>
            <w:pStyle w:val="TOC2"/>
            <w:tabs>
              <w:tab w:val="left" w:pos="1100"/>
              <w:tab w:val="right" w:leader="dot" w:pos="9350"/>
            </w:tabs>
            <w:spacing w:after="0" w:line="240" w:lineRule="auto"/>
            <w:rPr>
              <w:rFonts w:asciiTheme="minorHAnsi" w:eastAsiaTheme="minorEastAsia" w:hAnsiTheme="minorHAnsi" w:cstheme="minorBidi"/>
              <w:noProof/>
              <w:sz w:val="22"/>
              <w:szCs w:val="22"/>
            </w:rPr>
          </w:pPr>
          <w:hyperlink w:anchor="_Toc37060438" w:history="1">
            <w:r w:rsidR="00C955C7" w:rsidRPr="004F121E">
              <w:rPr>
                <w:rStyle w:val="Hyperlink"/>
                <w:noProof/>
              </w:rPr>
              <w:t>6.1.10</w:t>
            </w:r>
            <w:r w:rsidR="00C955C7">
              <w:rPr>
                <w:rFonts w:asciiTheme="minorHAnsi" w:eastAsiaTheme="minorEastAsia" w:hAnsiTheme="minorHAnsi" w:cstheme="minorBidi"/>
                <w:noProof/>
                <w:sz w:val="22"/>
                <w:szCs w:val="22"/>
              </w:rPr>
              <w:tab/>
            </w:r>
            <w:r w:rsidR="00C955C7" w:rsidRPr="004F121E">
              <w:rPr>
                <w:rStyle w:val="Hyperlink"/>
                <w:noProof/>
              </w:rPr>
              <w:t>Delete Use Case Component</w:t>
            </w:r>
            <w:r w:rsidR="00C955C7">
              <w:rPr>
                <w:noProof/>
                <w:webHidden/>
              </w:rPr>
              <w:tab/>
            </w:r>
            <w:r w:rsidR="00C955C7">
              <w:rPr>
                <w:noProof/>
                <w:webHidden/>
              </w:rPr>
              <w:fldChar w:fldCharType="begin"/>
            </w:r>
            <w:r w:rsidR="00C955C7">
              <w:rPr>
                <w:noProof/>
                <w:webHidden/>
              </w:rPr>
              <w:instrText xml:space="preserve"> PAGEREF _Toc37060438 \h </w:instrText>
            </w:r>
            <w:r w:rsidR="00C955C7">
              <w:rPr>
                <w:noProof/>
                <w:webHidden/>
              </w:rPr>
            </w:r>
            <w:r w:rsidR="00C955C7">
              <w:rPr>
                <w:noProof/>
                <w:webHidden/>
              </w:rPr>
              <w:fldChar w:fldCharType="separate"/>
            </w:r>
            <w:r w:rsidR="00C955C7">
              <w:rPr>
                <w:noProof/>
                <w:webHidden/>
              </w:rPr>
              <w:t>30</w:t>
            </w:r>
            <w:r w:rsidR="00C955C7">
              <w:rPr>
                <w:noProof/>
                <w:webHidden/>
              </w:rPr>
              <w:fldChar w:fldCharType="end"/>
            </w:r>
          </w:hyperlink>
        </w:p>
        <w:p w14:paraId="07CA7BC3" w14:textId="77777777" w:rsidR="00C955C7" w:rsidRDefault="009555FE" w:rsidP="00C955C7">
          <w:pPr>
            <w:pStyle w:val="TOC2"/>
            <w:tabs>
              <w:tab w:val="left" w:pos="1100"/>
              <w:tab w:val="right" w:leader="dot" w:pos="9350"/>
            </w:tabs>
            <w:spacing w:after="0" w:line="240" w:lineRule="auto"/>
            <w:rPr>
              <w:rFonts w:asciiTheme="minorHAnsi" w:eastAsiaTheme="minorEastAsia" w:hAnsiTheme="minorHAnsi" w:cstheme="minorBidi"/>
              <w:noProof/>
              <w:sz w:val="22"/>
              <w:szCs w:val="22"/>
            </w:rPr>
          </w:pPr>
          <w:hyperlink w:anchor="_Toc37060439" w:history="1">
            <w:r w:rsidR="00C955C7" w:rsidRPr="004F121E">
              <w:rPr>
                <w:rStyle w:val="Hyperlink"/>
                <w:noProof/>
              </w:rPr>
              <w:t>6.1.11</w:t>
            </w:r>
            <w:r w:rsidR="00C955C7">
              <w:rPr>
                <w:rFonts w:asciiTheme="minorHAnsi" w:eastAsiaTheme="minorEastAsia" w:hAnsiTheme="minorHAnsi" w:cstheme="minorBidi"/>
                <w:noProof/>
                <w:sz w:val="22"/>
                <w:szCs w:val="22"/>
              </w:rPr>
              <w:tab/>
            </w:r>
            <w:r w:rsidR="00C955C7" w:rsidRPr="004F121E">
              <w:rPr>
                <w:rStyle w:val="Hyperlink"/>
                <w:noProof/>
              </w:rPr>
              <w:t>Export Project Component</w:t>
            </w:r>
            <w:r w:rsidR="00C955C7">
              <w:rPr>
                <w:noProof/>
                <w:webHidden/>
              </w:rPr>
              <w:tab/>
            </w:r>
            <w:r w:rsidR="00C955C7">
              <w:rPr>
                <w:noProof/>
                <w:webHidden/>
              </w:rPr>
              <w:fldChar w:fldCharType="begin"/>
            </w:r>
            <w:r w:rsidR="00C955C7">
              <w:rPr>
                <w:noProof/>
                <w:webHidden/>
              </w:rPr>
              <w:instrText xml:space="preserve"> PAGEREF _Toc37060439 \h </w:instrText>
            </w:r>
            <w:r w:rsidR="00C955C7">
              <w:rPr>
                <w:noProof/>
                <w:webHidden/>
              </w:rPr>
            </w:r>
            <w:r w:rsidR="00C955C7">
              <w:rPr>
                <w:noProof/>
                <w:webHidden/>
              </w:rPr>
              <w:fldChar w:fldCharType="separate"/>
            </w:r>
            <w:r w:rsidR="00C955C7">
              <w:rPr>
                <w:noProof/>
                <w:webHidden/>
              </w:rPr>
              <w:t>31</w:t>
            </w:r>
            <w:r w:rsidR="00C955C7">
              <w:rPr>
                <w:noProof/>
                <w:webHidden/>
              </w:rPr>
              <w:fldChar w:fldCharType="end"/>
            </w:r>
          </w:hyperlink>
        </w:p>
        <w:p w14:paraId="7DFA97CA" w14:textId="77777777" w:rsidR="00C955C7" w:rsidRDefault="009555FE" w:rsidP="00C955C7">
          <w:pPr>
            <w:pStyle w:val="TOC2"/>
            <w:tabs>
              <w:tab w:val="left" w:pos="1100"/>
              <w:tab w:val="right" w:leader="dot" w:pos="9350"/>
            </w:tabs>
            <w:spacing w:after="0" w:line="240" w:lineRule="auto"/>
            <w:rPr>
              <w:rFonts w:asciiTheme="minorHAnsi" w:eastAsiaTheme="minorEastAsia" w:hAnsiTheme="minorHAnsi" w:cstheme="minorBidi"/>
              <w:noProof/>
              <w:sz w:val="22"/>
              <w:szCs w:val="22"/>
            </w:rPr>
          </w:pPr>
          <w:hyperlink w:anchor="_Toc37060440" w:history="1">
            <w:r w:rsidR="00C955C7" w:rsidRPr="004F121E">
              <w:rPr>
                <w:rStyle w:val="Hyperlink"/>
                <w:noProof/>
              </w:rPr>
              <w:t>6.1.12</w:t>
            </w:r>
            <w:r w:rsidR="00C955C7">
              <w:rPr>
                <w:rFonts w:asciiTheme="minorHAnsi" w:eastAsiaTheme="minorEastAsia" w:hAnsiTheme="minorHAnsi" w:cstheme="minorBidi"/>
                <w:noProof/>
                <w:sz w:val="22"/>
                <w:szCs w:val="22"/>
              </w:rPr>
              <w:tab/>
            </w:r>
            <w:r w:rsidR="00C955C7" w:rsidRPr="004F121E">
              <w:rPr>
                <w:rStyle w:val="Hyperlink"/>
                <w:noProof/>
              </w:rPr>
              <w:t>Generate Output Component</w:t>
            </w:r>
            <w:r w:rsidR="00C955C7">
              <w:rPr>
                <w:noProof/>
                <w:webHidden/>
              </w:rPr>
              <w:tab/>
            </w:r>
            <w:r w:rsidR="00C955C7">
              <w:rPr>
                <w:noProof/>
                <w:webHidden/>
              </w:rPr>
              <w:fldChar w:fldCharType="begin"/>
            </w:r>
            <w:r w:rsidR="00C955C7">
              <w:rPr>
                <w:noProof/>
                <w:webHidden/>
              </w:rPr>
              <w:instrText xml:space="preserve"> PAGEREF _Toc37060440 \h </w:instrText>
            </w:r>
            <w:r w:rsidR="00C955C7">
              <w:rPr>
                <w:noProof/>
                <w:webHidden/>
              </w:rPr>
            </w:r>
            <w:r w:rsidR="00C955C7">
              <w:rPr>
                <w:noProof/>
                <w:webHidden/>
              </w:rPr>
              <w:fldChar w:fldCharType="separate"/>
            </w:r>
            <w:r w:rsidR="00C955C7">
              <w:rPr>
                <w:noProof/>
                <w:webHidden/>
              </w:rPr>
              <w:t>32</w:t>
            </w:r>
            <w:r w:rsidR="00C955C7">
              <w:rPr>
                <w:noProof/>
                <w:webHidden/>
              </w:rPr>
              <w:fldChar w:fldCharType="end"/>
            </w:r>
          </w:hyperlink>
        </w:p>
        <w:p w14:paraId="119E2A2E" w14:textId="77777777" w:rsidR="00C955C7" w:rsidRDefault="009555FE" w:rsidP="00C955C7">
          <w:pPr>
            <w:pStyle w:val="TOC2"/>
            <w:tabs>
              <w:tab w:val="left" w:pos="1100"/>
              <w:tab w:val="right" w:leader="dot" w:pos="9350"/>
            </w:tabs>
            <w:spacing w:after="0" w:line="240" w:lineRule="auto"/>
            <w:rPr>
              <w:rFonts w:asciiTheme="minorHAnsi" w:eastAsiaTheme="minorEastAsia" w:hAnsiTheme="minorHAnsi" w:cstheme="minorBidi"/>
              <w:noProof/>
              <w:sz w:val="22"/>
              <w:szCs w:val="22"/>
            </w:rPr>
          </w:pPr>
          <w:hyperlink w:anchor="_Toc37060441" w:history="1">
            <w:r w:rsidR="00C955C7" w:rsidRPr="004F121E">
              <w:rPr>
                <w:rStyle w:val="Hyperlink"/>
                <w:noProof/>
              </w:rPr>
              <w:t>6.1.13</w:t>
            </w:r>
            <w:r w:rsidR="00C955C7">
              <w:rPr>
                <w:rFonts w:asciiTheme="minorHAnsi" w:eastAsiaTheme="minorEastAsia" w:hAnsiTheme="minorHAnsi" w:cstheme="minorBidi"/>
                <w:noProof/>
                <w:sz w:val="22"/>
                <w:szCs w:val="22"/>
              </w:rPr>
              <w:tab/>
            </w:r>
            <w:r w:rsidR="00C955C7" w:rsidRPr="004F121E">
              <w:rPr>
                <w:rStyle w:val="Hyperlink"/>
                <w:noProof/>
              </w:rPr>
              <w:t>Display Preview Component</w:t>
            </w:r>
            <w:r w:rsidR="00C955C7">
              <w:rPr>
                <w:noProof/>
                <w:webHidden/>
              </w:rPr>
              <w:tab/>
            </w:r>
            <w:r w:rsidR="00C955C7">
              <w:rPr>
                <w:noProof/>
                <w:webHidden/>
              </w:rPr>
              <w:fldChar w:fldCharType="begin"/>
            </w:r>
            <w:r w:rsidR="00C955C7">
              <w:rPr>
                <w:noProof/>
                <w:webHidden/>
              </w:rPr>
              <w:instrText xml:space="preserve"> PAGEREF _Toc37060441 \h </w:instrText>
            </w:r>
            <w:r w:rsidR="00C955C7">
              <w:rPr>
                <w:noProof/>
                <w:webHidden/>
              </w:rPr>
            </w:r>
            <w:r w:rsidR="00C955C7">
              <w:rPr>
                <w:noProof/>
                <w:webHidden/>
              </w:rPr>
              <w:fldChar w:fldCharType="separate"/>
            </w:r>
            <w:r w:rsidR="00C955C7">
              <w:rPr>
                <w:noProof/>
                <w:webHidden/>
              </w:rPr>
              <w:t>33</w:t>
            </w:r>
            <w:r w:rsidR="00C955C7">
              <w:rPr>
                <w:noProof/>
                <w:webHidden/>
              </w:rPr>
              <w:fldChar w:fldCharType="end"/>
            </w:r>
          </w:hyperlink>
        </w:p>
        <w:p w14:paraId="7BC4DBAF" w14:textId="77777777" w:rsidR="00C955C7" w:rsidRDefault="009555FE" w:rsidP="00C955C7">
          <w:pPr>
            <w:pStyle w:val="TOC2"/>
            <w:tabs>
              <w:tab w:val="left" w:pos="1100"/>
              <w:tab w:val="right" w:leader="dot" w:pos="9350"/>
            </w:tabs>
            <w:spacing w:after="0" w:line="240" w:lineRule="auto"/>
            <w:rPr>
              <w:rFonts w:asciiTheme="minorHAnsi" w:eastAsiaTheme="minorEastAsia" w:hAnsiTheme="minorHAnsi" w:cstheme="minorBidi"/>
              <w:noProof/>
              <w:sz w:val="22"/>
              <w:szCs w:val="22"/>
            </w:rPr>
          </w:pPr>
          <w:hyperlink w:anchor="_Toc37060442" w:history="1">
            <w:r w:rsidR="00C955C7" w:rsidRPr="004F121E">
              <w:rPr>
                <w:rStyle w:val="Hyperlink"/>
                <w:noProof/>
              </w:rPr>
              <w:t>6.1.14</w:t>
            </w:r>
            <w:r w:rsidR="00C955C7">
              <w:rPr>
                <w:rFonts w:asciiTheme="minorHAnsi" w:eastAsiaTheme="minorEastAsia" w:hAnsiTheme="minorHAnsi" w:cstheme="minorBidi"/>
                <w:noProof/>
                <w:sz w:val="22"/>
                <w:szCs w:val="22"/>
              </w:rPr>
              <w:tab/>
            </w:r>
            <w:r w:rsidR="00C955C7" w:rsidRPr="004F121E">
              <w:rPr>
                <w:rStyle w:val="Hyperlink"/>
                <w:noProof/>
              </w:rPr>
              <w:t>Download Project Component</w:t>
            </w:r>
            <w:r w:rsidR="00C955C7">
              <w:rPr>
                <w:noProof/>
                <w:webHidden/>
              </w:rPr>
              <w:tab/>
            </w:r>
            <w:r w:rsidR="00C955C7">
              <w:rPr>
                <w:noProof/>
                <w:webHidden/>
              </w:rPr>
              <w:fldChar w:fldCharType="begin"/>
            </w:r>
            <w:r w:rsidR="00C955C7">
              <w:rPr>
                <w:noProof/>
                <w:webHidden/>
              </w:rPr>
              <w:instrText xml:space="preserve"> PAGEREF _Toc37060442 \h </w:instrText>
            </w:r>
            <w:r w:rsidR="00C955C7">
              <w:rPr>
                <w:noProof/>
                <w:webHidden/>
              </w:rPr>
            </w:r>
            <w:r w:rsidR="00C955C7">
              <w:rPr>
                <w:noProof/>
                <w:webHidden/>
              </w:rPr>
              <w:fldChar w:fldCharType="separate"/>
            </w:r>
            <w:r w:rsidR="00C955C7">
              <w:rPr>
                <w:noProof/>
                <w:webHidden/>
              </w:rPr>
              <w:t>34</w:t>
            </w:r>
            <w:r w:rsidR="00C955C7">
              <w:rPr>
                <w:noProof/>
                <w:webHidden/>
              </w:rPr>
              <w:fldChar w:fldCharType="end"/>
            </w:r>
          </w:hyperlink>
        </w:p>
        <w:p w14:paraId="4A2CB286" w14:textId="77777777" w:rsidR="00C955C7" w:rsidRDefault="009555FE" w:rsidP="00C955C7">
          <w:pPr>
            <w:pStyle w:val="TOC2"/>
            <w:tabs>
              <w:tab w:val="left" w:pos="1100"/>
              <w:tab w:val="right" w:leader="dot" w:pos="9350"/>
            </w:tabs>
            <w:spacing w:after="0" w:line="240" w:lineRule="auto"/>
            <w:rPr>
              <w:rFonts w:asciiTheme="minorHAnsi" w:eastAsiaTheme="minorEastAsia" w:hAnsiTheme="minorHAnsi" w:cstheme="minorBidi"/>
              <w:noProof/>
              <w:sz w:val="22"/>
              <w:szCs w:val="22"/>
            </w:rPr>
          </w:pPr>
          <w:hyperlink w:anchor="_Toc37060443" w:history="1">
            <w:r w:rsidR="00C955C7" w:rsidRPr="004F121E">
              <w:rPr>
                <w:rStyle w:val="Hyperlink"/>
                <w:noProof/>
              </w:rPr>
              <w:t>6.1.15</w:t>
            </w:r>
            <w:r w:rsidR="00C955C7">
              <w:rPr>
                <w:rFonts w:asciiTheme="minorHAnsi" w:eastAsiaTheme="minorEastAsia" w:hAnsiTheme="minorHAnsi" w:cstheme="minorBidi"/>
                <w:noProof/>
                <w:sz w:val="22"/>
                <w:szCs w:val="22"/>
              </w:rPr>
              <w:tab/>
            </w:r>
            <w:r w:rsidR="00C955C7" w:rsidRPr="004F121E">
              <w:rPr>
                <w:rStyle w:val="Hyperlink"/>
                <w:noProof/>
              </w:rPr>
              <w:t>Interactive Map Component</w:t>
            </w:r>
            <w:r w:rsidR="00C955C7">
              <w:rPr>
                <w:noProof/>
                <w:webHidden/>
              </w:rPr>
              <w:tab/>
            </w:r>
            <w:r w:rsidR="00C955C7">
              <w:rPr>
                <w:noProof/>
                <w:webHidden/>
              </w:rPr>
              <w:fldChar w:fldCharType="begin"/>
            </w:r>
            <w:r w:rsidR="00C955C7">
              <w:rPr>
                <w:noProof/>
                <w:webHidden/>
              </w:rPr>
              <w:instrText xml:space="preserve"> PAGEREF _Toc37060443 \h </w:instrText>
            </w:r>
            <w:r w:rsidR="00C955C7">
              <w:rPr>
                <w:noProof/>
                <w:webHidden/>
              </w:rPr>
            </w:r>
            <w:r w:rsidR="00C955C7">
              <w:rPr>
                <w:noProof/>
                <w:webHidden/>
              </w:rPr>
              <w:fldChar w:fldCharType="separate"/>
            </w:r>
            <w:r w:rsidR="00C955C7">
              <w:rPr>
                <w:noProof/>
                <w:webHidden/>
              </w:rPr>
              <w:t>35</w:t>
            </w:r>
            <w:r w:rsidR="00C955C7">
              <w:rPr>
                <w:noProof/>
                <w:webHidden/>
              </w:rPr>
              <w:fldChar w:fldCharType="end"/>
            </w:r>
          </w:hyperlink>
        </w:p>
        <w:p w14:paraId="2FC99287" w14:textId="77777777" w:rsidR="00C955C7" w:rsidRDefault="009555FE" w:rsidP="00C955C7">
          <w:pPr>
            <w:pStyle w:val="TOC2"/>
            <w:tabs>
              <w:tab w:val="left" w:pos="1100"/>
              <w:tab w:val="right" w:leader="dot" w:pos="9350"/>
            </w:tabs>
            <w:spacing w:after="0" w:line="240" w:lineRule="auto"/>
            <w:rPr>
              <w:rFonts w:asciiTheme="minorHAnsi" w:eastAsiaTheme="minorEastAsia" w:hAnsiTheme="minorHAnsi" w:cstheme="minorBidi"/>
              <w:noProof/>
              <w:sz w:val="22"/>
              <w:szCs w:val="22"/>
            </w:rPr>
          </w:pPr>
          <w:hyperlink w:anchor="_Toc37060444" w:history="1">
            <w:r w:rsidR="00C955C7" w:rsidRPr="004F121E">
              <w:rPr>
                <w:rStyle w:val="Hyperlink"/>
                <w:noProof/>
              </w:rPr>
              <w:t>6.1.16</w:t>
            </w:r>
            <w:r w:rsidR="00C955C7">
              <w:rPr>
                <w:rFonts w:asciiTheme="minorHAnsi" w:eastAsiaTheme="minorEastAsia" w:hAnsiTheme="minorHAnsi" w:cstheme="minorBidi"/>
                <w:noProof/>
                <w:sz w:val="22"/>
                <w:szCs w:val="22"/>
              </w:rPr>
              <w:tab/>
            </w:r>
            <w:r w:rsidR="00C955C7" w:rsidRPr="004F121E">
              <w:rPr>
                <w:rStyle w:val="Hyperlink"/>
                <w:noProof/>
              </w:rPr>
              <w:t>Quick Reference Page</w:t>
            </w:r>
            <w:r w:rsidR="00C955C7">
              <w:rPr>
                <w:noProof/>
                <w:webHidden/>
              </w:rPr>
              <w:tab/>
            </w:r>
            <w:r w:rsidR="00C955C7">
              <w:rPr>
                <w:noProof/>
                <w:webHidden/>
              </w:rPr>
              <w:fldChar w:fldCharType="begin"/>
            </w:r>
            <w:r w:rsidR="00C955C7">
              <w:rPr>
                <w:noProof/>
                <w:webHidden/>
              </w:rPr>
              <w:instrText xml:space="preserve"> PAGEREF _Toc37060444 \h </w:instrText>
            </w:r>
            <w:r w:rsidR="00C955C7">
              <w:rPr>
                <w:noProof/>
                <w:webHidden/>
              </w:rPr>
            </w:r>
            <w:r w:rsidR="00C955C7">
              <w:rPr>
                <w:noProof/>
                <w:webHidden/>
              </w:rPr>
              <w:fldChar w:fldCharType="separate"/>
            </w:r>
            <w:r w:rsidR="00C955C7">
              <w:rPr>
                <w:noProof/>
                <w:webHidden/>
              </w:rPr>
              <w:t>36</w:t>
            </w:r>
            <w:r w:rsidR="00C955C7">
              <w:rPr>
                <w:noProof/>
                <w:webHidden/>
              </w:rPr>
              <w:fldChar w:fldCharType="end"/>
            </w:r>
          </w:hyperlink>
        </w:p>
        <w:p w14:paraId="63070255" w14:textId="77777777" w:rsidR="00C955C7" w:rsidRDefault="009555FE" w:rsidP="00C955C7">
          <w:pPr>
            <w:pStyle w:val="TOC1"/>
            <w:rPr>
              <w:rFonts w:asciiTheme="minorHAnsi" w:eastAsiaTheme="minorEastAsia" w:hAnsiTheme="minorHAnsi" w:cstheme="minorBidi"/>
              <w:noProof/>
              <w:sz w:val="22"/>
              <w:szCs w:val="22"/>
            </w:rPr>
          </w:pPr>
          <w:hyperlink w:anchor="_Toc37060445" w:history="1">
            <w:r w:rsidR="00C955C7" w:rsidRPr="004F121E">
              <w:rPr>
                <w:rStyle w:val="Hyperlink"/>
                <w:noProof/>
              </w:rPr>
              <w:t>7.</w:t>
            </w:r>
            <w:r w:rsidR="00C955C7">
              <w:rPr>
                <w:rFonts w:asciiTheme="minorHAnsi" w:eastAsiaTheme="minorEastAsia" w:hAnsiTheme="minorHAnsi" w:cstheme="minorBidi"/>
                <w:noProof/>
                <w:sz w:val="22"/>
                <w:szCs w:val="22"/>
              </w:rPr>
              <w:tab/>
            </w:r>
            <w:r w:rsidR="00C955C7" w:rsidRPr="004F121E">
              <w:rPr>
                <w:rStyle w:val="Hyperlink"/>
                <w:noProof/>
              </w:rPr>
              <w:t>REQUIREMENT MATRIX</w:t>
            </w:r>
            <w:r w:rsidR="00C955C7">
              <w:rPr>
                <w:noProof/>
                <w:webHidden/>
              </w:rPr>
              <w:tab/>
            </w:r>
            <w:r w:rsidR="00C955C7">
              <w:rPr>
                <w:noProof/>
                <w:webHidden/>
              </w:rPr>
              <w:fldChar w:fldCharType="begin"/>
            </w:r>
            <w:r w:rsidR="00C955C7">
              <w:rPr>
                <w:noProof/>
                <w:webHidden/>
              </w:rPr>
              <w:instrText xml:space="preserve"> PAGEREF _Toc37060445 \h </w:instrText>
            </w:r>
            <w:r w:rsidR="00C955C7">
              <w:rPr>
                <w:noProof/>
                <w:webHidden/>
              </w:rPr>
            </w:r>
            <w:r w:rsidR="00C955C7">
              <w:rPr>
                <w:noProof/>
                <w:webHidden/>
              </w:rPr>
              <w:fldChar w:fldCharType="separate"/>
            </w:r>
            <w:r w:rsidR="00C955C7">
              <w:rPr>
                <w:noProof/>
                <w:webHidden/>
              </w:rPr>
              <w:t>37</w:t>
            </w:r>
            <w:r w:rsidR="00C955C7">
              <w:rPr>
                <w:noProof/>
                <w:webHidden/>
              </w:rPr>
              <w:fldChar w:fldCharType="end"/>
            </w:r>
          </w:hyperlink>
        </w:p>
        <w:p w14:paraId="1EF1670D" w14:textId="77777777" w:rsidR="00C955C7" w:rsidRDefault="009555FE" w:rsidP="00C955C7">
          <w:pPr>
            <w:pStyle w:val="TOC1"/>
            <w:rPr>
              <w:rFonts w:asciiTheme="minorHAnsi" w:eastAsiaTheme="minorEastAsia" w:hAnsiTheme="minorHAnsi" w:cstheme="minorBidi"/>
              <w:noProof/>
              <w:sz w:val="22"/>
              <w:szCs w:val="22"/>
            </w:rPr>
          </w:pPr>
          <w:hyperlink w:anchor="_Toc37060446" w:history="1">
            <w:r w:rsidR="00C955C7" w:rsidRPr="004F121E">
              <w:rPr>
                <w:rStyle w:val="Hyperlink"/>
                <w:noProof/>
              </w:rPr>
              <w:t>Appendix A</w:t>
            </w:r>
            <w:r w:rsidR="00C955C7">
              <w:rPr>
                <w:noProof/>
                <w:webHidden/>
              </w:rPr>
              <w:tab/>
            </w:r>
            <w:r w:rsidR="00C955C7">
              <w:rPr>
                <w:noProof/>
                <w:webHidden/>
              </w:rPr>
              <w:fldChar w:fldCharType="begin"/>
            </w:r>
            <w:r w:rsidR="00C955C7">
              <w:rPr>
                <w:noProof/>
                <w:webHidden/>
              </w:rPr>
              <w:instrText xml:space="preserve"> PAGEREF _Toc37060446 \h </w:instrText>
            </w:r>
            <w:r w:rsidR="00C955C7">
              <w:rPr>
                <w:noProof/>
                <w:webHidden/>
              </w:rPr>
            </w:r>
            <w:r w:rsidR="00C955C7">
              <w:rPr>
                <w:noProof/>
                <w:webHidden/>
              </w:rPr>
              <w:fldChar w:fldCharType="separate"/>
            </w:r>
            <w:r w:rsidR="00C955C7">
              <w:rPr>
                <w:noProof/>
                <w:webHidden/>
              </w:rPr>
              <w:t>44</w:t>
            </w:r>
            <w:r w:rsidR="00C955C7">
              <w:rPr>
                <w:noProof/>
                <w:webHidden/>
              </w:rPr>
              <w:fldChar w:fldCharType="end"/>
            </w:r>
          </w:hyperlink>
        </w:p>
        <w:p w14:paraId="5296B025" w14:textId="57FC1FE6" w:rsidR="0016308A" w:rsidRDefault="0016308A" w:rsidP="00C955C7">
          <w:pPr>
            <w:spacing w:line="240" w:lineRule="auto"/>
            <w:rPr>
              <w:b/>
              <w:bCs/>
              <w:noProof/>
            </w:rPr>
          </w:pPr>
          <w:r>
            <w:rPr>
              <w:b/>
              <w:bCs/>
              <w:noProof/>
            </w:rPr>
            <w:fldChar w:fldCharType="end"/>
          </w:r>
        </w:p>
      </w:sdtContent>
    </w:sdt>
    <w:p w14:paraId="41E6D41E" w14:textId="77777777" w:rsidR="005F5513" w:rsidRDefault="005F5513">
      <w:pPr>
        <w:rPr>
          <w:rFonts w:eastAsiaTheme="majorEastAsia"/>
          <w:color w:val="365F91" w:themeColor="accent1" w:themeShade="BF"/>
          <w:sz w:val="32"/>
          <w:szCs w:val="32"/>
        </w:rPr>
      </w:pPr>
      <w:r>
        <w:br w:type="page"/>
      </w:r>
    </w:p>
    <w:p w14:paraId="5A4082E8" w14:textId="498657E5" w:rsidR="00B616C4" w:rsidRDefault="00B616C4" w:rsidP="00B616C4">
      <w:pPr>
        <w:pStyle w:val="TOCHeading"/>
        <w:jc w:val="center"/>
      </w:pPr>
      <w:r>
        <w:rPr>
          <w:rFonts w:ascii="Times New Roman" w:hAnsi="Times New Roman" w:cs="Times New Roman"/>
        </w:rPr>
        <w:lastRenderedPageBreak/>
        <w:t>Table of Figures</w:t>
      </w:r>
    </w:p>
    <w:p w14:paraId="4FFEC3A9" w14:textId="77777777" w:rsidR="00B616C4" w:rsidRDefault="00B616C4" w:rsidP="0016308A">
      <w:pPr>
        <w:spacing w:line="240" w:lineRule="auto"/>
      </w:pPr>
    </w:p>
    <w:p w14:paraId="7F9883F6" w14:textId="77777777" w:rsidR="00C955C7" w:rsidRDefault="00B616C4" w:rsidP="00C955C7">
      <w:pPr>
        <w:pStyle w:val="TableofFigures"/>
        <w:tabs>
          <w:tab w:val="right" w:leader="dot" w:pos="9350"/>
        </w:tabs>
        <w:spacing w:line="240" w:lineRule="auto"/>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37060447" w:history="1">
        <w:r w:rsidR="00C955C7" w:rsidRPr="00136117">
          <w:rPr>
            <w:rStyle w:val="Hyperlink"/>
            <w:noProof/>
          </w:rPr>
          <w:t>Figure 1 - High Level Architectural Overview of the UMGC City Application</w:t>
        </w:r>
        <w:r w:rsidR="00C955C7">
          <w:rPr>
            <w:noProof/>
            <w:webHidden/>
          </w:rPr>
          <w:tab/>
        </w:r>
        <w:r w:rsidR="00C955C7">
          <w:rPr>
            <w:noProof/>
            <w:webHidden/>
          </w:rPr>
          <w:fldChar w:fldCharType="begin"/>
        </w:r>
        <w:r w:rsidR="00C955C7">
          <w:rPr>
            <w:noProof/>
            <w:webHidden/>
          </w:rPr>
          <w:instrText xml:space="preserve"> PAGEREF _Toc37060447 \h </w:instrText>
        </w:r>
        <w:r w:rsidR="00C955C7">
          <w:rPr>
            <w:noProof/>
            <w:webHidden/>
          </w:rPr>
        </w:r>
        <w:r w:rsidR="00C955C7">
          <w:rPr>
            <w:noProof/>
            <w:webHidden/>
          </w:rPr>
          <w:fldChar w:fldCharType="separate"/>
        </w:r>
        <w:r w:rsidR="00C955C7">
          <w:rPr>
            <w:noProof/>
            <w:webHidden/>
          </w:rPr>
          <w:t>9</w:t>
        </w:r>
        <w:r w:rsidR="00C955C7">
          <w:rPr>
            <w:noProof/>
            <w:webHidden/>
          </w:rPr>
          <w:fldChar w:fldCharType="end"/>
        </w:r>
      </w:hyperlink>
    </w:p>
    <w:p w14:paraId="190B6D3B" w14:textId="77777777" w:rsidR="00C955C7" w:rsidRDefault="009555FE" w:rsidP="00C955C7">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37060448" w:history="1">
        <w:r w:rsidR="00C955C7" w:rsidRPr="00136117">
          <w:rPr>
            <w:rStyle w:val="Hyperlink"/>
            <w:noProof/>
          </w:rPr>
          <w:t>Figure 2 -Entity Relationship Diagram for the UMGC City Database</w:t>
        </w:r>
        <w:r w:rsidR="00C955C7">
          <w:rPr>
            <w:noProof/>
            <w:webHidden/>
          </w:rPr>
          <w:tab/>
        </w:r>
        <w:r w:rsidR="00C955C7">
          <w:rPr>
            <w:noProof/>
            <w:webHidden/>
          </w:rPr>
          <w:fldChar w:fldCharType="begin"/>
        </w:r>
        <w:r w:rsidR="00C955C7">
          <w:rPr>
            <w:noProof/>
            <w:webHidden/>
          </w:rPr>
          <w:instrText xml:space="preserve"> PAGEREF _Toc37060448 \h </w:instrText>
        </w:r>
        <w:r w:rsidR="00C955C7">
          <w:rPr>
            <w:noProof/>
            <w:webHidden/>
          </w:rPr>
        </w:r>
        <w:r w:rsidR="00C955C7">
          <w:rPr>
            <w:noProof/>
            <w:webHidden/>
          </w:rPr>
          <w:fldChar w:fldCharType="separate"/>
        </w:r>
        <w:r w:rsidR="00C955C7">
          <w:rPr>
            <w:noProof/>
            <w:webHidden/>
          </w:rPr>
          <w:t>13</w:t>
        </w:r>
        <w:r w:rsidR="00C955C7">
          <w:rPr>
            <w:noProof/>
            <w:webHidden/>
          </w:rPr>
          <w:fldChar w:fldCharType="end"/>
        </w:r>
      </w:hyperlink>
    </w:p>
    <w:p w14:paraId="666A2375" w14:textId="77777777" w:rsidR="00C955C7" w:rsidRDefault="009555FE" w:rsidP="00C955C7">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37060449" w:history="1">
        <w:r w:rsidR="00C955C7" w:rsidRPr="00136117">
          <w:rPr>
            <w:rStyle w:val="Hyperlink"/>
            <w:noProof/>
          </w:rPr>
          <w:t>Figure 3 - Component Process Flow</w:t>
        </w:r>
        <w:r w:rsidR="00C955C7">
          <w:rPr>
            <w:noProof/>
            <w:webHidden/>
          </w:rPr>
          <w:tab/>
        </w:r>
        <w:r w:rsidR="00C955C7">
          <w:rPr>
            <w:noProof/>
            <w:webHidden/>
          </w:rPr>
          <w:fldChar w:fldCharType="begin"/>
        </w:r>
        <w:r w:rsidR="00C955C7">
          <w:rPr>
            <w:noProof/>
            <w:webHidden/>
          </w:rPr>
          <w:instrText xml:space="preserve"> PAGEREF _Toc37060449 \h </w:instrText>
        </w:r>
        <w:r w:rsidR="00C955C7">
          <w:rPr>
            <w:noProof/>
            <w:webHidden/>
          </w:rPr>
        </w:r>
        <w:r w:rsidR="00C955C7">
          <w:rPr>
            <w:noProof/>
            <w:webHidden/>
          </w:rPr>
          <w:fldChar w:fldCharType="separate"/>
        </w:r>
        <w:r w:rsidR="00C955C7">
          <w:rPr>
            <w:noProof/>
            <w:webHidden/>
          </w:rPr>
          <w:t>16</w:t>
        </w:r>
        <w:r w:rsidR="00C955C7">
          <w:rPr>
            <w:noProof/>
            <w:webHidden/>
          </w:rPr>
          <w:fldChar w:fldCharType="end"/>
        </w:r>
      </w:hyperlink>
    </w:p>
    <w:p w14:paraId="10DF3418" w14:textId="77777777" w:rsidR="00C955C7" w:rsidRDefault="009555FE" w:rsidP="00C955C7">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37060450" w:history="1">
        <w:r w:rsidR="00C955C7" w:rsidRPr="00136117">
          <w:rPr>
            <w:rStyle w:val="Hyperlink"/>
            <w:noProof/>
          </w:rPr>
          <w:t>Figure 4 - Data Flow Diagram: UMGC City Zoning Application (Management User)</w:t>
        </w:r>
        <w:r w:rsidR="00C955C7">
          <w:rPr>
            <w:noProof/>
            <w:webHidden/>
          </w:rPr>
          <w:tab/>
        </w:r>
        <w:r w:rsidR="00C955C7">
          <w:rPr>
            <w:noProof/>
            <w:webHidden/>
          </w:rPr>
          <w:fldChar w:fldCharType="begin"/>
        </w:r>
        <w:r w:rsidR="00C955C7">
          <w:rPr>
            <w:noProof/>
            <w:webHidden/>
          </w:rPr>
          <w:instrText xml:space="preserve"> PAGEREF _Toc37060450 \h </w:instrText>
        </w:r>
        <w:r w:rsidR="00C955C7">
          <w:rPr>
            <w:noProof/>
            <w:webHidden/>
          </w:rPr>
        </w:r>
        <w:r w:rsidR="00C955C7">
          <w:rPr>
            <w:noProof/>
            <w:webHidden/>
          </w:rPr>
          <w:fldChar w:fldCharType="separate"/>
        </w:r>
        <w:r w:rsidR="00C955C7">
          <w:rPr>
            <w:noProof/>
            <w:webHidden/>
          </w:rPr>
          <w:t>19</w:t>
        </w:r>
        <w:r w:rsidR="00C955C7">
          <w:rPr>
            <w:noProof/>
            <w:webHidden/>
          </w:rPr>
          <w:fldChar w:fldCharType="end"/>
        </w:r>
      </w:hyperlink>
    </w:p>
    <w:p w14:paraId="5DDE4878" w14:textId="77777777" w:rsidR="00C955C7" w:rsidRDefault="009555FE" w:rsidP="00C955C7">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37060451" w:history="1">
        <w:r w:rsidR="00C955C7" w:rsidRPr="00136117">
          <w:rPr>
            <w:rStyle w:val="Hyperlink"/>
            <w:noProof/>
          </w:rPr>
          <w:t>Figure 5 - Data Flow Diagram: UMGC City Zoning Application (Resident User)</w:t>
        </w:r>
        <w:r w:rsidR="00C955C7">
          <w:rPr>
            <w:noProof/>
            <w:webHidden/>
          </w:rPr>
          <w:tab/>
        </w:r>
        <w:r w:rsidR="00C955C7">
          <w:rPr>
            <w:noProof/>
            <w:webHidden/>
          </w:rPr>
          <w:fldChar w:fldCharType="begin"/>
        </w:r>
        <w:r w:rsidR="00C955C7">
          <w:rPr>
            <w:noProof/>
            <w:webHidden/>
          </w:rPr>
          <w:instrText xml:space="preserve"> PAGEREF _Toc37060451 \h </w:instrText>
        </w:r>
        <w:r w:rsidR="00C955C7">
          <w:rPr>
            <w:noProof/>
            <w:webHidden/>
          </w:rPr>
        </w:r>
        <w:r w:rsidR="00C955C7">
          <w:rPr>
            <w:noProof/>
            <w:webHidden/>
          </w:rPr>
          <w:fldChar w:fldCharType="separate"/>
        </w:r>
        <w:r w:rsidR="00C955C7">
          <w:rPr>
            <w:noProof/>
            <w:webHidden/>
          </w:rPr>
          <w:t>20</w:t>
        </w:r>
        <w:r w:rsidR="00C955C7">
          <w:rPr>
            <w:noProof/>
            <w:webHidden/>
          </w:rPr>
          <w:fldChar w:fldCharType="end"/>
        </w:r>
      </w:hyperlink>
    </w:p>
    <w:p w14:paraId="338F15EF" w14:textId="77777777" w:rsidR="00C955C7" w:rsidRDefault="009555FE" w:rsidP="00C955C7">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37060452" w:history="1">
        <w:r w:rsidR="00C955C7" w:rsidRPr="00136117">
          <w:rPr>
            <w:rStyle w:val="Hyperlink"/>
            <w:noProof/>
          </w:rPr>
          <w:t>Figure 6 - Wireframe: Home Page Component</w:t>
        </w:r>
        <w:r w:rsidR="00C955C7">
          <w:rPr>
            <w:noProof/>
            <w:webHidden/>
          </w:rPr>
          <w:tab/>
        </w:r>
        <w:r w:rsidR="00C955C7">
          <w:rPr>
            <w:noProof/>
            <w:webHidden/>
          </w:rPr>
          <w:fldChar w:fldCharType="begin"/>
        </w:r>
        <w:r w:rsidR="00C955C7">
          <w:rPr>
            <w:noProof/>
            <w:webHidden/>
          </w:rPr>
          <w:instrText xml:space="preserve"> PAGEREF _Toc37060452 \h </w:instrText>
        </w:r>
        <w:r w:rsidR="00C955C7">
          <w:rPr>
            <w:noProof/>
            <w:webHidden/>
          </w:rPr>
        </w:r>
        <w:r w:rsidR="00C955C7">
          <w:rPr>
            <w:noProof/>
            <w:webHidden/>
          </w:rPr>
          <w:fldChar w:fldCharType="separate"/>
        </w:r>
        <w:r w:rsidR="00C955C7">
          <w:rPr>
            <w:noProof/>
            <w:webHidden/>
          </w:rPr>
          <w:t>22</w:t>
        </w:r>
        <w:r w:rsidR="00C955C7">
          <w:rPr>
            <w:noProof/>
            <w:webHidden/>
          </w:rPr>
          <w:fldChar w:fldCharType="end"/>
        </w:r>
      </w:hyperlink>
    </w:p>
    <w:p w14:paraId="134952B6" w14:textId="77777777" w:rsidR="00C955C7" w:rsidRDefault="009555FE" w:rsidP="00C955C7">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37060453" w:history="1">
        <w:r w:rsidR="00C955C7" w:rsidRPr="00136117">
          <w:rPr>
            <w:rStyle w:val="Hyperlink"/>
            <w:noProof/>
          </w:rPr>
          <w:t>Figure 7 - Wireframe: Login Form Component</w:t>
        </w:r>
        <w:r w:rsidR="00C955C7">
          <w:rPr>
            <w:noProof/>
            <w:webHidden/>
          </w:rPr>
          <w:tab/>
        </w:r>
        <w:r w:rsidR="00C955C7">
          <w:rPr>
            <w:noProof/>
            <w:webHidden/>
          </w:rPr>
          <w:fldChar w:fldCharType="begin"/>
        </w:r>
        <w:r w:rsidR="00C955C7">
          <w:rPr>
            <w:noProof/>
            <w:webHidden/>
          </w:rPr>
          <w:instrText xml:space="preserve"> PAGEREF _Toc37060453 \h </w:instrText>
        </w:r>
        <w:r w:rsidR="00C955C7">
          <w:rPr>
            <w:noProof/>
            <w:webHidden/>
          </w:rPr>
        </w:r>
        <w:r w:rsidR="00C955C7">
          <w:rPr>
            <w:noProof/>
            <w:webHidden/>
          </w:rPr>
          <w:fldChar w:fldCharType="separate"/>
        </w:r>
        <w:r w:rsidR="00C955C7">
          <w:rPr>
            <w:noProof/>
            <w:webHidden/>
          </w:rPr>
          <w:t>23</w:t>
        </w:r>
        <w:r w:rsidR="00C955C7">
          <w:rPr>
            <w:noProof/>
            <w:webHidden/>
          </w:rPr>
          <w:fldChar w:fldCharType="end"/>
        </w:r>
      </w:hyperlink>
    </w:p>
    <w:p w14:paraId="7EF6BE45" w14:textId="77777777" w:rsidR="00C955C7" w:rsidRDefault="009555FE" w:rsidP="00C955C7">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37060454" w:history="1">
        <w:r w:rsidR="00C955C7" w:rsidRPr="00136117">
          <w:rPr>
            <w:rStyle w:val="Hyperlink"/>
            <w:noProof/>
          </w:rPr>
          <w:t>Figure 8 - Wireframe: Sign-Up Form Component</w:t>
        </w:r>
        <w:r w:rsidR="00C955C7">
          <w:rPr>
            <w:noProof/>
            <w:webHidden/>
          </w:rPr>
          <w:tab/>
        </w:r>
        <w:r w:rsidR="00C955C7">
          <w:rPr>
            <w:noProof/>
            <w:webHidden/>
          </w:rPr>
          <w:fldChar w:fldCharType="begin"/>
        </w:r>
        <w:r w:rsidR="00C955C7">
          <w:rPr>
            <w:noProof/>
            <w:webHidden/>
          </w:rPr>
          <w:instrText xml:space="preserve"> PAGEREF _Toc37060454 \h </w:instrText>
        </w:r>
        <w:r w:rsidR="00C955C7">
          <w:rPr>
            <w:noProof/>
            <w:webHidden/>
          </w:rPr>
        </w:r>
        <w:r w:rsidR="00C955C7">
          <w:rPr>
            <w:noProof/>
            <w:webHidden/>
          </w:rPr>
          <w:fldChar w:fldCharType="separate"/>
        </w:r>
        <w:r w:rsidR="00C955C7">
          <w:rPr>
            <w:noProof/>
            <w:webHidden/>
          </w:rPr>
          <w:t>24</w:t>
        </w:r>
        <w:r w:rsidR="00C955C7">
          <w:rPr>
            <w:noProof/>
            <w:webHidden/>
          </w:rPr>
          <w:fldChar w:fldCharType="end"/>
        </w:r>
      </w:hyperlink>
    </w:p>
    <w:p w14:paraId="5AEE5912" w14:textId="77777777" w:rsidR="00C955C7" w:rsidRDefault="009555FE" w:rsidP="00C955C7">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37060455" w:history="1">
        <w:r w:rsidR="00C955C7" w:rsidRPr="00136117">
          <w:rPr>
            <w:rStyle w:val="Hyperlink"/>
            <w:noProof/>
          </w:rPr>
          <w:t>Figure 9 - Wireframe: Credential Recovery Help Component</w:t>
        </w:r>
        <w:r w:rsidR="00C955C7">
          <w:rPr>
            <w:noProof/>
            <w:webHidden/>
          </w:rPr>
          <w:tab/>
        </w:r>
        <w:r w:rsidR="00C955C7">
          <w:rPr>
            <w:noProof/>
            <w:webHidden/>
          </w:rPr>
          <w:fldChar w:fldCharType="begin"/>
        </w:r>
        <w:r w:rsidR="00C955C7">
          <w:rPr>
            <w:noProof/>
            <w:webHidden/>
          </w:rPr>
          <w:instrText xml:space="preserve"> PAGEREF _Toc37060455 \h </w:instrText>
        </w:r>
        <w:r w:rsidR="00C955C7">
          <w:rPr>
            <w:noProof/>
            <w:webHidden/>
          </w:rPr>
        </w:r>
        <w:r w:rsidR="00C955C7">
          <w:rPr>
            <w:noProof/>
            <w:webHidden/>
          </w:rPr>
          <w:fldChar w:fldCharType="separate"/>
        </w:r>
        <w:r w:rsidR="00C955C7">
          <w:rPr>
            <w:noProof/>
            <w:webHidden/>
          </w:rPr>
          <w:t>25</w:t>
        </w:r>
        <w:r w:rsidR="00C955C7">
          <w:rPr>
            <w:noProof/>
            <w:webHidden/>
          </w:rPr>
          <w:fldChar w:fldCharType="end"/>
        </w:r>
      </w:hyperlink>
    </w:p>
    <w:p w14:paraId="04DBF90F" w14:textId="77777777" w:rsidR="00C955C7" w:rsidRDefault="009555FE" w:rsidP="00C955C7">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37060456" w:history="1">
        <w:r w:rsidR="00C955C7" w:rsidRPr="00136117">
          <w:rPr>
            <w:rStyle w:val="Hyperlink"/>
            <w:noProof/>
          </w:rPr>
          <w:t>Figure 10 - Wireframe: Landing Page Component</w:t>
        </w:r>
        <w:r w:rsidR="00C955C7">
          <w:rPr>
            <w:noProof/>
            <w:webHidden/>
          </w:rPr>
          <w:tab/>
        </w:r>
        <w:r w:rsidR="00C955C7">
          <w:rPr>
            <w:noProof/>
            <w:webHidden/>
          </w:rPr>
          <w:fldChar w:fldCharType="begin"/>
        </w:r>
        <w:r w:rsidR="00C955C7">
          <w:rPr>
            <w:noProof/>
            <w:webHidden/>
          </w:rPr>
          <w:instrText xml:space="preserve"> PAGEREF _Toc37060456 \h </w:instrText>
        </w:r>
        <w:r w:rsidR="00C955C7">
          <w:rPr>
            <w:noProof/>
            <w:webHidden/>
          </w:rPr>
        </w:r>
        <w:r w:rsidR="00C955C7">
          <w:rPr>
            <w:noProof/>
            <w:webHidden/>
          </w:rPr>
          <w:fldChar w:fldCharType="separate"/>
        </w:r>
        <w:r w:rsidR="00C955C7">
          <w:rPr>
            <w:noProof/>
            <w:webHidden/>
          </w:rPr>
          <w:t>26</w:t>
        </w:r>
        <w:r w:rsidR="00C955C7">
          <w:rPr>
            <w:noProof/>
            <w:webHidden/>
          </w:rPr>
          <w:fldChar w:fldCharType="end"/>
        </w:r>
      </w:hyperlink>
    </w:p>
    <w:p w14:paraId="05EE6F0C" w14:textId="77777777" w:rsidR="00C955C7" w:rsidRDefault="009555FE" w:rsidP="00C955C7">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37060457" w:history="1">
        <w:r w:rsidR="00C955C7" w:rsidRPr="00136117">
          <w:rPr>
            <w:rStyle w:val="Hyperlink"/>
            <w:noProof/>
          </w:rPr>
          <w:t>Figure 11 - Wireframe: Manual Use Case Component</w:t>
        </w:r>
        <w:r w:rsidR="00C955C7">
          <w:rPr>
            <w:noProof/>
            <w:webHidden/>
          </w:rPr>
          <w:tab/>
        </w:r>
        <w:r w:rsidR="00C955C7">
          <w:rPr>
            <w:noProof/>
            <w:webHidden/>
          </w:rPr>
          <w:fldChar w:fldCharType="begin"/>
        </w:r>
        <w:r w:rsidR="00C955C7">
          <w:rPr>
            <w:noProof/>
            <w:webHidden/>
          </w:rPr>
          <w:instrText xml:space="preserve"> PAGEREF _Toc37060457 \h </w:instrText>
        </w:r>
        <w:r w:rsidR="00C955C7">
          <w:rPr>
            <w:noProof/>
            <w:webHidden/>
          </w:rPr>
        </w:r>
        <w:r w:rsidR="00C955C7">
          <w:rPr>
            <w:noProof/>
            <w:webHidden/>
          </w:rPr>
          <w:fldChar w:fldCharType="separate"/>
        </w:r>
        <w:r w:rsidR="00C955C7">
          <w:rPr>
            <w:noProof/>
            <w:webHidden/>
          </w:rPr>
          <w:t>27</w:t>
        </w:r>
        <w:r w:rsidR="00C955C7">
          <w:rPr>
            <w:noProof/>
            <w:webHidden/>
          </w:rPr>
          <w:fldChar w:fldCharType="end"/>
        </w:r>
      </w:hyperlink>
    </w:p>
    <w:p w14:paraId="2726D47C" w14:textId="77777777" w:rsidR="00C955C7" w:rsidRDefault="009555FE" w:rsidP="00C955C7">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37060458" w:history="1">
        <w:r w:rsidR="00C955C7" w:rsidRPr="00136117">
          <w:rPr>
            <w:rStyle w:val="Hyperlink"/>
            <w:noProof/>
          </w:rPr>
          <w:t>Figure 12 - Wireframe: Auto Upload Use Cases Component</w:t>
        </w:r>
        <w:r w:rsidR="00C955C7">
          <w:rPr>
            <w:noProof/>
            <w:webHidden/>
          </w:rPr>
          <w:tab/>
        </w:r>
        <w:r w:rsidR="00C955C7">
          <w:rPr>
            <w:noProof/>
            <w:webHidden/>
          </w:rPr>
          <w:fldChar w:fldCharType="begin"/>
        </w:r>
        <w:r w:rsidR="00C955C7">
          <w:rPr>
            <w:noProof/>
            <w:webHidden/>
          </w:rPr>
          <w:instrText xml:space="preserve"> PAGEREF _Toc37060458 \h </w:instrText>
        </w:r>
        <w:r w:rsidR="00C955C7">
          <w:rPr>
            <w:noProof/>
            <w:webHidden/>
          </w:rPr>
        </w:r>
        <w:r w:rsidR="00C955C7">
          <w:rPr>
            <w:noProof/>
            <w:webHidden/>
          </w:rPr>
          <w:fldChar w:fldCharType="separate"/>
        </w:r>
        <w:r w:rsidR="00C955C7">
          <w:rPr>
            <w:noProof/>
            <w:webHidden/>
          </w:rPr>
          <w:t>28</w:t>
        </w:r>
        <w:r w:rsidR="00C955C7">
          <w:rPr>
            <w:noProof/>
            <w:webHidden/>
          </w:rPr>
          <w:fldChar w:fldCharType="end"/>
        </w:r>
      </w:hyperlink>
    </w:p>
    <w:p w14:paraId="17B26A92" w14:textId="77777777" w:rsidR="00C955C7" w:rsidRDefault="009555FE" w:rsidP="00C955C7">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37060459" w:history="1">
        <w:r w:rsidR="00C955C7" w:rsidRPr="00136117">
          <w:rPr>
            <w:rStyle w:val="Hyperlink"/>
            <w:noProof/>
          </w:rPr>
          <w:t>Figure 13 - Wireframe: Mange Existing Use Case Component</w:t>
        </w:r>
        <w:r w:rsidR="00C955C7">
          <w:rPr>
            <w:noProof/>
            <w:webHidden/>
          </w:rPr>
          <w:tab/>
        </w:r>
        <w:r w:rsidR="00C955C7">
          <w:rPr>
            <w:noProof/>
            <w:webHidden/>
          </w:rPr>
          <w:fldChar w:fldCharType="begin"/>
        </w:r>
        <w:r w:rsidR="00C955C7">
          <w:rPr>
            <w:noProof/>
            <w:webHidden/>
          </w:rPr>
          <w:instrText xml:space="preserve"> PAGEREF _Toc37060459 \h </w:instrText>
        </w:r>
        <w:r w:rsidR="00C955C7">
          <w:rPr>
            <w:noProof/>
            <w:webHidden/>
          </w:rPr>
        </w:r>
        <w:r w:rsidR="00C955C7">
          <w:rPr>
            <w:noProof/>
            <w:webHidden/>
          </w:rPr>
          <w:fldChar w:fldCharType="separate"/>
        </w:r>
        <w:r w:rsidR="00C955C7">
          <w:rPr>
            <w:noProof/>
            <w:webHidden/>
          </w:rPr>
          <w:t>29</w:t>
        </w:r>
        <w:r w:rsidR="00C955C7">
          <w:rPr>
            <w:noProof/>
            <w:webHidden/>
          </w:rPr>
          <w:fldChar w:fldCharType="end"/>
        </w:r>
      </w:hyperlink>
    </w:p>
    <w:p w14:paraId="32AF2E7E" w14:textId="77777777" w:rsidR="00C955C7" w:rsidRDefault="009555FE" w:rsidP="00C955C7">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37060460" w:history="1">
        <w:r w:rsidR="00C955C7" w:rsidRPr="00136117">
          <w:rPr>
            <w:rStyle w:val="Hyperlink"/>
            <w:noProof/>
          </w:rPr>
          <w:t>Figure 14 - Wireframe: Edit Use Case Component</w:t>
        </w:r>
        <w:r w:rsidR="00C955C7">
          <w:rPr>
            <w:noProof/>
            <w:webHidden/>
          </w:rPr>
          <w:tab/>
        </w:r>
        <w:r w:rsidR="00C955C7">
          <w:rPr>
            <w:noProof/>
            <w:webHidden/>
          </w:rPr>
          <w:fldChar w:fldCharType="begin"/>
        </w:r>
        <w:r w:rsidR="00C955C7">
          <w:rPr>
            <w:noProof/>
            <w:webHidden/>
          </w:rPr>
          <w:instrText xml:space="preserve"> PAGEREF _Toc37060460 \h </w:instrText>
        </w:r>
        <w:r w:rsidR="00C955C7">
          <w:rPr>
            <w:noProof/>
            <w:webHidden/>
          </w:rPr>
        </w:r>
        <w:r w:rsidR="00C955C7">
          <w:rPr>
            <w:noProof/>
            <w:webHidden/>
          </w:rPr>
          <w:fldChar w:fldCharType="separate"/>
        </w:r>
        <w:r w:rsidR="00C955C7">
          <w:rPr>
            <w:noProof/>
            <w:webHidden/>
          </w:rPr>
          <w:t>30</w:t>
        </w:r>
        <w:r w:rsidR="00C955C7">
          <w:rPr>
            <w:noProof/>
            <w:webHidden/>
          </w:rPr>
          <w:fldChar w:fldCharType="end"/>
        </w:r>
      </w:hyperlink>
    </w:p>
    <w:p w14:paraId="05976E3F" w14:textId="77777777" w:rsidR="00C955C7" w:rsidRDefault="009555FE" w:rsidP="00C955C7">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37060461" w:history="1">
        <w:r w:rsidR="00C955C7" w:rsidRPr="00136117">
          <w:rPr>
            <w:rStyle w:val="Hyperlink"/>
            <w:noProof/>
          </w:rPr>
          <w:t>Figure 15 - Wireframe: Delete Use Case Component</w:t>
        </w:r>
        <w:r w:rsidR="00C955C7">
          <w:rPr>
            <w:noProof/>
            <w:webHidden/>
          </w:rPr>
          <w:tab/>
        </w:r>
        <w:r w:rsidR="00C955C7">
          <w:rPr>
            <w:noProof/>
            <w:webHidden/>
          </w:rPr>
          <w:fldChar w:fldCharType="begin"/>
        </w:r>
        <w:r w:rsidR="00C955C7">
          <w:rPr>
            <w:noProof/>
            <w:webHidden/>
          </w:rPr>
          <w:instrText xml:space="preserve"> PAGEREF _Toc37060461 \h </w:instrText>
        </w:r>
        <w:r w:rsidR="00C955C7">
          <w:rPr>
            <w:noProof/>
            <w:webHidden/>
          </w:rPr>
        </w:r>
        <w:r w:rsidR="00C955C7">
          <w:rPr>
            <w:noProof/>
            <w:webHidden/>
          </w:rPr>
          <w:fldChar w:fldCharType="separate"/>
        </w:r>
        <w:r w:rsidR="00C955C7">
          <w:rPr>
            <w:noProof/>
            <w:webHidden/>
          </w:rPr>
          <w:t>31</w:t>
        </w:r>
        <w:r w:rsidR="00C955C7">
          <w:rPr>
            <w:noProof/>
            <w:webHidden/>
          </w:rPr>
          <w:fldChar w:fldCharType="end"/>
        </w:r>
      </w:hyperlink>
    </w:p>
    <w:p w14:paraId="1D6D0B87" w14:textId="77777777" w:rsidR="00C955C7" w:rsidRDefault="009555FE" w:rsidP="00C955C7">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37060462" w:history="1">
        <w:r w:rsidR="00C955C7" w:rsidRPr="00136117">
          <w:rPr>
            <w:rStyle w:val="Hyperlink"/>
            <w:noProof/>
          </w:rPr>
          <w:t>Figure 16 - Wireframe: Export Project Component</w:t>
        </w:r>
        <w:r w:rsidR="00C955C7">
          <w:rPr>
            <w:noProof/>
            <w:webHidden/>
          </w:rPr>
          <w:tab/>
        </w:r>
        <w:r w:rsidR="00C955C7">
          <w:rPr>
            <w:noProof/>
            <w:webHidden/>
          </w:rPr>
          <w:fldChar w:fldCharType="begin"/>
        </w:r>
        <w:r w:rsidR="00C955C7">
          <w:rPr>
            <w:noProof/>
            <w:webHidden/>
          </w:rPr>
          <w:instrText xml:space="preserve"> PAGEREF _Toc37060462 \h </w:instrText>
        </w:r>
        <w:r w:rsidR="00C955C7">
          <w:rPr>
            <w:noProof/>
            <w:webHidden/>
          </w:rPr>
        </w:r>
        <w:r w:rsidR="00C955C7">
          <w:rPr>
            <w:noProof/>
            <w:webHidden/>
          </w:rPr>
          <w:fldChar w:fldCharType="separate"/>
        </w:r>
        <w:r w:rsidR="00C955C7">
          <w:rPr>
            <w:noProof/>
            <w:webHidden/>
          </w:rPr>
          <w:t>32</w:t>
        </w:r>
        <w:r w:rsidR="00C955C7">
          <w:rPr>
            <w:noProof/>
            <w:webHidden/>
          </w:rPr>
          <w:fldChar w:fldCharType="end"/>
        </w:r>
      </w:hyperlink>
    </w:p>
    <w:p w14:paraId="7B600D0F" w14:textId="77777777" w:rsidR="00C955C7" w:rsidRDefault="009555FE" w:rsidP="00C955C7">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37060463" w:history="1">
        <w:r w:rsidR="00C955C7" w:rsidRPr="00136117">
          <w:rPr>
            <w:rStyle w:val="Hyperlink"/>
            <w:noProof/>
          </w:rPr>
          <w:t>Figure 17 - Wireframe: Generate Output Component</w:t>
        </w:r>
        <w:r w:rsidR="00C955C7">
          <w:rPr>
            <w:noProof/>
            <w:webHidden/>
          </w:rPr>
          <w:tab/>
        </w:r>
        <w:r w:rsidR="00C955C7">
          <w:rPr>
            <w:noProof/>
            <w:webHidden/>
          </w:rPr>
          <w:fldChar w:fldCharType="begin"/>
        </w:r>
        <w:r w:rsidR="00C955C7">
          <w:rPr>
            <w:noProof/>
            <w:webHidden/>
          </w:rPr>
          <w:instrText xml:space="preserve"> PAGEREF _Toc37060463 \h </w:instrText>
        </w:r>
        <w:r w:rsidR="00C955C7">
          <w:rPr>
            <w:noProof/>
            <w:webHidden/>
          </w:rPr>
        </w:r>
        <w:r w:rsidR="00C955C7">
          <w:rPr>
            <w:noProof/>
            <w:webHidden/>
          </w:rPr>
          <w:fldChar w:fldCharType="separate"/>
        </w:r>
        <w:r w:rsidR="00C955C7">
          <w:rPr>
            <w:noProof/>
            <w:webHidden/>
          </w:rPr>
          <w:t>33</w:t>
        </w:r>
        <w:r w:rsidR="00C955C7">
          <w:rPr>
            <w:noProof/>
            <w:webHidden/>
          </w:rPr>
          <w:fldChar w:fldCharType="end"/>
        </w:r>
      </w:hyperlink>
    </w:p>
    <w:p w14:paraId="2EE2028B" w14:textId="77777777" w:rsidR="00C955C7" w:rsidRDefault="009555FE" w:rsidP="00C955C7">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37060464" w:history="1">
        <w:r w:rsidR="00C955C7" w:rsidRPr="00136117">
          <w:rPr>
            <w:rStyle w:val="Hyperlink"/>
            <w:noProof/>
          </w:rPr>
          <w:t>Figure 18 - Wireframe: Display Preview Wireframe</w:t>
        </w:r>
        <w:r w:rsidR="00C955C7">
          <w:rPr>
            <w:noProof/>
            <w:webHidden/>
          </w:rPr>
          <w:tab/>
        </w:r>
        <w:r w:rsidR="00C955C7">
          <w:rPr>
            <w:noProof/>
            <w:webHidden/>
          </w:rPr>
          <w:fldChar w:fldCharType="begin"/>
        </w:r>
        <w:r w:rsidR="00C955C7">
          <w:rPr>
            <w:noProof/>
            <w:webHidden/>
          </w:rPr>
          <w:instrText xml:space="preserve"> PAGEREF _Toc37060464 \h </w:instrText>
        </w:r>
        <w:r w:rsidR="00C955C7">
          <w:rPr>
            <w:noProof/>
            <w:webHidden/>
          </w:rPr>
        </w:r>
        <w:r w:rsidR="00C955C7">
          <w:rPr>
            <w:noProof/>
            <w:webHidden/>
          </w:rPr>
          <w:fldChar w:fldCharType="separate"/>
        </w:r>
        <w:r w:rsidR="00C955C7">
          <w:rPr>
            <w:noProof/>
            <w:webHidden/>
          </w:rPr>
          <w:t>34</w:t>
        </w:r>
        <w:r w:rsidR="00C955C7">
          <w:rPr>
            <w:noProof/>
            <w:webHidden/>
          </w:rPr>
          <w:fldChar w:fldCharType="end"/>
        </w:r>
      </w:hyperlink>
    </w:p>
    <w:p w14:paraId="2F885F58" w14:textId="77777777" w:rsidR="00C955C7" w:rsidRDefault="009555FE" w:rsidP="00C955C7">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37060465" w:history="1">
        <w:r w:rsidR="00C955C7" w:rsidRPr="00136117">
          <w:rPr>
            <w:rStyle w:val="Hyperlink"/>
            <w:noProof/>
          </w:rPr>
          <w:t>Figure 19 - Wireframe: Download Project Component</w:t>
        </w:r>
        <w:r w:rsidR="00C955C7">
          <w:rPr>
            <w:noProof/>
            <w:webHidden/>
          </w:rPr>
          <w:tab/>
        </w:r>
        <w:r w:rsidR="00C955C7">
          <w:rPr>
            <w:noProof/>
            <w:webHidden/>
          </w:rPr>
          <w:fldChar w:fldCharType="begin"/>
        </w:r>
        <w:r w:rsidR="00C955C7">
          <w:rPr>
            <w:noProof/>
            <w:webHidden/>
          </w:rPr>
          <w:instrText xml:space="preserve"> PAGEREF _Toc37060465 \h </w:instrText>
        </w:r>
        <w:r w:rsidR="00C955C7">
          <w:rPr>
            <w:noProof/>
            <w:webHidden/>
          </w:rPr>
        </w:r>
        <w:r w:rsidR="00C955C7">
          <w:rPr>
            <w:noProof/>
            <w:webHidden/>
          </w:rPr>
          <w:fldChar w:fldCharType="separate"/>
        </w:r>
        <w:r w:rsidR="00C955C7">
          <w:rPr>
            <w:noProof/>
            <w:webHidden/>
          </w:rPr>
          <w:t>35</w:t>
        </w:r>
        <w:r w:rsidR="00C955C7">
          <w:rPr>
            <w:noProof/>
            <w:webHidden/>
          </w:rPr>
          <w:fldChar w:fldCharType="end"/>
        </w:r>
      </w:hyperlink>
    </w:p>
    <w:p w14:paraId="1DBE8C70" w14:textId="77777777" w:rsidR="00C955C7" w:rsidRDefault="009555FE" w:rsidP="00C955C7">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37060466" w:history="1">
        <w:r w:rsidR="00C955C7" w:rsidRPr="00136117">
          <w:rPr>
            <w:rStyle w:val="Hyperlink"/>
            <w:noProof/>
          </w:rPr>
          <w:t>Figure 20 - Interactive Map Component</w:t>
        </w:r>
        <w:r w:rsidR="00C955C7">
          <w:rPr>
            <w:noProof/>
            <w:webHidden/>
          </w:rPr>
          <w:tab/>
        </w:r>
        <w:r w:rsidR="00C955C7">
          <w:rPr>
            <w:noProof/>
            <w:webHidden/>
          </w:rPr>
          <w:fldChar w:fldCharType="begin"/>
        </w:r>
        <w:r w:rsidR="00C955C7">
          <w:rPr>
            <w:noProof/>
            <w:webHidden/>
          </w:rPr>
          <w:instrText xml:space="preserve"> PAGEREF _Toc37060466 \h </w:instrText>
        </w:r>
        <w:r w:rsidR="00C955C7">
          <w:rPr>
            <w:noProof/>
            <w:webHidden/>
          </w:rPr>
        </w:r>
        <w:r w:rsidR="00C955C7">
          <w:rPr>
            <w:noProof/>
            <w:webHidden/>
          </w:rPr>
          <w:fldChar w:fldCharType="separate"/>
        </w:r>
        <w:r w:rsidR="00C955C7">
          <w:rPr>
            <w:noProof/>
            <w:webHidden/>
          </w:rPr>
          <w:t>36</w:t>
        </w:r>
        <w:r w:rsidR="00C955C7">
          <w:rPr>
            <w:noProof/>
            <w:webHidden/>
          </w:rPr>
          <w:fldChar w:fldCharType="end"/>
        </w:r>
      </w:hyperlink>
    </w:p>
    <w:p w14:paraId="321E5385" w14:textId="77777777" w:rsidR="00C955C7" w:rsidRDefault="009555FE" w:rsidP="00C955C7">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37060467" w:history="1">
        <w:r w:rsidR="00C955C7" w:rsidRPr="00136117">
          <w:rPr>
            <w:rStyle w:val="Hyperlink"/>
            <w:noProof/>
          </w:rPr>
          <w:t>Figure 21 - Quick Reference Page</w:t>
        </w:r>
        <w:r w:rsidR="00C955C7">
          <w:rPr>
            <w:noProof/>
            <w:webHidden/>
          </w:rPr>
          <w:tab/>
        </w:r>
        <w:r w:rsidR="00C955C7">
          <w:rPr>
            <w:noProof/>
            <w:webHidden/>
          </w:rPr>
          <w:fldChar w:fldCharType="begin"/>
        </w:r>
        <w:r w:rsidR="00C955C7">
          <w:rPr>
            <w:noProof/>
            <w:webHidden/>
          </w:rPr>
          <w:instrText xml:space="preserve"> PAGEREF _Toc37060467 \h </w:instrText>
        </w:r>
        <w:r w:rsidR="00C955C7">
          <w:rPr>
            <w:noProof/>
            <w:webHidden/>
          </w:rPr>
        </w:r>
        <w:r w:rsidR="00C955C7">
          <w:rPr>
            <w:noProof/>
            <w:webHidden/>
          </w:rPr>
          <w:fldChar w:fldCharType="separate"/>
        </w:r>
        <w:r w:rsidR="00C955C7">
          <w:rPr>
            <w:noProof/>
            <w:webHidden/>
          </w:rPr>
          <w:t>36</w:t>
        </w:r>
        <w:r w:rsidR="00C955C7">
          <w:rPr>
            <w:noProof/>
            <w:webHidden/>
          </w:rPr>
          <w:fldChar w:fldCharType="end"/>
        </w:r>
      </w:hyperlink>
    </w:p>
    <w:p w14:paraId="2B80F736" w14:textId="77777777" w:rsidR="006D2207" w:rsidRDefault="00B616C4" w:rsidP="00C955C7">
      <w:pPr>
        <w:pStyle w:val="TOCHeading"/>
        <w:spacing w:before="0" w:line="240" w:lineRule="auto"/>
        <w:jc w:val="center"/>
      </w:pPr>
      <w:r>
        <w:fldChar w:fldCharType="end"/>
      </w:r>
    </w:p>
    <w:p w14:paraId="0C1F4F24" w14:textId="35021233" w:rsidR="00B616C4" w:rsidRDefault="00B616C4" w:rsidP="006D2207">
      <w:pPr>
        <w:pStyle w:val="TOCHeading"/>
        <w:spacing w:before="0" w:line="240" w:lineRule="auto"/>
        <w:jc w:val="center"/>
      </w:pPr>
      <w:r w:rsidRPr="00B616C4">
        <w:rPr>
          <w:rFonts w:ascii="Times New Roman" w:hAnsi="Times New Roman" w:cs="Times New Roman"/>
        </w:rPr>
        <w:t xml:space="preserve"> </w:t>
      </w:r>
      <w:r>
        <w:rPr>
          <w:rFonts w:ascii="Times New Roman" w:hAnsi="Times New Roman" w:cs="Times New Roman"/>
        </w:rPr>
        <w:t>Table of Tables</w:t>
      </w:r>
    </w:p>
    <w:p w14:paraId="60EF79B0" w14:textId="77777777" w:rsidR="00C955C7" w:rsidRDefault="00B616C4" w:rsidP="00C955C7">
      <w:pPr>
        <w:pStyle w:val="TableofFigures"/>
        <w:tabs>
          <w:tab w:val="right" w:leader="dot" w:pos="9350"/>
        </w:tabs>
        <w:spacing w:line="240" w:lineRule="auto"/>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37060468" w:history="1">
        <w:r w:rsidR="00C955C7" w:rsidRPr="006E70DE">
          <w:rPr>
            <w:rStyle w:val="Hyperlink"/>
            <w:noProof/>
          </w:rPr>
          <w:t>Table 1 - Definitions and Acronyms</w:t>
        </w:r>
        <w:r w:rsidR="00C955C7">
          <w:rPr>
            <w:noProof/>
            <w:webHidden/>
          </w:rPr>
          <w:tab/>
        </w:r>
        <w:r w:rsidR="00C955C7">
          <w:rPr>
            <w:noProof/>
            <w:webHidden/>
          </w:rPr>
          <w:fldChar w:fldCharType="begin"/>
        </w:r>
        <w:r w:rsidR="00C955C7">
          <w:rPr>
            <w:noProof/>
            <w:webHidden/>
          </w:rPr>
          <w:instrText xml:space="preserve"> PAGEREF _Toc37060468 \h </w:instrText>
        </w:r>
        <w:r w:rsidR="00C955C7">
          <w:rPr>
            <w:noProof/>
            <w:webHidden/>
          </w:rPr>
        </w:r>
        <w:r w:rsidR="00C955C7">
          <w:rPr>
            <w:noProof/>
            <w:webHidden/>
          </w:rPr>
          <w:fldChar w:fldCharType="separate"/>
        </w:r>
        <w:r w:rsidR="00C955C7">
          <w:rPr>
            <w:noProof/>
            <w:webHidden/>
          </w:rPr>
          <w:t>5</w:t>
        </w:r>
        <w:r w:rsidR="00C955C7">
          <w:rPr>
            <w:noProof/>
            <w:webHidden/>
          </w:rPr>
          <w:fldChar w:fldCharType="end"/>
        </w:r>
      </w:hyperlink>
    </w:p>
    <w:p w14:paraId="5E1C4D92" w14:textId="77777777" w:rsidR="00C955C7" w:rsidRDefault="009555FE" w:rsidP="00C955C7">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37060469" w:history="1">
        <w:r w:rsidR="00C955C7" w:rsidRPr="006E70DE">
          <w:rPr>
            <w:rStyle w:val="Hyperlink"/>
            <w:noProof/>
          </w:rPr>
          <w:t>Table 2 - Data Dictionary</w:t>
        </w:r>
        <w:r w:rsidR="00C955C7">
          <w:rPr>
            <w:noProof/>
            <w:webHidden/>
          </w:rPr>
          <w:tab/>
        </w:r>
        <w:r w:rsidR="00C955C7">
          <w:rPr>
            <w:noProof/>
            <w:webHidden/>
          </w:rPr>
          <w:fldChar w:fldCharType="begin"/>
        </w:r>
        <w:r w:rsidR="00C955C7">
          <w:rPr>
            <w:noProof/>
            <w:webHidden/>
          </w:rPr>
          <w:instrText xml:space="preserve"> PAGEREF _Toc37060469 \h </w:instrText>
        </w:r>
        <w:r w:rsidR="00C955C7">
          <w:rPr>
            <w:noProof/>
            <w:webHidden/>
          </w:rPr>
        </w:r>
        <w:r w:rsidR="00C955C7">
          <w:rPr>
            <w:noProof/>
            <w:webHidden/>
          </w:rPr>
          <w:fldChar w:fldCharType="separate"/>
        </w:r>
        <w:r w:rsidR="00C955C7">
          <w:rPr>
            <w:noProof/>
            <w:webHidden/>
          </w:rPr>
          <w:t>13</w:t>
        </w:r>
        <w:r w:rsidR="00C955C7">
          <w:rPr>
            <w:noProof/>
            <w:webHidden/>
          </w:rPr>
          <w:fldChar w:fldCharType="end"/>
        </w:r>
      </w:hyperlink>
    </w:p>
    <w:p w14:paraId="7ED8C4CF" w14:textId="77777777" w:rsidR="00C955C7" w:rsidRDefault="009555FE" w:rsidP="00C955C7">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37060470" w:history="1">
        <w:r w:rsidR="00C955C7" w:rsidRPr="006E70DE">
          <w:rPr>
            <w:rStyle w:val="Hyperlink"/>
            <w:noProof/>
          </w:rPr>
          <w:t>Table 3 - Requirements Matrix</w:t>
        </w:r>
        <w:r w:rsidR="00C955C7">
          <w:rPr>
            <w:noProof/>
            <w:webHidden/>
          </w:rPr>
          <w:tab/>
        </w:r>
        <w:r w:rsidR="00C955C7">
          <w:rPr>
            <w:noProof/>
            <w:webHidden/>
          </w:rPr>
          <w:fldChar w:fldCharType="begin"/>
        </w:r>
        <w:r w:rsidR="00C955C7">
          <w:rPr>
            <w:noProof/>
            <w:webHidden/>
          </w:rPr>
          <w:instrText xml:space="preserve"> PAGEREF _Toc37060470 \h </w:instrText>
        </w:r>
        <w:r w:rsidR="00C955C7">
          <w:rPr>
            <w:noProof/>
            <w:webHidden/>
          </w:rPr>
        </w:r>
        <w:r w:rsidR="00C955C7">
          <w:rPr>
            <w:noProof/>
            <w:webHidden/>
          </w:rPr>
          <w:fldChar w:fldCharType="separate"/>
        </w:r>
        <w:r w:rsidR="00C955C7">
          <w:rPr>
            <w:noProof/>
            <w:webHidden/>
          </w:rPr>
          <w:t>37</w:t>
        </w:r>
        <w:r w:rsidR="00C955C7">
          <w:rPr>
            <w:noProof/>
            <w:webHidden/>
          </w:rPr>
          <w:fldChar w:fldCharType="end"/>
        </w:r>
      </w:hyperlink>
    </w:p>
    <w:p w14:paraId="13F19393" w14:textId="39BB61B7" w:rsidR="0016308A" w:rsidRDefault="00B616C4" w:rsidP="00C955C7">
      <w:pPr>
        <w:pStyle w:val="Heading1"/>
        <w:numPr>
          <w:ilvl w:val="0"/>
          <w:numId w:val="0"/>
        </w:numPr>
        <w:spacing w:line="240" w:lineRule="auto"/>
      </w:pPr>
      <w:r>
        <w:fldChar w:fldCharType="end"/>
      </w:r>
    </w:p>
    <w:p w14:paraId="4E30FFAF" w14:textId="46C43D94" w:rsidR="0016308A" w:rsidRPr="0016308A" w:rsidRDefault="0016308A" w:rsidP="0016308A">
      <w:pPr>
        <w:rPr>
          <w:b/>
          <w:color w:val="000000"/>
          <w:sz w:val="32"/>
          <w:szCs w:val="32"/>
        </w:rPr>
      </w:pPr>
      <w:r>
        <w:br w:type="page"/>
      </w:r>
    </w:p>
    <w:p w14:paraId="7762AB92" w14:textId="7FCDC453" w:rsidR="008260E7" w:rsidRDefault="00F31967">
      <w:pPr>
        <w:pStyle w:val="Heading1"/>
        <w:numPr>
          <w:ilvl w:val="0"/>
          <w:numId w:val="1"/>
        </w:numPr>
        <w:ind w:left="540" w:hanging="540"/>
      </w:pPr>
      <w:bookmarkStart w:id="0" w:name="_Toc37060407"/>
      <w:r>
        <w:lastRenderedPageBreak/>
        <w:t>INTRODUCTION</w:t>
      </w:r>
      <w:bookmarkEnd w:id="0"/>
      <w:r>
        <w:t xml:space="preserve">  </w:t>
      </w:r>
    </w:p>
    <w:p w14:paraId="1DBDCB6C" w14:textId="0120BD77" w:rsidR="00EB3C66" w:rsidRPr="00EB3C66" w:rsidRDefault="00EB3C66" w:rsidP="00800754">
      <w:r>
        <w:t>The following subsections provide a general description of this document, formally known as</w:t>
      </w:r>
      <w:r w:rsidR="00800754">
        <w:t xml:space="preserve"> </w:t>
      </w:r>
      <w:r>
        <w:t>the Software Design Document (SDD). These subsections present a top-level architecture and</w:t>
      </w:r>
      <w:r w:rsidR="00800754">
        <w:t xml:space="preserve"> </w:t>
      </w:r>
      <w:r>
        <w:t>design approach of the UMGC City Application. Some of the information here was excerpted</w:t>
      </w:r>
      <w:r w:rsidR="00800754">
        <w:t xml:space="preserve"> </w:t>
      </w:r>
      <w:r>
        <w:t>from the project plan approved by the stakeholders on February 22, 2020.</w:t>
      </w:r>
    </w:p>
    <w:p w14:paraId="1F5D05A3" w14:textId="77777777" w:rsidR="008260E7" w:rsidRDefault="00F31967">
      <w:pPr>
        <w:pStyle w:val="Heading2"/>
        <w:numPr>
          <w:ilvl w:val="1"/>
          <w:numId w:val="1"/>
        </w:numPr>
        <w:ind w:left="540" w:hanging="540"/>
      </w:pPr>
      <w:bookmarkStart w:id="1" w:name="_Toc37060408"/>
      <w:r>
        <w:t>Purpose</w:t>
      </w:r>
      <w:bookmarkEnd w:id="1"/>
      <w:r>
        <w:t xml:space="preserve"> </w:t>
      </w:r>
    </w:p>
    <w:p w14:paraId="4EAE12F5" w14:textId="422CC2BA" w:rsidR="008260E7" w:rsidRDefault="00EB3C66" w:rsidP="00EB3C66">
      <w:r>
        <w:t>This SDD describes the architecture and system design of the UMGC</w:t>
      </w:r>
      <w:r w:rsidR="00800754">
        <w:t xml:space="preserve"> </w:t>
      </w:r>
      <w:r>
        <w:t>City Application (Version 1.0). Its main goal is to adequately describe “how” the UMGC City</w:t>
      </w:r>
      <w:r w:rsidR="00800754">
        <w:t xml:space="preserve"> </w:t>
      </w:r>
      <w:r>
        <w:t xml:space="preserve">Application shall be built by explaining the core infrastructure along with </w:t>
      </w:r>
      <w:r w:rsidR="00096624">
        <w:t>all</w:t>
      </w:r>
      <w:r>
        <w:t xml:space="preserve"> its system</w:t>
      </w:r>
      <w:r w:rsidR="00096624">
        <w:t xml:space="preserve"> </w:t>
      </w:r>
      <w:r>
        <w:t>components.</w:t>
      </w:r>
    </w:p>
    <w:p w14:paraId="071A2B8E" w14:textId="77777777" w:rsidR="008260E7" w:rsidRDefault="00F31967" w:rsidP="003674F6">
      <w:pPr>
        <w:pStyle w:val="Heading2"/>
        <w:numPr>
          <w:ilvl w:val="1"/>
          <w:numId w:val="1"/>
        </w:numPr>
        <w:ind w:left="540" w:hanging="540"/>
      </w:pPr>
      <w:bookmarkStart w:id="2" w:name="_Toc37060409"/>
      <w:r>
        <w:t>Scope</w:t>
      </w:r>
      <w:bookmarkEnd w:id="2"/>
      <w:r>
        <w:t xml:space="preserve"> </w:t>
      </w:r>
    </w:p>
    <w:p w14:paraId="1205A54E" w14:textId="77777777" w:rsidR="008260E7" w:rsidRDefault="00F31967" w:rsidP="003674F6">
      <w:r>
        <w:t>The scope of the UMGC City project is to build a free, open-source application that can be used by city officials to improve the usability of existing city web portals.  The objective of the application is to enhance the user experience by helping them easily and intuitively locate applicable city ordinances for a predetermined list of frequently requested user inquiries (as determined by the city officials).  In order to accomplish this goal, the application shall present the city officials with an interface to accept input of various use cases along with all the pertinent information that will benefit their intended audience.  The application shall process that data into appropriate tables that comprise a database.  When the users visit the city web portal to search for specific ordinances, the database shall be called upon to produce appropriate output that is tailored to them in a user-friendly format.  This generic, build-to-suit database infrastructure allows the application to be reused by any city.</w:t>
      </w:r>
    </w:p>
    <w:p w14:paraId="7DA35615" w14:textId="724C27A8" w:rsidR="008260E7" w:rsidRDefault="00F31967">
      <w:pPr>
        <w:spacing w:before="240"/>
      </w:pPr>
      <w:r>
        <w:lastRenderedPageBreak/>
        <w:t xml:space="preserve">The UMGC City teams, along with the DevOps team, will work closely with the customer, Israel Del Toro, to design the database.  In addition, the development teams shall tailor the application to deliver new pages and functionalities that are customized for the website of the City of Pasadena, California.  Specifically, the UMGC City project teams will be delivering two interfaces: an interactive map/web-based interface (Team 1) and a </w:t>
      </w:r>
      <w:proofErr w:type="spellStart"/>
      <w:r>
        <w:t>ChatBot</w:t>
      </w:r>
      <w:proofErr w:type="spellEnd"/>
      <w:r>
        <w:t xml:space="preserve"> interface (Team 2).  This S</w:t>
      </w:r>
      <w:r w:rsidR="002251AB">
        <w:t>DD</w:t>
      </w:r>
      <w:r>
        <w:t xml:space="preserve"> document presents all system requirements applicable to the database setup and the map/web-based interface, whose tasks fall under UMGC City Team 1.  UMGC City Team 2 will use the same database designed by Team 1 to ensure the same data is used for both interfaces.</w:t>
      </w:r>
    </w:p>
    <w:p w14:paraId="7E2A5F08" w14:textId="77777777" w:rsidR="008260E7" w:rsidRDefault="00F31967" w:rsidP="003674F6">
      <w:pPr>
        <w:pStyle w:val="Heading2"/>
        <w:numPr>
          <w:ilvl w:val="1"/>
          <w:numId w:val="1"/>
        </w:numPr>
        <w:ind w:left="540" w:hanging="540"/>
      </w:pPr>
      <w:bookmarkStart w:id="3" w:name="_Toc37060410"/>
      <w:r>
        <w:t>Overview</w:t>
      </w:r>
      <w:bookmarkEnd w:id="3"/>
      <w:r>
        <w:t xml:space="preserve"> </w:t>
      </w:r>
    </w:p>
    <w:p w14:paraId="46883245" w14:textId="13573C66" w:rsidR="00EB3C66" w:rsidRDefault="00EB3C66" w:rsidP="00EB3C66">
      <w:r>
        <w:t>This SDD is organized into six main sections as listed below. They constitute the overall</w:t>
      </w:r>
      <w:r w:rsidR="00800754">
        <w:t xml:space="preserve"> </w:t>
      </w:r>
      <w:r>
        <w:t>software design approach for the map/web-based modules of UMGC City Application:</w:t>
      </w:r>
    </w:p>
    <w:p w14:paraId="7DEC1A05" w14:textId="2679CF0A" w:rsidR="00800754" w:rsidRDefault="00EB3C66" w:rsidP="00800754">
      <w:pPr>
        <w:ind w:left="720"/>
      </w:pPr>
      <w:r w:rsidRPr="00EB3C66">
        <w:rPr>
          <w:b/>
          <w:bCs/>
        </w:rPr>
        <w:t>Section 1. Introduction</w:t>
      </w:r>
      <w:r>
        <w:t xml:space="preserve"> </w:t>
      </w:r>
    </w:p>
    <w:p w14:paraId="2022219E" w14:textId="0E62C354" w:rsidR="00EB3C66" w:rsidRDefault="00800754" w:rsidP="00D415D4">
      <w:pPr>
        <w:ind w:left="1440"/>
      </w:pPr>
      <w:r>
        <w:t>D</w:t>
      </w:r>
      <w:r w:rsidR="00EB3C66">
        <w:t>escribes and defines the overall purpose, scope, and approach</w:t>
      </w:r>
      <w:r>
        <w:t xml:space="preserve"> </w:t>
      </w:r>
      <w:r w:rsidR="00EB3C66">
        <w:t>of the Software Design Document.</w:t>
      </w:r>
    </w:p>
    <w:p w14:paraId="79FB0A0E" w14:textId="77777777" w:rsidR="00800754" w:rsidRDefault="00EB3C66" w:rsidP="00EB3C66">
      <w:pPr>
        <w:ind w:left="720"/>
      </w:pPr>
      <w:r w:rsidRPr="00EB3C66">
        <w:rPr>
          <w:b/>
          <w:bCs/>
        </w:rPr>
        <w:t>Section 2. System Overview</w:t>
      </w:r>
    </w:p>
    <w:p w14:paraId="6DFB7BEF" w14:textId="63F99CA3" w:rsidR="00EB3C66" w:rsidRDefault="00EB3C66" w:rsidP="00D415D4">
      <w:pPr>
        <w:ind w:left="1440"/>
      </w:pPr>
      <w:r>
        <w:t>Provides a general description of UMGC City</w:t>
      </w:r>
      <w:r w:rsidR="00800754">
        <w:t xml:space="preserve"> </w:t>
      </w:r>
      <w:r>
        <w:t>Application’s functionality, context, and design choices.</w:t>
      </w:r>
    </w:p>
    <w:p w14:paraId="2C9FCD72" w14:textId="77777777" w:rsidR="00800754" w:rsidRDefault="00EB3C66" w:rsidP="00EB3C66">
      <w:pPr>
        <w:ind w:left="720"/>
      </w:pPr>
      <w:r w:rsidRPr="00EB3C66">
        <w:rPr>
          <w:b/>
          <w:bCs/>
        </w:rPr>
        <w:t>Section 3. System Architecture</w:t>
      </w:r>
    </w:p>
    <w:p w14:paraId="5791E7B5" w14:textId="47E80F4D" w:rsidR="00EB3C66" w:rsidRDefault="00EB3C66" w:rsidP="00D415D4">
      <w:pPr>
        <w:ind w:left="1440"/>
      </w:pPr>
      <w:r>
        <w:t>Explores the modular program structure within UMGC City Application, breaks down the structure into its decompositions, and discusses the rationale behind the selected architectural design.</w:t>
      </w:r>
    </w:p>
    <w:p w14:paraId="63B73562" w14:textId="77777777" w:rsidR="00800754" w:rsidRDefault="00EB3C66" w:rsidP="00096624">
      <w:pPr>
        <w:keepNext/>
        <w:ind w:left="720"/>
      </w:pPr>
      <w:r w:rsidRPr="00EB3C66">
        <w:rPr>
          <w:b/>
          <w:bCs/>
        </w:rPr>
        <w:lastRenderedPageBreak/>
        <w:t>Section 4. Data Design</w:t>
      </w:r>
      <w:r>
        <w:t xml:space="preserve"> </w:t>
      </w:r>
    </w:p>
    <w:p w14:paraId="31881F8C" w14:textId="464BC451" w:rsidR="00EB3C66" w:rsidRDefault="00EB3C66" w:rsidP="00D415D4">
      <w:pPr>
        <w:ind w:left="1440"/>
      </w:pPr>
      <w:r>
        <w:t>Explains how information used in the system is transformed into appropriate data structures, including the main database. In addition, the system’s data entities shall be listed with their name, attributes, and each attribute’s type.</w:t>
      </w:r>
    </w:p>
    <w:p w14:paraId="54C42882" w14:textId="77777777" w:rsidR="00800754" w:rsidRDefault="00EB3C66" w:rsidP="00EB3C66">
      <w:pPr>
        <w:ind w:left="720"/>
      </w:pPr>
      <w:r w:rsidRPr="00EB3C66">
        <w:rPr>
          <w:b/>
          <w:bCs/>
        </w:rPr>
        <w:t>Section 5. Component Design</w:t>
      </w:r>
      <w:r>
        <w:t xml:space="preserve"> </w:t>
      </w:r>
    </w:p>
    <w:p w14:paraId="7BD30C0E" w14:textId="67AF8D14" w:rsidR="00EB3C66" w:rsidRDefault="00EB3C66" w:rsidP="00D415D4">
      <w:pPr>
        <w:ind w:left="1440"/>
      </w:pPr>
      <w:r>
        <w:t>Examines how each component contributes to the system in order to serve up the functionalities of UMGC City Application.</w:t>
      </w:r>
    </w:p>
    <w:p w14:paraId="4E6B7F25" w14:textId="77777777" w:rsidR="00800754" w:rsidRDefault="00EB3C66" w:rsidP="00EB3C66">
      <w:pPr>
        <w:ind w:left="720"/>
      </w:pPr>
      <w:r w:rsidRPr="00EB3C66">
        <w:rPr>
          <w:b/>
          <w:bCs/>
        </w:rPr>
        <w:t>Section 6. Human Interface Design</w:t>
      </w:r>
      <w:r>
        <w:t xml:space="preserve"> </w:t>
      </w:r>
    </w:p>
    <w:p w14:paraId="1DB4DD03" w14:textId="36895AC1" w:rsidR="00EB3C66" w:rsidRDefault="00EB3C66" w:rsidP="00D415D4">
      <w:pPr>
        <w:ind w:left="1440"/>
      </w:pPr>
      <w:r>
        <w:t>Displays how each user interface (UI) functionality of the system is designed to deliver the content that is useful to the user.</w:t>
      </w:r>
    </w:p>
    <w:p w14:paraId="38252C53" w14:textId="77777777" w:rsidR="00800754" w:rsidRDefault="00EB3C66" w:rsidP="008F6B06">
      <w:pPr>
        <w:ind w:left="720"/>
      </w:pPr>
      <w:r w:rsidRPr="00EB3C66">
        <w:rPr>
          <w:b/>
          <w:bCs/>
        </w:rPr>
        <w:t>Section 7. Requirements Matrix</w:t>
      </w:r>
      <w:r>
        <w:t xml:space="preserve"> </w:t>
      </w:r>
    </w:p>
    <w:p w14:paraId="3A8CBC67" w14:textId="5EB746D4" w:rsidR="008260E7" w:rsidRDefault="00EB3C66" w:rsidP="00D415D4">
      <w:pPr>
        <w:ind w:left="1440"/>
      </w:pPr>
      <w:r>
        <w:t>Links system components and data structures to the</w:t>
      </w:r>
      <w:r w:rsidR="008F6B06">
        <w:t xml:space="preserve"> </w:t>
      </w:r>
      <w:r>
        <w:t>functional requirements provided in the Software Requirements Specification (SRS).</w:t>
      </w:r>
    </w:p>
    <w:p w14:paraId="4424970E" w14:textId="77777777" w:rsidR="008260E7" w:rsidRDefault="00F31967" w:rsidP="003674F6">
      <w:pPr>
        <w:pStyle w:val="Heading2"/>
        <w:numPr>
          <w:ilvl w:val="1"/>
          <w:numId w:val="1"/>
        </w:numPr>
        <w:ind w:left="540" w:hanging="540"/>
      </w:pPr>
      <w:bookmarkStart w:id="4" w:name="_Toc37060411"/>
      <w:r>
        <w:t>Reference Material</w:t>
      </w:r>
      <w:bookmarkEnd w:id="4"/>
      <w:r>
        <w:t xml:space="preserve"> </w:t>
      </w:r>
    </w:p>
    <w:p w14:paraId="53060300" w14:textId="77777777" w:rsidR="00CD2B60" w:rsidRDefault="00CD2B60" w:rsidP="00CD2B60">
      <w:pPr>
        <w:pStyle w:val="ListParagraph"/>
        <w:numPr>
          <w:ilvl w:val="0"/>
          <w:numId w:val="45"/>
        </w:numPr>
      </w:pPr>
      <w:bookmarkStart w:id="5" w:name="_gjdgxs" w:colFirst="0" w:colLast="0"/>
      <w:bookmarkEnd w:id="5"/>
      <w:r>
        <w:t xml:space="preserve">SDD Template: </w:t>
      </w:r>
      <w:hyperlink r:id="rId8">
        <w:r w:rsidR="00F31967" w:rsidRPr="00CD2B60">
          <w:rPr>
            <w:color w:val="1155CC"/>
            <w:u w:val="single"/>
          </w:rPr>
          <w:t>https://sovannarith.files.wordpress.com/2012/07/sdd_template.pdf</w:t>
        </w:r>
      </w:hyperlink>
      <w:bookmarkStart w:id="6" w:name="_lz6rq62pxfxj" w:colFirst="0" w:colLast="0"/>
      <w:bookmarkEnd w:id="6"/>
    </w:p>
    <w:p w14:paraId="4AC3D38B" w14:textId="77775A92" w:rsidR="008260E7" w:rsidRDefault="00CD2B60" w:rsidP="00CD2B60">
      <w:pPr>
        <w:pStyle w:val="ListParagraph"/>
        <w:numPr>
          <w:ilvl w:val="0"/>
          <w:numId w:val="45"/>
        </w:numPr>
      </w:pPr>
      <w:r>
        <w:t xml:space="preserve">Assignment Document: </w:t>
      </w:r>
      <w:r w:rsidR="00F31967">
        <w:t>https://learn.umuc.edu/d2l/le/content/444089/viewContent/16973490/View</w:t>
      </w:r>
    </w:p>
    <w:p w14:paraId="2C0D3AC2" w14:textId="6CCC8515" w:rsidR="008260E7" w:rsidRDefault="00F31967" w:rsidP="00CD2B60">
      <w:pPr>
        <w:pStyle w:val="Heading2"/>
        <w:numPr>
          <w:ilvl w:val="1"/>
          <w:numId w:val="1"/>
        </w:numPr>
        <w:ind w:left="540" w:hanging="540"/>
      </w:pPr>
      <w:bookmarkStart w:id="7" w:name="_Toc37060412"/>
      <w:r>
        <w:t>Definitions and Acronyms</w:t>
      </w:r>
      <w:bookmarkEnd w:id="7"/>
      <w:r>
        <w:t xml:space="preserve"> </w:t>
      </w:r>
    </w:p>
    <w:p w14:paraId="4699EFB4" w14:textId="4AAA75E2" w:rsidR="0016308A" w:rsidRPr="0016308A" w:rsidRDefault="0016308A" w:rsidP="0016308A">
      <w:pPr>
        <w:pStyle w:val="Caption"/>
        <w:keepNext/>
        <w:jc w:val="center"/>
        <w:rPr>
          <w:color w:val="auto"/>
        </w:rPr>
      </w:pPr>
      <w:bookmarkStart w:id="8" w:name="_Toc37060468"/>
      <w:r w:rsidRPr="0016308A">
        <w:rPr>
          <w:color w:val="auto"/>
        </w:rPr>
        <w:t xml:space="preserve">Table </w:t>
      </w:r>
      <w:r w:rsidRPr="0016308A">
        <w:rPr>
          <w:color w:val="auto"/>
        </w:rPr>
        <w:fldChar w:fldCharType="begin"/>
      </w:r>
      <w:r w:rsidRPr="0016308A">
        <w:rPr>
          <w:color w:val="auto"/>
        </w:rPr>
        <w:instrText xml:space="preserve"> SEQ Table \* ARABIC </w:instrText>
      </w:r>
      <w:r w:rsidRPr="0016308A">
        <w:rPr>
          <w:color w:val="auto"/>
        </w:rPr>
        <w:fldChar w:fldCharType="separate"/>
      </w:r>
      <w:r w:rsidR="007E649B">
        <w:rPr>
          <w:noProof/>
          <w:color w:val="auto"/>
        </w:rPr>
        <w:t>1</w:t>
      </w:r>
      <w:r w:rsidRPr="0016308A">
        <w:rPr>
          <w:color w:val="auto"/>
        </w:rPr>
        <w:fldChar w:fldCharType="end"/>
      </w:r>
      <w:r w:rsidRPr="0016308A">
        <w:rPr>
          <w:color w:val="auto"/>
        </w:rPr>
        <w:t xml:space="preserve"> - Definitions and Acronyms</w:t>
      </w:r>
      <w:bookmarkEnd w:id="8"/>
    </w:p>
    <w:tbl>
      <w:tblPr>
        <w:tblStyle w:val="a0"/>
        <w:tblW w:w="9296" w:type="dxa"/>
        <w:tblBorders>
          <w:top w:val="nil"/>
          <w:left w:val="nil"/>
          <w:bottom w:val="nil"/>
          <w:right w:val="nil"/>
          <w:insideH w:val="nil"/>
          <w:insideV w:val="nil"/>
        </w:tblBorders>
        <w:tblLayout w:type="fixed"/>
        <w:tblLook w:val="0600" w:firstRow="0" w:lastRow="0" w:firstColumn="0" w:lastColumn="0" w:noHBand="1" w:noVBand="1"/>
      </w:tblPr>
      <w:tblGrid>
        <w:gridCol w:w="2240"/>
        <w:gridCol w:w="7056"/>
      </w:tblGrid>
      <w:tr w:rsidR="008260E7" w14:paraId="39E73F66" w14:textId="77777777" w:rsidTr="002251AB">
        <w:trPr>
          <w:cantSplit/>
          <w:trHeight w:val="18"/>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93E871" w14:textId="77777777" w:rsidR="008260E7" w:rsidRDefault="00F31967" w:rsidP="00D415D4">
            <w:pPr>
              <w:spacing w:line="240" w:lineRule="auto"/>
              <w:ind w:left="-20"/>
              <w:rPr>
                <w:b/>
              </w:rPr>
            </w:pPr>
            <w:proofErr w:type="spellStart"/>
            <w:r>
              <w:rPr>
                <w:b/>
              </w:rPr>
              <w:t>ChatBot</w:t>
            </w:r>
            <w:proofErr w:type="spellEnd"/>
          </w:p>
        </w:tc>
        <w:tc>
          <w:tcPr>
            <w:tcW w:w="705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F48E0DC" w14:textId="6BE5A839" w:rsidR="008260E7" w:rsidRDefault="009555FE" w:rsidP="003674F6">
            <w:pPr>
              <w:spacing w:line="240" w:lineRule="auto"/>
              <w:rPr>
                <w:color w:val="111111"/>
                <w:highlight w:val="white"/>
              </w:rPr>
            </w:pPr>
            <w:r>
              <w:rPr>
                <w:color w:val="111111"/>
                <w:highlight w:val="white"/>
              </w:rPr>
              <w:t>A</w:t>
            </w:r>
            <w:r w:rsidR="00F31967">
              <w:rPr>
                <w:color w:val="111111"/>
                <w:highlight w:val="white"/>
              </w:rPr>
              <w:t xml:space="preserve"> computer program designed to simulate conversation with human users</w:t>
            </w:r>
            <w:r>
              <w:rPr>
                <w:color w:val="111111"/>
                <w:highlight w:val="white"/>
              </w:rPr>
              <w:t>.</w:t>
            </w:r>
          </w:p>
        </w:tc>
      </w:tr>
      <w:tr w:rsidR="008260E7" w14:paraId="168B9164" w14:textId="77777777" w:rsidTr="002251AB">
        <w:trPr>
          <w:cantSplit/>
          <w:trHeight w:val="18"/>
        </w:trPr>
        <w:tc>
          <w:tcPr>
            <w:tcW w:w="22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77FFF9" w14:textId="77777777" w:rsidR="008260E7" w:rsidRDefault="00F31967" w:rsidP="00D415D4">
            <w:pPr>
              <w:spacing w:line="240" w:lineRule="auto"/>
              <w:ind w:left="-20"/>
              <w:rPr>
                <w:b/>
              </w:rPr>
            </w:pPr>
            <w:r>
              <w:rPr>
                <w:b/>
              </w:rPr>
              <w:t>CRUD</w:t>
            </w:r>
          </w:p>
        </w:tc>
        <w:tc>
          <w:tcPr>
            <w:tcW w:w="7056" w:type="dxa"/>
            <w:tcBorders>
              <w:top w:val="nil"/>
              <w:left w:val="nil"/>
              <w:bottom w:val="single" w:sz="8" w:space="0" w:color="000000"/>
              <w:right w:val="single" w:sz="8" w:space="0" w:color="000000"/>
            </w:tcBorders>
            <w:tcMar>
              <w:top w:w="100" w:type="dxa"/>
              <w:left w:w="100" w:type="dxa"/>
              <w:bottom w:w="100" w:type="dxa"/>
              <w:right w:w="100" w:type="dxa"/>
            </w:tcMar>
          </w:tcPr>
          <w:p w14:paraId="51A3DE14" w14:textId="77777777" w:rsidR="008260E7" w:rsidRDefault="00F31967" w:rsidP="003674F6">
            <w:pPr>
              <w:spacing w:line="240" w:lineRule="auto"/>
              <w:rPr>
                <w:highlight w:val="white"/>
              </w:rPr>
            </w:pPr>
            <w:r>
              <w:rPr>
                <w:highlight w:val="white"/>
              </w:rPr>
              <w:t>“</w:t>
            </w:r>
            <w:r>
              <w:rPr>
                <w:color w:val="222222"/>
                <w:highlight w:val="white"/>
              </w:rPr>
              <w:t>Create, Read, Update and Delete</w:t>
            </w:r>
            <w:r>
              <w:rPr>
                <w:highlight w:val="white"/>
              </w:rPr>
              <w:t>”</w:t>
            </w:r>
          </w:p>
        </w:tc>
      </w:tr>
      <w:tr w:rsidR="008260E7" w14:paraId="6E31409A" w14:textId="77777777" w:rsidTr="002251AB">
        <w:trPr>
          <w:cantSplit/>
          <w:trHeight w:val="18"/>
        </w:trPr>
        <w:tc>
          <w:tcPr>
            <w:tcW w:w="22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5560EE" w14:textId="77777777" w:rsidR="008260E7" w:rsidRDefault="00F31967" w:rsidP="00D415D4">
            <w:pPr>
              <w:spacing w:line="240" w:lineRule="auto"/>
              <w:ind w:left="-20"/>
              <w:rPr>
                <w:b/>
              </w:rPr>
            </w:pPr>
            <w:r>
              <w:rPr>
                <w:b/>
              </w:rPr>
              <w:t>DevOps</w:t>
            </w:r>
          </w:p>
        </w:tc>
        <w:tc>
          <w:tcPr>
            <w:tcW w:w="7056" w:type="dxa"/>
            <w:tcBorders>
              <w:top w:val="nil"/>
              <w:left w:val="nil"/>
              <w:bottom w:val="single" w:sz="8" w:space="0" w:color="000000"/>
              <w:right w:val="single" w:sz="8" w:space="0" w:color="000000"/>
            </w:tcBorders>
            <w:tcMar>
              <w:top w:w="100" w:type="dxa"/>
              <w:left w:w="100" w:type="dxa"/>
              <w:bottom w:w="100" w:type="dxa"/>
              <w:right w:w="100" w:type="dxa"/>
            </w:tcMar>
          </w:tcPr>
          <w:p w14:paraId="7D743564" w14:textId="77777777" w:rsidR="008260E7" w:rsidRDefault="00F31967" w:rsidP="003674F6">
            <w:pPr>
              <w:spacing w:line="240" w:lineRule="auto"/>
            </w:pPr>
            <w:r>
              <w:t>Development and Operations Team</w:t>
            </w:r>
          </w:p>
        </w:tc>
      </w:tr>
      <w:tr w:rsidR="008260E7" w14:paraId="4040CDD7" w14:textId="77777777" w:rsidTr="002251AB">
        <w:trPr>
          <w:cantSplit/>
          <w:trHeight w:val="18"/>
        </w:trPr>
        <w:tc>
          <w:tcPr>
            <w:tcW w:w="22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884DDA" w14:textId="77777777" w:rsidR="008260E7" w:rsidRDefault="00F31967" w:rsidP="00D415D4">
            <w:pPr>
              <w:spacing w:line="240" w:lineRule="auto"/>
              <w:ind w:left="-20"/>
              <w:rPr>
                <w:b/>
              </w:rPr>
            </w:pPr>
            <w:r>
              <w:rPr>
                <w:b/>
              </w:rPr>
              <w:t>DFD</w:t>
            </w:r>
          </w:p>
        </w:tc>
        <w:tc>
          <w:tcPr>
            <w:tcW w:w="7056" w:type="dxa"/>
            <w:tcBorders>
              <w:top w:val="nil"/>
              <w:left w:val="nil"/>
              <w:bottom w:val="single" w:sz="8" w:space="0" w:color="000000"/>
              <w:right w:val="single" w:sz="8" w:space="0" w:color="000000"/>
            </w:tcBorders>
            <w:tcMar>
              <w:top w:w="100" w:type="dxa"/>
              <w:left w:w="100" w:type="dxa"/>
              <w:bottom w:w="100" w:type="dxa"/>
              <w:right w:w="100" w:type="dxa"/>
            </w:tcMar>
          </w:tcPr>
          <w:p w14:paraId="721F9269" w14:textId="77777777" w:rsidR="008260E7" w:rsidRDefault="00F31967" w:rsidP="003674F6">
            <w:pPr>
              <w:spacing w:line="240" w:lineRule="auto"/>
            </w:pPr>
            <w:r>
              <w:t>Data flow Diagram</w:t>
            </w:r>
          </w:p>
        </w:tc>
      </w:tr>
      <w:tr w:rsidR="008260E7" w14:paraId="11D76182" w14:textId="77777777" w:rsidTr="002251AB">
        <w:trPr>
          <w:cantSplit/>
          <w:trHeight w:val="18"/>
        </w:trPr>
        <w:tc>
          <w:tcPr>
            <w:tcW w:w="22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258926" w14:textId="77777777" w:rsidR="008260E7" w:rsidRDefault="00F31967" w:rsidP="00D415D4">
            <w:pPr>
              <w:spacing w:line="240" w:lineRule="auto"/>
              <w:ind w:left="-20"/>
              <w:rPr>
                <w:b/>
              </w:rPr>
            </w:pPr>
            <w:r>
              <w:rPr>
                <w:b/>
              </w:rPr>
              <w:lastRenderedPageBreak/>
              <w:t>ERD</w:t>
            </w:r>
          </w:p>
        </w:tc>
        <w:tc>
          <w:tcPr>
            <w:tcW w:w="7056" w:type="dxa"/>
            <w:tcBorders>
              <w:top w:val="nil"/>
              <w:left w:val="nil"/>
              <w:bottom w:val="single" w:sz="8" w:space="0" w:color="000000"/>
              <w:right w:val="single" w:sz="8" w:space="0" w:color="000000"/>
            </w:tcBorders>
            <w:tcMar>
              <w:top w:w="100" w:type="dxa"/>
              <w:left w:w="100" w:type="dxa"/>
              <w:bottom w:w="100" w:type="dxa"/>
              <w:right w:w="100" w:type="dxa"/>
            </w:tcMar>
          </w:tcPr>
          <w:p w14:paraId="680B3AB0" w14:textId="77777777" w:rsidR="008260E7" w:rsidRDefault="00F31967" w:rsidP="003674F6">
            <w:pPr>
              <w:spacing w:line="240" w:lineRule="auto"/>
            </w:pPr>
            <w:r>
              <w:t>Entity Relationship Diagram</w:t>
            </w:r>
          </w:p>
        </w:tc>
      </w:tr>
      <w:tr w:rsidR="008260E7" w14:paraId="680D0949" w14:textId="77777777" w:rsidTr="002251AB">
        <w:trPr>
          <w:cantSplit/>
          <w:trHeight w:val="18"/>
        </w:trPr>
        <w:tc>
          <w:tcPr>
            <w:tcW w:w="22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C47D77" w14:textId="77777777" w:rsidR="008260E7" w:rsidRDefault="00F31967" w:rsidP="00D415D4">
            <w:pPr>
              <w:spacing w:line="240" w:lineRule="auto"/>
              <w:ind w:left="-20"/>
              <w:rPr>
                <w:b/>
                <w:highlight w:val="white"/>
              </w:rPr>
            </w:pPr>
            <w:r>
              <w:rPr>
                <w:b/>
                <w:highlight w:val="white"/>
              </w:rPr>
              <w:t>GUI</w:t>
            </w:r>
          </w:p>
        </w:tc>
        <w:tc>
          <w:tcPr>
            <w:tcW w:w="7056" w:type="dxa"/>
            <w:tcBorders>
              <w:top w:val="nil"/>
              <w:left w:val="nil"/>
              <w:bottom w:val="single" w:sz="8" w:space="0" w:color="000000"/>
              <w:right w:val="single" w:sz="8" w:space="0" w:color="000000"/>
            </w:tcBorders>
            <w:tcMar>
              <w:top w:w="100" w:type="dxa"/>
              <w:left w:w="100" w:type="dxa"/>
              <w:bottom w:w="100" w:type="dxa"/>
              <w:right w:w="100" w:type="dxa"/>
            </w:tcMar>
          </w:tcPr>
          <w:p w14:paraId="230DEB6A" w14:textId="77777777" w:rsidR="008260E7" w:rsidRDefault="00F31967" w:rsidP="003674F6">
            <w:pPr>
              <w:spacing w:line="240" w:lineRule="auto"/>
              <w:rPr>
                <w:color w:val="222222"/>
                <w:highlight w:val="white"/>
              </w:rPr>
            </w:pPr>
            <w:r>
              <w:rPr>
                <w:color w:val="222222"/>
                <w:highlight w:val="white"/>
              </w:rPr>
              <w:t>Graphical User Interface</w:t>
            </w:r>
          </w:p>
        </w:tc>
      </w:tr>
      <w:tr w:rsidR="008260E7" w14:paraId="374FCB79" w14:textId="77777777" w:rsidTr="002251AB">
        <w:trPr>
          <w:cantSplit/>
          <w:trHeight w:val="18"/>
        </w:trPr>
        <w:tc>
          <w:tcPr>
            <w:tcW w:w="22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72A362C" w14:textId="77777777" w:rsidR="008260E7" w:rsidRDefault="00F31967" w:rsidP="00D415D4">
            <w:pPr>
              <w:spacing w:line="240" w:lineRule="auto"/>
              <w:ind w:left="-20"/>
              <w:rPr>
                <w:b/>
                <w:highlight w:val="white"/>
              </w:rPr>
            </w:pPr>
            <w:r>
              <w:rPr>
                <w:b/>
                <w:highlight w:val="white"/>
              </w:rPr>
              <w:t>HTTP Request</w:t>
            </w:r>
          </w:p>
        </w:tc>
        <w:tc>
          <w:tcPr>
            <w:tcW w:w="7056" w:type="dxa"/>
            <w:tcBorders>
              <w:top w:val="nil"/>
              <w:left w:val="nil"/>
              <w:bottom w:val="single" w:sz="8" w:space="0" w:color="000000"/>
              <w:right w:val="single" w:sz="8" w:space="0" w:color="000000"/>
            </w:tcBorders>
            <w:tcMar>
              <w:top w:w="100" w:type="dxa"/>
              <w:left w:w="100" w:type="dxa"/>
              <w:bottom w:w="100" w:type="dxa"/>
              <w:right w:w="100" w:type="dxa"/>
            </w:tcMar>
          </w:tcPr>
          <w:p w14:paraId="096D0B1B" w14:textId="77777777" w:rsidR="008260E7" w:rsidRDefault="00F31967" w:rsidP="003674F6">
            <w:pPr>
              <w:spacing w:line="240" w:lineRule="auto"/>
              <w:rPr>
                <w:color w:val="222222"/>
                <w:highlight w:val="white"/>
              </w:rPr>
            </w:pPr>
            <w:r>
              <w:rPr>
                <w:color w:val="222222"/>
                <w:highlight w:val="white"/>
              </w:rPr>
              <w:t>The Hypertext Transfer Protocol (HTTP) is designed to enable communications between clients and servers. HTTP works as a request-response protocol between a client and server.</w:t>
            </w:r>
          </w:p>
        </w:tc>
      </w:tr>
      <w:tr w:rsidR="008260E7" w14:paraId="3E071EB7" w14:textId="77777777" w:rsidTr="002251AB">
        <w:trPr>
          <w:cantSplit/>
          <w:trHeight w:val="18"/>
        </w:trPr>
        <w:tc>
          <w:tcPr>
            <w:tcW w:w="22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3DB16F" w14:textId="77777777" w:rsidR="008260E7" w:rsidRDefault="00F31967" w:rsidP="00D415D4">
            <w:pPr>
              <w:spacing w:line="240" w:lineRule="auto"/>
              <w:ind w:left="-20"/>
              <w:rPr>
                <w:b/>
                <w:highlight w:val="white"/>
              </w:rPr>
            </w:pPr>
            <w:r>
              <w:rPr>
                <w:b/>
                <w:highlight w:val="white"/>
              </w:rPr>
              <w:t>PostgreSQL</w:t>
            </w:r>
          </w:p>
        </w:tc>
        <w:tc>
          <w:tcPr>
            <w:tcW w:w="7056" w:type="dxa"/>
            <w:tcBorders>
              <w:top w:val="nil"/>
              <w:left w:val="nil"/>
              <w:bottom w:val="single" w:sz="8" w:space="0" w:color="000000"/>
              <w:right w:val="single" w:sz="8" w:space="0" w:color="000000"/>
            </w:tcBorders>
            <w:tcMar>
              <w:top w:w="100" w:type="dxa"/>
              <w:left w:w="100" w:type="dxa"/>
              <w:bottom w:w="100" w:type="dxa"/>
              <w:right w:w="100" w:type="dxa"/>
            </w:tcMar>
          </w:tcPr>
          <w:p w14:paraId="58CCA5F2" w14:textId="77777777" w:rsidR="008260E7" w:rsidRDefault="00F31967" w:rsidP="003674F6">
            <w:pPr>
              <w:spacing w:line="240" w:lineRule="auto"/>
              <w:rPr>
                <w:color w:val="222222"/>
                <w:highlight w:val="white"/>
              </w:rPr>
            </w:pPr>
            <w:r>
              <w:rPr>
                <w:color w:val="222222"/>
                <w:highlight w:val="white"/>
              </w:rPr>
              <w:t>A general-purpose and object-relational database management system.</w:t>
            </w:r>
          </w:p>
        </w:tc>
      </w:tr>
      <w:tr w:rsidR="008260E7" w14:paraId="03690890" w14:textId="77777777" w:rsidTr="002251AB">
        <w:trPr>
          <w:cantSplit/>
          <w:trHeight w:val="18"/>
        </w:trPr>
        <w:tc>
          <w:tcPr>
            <w:tcW w:w="22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232183D" w14:textId="77777777" w:rsidR="008260E7" w:rsidRDefault="00F31967" w:rsidP="00D415D4">
            <w:pPr>
              <w:spacing w:line="240" w:lineRule="auto"/>
              <w:ind w:left="-20"/>
              <w:rPr>
                <w:b/>
                <w:highlight w:val="white"/>
              </w:rPr>
            </w:pPr>
            <w:r>
              <w:rPr>
                <w:b/>
                <w:highlight w:val="white"/>
              </w:rPr>
              <w:t>REST Controller</w:t>
            </w:r>
          </w:p>
        </w:tc>
        <w:tc>
          <w:tcPr>
            <w:tcW w:w="7056" w:type="dxa"/>
            <w:tcBorders>
              <w:top w:val="nil"/>
              <w:left w:val="nil"/>
              <w:bottom w:val="single" w:sz="8" w:space="0" w:color="000000"/>
              <w:right w:val="single" w:sz="8" w:space="0" w:color="000000"/>
            </w:tcBorders>
            <w:tcMar>
              <w:top w:w="100" w:type="dxa"/>
              <w:left w:w="100" w:type="dxa"/>
              <w:bottom w:w="100" w:type="dxa"/>
              <w:right w:w="100" w:type="dxa"/>
            </w:tcMar>
          </w:tcPr>
          <w:p w14:paraId="46D8BA1F" w14:textId="647388DE" w:rsidR="008260E7" w:rsidRDefault="00F31967" w:rsidP="003674F6">
            <w:pPr>
              <w:spacing w:line="240" w:lineRule="auto"/>
              <w:rPr>
                <w:color w:val="222222"/>
                <w:highlight w:val="white"/>
              </w:rPr>
            </w:pPr>
            <w:r>
              <w:rPr>
                <w:color w:val="222222"/>
                <w:highlight w:val="white"/>
              </w:rPr>
              <w:t>This is used to create RESTful web services using Spring MVC. It takes care of mapping request data to the defined request handler method</w:t>
            </w:r>
            <w:r w:rsidR="009555FE">
              <w:rPr>
                <w:color w:val="222222"/>
                <w:highlight w:val="white"/>
              </w:rPr>
              <w:t>.</w:t>
            </w:r>
          </w:p>
        </w:tc>
      </w:tr>
      <w:tr w:rsidR="008260E7" w14:paraId="55092A11" w14:textId="77777777" w:rsidTr="002251AB">
        <w:trPr>
          <w:cantSplit/>
          <w:trHeight w:val="18"/>
        </w:trPr>
        <w:tc>
          <w:tcPr>
            <w:tcW w:w="22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7A32DC" w14:textId="77777777" w:rsidR="008260E7" w:rsidRDefault="00F31967" w:rsidP="00D415D4">
            <w:pPr>
              <w:spacing w:line="240" w:lineRule="auto"/>
              <w:ind w:left="-20"/>
              <w:rPr>
                <w:b/>
              </w:rPr>
            </w:pPr>
            <w:r>
              <w:rPr>
                <w:b/>
              </w:rPr>
              <w:t>REST API</w:t>
            </w:r>
          </w:p>
        </w:tc>
        <w:tc>
          <w:tcPr>
            <w:tcW w:w="7056" w:type="dxa"/>
            <w:tcBorders>
              <w:top w:val="nil"/>
              <w:left w:val="nil"/>
              <w:bottom w:val="single" w:sz="8" w:space="0" w:color="000000"/>
              <w:right w:val="single" w:sz="8" w:space="0" w:color="000000"/>
            </w:tcBorders>
            <w:tcMar>
              <w:top w:w="100" w:type="dxa"/>
              <w:left w:w="100" w:type="dxa"/>
              <w:bottom w:w="100" w:type="dxa"/>
              <w:right w:w="100" w:type="dxa"/>
            </w:tcMar>
          </w:tcPr>
          <w:p w14:paraId="3DFE04C1" w14:textId="3F5697B9" w:rsidR="008260E7" w:rsidRDefault="009555FE" w:rsidP="003674F6">
            <w:pPr>
              <w:spacing w:line="240" w:lineRule="auto"/>
              <w:rPr>
                <w:color w:val="222222"/>
                <w:highlight w:val="white"/>
              </w:rPr>
            </w:pPr>
            <w:r>
              <w:rPr>
                <w:color w:val="222222"/>
                <w:highlight w:val="white"/>
              </w:rPr>
              <w:t>An</w:t>
            </w:r>
            <w:r w:rsidR="00F31967">
              <w:rPr>
                <w:color w:val="222222"/>
                <w:highlight w:val="white"/>
              </w:rPr>
              <w:t xml:space="preserve"> application program interface (</w:t>
            </w:r>
            <w:hyperlink r:id="rId9">
              <w:r w:rsidR="00F31967">
                <w:rPr>
                  <w:color w:val="222222"/>
                  <w:highlight w:val="white"/>
                  <w:u w:val="single"/>
                </w:rPr>
                <w:t>API</w:t>
              </w:r>
            </w:hyperlink>
            <w:r w:rsidR="00F31967">
              <w:rPr>
                <w:color w:val="222222"/>
                <w:highlight w:val="white"/>
              </w:rPr>
              <w:t>) that uses HTTP requests to get, put, post and delete data</w:t>
            </w:r>
            <w:r>
              <w:rPr>
                <w:color w:val="222222"/>
                <w:highlight w:val="white"/>
              </w:rPr>
              <w:t>.</w:t>
            </w:r>
          </w:p>
        </w:tc>
      </w:tr>
      <w:tr w:rsidR="008260E7" w14:paraId="2D8B9261" w14:textId="77777777" w:rsidTr="002251AB">
        <w:trPr>
          <w:cantSplit/>
          <w:trHeight w:val="18"/>
        </w:trPr>
        <w:tc>
          <w:tcPr>
            <w:tcW w:w="22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9FB2BA" w14:textId="6D076E16" w:rsidR="008260E7" w:rsidRDefault="00F31967" w:rsidP="00D415D4">
            <w:pPr>
              <w:spacing w:line="240" w:lineRule="auto"/>
              <w:ind w:left="-20"/>
              <w:rPr>
                <w:b/>
              </w:rPr>
            </w:pPr>
            <w:r>
              <w:rPr>
                <w:b/>
              </w:rPr>
              <w:t>SD</w:t>
            </w:r>
            <w:r w:rsidR="00096624">
              <w:rPr>
                <w:b/>
              </w:rPr>
              <w:t>D</w:t>
            </w:r>
          </w:p>
        </w:tc>
        <w:tc>
          <w:tcPr>
            <w:tcW w:w="7056" w:type="dxa"/>
            <w:tcBorders>
              <w:top w:val="nil"/>
              <w:left w:val="nil"/>
              <w:bottom w:val="single" w:sz="8" w:space="0" w:color="000000"/>
              <w:right w:val="single" w:sz="8" w:space="0" w:color="000000"/>
            </w:tcBorders>
            <w:tcMar>
              <w:top w:w="100" w:type="dxa"/>
              <w:left w:w="100" w:type="dxa"/>
              <w:bottom w:w="100" w:type="dxa"/>
              <w:right w:w="100" w:type="dxa"/>
            </w:tcMar>
          </w:tcPr>
          <w:p w14:paraId="189880A2" w14:textId="77777777" w:rsidR="008260E7" w:rsidRDefault="00F31967" w:rsidP="003674F6">
            <w:pPr>
              <w:spacing w:line="240" w:lineRule="auto"/>
              <w:rPr>
                <w:color w:val="222222"/>
                <w:highlight w:val="white"/>
              </w:rPr>
            </w:pPr>
            <w:r>
              <w:rPr>
                <w:color w:val="222222"/>
                <w:highlight w:val="white"/>
              </w:rPr>
              <w:t>Software Design Description</w:t>
            </w:r>
          </w:p>
        </w:tc>
      </w:tr>
      <w:tr w:rsidR="008260E7" w14:paraId="1764D055" w14:textId="77777777" w:rsidTr="002251AB">
        <w:trPr>
          <w:cantSplit/>
          <w:trHeight w:val="18"/>
        </w:trPr>
        <w:tc>
          <w:tcPr>
            <w:tcW w:w="22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7B70AC" w14:textId="77777777" w:rsidR="008260E7" w:rsidRDefault="00F31967" w:rsidP="00D415D4">
            <w:pPr>
              <w:spacing w:line="240" w:lineRule="auto"/>
              <w:ind w:left="-20"/>
              <w:rPr>
                <w:b/>
              </w:rPr>
            </w:pPr>
            <w:r>
              <w:rPr>
                <w:b/>
              </w:rPr>
              <w:t>Spring Data JPA</w:t>
            </w:r>
          </w:p>
        </w:tc>
        <w:tc>
          <w:tcPr>
            <w:tcW w:w="7056" w:type="dxa"/>
            <w:tcBorders>
              <w:top w:val="nil"/>
              <w:left w:val="nil"/>
              <w:bottom w:val="single" w:sz="8" w:space="0" w:color="000000"/>
              <w:right w:val="single" w:sz="8" w:space="0" w:color="000000"/>
            </w:tcBorders>
            <w:tcMar>
              <w:top w:w="100" w:type="dxa"/>
              <w:left w:w="100" w:type="dxa"/>
              <w:bottom w:w="100" w:type="dxa"/>
              <w:right w:w="100" w:type="dxa"/>
            </w:tcMar>
          </w:tcPr>
          <w:p w14:paraId="409E63BB" w14:textId="78075D55" w:rsidR="008260E7" w:rsidRDefault="00F31967" w:rsidP="003674F6">
            <w:pPr>
              <w:spacing w:line="240" w:lineRule="auto"/>
            </w:pPr>
            <w:r>
              <w:rPr>
                <w:color w:val="222222"/>
                <w:highlight w:val="white"/>
              </w:rPr>
              <w:t>Part of the larger Spring Data family.  This makes it easy to implement JPA based repositories</w:t>
            </w:r>
            <w:r w:rsidR="009555FE">
              <w:rPr>
                <w:color w:val="222222"/>
              </w:rPr>
              <w:t>.</w:t>
            </w:r>
          </w:p>
        </w:tc>
      </w:tr>
      <w:tr w:rsidR="008260E7" w14:paraId="447F2C08" w14:textId="77777777" w:rsidTr="002251AB">
        <w:trPr>
          <w:cantSplit/>
          <w:trHeight w:val="18"/>
        </w:trPr>
        <w:tc>
          <w:tcPr>
            <w:tcW w:w="22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9906BA" w14:textId="77777777" w:rsidR="008260E7" w:rsidRDefault="00F31967" w:rsidP="00D415D4">
            <w:pPr>
              <w:spacing w:line="240" w:lineRule="auto"/>
              <w:ind w:left="-20"/>
              <w:rPr>
                <w:b/>
              </w:rPr>
            </w:pPr>
            <w:r>
              <w:rPr>
                <w:b/>
              </w:rPr>
              <w:t>UMGC</w:t>
            </w:r>
          </w:p>
        </w:tc>
        <w:tc>
          <w:tcPr>
            <w:tcW w:w="7056" w:type="dxa"/>
            <w:tcBorders>
              <w:top w:val="nil"/>
              <w:left w:val="nil"/>
              <w:bottom w:val="single" w:sz="8" w:space="0" w:color="000000"/>
              <w:right w:val="single" w:sz="8" w:space="0" w:color="000000"/>
            </w:tcBorders>
            <w:tcMar>
              <w:top w:w="100" w:type="dxa"/>
              <w:left w:w="100" w:type="dxa"/>
              <w:bottom w:w="100" w:type="dxa"/>
              <w:right w:w="100" w:type="dxa"/>
            </w:tcMar>
          </w:tcPr>
          <w:p w14:paraId="36A3C9BD" w14:textId="77777777" w:rsidR="008260E7" w:rsidRDefault="00F31967" w:rsidP="003674F6">
            <w:pPr>
              <w:spacing w:line="240" w:lineRule="auto"/>
            </w:pPr>
            <w:r>
              <w:t>University of Maryland Global Campus</w:t>
            </w:r>
          </w:p>
        </w:tc>
      </w:tr>
      <w:tr w:rsidR="008260E7" w14:paraId="6712544C" w14:textId="77777777" w:rsidTr="002251AB">
        <w:trPr>
          <w:cantSplit/>
          <w:trHeight w:val="18"/>
        </w:trPr>
        <w:tc>
          <w:tcPr>
            <w:tcW w:w="22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C8F69C" w14:textId="77777777" w:rsidR="008260E7" w:rsidRDefault="00F31967" w:rsidP="00D415D4">
            <w:pPr>
              <w:spacing w:line="240" w:lineRule="auto"/>
              <w:ind w:left="-20"/>
              <w:rPr>
                <w:b/>
              </w:rPr>
            </w:pPr>
            <w:r>
              <w:rPr>
                <w:b/>
              </w:rPr>
              <w:t>PaaS</w:t>
            </w:r>
          </w:p>
        </w:tc>
        <w:tc>
          <w:tcPr>
            <w:tcW w:w="7056" w:type="dxa"/>
            <w:tcBorders>
              <w:top w:val="nil"/>
              <w:left w:val="nil"/>
              <w:bottom w:val="single" w:sz="8" w:space="0" w:color="000000"/>
              <w:right w:val="single" w:sz="8" w:space="0" w:color="000000"/>
            </w:tcBorders>
            <w:tcMar>
              <w:top w:w="100" w:type="dxa"/>
              <w:left w:w="100" w:type="dxa"/>
              <w:bottom w:w="100" w:type="dxa"/>
              <w:right w:w="100" w:type="dxa"/>
            </w:tcMar>
          </w:tcPr>
          <w:p w14:paraId="01A9B85C" w14:textId="77777777" w:rsidR="008260E7" w:rsidRDefault="00F31967" w:rsidP="003674F6">
            <w:pPr>
              <w:spacing w:line="240" w:lineRule="auto"/>
            </w:pPr>
            <w:r>
              <w:t>Platform as a Service - a cloud computing model in which a third-party provider supplies the software and hardware infrastructure required to develop, run, and manage an application.</w:t>
            </w:r>
          </w:p>
        </w:tc>
      </w:tr>
    </w:tbl>
    <w:p w14:paraId="4538CE43" w14:textId="77777777" w:rsidR="008260E7" w:rsidRDefault="008260E7"/>
    <w:p w14:paraId="2F4DBFCD" w14:textId="77777777" w:rsidR="008260E7" w:rsidRPr="007E32BB" w:rsidRDefault="00F31967" w:rsidP="007E32BB">
      <w:pPr>
        <w:pStyle w:val="Heading1"/>
        <w:numPr>
          <w:ilvl w:val="0"/>
          <w:numId w:val="1"/>
        </w:numPr>
        <w:ind w:left="540" w:hanging="540"/>
      </w:pPr>
      <w:bookmarkStart w:id="9" w:name="_Toc37060413"/>
      <w:r w:rsidRPr="007E32BB">
        <w:t>SYSTEM OVERVIEW</w:t>
      </w:r>
      <w:bookmarkEnd w:id="9"/>
      <w:r w:rsidRPr="007E32BB">
        <w:t xml:space="preserve"> </w:t>
      </w:r>
    </w:p>
    <w:p w14:paraId="72AC5E1C" w14:textId="4F814178" w:rsidR="008F6B06" w:rsidRDefault="008F6B06" w:rsidP="008F6B06">
      <w:r>
        <w:t>The UMGC City Application is a collection of interfaces designed to assist city officials in</w:t>
      </w:r>
      <w:r w:rsidR="00800754">
        <w:t xml:space="preserve"> </w:t>
      </w:r>
      <w:r>
        <w:t>creating a database and a customer-facing HTML interface. The customer-facing HTML</w:t>
      </w:r>
      <w:r w:rsidR="00800754">
        <w:t xml:space="preserve"> </w:t>
      </w:r>
      <w:r>
        <w:t>interface is created from a pre-configured HTML template and data collected from city</w:t>
      </w:r>
    </w:p>
    <w:p w14:paraId="53F072E8" w14:textId="4D73AC10" w:rsidR="00C7060A" w:rsidRPr="007E32BB" w:rsidRDefault="008F6B06" w:rsidP="008F6B06">
      <w:r>
        <w:t xml:space="preserve">management users which is stored in the application’s database. </w:t>
      </w:r>
      <w:r w:rsidR="00800754">
        <w:t>The result</w:t>
      </w:r>
      <w:r>
        <w:t xml:space="preserve"> of the application</w:t>
      </w:r>
      <w:r w:rsidR="00800754">
        <w:t xml:space="preserve">’s </w:t>
      </w:r>
      <w:r>
        <w:t>deliverable is a static HTML page in an easy-to-navigate format for use by city residents.</w:t>
      </w:r>
      <w:r w:rsidR="00800754">
        <w:t xml:space="preserve"> </w:t>
      </w:r>
      <w:r>
        <w:t>The UMGC City Application is intended to integrate with</w:t>
      </w:r>
      <w:r w:rsidR="009555FE">
        <w:t xml:space="preserve"> the City of Pasadena’s</w:t>
      </w:r>
      <w:r>
        <w:t xml:space="preserve"> current</w:t>
      </w:r>
      <w:r w:rsidR="009555FE">
        <w:t>ly employed</w:t>
      </w:r>
      <w:r>
        <w:t xml:space="preserve"> </w:t>
      </w:r>
      <w:r w:rsidR="009555FE">
        <w:t xml:space="preserve">web application. By no means is the UMGC City Application meant to </w:t>
      </w:r>
      <w:r>
        <w:t>wholly replace</w:t>
      </w:r>
      <w:r w:rsidR="009555FE">
        <w:t xml:space="preserve"> the cities</w:t>
      </w:r>
      <w:r>
        <w:t xml:space="preserve"> </w:t>
      </w:r>
      <w:r>
        <w:lastRenderedPageBreak/>
        <w:t>current system. This SDD shall</w:t>
      </w:r>
      <w:r w:rsidR="00800754">
        <w:t xml:space="preserve"> </w:t>
      </w:r>
      <w:r>
        <w:t>serve as a technical design blueprint for the development of the UMGC City Application.</w:t>
      </w:r>
      <w:r w:rsidR="00C7060A">
        <w:t xml:space="preserve"> </w:t>
      </w:r>
    </w:p>
    <w:p w14:paraId="0E897BBD" w14:textId="1C5F4945" w:rsidR="007E32BB" w:rsidRDefault="007E32BB" w:rsidP="007E32BB">
      <w:pPr>
        <w:pStyle w:val="Heading1"/>
        <w:numPr>
          <w:ilvl w:val="0"/>
          <w:numId w:val="1"/>
        </w:numPr>
        <w:ind w:left="540" w:hanging="540"/>
      </w:pPr>
      <w:bookmarkStart w:id="10" w:name="_Toc37060414"/>
      <w:r>
        <w:t>SYSTEM ARCHITECTURE</w:t>
      </w:r>
      <w:bookmarkEnd w:id="10"/>
      <w:r>
        <w:t xml:space="preserve"> </w:t>
      </w:r>
    </w:p>
    <w:p w14:paraId="0E8A93F7" w14:textId="197D6E32" w:rsidR="008F6B06" w:rsidRPr="008F6B06" w:rsidRDefault="008F6B06" w:rsidP="00CD2B60">
      <w:r>
        <w:t>The following subsections give the descriptions of how the UMGC City Application shall be</w:t>
      </w:r>
      <w:r w:rsidR="00800754">
        <w:t xml:space="preserve"> </w:t>
      </w:r>
      <w:r>
        <w:t>built, including a high-level overview of the whole architectural design, its subsystems, and the</w:t>
      </w:r>
      <w:r w:rsidR="00800754">
        <w:t xml:space="preserve"> </w:t>
      </w:r>
      <w:r>
        <w:t>rationale behind the chosen components.</w:t>
      </w:r>
    </w:p>
    <w:p w14:paraId="2290E901" w14:textId="77777777" w:rsidR="008260E7" w:rsidRDefault="00F31967" w:rsidP="00CD2B60">
      <w:pPr>
        <w:pStyle w:val="Heading2"/>
        <w:numPr>
          <w:ilvl w:val="1"/>
          <w:numId w:val="1"/>
        </w:numPr>
        <w:ind w:left="540" w:hanging="540"/>
      </w:pPr>
      <w:bookmarkStart w:id="11" w:name="_Toc37060415"/>
      <w:r>
        <w:t>Architectural Design</w:t>
      </w:r>
      <w:bookmarkEnd w:id="11"/>
      <w:r>
        <w:t xml:space="preserve"> </w:t>
      </w:r>
    </w:p>
    <w:p w14:paraId="505531F8" w14:textId="2220E0C0" w:rsidR="00C7060A" w:rsidRDefault="00C7060A" w:rsidP="00CD2B60">
      <w:pPr>
        <w:jc w:val="both"/>
      </w:pPr>
      <w:r>
        <w:t xml:space="preserve">The UMGC City Application </w:t>
      </w:r>
      <w:r w:rsidR="00D932E1">
        <w:t xml:space="preserve">follows a multi-tiered client-server architecture. The application will include the user interface, the business logic, and data access as separate modules. </w:t>
      </w:r>
      <w:r w:rsidR="003E701F">
        <w:t>The</w:t>
      </w:r>
      <w:r>
        <w:t xml:space="preserve"> application </w:t>
      </w:r>
      <w:r w:rsidR="00D932E1">
        <w:t>will be</w:t>
      </w:r>
      <w:r>
        <w:t xml:space="preserve"> hosted within the Heroku (PaaS) cloud platform using isolated, virtualized Linux containers named “dynos”. In addition, the SQL database that the UMGC City rely on is also hosted on the Heroku cloud platform, which is called Heroku Postgres. </w:t>
      </w:r>
    </w:p>
    <w:p w14:paraId="348F5F7C" w14:textId="560EFE48" w:rsidR="00C7060A" w:rsidRDefault="00C7060A" w:rsidP="00CD2B60">
      <w:pPr>
        <w:jc w:val="both"/>
      </w:pPr>
      <w:r>
        <w:t xml:space="preserve">The overall high-level structure of the UMGC City Application can be broken down into three primary modules. The main modules of the system include a presentation layer, supplied by the Angular based service, a service layer, and a data access layer, both of which are supplied by </w:t>
      </w:r>
      <w:r w:rsidR="00C84C0F">
        <w:t xml:space="preserve">a </w:t>
      </w:r>
      <w:r>
        <w:t xml:space="preserve">backend Java based service. See Figure 1 below for a visual representation of the UMGC Architectural design at a high-level. </w:t>
      </w:r>
    </w:p>
    <w:p w14:paraId="1E2EF830" w14:textId="60B04699" w:rsidR="00CD2B60" w:rsidRDefault="003D0287" w:rsidP="00CD2B60">
      <w:pPr>
        <w:keepNext/>
        <w:spacing w:before="240"/>
        <w:jc w:val="center"/>
      </w:pPr>
      <w:r>
        <w:rPr>
          <w:noProof/>
        </w:rPr>
        <w:lastRenderedPageBreak/>
        <w:drawing>
          <wp:inline distT="0" distB="0" distL="0" distR="0" wp14:anchorId="65915065" wp14:editId="338223F6">
            <wp:extent cx="3848100" cy="2800973"/>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ghLevelArch.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63979" cy="2812531"/>
                    </a:xfrm>
                    <a:prstGeom prst="rect">
                      <a:avLst/>
                    </a:prstGeom>
                  </pic:spPr>
                </pic:pic>
              </a:graphicData>
            </a:graphic>
          </wp:inline>
        </w:drawing>
      </w:r>
    </w:p>
    <w:p w14:paraId="766E1CDE" w14:textId="416F1143" w:rsidR="00C7060A" w:rsidRPr="00CD2B60" w:rsidRDefault="00CD2B60" w:rsidP="00CD2B60">
      <w:pPr>
        <w:pStyle w:val="Caption"/>
        <w:jc w:val="center"/>
        <w:rPr>
          <w:color w:val="auto"/>
        </w:rPr>
      </w:pPr>
      <w:bookmarkStart w:id="12" w:name="_Toc37060447"/>
      <w:r w:rsidRPr="00CD2B60">
        <w:rPr>
          <w:color w:val="auto"/>
        </w:rPr>
        <w:t xml:space="preserve">Figure </w:t>
      </w:r>
      <w:r w:rsidRPr="00CD2B60">
        <w:rPr>
          <w:color w:val="auto"/>
        </w:rPr>
        <w:fldChar w:fldCharType="begin"/>
      </w:r>
      <w:r w:rsidRPr="00CD2B60">
        <w:rPr>
          <w:color w:val="auto"/>
        </w:rPr>
        <w:instrText xml:space="preserve"> SEQ Figure \* ARABIC </w:instrText>
      </w:r>
      <w:r w:rsidRPr="00CD2B60">
        <w:rPr>
          <w:color w:val="auto"/>
        </w:rPr>
        <w:fldChar w:fldCharType="separate"/>
      </w:r>
      <w:r w:rsidR="000853D5">
        <w:rPr>
          <w:noProof/>
          <w:color w:val="auto"/>
        </w:rPr>
        <w:t>1</w:t>
      </w:r>
      <w:r w:rsidRPr="00CD2B60">
        <w:rPr>
          <w:color w:val="auto"/>
        </w:rPr>
        <w:fldChar w:fldCharType="end"/>
      </w:r>
      <w:r w:rsidRPr="00CD2B60">
        <w:rPr>
          <w:color w:val="auto"/>
        </w:rPr>
        <w:t xml:space="preserve"> - High Level Architectural Overview of the UMGC City Application</w:t>
      </w:r>
      <w:bookmarkEnd w:id="12"/>
    </w:p>
    <w:p w14:paraId="1EADE29F" w14:textId="62AE7061" w:rsidR="00C7060A" w:rsidRDefault="007E32BB" w:rsidP="00CD2B60">
      <w:pPr>
        <w:pStyle w:val="Heading2"/>
        <w:numPr>
          <w:ilvl w:val="1"/>
          <w:numId w:val="1"/>
        </w:numPr>
        <w:ind w:left="540" w:hanging="540"/>
      </w:pPr>
      <w:bookmarkStart w:id="13" w:name="_Toc37060416"/>
      <w:r>
        <w:t>Decomposition Description</w:t>
      </w:r>
      <w:bookmarkEnd w:id="13"/>
    </w:p>
    <w:p w14:paraId="2AD7CF4E" w14:textId="18059E6F" w:rsidR="007E32BB" w:rsidRDefault="007E32BB" w:rsidP="00CD2B60">
      <w:r>
        <w:t>Each of system’s three identified modules from section 3.1</w:t>
      </w:r>
      <w:r w:rsidR="003E701F">
        <w:t xml:space="preserve"> (</w:t>
      </w:r>
      <w:r>
        <w:t>the presentation layer, the service layer, and the data access layer</w:t>
      </w:r>
      <w:r w:rsidR="003E701F">
        <w:t>)</w:t>
      </w:r>
      <w:r>
        <w:t xml:space="preserve"> has a specific role to play to ensure that the UMGC City Application functions properly and meets the requirements as agreed to be all stakeholders. Each system module and </w:t>
      </w:r>
      <w:r w:rsidR="00133C77">
        <w:t xml:space="preserve">its </w:t>
      </w:r>
      <w:r>
        <w:t>associated role is as follows:</w:t>
      </w:r>
    </w:p>
    <w:p w14:paraId="3438B29C" w14:textId="0BBB44A5" w:rsidR="007E32BB" w:rsidRDefault="007E32BB" w:rsidP="00CD2B60">
      <w:pPr>
        <w:pStyle w:val="ListParagraph"/>
        <w:numPr>
          <w:ilvl w:val="0"/>
          <w:numId w:val="10"/>
        </w:numPr>
      </w:pPr>
      <w:r>
        <w:t xml:space="preserve">Presentation Layer: Provides the users of the system with a graphical user interface that is accessible through a web browser and displays content and information in a way that makes it useful to the user. </w:t>
      </w:r>
    </w:p>
    <w:p w14:paraId="7E28EB40" w14:textId="7FA6152C" w:rsidR="007E32BB" w:rsidRDefault="007E32BB" w:rsidP="00CD2B60">
      <w:pPr>
        <w:pStyle w:val="ListParagraph"/>
        <w:numPr>
          <w:ilvl w:val="0"/>
          <w:numId w:val="10"/>
        </w:numPr>
      </w:pPr>
      <w:r>
        <w:t xml:space="preserve">Service Layer: Contains </w:t>
      </w:r>
      <w:r w:rsidR="003D0287">
        <w:t>T</w:t>
      </w:r>
      <w:r>
        <w:t xml:space="preserve">he functional business logic which drives the applications core capabilities such as authorization and authentication, data validation and processing, and all business transactions that come in or go out of the system.  </w:t>
      </w:r>
    </w:p>
    <w:p w14:paraId="591A23C9" w14:textId="180D7E1A" w:rsidR="007E32BB" w:rsidRDefault="007E32BB" w:rsidP="00CD2B60">
      <w:pPr>
        <w:pStyle w:val="ListParagraph"/>
        <w:numPr>
          <w:ilvl w:val="0"/>
          <w:numId w:val="12"/>
        </w:numPr>
      </w:pPr>
      <w:r>
        <w:t>Data Access Layer: Maps the relational database to and from the system in-memory Java objects.</w:t>
      </w:r>
    </w:p>
    <w:p w14:paraId="58AB61FE" w14:textId="28DE000D" w:rsidR="00133C77" w:rsidRDefault="00133C77" w:rsidP="00CD2B60">
      <w:pPr>
        <w:pStyle w:val="Heading2"/>
        <w:numPr>
          <w:ilvl w:val="1"/>
          <w:numId w:val="1"/>
        </w:numPr>
        <w:ind w:left="540" w:hanging="540"/>
      </w:pPr>
      <w:bookmarkStart w:id="14" w:name="_Toc37060417"/>
      <w:r>
        <w:lastRenderedPageBreak/>
        <w:t>Design Rationale</w:t>
      </w:r>
      <w:bookmarkEnd w:id="14"/>
    </w:p>
    <w:p w14:paraId="67B4AC91" w14:textId="6FE76FBF" w:rsidR="00D73970" w:rsidRDefault="00D73970" w:rsidP="00CD2B60">
      <w:r>
        <w:t xml:space="preserve">The UMGC City Application </w:t>
      </w:r>
      <w:r w:rsidR="00090296">
        <w:t xml:space="preserve">is designed </w:t>
      </w:r>
      <w:r w:rsidR="000338B6">
        <w:t>to follow a multi-tiered architecture</w:t>
      </w:r>
      <w:r w:rsidR="00090296">
        <w:t xml:space="preserve">, instead of a monolithic architecture so that </w:t>
      </w:r>
      <w:r w:rsidR="00C84C0F">
        <w:t xml:space="preserve">the data access, business logic, and UI presentation are </w:t>
      </w:r>
      <w:r w:rsidR="00090296">
        <w:t xml:space="preserve">not tightly coupled. </w:t>
      </w:r>
      <w:r w:rsidR="00E27447">
        <w:t>In a monolithic architecture</w:t>
      </w:r>
      <w:r w:rsidR="003E701F">
        <w:t>,</w:t>
      </w:r>
      <w:r w:rsidR="00E27447">
        <w:t xml:space="preserve"> all processes are tightly coupled and run as a single service which adds risk to the application</w:t>
      </w:r>
      <w:r w:rsidR="004121A0">
        <w:t>’</w:t>
      </w:r>
      <w:r w:rsidR="00E27447">
        <w:t>s availability. In a system where all the processes are dependent on one another</w:t>
      </w:r>
      <w:r w:rsidR="003E701F">
        <w:t>,</w:t>
      </w:r>
      <w:r w:rsidR="00E27447">
        <w:t xml:space="preserve"> the chances of the system crashing due to a single process failure increases greatly.  </w:t>
      </w:r>
      <w:r w:rsidR="004B1E15">
        <w:t>In addition, having tightly coupled processes means that when one process experiences an increase in traffic</w:t>
      </w:r>
      <w:r w:rsidR="003E701F">
        <w:t>,</w:t>
      </w:r>
      <w:r w:rsidR="004B1E15">
        <w:t xml:space="preserve"> the entire architecture must be </w:t>
      </w:r>
      <w:r w:rsidR="005305B2">
        <w:t xml:space="preserve">allocated more resources, and adding any additional features or improvements to the system increases the complexity of the implementation.  </w:t>
      </w:r>
    </w:p>
    <w:p w14:paraId="76D88633" w14:textId="7A1A4563" w:rsidR="005305B2" w:rsidRDefault="005305B2" w:rsidP="00CD2B60">
      <w:r>
        <w:t xml:space="preserve">The UMGC City Application’s architecture allows each component of the application </w:t>
      </w:r>
      <w:r w:rsidR="002D6BF2">
        <w:t xml:space="preserve">to be developed, deployed, operated, and scaled without affecting the functioning of the entire system. The architecture </w:t>
      </w:r>
      <w:r w:rsidR="0039543C">
        <w:t xml:space="preserve">that </w:t>
      </w:r>
      <w:r w:rsidR="007F575F">
        <w:t xml:space="preserve">the UMGC City Application </w:t>
      </w:r>
      <w:r w:rsidR="00C84C0F">
        <w:t xml:space="preserve">is </w:t>
      </w:r>
      <w:r w:rsidR="0039543C">
        <w:t xml:space="preserve">designed with </w:t>
      </w:r>
      <w:r w:rsidR="007F575F">
        <w:t>increases the system’s resilience, allows each service to be independently scaled to meet increased</w:t>
      </w:r>
      <w:r w:rsidR="0039543C">
        <w:t xml:space="preserve"> system</w:t>
      </w:r>
      <w:r w:rsidR="007F575F">
        <w:t xml:space="preserve"> demands,</w:t>
      </w:r>
      <w:r w:rsidR="00E45921">
        <w:t xml:space="preserve"> and</w:t>
      </w:r>
      <w:r w:rsidR="008C2BF2">
        <w:t xml:space="preserve"> </w:t>
      </w:r>
      <w:r w:rsidR="007F575F">
        <w:t>enable</w:t>
      </w:r>
      <w:r w:rsidR="0039543C">
        <w:t xml:space="preserve">s </w:t>
      </w:r>
      <w:r w:rsidR="0039543C" w:rsidRPr="0039543C">
        <w:t>continuous integration and delivery</w:t>
      </w:r>
      <w:r w:rsidR="00E45921">
        <w:t xml:space="preserve">. The numerous advantages provided to the UMUC City Application by choosing </w:t>
      </w:r>
      <w:r w:rsidR="00F73DDE">
        <w:t>this</w:t>
      </w:r>
      <w:r w:rsidR="00E45921">
        <w:t xml:space="preserve"> architecture is largely contributed to the fact </w:t>
      </w:r>
      <w:r w:rsidR="0052511A">
        <w:t>that the</w:t>
      </w:r>
      <w:r w:rsidR="00E45921">
        <w:t xml:space="preserve"> entire system</w:t>
      </w:r>
      <w:r w:rsidR="0052511A">
        <w:t xml:space="preserve"> is decomposed into small modular components</w:t>
      </w:r>
      <w:r w:rsidR="00F73DDE">
        <w:t xml:space="preserve">.  This </w:t>
      </w:r>
      <w:r w:rsidR="004121A0">
        <w:t>permit</w:t>
      </w:r>
      <w:r w:rsidR="00F73DDE">
        <w:t>s</w:t>
      </w:r>
      <w:r w:rsidR="0052511A">
        <w:t xml:space="preserve"> each functional component to be implemented independently without </w:t>
      </w:r>
      <w:r w:rsidR="004121A0">
        <w:t>depending on the work of</w:t>
      </w:r>
      <w:r w:rsidR="0052511A">
        <w:t xml:space="preserve"> </w:t>
      </w:r>
      <w:r w:rsidR="0052511A" w:rsidRPr="00F73DDE">
        <w:t>another team member</w:t>
      </w:r>
      <w:r w:rsidR="004121A0" w:rsidRPr="00F73DDE">
        <w:t>.</w:t>
      </w:r>
      <w:r w:rsidR="0052511A" w:rsidRPr="00F73DDE">
        <w:t xml:space="preserve"> </w:t>
      </w:r>
      <w:r w:rsidR="004121A0" w:rsidRPr="00F73DDE">
        <w:t>Furthermore, d</w:t>
      </w:r>
      <w:r w:rsidR="00F016A8" w:rsidRPr="00F73DDE">
        <w:t>ecomposing the system</w:t>
      </w:r>
      <w:r w:rsidR="004121A0" w:rsidRPr="00F73DDE">
        <w:t xml:space="preserve"> into modules aids in empowering</w:t>
      </w:r>
      <w:r w:rsidR="00F016A8" w:rsidRPr="00F73DDE">
        <w:t xml:space="preserve"> each team member</w:t>
      </w:r>
      <w:r w:rsidR="004121A0" w:rsidRPr="00F73DDE">
        <w:t xml:space="preserve"> </w:t>
      </w:r>
      <w:r w:rsidR="004121A0" w:rsidRPr="00F73DDE">
        <w:rPr>
          <w:color w:val="333333"/>
          <w:shd w:val="clear" w:color="auto" w:fill="FFFFFF"/>
        </w:rPr>
        <w:t xml:space="preserve">to work more independently, faster, and feel comfortable </w:t>
      </w:r>
      <w:r w:rsidR="00F016A8" w:rsidRPr="00F73DDE">
        <w:t xml:space="preserve">to take ownership </w:t>
      </w:r>
      <w:r w:rsidR="004121A0" w:rsidRPr="00F73DDE">
        <w:t xml:space="preserve">over an </w:t>
      </w:r>
      <w:r w:rsidR="00F016A8" w:rsidRPr="00F73DDE">
        <w:t>individual module</w:t>
      </w:r>
      <w:r w:rsidR="003D7606" w:rsidRPr="00F73DDE">
        <w:t>, seeing as the tasks become smaller and their context becomes better understood.</w:t>
      </w:r>
      <w:r w:rsidR="003D7606">
        <w:t xml:space="preserve"> </w:t>
      </w:r>
    </w:p>
    <w:p w14:paraId="2BB57026" w14:textId="5CA0E951" w:rsidR="003D7606" w:rsidRDefault="00434B5E" w:rsidP="00CD2B60">
      <w:pPr>
        <w:pStyle w:val="Heading1"/>
        <w:numPr>
          <w:ilvl w:val="0"/>
          <w:numId w:val="1"/>
        </w:numPr>
        <w:ind w:left="540" w:hanging="540"/>
      </w:pPr>
      <w:bookmarkStart w:id="15" w:name="_Ref35642887"/>
      <w:bookmarkStart w:id="16" w:name="_Ref35643398"/>
      <w:bookmarkStart w:id="17" w:name="_Ref35643733"/>
      <w:bookmarkStart w:id="18" w:name="_Toc37060418"/>
      <w:r>
        <w:lastRenderedPageBreak/>
        <w:t>DATA DESIGN</w:t>
      </w:r>
      <w:bookmarkEnd w:id="15"/>
      <w:bookmarkEnd w:id="16"/>
      <w:bookmarkEnd w:id="17"/>
      <w:bookmarkEnd w:id="18"/>
      <w:r>
        <w:t xml:space="preserve"> </w:t>
      </w:r>
    </w:p>
    <w:p w14:paraId="2423C256" w14:textId="21FFC699" w:rsidR="008F6B06" w:rsidRPr="008F6B06" w:rsidRDefault="008F6B06" w:rsidP="00CD2B60">
      <w:r>
        <w:t>The following subsections explain how the information is organized into data structures within</w:t>
      </w:r>
      <w:r w:rsidR="00800754">
        <w:t xml:space="preserve"> </w:t>
      </w:r>
      <w:r>
        <w:t>the UMGC City Application. Entities along with their descriptions and attributes shall be</w:t>
      </w:r>
      <w:r w:rsidR="00800754">
        <w:t xml:space="preserve"> </w:t>
      </w:r>
      <w:r>
        <w:t>provided to show the design of system data.</w:t>
      </w:r>
    </w:p>
    <w:p w14:paraId="67C53289" w14:textId="2C1B1319" w:rsidR="005A661D" w:rsidRDefault="0016308A" w:rsidP="00CD2B60">
      <w:pPr>
        <w:pStyle w:val="Heading2"/>
        <w:numPr>
          <w:ilvl w:val="1"/>
          <w:numId w:val="1"/>
        </w:numPr>
        <w:ind w:left="540" w:hanging="540"/>
      </w:pPr>
      <w:bookmarkStart w:id="19" w:name="_Toc37060419"/>
      <w:r>
        <w:t>Data Description</w:t>
      </w:r>
      <w:bookmarkEnd w:id="19"/>
      <w:r>
        <w:t xml:space="preserve"> </w:t>
      </w:r>
    </w:p>
    <w:p w14:paraId="503DCE3D" w14:textId="0292DC22" w:rsidR="00FB0286" w:rsidRDefault="00FB0286" w:rsidP="00CD2B60">
      <w:r>
        <w:t>The UMGC City Application’s data will be stored in a PostgreSQL database server stored on the Heroku cloud platform. The data model consists of 8 entities. The entities and their attributes are explained below:</w:t>
      </w:r>
    </w:p>
    <w:p w14:paraId="6E1DE694" w14:textId="5C5E9259" w:rsidR="00FB0286" w:rsidRDefault="00FB0286" w:rsidP="00CD2B60">
      <w:pPr>
        <w:pStyle w:val="ListParagraph"/>
        <w:numPr>
          <w:ilvl w:val="0"/>
          <w:numId w:val="12"/>
        </w:numPr>
      </w:pPr>
      <w:proofErr w:type="spellStart"/>
      <w:r>
        <w:t>City_User</w:t>
      </w:r>
      <w:proofErr w:type="spellEnd"/>
      <w:r>
        <w:t>: This entity stores the details of the city official that manages the city. It includes the last name, first name, email address, and password attributes. The email address and password are required entities that will be used to authenticate users that log in to the system’s city administration portal provided by the front-end Angular UI.</w:t>
      </w:r>
    </w:p>
    <w:p w14:paraId="1F0DE4A8" w14:textId="77777777" w:rsidR="00FB0286" w:rsidRDefault="00FB0286" w:rsidP="00CD2B60">
      <w:pPr>
        <w:pStyle w:val="ListParagraph"/>
        <w:numPr>
          <w:ilvl w:val="0"/>
          <w:numId w:val="12"/>
        </w:numPr>
      </w:pPr>
      <w:r>
        <w:t xml:space="preserve">City: This entity stores the details of the city that will be included in the zoning application, i.e. the city’s name and the state where the city is located. This entity references the </w:t>
      </w:r>
      <w:proofErr w:type="spellStart"/>
      <w:r>
        <w:t>City_User</w:t>
      </w:r>
      <w:proofErr w:type="spellEnd"/>
      <w:r>
        <w:t xml:space="preserve"> entity.</w:t>
      </w:r>
    </w:p>
    <w:p w14:paraId="59E87EF4" w14:textId="77777777" w:rsidR="00FB0286" w:rsidRDefault="00FB0286" w:rsidP="00CD2B60">
      <w:pPr>
        <w:pStyle w:val="ListParagraph"/>
        <w:numPr>
          <w:ilvl w:val="0"/>
          <w:numId w:val="12"/>
        </w:numPr>
      </w:pPr>
      <w:proofErr w:type="spellStart"/>
      <w:r>
        <w:t>Zone_Land_Use</w:t>
      </w:r>
      <w:proofErr w:type="spellEnd"/>
      <w:r>
        <w:t>: This entity stores all land uses applicable for a city by their description. This entity references the city entity.</w:t>
      </w:r>
    </w:p>
    <w:p w14:paraId="3855D1A1" w14:textId="4FA2F234" w:rsidR="00FB0286" w:rsidRDefault="00FB0286" w:rsidP="00CD2B60">
      <w:pPr>
        <w:pStyle w:val="ListParagraph"/>
        <w:numPr>
          <w:ilvl w:val="0"/>
          <w:numId w:val="12"/>
        </w:numPr>
      </w:pPr>
      <w:r>
        <w:t>Zone: This entity stores all available zone types within a city by their zoning symbol and naming description. This entity references the city entity.</w:t>
      </w:r>
    </w:p>
    <w:p w14:paraId="17E36044" w14:textId="2C4731D3" w:rsidR="00C471A8" w:rsidRDefault="00C471A8" w:rsidP="003D0287">
      <w:pPr>
        <w:pStyle w:val="ListParagraph"/>
        <w:numPr>
          <w:ilvl w:val="0"/>
          <w:numId w:val="12"/>
        </w:numPr>
      </w:pPr>
      <w:proofErr w:type="spellStart"/>
      <w:r>
        <w:t>Allowed_Land_Use</w:t>
      </w:r>
      <w:proofErr w:type="spellEnd"/>
      <w:r>
        <w:t xml:space="preserve">: This entity links the </w:t>
      </w:r>
      <w:proofErr w:type="spellStart"/>
      <w:r>
        <w:t>Zone_Land_Use</w:t>
      </w:r>
      <w:proofErr w:type="spellEnd"/>
      <w:r>
        <w:t xml:space="preserve"> entity to its associated Zone entity. It acts as a bridge entity for the many-to-many relationship between </w:t>
      </w:r>
      <w:proofErr w:type="spellStart"/>
      <w:r>
        <w:t>Zone_Land_Use</w:t>
      </w:r>
      <w:proofErr w:type="spellEnd"/>
      <w:r>
        <w:t xml:space="preserve"> and Zone and </w:t>
      </w:r>
      <w:r w:rsidRPr="00C471A8">
        <w:t>store</w:t>
      </w:r>
      <w:r>
        <w:t>s</w:t>
      </w:r>
      <w:r w:rsidRPr="00C471A8">
        <w:t xml:space="preserve"> a record for each of the combinations of these other two </w:t>
      </w:r>
      <w:r>
        <w:t xml:space="preserve">entities. </w:t>
      </w:r>
      <w:r w:rsidR="003D0287">
        <w:t xml:space="preserve">In addition, the Allowed Land Use entity also contains the URL’s associated </w:t>
      </w:r>
      <w:r w:rsidR="003D0287">
        <w:lastRenderedPageBreak/>
        <w:t xml:space="preserve">with each city zone and </w:t>
      </w:r>
      <w:proofErr w:type="gramStart"/>
      <w:r w:rsidR="003D0287">
        <w:t>it’s</w:t>
      </w:r>
      <w:proofErr w:type="gramEnd"/>
      <w:r w:rsidR="003D0287">
        <w:t xml:space="preserve"> allowed land use</w:t>
      </w:r>
      <w:r w:rsidR="000969B6">
        <w:t>’s</w:t>
      </w:r>
      <w:r w:rsidR="003D0287">
        <w:t xml:space="preserve"> required permit guidelines and th</w:t>
      </w:r>
      <w:r w:rsidR="000969B6">
        <w:t xml:space="preserve">e required permit’s application URL. </w:t>
      </w:r>
    </w:p>
    <w:p w14:paraId="7852AA34" w14:textId="780740DD" w:rsidR="00FB0286" w:rsidRDefault="00FB0286" w:rsidP="00CD2B60">
      <w:pPr>
        <w:pStyle w:val="ListParagraph"/>
        <w:numPr>
          <w:ilvl w:val="0"/>
          <w:numId w:val="12"/>
        </w:numPr>
      </w:pPr>
      <w:proofErr w:type="spellStart"/>
      <w:r>
        <w:t>Development_Standards</w:t>
      </w:r>
      <w:proofErr w:type="spellEnd"/>
      <w:r>
        <w:t xml:space="preserve">: </w:t>
      </w:r>
      <w:r w:rsidR="00C471A8">
        <w:t>T</w:t>
      </w:r>
      <w:r>
        <w:t>his entity stores the URL</w:t>
      </w:r>
      <w:r w:rsidR="00C471A8">
        <w:t xml:space="preserve"> for each list </w:t>
      </w:r>
      <w:r w:rsidR="00EF5CC5">
        <w:t>of development</w:t>
      </w:r>
      <w:r w:rsidR="00C471A8">
        <w:t xml:space="preserve"> </w:t>
      </w:r>
      <w:r>
        <w:t>standards</w:t>
      </w:r>
      <w:r w:rsidR="00C471A8">
        <w:t xml:space="preserve"> that must be followed in each zone</w:t>
      </w:r>
      <w:r>
        <w:t xml:space="preserve"> </w:t>
      </w:r>
      <w:r w:rsidR="00C471A8">
        <w:t xml:space="preserve">for </w:t>
      </w:r>
      <w:r>
        <w:t xml:space="preserve">a city. It references the </w:t>
      </w:r>
      <w:r w:rsidR="00C471A8">
        <w:t>Z</w:t>
      </w:r>
      <w:r>
        <w:t>one entity.</w:t>
      </w:r>
    </w:p>
    <w:p w14:paraId="492DEBBE" w14:textId="67A2A866" w:rsidR="0068219F" w:rsidRPr="000969B6" w:rsidRDefault="0068219F" w:rsidP="00CD2B60">
      <w:pPr>
        <w:pStyle w:val="ListParagraph"/>
        <w:numPr>
          <w:ilvl w:val="0"/>
          <w:numId w:val="12"/>
        </w:numPr>
      </w:pPr>
      <w:r w:rsidRPr="000969B6">
        <w:t>Authorities: This entity stores the roles that will be authorized to access the admin portal.</w:t>
      </w:r>
    </w:p>
    <w:p w14:paraId="4E90FF7D" w14:textId="32C61592" w:rsidR="005A661D" w:rsidRDefault="00FB0286" w:rsidP="00CD2B60">
      <w:r>
        <w:t>Each entity will include an id attribute that will be the entity’s primary key. The type of the primary key</w:t>
      </w:r>
      <w:r w:rsidR="00EF5CC5">
        <w:t xml:space="preserve"> used in each entity</w:t>
      </w:r>
      <w:r>
        <w:t xml:space="preserve"> is a Universally Unique Identifier (UUID)</w:t>
      </w:r>
      <w:r w:rsidR="00EF5CC5">
        <w:t xml:space="preserve">, also known as GUID </w:t>
      </w:r>
      <w:r w:rsidR="00EF5CC5" w:rsidRPr="00EF5CC5">
        <w:t>(global unique identifiers)</w:t>
      </w:r>
      <w:r w:rsidR="00EF5CC5">
        <w:t xml:space="preserve"> to most software companies an</w:t>
      </w:r>
      <w:r w:rsidR="003069C5">
        <w:t>d</w:t>
      </w:r>
      <w:r w:rsidR="00EF5CC5" w:rsidRPr="003069C5">
        <w:t> used</w:t>
      </w:r>
      <w:r w:rsidR="003069C5">
        <w:t xml:space="preserve"> by software developers</w:t>
      </w:r>
      <w:r w:rsidR="00EF5CC5" w:rsidRPr="003069C5">
        <w:t xml:space="preserve"> to refer to Component Object Module objects</w:t>
      </w:r>
      <w:r w:rsidR="003069C5">
        <w:t xml:space="preserve">. For the UMGC City Application the </w:t>
      </w:r>
      <w:r>
        <w:t xml:space="preserve">PostgreSQL uuid_generate_v4() function will be used to generate </w:t>
      </w:r>
      <w:r w:rsidR="003069C5">
        <w:t>each entity record’s</w:t>
      </w:r>
      <w:r>
        <w:t xml:space="preserve"> UUID primary key</w:t>
      </w:r>
      <w:r w:rsidR="003069C5">
        <w:t xml:space="preserve"> value</w:t>
      </w:r>
      <w:r>
        <w:t>.</w:t>
      </w:r>
      <w:r w:rsidR="003069C5">
        <w:t xml:space="preserve"> The ERD diagram provided below in Figure 2 provides the architectural layout for the system’s PostgreSQL relational database management system and illustrates the relationship between each entity. </w:t>
      </w:r>
    </w:p>
    <w:p w14:paraId="7436514F" w14:textId="08728247" w:rsidR="000969B6" w:rsidRDefault="000969B6" w:rsidP="00CD2B60"/>
    <w:p w14:paraId="2BFCA341" w14:textId="77777777" w:rsidR="000969B6" w:rsidRDefault="000969B6" w:rsidP="00CD2B60"/>
    <w:p w14:paraId="57AA5472" w14:textId="77777777" w:rsidR="003069C5" w:rsidRDefault="003069C5" w:rsidP="00CD2B60"/>
    <w:p w14:paraId="61DCD276" w14:textId="5F0C88ED" w:rsidR="007F3C42" w:rsidRDefault="000969B6" w:rsidP="007F3C42">
      <w:pPr>
        <w:keepNext/>
        <w:jc w:val="center"/>
      </w:pPr>
      <w:r>
        <w:rPr>
          <w:noProof/>
        </w:rPr>
        <w:drawing>
          <wp:inline distT="0" distB="0" distL="0" distR="0" wp14:anchorId="7EEDD631" wp14:editId="57F37B17">
            <wp:extent cx="5943600" cy="153035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Final(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530350"/>
                    </a:xfrm>
                    <a:prstGeom prst="rect">
                      <a:avLst/>
                    </a:prstGeom>
                  </pic:spPr>
                </pic:pic>
              </a:graphicData>
            </a:graphic>
          </wp:inline>
        </w:drawing>
      </w:r>
    </w:p>
    <w:p w14:paraId="6AA8B120" w14:textId="60065B78" w:rsidR="003069C5" w:rsidRPr="007F3C42" w:rsidRDefault="007F3C42" w:rsidP="007F3C42">
      <w:pPr>
        <w:pStyle w:val="Caption"/>
        <w:jc w:val="center"/>
        <w:rPr>
          <w:color w:val="auto"/>
        </w:rPr>
      </w:pPr>
      <w:bookmarkStart w:id="20" w:name="_Toc37060448"/>
      <w:r w:rsidRPr="007F3C42">
        <w:rPr>
          <w:color w:val="auto"/>
        </w:rPr>
        <w:t xml:space="preserve">Figure </w:t>
      </w:r>
      <w:r w:rsidRPr="007F3C42">
        <w:rPr>
          <w:color w:val="auto"/>
        </w:rPr>
        <w:fldChar w:fldCharType="begin"/>
      </w:r>
      <w:r w:rsidRPr="007F3C42">
        <w:rPr>
          <w:color w:val="auto"/>
        </w:rPr>
        <w:instrText xml:space="preserve"> SEQ Figure \* ARABIC </w:instrText>
      </w:r>
      <w:r w:rsidRPr="007F3C42">
        <w:rPr>
          <w:color w:val="auto"/>
        </w:rPr>
        <w:fldChar w:fldCharType="separate"/>
      </w:r>
      <w:r w:rsidR="000853D5">
        <w:rPr>
          <w:noProof/>
          <w:color w:val="auto"/>
        </w:rPr>
        <w:t>2</w:t>
      </w:r>
      <w:r w:rsidRPr="007F3C42">
        <w:rPr>
          <w:color w:val="auto"/>
        </w:rPr>
        <w:fldChar w:fldCharType="end"/>
      </w:r>
      <w:r w:rsidRPr="007F3C42">
        <w:rPr>
          <w:color w:val="auto"/>
        </w:rPr>
        <w:t xml:space="preserve"> -Entity Relationship Diagram for the UMGC City Database</w:t>
      </w:r>
      <w:bookmarkEnd w:id="20"/>
    </w:p>
    <w:p w14:paraId="4C456447" w14:textId="376C6114" w:rsidR="007D662C" w:rsidRDefault="007D662C" w:rsidP="003069C5">
      <w:pPr>
        <w:jc w:val="center"/>
      </w:pPr>
    </w:p>
    <w:p w14:paraId="53D5083E" w14:textId="2EAA1368" w:rsidR="007E649B" w:rsidRDefault="007E649B" w:rsidP="003069C5">
      <w:pPr>
        <w:jc w:val="center"/>
      </w:pPr>
    </w:p>
    <w:p w14:paraId="4DB7514D" w14:textId="0550E650" w:rsidR="007E649B" w:rsidRDefault="007E649B" w:rsidP="003069C5">
      <w:pPr>
        <w:jc w:val="center"/>
      </w:pPr>
    </w:p>
    <w:p w14:paraId="0BA04450" w14:textId="42DC63E9" w:rsidR="007E649B" w:rsidRDefault="007E649B" w:rsidP="003069C5">
      <w:pPr>
        <w:jc w:val="center"/>
      </w:pPr>
    </w:p>
    <w:p w14:paraId="1BF1AAC7" w14:textId="77777777" w:rsidR="007E649B" w:rsidRDefault="007E649B" w:rsidP="003069C5">
      <w:pPr>
        <w:jc w:val="center"/>
      </w:pPr>
    </w:p>
    <w:p w14:paraId="165CB3E0" w14:textId="767CF034" w:rsidR="003069C5" w:rsidRDefault="0016308A" w:rsidP="007D662C">
      <w:pPr>
        <w:pStyle w:val="Heading2"/>
        <w:numPr>
          <w:ilvl w:val="1"/>
          <w:numId w:val="1"/>
        </w:numPr>
        <w:ind w:left="540" w:hanging="540"/>
      </w:pPr>
      <w:bookmarkStart w:id="21" w:name="_Toc37060420"/>
      <w:r>
        <w:t>Data Dictionary</w:t>
      </w:r>
      <w:bookmarkEnd w:id="21"/>
    </w:p>
    <w:p w14:paraId="6043FFF2" w14:textId="4CA39DE4" w:rsidR="007E649B" w:rsidRPr="007E649B" w:rsidRDefault="007E649B" w:rsidP="007E649B">
      <w:pPr>
        <w:pStyle w:val="Caption"/>
        <w:keepNext/>
        <w:jc w:val="center"/>
        <w:rPr>
          <w:color w:val="auto"/>
        </w:rPr>
      </w:pPr>
      <w:bookmarkStart w:id="22" w:name="_Toc37060469"/>
      <w:r w:rsidRPr="007E649B">
        <w:rPr>
          <w:color w:val="auto"/>
        </w:rPr>
        <w:t xml:space="preserve">Table </w:t>
      </w:r>
      <w:r w:rsidRPr="007E649B">
        <w:rPr>
          <w:color w:val="auto"/>
        </w:rPr>
        <w:fldChar w:fldCharType="begin"/>
      </w:r>
      <w:r w:rsidRPr="007E649B">
        <w:rPr>
          <w:color w:val="auto"/>
        </w:rPr>
        <w:instrText xml:space="preserve"> SEQ Table \* ARABIC </w:instrText>
      </w:r>
      <w:r w:rsidRPr="007E649B">
        <w:rPr>
          <w:color w:val="auto"/>
        </w:rPr>
        <w:fldChar w:fldCharType="separate"/>
      </w:r>
      <w:r>
        <w:rPr>
          <w:noProof/>
          <w:color w:val="auto"/>
        </w:rPr>
        <w:t>2</w:t>
      </w:r>
      <w:r w:rsidRPr="007E649B">
        <w:rPr>
          <w:color w:val="auto"/>
        </w:rPr>
        <w:fldChar w:fldCharType="end"/>
      </w:r>
      <w:r w:rsidRPr="007E649B">
        <w:rPr>
          <w:color w:val="auto"/>
        </w:rPr>
        <w:t xml:space="preserve"> - Data Dictionary</w:t>
      </w:r>
      <w:bookmarkEnd w:id="22"/>
    </w:p>
    <w:tbl>
      <w:tblPr>
        <w:tblStyle w:val="GridTable2"/>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05"/>
        <w:gridCol w:w="3150"/>
        <w:gridCol w:w="1890"/>
        <w:gridCol w:w="900"/>
        <w:gridCol w:w="990"/>
      </w:tblGrid>
      <w:tr w:rsidR="007F3C42" w:rsidRPr="007F3C42" w14:paraId="4115AF25" w14:textId="77777777" w:rsidTr="007E649B">
        <w:trPr>
          <w:cnfStyle w:val="100000000000" w:firstRow="1" w:lastRow="0" w:firstColumn="0" w:lastColumn="0" w:oddVBand="0" w:evenVBand="0" w:oddHBand="0" w:evenHBand="0" w:firstRowFirstColumn="0" w:firstRowLastColumn="0" w:lastRowFirstColumn="0" w:lastRowLastColumn="0"/>
          <w:trHeight w:val="432"/>
          <w:tblHeader/>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auto"/>
              <w:right w:val="single" w:sz="4" w:space="0" w:color="auto"/>
            </w:tcBorders>
            <w:vAlign w:val="center"/>
            <w:hideMark/>
          </w:tcPr>
          <w:p w14:paraId="078153BF" w14:textId="77777777" w:rsidR="007D662C" w:rsidRPr="007F3C42" w:rsidRDefault="007D662C" w:rsidP="007E649B">
            <w:pPr>
              <w:contextualSpacing/>
              <w:jc w:val="center"/>
              <w:rPr>
                <w:sz w:val="22"/>
                <w:szCs w:val="22"/>
              </w:rPr>
            </w:pPr>
            <w:r w:rsidRPr="007F3C42">
              <w:rPr>
                <w:sz w:val="22"/>
                <w:szCs w:val="22"/>
              </w:rPr>
              <w:t>Entity</w:t>
            </w:r>
          </w:p>
        </w:tc>
        <w:tc>
          <w:tcPr>
            <w:tcW w:w="3150" w:type="dxa"/>
            <w:tcBorders>
              <w:top w:val="single" w:sz="4" w:space="0" w:color="auto"/>
              <w:left w:val="single" w:sz="4" w:space="0" w:color="auto"/>
              <w:right w:val="single" w:sz="4" w:space="0" w:color="auto"/>
            </w:tcBorders>
            <w:vAlign w:val="center"/>
            <w:hideMark/>
          </w:tcPr>
          <w:p w14:paraId="07767CB7" w14:textId="77777777" w:rsidR="007D662C" w:rsidRPr="007F3C42" w:rsidRDefault="007D662C" w:rsidP="007E649B">
            <w:pPr>
              <w:contextualSpacing/>
              <w:jc w:val="center"/>
              <w:cnfStyle w:val="100000000000" w:firstRow="1" w:lastRow="0" w:firstColumn="0" w:lastColumn="0" w:oddVBand="0" w:evenVBand="0" w:oddHBand="0" w:evenHBand="0" w:firstRowFirstColumn="0" w:firstRowLastColumn="0" w:lastRowFirstColumn="0" w:lastRowLastColumn="0"/>
              <w:rPr>
                <w:sz w:val="22"/>
                <w:szCs w:val="22"/>
              </w:rPr>
            </w:pPr>
            <w:r w:rsidRPr="007F3C42">
              <w:rPr>
                <w:sz w:val="22"/>
                <w:szCs w:val="22"/>
              </w:rPr>
              <w:t>Field</w:t>
            </w:r>
          </w:p>
        </w:tc>
        <w:tc>
          <w:tcPr>
            <w:tcW w:w="1890" w:type="dxa"/>
            <w:tcBorders>
              <w:top w:val="single" w:sz="4" w:space="0" w:color="auto"/>
              <w:left w:val="single" w:sz="4" w:space="0" w:color="auto"/>
              <w:right w:val="single" w:sz="4" w:space="0" w:color="auto"/>
            </w:tcBorders>
            <w:vAlign w:val="center"/>
            <w:hideMark/>
          </w:tcPr>
          <w:p w14:paraId="679B200A" w14:textId="77777777" w:rsidR="007D662C" w:rsidRPr="007F3C42" w:rsidRDefault="007D662C" w:rsidP="007E649B">
            <w:pPr>
              <w:contextualSpacing/>
              <w:jc w:val="center"/>
              <w:cnfStyle w:val="100000000000" w:firstRow="1" w:lastRow="0" w:firstColumn="0" w:lastColumn="0" w:oddVBand="0" w:evenVBand="0" w:oddHBand="0" w:evenHBand="0" w:firstRowFirstColumn="0" w:firstRowLastColumn="0" w:lastRowFirstColumn="0" w:lastRowLastColumn="0"/>
              <w:rPr>
                <w:sz w:val="22"/>
                <w:szCs w:val="22"/>
              </w:rPr>
            </w:pPr>
            <w:r w:rsidRPr="007F3C42">
              <w:rPr>
                <w:sz w:val="22"/>
                <w:szCs w:val="22"/>
              </w:rPr>
              <w:t>Type</w:t>
            </w:r>
          </w:p>
        </w:tc>
        <w:tc>
          <w:tcPr>
            <w:tcW w:w="900" w:type="dxa"/>
            <w:tcBorders>
              <w:top w:val="single" w:sz="4" w:space="0" w:color="auto"/>
              <w:left w:val="single" w:sz="4" w:space="0" w:color="auto"/>
              <w:right w:val="single" w:sz="4" w:space="0" w:color="auto"/>
            </w:tcBorders>
            <w:vAlign w:val="center"/>
            <w:hideMark/>
          </w:tcPr>
          <w:p w14:paraId="45291C3D" w14:textId="77777777" w:rsidR="007D662C" w:rsidRPr="007F3C42" w:rsidRDefault="007D662C" w:rsidP="007E649B">
            <w:pPr>
              <w:contextualSpacing/>
              <w:jc w:val="center"/>
              <w:cnfStyle w:val="100000000000" w:firstRow="1" w:lastRow="0" w:firstColumn="0" w:lastColumn="0" w:oddVBand="0" w:evenVBand="0" w:oddHBand="0" w:evenHBand="0" w:firstRowFirstColumn="0" w:firstRowLastColumn="0" w:lastRowFirstColumn="0" w:lastRowLastColumn="0"/>
              <w:rPr>
                <w:sz w:val="22"/>
                <w:szCs w:val="22"/>
              </w:rPr>
            </w:pPr>
            <w:r w:rsidRPr="007F3C42">
              <w:rPr>
                <w:sz w:val="22"/>
                <w:szCs w:val="22"/>
              </w:rPr>
              <w:t>NULL</w:t>
            </w:r>
          </w:p>
        </w:tc>
        <w:tc>
          <w:tcPr>
            <w:tcW w:w="990" w:type="dxa"/>
            <w:tcBorders>
              <w:top w:val="single" w:sz="4" w:space="0" w:color="auto"/>
              <w:left w:val="single" w:sz="4" w:space="0" w:color="auto"/>
            </w:tcBorders>
            <w:vAlign w:val="center"/>
            <w:hideMark/>
          </w:tcPr>
          <w:p w14:paraId="552D2C9F" w14:textId="77777777" w:rsidR="007D662C" w:rsidRPr="007F3C42" w:rsidRDefault="007D662C" w:rsidP="007E649B">
            <w:pPr>
              <w:contextualSpacing/>
              <w:jc w:val="center"/>
              <w:cnfStyle w:val="100000000000" w:firstRow="1" w:lastRow="0" w:firstColumn="0" w:lastColumn="0" w:oddVBand="0" w:evenVBand="0" w:oddHBand="0" w:evenHBand="0" w:firstRowFirstColumn="0" w:firstRowLastColumn="0" w:lastRowFirstColumn="0" w:lastRowLastColumn="0"/>
              <w:rPr>
                <w:sz w:val="22"/>
                <w:szCs w:val="22"/>
              </w:rPr>
            </w:pPr>
            <w:r w:rsidRPr="007F3C42">
              <w:rPr>
                <w:sz w:val="22"/>
                <w:szCs w:val="22"/>
              </w:rPr>
              <w:t>Default</w:t>
            </w:r>
          </w:p>
        </w:tc>
      </w:tr>
      <w:tr w:rsidR="007F3C42" w:rsidRPr="007F3C42" w14:paraId="0D1153A9" w14:textId="77777777" w:rsidTr="007E649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hideMark/>
          </w:tcPr>
          <w:p w14:paraId="77ED010B" w14:textId="4AD2E736" w:rsidR="007D662C" w:rsidRPr="007F3C42" w:rsidRDefault="00B82CC9" w:rsidP="007E649B">
            <w:pPr>
              <w:contextualSpacing/>
              <w:jc w:val="center"/>
              <w:rPr>
                <w:sz w:val="22"/>
                <w:szCs w:val="22"/>
              </w:rPr>
            </w:pPr>
            <w:proofErr w:type="spellStart"/>
            <w:r>
              <w:rPr>
                <w:sz w:val="22"/>
                <w:szCs w:val="22"/>
              </w:rPr>
              <w:t>c</w:t>
            </w:r>
            <w:r w:rsidR="007D662C" w:rsidRPr="007F3C42">
              <w:rPr>
                <w:sz w:val="22"/>
                <w:szCs w:val="22"/>
              </w:rPr>
              <w:t>ity_</w:t>
            </w:r>
            <w:r>
              <w:rPr>
                <w:sz w:val="22"/>
                <w:szCs w:val="22"/>
              </w:rPr>
              <w:t>u</w:t>
            </w:r>
            <w:r w:rsidR="007D662C" w:rsidRPr="007F3C42">
              <w:rPr>
                <w:sz w:val="22"/>
                <w:szCs w:val="22"/>
              </w:rPr>
              <w:t>ser</w:t>
            </w:r>
            <w:proofErr w:type="spellEnd"/>
          </w:p>
        </w:tc>
        <w:tc>
          <w:tcPr>
            <w:tcW w:w="3150" w:type="dxa"/>
            <w:vAlign w:val="center"/>
            <w:hideMark/>
          </w:tcPr>
          <w:p w14:paraId="5A4E04B2" w14:textId="5EBF2279" w:rsidR="007D662C" w:rsidRPr="007F3C42" w:rsidRDefault="000969B6"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id</w:t>
            </w:r>
          </w:p>
        </w:tc>
        <w:tc>
          <w:tcPr>
            <w:tcW w:w="1890" w:type="dxa"/>
            <w:vAlign w:val="center"/>
            <w:hideMark/>
          </w:tcPr>
          <w:p w14:paraId="7E170AAF" w14:textId="6C72A4C9"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 xml:space="preserve">Primary Key: </w:t>
            </w:r>
            <w:proofErr w:type="spellStart"/>
            <w:r w:rsidRPr="007F3C42">
              <w:rPr>
                <w:sz w:val="22"/>
                <w:szCs w:val="22"/>
              </w:rPr>
              <w:t>uuid</w:t>
            </w:r>
            <w:proofErr w:type="spellEnd"/>
          </w:p>
        </w:tc>
        <w:tc>
          <w:tcPr>
            <w:tcW w:w="900" w:type="dxa"/>
            <w:vAlign w:val="center"/>
          </w:tcPr>
          <w:p w14:paraId="5501DC9A"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No</w:t>
            </w:r>
          </w:p>
        </w:tc>
        <w:tc>
          <w:tcPr>
            <w:tcW w:w="990" w:type="dxa"/>
            <w:vAlign w:val="center"/>
          </w:tcPr>
          <w:p w14:paraId="4378D1B1"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7F3C42">
              <w:rPr>
                <w:sz w:val="22"/>
                <w:szCs w:val="22"/>
              </w:rPr>
              <w:t>uuid</w:t>
            </w:r>
            <w:proofErr w:type="spellEnd"/>
          </w:p>
        </w:tc>
      </w:tr>
      <w:tr w:rsidR="007F3C42" w:rsidRPr="007F3C42" w14:paraId="18F7DDF1" w14:textId="77777777" w:rsidTr="007E649B">
        <w:trPr>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6CC3447F" w14:textId="77777777" w:rsidR="007D662C" w:rsidRPr="007F3C42" w:rsidRDefault="007D662C" w:rsidP="007E649B">
            <w:pPr>
              <w:contextualSpacing/>
              <w:jc w:val="center"/>
              <w:rPr>
                <w:b w:val="0"/>
                <w:bCs w:val="0"/>
                <w:sz w:val="22"/>
                <w:szCs w:val="22"/>
              </w:rPr>
            </w:pPr>
          </w:p>
        </w:tc>
        <w:tc>
          <w:tcPr>
            <w:tcW w:w="3150" w:type="dxa"/>
            <w:vAlign w:val="center"/>
            <w:hideMark/>
          </w:tcPr>
          <w:p w14:paraId="1A27AEA1"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7F3C42">
              <w:rPr>
                <w:sz w:val="22"/>
                <w:szCs w:val="22"/>
              </w:rPr>
              <w:t>last_name</w:t>
            </w:r>
            <w:proofErr w:type="spellEnd"/>
          </w:p>
        </w:tc>
        <w:tc>
          <w:tcPr>
            <w:tcW w:w="1890" w:type="dxa"/>
            <w:vAlign w:val="center"/>
            <w:hideMark/>
          </w:tcPr>
          <w:p w14:paraId="7F631EF1"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varchar(30)</w:t>
            </w:r>
          </w:p>
        </w:tc>
        <w:tc>
          <w:tcPr>
            <w:tcW w:w="900" w:type="dxa"/>
            <w:vAlign w:val="center"/>
          </w:tcPr>
          <w:p w14:paraId="18A6F632" w14:textId="5E16A24E" w:rsidR="007D662C" w:rsidRPr="007F3C42" w:rsidRDefault="000969B6"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w:t>
            </w:r>
          </w:p>
        </w:tc>
        <w:tc>
          <w:tcPr>
            <w:tcW w:w="990" w:type="dxa"/>
            <w:vAlign w:val="center"/>
          </w:tcPr>
          <w:p w14:paraId="583F8C58" w14:textId="05D26D0F"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7F3C42" w:rsidRPr="007F3C42" w14:paraId="63C8D93E" w14:textId="77777777" w:rsidTr="007E649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780A3572" w14:textId="77777777" w:rsidR="007D662C" w:rsidRPr="007F3C42" w:rsidRDefault="007D662C" w:rsidP="007E649B">
            <w:pPr>
              <w:contextualSpacing/>
              <w:jc w:val="center"/>
              <w:rPr>
                <w:b w:val="0"/>
                <w:bCs w:val="0"/>
                <w:sz w:val="22"/>
                <w:szCs w:val="22"/>
              </w:rPr>
            </w:pPr>
          </w:p>
        </w:tc>
        <w:tc>
          <w:tcPr>
            <w:tcW w:w="3150" w:type="dxa"/>
            <w:vAlign w:val="center"/>
            <w:hideMark/>
          </w:tcPr>
          <w:p w14:paraId="3AB160E2"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7F3C42">
              <w:rPr>
                <w:sz w:val="22"/>
                <w:szCs w:val="22"/>
              </w:rPr>
              <w:t>first_name</w:t>
            </w:r>
            <w:proofErr w:type="spellEnd"/>
          </w:p>
        </w:tc>
        <w:tc>
          <w:tcPr>
            <w:tcW w:w="1890" w:type="dxa"/>
            <w:vAlign w:val="center"/>
            <w:hideMark/>
          </w:tcPr>
          <w:p w14:paraId="41DE8B5A"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varchar(50)</w:t>
            </w:r>
          </w:p>
        </w:tc>
        <w:tc>
          <w:tcPr>
            <w:tcW w:w="900" w:type="dxa"/>
            <w:vAlign w:val="center"/>
          </w:tcPr>
          <w:p w14:paraId="1194DFF4" w14:textId="7962A953" w:rsidR="007D662C" w:rsidRPr="007F3C42" w:rsidRDefault="000969B6"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No</w:t>
            </w:r>
          </w:p>
        </w:tc>
        <w:tc>
          <w:tcPr>
            <w:tcW w:w="990" w:type="dxa"/>
            <w:vAlign w:val="center"/>
          </w:tcPr>
          <w:p w14:paraId="17604878"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7F3C42" w:rsidRPr="007F3C42" w14:paraId="1EE26D7C" w14:textId="77777777" w:rsidTr="007E649B">
        <w:trPr>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2B42FB76" w14:textId="77777777" w:rsidR="007D662C" w:rsidRPr="007F3C42" w:rsidRDefault="007D662C" w:rsidP="007E649B">
            <w:pPr>
              <w:contextualSpacing/>
              <w:jc w:val="center"/>
              <w:rPr>
                <w:b w:val="0"/>
                <w:bCs w:val="0"/>
                <w:sz w:val="22"/>
                <w:szCs w:val="22"/>
              </w:rPr>
            </w:pPr>
          </w:p>
        </w:tc>
        <w:tc>
          <w:tcPr>
            <w:tcW w:w="3150" w:type="dxa"/>
            <w:vAlign w:val="center"/>
            <w:hideMark/>
          </w:tcPr>
          <w:p w14:paraId="43B5B2D6"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7F3C42">
              <w:rPr>
                <w:sz w:val="22"/>
                <w:szCs w:val="22"/>
              </w:rPr>
              <w:t>email_address</w:t>
            </w:r>
            <w:proofErr w:type="spellEnd"/>
          </w:p>
        </w:tc>
        <w:tc>
          <w:tcPr>
            <w:tcW w:w="1890" w:type="dxa"/>
            <w:vAlign w:val="center"/>
            <w:hideMark/>
          </w:tcPr>
          <w:p w14:paraId="2C9A94D5"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varchar(50)</w:t>
            </w:r>
          </w:p>
        </w:tc>
        <w:tc>
          <w:tcPr>
            <w:tcW w:w="900" w:type="dxa"/>
            <w:vAlign w:val="center"/>
          </w:tcPr>
          <w:p w14:paraId="414C8818"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No</w:t>
            </w:r>
          </w:p>
        </w:tc>
        <w:tc>
          <w:tcPr>
            <w:tcW w:w="990" w:type="dxa"/>
            <w:vAlign w:val="center"/>
            <w:hideMark/>
          </w:tcPr>
          <w:p w14:paraId="300DDCF5"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7F3C42" w:rsidRPr="007F3C42" w14:paraId="21FAD9C1" w14:textId="77777777" w:rsidTr="007E649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6F8EF6A6" w14:textId="77777777" w:rsidR="007D662C" w:rsidRPr="007F3C42" w:rsidRDefault="007D662C" w:rsidP="007E649B">
            <w:pPr>
              <w:contextualSpacing/>
              <w:jc w:val="center"/>
              <w:rPr>
                <w:b w:val="0"/>
                <w:bCs w:val="0"/>
                <w:sz w:val="22"/>
                <w:szCs w:val="22"/>
              </w:rPr>
            </w:pPr>
          </w:p>
        </w:tc>
        <w:tc>
          <w:tcPr>
            <w:tcW w:w="3150" w:type="dxa"/>
            <w:vAlign w:val="center"/>
          </w:tcPr>
          <w:p w14:paraId="5A993EE1"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password</w:t>
            </w:r>
          </w:p>
        </w:tc>
        <w:tc>
          <w:tcPr>
            <w:tcW w:w="1890" w:type="dxa"/>
            <w:vAlign w:val="center"/>
          </w:tcPr>
          <w:p w14:paraId="440E3240"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varchar(100)</w:t>
            </w:r>
          </w:p>
        </w:tc>
        <w:tc>
          <w:tcPr>
            <w:tcW w:w="900" w:type="dxa"/>
            <w:vAlign w:val="center"/>
          </w:tcPr>
          <w:p w14:paraId="6FAAAC65"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No</w:t>
            </w:r>
          </w:p>
        </w:tc>
        <w:tc>
          <w:tcPr>
            <w:tcW w:w="990" w:type="dxa"/>
            <w:vAlign w:val="center"/>
          </w:tcPr>
          <w:p w14:paraId="01A49528"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68219F" w:rsidRPr="007F3C42" w14:paraId="6E4806C1" w14:textId="77777777" w:rsidTr="007E649B">
        <w:trPr>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4F92B14D" w14:textId="77777777" w:rsidR="0068219F" w:rsidRPr="007F3C42" w:rsidRDefault="0068219F" w:rsidP="007E649B">
            <w:pPr>
              <w:contextualSpacing/>
              <w:jc w:val="center"/>
              <w:rPr>
                <w:b w:val="0"/>
                <w:bCs w:val="0"/>
                <w:sz w:val="22"/>
                <w:szCs w:val="22"/>
              </w:rPr>
            </w:pPr>
          </w:p>
        </w:tc>
        <w:tc>
          <w:tcPr>
            <w:tcW w:w="3150" w:type="dxa"/>
            <w:vAlign w:val="center"/>
          </w:tcPr>
          <w:p w14:paraId="49A8A785" w14:textId="449ECD24" w:rsidR="0068219F" w:rsidRPr="007F3C42" w:rsidRDefault="000969B6"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Pr>
                <w:sz w:val="22"/>
                <w:szCs w:val="22"/>
              </w:rPr>
              <w:t>authorities_id</w:t>
            </w:r>
            <w:proofErr w:type="spellEnd"/>
          </w:p>
        </w:tc>
        <w:tc>
          <w:tcPr>
            <w:tcW w:w="1890" w:type="dxa"/>
            <w:vAlign w:val="center"/>
          </w:tcPr>
          <w:p w14:paraId="662F7D45" w14:textId="148683C2" w:rsidR="0068219F" w:rsidRPr="007F3C42" w:rsidRDefault="0068219F"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 xml:space="preserve">Foreign Key: </w:t>
            </w:r>
            <w:proofErr w:type="spellStart"/>
            <w:r>
              <w:rPr>
                <w:sz w:val="22"/>
                <w:szCs w:val="22"/>
              </w:rPr>
              <w:t>uuid</w:t>
            </w:r>
            <w:proofErr w:type="spellEnd"/>
          </w:p>
        </w:tc>
        <w:tc>
          <w:tcPr>
            <w:tcW w:w="900" w:type="dxa"/>
            <w:vAlign w:val="center"/>
          </w:tcPr>
          <w:p w14:paraId="46E5A5BE" w14:textId="57E6E60C" w:rsidR="0068219F" w:rsidRPr="007F3C42" w:rsidRDefault="0068219F"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w:t>
            </w:r>
          </w:p>
        </w:tc>
        <w:tc>
          <w:tcPr>
            <w:tcW w:w="990" w:type="dxa"/>
            <w:vAlign w:val="center"/>
          </w:tcPr>
          <w:p w14:paraId="73145684" w14:textId="77777777" w:rsidR="0068219F" w:rsidRPr="007F3C42" w:rsidRDefault="0068219F"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7F3C42" w:rsidRPr="007F3C42" w14:paraId="76AD296D" w14:textId="77777777" w:rsidTr="007E649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2F8079C3" w14:textId="77777777" w:rsidR="007D662C" w:rsidRPr="007F3C42" w:rsidRDefault="007D662C" w:rsidP="007E649B">
            <w:pPr>
              <w:contextualSpacing/>
              <w:jc w:val="center"/>
              <w:rPr>
                <w:b w:val="0"/>
                <w:bCs w:val="0"/>
                <w:sz w:val="22"/>
                <w:szCs w:val="22"/>
              </w:rPr>
            </w:pPr>
          </w:p>
        </w:tc>
        <w:tc>
          <w:tcPr>
            <w:tcW w:w="3150" w:type="dxa"/>
            <w:vAlign w:val="center"/>
          </w:tcPr>
          <w:p w14:paraId="6ECBF91A"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1890" w:type="dxa"/>
            <w:vAlign w:val="center"/>
          </w:tcPr>
          <w:p w14:paraId="2220590A"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900" w:type="dxa"/>
            <w:vAlign w:val="center"/>
          </w:tcPr>
          <w:p w14:paraId="4E0496CB"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990" w:type="dxa"/>
            <w:vAlign w:val="center"/>
          </w:tcPr>
          <w:p w14:paraId="2119D280"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7F3C42" w:rsidRPr="007F3C42" w14:paraId="31E9FE5A" w14:textId="77777777" w:rsidTr="007E649B">
        <w:trPr>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6C1B2BE3" w14:textId="49B3DEA0" w:rsidR="007D662C" w:rsidRPr="007F3C42" w:rsidRDefault="00B82CC9" w:rsidP="007E649B">
            <w:pPr>
              <w:contextualSpacing/>
              <w:jc w:val="center"/>
              <w:rPr>
                <w:sz w:val="22"/>
                <w:szCs w:val="22"/>
              </w:rPr>
            </w:pPr>
            <w:r>
              <w:rPr>
                <w:sz w:val="22"/>
                <w:szCs w:val="22"/>
              </w:rPr>
              <w:t>c</w:t>
            </w:r>
            <w:r w:rsidR="007D662C" w:rsidRPr="007F3C42">
              <w:rPr>
                <w:sz w:val="22"/>
                <w:szCs w:val="22"/>
              </w:rPr>
              <w:t>ity</w:t>
            </w:r>
          </w:p>
        </w:tc>
        <w:tc>
          <w:tcPr>
            <w:tcW w:w="3150" w:type="dxa"/>
            <w:vAlign w:val="center"/>
          </w:tcPr>
          <w:p w14:paraId="696F95E1" w14:textId="3A77B7A1" w:rsidR="007D662C" w:rsidRPr="007F3C42" w:rsidRDefault="000969B6"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w:t>
            </w:r>
            <w:r w:rsidR="007D662C" w:rsidRPr="007F3C42">
              <w:rPr>
                <w:sz w:val="22"/>
                <w:szCs w:val="22"/>
              </w:rPr>
              <w:t>d</w:t>
            </w:r>
          </w:p>
        </w:tc>
        <w:tc>
          <w:tcPr>
            <w:tcW w:w="1890" w:type="dxa"/>
            <w:vAlign w:val="center"/>
          </w:tcPr>
          <w:p w14:paraId="78D5C0A9" w14:textId="6745CB7F"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 xml:space="preserve">Primary Key: </w:t>
            </w:r>
            <w:proofErr w:type="spellStart"/>
            <w:r w:rsidRPr="007F3C42">
              <w:rPr>
                <w:sz w:val="22"/>
                <w:szCs w:val="22"/>
              </w:rPr>
              <w:t>uuid</w:t>
            </w:r>
            <w:proofErr w:type="spellEnd"/>
          </w:p>
        </w:tc>
        <w:tc>
          <w:tcPr>
            <w:tcW w:w="900" w:type="dxa"/>
            <w:vAlign w:val="center"/>
          </w:tcPr>
          <w:p w14:paraId="3B4D1120"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No</w:t>
            </w:r>
          </w:p>
        </w:tc>
        <w:tc>
          <w:tcPr>
            <w:tcW w:w="990" w:type="dxa"/>
            <w:vAlign w:val="center"/>
          </w:tcPr>
          <w:p w14:paraId="1696CAAD"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7F3C42">
              <w:rPr>
                <w:sz w:val="22"/>
                <w:szCs w:val="22"/>
              </w:rPr>
              <w:t>uuid</w:t>
            </w:r>
            <w:proofErr w:type="spellEnd"/>
          </w:p>
        </w:tc>
      </w:tr>
      <w:tr w:rsidR="007F3C42" w:rsidRPr="007F3C42" w14:paraId="0B63EA2B" w14:textId="77777777" w:rsidTr="007E649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78CFA2AD" w14:textId="77777777" w:rsidR="007D662C" w:rsidRPr="007F3C42" w:rsidRDefault="007D662C" w:rsidP="007E649B">
            <w:pPr>
              <w:contextualSpacing/>
              <w:jc w:val="center"/>
              <w:rPr>
                <w:b w:val="0"/>
                <w:bCs w:val="0"/>
                <w:sz w:val="22"/>
                <w:szCs w:val="22"/>
              </w:rPr>
            </w:pPr>
          </w:p>
        </w:tc>
        <w:tc>
          <w:tcPr>
            <w:tcW w:w="3150" w:type="dxa"/>
            <w:vAlign w:val="center"/>
          </w:tcPr>
          <w:p w14:paraId="50A0BAD6"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7F3C42">
              <w:rPr>
                <w:sz w:val="22"/>
                <w:szCs w:val="22"/>
              </w:rPr>
              <w:t>city_user_id</w:t>
            </w:r>
            <w:proofErr w:type="spellEnd"/>
          </w:p>
        </w:tc>
        <w:tc>
          <w:tcPr>
            <w:tcW w:w="1890" w:type="dxa"/>
            <w:vAlign w:val="center"/>
          </w:tcPr>
          <w:p w14:paraId="412C847A" w14:textId="5362A8FA"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 xml:space="preserve">Foreign Key: </w:t>
            </w:r>
            <w:proofErr w:type="spellStart"/>
            <w:r w:rsidRPr="007F3C42">
              <w:rPr>
                <w:sz w:val="22"/>
                <w:szCs w:val="22"/>
              </w:rPr>
              <w:t>uuid</w:t>
            </w:r>
            <w:proofErr w:type="spellEnd"/>
          </w:p>
        </w:tc>
        <w:tc>
          <w:tcPr>
            <w:tcW w:w="900" w:type="dxa"/>
            <w:vAlign w:val="center"/>
          </w:tcPr>
          <w:p w14:paraId="63E302E7" w14:textId="60B6FE4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No</w:t>
            </w:r>
          </w:p>
        </w:tc>
        <w:tc>
          <w:tcPr>
            <w:tcW w:w="990" w:type="dxa"/>
            <w:vAlign w:val="center"/>
          </w:tcPr>
          <w:p w14:paraId="16F335CE" w14:textId="6DA93A31"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7F3C42">
              <w:rPr>
                <w:sz w:val="22"/>
                <w:szCs w:val="22"/>
              </w:rPr>
              <w:t>uuid</w:t>
            </w:r>
            <w:proofErr w:type="spellEnd"/>
          </w:p>
        </w:tc>
      </w:tr>
      <w:tr w:rsidR="007F3C42" w:rsidRPr="007F3C42" w14:paraId="108C9A2C" w14:textId="77777777" w:rsidTr="007E649B">
        <w:trPr>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131B2E4B" w14:textId="77777777" w:rsidR="007D662C" w:rsidRPr="007F3C42" w:rsidRDefault="007D662C" w:rsidP="007E649B">
            <w:pPr>
              <w:contextualSpacing/>
              <w:jc w:val="center"/>
              <w:rPr>
                <w:b w:val="0"/>
                <w:bCs w:val="0"/>
                <w:sz w:val="22"/>
                <w:szCs w:val="22"/>
              </w:rPr>
            </w:pPr>
          </w:p>
        </w:tc>
        <w:tc>
          <w:tcPr>
            <w:tcW w:w="3150" w:type="dxa"/>
            <w:vAlign w:val="center"/>
          </w:tcPr>
          <w:p w14:paraId="14CBAF57"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name</w:t>
            </w:r>
          </w:p>
        </w:tc>
        <w:tc>
          <w:tcPr>
            <w:tcW w:w="1890" w:type="dxa"/>
            <w:vAlign w:val="center"/>
          </w:tcPr>
          <w:p w14:paraId="65126A01"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varchar(50)</w:t>
            </w:r>
          </w:p>
        </w:tc>
        <w:tc>
          <w:tcPr>
            <w:tcW w:w="900" w:type="dxa"/>
            <w:vAlign w:val="center"/>
          </w:tcPr>
          <w:p w14:paraId="0E799A8F"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No</w:t>
            </w:r>
          </w:p>
        </w:tc>
        <w:tc>
          <w:tcPr>
            <w:tcW w:w="990" w:type="dxa"/>
            <w:vAlign w:val="center"/>
          </w:tcPr>
          <w:p w14:paraId="6A2B0C88"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7F3C42" w:rsidRPr="007F3C42" w14:paraId="7A9BAD4F" w14:textId="77777777" w:rsidTr="007E649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7D033883" w14:textId="77777777" w:rsidR="007D662C" w:rsidRPr="007F3C42" w:rsidRDefault="007D662C" w:rsidP="007E649B">
            <w:pPr>
              <w:contextualSpacing/>
              <w:jc w:val="center"/>
              <w:rPr>
                <w:b w:val="0"/>
                <w:bCs w:val="0"/>
                <w:sz w:val="22"/>
                <w:szCs w:val="22"/>
              </w:rPr>
            </w:pPr>
          </w:p>
        </w:tc>
        <w:tc>
          <w:tcPr>
            <w:tcW w:w="3150" w:type="dxa"/>
            <w:vAlign w:val="center"/>
          </w:tcPr>
          <w:p w14:paraId="7F9BF212"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state</w:t>
            </w:r>
          </w:p>
        </w:tc>
        <w:tc>
          <w:tcPr>
            <w:tcW w:w="1890" w:type="dxa"/>
            <w:vAlign w:val="center"/>
          </w:tcPr>
          <w:p w14:paraId="1CA29FBE"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varchar(50)</w:t>
            </w:r>
          </w:p>
        </w:tc>
        <w:tc>
          <w:tcPr>
            <w:tcW w:w="900" w:type="dxa"/>
            <w:vAlign w:val="center"/>
          </w:tcPr>
          <w:p w14:paraId="25D6F199"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No</w:t>
            </w:r>
          </w:p>
        </w:tc>
        <w:tc>
          <w:tcPr>
            <w:tcW w:w="990" w:type="dxa"/>
            <w:vAlign w:val="center"/>
          </w:tcPr>
          <w:p w14:paraId="41FF4F8D"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7F3C42" w:rsidRPr="007F3C42" w14:paraId="01F76623" w14:textId="77777777" w:rsidTr="007E649B">
        <w:trPr>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4154AEC7" w14:textId="77777777" w:rsidR="007D662C" w:rsidRPr="007F3C42" w:rsidRDefault="007D662C" w:rsidP="007E649B">
            <w:pPr>
              <w:contextualSpacing/>
              <w:jc w:val="center"/>
              <w:rPr>
                <w:b w:val="0"/>
                <w:bCs w:val="0"/>
                <w:sz w:val="22"/>
                <w:szCs w:val="22"/>
              </w:rPr>
            </w:pPr>
          </w:p>
        </w:tc>
        <w:tc>
          <w:tcPr>
            <w:tcW w:w="3150" w:type="dxa"/>
            <w:vAlign w:val="center"/>
          </w:tcPr>
          <w:p w14:paraId="68C1E487"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1890" w:type="dxa"/>
            <w:vAlign w:val="center"/>
          </w:tcPr>
          <w:p w14:paraId="7168FFE2"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900" w:type="dxa"/>
            <w:vAlign w:val="center"/>
          </w:tcPr>
          <w:p w14:paraId="642D7012"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990" w:type="dxa"/>
            <w:vAlign w:val="center"/>
          </w:tcPr>
          <w:p w14:paraId="3E313CD4"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7F3C42" w:rsidRPr="007F3C42" w14:paraId="1C3A5A92" w14:textId="77777777" w:rsidTr="007E649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0B160D62" w14:textId="7D6C12A6" w:rsidR="007D662C" w:rsidRPr="007F3C42" w:rsidRDefault="00B82CC9" w:rsidP="007E649B">
            <w:pPr>
              <w:contextualSpacing/>
              <w:jc w:val="center"/>
              <w:rPr>
                <w:sz w:val="22"/>
                <w:szCs w:val="22"/>
              </w:rPr>
            </w:pPr>
            <w:proofErr w:type="spellStart"/>
            <w:r>
              <w:rPr>
                <w:sz w:val="22"/>
                <w:szCs w:val="22"/>
              </w:rPr>
              <w:t>z</w:t>
            </w:r>
            <w:r w:rsidR="007D662C" w:rsidRPr="007F3C42">
              <w:rPr>
                <w:sz w:val="22"/>
                <w:szCs w:val="22"/>
              </w:rPr>
              <w:t>one_</w:t>
            </w:r>
            <w:r>
              <w:rPr>
                <w:sz w:val="22"/>
                <w:szCs w:val="22"/>
              </w:rPr>
              <w:t>l</w:t>
            </w:r>
            <w:r w:rsidR="007D662C" w:rsidRPr="007F3C42">
              <w:rPr>
                <w:sz w:val="22"/>
                <w:szCs w:val="22"/>
              </w:rPr>
              <w:t>and_</w:t>
            </w:r>
            <w:r>
              <w:rPr>
                <w:sz w:val="22"/>
                <w:szCs w:val="22"/>
              </w:rPr>
              <w:t>u</w:t>
            </w:r>
            <w:r w:rsidR="007D662C" w:rsidRPr="007F3C42">
              <w:rPr>
                <w:sz w:val="22"/>
                <w:szCs w:val="22"/>
              </w:rPr>
              <w:t>se</w:t>
            </w:r>
            <w:proofErr w:type="spellEnd"/>
          </w:p>
        </w:tc>
        <w:tc>
          <w:tcPr>
            <w:tcW w:w="3150" w:type="dxa"/>
            <w:vAlign w:val="center"/>
          </w:tcPr>
          <w:p w14:paraId="680C12B6" w14:textId="36320DDF" w:rsidR="007D662C" w:rsidRPr="007F3C42" w:rsidRDefault="000969B6"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w:t>
            </w:r>
            <w:r w:rsidR="007D662C" w:rsidRPr="007F3C42">
              <w:rPr>
                <w:sz w:val="22"/>
                <w:szCs w:val="22"/>
              </w:rPr>
              <w:t>d</w:t>
            </w:r>
          </w:p>
        </w:tc>
        <w:tc>
          <w:tcPr>
            <w:tcW w:w="1890" w:type="dxa"/>
            <w:vAlign w:val="center"/>
          </w:tcPr>
          <w:p w14:paraId="3236C419" w14:textId="764456B5"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 xml:space="preserve">Primary Key: </w:t>
            </w:r>
            <w:proofErr w:type="spellStart"/>
            <w:r w:rsidRPr="007F3C42">
              <w:rPr>
                <w:sz w:val="22"/>
                <w:szCs w:val="22"/>
              </w:rPr>
              <w:t>uuid</w:t>
            </w:r>
            <w:proofErr w:type="spellEnd"/>
          </w:p>
        </w:tc>
        <w:tc>
          <w:tcPr>
            <w:tcW w:w="900" w:type="dxa"/>
            <w:vAlign w:val="center"/>
          </w:tcPr>
          <w:p w14:paraId="7A0DC487"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No</w:t>
            </w:r>
          </w:p>
        </w:tc>
        <w:tc>
          <w:tcPr>
            <w:tcW w:w="990" w:type="dxa"/>
            <w:vAlign w:val="center"/>
          </w:tcPr>
          <w:p w14:paraId="7D3959E3"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7F3C42">
              <w:rPr>
                <w:sz w:val="22"/>
                <w:szCs w:val="22"/>
              </w:rPr>
              <w:t>uuid</w:t>
            </w:r>
            <w:proofErr w:type="spellEnd"/>
          </w:p>
        </w:tc>
      </w:tr>
      <w:tr w:rsidR="007F3C42" w:rsidRPr="007F3C42" w14:paraId="2BE04878" w14:textId="77777777" w:rsidTr="007E649B">
        <w:trPr>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05B14552" w14:textId="77777777" w:rsidR="007D662C" w:rsidRPr="007F3C42" w:rsidRDefault="007D662C" w:rsidP="007E649B">
            <w:pPr>
              <w:contextualSpacing/>
              <w:jc w:val="center"/>
              <w:rPr>
                <w:b w:val="0"/>
                <w:bCs w:val="0"/>
                <w:sz w:val="22"/>
                <w:szCs w:val="22"/>
              </w:rPr>
            </w:pPr>
          </w:p>
        </w:tc>
        <w:tc>
          <w:tcPr>
            <w:tcW w:w="3150" w:type="dxa"/>
            <w:vAlign w:val="center"/>
          </w:tcPr>
          <w:p w14:paraId="7CBD09B1"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7F3C42">
              <w:rPr>
                <w:sz w:val="22"/>
                <w:szCs w:val="22"/>
              </w:rPr>
              <w:t>city_id</w:t>
            </w:r>
            <w:proofErr w:type="spellEnd"/>
          </w:p>
        </w:tc>
        <w:tc>
          <w:tcPr>
            <w:tcW w:w="1890" w:type="dxa"/>
            <w:vAlign w:val="center"/>
          </w:tcPr>
          <w:p w14:paraId="7B29C043" w14:textId="79CC6F7B"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 xml:space="preserve">Foreign Key: </w:t>
            </w:r>
            <w:proofErr w:type="spellStart"/>
            <w:r w:rsidRPr="007F3C42">
              <w:rPr>
                <w:sz w:val="22"/>
                <w:szCs w:val="22"/>
              </w:rPr>
              <w:t>uuid</w:t>
            </w:r>
            <w:proofErr w:type="spellEnd"/>
          </w:p>
        </w:tc>
        <w:tc>
          <w:tcPr>
            <w:tcW w:w="900" w:type="dxa"/>
            <w:vAlign w:val="center"/>
          </w:tcPr>
          <w:p w14:paraId="0BC1B903"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No</w:t>
            </w:r>
          </w:p>
        </w:tc>
        <w:tc>
          <w:tcPr>
            <w:tcW w:w="990" w:type="dxa"/>
            <w:vAlign w:val="center"/>
          </w:tcPr>
          <w:p w14:paraId="21E36682" w14:textId="1A69A360"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7F3C42">
              <w:rPr>
                <w:sz w:val="22"/>
                <w:szCs w:val="22"/>
              </w:rPr>
              <w:t>uuid</w:t>
            </w:r>
            <w:proofErr w:type="spellEnd"/>
          </w:p>
        </w:tc>
      </w:tr>
      <w:tr w:rsidR="007F3C42" w:rsidRPr="007F3C42" w14:paraId="1B490E13" w14:textId="77777777" w:rsidTr="007E649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5648E2C2" w14:textId="77777777" w:rsidR="007D662C" w:rsidRPr="007F3C42" w:rsidRDefault="007D662C" w:rsidP="007E649B">
            <w:pPr>
              <w:contextualSpacing/>
              <w:jc w:val="center"/>
              <w:rPr>
                <w:b w:val="0"/>
                <w:bCs w:val="0"/>
                <w:sz w:val="22"/>
                <w:szCs w:val="22"/>
              </w:rPr>
            </w:pPr>
          </w:p>
        </w:tc>
        <w:tc>
          <w:tcPr>
            <w:tcW w:w="3150" w:type="dxa"/>
            <w:vAlign w:val="center"/>
          </w:tcPr>
          <w:p w14:paraId="45300B09"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description</w:t>
            </w:r>
          </w:p>
        </w:tc>
        <w:tc>
          <w:tcPr>
            <w:tcW w:w="1890" w:type="dxa"/>
            <w:vAlign w:val="center"/>
          </w:tcPr>
          <w:p w14:paraId="5F243AF3"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varchar(1000)</w:t>
            </w:r>
          </w:p>
        </w:tc>
        <w:tc>
          <w:tcPr>
            <w:tcW w:w="900" w:type="dxa"/>
            <w:vAlign w:val="center"/>
          </w:tcPr>
          <w:p w14:paraId="0BF65E96"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No</w:t>
            </w:r>
          </w:p>
        </w:tc>
        <w:tc>
          <w:tcPr>
            <w:tcW w:w="990" w:type="dxa"/>
            <w:vAlign w:val="center"/>
          </w:tcPr>
          <w:p w14:paraId="05975FF6"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7F3C42" w:rsidRPr="007F3C42" w14:paraId="20156C44" w14:textId="77777777" w:rsidTr="007E649B">
        <w:trPr>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5CADC119" w14:textId="77777777" w:rsidR="007D662C" w:rsidRPr="007F3C42" w:rsidRDefault="007D662C" w:rsidP="007E649B">
            <w:pPr>
              <w:contextualSpacing/>
              <w:jc w:val="center"/>
              <w:rPr>
                <w:b w:val="0"/>
                <w:bCs w:val="0"/>
                <w:sz w:val="22"/>
                <w:szCs w:val="22"/>
              </w:rPr>
            </w:pPr>
          </w:p>
        </w:tc>
        <w:tc>
          <w:tcPr>
            <w:tcW w:w="3150" w:type="dxa"/>
            <w:vAlign w:val="center"/>
          </w:tcPr>
          <w:p w14:paraId="10D5BFE4"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1890" w:type="dxa"/>
            <w:vAlign w:val="center"/>
          </w:tcPr>
          <w:p w14:paraId="732F3F34"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900" w:type="dxa"/>
            <w:vAlign w:val="center"/>
          </w:tcPr>
          <w:p w14:paraId="7698A2A0"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990" w:type="dxa"/>
            <w:vAlign w:val="center"/>
          </w:tcPr>
          <w:p w14:paraId="58A3D453"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7F3C42" w:rsidRPr="007F3C42" w14:paraId="388E0CEE" w14:textId="77777777" w:rsidTr="007E649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70E726B2" w14:textId="4B376CDC" w:rsidR="007D662C" w:rsidRPr="007F3C42" w:rsidRDefault="00B82CC9" w:rsidP="007E649B">
            <w:pPr>
              <w:contextualSpacing/>
              <w:jc w:val="center"/>
              <w:rPr>
                <w:sz w:val="22"/>
                <w:szCs w:val="22"/>
              </w:rPr>
            </w:pPr>
            <w:r>
              <w:rPr>
                <w:sz w:val="22"/>
                <w:szCs w:val="22"/>
              </w:rPr>
              <w:t>z</w:t>
            </w:r>
            <w:r w:rsidR="007D662C" w:rsidRPr="007F3C42">
              <w:rPr>
                <w:sz w:val="22"/>
                <w:szCs w:val="22"/>
              </w:rPr>
              <w:t>one</w:t>
            </w:r>
          </w:p>
        </w:tc>
        <w:tc>
          <w:tcPr>
            <w:tcW w:w="3150" w:type="dxa"/>
            <w:vAlign w:val="center"/>
          </w:tcPr>
          <w:p w14:paraId="6EC46B21" w14:textId="266449AA" w:rsidR="007D662C" w:rsidRPr="007F3C42" w:rsidRDefault="00F73DDE"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I</w:t>
            </w:r>
            <w:r w:rsidR="007D662C" w:rsidRPr="007F3C42">
              <w:rPr>
                <w:sz w:val="22"/>
                <w:szCs w:val="22"/>
              </w:rPr>
              <w:t>d</w:t>
            </w:r>
          </w:p>
        </w:tc>
        <w:tc>
          <w:tcPr>
            <w:tcW w:w="1890" w:type="dxa"/>
            <w:vAlign w:val="center"/>
          </w:tcPr>
          <w:p w14:paraId="004EC38F" w14:textId="70AEF2B5"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 xml:space="preserve">Primary Key: </w:t>
            </w:r>
            <w:proofErr w:type="spellStart"/>
            <w:r w:rsidRPr="007F3C42">
              <w:rPr>
                <w:sz w:val="22"/>
                <w:szCs w:val="22"/>
              </w:rPr>
              <w:t>uuid</w:t>
            </w:r>
            <w:proofErr w:type="spellEnd"/>
          </w:p>
        </w:tc>
        <w:tc>
          <w:tcPr>
            <w:tcW w:w="900" w:type="dxa"/>
            <w:vAlign w:val="center"/>
          </w:tcPr>
          <w:p w14:paraId="68B0EE15"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No</w:t>
            </w:r>
          </w:p>
        </w:tc>
        <w:tc>
          <w:tcPr>
            <w:tcW w:w="990" w:type="dxa"/>
            <w:vAlign w:val="center"/>
          </w:tcPr>
          <w:p w14:paraId="66AA911E"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7F3C42">
              <w:rPr>
                <w:sz w:val="22"/>
                <w:szCs w:val="22"/>
              </w:rPr>
              <w:t>uuid</w:t>
            </w:r>
            <w:proofErr w:type="spellEnd"/>
          </w:p>
        </w:tc>
      </w:tr>
      <w:tr w:rsidR="007F3C42" w:rsidRPr="007F3C42" w14:paraId="55543688" w14:textId="77777777" w:rsidTr="007E649B">
        <w:trPr>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3C92E8EB" w14:textId="77777777" w:rsidR="007D662C" w:rsidRPr="007F3C42" w:rsidRDefault="007D662C" w:rsidP="007E649B">
            <w:pPr>
              <w:contextualSpacing/>
              <w:jc w:val="center"/>
              <w:rPr>
                <w:b w:val="0"/>
                <w:bCs w:val="0"/>
                <w:sz w:val="22"/>
                <w:szCs w:val="22"/>
              </w:rPr>
            </w:pPr>
          </w:p>
        </w:tc>
        <w:tc>
          <w:tcPr>
            <w:tcW w:w="3150" w:type="dxa"/>
            <w:vAlign w:val="center"/>
          </w:tcPr>
          <w:p w14:paraId="6AFE4CC5"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7F3C42">
              <w:rPr>
                <w:sz w:val="22"/>
                <w:szCs w:val="22"/>
              </w:rPr>
              <w:t>city_id</w:t>
            </w:r>
            <w:proofErr w:type="spellEnd"/>
          </w:p>
        </w:tc>
        <w:tc>
          <w:tcPr>
            <w:tcW w:w="1890" w:type="dxa"/>
            <w:vAlign w:val="center"/>
          </w:tcPr>
          <w:p w14:paraId="38D413C2" w14:textId="3AF4A760"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 xml:space="preserve">Foreign Key: </w:t>
            </w:r>
            <w:proofErr w:type="spellStart"/>
            <w:r w:rsidRPr="007F3C42">
              <w:rPr>
                <w:sz w:val="22"/>
                <w:szCs w:val="22"/>
              </w:rPr>
              <w:t>uuid</w:t>
            </w:r>
            <w:proofErr w:type="spellEnd"/>
          </w:p>
        </w:tc>
        <w:tc>
          <w:tcPr>
            <w:tcW w:w="900" w:type="dxa"/>
            <w:vAlign w:val="center"/>
          </w:tcPr>
          <w:p w14:paraId="3B06CC6C"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No</w:t>
            </w:r>
          </w:p>
        </w:tc>
        <w:tc>
          <w:tcPr>
            <w:tcW w:w="990" w:type="dxa"/>
            <w:vAlign w:val="center"/>
          </w:tcPr>
          <w:p w14:paraId="0EDD2800" w14:textId="347EC011"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7F3C42">
              <w:rPr>
                <w:sz w:val="22"/>
                <w:szCs w:val="22"/>
              </w:rPr>
              <w:t>uuid</w:t>
            </w:r>
            <w:proofErr w:type="spellEnd"/>
          </w:p>
        </w:tc>
      </w:tr>
      <w:tr w:rsidR="007F3C42" w:rsidRPr="007F3C42" w14:paraId="54686CF7" w14:textId="77777777" w:rsidTr="007E649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1ABCD188" w14:textId="77777777" w:rsidR="007D662C" w:rsidRPr="007F3C42" w:rsidRDefault="007D662C" w:rsidP="007E649B">
            <w:pPr>
              <w:contextualSpacing/>
              <w:jc w:val="center"/>
              <w:rPr>
                <w:b w:val="0"/>
                <w:bCs w:val="0"/>
                <w:sz w:val="22"/>
                <w:szCs w:val="22"/>
              </w:rPr>
            </w:pPr>
          </w:p>
        </w:tc>
        <w:tc>
          <w:tcPr>
            <w:tcW w:w="3150" w:type="dxa"/>
            <w:vAlign w:val="center"/>
          </w:tcPr>
          <w:p w14:paraId="58BF04E1"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description</w:t>
            </w:r>
          </w:p>
        </w:tc>
        <w:tc>
          <w:tcPr>
            <w:tcW w:w="1890" w:type="dxa"/>
            <w:vAlign w:val="center"/>
          </w:tcPr>
          <w:p w14:paraId="332B079A"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varchar(1000)</w:t>
            </w:r>
          </w:p>
        </w:tc>
        <w:tc>
          <w:tcPr>
            <w:tcW w:w="900" w:type="dxa"/>
            <w:vAlign w:val="center"/>
          </w:tcPr>
          <w:p w14:paraId="14CF6CF3"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No</w:t>
            </w:r>
          </w:p>
        </w:tc>
        <w:tc>
          <w:tcPr>
            <w:tcW w:w="990" w:type="dxa"/>
            <w:vAlign w:val="center"/>
          </w:tcPr>
          <w:p w14:paraId="74935D1F"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7F3C42" w:rsidRPr="007F3C42" w14:paraId="2660C1B0" w14:textId="77777777" w:rsidTr="007E649B">
        <w:trPr>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45291F90" w14:textId="77777777" w:rsidR="007D662C" w:rsidRPr="007F3C42" w:rsidRDefault="007D662C" w:rsidP="007E649B">
            <w:pPr>
              <w:contextualSpacing/>
              <w:jc w:val="center"/>
              <w:rPr>
                <w:b w:val="0"/>
                <w:bCs w:val="0"/>
                <w:sz w:val="22"/>
                <w:szCs w:val="22"/>
              </w:rPr>
            </w:pPr>
          </w:p>
        </w:tc>
        <w:tc>
          <w:tcPr>
            <w:tcW w:w="3150" w:type="dxa"/>
            <w:vAlign w:val="center"/>
          </w:tcPr>
          <w:p w14:paraId="55ACBD5D" w14:textId="145F7BB1"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7F3C42">
              <w:rPr>
                <w:sz w:val="22"/>
                <w:szCs w:val="22"/>
              </w:rPr>
              <w:t>zone_symbol</w:t>
            </w:r>
            <w:proofErr w:type="spellEnd"/>
          </w:p>
        </w:tc>
        <w:tc>
          <w:tcPr>
            <w:tcW w:w="1890" w:type="dxa"/>
            <w:vAlign w:val="center"/>
          </w:tcPr>
          <w:p w14:paraId="5EE981C2" w14:textId="3ECD54E4" w:rsidR="007D662C" w:rsidRPr="007F3C42" w:rsidRDefault="00B42AE2"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v</w:t>
            </w:r>
            <w:r w:rsidR="007D662C" w:rsidRPr="007F3C42">
              <w:rPr>
                <w:sz w:val="22"/>
                <w:szCs w:val="22"/>
              </w:rPr>
              <w:t>archar(5)</w:t>
            </w:r>
          </w:p>
        </w:tc>
        <w:tc>
          <w:tcPr>
            <w:tcW w:w="900" w:type="dxa"/>
            <w:vAlign w:val="center"/>
          </w:tcPr>
          <w:p w14:paraId="3F23DBAC" w14:textId="0177C6CD"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No</w:t>
            </w:r>
          </w:p>
        </w:tc>
        <w:tc>
          <w:tcPr>
            <w:tcW w:w="990" w:type="dxa"/>
            <w:vAlign w:val="center"/>
          </w:tcPr>
          <w:p w14:paraId="5DAF3A69"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7F3C42" w:rsidRPr="007F3C42" w14:paraId="3FDCC600" w14:textId="77777777" w:rsidTr="007E649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765E07E1" w14:textId="77777777" w:rsidR="00603605" w:rsidRPr="007F3C42" w:rsidRDefault="00603605" w:rsidP="007E649B">
            <w:pPr>
              <w:contextualSpacing/>
              <w:jc w:val="center"/>
              <w:rPr>
                <w:b w:val="0"/>
                <w:bCs w:val="0"/>
                <w:sz w:val="22"/>
                <w:szCs w:val="22"/>
              </w:rPr>
            </w:pPr>
          </w:p>
        </w:tc>
        <w:tc>
          <w:tcPr>
            <w:tcW w:w="3150" w:type="dxa"/>
            <w:vAlign w:val="center"/>
          </w:tcPr>
          <w:p w14:paraId="10613947" w14:textId="77777777" w:rsidR="00603605" w:rsidRPr="007F3C42" w:rsidRDefault="00603605" w:rsidP="007E649B">
            <w:pPr>
              <w:contextualSpacing/>
              <w:jc w:val="center"/>
              <w:cnfStyle w:val="000000100000" w:firstRow="0" w:lastRow="0" w:firstColumn="0" w:lastColumn="0" w:oddVBand="0" w:evenVBand="0" w:oddHBand="1" w:evenHBand="0" w:firstRowFirstColumn="0" w:firstRowLastColumn="0" w:lastRowFirstColumn="0" w:lastRowLastColumn="0"/>
              <w:rPr>
                <w:b/>
                <w:bCs/>
                <w:sz w:val="22"/>
                <w:szCs w:val="22"/>
              </w:rPr>
            </w:pPr>
          </w:p>
        </w:tc>
        <w:tc>
          <w:tcPr>
            <w:tcW w:w="1890" w:type="dxa"/>
            <w:vAlign w:val="center"/>
          </w:tcPr>
          <w:p w14:paraId="7CDF1A0D" w14:textId="77777777" w:rsidR="00603605" w:rsidRPr="007F3C42" w:rsidRDefault="00603605" w:rsidP="007E649B">
            <w:pPr>
              <w:contextualSpacing/>
              <w:jc w:val="center"/>
              <w:cnfStyle w:val="000000100000" w:firstRow="0" w:lastRow="0" w:firstColumn="0" w:lastColumn="0" w:oddVBand="0" w:evenVBand="0" w:oddHBand="1" w:evenHBand="0" w:firstRowFirstColumn="0" w:firstRowLastColumn="0" w:lastRowFirstColumn="0" w:lastRowLastColumn="0"/>
              <w:rPr>
                <w:b/>
                <w:bCs/>
                <w:sz w:val="22"/>
                <w:szCs w:val="22"/>
              </w:rPr>
            </w:pPr>
          </w:p>
        </w:tc>
        <w:tc>
          <w:tcPr>
            <w:tcW w:w="900" w:type="dxa"/>
            <w:vAlign w:val="center"/>
          </w:tcPr>
          <w:p w14:paraId="15F76CF2" w14:textId="77777777" w:rsidR="00603605" w:rsidRPr="007F3C42" w:rsidRDefault="00603605" w:rsidP="007E649B">
            <w:pPr>
              <w:contextualSpacing/>
              <w:jc w:val="center"/>
              <w:cnfStyle w:val="000000100000" w:firstRow="0" w:lastRow="0" w:firstColumn="0" w:lastColumn="0" w:oddVBand="0" w:evenVBand="0" w:oddHBand="1" w:evenHBand="0" w:firstRowFirstColumn="0" w:firstRowLastColumn="0" w:lastRowFirstColumn="0" w:lastRowLastColumn="0"/>
              <w:rPr>
                <w:b/>
                <w:bCs/>
                <w:sz w:val="22"/>
                <w:szCs w:val="22"/>
              </w:rPr>
            </w:pPr>
          </w:p>
        </w:tc>
        <w:tc>
          <w:tcPr>
            <w:tcW w:w="990" w:type="dxa"/>
            <w:vAlign w:val="center"/>
          </w:tcPr>
          <w:p w14:paraId="501B3C15" w14:textId="77777777" w:rsidR="00603605" w:rsidRPr="007F3C42" w:rsidRDefault="00603605" w:rsidP="007E649B">
            <w:pPr>
              <w:contextualSpacing/>
              <w:jc w:val="center"/>
              <w:cnfStyle w:val="000000100000" w:firstRow="0" w:lastRow="0" w:firstColumn="0" w:lastColumn="0" w:oddVBand="0" w:evenVBand="0" w:oddHBand="1" w:evenHBand="0" w:firstRowFirstColumn="0" w:firstRowLastColumn="0" w:lastRowFirstColumn="0" w:lastRowLastColumn="0"/>
              <w:rPr>
                <w:b/>
                <w:bCs/>
                <w:sz w:val="22"/>
                <w:szCs w:val="22"/>
              </w:rPr>
            </w:pPr>
          </w:p>
        </w:tc>
      </w:tr>
      <w:tr w:rsidR="007F3C42" w:rsidRPr="007F3C42" w14:paraId="7279A4D5" w14:textId="77777777" w:rsidTr="007E649B">
        <w:trPr>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68F333DC" w14:textId="77C2C43D" w:rsidR="007D662C" w:rsidRPr="007F3C42" w:rsidRDefault="00B82CC9" w:rsidP="007E649B">
            <w:pPr>
              <w:contextualSpacing/>
              <w:jc w:val="center"/>
              <w:rPr>
                <w:sz w:val="22"/>
                <w:szCs w:val="22"/>
              </w:rPr>
            </w:pPr>
            <w:proofErr w:type="spellStart"/>
            <w:r>
              <w:rPr>
                <w:sz w:val="22"/>
                <w:szCs w:val="22"/>
              </w:rPr>
              <w:t>d</w:t>
            </w:r>
            <w:r w:rsidR="007D662C" w:rsidRPr="007F3C42">
              <w:rPr>
                <w:sz w:val="22"/>
                <w:szCs w:val="22"/>
              </w:rPr>
              <w:t>evelopment_</w:t>
            </w:r>
            <w:r>
              <w:rPr>
                <w:sz w:val="22"/>
                <w:szCs w:val="22"/>
              </w:rPr>
              <w:t>s</w:t>
            </w:r>
            <w:r w:rsidR="007D662C" w:rsidRPr="007F3C42">
              <w:rPr>
                <w:sz w:val="22"/>
                <w:szCs w:val="22"/>
              </w:rPr>
              <w:t>tandards</w:t>
            </w:r>
            <w:proofErr w:type="spellEnd"/>
          </w:p>
        </w:tc>
        <w:tc>
          <w:tcPr>
            <w:tcW w:w="3150" w:type="dxa"/>
            <w:vAlign w:val="center"/>
          </w:tcPr>
          <w:p w14:paraId="55195E3B" w14:textId="5BEAF3F7" w:rsidR="007D662C" w:rsidRPr="007F3C42" w:rsidRDefault="00B82CC9"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w:t>
            </w:r>
            <w:r w:rsidR="007D662C" w:rsidRPr="007F3C42">
              <w:rPr>
                <w:sz w:val="22"/>
                <w:szCs w:val="22"/>
              </w:rPr>
              <w:t>d</w:t>
            </w:r>
          </w:p>
        </w:tc>
        <w:tc>
          <w:tcPr>
            <w:tcW w:w="1890" w:type="dxa"/>
            <w:vAlign w:val="center"/>
          </w:tcPr>
          <w:p w14:paraId="4940D912" w14:textId="0DD00D12" w:rsidR="007D662C" w:rsidRPr="007F3C42" w:rsidRDefault="00B42AE2"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 xml:space="preserve">Primary Key: </w:t>
            </w:r>
            <w:proofErr w:type="spellStart"/>
            <w:r w:rsidR="007D662C" w:rsidRPr="007F3C42">
              <w:rPr>
                <w:sz w:val="22"/>
                <w:szCs w:val="22"/>
              </w:rPr>
              <w:t>uuid</w:t>
            </w:r>
            <w:proofErr w:type="spellEnd"/>
          </w:p>
        </w:tc>
        <w:tc>
          <w:tcPr>
            <w:tcW w:w="900" w:type="dxa"/>
            <w:vAlign w:val="center"/>
          </w:tcPr>
          <w:p w14:paraId="57D466FF"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No</w:t>
            </w:r>
          </w:p>
        </w:tc>
        <w:tc>
          <w:tcPr>
            <w:tcW w:w="990" w:type="dxa"/>
            <w:vAlign w:val="center"/>
          </w:tcPr>
          <w:p w14:paraId="0A802E37"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7F3C42">
              <w:rPr>
                <w:sz w:val="22"/>
                <w:szCs w:val="22"/>
              </w:rPr>
              <w:t>uuid</w:t>
            </w:r>
            <w:proofErr w:type="spellEnd"/>
          </w:p>
        </w:tc>
      </w:tr>
      <w:tr w:rsidR="007F3C42" w:rsidRPr="007F3C42" w14:paraId="205704A3" w14:textId="77777777" w:rsidTr="007E649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3FB569B4" w14:textId="77777777" w:rsidR="00B42AE2" w:rsidRPr="007F3C42" w:rsidRDefault="00B42AE2" w:rsidP="007E649B">
            <w:pPr>
              <w:contextualSpacing/>
              <w:jc w:val="center"/>
              <w:rPr>
                <w:b w:val="0"/>
                <w:bCs w:val="0"/>
                <w:sz w:val="22"/>
                <w:szCs w:val="22"/>
              </w:rPr>
            </w:pPr>
          </w:p>
        </w:tc>
        <w:tc>
          <w:tcPr>
            <w:tcW w:w="3150" w:type="dxa"/>
            <w:vAlign w:val="center"/>
          </w:tcPr>
          <w:p w14:paraId="2DA4EEA4" w14:textId="2894532D" w:rsidR="00B42AE2" w:rsidRPr="007F3C42" w:rsidRDefault="00B42AE2"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7F3C42">
              <w:rPr>
                <w:sz w:val="22"/>
                <w:szCs w:val="22"/>
              </w:rPr>
              <w:t>zone_id</w:t>
            </w:r>
            <w:proofErr w:type="spellEnd"/>
          </w:p>
        </w:tc>
        <w:tc>
          <w:tcPr>
            <w:tcW w:w="1890" w:type="dxa"/>
            <w:vAlign w:val="center"/>
          </w:tcPr>
          <w:p w14:paraId="2B63D1A9" w14:textId="012BD8A7" w:rsidR="00B42AE2" w:rsidRPr="007F3C42" w:rsidRDefault="00B42AE2"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 xml:space="preserve">Foreign Key: </w:t>
            </w:r>
            <w:proofErr w:type="spellStart"/>
            <w:r w:rsidRPr="007F3C42">
              <w:rPr>
                <w:sz w:val="22"/>
                <w:szCs w:val="22"/>
              </w:rPr>
              <w:t>uuid</w:t>
            </w:r>
            <w:proofErr w:type="spellEnd"/>
          </w:p>
        </w:tc>
        <w:tc>
          <w:tcPr>
            <w:tcW w:w="900" w:type="dxa"/>
            <w:vAlign w:val="center"/>
          </w:tcPr>
          <w:p w14:paraId="2F6F1032" w14:textId="23DA8D7C" w:rsidR="00B42AE2" w:rsidRPr="007F3C42" w:rsidRDefault="00B42AE2"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No</w:t>
            </w:r>
          </w:p>
        </w:tc>
        <w:tc>
          <w:tcPr>
            <w:tcW w:w="990" w:type="dxa"/>
            <w:vAlign w:val="center"/>
          </w:tcPr>
          <w:p w14:paraId="52CD12CC" w14:textId="36552BBA" w:rsidR="00B42AE2" w:rsidRPr="007F3C42" w:rsidRDefault="00B42AE2"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7F3C42">
              <w:rPr>
                <w:sz w:val="22"/>
                <w:szCs w:val="22"/>
              </w:rPr>
              <w:t>uuid</w:t>
            </w:r>
            <w:proofErr w:type="spellEnd"/>
          </w:p>
        </w:tc>
      </w:tr>
      <w:tr w:rsidR="007F3C42" w:rsidRPr="007F3C42" w14:paraId="23489B40" w14:textId="77777777" w:rsidTr="007E649B">
        <w:trPr>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4559A39A" w14:textId="77777777" w:rsidR="007D662C" w:rsidRPr="007F3C42" w:rsidRDefault="007D662C" w:rsidP="007E649B">
            <w:pPr>
              <w:contextualSpacing/>
              <w:jc w:val="center"/>
              <w:rPr>
                <w:b w:val="0"/>
                <w:bCs w:val="0"/>
                <w:sz w:val="22"/>
                <w:szCs w:val="22"/>
              </w:rPr>
            </w:pPr>
          </w:p>
        </w:tc>
        <w:tc>
          <w:tcPr>
            <w:tcW w:w="3150" w:type="dxa"/>
            <w:vAlign w:val="center"/>
          </w:tcPr>
          <w:p w14:paraId="1AE6223D"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7F3C42">
              <w:rPr>
                <w:sz w:val="22"/>
                <w:szCs w:val="22"/>
              </w:rPr>
              <w:t>additional_standard_url</w:t>
            </w:r>
            <w:proofErr w:type="spellEnd"/>
          </w:p>
        </w:tc>
        <w:tc>
          <w:tcPr>
            <w:tcW w:w="1890" w:type="dxa"/>
            <w:vAlign w:val="center"/>
          </w:tcPr>
          <w:p w14:paraId="09BC4918" w14:textId="05289E9F"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varchar(2000)</w:t>
            </w:r>
          </w:p>
        </w:tc>
        <w:tc>
          <w:tcPr>
            <w:tcW w:w="900" w:type="dxa"/>
            <w:vAlign w:val="center"/>
          </w:tcPr>
          <w:p w14:paraId="174CC369" w14:textId="1DB5CB65" w:rsidR="007D662C" w:rsidRPr="007F3C42" w:rsidRDefault="00B42AE2"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No</w:t>
            </w:r>
          </w:p>
        </w:tc>
        <w:tc>
          <w:tcPr>
            <w:tcW w:w="990" w:type="dxa"/>
            <w:vAlign w:val="center"/>
          </w:tcPr>
          <w:p w14:paraId="76F154A1"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7F3C42" w:rsidRPr="007F3C42" w14:paraId="73DF9D0C" w14:textId="77777777" w:rsidTr="007E649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3378BC58" w14:textId="77777777" w:rsidR="007D662C" w:rsidRPr="007F3C42" w:rsidRDefault="007D662C" w:rsidP="007E649B">
            <w:pPr>
              <w:contextualSpacing/>
              <w:jc w:val="center"/>
              <w:rPr>
                <w:b w:val="0"/>
                <w:bCs w:val="0"/>
                <w:sz w:val="22"/>
                <w:szCs w:val="22"/>
              </w:rPr>
            </w:pPr>
          </w:p>
        </w:tc>
        <w:tc>
          <w:tcPr>
            <w:tcW w:w="3150" w:type="dxa"/>
            <w:vAlign w:val="center"/>
          </w:tcPr>
          <w:p w14:paraId="39DE4A7F"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7F3C42">
              <w:rPr>
                <w:sz w:val="22"/>
                <w:szCs w:val="22"/>
              </w:rPr>
              <w:t>garden_standard_url</w:t>
            </w:r>
            <w:proofErr w:type="spellEnd"/>
          </w:p>
        </w:tc>
        <w:tc>
          <w:tcPr>
            <w:tcW w:w="1890" w:type="dxa"/>
            <w:vAlign w:val="center"/>
          </w:tcPr>
          <w:p w14:paraId="1FDCAB67" w14:textId="0259E6F3"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varchar(2000)</w:t>
            </w:r>
          </w:p>
        </w:tc>
        <w:tc>
          <w:tcPr>
            <w:tcW w:w="900" w:type="dxa"/>
            <w:vAlign w:val="center"/>
          </w:tcPr>
          <w:p w14:paraId="6FA849E9" w14:textId="74235514" w:rsidR="007D662C" w:rsidRPr="007F3C42" w:rsidRDefault="00B42AE2"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No</w:t>
            </w:r>
          </w:p>
        </w:tc>
        <w:tc>
          <w:tcPr>
            <w:tcW w:w="990" w:type="dxa"/>
            <w:vAlign w:val="center"/>
          </w:tcPr>
          <w:p w14:paraId="26285207"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7F3C42" w:rsidRPr="007F3C42" w14:paraId="1D50F88B" w14:textId="77777777" w:rsidTr="007E649B">
        <w:trPr>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0EF47892" w14:textId="77777777" w:rsidR="00501BD0" w:rsidRPr="007F3C42" w:rsidRDefault="00501BD0" w:rsidP="007E649B">
            <w:pPr>
              <w:contextualSpacing/>
              <w:jc w:val="center"/>
              <w:rPr>
                <w:b w:val="0"/>
                <w:bCs w:val="0"/>
                <w:sz w:val="22"/>
                <w:szCs w:val="22"/>
              </w:rPr>
            </w:pPr>
          </w:p>
        </w:tc>
        <w:tc>
          <w:tcPr>
            <w:tcW w:w="3150" w:type="dxa"/>
            <w:vAlign w:val="center"/>
          </w:tcPr>
          <w:p w14:paraId="53C2447E" w14:textId="6D273E65" w:rsidR="00501BD0" w:rsidRPr="007F3C42" w:rsidRDefault="00501BD0"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7F3C42">
              <w:rPr>
                <w:sz w:val="22"/>
                <w:szCs w:val="22"/>
              </w:rPr>
              <w:t>frontage_and_facades_standards_url</w:t>
            </w:r>
            <w:proofErr w:type="spellEnd"/>
          </w:p>
        </w:tc>
        <w:tc>
          <w:tcPr>
            <w:tcW w:w="1890" w:type="dxa"/>
            <w:vAlign w:val="center"/>
          </w:tcPr>
          <w:p w14:paraId="5ECA6C3D" w14:textId="159191BE" w:rsidR="00501BD0" w:rsidRPr="007F3C42" w:rsidRDefault="00501BD0"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varchar(2000)</w:t>
            </w:r>
          </w:p>
        </w:tc>
        <w:tc>
          <w:tcPr>
            <w:tcW w:w="900" w:type="dxa"/>
            <w:vAlign w:val="center"/>
          </w:tcPr>
          <w:p w14:paraId="16A75188" w14:textId="0C90F2FA" w:rsidR="00501BD0" w:rsidRPr="007F3C42" w:rsidRDefault="00501BD0"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No</w:t>
            </w:r>
          </w:p>
        </w:tc>
        <w:tc>
          <w:tcPr>
            <w:tcW w:w="990" w:type="dxa"/>
            <w:vAlign w:val="center"/>
          </w:tcPr>
          <w:p w14:paraId="2BEF7B11" w14:textId="77777777" w:rsidR="00501BD0" w:rsidRPr="007F3C42" w:rsidRDefault="00501BD0"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7F3C42" w:rsidRPr="007F3C42" w14:paraId="16ECD594" w14:textId="77777777" w:rsidTr="007E649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21A6495F" w14:textId="77777777" w:rsidR="00B42AE2" w:rsidRPr="007F3C42" w:rsidRDefault="00B42AE2" w:rsidP="007E649B">
            <w:pPr>
              <w:contextualSpacing/>
              <w:jc w:val="center"/>
              <w:rPr>
                <w:b w:val="0"/>
                <w:bCs w:val="0"/>
                <w:sz w:val="22"/>
                <w:szCs w:val="22"/>
              </w:rPr>
            </w:pPr>
          </w:p>
        </w:tc>
        <w:tc>
          <w:tcPr>
            <w:tcW w:w="3150" w:type="dxa"/>
            <w:vAlign w:val="center"/>
          </w:tcPr>
          <w:p w14:paraId="03597D62" w14:textId="5494103D" w:rsidR="00B42AE2" w:rsidRPr="007F3C42" w:rsidRDefault="00B42AE2"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7F3C42">
              <w:rPr>
                <w:sz w:val="22"/>
                <w:szCs w:val="22"/>
              </w:rPr>
              <w:t>general_standard_url</w:t>
            </w:r>
            <w:proofErr w:type="spellEnd"/>
          </w:p>
        </w:tc>
        <w:tc>
          <w:tcPr>
            <w:tcW w:w="1890" w:type="dxa"/>
            <w:vAlign w:val="center"/>
          </w:tcPr>
          <w:p w14:paraId="1B2BD11A" w14:textId="14FE1BF5" w:rsidR="00B42AE2" w:rsidRPr="007F3C42" w:rsidRDefault="00B42AE2"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varchar(2000)</w:t>
            </w:r>
          </w:p>
        </w:tc>
        <w:tc>
          <w:tcPr>
            <w:tcW w:w="900" w:type="dxa"/>
            <w:vAlign w:val="center"/>
          </w:tcPr>
          <w:p w14:paraId="7B018445" w14:textId="29E24B78" w:rsidR="00B42AE2" w:rsidRPr="007F3C42" w:rsidRDefault="00B42AE2"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No</w:t>
            </w:r>
          </w:p>
        </w:tc>
        <w:tc>
          <w:tcPr>
            <w:tcW w:w="990" w:type="dxa"/>
            <w:vAlign w:val="center"/>
          </w:tcPr>
          <w:p w14:paraId="043C4341" w14:textId="77777777" w:rsidR="00B42AE2" w:rsidRPr="007F3C42" w:rsidRDefault="00B42AE2"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7F3C42" w:rsidRPr="007F3C42" w14:paraId="1E0F5E72" w14:textId="77777777" w:rsidTr="007E649B">
        <w:trPr>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16CA54C0" w14:textId="77777777" w:rsidR="00B42AE2" w:rsidRPr="007F3C42" w:rsidRDefault="00B42AE2" w:rsidP="007E649B">
            <w:pPr>
              <w:contextualSpacing/>
              <w:jc w:val="center"/>
              <w:rPr>
                <w:b w:val="0"/>
                <w:bCs w:val="0"/>
                <w:sz w:val="22"/>
                <w:szCs w:val="22"/>
              </w:rPr>
            </w:pPr>
          </w:p>
        </w:tc>
        <w:tc>
          <w:tcPr>
            <w:tcW w:w="3150" w:type="dxa"/>
            <w:vAlign w:val="center"/>
          </w:tcPr>
          <w:p w14:paraId="6B221640" w14:textId="3EC7CAA9" w:rsidR="00B42AE2" w:rsidRPr="007F3C42" w:rsidRDefault="00B42AE2"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1890" w:type="dxa"/>
            <w:vAlign w:val="center"/>
          </w:tcPr>
          <w:p w14:paraId="15BC808D" w14:textId="1FA958FE" w:rsidR="00B42AE2" w:rsidRPr="007F3C42" w:rsidRDefault="00B42AE2"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900" w:type="dxa"/>
            <w:vAlign w:val="center"/>
          </w:tcPr>
          <w:p w14:paraId="7B9C58E4" w14:textId="64655CE3" w:rsidR="00B42AE2" w:rsidRPr="007F3C42" w:rsidRDefault="00B42AE2"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990" w:type="dxa"/>
            <w:vAlign w:val="center"/>
          </w:tcPr>
          <w:p w14:paraId="380B2175" w14:textId="77777777" w:rsidR="00B42AE2" w:rsidRPr="007F3C42" w:rsidRDefault="00B42AE2"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7F3C42" w:rsidRPr="007F3C42" w14:paraId="7C8CB5DA" w14:textId="77777777" w:rsidTr="007E649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4EA70631" w14:textId="7D5B5D63" w:rsidR="007D662C" w:rsidRPr="007F3C42" w:rsidRDefault="00B82CC9" w:rsidP="007E649B">
            <w:pPr>
              <w:contextualSpacing/>
              <w:jc w:val="center"/>
              <w:rPr>
                <w:sz w:val="22"/>
                <w:szCs w:val="22"/>
              </w:rPr>
            </w:pPr>
            <w:proofErr w:type="spellStart"/>
            <w:r>
              <w:rPr>
                <w:sz w:val="22"/>
                <w:szCs w:val="22"/>
              </w:rPr>
              <w:t>a</w:t>
            </w:r>
            <w:r w:rsidR="007D662C" w:rsidRPr="007F3C42">
              <w:rPr>
                <w:sz w:val="22"/>
                <w:szCs w:val="22"/>
              </w:rPr>
              <w:t>llowed_</w:t>
            </w:r>
            <w:r>
              <w:rPr>
                <w:sz w:val="22"/>
                <w:szCs w:val="22"/>
              </w:rPr>
              <w:t>l</w:t>
            </w:r>
            <w:r w:rsidR="007D662C" w:rsidRPr="007F3C42">
              <w:rPr>
                <w:sz w:val="22"/>
                <w:szCs w:val="22"/>
              </w:rPr>
              <w:t>and_</w:t>
            </w:r>
            <w:r>
              <w:rPr>
                <w:sz w:val="22"/>
                <w:szCs w:val="22"/>
              </w:rPr>
              <w:t>u</w:t>
            </w:r>
            <w:r w:rsidR="007D662C" w:rsidRPr="007F3C42">
              <w:rPr>
                <w:sz w:val="22"/>
                <w:szCs w:val="22"/>
              </w:rPr>
              <w:t>se</w:t>
            </w:r>
            <w:proofErr w:type="spellEnd"/>
          </w:p>
        </w:tc>
        <w:tc>
          <w:tcPr>
            <w:tcW w:w="3150" w:type="dxa"/>
            <w:vAlign w:val="center"/>
          </w:tcPr>
          <w:p w14:paraId="78A56A47"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id</w:t>
            </w:r>
          </w:p>
        </w:tc>
        <w:tc>
          <w:tcPr>
            <w:tcW w:w="1890" w:type="dxa"/>
            <w:vAlign w:val="center"/>
          </w:tcPr>
          <w:p w14:paraId="7CEB15E2" w14:textId="08092D97" w:rsidR="007D662C" w:rsidRPr="007F3C42" w:rsidRDefault="00B42AE2"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 xml:space="preserve">Primary Key: </w:t>
            </w:r>
            <w:proofErr w:type="spellStart"/>
            <w:r w:rsidR="007D662C" w:rsidRPr="007F3C42">
              <w:rPr>
                <w:sz w:val="22"/>
                <w:szCs w:val="22"/>
              </w:rPr>
              <w:t>uuid</w:t>
            </w:r>
            <w:proofErr w:type="spellEnd"/>
          </w:p>
        </w:tc>
        <w:tc>
          <w:tcPr>
            <w:tcW w:w="900" w:type="dxa"/>
            <w:vAlign w:val="center"/>
          </w:tcPr>
          <w:p w14:paraId="61B3751D"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No</w:t>
            </w:r>
          </w:p>
        </w:tc>
        <w:tc>
          <w:tcPr>
            <w:tcW w:w="990" w:type="dxa"/>
            <w:vAlign w:val="center"/>
          </w:tcPr>
          <w:p w14:paraId="3CA0B6AC"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7F3C42">
              <w:rPr>
                <w:sz w:val="22"/>
                <w:szCs w:val="22"/>
              </w:rPr>
              <w:t>uuid</w:t>
            </w:r>
            <w:proofErr w:type="spellEnd"/>
          </w:p>
        </w:tc>
      </w:tr>
      <w:tr w:rsidR="007F3C42" w:rsidRPr="007F3C42" w14:paraId="67CC1444" w14:textId="77777777" w:rsidTr="007E649B">
        <w:trPr>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3D297670" w14:textId="77777777" w:rsidR="007D662C" w:rsidRPr="007F3C42" w:rsidRDefault="007D662C" w:rsidP="007E649B">
            <w:pPr>
              <w:contextualSpacing/>
              <w:jc w:val="center"/>
              <w:rPr>
                <w:b w:val="0"/>
                <w:bCs w:val="0"/>
                <w:sz w:val="22"/>
                <w:szCs w:val="22"/>
              </w:rPr>
            </w:pPr>
          </w:p>
        </w:tc>
        <w:tc>
          <w:tcPr>
            <w:tcW w:w="3150" w:type="dxa"/>
            <w:vAlign w:val="center"/>
          </w:tcPr>
          <w:p w14:paraId="7AB18578"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7F3C42">
              <w:rPr>
                <w:sz w:val="22"/>
                <w:szCs w:val="22"/>
              </w:rPr>
              <w:t>zone_id</w:t>
            </w:r>
            <w:proofErr w:type="spellEnd"/>
          </w:p>
        </w:tc>
        <w:tc>
          <w:tcPr>
            <w:tcW w:w="1890" w:type="dxa"/>
            <w:vAlign w:val="center"/>
          </w:tcPr>
          <w:p w14:paraId="075A442F" w14:textId="1FA9FAE0" w:rsidR="007D662C" w:rsidRPr="007F3C42" w:rsidRDefault="00B42AE2"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 xml:space="preserve">Foreign Key: </w:t>
            </w:r>
            <w:proofErr w:type="spellStart"/>
            <w:r w:rsidR="007D662C" w:rsidRPr="007F3C42">
              <w:rPr>
                <w:sz w:val="22"/>
                <w:szCs w:val="22"/>
              </w:rPr>
              <w:t>uuid</w:t>
            </w:r>
            <w:proofErr w:type="spellEnd"/>
          </w:p>
        </w:tc>
        <w:tc>
          <w:tcPr>
            <w:tcW w:w="900" w:type="dxa"/>
            <w:vAlign w:val="center"/>
          </w:tcPr>
          <w:p w14:paraId="2CF66EA8"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No</w:t>
            </w:r>
          </w:p>
        </w:tc>
        <w:tc>
          <w:tcPr>
            <w:tcW w:w="990" w:type="dxa"/>
            <w:vAlign w:val="center"/>
          </w:tcPr>
          <w:p w14:paraId="04FFE3A0" w14:textId="0251C4BD" w:rsidR="007D662C" w:rsidRPr="007F3C42" w:rsidRDefault="00B42AE2"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7F3C42">
              <w:rPr>
                <w:sz w:val="22"/>
                <w:szCs w:val="22"/>
              </w:rPr>
              <w:t>uuid</w:t>
            </w:r>
            <w:proofErr w:type="spellEnd"/>
          </w:p>
        </w:tc>
      </w:tr>
      <w:tr w:rsidR="007F3C42" w:rsidRPr="007F3C42" w14:paraId="7565CD43" w14:textId="77777777" w:rsidTr="007E649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1B3255D0" w14:textId="77777777" w:rsidR="007D662C" w:rsidRPr="007F3C42" w:rsidRDefault="007D662C" w:rsidP="007E649B">
            <w:pPr>
              <w:contextualSpacing/>
              <w:jc w:val="center"/>
              <w:rPr>
                <w:b w:val="0"/>
                <w:bCs w:val="0"/>
                <w:sz w:val="22"/>
                <w:szCs w:val="22"/>
              </w:rPr>
            </w:pPr>
          </w:p>
        </w:tc>
        <w:tc>
          <w:tcPr>
            <w:tcW w:w="3150" w:type="dxa"/>
            <w:vAlign w:val="center"/>
          </w:tcPr>
          <w:p w14:paraId="7512CF9F" w14:textId="71A69727" w:rsidR="007D662C" w:rsidRPr="007F3C42" w:rsidRDefault="00B42AE2"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7F3C42">
              <w:rPr>
                <w:sz w:val="22"/>
                <w:szCs w:val="22"/>
              </w:rPr>
              <w:t>z</w:t>
            </w:r>
            <w:r w:rsidR="007D662C" w:rsidRPr="007F3C42">
              <w:rPr>
                <w:sz w:val="22"/>
                <w:szCs w:val="22"/>
              </w:rPr>
              <w:t>one_land_use_id</w:t>
            </w:r>
            <w:proofErr w:type="spellEnd"/>
          </w:p>
        </w:tc>
        <w:tc>
          <w:tcPr>
            <w:tcW w:w="1890" w:type="dxa"/>
            <w:vAlign w:val="center"/>
          </w:tcPr>
          <w:p w14:paraId="6DB3F667" w14:textId="5BF5B50A" w:rsidR="007D662C" w:rsidRPr="007F3C42" w:rsidRDefault="00B42AE2"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 xml:space="preserve">Foreign Key: </w:t>
            </w:r>
            <w:proofErr w:type="spellStart"/>
            <w:r w:rsidR="007D662C" w:rsidRPr="007F3C42">
              <w:rPr>
                <w:sz w:val="22"/>
                <w:szCs w:val="22"/>
              </w:rPr>
              <w:t>uuid</w:t>
            </w:r>
            <w:proofErr w:type="spellEnd"/>
          </w:p>
        </w:tc>
        <w:tc>
          <w:tcPr>
            <w:tcW w:w="900" w:type="dxa"/>
            <w:vAlign w:val="center"/>
          </w:tcPr>
          <w:p w14:paraId="2C00C022"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No</w:t>
            </w:r>
          </w:p>
        </w:tc>
        <w:tc>
          <w:tcPr>
            <w:tcW w:w="990" w:type="dxa"/>
            <w:vAlign w:val="center"/>
          </w:tcPr>
          <w:p w14:paraId="33D7B5CA" w14:textId="5D0AA88C" w:rsidR="007D662C" w:rsidRPr="007F3C42" w:rsidRDefault="00B42AE2"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7F3C42">
              <w:rPr>
                <w:sz w:val="22"/>
                <w:szCs w:val="22"/>
              </w:rPr>
              <w:t>uuid</w:t>
            </w:r>
            <w:proofErr w:type="spellEnd"/>
          </w:p>
        </w:tc>
      </w:tr>
      <w:tr w:rsidR="007F3C42" w:rsidRPr="007F3C42" w14:paraId="35B30DFA" w14:textId="77777777" w:rsidTr="007E649B">
        <w:trPr>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5D807D19" w14:textId="77777777" w:rsidR="007D662C" w:rsidRPr="007F3C42" w:rsidRDefault="007D662C" w:rsidP="007E649B">
            <w:pPr>
              <w:contextualSpacing/>
              <w:jc w:val="center"/>
              <w:rPr>
                <w:b w:val="0"/>
                <w:bCs w:val="0"/>
                <w:sz w:val="22"/>
                <w:szCs w:val="22"/>
              </w:rPr>
            </w:pPr>
          </w:p>
        </w:tc>
        <w:tc>
          <w:tcPr>
            <w:tcW w:w="3150" w:type="dxa"/>
            <w:vAlign w:val="center"/>
          </w:tcPr>
          <w:p w14:paraId="254C085E" w14:textId="481B9E14" w:rsidR="007D662C" w:rsidRPr="007F3C42" w:rsidRDefault="00B82CC9"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Pr>
                <w:sz w:val="22"/>
                <w:szCs w:val="22"/>
              </w:rPr>
              <w:t>permit_name</w:t>
            </w:r>
            <w:proofErr w:type="spellEnd"/>
          </w:p>
        </w:tc>
        <w:tc>
          <w:tcPr>
            <w:tcW w:w="1890" w:type="dxa"/>
            <w:vAlign w:val="center"/>
          </w:tcPr>
          <w:p w14:paraId="70E9C148" w14:textId="112B13ED" w:rsidR="007D662C" w:rsidRPr="007F3C42" w:rsidRDefault="00B82CC9"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varchar(100)</w:t>
            </w:r>
          </w:p>
        </w:tc>
        <w:tc>
          <w:tcPr>
            <w:tcW w:w="900" w:type="dxa"/>
            <w:vAlign w:val="center"/>
          </w:tcPr>
          <w:p w14:paraId="52A8DDC4" w14:textId="269A976C" w:rsidR="007D662C" w:rsidRPr="007F3C42" w:rsidRDefault="00B82CC9"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w:t>
            </w:r>
          </w:p>
        </w:tc>
        <w:tc>
          <w:tcPr>
            <w:tcW w:w="990" w:type="dxa"/>
            <w:vAlign w:val="center"/>
          </w:tcPr>
          <w:p w14:paraId="335096B9" w14:textId="77777777" w:rsidR="007D662C" w:rsidRPr="007F3C42" w:rsidRDefault="007D662C"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B82CC9" w:rsidRPr="007F3C42" w14:paraId="0B5915FB" w14:textId="77777777" w:rsidTr="007E649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312BF056" w14:textId="1D768550" w:rsidR="00B82CC9" w:rsidRPr="007F3C42" w:rsidRDefault="00B82CC9" w:rsidP="00B82CC9">
            <w:pPr>
              <w:contextualSpacing/>
              <w:jc w:val="center"/>
              <w:rPr>
                <w:sz w:val="22"/>
                <w:szCs w:val="22"/>
              </w:rPr>
            </w:pPr>
          </w:p>
        </w:tc>
        <w:tc>
          <w:tcPr>
            <w:tcW w:w="3150" w:type="dxa"/>
            <w:vAlign w:val="center"/>
          </w:tcPr>
          <w:p w14:paraId="7DAFD5C6" w14:textId="022B19EC" w:rsidR="00B82CC9" w:rsidRPr="007F3C42" w:rsidRDefault="00B82CC9" w:rsidP="00B82CC9">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roofErr w:type="spellStart"/>
            <w:r>
              <w:rPr>
                <w:sz w:val="22"/>
                <w:szCs w:val="22"/>
              </w:rPr>
              <w:t>permit_</w:t>
            </w:r>
            <w:r w:rsidRPr="007F3C42">
              <w:rPr>
                <w:sz w:val="22"/>
                <w:szCs w:val="22"/>
              </w:rPr>
              <w:t>description</w:t>
            </w:r>
            <w:proofErr w:type="spellEnd"/>
          </w:p>
        </w:tc>
        <w:tc>
          <w:tcPr>
            <w:tcW w:w="1890" w:type="dxa"/>
            <w:vAlign w:val="center"/>
          </w:tcPr>
          <w:p w14:paraId="5DA91885" w14:textId="3BD26C89" w:rsidR="00B82CC9" w:rsidRPr="007F3C42" w:rsidRDefault="00B82CC9" w:rsidP="00B82CC9">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varchar(1000)</w:t>
            </w:r>
          </w:p>
        </w:tc>
        <w:tc>
          <w:tcPr>
            <w:tcW w:w="900" w:type="dxa"/>
            <w:vAlign w:val="center"/>
          </w:tcPr>
          <w:p w14:paraId="3B1E8F71" w14:textId="129AA46E" w:rsidR="00B82CC9" w:rsidRPr="007F3C42" w:rsidRDefault="00B82CC9" w:rsidP="00B82CC9">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No</w:t>
            </w:r>
          </w:p>
        </w:tc>
        <w:tc>
          <w:tcPr>
            <w:tcW w:w="990" w:type="dxa"/>
            <w:vAlign w:val="center"/>
          </w:tcPr>
          <w:p w14:paraId="1E71B5D3" w14:textId="1C05A7C3" w:rsidR="00B82CC9" w:rsidRPr="007F3C42" w:rsidRDefault="00B82CC9" w:rsidP="00B82CC9">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B82CC9" w:rsidRPr="007F3C42" w14:paraId="2B9C4C49" w14:textId="77777777" w:rsidTr="007E649B">
        <w:trPr>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73ACE5BE" w14:textId="77777777" w:rsidR="00B82CC9" w:rsidRPr="007F3C42" w:rsidRDefault="00B82CC9" w:rsidP="00B82CC9">
            <w:pPr>
              <w:contextualSpacing/>
              <w:jc w:val="center"/>
              <w:rPr>
                <w:b w:val="0"/>
                <w:bCs w:val="0"/>
                <w:sz w:val="22"/>
                <w:szCs w:val="22"/>
              </w:rPr>
            </w:pPr>
          </w:p>
        </w:tc>
        <w:tc>
          <w:tcPr>
            <w:tcW w:w="3150" w:type="dxa"/>
            <w:vAlign w:val="center"/>
          </w:tcPr>
          <w:p w14:paraId="4AF6A6A1" w14:textId="75368E5C" w:rsidR="00B82CC9" w:rsidRPr="007F3C42" w:rsidRDefault="00B82CC9" w:rsidP="00B82CC9">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Pr>
                <w:sz w:val="22"/>
                <w:szCs w:val="22"/>
              </w:rPr>
              <w:t>permit_</w:t>
            </w:r>
            <w:r w:rsidRPr="007F3C42">
              <w:rPr>
                <w:sz w:val="22"/>
                <w:szCs w:val="22"/>
              </w:rPr>
              <w:t>procedure_url</w:t>
            </w:r>
            <w:proofErr w:type="spellEnd"/>
          </w:p>
        </w:tc>
        <w:tc>
          <w:tcPr>
            <w:tcW w:w="1890" w:type="dxa"/>
            <w:vAlign w:val="center"/>
          </w:tcPr>
          <w:p w14:paraId="73634B06" w14:textId="5B469A62" w:rsidR="00B82CC9" w:rsidRPr="007F3C42" w:rsidRDefault="00B82CC9" w:rsidP="00B82CC9">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varchar(2000)</w:t>
            </w:r>
          </w:p>
        </w:tc>
        <w:tc>
          <w:tcPr>
            <w:tcW w:w="900" w:type="dxa"/>
            <w:vAlign w:val="center"/>
          </w:tcPr>
          <w:p w14:paraId="43420B88" w14:textId="3E9D9956" w:rsidR="00B82CC9" w:rsidRPr="007F3C42" w:rsidRDefault="00B82CC9" w:rsidP="00B82CC9">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No</w:t>
            </w:r>
          </w:p>
        </w:tc>
        <w:tc>
          <w:tcPr>
            <w:tcW w:w="990" w:type="dxa"/>
            <w:vAlign w:val="center"/>
          </w:tcPr>
          <w:p w14:paraId="57C13F0A" w14:textId="66E4FEEA" w:rsidR="00B82CC9" w:rsidRPr="007F3C42" w:rsidRDefault="00B82CC9" w:rsidP="00B82CC9">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B82CC9" w:rsidRPr="007F3C42" w14:paraId="28346065" w14:textId="77777777" w:rsidTr="007E649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26274458" w14:textId="77777777" w:rsidR="00B82CC9" w:rsidRPr="007F3C42" w:rsidRDefault="00B82CC9" w:rsidP="00B82CC9">
            <w:pPr>
              <w:contextualSpacing/>
              <w:jc w:val="center"/>
              <w:rPr>
                <w:b w:val="0"/>
                <w:bCs w:val="0"/>
                <w:sz w:val="22"/>
                <w:szCs w:val="22"/>
              </w:rPr>
            </w:pPr>
          </w:p>
        </w:tc>
        <w:tc>
          <w:tcPr>
            <w:tcW w:w="3150" w:type="dxa"/>
            <w:vAlign w:val="center"/>
          </w:tcPr>
          <w:p w14:paraId="4B75A3CF" w14:textId="1A92246C" w:rsidR="00B82CC9" w:rsidRPr="007F3C42" w:rsidRDefault="00B82CC9" w:rsidP="00B82CC9">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7F3C42">
              <w:rPr>
                <w:sz w:val="22"/>
                <w:szCs w:val="22"/>
              </w:rPr>
              <w:t>application_url</w:t>
            </w:r>
            <w:proofErr w:type="spellEnd"/>
          </w:p>
        </w:tc>
        <w:tc>
          <w:tcPr>
            <w:tcW w:w="1890" w:type="dxa"/>
            <w:vAlign w:val="center"/>
          </w:tcPr>
          <w:p w14:paraId="7B1A0CBE" w14:textId="738BFE9D" w:rsidR="00B82CC9" w:rsidRPr="007F3C42" w:rsidRDefault="00B82CC9" w:rsidP="00B82CC9">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varchar(2000)</w:t>
            </w:r>
          </w:p>
        </w:tc>
        <w:tc>
          <w:tcPr>
            <w:tcW w:w="900" w:type="dxa"/>
            <w:vAlign w:val="center"/>
          </w:tcPr>
          <w:p w14:paraId="3167DF58" w14:textId="5CB3B825" w:rsidR="00B82CC9" w:rsidRPr="007F3C42" w:rsidRDefault="00B82CC9" w:rsidP="00B82CC9">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sidRPr="007F3C42">
              <w:rPr>
                <w:sz w:val="22"/>
                <w:szCs w:val="22"/>
              </w:rPr>
              <w:t>No</w:t>
            </w:r>
          </w:p>
        </w:tc>
        <w:tc>
          <w:tcPr>
            <w:tcW w:w="990" w:type="dxa"/>
            <w:vAlign w:val="center"/>
          </w:tcPr>
          <w:p w14:paraId="78EFF26E" w14:textId="77777777" w:rsidR="00B82CC9" w:rsidRPr="007F3C42" w:rsidRDefault="00B82CC9" w:rsidP="00B82CC9">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B82CC9" w:rsidRPr="007F3C42" w14:paraId="3832E690" w14:textId="77777777" w:rsidTr="007E649B">
        <w:trPr>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7C62D509" w14:textId="77777777" w:rsidR="00B82CC9" w:rsidRPr="007F3C42" w:rsidRDefault="00B82CC9" w:rsidP="00B82CC9">
            <w:pPr>
              <w:contextualSpacing/>
              <w:jc w:val="center"/>
              <w:rPr>
                <w:b w:val="0"/>
                <w:bCs w:val="0"/>
                <w:sz w:val="22"/>
                <w:szCs w:val="22"/>
              </w:rPr>
            </w:pPr>
          </w:p>
        </w:tc>
        <w:tc>
          <w:tcPr>
            <w:tcW w:w="3150" w:type="dxa"/>
            <w:vAlign w:val="center"/>
          </w:tcPr>
          <w:p w14:paraId="7693AC02" w14:textId="1EA80A3A" w:rsidR="00B82CC9" w:rsidRPr="007F3C42" w:rsidRDefault="00B82CC9" w:rsidP="00B82CC9">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Pr>
                <w:sz w:val="22"/>
                <w:szCs w:val="22"/>
              </w:rPr>
              <w:t>application_</w:t>
            </w:r>
            <w:r w:rsidRPr="007F3C42">
              <w:rPr>
                <w:sz w:val="22"/>
                <w:szCs w:val="22"/>
              </w:rPr>
              <w:t>name</w:t>
            </w:r>
            <w:proofErr w:type="spellEnd"/>
          </w:p>
        </w:tc>
        <w:tc>
          <w:tcPr>
            <w:tcW w:w="1890" w:type="dxa"/>
            <w:vAlign w:val="center"/>
          </w:tcPr>
          <w:p w14:paraId="1A3ABEBE" w14:textId="711746C4" w:rsidR="00B82CC9" w:rsidRPr="007F3C42" w:rsidRDefault="00B82CC9" w:rsidP="00B82CC9">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varchar(50)</w:t>
            </w:r>
          </w:p>
        </w:tc>
        <w:tc>
          <w:tcPr>
            <w:tcW w:w="900" w:type="dxa"/>
            <w:vAlign w:val="center"/>
          </w:tcPr>
          <w:p w14:paraId="5AB435CB" w14:textId="2502C205" w:rsidR="00B82CC9" w:rsidRPr="007F3C42" w:rsidRDefault="00B82CC9" w:rsidP="00B82CC9">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sidRPr="007F3C42">
              <w:rPr>
                <w:sz w:val="22"/>
                <w:szCs w:val="22"/>
              </w:rPr>
              <w:t>No</w:t>
            </w:r>
          </w:p>
        </w:tc>
        <w:tc>
          <w:tcPr>
            <w:tcW w:w="990" w:type="dxa"/>
            <w:vAlign w:val="center"/>
          </w:tcPr>
          <w:p w14:paraId="4E80A47B" w14:textId="77777777" w:rsidR="00B82CC9" w:rsidRPr="007F3C42" w:rsidRDefault="00B82CC9" w:rsidP="00B82CC9">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7F3C42" w:rsidRPr="007F3C42" w14:paraId="4274E5E6" w14:textId="77777777" w:rsidTr="007E649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13C40106" w14:textId="77777777" w:rsidR="007D662C" w:rsidRPr="007F3C42" w:rsidRDefault="007D662C" w:rsidP="007E649B">
            <w:pPr>
              <w:contextualSpacing/>
              <w:jc w:val="center"/>
              <w:rPr>
                <w:b w:val="0"/>
                <w:bCs w:val="0"/>
                <w:sz w:val="22"/>
                <w:szCs w:val="22"/>
              </w:rPr>
            </w:pPr>
          </w:p>
        </w:tc>
        <w:tc>
          <w:tcPr>
            <w:tcW w:w="3150" w:type="dxa"/>
            <w:vAlign w:val="center"/>
          </w:tcPr>
          <w:p w14:paraId="61680D6F" w14:textId="4E2AD844"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1890" w:type="dxa"/>
            <w:vAlign w:val="center"/>
          </w:tcPr>
          <w:p w14:paraId="6FD83563" w14:textId="0C8E67A5"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900" w:type="dxa"/>
            <w:vAlign w:val="center"/>
          </w:tcPr>
          <w:p w14:paraId="5484FD8A" w14:textId="74A5828E"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990" w:type="dxa"/>
            <w:vAlign w:val="center"/>
          </w:tcPr>
          <w:p w14:paraId="0CFF8A9A" w14:textId="77777777"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7F3C42" w:rsidRPr="007F3C42" w14:paraId="63324C88" w14:textId="77777777" w:rsidTr="007E649B">
        <w:trPr>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19A48BFD" w14:textId="70CBA387" w:rsidR="007D662C" w:rsidRPr="00B82CC9" w:rsidRDefault="00B82CC9" w:rsidP="007E649B">
            <w:pPr>
              <w:contextualSpacing/>
              <w:jc w:val="center"/>
              <w:rPr>
                <w:sz w:val="22"/>
                <w:szCs w:val="22"/>
              </w:rPr>
            </w:pPr>
            <w:r w:rsidRPr="00B82CC9">
              <w:rPr>
                <w:sz w:val="22"/>
                <w:szCs w:val="22"/>
              </w:rPr>
              <w:t>authorities</w:t>
            </w:r>
          </w:p>
        </w:tc>
        <w:tc>
          <w:tcPr>
            <w:tcW w:w="3150" w:type="dxa"/>
            <w:vAlign w:val="center"/>
          </w:tcPr>
          <w:p w14:paraId="589B1DCF" w14:textId="66F705B8" w:rsidR="007D662C" w:rsidRPr="007F3C42" w:rsidRDefault="00B82CC9"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id</w:t>
            </w:r>
          </w:p>
        </w:tc>
        <w:tc>
          <w:tcPr>
            <w:tcW w:w="1890" w:type="dxa"/>
            <w:vAlign w:val="center"/>
          </w:tcPr>
          <w:p w14:paraId="51D3712E" w14:textId="6CA5C7C3" w:rsidR="007D662C" w:rsidRPr="007F3C42" w:rsidRDefault="00B82CC9"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Primary Key: </w:t>
            </w:r>
            <w:proofErr w:type="spellStart"/>
            <w:r>
              <w:rPr>
                <w:sz w:val="22"/>
                <w:szCs w:val="22"/>
              </w:rPr>
              <w:t>uuid</w:t>
            </w:r>
            <w:proofErr w:type="spellEnd"/>
          </w:p>
        </w:tc>
        <w:tc>
          <w:tcPr>
            <w:tcW w:w="900" w:type="dxa"/>
            <w:vAlign w:val="center"/>
          </w:tcPr>
          <w:p w14:paraId="37A9C987" w14:textId="693A2861" w:rsidR="007D662C" w:rsidRPr="007F3C42" w:rsidRDefault="00B82CC9"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No</w:t>
            </w:r>
          </w:p>
        </w:tc>
        <w:tc>
          <w:tcPr>
            <w:tcW w:w="990" w:type="dxa"/>
            <w:vAlign w:val="center"/>
          </w:tcPr>
          <w:p w14:paraId="07A51564" w14:textId="27B7CA12" w:rsidR="007D662C" w:rsidRPr="007F3C42" w:rsidRDefault="00B82CC9" w:rsidP="007E649B">
            <w:pPr>
              <w:contextualSpacing/>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Pr>
                <w:sz w:val="22"/>
                <w:szCs w:val="22"/>
              </w:rPr>
              <w:t>uuid</w:t>
            </w:r>
            <w:proofErr w:type="spellEnd"/>
          </w:p>
        </w:tc>
      </w:tr>
      <w:tr w:rsidR="007F3C42" w:rsidRPr="007F3C42" w14:paraId="78CB838E" w14:textId="77777777" w:rsidTr="007E649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1BAEE7E2" w14:textId="4082F5CE" w:rsidR="007D662C" w:rsidRPr="007F3C42" w:rsidRDefault="007D662C" w:rsidP="007E649B">
            <w:pPr>
              <w:contextualSpacing/>
              <w:jc w:val="center"/>
              <w:rPr>
                <w:sz w:val="22"/>
                <w:szCs w:val="22"/>
              </w:rPr>
            </w:pPr>
          </w:p>
        </w:tc>
        <w:tc>
          <w:tcPr>
            <w:tcW w:w="3150" w:type="dxa"/>
            <w:vAlign w:val="center"/>
          </w:tcPr>
          <w:p w14:paraId="200280DA" w14:textId="4A3F5345" w:rsidR="007D662C" w:rsidRPr="007F3C42" w:rsidRDefault="00B82CC9"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authority</w:t>
            </w:r>
          </w:p>
        </w:tc>
        <w:tc>
          <w:tcPr>
            <w:tcW w:w="1890" w:type="dxa"/>
            <w:vAlign w:val="center"/>
          </w:tcPr>
          <w:p w14:paraId="1B15E412" w14:textId="5F831EDA" w:rsidR="007D662C" w:rsidRPr="007F3C42" w:rsidRDefault="00B82CC9"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varchar(50)</w:t>
            </w:r>
          </w:p>
        </w:tc>
        <w:tc>
          <w:tcPr>
            <w:tcW w:w="900" w:type="dxa"/>
            <w:vAlign w:val="center"/>
          </w:tcPr>
          <w:p w14:paraId="31DB34D9" w14:textId="69908863" w:rsidR="007D662C" w:rsidRPr="007F3C42" w:rsidRDefault="00B82CC9"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No</w:t>
            </w:r>
          </w:p>
        </w:tc>
        <w:tc>
          <w:tcPr>
            <w:tcW w:w="990" w:type="dxa"/>
            <w:vAlign w:val="center"/>
          </w:tcPr>
          <w:p w14:paraId="4187260C" w14:textId="49004746" w:rsidR="007D662C" w:rsidRPr="007F3C42" w:rsidRDefault="007D662C" w:rsidP="007E649B">
            <w:pPr>
              <w:contextualSpacing/>
              <w:jc w:val="center"/>
              <w:cnfStyle w:val="000000100000" w:firstRow="0" w:lastRow="0" w:firstColumn="0" w:lastColumn="0" w:oddVBand="0" w:evenVBand="0" w:oddHBand="1" w:evenHBand="0" w:firstRowFirstColumn="0" w:firstRowLastColumn="0" w:lastRowFirstColumn="0" w:lastRowLastColumn="0"/>
              <w:rPr>
                <w:sz w:val="22"/>
                <w:szCs w:val="22"/>
              </w:rPr>
            </w:pPr>
          </w:p>
        </w:tc>
      </w:tr>
    </w:tbl>
    <w:p w14:paraId="63209D6E" w14:textId="77777777" w:rsidR="007D662C" w:rsidRPr="007D662C" w:rsidRDefault="007D662C" w:rsidP="007F3C42"/>
    <w:p w14:paraId="1DE24D6C" w14:textId="77777777" w:rsidR="007A7931" w:rsidRDefault="007A7931" w:rsidP="007A7931">
      <w:pPr>
        <w:pStyle w:val="Heading1"/>
        <w:numPr>
          <w:ilvl w:val="0"/>
          <w:numId w:val="1"/>
        </w:numPr>
        <w:ind w:left="540" w:hanging="540"/>
      </w:pPr>
      <w:bookmarkStart w:id="23" w:name="_Ref35643148"/>
      <w:bookmarkStart w:id="24" w:name="_Toc37060421"/>
      <w:r>
        <w:t>COMPONENT DESIGN</w:t>
      </w:r>
      <w:bookmarkEnd w:id="23"/>
      <w:bookmarkEnd w:id="24"/>
    </w:p>
    <w:p w14:paraId="0DC0F258" w14:textId="77777777" w:rsidR="007A7931" w:rsidRDefault="007A7931" w:rsidP="007A7931">
      <w:pPr>
        <w:pStyle w:val="Heading2"/>
        <w:numPr>
          <w:ilvl w:val="1"/>
          <w:numId w:val="1"/>
        </w:numPr>
        <w:ind w:left="540" w:hanging="540"/>
      </w:pPr>
      <w:bookmarkStart w:id="25" w:name="_Ref35643493"/>
      <w:bookmarkStart w:id="26" w:name="_Toc37060422"/>
      <w:r>
        <w:t>Presentation Layer</w:t>
      </w:r>
      <w:bookmarkEnd w:id="25"/>
      <w:bookmarkEnd w:id="26"/>
    </w:p>
    <w:p w14:paraId="3E1DCB3C" w14:textId="5D383A0E" w:rsidR="007A7931" w:rsidRDefault="007A7931" w:rsidP="007A7931">
      <w:r>
        <w:t>The presentation layer of the UMGC City Application is handled by the front-end Angular microservice and is buil</w:t>
      </w:r>
      <w:r w:rsidR="00020EF8">
        <w:t>t</w:t>
      </w:r>
      <w:r>
        <w:t xml:space="preserve"> around a view specific model that only handles the presentation logic, but no business logic. The Angular microservice is designed to be MVC-capable and therefore is broken down into three separate layers: </w:t>
      </w:r>
    </w:p>
    <w:p w14:paraId="180A93E7" w14:textId="77777777" w:rsidR="007A7931" w:rsidRDefault="007A7931" w:rsidP="007A7931">
      <w:pPr>
        <w:pStyle w:val="ListParagraph"/>
        <w:numPr>
          <w:ilvl w:val="0"/>
          <w:numId w:val="42"/>
        </w:numPr>
      </w:pPr>
      <w:r>
        <w:lastRenderedPageBreak/>
        <w:t xml:space="preserve">The View Layer: There are a total of fifteen main components contained within the view layer. Each component has its own HTML template and Typescript file (also known as the component’s metadata). The metadata file is highly important to each component because it Angular where to the </w:t>
      </w:r>
      <w:r w:rsidRPr="007A656F">
        <w:t>information it needs to create and present the component and its view.</w:t>
      </w:r>
      <w:r>
        <w:rPr>
          <w:rFonts w:ascii="Helvetica" w:hAnsi="Helvetica" w:cs="Helvetica"/>
          <w:color w:val="444444"/>
          <w:spacing w:val="5"/>
          <w:sz w:val="21"/>
          <w:szCs w:val="21"/>
          <w:shd w:val="clear" w:color="auto" w:fill="FFFFFF"/>
        </w:rPr>
        <w:t xml:space="preserve"> </w:t>
      </w:r>
    </w:p>
    <w:p w14:paraId="68D8D1A4" w14:textId="77777777" w:rsidR="007A7931" w:rsidRDefault="007A7931" w:rsidP="007A7931">
      <w:pPr>
        <w:pStyle w:val="ListParagraph"/>
        <w:numPr>
          <w:ilvl w:val="0"/>
          <w:numId w:val="42"/>
        </w:numPr>
      </w:pPr>
      <w:r>
        <w:t xml:space="preserve">The Controller Layer: Each of the fifteen components contained within the view layer will also have one or more controllers attached to them acting as an object constructor. Controllers are JavaScript object that are used within the application to respond to user input and perform interactions on the data model objects which are used to manage the data passing through the front-end service. </w:t>
      </w:r>
    </w:p>
    <w:p w14:paraId="60EF80C7" w14:textId="77777777" w:rsidR="007A7931" w:rsidRDefault="007A7931" w:rsidP="007A7931">
      <w:pPr>
        <w:pStyle w:val="ListParagraph"/>
        <w:numPr>
          <w:ilvl w:val="0"/>
          <w:numId w:val="42"/>
        </w:numPr>
      </w:pPr>
      <w:r>
        <w:t xml:space="preserve">The Services Layer: The front-end service will have one service class that interacts with the controllers attached to each of the  view layers components to enable data from being passed from the front-end microservice to the back-end service and vice versa. </w:t>
      </w:r>
    </w:p>
    <w:p w14:paraId="412C51E8" w14:textId="778078FF" w:rsidR="007A7931" w:rsidRDefault="007A7931" w:rsidP="007A7931">
      <w:pPr>
        <w:ind w:left="360"/>
      </w:pPr>
      <w:r>
        <w:t xml:space="preserve">Each component contained within the UMGC City Application’s presentation layer is illustrated in Figure 3 below, and the process flow for which each user will interact with each component, and how they interact with each other is also depicted. </w:t>
      </w:r>
    </w:p>
    <w:p w14:paraId="4975F46A" w14:textId="77777777" w:rsidR="007A7931" w:rsidRDefault="007A7931" w:rsidP="007A7931">
      <w:pPr>
        <w:keepNext/>
        <w:ind w:left="360"/>
      </w:pPr>
      <w:r>
        <w:rPr>
          <w:noProof/>
        </w:rPr>
        <w:lastRenderedPageBreak/>
        <w:drawing>
          <wp:inline distT="0" distB="0" distL="0" distR="0" wp14:anchorId="24FAB6F3" wp14:editId="44C6AA22">
            <wp:extent cx="5486400" cy="2715683"/>
            <wp:effectExtent l="0" t="0" r="0" b="8890"/>
            <wp:docPr id="37" name="Picture 3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mponentDesign.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2715683"/>
                    </a:xfrm>
                    <a:prstGeom prst="rect">
                      <a:avLst/>
                    </a:prstGeom>
                  </pic:spPr>
                </pic:pic>
              </a:graphicData>
            </a:graphic>
          </wp:inline>
        </w:drawing>
      </w:r>
    </w:p>
    <w:p w14:paraId="5C4EFF81" w14:textId="101C7B23" w:rsidR="007A7931" w:rsidRPr="007A7931" w:rsidRDefault="007A7931" w:rsidP="007A7931">
      <w:pPr>
        <w:pStyle w:val="Caption"/>
        <w:jc w:val="center"/>
        <w:rPr>
          <w:color w:val="auto"/>
        </w:rPr>
      </w:pPr>
      <w:bookmarkStart w:id="27" w:name="_Toc37060449"/>
      <w:r w:rsidRPr="007A7931">
        <w:rPr>
          <w:color w:val="auto"/>
        </w:rPr>
        <w:t xml:space="preserve">Figure </w:t>
      </w:r>
      <w:r w:rsidRPr="007A7931">
        <w:rPr>
          <w:color w:val="auto"/>
        </w:rPr>
        <w:fldChar w:fldCharType="begin"/>
      </w:r>
      <w:r w:rsidRPr="007A7931">
        <w:rPr>
          <w:color w:val="auto"/>
        </w:rPr>
        <w:instrText xml:space="preserve"> SEQ Figure \* ARABIC </w:instrText>
      </w:r>
      <w:r w:rsidRPr="007A7931">
        <w:rPr>
          <w:color w:val="auto"/>
        </w:rPr>
        <w:fldChar w:fldCharType="separate"/>
      </w:r>
      <w:r w:rsidR="000853D5">
        <w:rPr>
          <w:noProof/>
          <w:color w:val="auto"/>
        </w:rPr>
        <w:t>3</w:t>
      </w:r>
      <w:r w:rsidRPr="007A7931">
        <w:rPr>
          <w:color w:val="auto"/>
        </w:rPr>
        <w:fldChar w:fldCharType="end"/>
      </w:r>
      <w:r w:rsidRPr="007A7931">
        <w:rPr>
          <w:color w:val="auto"/>
        </w:rPr>
        <w:t xml:space="preserve"> - Component Process Flow</w:t>
      </w:r>
      <w:bookmarkEnd w:id="27"/>
    </w:p>
    <w:p w14:paraId="5DACE9FA" w14:textId="77777777" w:rsidR="007A7931" w:rsidRDefault="007A7931" w:rsidP="007A7931">
      <w:pPr>
        <w:pStyle w:val="Heading2"/>
        <w:numPr>
          <w:ilvl w:val="1"/>
          <w:numId w:val="1"/>
        </w:numPr>
        <w:ind w:left="540" w:hanging="540"/>
      </w:pPr>
      <w:bookmarkStart w:id="28" w:name="_Ref35643629"/>
      <w:bookmarkStart w:id="29" w:name="_Toc37060423"/>
      <w:r>
        <w:t>Service Layer</w:t>
      </w:r>
      <w:bookmarkEnd w:id="28"/>
      <w:bookmarkEnd w:id="29"/>
    </w:p>
    <w:p w14:paraId="4D990E29" w14:textId="77777777" w:rsidR="007A7931" w:rsidRDefault="007A7931" w:rsidP="007A7931">
      <w:r>
        <w:t xml:space="preserve">The service layer of the UMGC City Application resides within the back-end Java microservice and is designed with a </w:t>
      </w:r>
      <w:r w:rsidRPr="00A3669A">
        <w:t>Model-View-Controller (MVC) architecture</w:t>
      </w:r>
      <w:r>
        <w:t xml:space="preserve">, typically used for </w:t>
      </w:r>
      <w:r w:rsidRPr="00A3669A">
        <w:t>building</w:t>
      </w:r>
      <w:r>
        <w:t xml:space="preserve"> RESTful CRUD</w:t>
      </w:r>
      <w:r w:rsidRPr="00A3669A">
        <w:t xml:space="preserve"> web application</w:t>
      </w:r>
      <w:r>
        <w:t xml:space="preserve">s in Java. The service module is designed with one REST API controller class, one business logic service class, and eight data model classes. </w:t>
      </w:r>
    </w:p>
    <w:p w14:paraId="03C11BC8" w14:textId="77777777" w:rsidR="007A7931" w:rsidRDefault="007A7931" w:rsidP="007A7931">
      <w:pPr>
        <w:pStyle w:val="Heading2"/>
        <w:numPr>
          <w:ilvl w:val="1"/>
          <w:numId w:val="1"/>
        </w:numPr>
        <w:ind w:left="540" w:hanging="540"/>
      </w:pPr>
      <w:bookmarkStart w:id="30" w:name="_Ref35642836"/>
      <w:bookmarkStart w:id="31" w:name="_Toc37060424"/>
      <w:r>
        <w:t>REST Controller</w:t>
      </w:r>
      <w:bookmarkEnd w:id="30"/>
      <w:bookmarkEnd w:id="31"/>
    </w:p>
    <w:p w14:paraId="225375D0" w14:textId="77777777" w:rsidR="007A7931" w:rsidRDefault="007A7931" w:rsidP="007A7931">
      <w:r>
        <w:t xml:space="preserve">The system’s </w:t>
      </w:r>
      <w:proofErr w:type="spellStart"/>
      <w:r>
        <w:t>ZoningProjectContoller</w:t>
      </w:r>
      <w:proofErr w:type="spellEnd"/>
      <w:r>
        <w:t xml:space="preserve"> class is used to define which </w:t>
      </w:r>
      <w:r w:rsidRPr="00097404">
        <w:t>service entry point correspond</w:t>
      </w:r>
      <w:r>
        <w:t>s</w:t>
      </w:r>
      <w:r w:rsidRPr="00097404">
        <w:t xml:space="preserve"> to a given HTTP </w:t>
      </w:r>
      <w:r>
        <w:t>URL</w:t>
      </w:r>
      <w:r w:rsidRPr="00097404">
        <w:t>, and how parameters are to be read from the HTTP request</w:t>
      </w:r>
      <w:r>
        <w:t>. The REST Controller is designed with the following API endpoints:</w:t>
      </w:r>
    </w:p>
    <w:tbl>
      <w:tblPr>
        <w:tblStyle w:val="TableGrid"/>
        <w:tblW w:w="0" w:type="auto"/>
        <w:tblLook w:val="04A0" w:firstRow="1" w:lastRow="0" w:firstColumn="1" w:lastColumn="0" w:noHBand="0" w:noVBand="1"/>
      </w:tblPr>
      <w:tblGrid>
        <w:gridCol w:w="1123"/>
        <w:gridCol w:w="3822"/>
        <w:gridCol w:w="4405"/>
      </w:tblGrid>
      <w:tr w:rsidR="007A7931" w14:paraId="0BB08800" w14:textId="77777777" w:rsidTr="0061736D">
        <w:trPr>
          <w:tblHeader/>
        </w:trPr>
        <w:tc>
          <w:tcPr>
            <w:tcW w:w="1123" w:type="dxa"/>
          </w:tcPr>
          <w:p w14:paraId="76DB8234" w14:textId="3043FD2F" w:rsidR="007A7931" w:rsidRPr="007A7931" w:rsidRDefault="007A7931" w:rsidP="007A7931">
            <w:pPr>
              <w:jc w:val="center"/>
              <w:rPr>
                <w:b/>
                <w:bCs/>
              </w:rPr>
            </w:pPr>
            <w:r w:rsidRPr="007A7931">
              <w:rPr>
                <w:b/>
                <w:bCs/>
              </w:rPr>
              <w:t>Method</w:t>
            </w:r>
          </w:p>
        </w:tc>
        <w:tc>
          <w:tcPr>
            <w:tcW w:w="3822" w:type="dxa"/>
          </w:tcPr>
          <w:p w14:paraId="5E1EF655" w14:textId="77777777" w:rsidR="007A7931" w:rsidRPr="007A7931" w:rsidRDefault="007A7931" w:rsidP="007A7931">
            <w:pPr>
              <w:jc w:val="center"/>
              <w:rPr>
                <w:b/>
                <w:bCs/>
              </w:rPr>
            </w:pPr>
            <w:r w:rsidRPr="007A7931">
              <w:rPr>
                <w:b/>
                <w:bCs/>
              </w:rPr>
              <w:t>Endpoint</w:t>
            </w:r>
          </w:p>
        </w:tc>
        <w:tc>
          <w:tcPr>
            <w:tcW w:w="4405" w:type="dxa"/>
          </w:tcPr>
          <w:p w14:paraId="64DCF504" w14:textId="77777777" w:rsidR="007A7931" w:rsidRPr="007A7931" w:rsidRDefault="007A7931" w:rsidP="007A7931">
            <w:pPr>
              <w:jc w:val="center"/>
              <w:rPr>
                <w:b/>
                <w:bCs/>
              </w:rPr>
            </w:pPr>
            <w:r w:rsidRPr="007A7931">
              <w:rPr>
                <w:b/>
                <w:bCs/>
              </w:rPr>
              <w:t>Definition</w:t>
            </w:r>
          </w:p>
        </w:tc>
      </w:tr>
      <w:tr w:rsidR="0016634A" w14:paraId="37FD4661" w14:textId="77777777" w:rsidTr="0061736D">
        <w:tc>
          <w:tcPr>
            <w:tcW w:w="1123" w:type="dxa"/>
          </w:tcPr>
          <w:p w14:paraId="7DF6B729" w14:textId="36292CE9" w:rsidR="0016634A" w:rsidRDefault="0016634A" w:rsidP="000853D5">
            <w:r>
              <w:t>Base URL</w:t>
            </w:r>
          </w:p>
        </w:tc>
        <w:tc>
          <w:tcPr>
            <w:tcW w:w="3822" w:type="dxa"/>
          </w:tcPr>
          <w:p w14:paraId="7CDD8F03" w14:textId="36E7DB4A" w:rsidR="0016634A" w:rsidRPr="00FB44B4" w:rsidRDefault="0016634A" w:rsidP="000853D5">
            <w:r w:rsidRPr="00FB44B4">
              <w:t>/city-zoning-project-managemen</w:t>
            </w:r>
            <w:r>
              <w:t>t/*</w:t>
            </w:r>
          </w:p>
        </w:tc>
        <w:tc>
          <w:tcPr>
            <w:tcW w:w="4405" w:type="dxa"/>
          </w:tcPr>
          <w:p w14:paraId="5AC44E50" w14:textId="77777777" w:rsidR="0016634A" w:rsidRDefault="0016634A" w:rsidP="000853D5"/>
        </w:tc>
      </w:tr>
      <w:tr w:rsidR="007A7931" w14:paraId="304AAEFA" w14:textId="77777777" w:rsidTr="0061736D">
        <w:tc>
          <w:tcPr>
            <w:tcW w:w="1123" w:type="dxa"/>
          </w:tcPr>
          <w:p w14:paraId="0E5E30E9" w14:textId="77777777" w:rsidR="007A7931" w:rsidRDefault="007A7931" w:rsidP="000853D5">
            <w:r>
              <w:t>POST</w:t>
            </w:r>
          </w:p>
        </w:tc>
        <w:tc>
          <w:tcPr>
            <w:tcW w:w="3822" w:type="dxa"/>
          </w:tcPr>
          <w:p w14:paraId="4E870401" w14:textId="77A0418B" w:rsidR="007A7931" w:rsidRDefault="007A7931" w:rsidP="000853D5">
            <w:r>
              <w:t>/users</w:t>
            </w:r>
          </w:p>
        </w:tc>
        <w:tc>
          <w:tcPr>
            <w:tcW w:w="4405" w:type="dxa"/>
          </w:tcPr>
          <w:p w14:paraId="2CB17E65" w14:textId="77777777" w:rsidR="007A7931" w:rsidRDefault="007A7931" w:rsidP="000853D5">
            <w:r>
              <w:t>Creates new user account</w:t>
            </w:r>
          </w:p>
        </w:tc>
      </w:tr>
      <w:tr w:rsidR="000C015C" w14:paraId="5A678C6F" w14:textId="77777777" w:rsidTr="0061736D">
        <w:tc>
          <w:tcPr>
            <w:tcW w:w="1123" w:type="dxa"/>
          </w:tcPr>
          <w:p w14:paraId="659BE000" w14:textId="459365A8" w:rsidR="00404FBB" w:rsidRDefault="00404FBB" w:rsidP="000853D5">
            <w:r>
              <w:t>POST</w:t>
            </w:r>
          </w:p>
        </w:tc>
        <w:tc>
          <w:tcPr>
            <w:tcW w:w="3822" w:type="dxa"/>
          </w:tcPr>
          <w:p w14:paraId="27ED3D70" w14:textId="077AD843" w:rsidR="00404FBB" w:rsidRPr="00FB44B4" w:rsidRDefault="00404FBB" w:rsidP="000853D5">
            <w:r>
              <w:t>/login</w:t>
            </w:r>
          </w:p>
        </w:tc>
        <w:tc>
          <w:tcPr>
            <w:tcW w:w="4405" w:type="dxa"/>
          </w:tcPr>
          <w:p w14:paraId="535AB892" w14:textId="518F63B8" w:rsidR="00404FBB" w:rsidRDefault="00404FBB" w:rsidP="000853D5">
            <w:r>
              <w:t>Authorize the credentials of a user</w:t>
            </w:r>
          </w:p>
        </w:tc>
      </w:tr>
      <w:tr w:rsidR="007A7931" w14:paraId="34A6446C" w14:textId="77777777" w:rsidTr="0061736D">
        <w:tc>
          <w:tcPr>
            <w:tcW w:w="1123" w:type="dxa"/>
          </w:tcPr>
          <w:p w14:paraId="3C276ED5" w14:textId="77777777" w:rsidR="007A7931" w:rsidRDefault="007A7931" w:rsidP="000853D5">
            <w:r>
              <w:t>POST</w:t>
            </w:r>
          </w:p>
        </w:tc>
        <w:tc>
          <w:tcPr>
            <w:tcW w:w="3822" w:type="dxa"/>
          </w:tcPr>
          <w:p w14:paraId="4FD3BC31" w14:textId="6AC4A828" w:rsidR="007A7931" w:rsidRDefault="007A7931" w:rsidP="000853D5">
            <w:r>
              <w:t>/</w:t>
            </w:r>
            <w:proofErr w:type="spellStart"/>
            <w:r>
              <w:t>usecases</w:t>
            </w:r>
            <w:proofErr w:type="spellEnd"/>
          </w:p>
        </w:tc>
        <w:tc>
          <w:tcPr>
            <w:tcW w:w="4405" w:type="dxa"/>
          </w:tcPr>
          <w:p w14:paraId="08E78357" w14:textId="77777777" w:rsidR="007A7931" w:rsidRDefault="007A7931" w:rsidP="000853D5">
            <w:r>
              <w:t xml:space="preserve">Creates new use case </w:t>
            </w:r>
          </w:p>
        </w:tc>
      </w:tr>
      <w:tr w:rsidR="007A7931" w14:paraId="23C392B9" w14:textId="77777777" w:rsidTr="0061736D">
        <w:tc>
          <w:tcPr>
            <w:tcW w:w="1123" w:type="dxa"/>
          </w:tcPr>
          <w:p w14:paraId="699BB654" w14:textId="77777777" w:rsidR="007A7931" w:rsidRDefault="007A7931" w:rsidP="000853D5">
            <w:r>
              <w:t>POST</w:t>
            </w:r>
          </w:p>
        </w:tc>
        <w:tc>
          <w:tcPr>
            <w:tcW w:w="3822" w:type="dxa"/>
          </w:tcPr>
          <w:p w14:paraId="15AE9F37" w14:textId="75D82AB4" w:rsidR="007A7931" w:rsidRDefault="007A7931" w:rsidP="000853D5">
            <w:r>
              <w:t>/</w:t>
            </w:r>
            <w:proofErr w:type="spellStart"/>
            <w:r>
              <w:t>usecases</w:t>
            </w:r>
            <w:proofErr w:type="spellEnd"/>
            <w:r>
              <w:t>/upload</w:t>
            </w:r>
          </w:p>
        </w:tc>
        <w:tc>
          <w:tcPr>
            <w:tcW w:w="4405" w:type="dxa"/>
          </w:tcPr>
          <w:p w14:paraId="671ECDA1" w14:textId="77777777" w:rsidR="007A7931" w:rsidRDefault="007A7931" w:rsidP="000853D5">
            <w:r>
              <w:t>Creates new use cases from an upload csv file</w:t>
            </w:r>
          </w:p>
        </w:tc>
      </w:tr>
      <w:tr w:rsidR="007A7931" w14:paraId="440CC1E3" w14:textId="77777777" w:rsidTr="0061736D">
        <w:tc>
          <w:tcPr>
            <w:tcW w:w="1123" w:type="dxa"/>
          </w:tcPr>
          <w:p w14:paraId="20E09901" w14:textId="77777777" w:rsidR="007A7931" w:rsidRDefault="007A7931" w:rsidP="000853D5">
            <w:r>
              <w:t>DELETE</w:t>
            </w:r>
          </w:p>
        </w:tc>
        <w:tc>
          <w:tcPr>
            <w:tcW w:w="3822" w:type="dxa"/>
          </w:tcPr>
          <w:p w14:paraId="635A6E03" w14:textId="569F9F40" w:rsidR="007A7931" w:rsidRPr="0016634A" w:rsidRDefault="007A7931" w:rsidP="000853D5">
            <w:r w:rsidRPr="0016634A">
              <w:t>/</w:t>
            </w:r>
            <w:proofErr w:type="spellStart"/>
            <w:r w:rsidRPr="0016634A">
              <w:t>usecases</w:t>
            </w:r>
            <w:proofErr w:type="spellEnd"/>
            <w:r w:rsidRPr="0016634A">
              <w:t>/{id }</w:t>
            </w:r>
          </w:p>
        </w:tc>
        <w:tc>
          <w:tcPr>
            <w:tcW w:w="4405" w:type="dxa"/>
          </w:tcPr>
          <w:p w14:paraId="1F3B6134" w14:textId="2247AFCE" w:rsidR="007A7931" w:rsidRDefault="007A7931" w:rsidP="000853D5">
            <w:r>
              <w:t>Deletes</w:t>
            </w:r>
            <w:r w:rsidR="0016634A">
              <w:t xml:space="preserve"> a</w:t>
            </w:r>
            <w:r>
              <w:t xml:space="preserve"> use case</w:t>
            </w:r>
            <w:r w:rsidR="0016634A">
              <w:t xml:space="preserve"> based on UUID</w:t>
            </w:r>
          </w:p>
        </w:tc>
      </w:tr>
      <w:tr w:rsidR="007A7931" w14:paraId="7985498A" w14:textId="77777777" w:rsidTr="0061736D">
        <w:tc>
          <w:tcPr>
            <w:tcW w:w="1123" w:type="dxa"/>
          </w:tcPr>
          <w:p w14:paraId="3876EB92" w14:textId="77777777" w:rsidR="007A7931" w:rsidRDefault="007A7931" w:rsidP="000853D5">
            <w:r>
              <w:lastRenderedPageBreak/>
              <w:t>PUT</w:t>
            </w:r>
          </w:p>
        </w:tc>
        <w:tc>
          <w:tcPr>
            <w:tcW w:w="3822" w:type="dxa"/>
          </w:tcPr>
          <w:p w14:paraId="45380C2B" w14:textId="65645055" w:rsidR="007A7931" w:rsidRPr="0016634A" w:rsidRDefault="007A7931" w:rsidP="000853D5">
            <w:r w:rsidRPr="0016634A">
              <w:t>/</w:t>
            </w:r>
            <w:proofErr w:type="spellStart"/>
            <w:r w:rsidRPr="0016634A">
              <w:t>usecases</w:t>
            </w:r>
            <w:proofErr w:type="spellEnd"/>
          </w:p>
        </w:tc>
        <w:tc>
          <w:tcPr>
            <w:tcW w:w="4405" w:type="dxa"/>
          </w:tcPr>
          <w:p w14:paraId="12379614" w14:textId="77777777" w:rsidR="007A7931" w:rsidRDefault="007A7931" w:rsidP="000853D5">
            <w:r>
              <w:t xml:space="preserve">Edits use case </w:t>
            </w:r>
          </w:p>
        </w:tc>
      </w:tr>
      <w:tr w:rsidR="007A7931" w14:paraId="33AA6CD8" w14:textId="77777777" w:rsidTr="0061736D">
        <w:tc>
          <w:tcPr>
            <w:tcW w:w="1123" w:type="dxa"/>
          </w:tcPr>
          <w:p w14:paraId="09632FE4" w14:textId="77777777" w:rsidR="007A7931" w:rsidRDefault="007A7931" w:rsidP="000853D5">
            <w:r>
              <w:t>GET</w:t>
            </w:r>
          </w:p>
        </w:tc>
        <w:tc>
          <w:tcPr>
            <w:tcW w:w="3822" w:type="dxa"/>
          </w:tcPr>
          <w:p w14:paraId="3D3101F0" w14:textId="28821480" w:rsidR="007A7931" w:rsidRDefault="007A7931" w:rsidP="000853D5">
            <w:r>
              <w:t>/cities/{id}/</w:t>
            </w:r>
            <w:proofErr w:type="spellStart"/>
            <w:r>
              <w:t>usecases</w:t>
            </w:r>
            <w:proofErr w:type="spellEnd"/>
          </w:p>
        </w:tc>
        <w:tc>
          <w:tcPr>
            <w:tcW w:w="4405" w:type="dxa"/>
          </w:tcPr>
          <w:p w14:paraId="1C24324D" w14:textId="51E890BF" w:rsidR="007A7931" w:rsidRDefault="007A7931" w:rsidP="000853D5">
            <w:r>
              <w:t>Retrieves all use cases belonging to a city</w:t>
            </w:r>
            <w:r w:rsidR="0016634A">
              <w:t xml:space="preserve"> based on the cities UUID</w:t>
            </w:r>
          </w:p>
        </w:tc>
      </w:tr>
      <w:tr w:rsidR="007A7931" w14:paraId="719A7D31" w14:textId="77777777" w:rsidTr="0061736D">
        <w:tc>
          <w:tcPr>
            <w:tcW w:w="1123" w:type="dxa"/>
          </w:tcPr>
          <w:p w14:paraId="3602FFBC" w14:textId="77777777" w:rsidR="007A7931" w:rsidRDefault="007A7931" w:rsidP="000853D5">
            <w:r>
              <w:t>GET</w:t>
            </w:r>
          </w:p>
        </w:tc>
        <w:tc>
          <w:tcPr>
            <w:tcW w:w="3822" w:type="dxa"/>
          </w:tcPr>
          <w:p w14:paraId="2C199D99" w14:textId="5C9A0EEB" w:rsidR="007A7931" w:rsidRDefault="007A7931" w:rsidP="000853D5">
            <w:r>
              <w:t>/cities/{id}/zones</w:t>
            </w:r>
          </w:p>
        </w:tc>
        <w:tc>
          <w:tcPr>
            <w:tcW w:w="4405" w:type="dxa"/>
          </w:tcPr>
          <w:p w14:paraId="6DBFC94D" w14:textId="1DDEEBDD" w:rsidR="007A7931" w:rsidRDefault="007A7931" w:rsidP="000853D5">
            <w:r>
              <w:t>Retrieves all zones belonging to a city</w:t>
            </w:r>
            <w:r w:rsidR="0016634A">
              <w:t xml:space="preserve"> based on the city’s UUID</w:t>
            </w:r>
          </w:p>
        </w:tc>
      </w:tr>
      <w:tr w:rsidR="0016634A" w14:paraId="57EB8572" w14:textId="77777777" w:rsidTr="0061736D">
        <w:tc>
          <w:tcPr>
            <w:tcW w:w="1123" w:type="dxa"/>
          </w:tcPr>
          <w:p w14:paraId="2A970F78" w14:textId="7C14D2FA" w:rsidR="0016634A" w:rsidRDefault="0016634A" w:rsidP="000853D5">
            <w:r>
              <w:t>GET</w:t>
            </w:r>
          </w:p>
        </w:tc>
        <w:tc>
          <w:tcPr>
            <w:tcW w:w="3822" w:type="dxa"/>
          </w:tcPr>
          <w:p w14:paraId="003942AB" w14:textId="59DC4112" w:rsidR="0016634A" w:rsidRDefault="0016634A" w:rsidP="000853D5">
            <w:r>
              <w:t>/cities/zones/{id}</w:t>
            </w:r>
          </w:p>
        </w:tc>
        <w:tc>
          <w:tcPr>
            <w:tcW w:w="4405" w:type="dxa"/>
          </w:tcPr>
          <w:p w14:paraId="2FBF45F5" w14:textId="669884AB" w:rsidR="0016634A" w:rsidRDefault="0016634A" w:rsidP="000853D5">
            <w:r>
              <w:t>Retrieves a specific zone based on the zone’s UUID.</w:t>
            </w:r>
          </w:p>
        </w:tc>
      </w:tr>
      <w:tr w:rsidR="007A7931" w14:paraId="7E071F1E" w14:textId="77777777" w:rsidTr="0061736D">
        <w:tc>
          <w:tcPr>
            <w:tcW w:w="1123" w:type="dxa"/>
          </w:tcPr>
          <w:p w14:paraId="4EC1A222" w14:textId="77777777" w:rsidR="007A7931" w:rsidRDefault="007A7931" w:rsidP="000853D5">
            <w:r>
              <w:t>GET</w:t>
            </w:r>
          </w:p>
        </w:tc>
        <w:tc>
          <w:tcPr>
            <w:tcW w:w="3822" w:type="dxa"/>
          </w:tcPr>
          <w:p w14:paraId="7575CA64" w14:textId="64D8C0BE" w:rsidR="007A7931" w:rsidRDefault="007A7931" w:rsidP="000853D5">
            <w:r>
              <w:t>/cities/</w:t>
            </w:r>
            <w:r w:rsidR="000C015C">
              <w:t>zones/{id}/</w:t>
            </w:r>
            <w:proofErr w:type="spellStart"/>
            <w:r w:rsidR="000C015C">
              <w:t>usescases</w:t>
            </w:r>
            <w:proofErr w:type="spellEnd"/>
          </w:p>
        </w:tc>
        <w:tc>
          <w:tcPr>
            <w:tcW w:w="4405" w:type="dxa"/>
          </w:tcPr>
          <w:p w14:paraId="42E24894" w14:textId="3685B622" w:rsidR="007A7931" w:rsidRDefault="007A7931" w:rsidP="000853D5">
            <w:r>
              <w:t xml:space="preserve">Retrieves all </w:t>
            </w:r>
            <w:r w:rsidR="000C015C">
              <w:t>use cases for a zone based on a zone’s UUID.</w:t>
            </w:r>
          </w:p>
        </w:tc>
      </w:tr>
      <w:tr w:rsidR="007A7931" w14:paraId="200F7D0B" w14:textId="77777777" w:rsidTr="0061736D">
        <w:tc>
          <w:tcPr>
            <w:tcW w:w="1123" w:type="dxa"/>
          </w:tcPr>
          <w:p w14:paraId="5F200B94" w14:textId="77777777" w:rsidR="007A7931" w:rsidRDefault="007A7931" w:rsidP="000853D5">
            <w:r>
              <w:t>GET</w:t>
            </w:r>
          </w:p>
        </w:tc>
        <w:tc>
          <w:tcPr>
            <w:tcW w:w="3822" w:type="dxa"/>
          </w:tcPr>
          <w:p w14:paraId="6B6902DB" w14:textId="6FF5C20F" w:rsidR="007A7931" w:rsidRDefault="007A7931" w:rsidP="000853D5">
            <w:r>
              <w:t>/</w:t>
            </w:r>
            <w:proofErr w:type="spellStart"/>
            <w:r w:rsidR="000C015C">
              <w:t>pasadena</w:t>
            </w:r>
            <w:proofErr w:type="spellEnd"/>
            <w:r w:rsidR="000C015C">
              <w:t>/zones</w:t>
            </w:r>
          </w:p>
        </w:tc>
        <w:tc>
          <w:tcPr>
            <w:tcW w:w="4405" w:type="dxa"/>
          </w:tcPr>
          <w:p w14:paraId="369F8073" w14:textId="44D709CC" w:rsidR="007A7931" w:rsidRDefault="000C015C" w:rsidP="000853D5">
            <w:r>
              <w:t xml:space="preserve">Retrieves a zones data and </w:t>
            </w:r>
            <w:r w:rsidR="0061736D">
              <w:t>its</w:t>
            </w:r>
            <w:r>
              <w:t xml:space="preserve"> associated overlay zoning data for a single </w:t>
            </w:r>
            <w:r w:rsidR="0061736D">
              <w:t xml:space="preserve">City of Pasadena </w:t>
            </w:r>
            <w:r>
              <w:t>parcel</w:t>
            </w:r>
            <w:r w:rsidR="0061736D">
              <w:t xml:space="preserve"> zone.</w:t>
            </w:r>
            <w:r>
              <w:t xml:space="preserve"> </w:t>
            </w:r>
          </w:p>
        </w:tc>
      </w:tr>
      <w:tr w:rsidR="007A7931" w14:paraId="66EC15A8" w14:textId="77777777" w:rsidTr="0061736D">
        <w:tc>
          <w:tcPr>
            <w:tcW w:w="1123" w:type="dxa"/>
          </w:tcPr>
          <w:p w14:paraId="0D3CCA7E" w14:textId="61423069" w:rsidR="007A7931" w:rsidRDefault="0061736D" w:rsidP="000853D5">
            <w:r>
              <w:t>POST</w:t>
            </w:r>
            <w:r w:rsidR="007A7931">
              <w:t xml:space="preserve"> </w:t>
            </w:r>
          </w:p>
        </w:tc>
        <w:tc>
          <w:tcPr>
            <w:tcW w:w="3822" w:type="dxa"/>
          </w:tcPr>
          <w:p w14:paraId="7030FFCA" w14:textId="1BC11358" w:rsidR="007A7931" w:rsidRDefault="0061736D" w:rsidP="000853D5">
            <w:r>
              <w:t>Users/</w:t>
            </w:r>
            <w:proofErr w:type="spellStart"/>
            <w:r>
              <w:t>sendCredentials</w:t>
            </w:r>
            <w:proofErr w:type="spellEnd"/>
          </w:p>
        </w:tc>
        <w:tc>
          <w:tcPr>
            <w:tcW w:w="4405" w:type="dxa"/>
          </w:tcPr>
          <w:p w14:paraId="22D1D52E" w14:textId="4B460CAA" w:rsidR="007A7931" w:rsidRDefault="0061736D" w:rsidP="000853D5">
            <w:r>
              <w:t xml:space="preserve">Sends a user an email with their authorization credentials for the admin portal. </w:t>
            </w:r>
          </w:p>
        </w:tc>
      </w:tr>
    </w:tbl>
    <w:p w14:paraId="773C36E3" w14:textId="77777777" w:rsidR="007A7931" w:rsidRDefault="007A7931" w:rsidP="007A7931"/>
    <w:p w14:paraId="5C1298A0" w14:textId="77777777" w:rsidR="007A7931" w:rsidRDefault="007A7931" w:rsidP="007A7931">
      <w:pPr>
        <w:pStyle w:val="Heading2"/>
        <w:numPr>
          <w:ilvl w:val="1"/>
          <w:numId w:val="1"/>
        </w:numPr>
        <w:ind w:left="540" w:hanging="540"/>
      </w:pPr>
      <w:bookmarkStart w:id="32" w:name="_Ref35642849"/>
      <w:bookmarkStart w:id="33" w:name="_Toc37060425"/>
      <w:r>
        <w:t>Service Component</w:t>
      </w:r>
      <w:bookmarkEnd w:id="32"/>
      <w:bookmarkEnd w:id="33"/>
    </w:p>
    <w:p w14:paraId="50761D32" w14:textId="77777777" w:rsidR="007A7931" w:rsidRPr="003E1037" w:rsidRDefault="007A7931" w:rsidP="007A7931">
      <w:r>
        <w:t xml:space="preserve">The service class containing all the business logic for the UMGC City Application and is implemented by using an interface class called </w:t>
      </w:r>
      <w:proofErr w:type="spellStart"/>
      <w:r>
        <w:t>ProjectZoningService</w:t>
      </w:r>
      <w:proofErr w:type="spellEnd"/>
      <w:r>
        <w:t xml:space="preserve"> and then implemented using the public class called </w:t>
      </w:r>
      <w:proofErr w:type="spellStart"/>
      <w:r>
        <w:t>ProjectZoningServiceImp</w:t>
      </w:r>
      <w:proofErr w:type="spellEnd"/>
      <w:r>
        <w:t xml:space="preserve">. </w:t>
      </w:r>
      <w:r w:rsidRPr="003E1037">
        <w:t xml:space="preserve">The service class is designed to use a Project Service API to store, retrieve, update and delete the data from the system’s database. </w:t>
      </w:r>
    </w:p>
    <w:p w14:paraId="5E4AF6A8" w14:textId="77777777" w:rsidR="007A7931" w:rsidRDefault="007A7931" w:rsidP="007A7931">
      <w:r w:rsidRPr="003E1037">
        <w:t>The service class processes incoming data request models</w:t>
      </w:r>
      <w:r>
        <w:t xml:space="preserve">, more specifically JSON object being sent over HTTP from the front-end and converts them into data objects that can be persisted into the system’s database. The eight persistent data models used by the </w:t>
      </w:r>
      <w:proofErr w:type="spellStart"/>
      <w:r>
        <w:t>ProjectZoningService</w:t>
      </w:r>
      <w:proofErr w:type="spellEnd"/>
      <w:r>
        <w:t xml:space="preserve"> are structured to match each of the databases entities. </w:t>
      </w:r>
    </w:p>
    <w:p w14:paraId="7CE56FA8" w14:textId="77777777" w:rsidR="007A7931" w:rsidRPr="00CB4D49" w:rsidRDefault="007A7931" w:rsidP="007A7931">
      <w:pPr>
        <w:pStyle w:val="Heading2"/>
        <w:numPr>
          <w:ilvl w:val="1"/>
          <w:numId w:val="1"/>
        </w:numPr>
        <w:ind w:left="540" w:hanging="540"/>
      </w:pPr>
      <w:bookmarkStart w:id="34" w:name="_Ref35642853"/>
      <w:bookmarkStart w:id="35" w:name="_Toc37060426"/>
      <w:r>
        <w:t>DATA ACCESS LAYER</w:t>
      </w:r>
      <w:bookmarkEnd w:id="34"/>
      <w:bookmarkEnd w:id="35"/>
    </w:p>
    <w:p w14:paraId="08F97E10" w14:textId="77777777" w:rsidR="007A7931" w:rsidRDefault="007A7931" w:rsidP="007A7931">
      <w:r>
        <w:t xml:space="preserve">The data access layer of the UMGC City application resides within the back-end Java microservice right under the system’s service layer. The data access layer is designed using Spring Data JPA and by using one of the JPA Repository interfaces made available through the Spring Data JPA library, the data access object (DAO) has all the basic CRUD methods ( and </w:t>
      </w:r>
      <w:r>
        <w:lastRenderedPageBreak/>
        <w:t xml:space="preserve">queries) defined and implemented that the UMGC system will requires. The following diagrams provided in Figure 4 and 5 show precisely how each piece of data flows through the system passing from end user, to functional requirement, and into the data access objects that are utilized by the data access layer.  </w:t>
      </w:r>
    </w:p>
    <w:p w14:paraId="1EB7A569" w14:textId="77777777" w:rsidR="00927CFB" w:rsidRDefault="00927CFB" w:rsidP="00927CFB">
      <w:pPr>
        <w:keepNext/>
        <w:spacing w:after="240"/>
        <w:jc w:val="center"/>
      </w:pPr>
      <w:r>
        <w:rPr>
          <w:noProof/>
        </w:rPr>
        <w:drawing>
          <wp:inline distT="114300" distB="114300" distL="114300" distR="114300" wp14:anchorId="44748455" wp14:editId="0ABCF573">
            <wp:extent cx="3629025" cy="2486025"/>
            <wp:effectExtent l="0" t="0" r="9525" b="9525"/>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629025" cy="2486025"/>
                    </a:xfrm>
                    <a:prstGeom prst="rect">
                      <a:avLst/>
                    </a:prstGeom>
                    <a:ln/>
                  </pic:spPr>
                </pic:pic>
              </a:graphicData>
            </a:graphic>
          </wp:inline>
        </w:drawing>
      </w:r>
    </w:p>
    <w:p w14:paraId="691DBDC5" w14:textId="76C99C94" w:rsidR="00927CFB" w:rsidRPr="00927CFB" w:rsidRDefault="00927CFB" w:rsidP="00927CFB">
      <w:pPr>
        <w:pStyle w:val="Caption"/>
        <w:jc w:val="center"/>
        <w:rPr>
          <w:color w:val="auto"/>
        </w:rPr>
      </w:pPr>
      <w:bookmarkStart w:id="36" w:name="_Toc37060450"/>
      <w:r w:rsidRPr="00927CFB">
        <w:rPr>
          <w:color w:val="auto"/>
        </w:rPr>
        <w:t xml:space="preserve">Figure </w:t>
      </w:r>
      <w:r w:rsidRPr="00927CFB">
        <w:rPr>
          <w:color w:val="auto"/>
        </w:rPr>
        <w:fldChar w:fldCharType="begin"/>
      </w:r>
      <w:r w:rsidRPr="00927CFB">
        <w:rPr>
          <w:color w:val="auto"/>
        </w:rPr>
        <w:instrText xml:space="preserve"> SEQ Figure \* ARABIC </w:instrText>
      </w:r>
      <w:r w:rsidRPr="00927CFB">
        <w:rPr>
          <w:color w:val="auto"/>
        </w:rPr>
        <w:fldChar w:fldCharType="separate"/>
      </w:r>
      <w:r w:rsidR="000853D5">
        <w:rPr>
          <w:noProof/>
          <w:color w:val="auto"/>
        </w:rPr>
        <w:t>4</w:t>
      </w:r>
      <w:r w:rsidRPr="00927CFB">
        <w:rPr>
          <w:color w:val="auto"/>
        </w:rPr>
        <w:fldChar w:fldCharType="end"/>
      </w:r>
      <w:r w:rsidRPr="00927CFB">
        <w:rPr>
          <w:color w:val="auto"/>
        </w:rPr>
        <w:t xml:space="preserve"> - Data Flow Diagram: UMGC City Zoning Application (Management User)</w:t>
      </w:r>
      <w:bookmarkEnd w:id="36"/>
    </w:p>
    <w:p w14:paraId="038C136F" w14:textId="77777777" w:rsidR="00927CFB" w:rsidRDefault="00927CFB" w:rsidP="00927CFB">
      <w:pPr>
        <w:keepNext/>
        <w:spacing w:after="240"/>
        <w:jc w:val="center"/>
      </w:pPr>
      <w:r>
        <w:rPr>
          <w:noProof/>
        </w:rPr>
        <w:drawing>
          <wp:inline distT="114300" distB="114300" distL="114300" distR="114300" wp14:anchorId="7F379711" wp14:editId="0AF91DB1">
            <wp:extent cx="3886200" cy="3248025"/>
            <wp:effectExtent l="0" t="0" r="0" b="9525"/>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886200" cy="3248025"/>
                    </a:xfrm>
                    <a:prstGeom prst="rect">
                      <a:avLst/>
                    </a:prstGeom>
                    <a:ln/>
                  </pic:spPr>
                </pic:pic>
              </a:graphicData>
            </a:graphic>
          </wp:inline>
        </w:drawing>
      </w:r>
    </w:p>
    <w:p w14:paraId="35060EDA" w14:textId="24B2B43D" w:rsidR="00927CFB" w:rsidRPr="00927CFB" w:rsidRDefault="00927CFB" w:rsidP="00927CFB">
      <w:pPr>
        <w:pStyle w:val="Caption"/>
        <w:jc w:val="center"/>
        <w:rPr>
          <w:color w:val="auto"/>
        </w:rPr>
      </w:pPr>
      <w:bookmarkStart w:id="37" w:name="_Toc37060451"/>
      <w:r w:rsidRPr="00927CFB">
        <w:rPr>
          <w:color w:val="auto"/>
        </w:rPr>
        <w:t xml:space="preserve">Figure </w:t>
      </w:r>
      <w:r w:rsidRPr="00927CFB">
        <w:rPr>
          <w:color w:val="auto"/>
        </w:rPr>
        <w:fldChar w:fldCharType="begin"/>
      </w:r>
      <w:r w:rsidRPr="00927CFB">
        <w:rPr>
          <w:color w:val="auto"/>
        </w:rPr>
        <w:instrText xml:space="preserve"> SEQ Figure \* ARABIC </w:instrText>
      </w:r>
      <w:r w:rsidRPr="00927CFB">
        <w:rPr>
          <w:color w:val="auto"/>
        </w:rPr>
        <w:fldChar w:fldCharType="separate"/>
      </w:r>
      <w:r w:rsidR="000853D5">
        <w:rPr>
          <w:noProof/>
          <w:color w:val="auto"/>
        </w:rPr>
        <w:t>5</w:t>
      </w:r>
      <w:r w:rsidRPr="00927CFB">
        <w:rPr>
          <w:color w:val="auto"/>
        </w:rPr>
        <w:fldChar w:fldCharType="end"/>
      </w:r>
      <w:r w:rsidRPr="00927CFB">
        <w:rPr>
          <w:color w:val="auto"/>
        </w:rPr>
        <w:t xml:space="preserve"> - Data Flow Diagram: UMGC City Zoning Application (Resident User)</w:t>
      </w:r>
      <w:bookmarkEnd w:id="37"/>
    </w:p>
    <w:p w14:paraId="37FCE63A" w14:textId="77777777" w:rsidR="00F20458" w:rsidRPr="00F20458" w:rsidRDefault="00F20458" w:rsidP="00F20458"/>
    <w:p w14:paraId="6A4F1C56" w14:textId="0E4EAE5D" w:rsidR="008F6B06" w:rsidRDefault="008F6B06" w:rsidP="007F3C42">
      <w:pPr>
        <w:pStyle w:val="Heading1"/>
        <w:numPr>
          <w:ilvl w:val="0"/>
          <w:numId w:val="1"/>
        </w:numPr>
        <w:ind w:left="540" w:hanging="540"/>
      </w:pPr>
      <w:bookmarkStart w:id="38" w:name="_Toc37060427"/>
      <w:r>
        <w:t>HUMAN INTERFACE DESIGN</w:t>
      </w:r>
      <w:bookmarkEnd w:id="38"/>
    </w:p>
    <w:p w14:paraId="7B83E279" w14:textId="597B22FB" w:rsidR="008F6B06" w:rsidRDefault="008F6B06" w:rsidP="007F3C42">
      <w:r>
        <w:t>The following subsections describe the functionalities of UMGC City Application from the</w:t>
      </w:r>
      <w:r w:rsidR="00D415D4">
        <w:t xml:space="preserve"> </w:t>
      </w:r>
      <w:r>
        <w:t>user’s perspective. It shall give the detailed account of how the user will be able to use the</w:t>
      </w:r>
      <w:r w:rsidR="00D415D4">
        <w:t xml:space="preserve"> </w:t>
      </w:r>
      <w:r>
        <w:t>system to complete all the expected features based on the requirements provided in the SRS.</w:t>
      </w:r>
      <w:r w:rsidR="00D415D4">
        <w:t xml:space="preserve"> </w:t>
      </w:r>
      <w:r>
        <w:t>Mock wireframes are used to facilitate the understanding of the system’s UI.</w:t>
      </w:r>
    </w:p>
    <w:p w14:paraId="69FBA19B" w14:textId="5B5AC227" w:rsidR="008F6B06" w:rsidRDefault="008F6B06" w:rsidP="007F3C42">
      <w:pPr>
        <w:pStyle w:val="Heading2"/>
        <w:numPr>
          <w:ilvl w:val="1"/>
          <w:numId w:val="1"/>
        </w:numPr>
        <w:ind w:left="540" w:hanging="540"/>
      </w:pPr>
      <w:bookmarkStart w:id="39" w:name="_Ref35643001"/>
      <w:bookmarkStart w:id="40" w:name="_Toc37060428"/>
      <w:r>
        <w:t>Overview of User Interface</w:t>
      </w:r>
      <w:bookmarkEnd w:id="39"/>
      <w:bookmarkEnd w:id="40"/>
      <w:r>
        <w:t xml:space="preserve"> </w:t>
      </w:r>
    </w:p>
    <w:p w14:paraId="43D73E84" w14:textId="5D5828AF" w:rsidR="008F6B06" w:rsidRDefault="008F6B06" w:rsidP="007F3C42">
      <w:r>
        <w:t>The UMGC City Application’s user interface shall follow four basic design principles to ensure</w:t>
      </w:r>
      <w:r w:rsidR="00D415D4">
        <w:t xml:space="preserve"> </w:t>
      </w:r>
      <w:r>
        <w:t>the system’s UI is intuitive, efficient, and easy-to-navigate for a wide range of users. The four</w:t>
      </w:r>
      <w:r w:rsidR="00D415D4">
        <w:t xml:space="preserve"> </w:t>
      </w:r>
      <w:r>
        <w:t>design principles that will be followed are simplicity, structure, consistency, and tolerance. This</w:t>
      </w:r>
      <w:r w:rsidR="00D415D4">
        <w:t xml:space="preserve"> </w:t>
      </w:r>
      <w:r>
        <w:t>means the UI design will be kept modern but minimal to ensure the UI does not become</w:t>
      </w:r>
      <w:r w:rsidR="00D415D4">
        <w:t xml:space="preserve"> </w:t>
      </w:r>
      <w:r>
        <w:t>confusing to users or over-crowd the user’s screen with unnecessary content. The UI will follow</w:t>
      </w:r>
      <w:r w:rsidR="00D415D4">
        <w:t xml:space="preserve"> </w:t>
      </w:r>
      <w:r>
        <w:t>a basic and logical data gathering process using structured data input forms. In addition, the</w:t>
      </w:r>
      <w:r w:rsidR="00D415D4">
        <w:t xml:space="preserve"> </w:t>
      </w:r>
      <w:r>
        <w:t>entire design of the UI meaning color schema, behavior, and content placement shall be kept</w:t>
      </w:r>
      <w:r w:rsidR="00D415D4">
        <w:t xml:space="preserve">  </w:t>
      </w:r>
      <w:r>
        <w:t>consistent throughout the entire web application. Lastly, the UI will aid the user in preventing</w:t>
      </w:r>
      <w:r w:rsidR="00D415D4">
        <w:t xml:space="preserve"> </w:t>
      </w:r>
      <w:r>
        <w:t>mistakes by confirming all input decisions before acceptance into the system is permitted and</w:t>
      </w:r>
      <w:r w:rsidR="00D415D4">
        <w:t xml:space="preserve"> </w:t>
      </w:r>
      <w:r>
        <w:t>provide backward error recovery whenever applicable.</w:t>
      </w:r>
      <w:r w:rsidR="00D415D4">
        <w:t xml:space="preserve"> </w:t>
      </w:r>
      <w:r>
        <w:t>The system’s UI navigation</w:t>
      </w:r>
      <w:r w:rsidR="00475ACA">
        <w:t xml:space="preserve">al design for </w:t>
      </w:r>
      <w:r>
        <w:t xml:space="preserve">move </w:t>
      </w:r>
      <w:r w:rsidR="00475ACA">
        <w:t xml:space="preserve">users </w:t>
      </w:r>
      <w:r>
        <w:t>from one UI component to the</w:t>
      </w:r>
      <w:r w:rsidR="00D415D4">
        <w:t xml:space="preserve"> </w:t>
      </w:r>
      <w:r>
        <w:t xml:space="preserve">next </w:t>
      </w:r>
      <w:r w:rsidR="00475ACA">
        <w:t xml:space="preserve">are provided in the following sub-sections and a wireframe design for each component is provided. </w:t>
      </w:r>
    </w:p>
    <w:p w14:paraId="64EB134D" w14:textId="2A785014" w:rsidR="00475ACA" w:rsidRDefault="000736D2" w:rsidP="007F3C42">
      <w:pPr>
        <w:pStyle w:val="Heading2"/>
        <w:numPr>
          <w:ilvl w:val="2"/>
          <w:numId w:val="1"/>
        </w:numPr>
        <w:ind w:left="720"/>
      </w:pPr>
      <w:bookmarkStart w:id="41" w:name="_Ref35642776"/>
      <w:bookmarkStart w:id="42" w:name="_Ref35642903"/>
      <w:bookmarkStart w:id="43" w:name="_Ref35642926"/>
      <w:bookmarkStart w:id="44" w:name="_Ref35642967"/>
      <w:bookmarkStart w:id="45" w:name="_Ref35643743"/>
      <w:bookmarkStart w:id="46" w:name="_Ref35643753"/>
      <w:bookmarkStart w:id="47" w:name="_Toc37060429"/>
      <w:r>
        <w:t xml:space="preserve">Home </w:t>
      </w:r>
      <w:r w:rsidR="00466622">
        <w:t>Page</w:t>
      </w:r>
      <w:r>
        <w:t xml:space="preserve"> Component</w:t>
      </w:r>
      <w:bookmarkEnd w:id="41"/>
      <w:bookmarkEnd w:id="42"/>
      <w:bookmarkEnd w:id="43"/>
      <w:bookmarkEnd w:id="44"/>
      <w:bookmarkEnd w:id="45"/>
      <w:bookmarkEnd w:id="46"/>
      <w:bookmarkEnd w:id="47"/>
    </w:p>
    <w:p w14:paraId="01EC1E98" w14:textId="51862220" w:rsidR="000736D2" w:rsidRDefault="00475ACA" w:rsidP="00FA03DB">
      <w:r>
        <w:t>When the user first accesses the UMGC City Admin Portal UI a Home Page</w:t>
      </w:r>
      <w:r w:rsidR="00D415D4">
        <w:t xml:space="preserve"> </w:t>
      </w:r>
      <w:r>
        <w:t>Screen shall be displayed that provides a general overview and purpose of the</w:t>
      </w:r>
      <w:r w:rsidR="00D415D4">
        <w:t xml:space="preserve"> </w:t>
      </w:r>
      <w:r>
        <w:t>application and prompts the user to either sign up or sign into the web application.</w:t>
      </w:r>
    </w:p>
    <w:p w14:paraId="5061A23D" w14:textId="77777777" w:rsidR="00FA03DB" w:rsidRDefault="000736D2" w:rsidP="00FA03DB">
      <w:pPr>
        <w:keepNext/>
        <w:jc w:val="center"/>
      </w:pPr>
      <w:r>
        <w:rPr>
          <w:noProof/>
        </w:rPr>
        <w:lastRenderedPageBreak/>
        <w:drawing>
          <wp:inline distT="114300" distB="114300" distL="114300" distR="114300" wp14:anchorId="41AD36AD" wp14:editId="5271E475">
            <wp:extent cx="5943600" cy="4457700"/>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943600" cy="4457700"/>
                    </a:xfrm>
                    <a:prstGeom prst="rect">
                      <a:avLst/>
                    </a:prstGeom>
                    <a:ln/>
                  </pic:spPr>
                </pic:pic>
              </a:graphicData>
            </a:graphic>
          </wp:inline>
        </w:drawing>
      </w:r>
    </w:p>
    <w:p w14:paraId="786EE0D8" w14:textId="0E20EF0F" w:rsidR="000736D2" w:rsidRDefault="00FA03DB" w:rsidP="00FA03DB">
      <w:pPr>
        <w:pStyle w:val="Caption"/>
        <w:jc w:val="center"/>
        <w:rPr>
          <w:color w:val="auto"/>
        </w:rPr>
      </w:pPr>
      <w:bookmarkStart w:id="48" w:name="_Toc37060452"/>
      <w:r w:rsidRPr="00FA03DB">
        <w:rPr>
          <w:color w:val="auto"/>
        </w:rPr>
        <w:t xml:space="preserve">Figure </w:t>
      </w:r>
      <w:r w:rsidRPr="00FA03DB">
        <w:rPr>
          <w:color w:val="auto"/>
        </w:rPr>
        <w:fldChar w:fldCharType="begin"/>
      </w:r>
      <w:r w:rsidRPr="00FA03DB">
        <w:rPr>
          <w:color w:val="auto"/>
        </w:rPr>
        <w:instrText xml:space="preserve"> SEQ Figure \* ARABIC </w:instrText>
      </w:r>
      <w:r w:rsidRPr="00FA03DB">
        <w:rPr>
          <w:color w:val="auto"/>
        </w:rPr>
        <w:fldChar w:fldCharType="separate"/>
      </w:r>
      <w:r w:rsidR="000853D5">
        <w:rPr>
          <w:noProof/>
          <w:color w:val="auto"/>
        </w:rPr>
        <w:t>6</w:t>
      </w:r>
      <w:r w:rsidRPr="00FA03DB">
        <w:rPr>
          <w:color w:val="auto"/>
        </w:rPr>
        <w:fldChar w:fldCharType="end"/>
      </w:r>
      <w:r w:rsidRPr="00FA03DB">
        <w:rPr>
          <w:color w:val="auto"/>
        </w:rPr>
        <w:t xml:space="preserve"> - Wireframe: Home Page Component</w:t>
      </w:r>
      <w:bookmarkEnd w:id="48"/>
    </w:p>
    <w:p w14:paraId="207FC15B" w14:textId="60298EA8" w:rsidR="0061736D" w:rsidRDefault="0061736D" w:rsidP="0061736D"/>
    <w:p w14:paraId="3552B1A0" w14:textId="77777777" w:rsidR="0061736D" w:rsidRPr="0061736D" w:rsidRDefault="0061736D" w:rsidP="0061736D"/>
    <w:p w14:paraId="558C7621" w14:textId="456FB558" w:rsidR="000736D2" w:rsidRDefault="000736D2" w:rsidP="00FA03DB">
      <w:pPr>
        <w:pStyle w:val="Heading2"/>
        <w:numPr>
          <w:ilvl w:val="2"/>
          <w:numId w:val="1"/>
        </w:numPr>
        <w:ind w:left="720"/>
      </w:pPr>
      <w:bookmarkStart w:id="49" w:name="_Ref35642859"/>
      <w:bookmarkStart w:id="50" w:name="_Ref35642969"/>
      <w:bookmarkStart w:id="51" w:name="_Ref35643025"/>
      <w:bookmarkStart w:id="52" w:name="_Ref35643157"/>
      <w:bookmarkStart w:id="53" w:name="_Ref35643758"/>
      <w:bookmarkStart w:id="54" w:name="_Toc37060430"/>
      <w:r>
        <w:t>Log</w:t>
      </w:r>
      <w:r w:rsidR="00C46F49">
        <w:t>in</w:t>
      </w:r>
      <w:r>
        <w:t xml:space="preserve"> Form Component</w:t>
      </w:r>
      <w:bookmarkEnd w:id="49"/>
      <w:bookmarkEnd w:id="50"/>
      <w:bookmarkEnd w:id="51"/>
      <w:bookmarkEnd w:id="52"/>
      <w:bookmarkEnd w:id="53"/>
      <w:bookmarkEnd w:id="54"/>
    </w:p>
    <w:p w14:paraId="5A17E00F" w14:textId="28BEDD50" w:rsidR="00C46F49" w:rsidRDefault="000736D2" w:rsidP="00FA03DB">
      <w:r>
        <w:t xml:space="preserve">The UMGC City Admin Portal UI shall display a form prompting the user to input their login credentials, i.e. username and password, after the user selects the log in option from the UI’s home page.  </w:t>
      </w:r>
    </w:p>
    <w:p w14:paraId="20498844" w14:textId="77777777" w:rsidR="00FA03DB" w:rsidRDefault="000736D2" w:rsidP="00FA03DB">
      <w:pPr>
        <w:keepNext/>
        <w:jc w:val="center"/>
      </w:pPr>
      <w:r>
        <w:rPr>
          <w:noProof/>
        </w:rPr>
        <w:lastRenderedPageBreak/>
        <w:drawing>
          <wp:inline distT="114300" distB="114300" distL="114300" distR="114300" wp14:anchorId="731DD080" wp14:editId="5532AF8F">
            <wp:extent cx="5943600" cy="4457700"/>
            <wp:effectExtent l="0" t="0" r="0" b="0"/>
            <wp:docPr id="2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943600" cy="4457700"/>
                    </a:xfrm>
                    <a:prstGeom prst="rect">
                      <a:avLst/>
                    </a:prstGeom>
                    <a:ln/>
                  </pic:spPr>
                </pic:pic>
              </a:graphicData>
            </a:graphic>
          </wp:inline>
        </w:drawing>
      </w:r>
    </w:p>
    <w:p w14:paraId="609ABB9C" w14:textId="3CB84C1F" w:rsidR="000736D2" w:rsidRDefault="00FA03DB" w:rsidP="00FA03DB">
      <w:pPr>
        <w:pStyle w:val="Caption"/>
        <w:jc w:val="center"/>
        <w:rPr>
          <w:color w:val="auto"/>
        </w:rPr>
      </w:pPr>
      <w:bookmarkStart w:id="55" w:name="_Toc37060453"/>
      <w:r w:rsidRPr="00FA03DB">
        <w:rPr>
          <w:color w:val="auto"/>
        </w:rPr>
        <w:t xml:space="preserve">Figure </w:t>
      </w:r>
      <w:r w:rsidRPr="00FA03DB">
        <w:rPr>
          <w:color w:val="auto"/>
        </w:rPr>
        <w:fldChar w:fldCharType="begin"/>
      </w:r>
      <w:r w:rsidRPr="00FA03DB">
        <w:rPr>
          <w:color w:val="auto"/>
        </w:rPr>
        <w:instrText xml:space="preserve"> SEQ Figure \* ARABIC </w:instrText>
      </w:r>
      <w:r w:rsidRPr="00FA03DB">
        <w:rPr>
          <w:color w:val="auto"/>
        </w:rPr>
        <w:fldChar w:fldCharType="separate"/>
      </w:r>
      <w:r w:rsidR="000853D5">
        <w:rPr>
          <w:noProof/>
          <w:color w:val="auto"/>
        </w:rPr>
        <w:t>7</w:t>
      </w:r>
      <w:r w:rsidRPr="00FA03DB">
        <w:rPr>
          <w:color w:val="auto"/>
        </w:rPr>
        <w:fldChar w:fldCharType="end"/>
      </w:r>
      <w:r w:rsidRPr="00FA03DB">
        <w:rPr>
          <w:color w:val="auto"/>
        </w:rPr>
        <w:t xml:space="preserve"> - Wireframe: Login Form Component</w:t>
      </w:r>
      <w:bookmarkEnd w:id="55"/>
    </w:p>
    <w:p w14:paraId="054D22F9" w14:textId="7B435889" w:rsidR="0061736D" w:rsidRDefault="0061736D" w:rsidP="0061736D"/>
    <w:p w14:paraId="61A874CE" w14:textId="77777777" w:rsidR="0061736D" w:rsidRPr="0061736D" w:rsidRDefault="0061736D" w:rsidP="0061736D"/>
    <w:p w14:paraId="47C1017F" w14:textId="573690ED" w:rsidR="000736D2" w:rsidRDefault="00C46F49" w:rsidP="00FA03DB">
      <w:pPr>
        <w:pStyle w:val="Heading2"/>
        <w:numPr>
          <w:ilvl w:val="2"/>
          <w:numId w:val="1"/>
        </w:numPr>
        <w:ind w:left="720"/>
      </w:pPr>
      <w:bookmarkStart w:id="56" w:name="_Ref35642818"/>
      <w:bookmarkStart w:id="57" w:name="_Ref35642972"/>
      <w:bookmarkStart w:id="58" w:name="_Ref35643017"/>
      <w:bookmarkStart w:id="59" w:name="_Ref35643765"/>
      <w:bookmarkStart w:id="60" w:name="_Toc37060431"/>
      <w:r>
        <w:t>Sign-Up Form Component</w:t>
      </w:r>
      <w:bookmarkEnd w:id="56"/>
      <w:bookmarkEnd w:id="57"/>
      <w:bookmarkEnd w:id="58"/>
      <w:bookmarkEnd w:id="59"/>
      <w:bookmarkEnd w:id="60"/>
    </w:p>
    <w:p w14:paraId="369903AC" w14:textId="729805E2" w:rsidR="003D1771" w:rsidRDefault="00C46F49" w:rsidP="00FA03DB">
      <w:r>
        <w:t>The UMGC City Admin Portal UI shall display a sign</w:t>
      </w:r>
      <w:r w:rsidR="003D1771">
        <w:t>-</w:t>
      </w:r>
      <w:r>
        <w:t xml:space="preserve">up form to the user, </w:t>
      </w:r>
      <w:r w:rsidR="003D1771">
        <w:t xml:space="preserve">after the user selects the sign-up option from the UI’s home page. The sign-up form shall prompt the user to input required data (city, state, email address, password) and optional data (first name and last name), and then submit the form into the system so a new user account will be created for the user. </w:t>
      </w:r>
    </w:p>
    <w:p w14:paraId="0BD8E679" w14:textId="77777777" w:rsidR="00FA03DB" w:rsidRDefault="003D1771" w:rsidP="00FA03DB">
      <w:pPr>
        <w:keepNext/>
        <w:jc w:val="center"/>
      </w:pPr>
      <w:r>
        <w:rPr>
          <w:noProof/>
        </w:rPr>
        <w:lastRenderedPageBreak/>
        <w:drawing>
          <wp:inline distT="0" distB="0" distL="0" distR="0" wp14:anchorId="1BE1C238" wp14:editId="3B5584A7">
            <wp:extent cx="5944235" cy="44564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4235" cy="4456430"/>
                    </a:xfrm>
                    <a:prstGeom prst="rect">
                      <a:avLst/>
                    </a:prstGeom>
                    <a:noFill/>
                  </pic:spPr>
                </pic:pic>
              </a:graphicData>
            </a:graphic>
          </wp:inline>
        </w:drawing>
      </w:r>
    </w:p>
    <w:p w14:paraId="3F458ABA" w14:textId="7ADEDC2F" w:rsidR="003D1771" w:rsidRPr="00FA03DB" w:rsidRDefault="00FA03DB" w:rsidP="00FA03DB">
      <w:pPr>
        <w:pStyle w:val="Caption"/>
        <w:spacing w:after="0" w:line="480" w:lineRule="auto"/>
        <w:contextualSpacing/>
        <w:jc w:val="center"/>
        <w:rPr>
          <w:color w:val="auto"/>
        </w:rPr>
      </w:pPr>
      <w:bookmarkStart w:id="61" w:name="_Toc37060454"/>
      <w:r w:rsidRPr="00FA03DB">
        <w:rPr>
          <w:color w:val="auto"/>
        </w:rPr>
        <w:t xml:space="preserve">Figure </w:t>
      </w:r>
      <w:r w:rsidRPr="00FA03DB">
        <w:rPr>
          <w:color w:val="auto"/>
        </w:rPr>
        <w:fldChar w:fldCharType="begin"/>
      </w:r>
      <w:r w:rsidRPr="00FA03DB">
        <w:rPr>
          <w:color w:val="auto"/>
        </w:rPr>
        <w:instrText xml:space="preserve"> SEQ Figure \* ARABIC </w:instrText>
      </w:r>
      <w:r w:rsidRPr="00FA03DB">
        <w:rPr>
          <w:color w:val="auto"/>
        </w:rPr>
        <w:fldChar w:fldCharType="separate"/>
      </w:r>
      <w:r w:rsidR="000853D5">
        <w:rPr>
          <w:noProof/>
          <w:color w:val="auto"/>
        </w:rPr>
        <w:t>8</w:t>
      </w:r>
      <w:r w:rsidRPr="00FA03DB">
        <w:rPr>
          <w:color w:val="auto"/>
        </w:rPr>
        <w:fldChar w:fldCharType="end"/>
      </w:r>
      <w:r w:rsidRPr="00FA03DB">
        <w:rPr>
          <w:color w:val="auto"/>
        </w:rPr>
        <w:t xml:space="preserve"> - Wireframe: Sign-Up Form Component</w:t>
      </w:r>
      <w:bookmarkEnd w:id="61"/>
    </w:p>
    <w:p w14:paraId="2C5CB84A" w14:textId="0DF8A2B7" w:rsidR="000736D2" w:rsidRDefault="00156B58" w:rsidP="00FA03DB">
      <w:pPr>
        <w:pStyle w:val="Heading2"/>
        <w:numPr>
          <w:ilvl w:val="2"/>
          <w:numId w:val="1"/>
        </w:numPr>
        <w:ind w:left="720"/>
        <w:contextualSpacing/>
      </w:pPr>
      <w:bookmarkStart w:id="62" w:name="_Ref35642799"/>
      <w:bookmarkStart w:id="63" w:name="_Ref35642801"/>
      <w:bookmarkStart w:id="64" w:name="_Ref35642974"/>
      <w:bookmarkStart w:id="65" w:name="_Ref35643032"/>
      <w:bookmarkStart w:id="66" w:name="_Ref35643773"/>
      <w:bookmarkStart w:id="67" w:name="_Ref35643784"/>
      <w:bookmarkStart w:id="68" w:name="_Toc37060432"/>
      <w:r>
        <w:t>Credential Recovery Help</w:t>
      </w:r>
      <w:r w:rsidR="00C43ADD">
        <w:t xml:space="preserve"> Component</w:t>
      </w:r>
      <w:bookmarkEnd w:id="62"/>
      <w:bookmarkEnd w:id="63"/>
      <w:bookmarkEnd w:id="64"/>
      <w:bookmarkEnd w:id="65"/>
      <w:bookmarkEnd w:id="66"/>
      <w:bookmarkEnd w:id="67"/>
      <w:bookmarkEnd w:id="68"/>
    </w:p>
    <w:p w14:paraId="61FC0E8F" w14:textId="1C42786F" w:rsidR="00466622" w:rsidRDefault="00156B58" w:rsidP="00FA03DB">
      <w:pPr>
        <w:contextualSpacing/>
      </w:pPr>
      <w:r>
        <w:t xml:space="preserve">The UMGC City Admin Portal UI shall display a component consisting of two separate forms after the user selects the help option from the home page component. The purpose of the first form shall be to assist the user in retrieving an email address associated with a registered user account. The second form shall be to retrieve a user’s password associated with a specific email address registered to the system. </w:t>
      </w:r>
      <w:r w:rsidR="00466622">
        <w:t>After the user has completed one of the two UI forms the user will be prompted to submit the form by selecting the submit button next to the form that was completed.</w:t>
      </w:r>
    </w:p>
    <w:p w14:paraId="041B7D42" w14:textId="77777777" w:rsidR="00FA03DB" w:rsidRDefault="00466622" w:rsidP="00FA03DB">
      <w:pPr>
        <w:keepNext/>
        <w:jc w:val="center"/>
      </w:pPr>
      <w:r>
        <w:rPr>
          <w:noProof/>
        </w:rPr>
        <w:lastRenderedPageBreak/>
        <w:drawing>
          <wp:inline distT="114300" distB="114300" distL="114300" distR="114300" wp14:anchorId="7E7CE299" wp14:editId="26886E56">
            <wp:extent cx="5943600" cy="4457700"/>
            <wp:effectExtent l="0" t="0" r="0" b="0"/>
            <wp:docPr id="2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943600" cy="4457700"/>
                    </a:xfrm>
                    <a:prstGeom prst="rect">
                      <a:avLst/>
                    </a:prstGeom>
                    <a:ln/>
                  </pic:spPr>
                </pic:pic>
              </a:graphicData>
            </a:graphic>
          </wp:inline>
        </w:drawing>
      </w:r>
    </w:p>
    <w:p w14:paraId="5EF0FD3A" w14:textId="79CF6908" w:rsidR="00C43ADD" w:rsidRDefault="00FA03DB" w:rsidP="00FA03DB">
      <w:pPr>
        <w:pStyle w:val="Caption"/>
        <w:spacing w:after="0" w:line="480" w:lineRule="auto"/>
        <w:jc w:val="center"/>
        <w:rPr>
          <w:color w:val="auto"/>
        </w:rPr>
      </w:pPr>
      <w:bookmarkStart w:id="69" w:name="_Toc37060455"/>
      <w:r w:rsidRPr="00FA03DB">
        <w:rPr>
          <w:color w:val="auto"/>
        </w:rPr>
        <w:t xml:space="preserve">Figure </w:t>
      </w:r>
      <w:r w:rsidRPr="00FA03DB">
        <w:rPr>
          <w:color w:val="auto"/>
        </w:rPr>
        <w:fldChar w:fldCharType="begin"/>
      </w:r>
      <w:r w:rsidRPr="00FA03DB">
        <w:rPr>
          <w:color w:val="auto"/>
        </w:rPr>
        <w:instrText xml:space="preserve"> SEQ Figure \* ARABIC </w:instrText>
      </w:r>
      <w:r w:rsidRPr="00FA03DB">
        <w:rPr>
          <w:color w:val="auto"/>
        </w:rPr>
        <w:fldChar w:fldCharType="separate"/>
      </w:r>
      <w:r w:rsidR="000853D5">
        <w:rPr>
          <w:noProof/>
          <w:color w:val="auto"/>
        </w:rPr>
        <w:t>9</w:t>
      </w:r>
      <w:r w:rsidRPr="00FA03DB">
        <w:rPr>
          <w:color w:val="auto"/>
        </w:rPr>
        <w:fldChar w:fldCharType="end"/>
      </w:r>
      <w:r w:rsidRPr="00FA03DB">
        <w:rPr>
          <w:color w:val="auto"/>
        </w:rPr>
        <w:t xml:space="preserve"> - Wireframe: Credential Recovery Help Component</w:t>
      </w:r>
      <w:bookmarkEnd w:id="69"/>
    </w:p>
    <w:p w14:paraId="24FD3E69" w14:textId="22500834" w:rsidR="0061736D" w:rsidRDefault="0061736D" w:rsidP="0061736D"/>
    <w:p w14:paraId="7357865C" w14:textId="77777777" w:rsidR="0061736D" w:rsidRPr="0061736D" w:rsidRDefault="0061736D" w:rsidP="0061736D"/>
    <w:p w14:paraId="40491C9D" w14:textId="57239ED5" w:rsidR="00466622" w:rsidRDefault="00466622" w:rsidP="0016308A">
      <w:pPr>
        <w:pStyle w:val="Heading2"/>
        <w:numPr>
          <w:ilvl w:val="2"/>
          <w:numId w:val="1"/>
        </w:numPr>
        <w:ind w:left="720"/>
      </w:pPr>
      <w:bookmarkStart w:id="70" w:name="_Ref35642976"/>
      <w:bookmarkStart w:id="71" w:name="_Ref35643042"/>
      <w:bookmarkStart w:id="72" w:name="_Ref35643791"/>
      <w:bookmarkStart w:id="73" w:name="_Toc37060433"/>
      <w:r>
        <w:t>Landing Portal Component</w:t>
      </w:r>
      <w:bookmarkEnd w:id="70"/>
      <w:bookmarkEnd w:id="71"/>
      <w:bookmarkEnd w:id="72"/>
      <w:bookmarkEnd w:id="73"/>
    </w:p>
    <w:p w14:paraId="4D4110AC" w14:textId="26E9DD49" w:rsidR="00466622" w:rsidRDefault="00466622" w:rsidP="00FA03DB">
      <w:r>
        <w:t>The UMGC City Admin Portal UI shall display the Landing Page Screen to the user after the user successfully inputs valid login credentials into the sign-in component. The Landing Page shall display the following options to the user: create a new use case, edit existing use cases, or upload use case file.</w:t>
      </w:r>
    </w:p>
    <w:p w14:paraId="58E16EF7" w14:textId="77777777" w:rsidR="00FA03DB" w:rsidRDefault="00466622" w:rsidP="00FA03DB">
      <w:pPr>
        <w:keepNext/>
        <w:jc w:val="center"/>
      </w:pPr>
      <w:r>
        <w:rPr>
          <w:noProof/>
        </w:rPr>
        <w:lastRenderedPageBreak/>
        <w:drawing>
          <wp:inline distT="114300" distB="114300" distL="114300" distR="114300" wp14:anchorId="42A4445C" wp14:editId="2B7C4E01">
            <wp:extent cx="5943600" cy="4457700"/>
            <wp:effectExtent l="0" t="0" r="0" b="0"/>
            <wp:docPr id="2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943600" cy="4457700"/>
                    </a:xfrm>
                    <a:prstGeom prst="rect">
                      <a:avLst/>
                    </a:prstGeom>
                    <a:ln/>
                  </pic:spPr>
                </pic:pic>
              </a:graphicData>
            </a:graphic>
          </wp:inline>
        </w:drawing>
      </w:r>
    </w:p>
    <w:p w14:paraId="0C913855" w14:textId="26A251F7" w:rsidR="00466622" w:rsidRDefault="00FA03DB" w:rsidP="00FA03DB">
      <w:pPr>
        <w:pStyle w:val="Caption"/>
        <w:spacing w:after="0" w:line="480" w:lineRule="auto"/>
        <w:jc w:val="center"/>
        <w:rPr>
          <w:color w:val="auto"/>
        </w:rPr>
      </w:pPr>
      <w:bookmarkStart w:id="74" w:name="_Toc37060456"/>
      <w:r w:rsidRPr="00FA03DB">
        <w:rPr>
          <w:color w:val="auto"/>
        </w:rPr>
        <w:t xml:space="preserve">Figure </w:t>
      </w:r>
      <w:r w:rsidRPr="00FA03DB">
        <w:rPr>
          <w:color w:val="auto"/>
        </w:rPr>
        <w:fldChar w:fldCharType="begin"/>
      </w:r>
      <w:r w:rsidRPr="00FA03DB">
        <w:rPr>
          <w:color w:val="auto"/>
        </w:rPr>
        <w:instrText xml:space="preserve"> SEQ Figure \* ARABIC </w:instrText>
      </w:r>
      <w:r w:rsidRPr="00FA03DB">
        <w:rPr>
          <w:color w:val="auto"/>
        </w:rPr>
        <w:fldChar w:fldCharType="separate"/>
      </w:r>
      <w:r w:rsidR="000853D5">
        <w:rPr>
          <w:noProof/>
          <w:color w:val="auto"/>
        </w:rPr>
        <w:t>10</w:t>
      </w:r>
      <w:r w:rsidRPr="00FA03DB">
        <w:rPr>
          <w:color w:val="auto"/>
        </w:rPr>
        <w:fldChar w:fldCharType="end"/>
      </w:r>
      <w:r w:rsidRPr="00FA03DB">
        <w:rPr>
          <w:color w:val="auto"/>
        </w:rPr>
        <w:t xml:space="preserve"> - Wireframe: Landing Page Component</w:t>
      </w:r>
      <w:bookmarkEnd w:id="74"/>
    </w:p>
    <w:p w14:paraId="3C2F37C3" w14:textId="7A7B152B" w:rsidR="0061736D" w:rsidRDefault="0061736D" w:rsidP="0061736D"/>
    <w:p w14:paraId="5EE810F3" w14:textId="77777777" w:rsidR="0061736D" w:rsidRPr="0061736D" w:rsidRDefault="0061736D" w:rsidP="0061736D"/>
    <w:p w14:paraId="14FB2342" w14:textId="1809491E" w:rsidR="00156B58" w:rsidRDefault="00093A4C" w:rsidP="00FA03DB">
      <w:pPr>
        <w:pStyle w:val="Heading2"/>
        <w:numPr>
          <w:ilvl w:val="2"/>
          <w:numId w:val="1"/>
        </w:numPr>
        <w:ind w:left="720"/>
      </w:pPr>
      <w:bookmarkStart w:id="75" w:name="_Ref35642982"/>
      <w:bookmarkStart w:id="76" w:name="_Ref35643050"/>
      <w:bookmarkStart w:id="77" w:name="_Ref35643062"/>
      <w:bookmarkStart w:id="78" w:name="_Ref35643798"/>
      <w:bookmarkStart w:id="79" w:name="_Toc37060434"/>
      <w:r>
        <w:t>Manual Use Case Component</w:t>
      </w:r>
      <w:bookmarkEnd w:id="75"/>
      <w:bookmarkEnd w:id="76"/>
      <w:bookmarkEnd w:id="77"/>
      <w:bookmarkEnd w:id="78"/>
      <w:bookmarkEnd w:id="79"/>
    </w:p>
    <w:p w14:paraId="684D8030" w14:textId="388D15CF" w:rsidR="00093A4C" w:rsidRDefault="00093A4C" w:rsidP="00FA03DB">
      <w:r>
        <w:t xml:space="preserve">The UMGC City Admin Portal UI shall display a form prompting the user to manually input a new use into the system after the user selects the new use case option from the landing page component. The form will require the user to input the following data before allowing it to be submitted for processing: use case name, zoning code use case belong to, definition of zoning code, development standards links and permit link associated with the use case and its zoning code, and an application link to obtain the required permit. </w:t>
      </w:r>
    </w:p>
    <w:p w14:paraId="39990E75" w14:textId="77777777" w:rsidR="00FA03DB" w:rsidRDefault="00093A4C" w:rsidP="00FA03DB">
      <w:pPr>
        <w:keepNext/>
        <w:jc w:val="center"/>
      </w:pPr>
      <w:r>
        <w:rPr>
          <w:noProof/>
        </w:rPr>
        <w:lastRenderedPageBreak/>
        <w:drawing>
          <wp:inline distT="114300" distB="114300" distL="114300" distR="114300" wp14:anchorId="7384B8F8" wp14:editId="278A56E8">
            <wp:extent cx="5943600" cy="4457700"/>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943600" cy="4457700"/>
                    </a:xfrm>
                    <a:prstGeom prst="rect">
                      <a:avLst/>
                    </a:prstGeom>
                    <a:ln/>
                  </pic:spPr>
                </pic:pic>
              </a:graphicData>
            </a:graphic>
          </wp:inline>
        </w:drawing>
      </w:r>
    </w:p>
    <w:p w14:paraId="53E7D707" w14:textId="716C706E" w:rsidR="00093A4C" w:rsidRDefault="00FA03DB" w:rsidP="00FA03DB">
      <w:pPr>
        <w:pStyle w:val="Caption"/>
        <w:spacing w:after="0" w:line="480" w:lineRule="auto"/>
        <w:jc w:val="center"/>
        <w:rPr>
          <w:color w:val="auto"/>
        </w:rPr>
      </w:pPr>
      <w:bookmarkStart w:id="80" w:name="_Toc37060457"/>
      <w:r w:rsidRPr="00FA03DB">
        <w:rPr>
          <w:color w:val="auto"/>
        </w:rPr>
        <w:t xml:space="preserve">Figure </w:t>
      </w:r>
      <w:r w:rsidRPr="00FA03DB">
        <w:rPr>
          <w:color w:val="auto"/>
        </w:rPr>
        <w:fldChar w:fldCharType="begin"/>
      </w:r>
      <w:r w:rsidRPr="00FA03DB">
        <w:rPr>
          <w:color w:val="auto"/>
        </w:rPr>
        <w:instrText xml:space="preserve"> SEQ Figure \* ARABIC </w:instrText>
      </w:r>
      <w:r w:rsidRPr="00FA03DB">
        <w:rPr>
          <w:color w:val="auto"/>
        </w:rPr>
        <w:fldChar w:fldCharType="separate"/>
      </w:r>
      <w:r w:rsidR="000853D5">
        <w:rPr>
          <w:noProof/>
          <w:color w:val="auto"/>
        </w:rPr>
        <w:t>11</w:t>
      </w:r>
      <w:r w:rsidRPr="00FA03DB">
        <w:rPr>
          <w:color w:val="auto"/>
        </w:rPr>
        <w:fldChar w:fldCharType="end"/>
      </w:r>
      <w:r w:rsidRPr="00FA03DB">
        <w:rPr>
          <w:color w:val="auto"/>
        </w:rPr>
        <w:t xml:space="preserve"> - Wireframe: Manual Use Case Component</w:t>
      </w:r>
      <w:bookmarkEnd w:id="80"/>
    </w:p>
    <w:p w14:paraId="68222A23" w14:textId="01B77C6D" w:rsidR="0061736D" w:rsidRDefault="0061736D" w:rsidP="0061736D"/>
    <w:p w14:paraId="772D10CD" w14:textId="77777777" w:rsidR="0061736D" w:rsidRPr="0061736D" w:rsidRDefault="0061736D" w:rsidP="0061736D"/>
    <w:p w14:paraId="30E4194E" w14:textId="5D146497" w:rsidR="00093A4C" w:rsidRDefault="00DB1B07" w:rsidP="009C4A09">
      <w:pPr>
        <w:pStyle w:val="Heading2"/>
        <w:numPr>
          <w:ilvl w:val="2"/>
          <w:numId w:val="1"/>
        </w:numPr>
        <w:ind w:left="720"/>
      </w:pPr>
      <w:bookmarkStart w:id="81" w:name="_Ref35642984"/>
      <w:bookmarkStart w:id="82" w:name="_Ref35643065"/>
      <w:bookmarkStart w:id="83" w:name="_Ref35643712"/>
      <w:bookmarkStart w:id="84" w:name="_Ref35643803"/>
      <w:bookmarkStart w:id="85" w:name="_Toc37060435"/>
      <w:r>
        <w:t>Auto Upload Use Cases Component</w:t>
      </w:r>
      <w:bookmarkEnd w:id="81"/>
      <w:bookmarkEnd w:id="82"/>
      <w:bookmarkEnd w:id="83"/>
      <w:bookmarkEnd w:id="84"/>
      <w:bookmarkEnd w:id="85"/>
    </w:p>
    <w:p w14:paraId="47C4BFF2" w14:textId="1E203F02" w:rsidR="00DB1B07" w:rsidRDefault="00DB1B07" w:rsidP="009C4A09">
      <w:r>
        <w:t>The UMGC City Admin Portal UI shall display a file upload form to user after the user selects the upload use cases file from the UI’s land page component. The user will be prompted the user to choose a csv text file from their local filing system, once selected the system will validate the files structure and format before processing it into the system.</w:t>
      </w:r>
    </w:p>
    <w:p w14:paraId="071EA276" w14:textId="77777777" w:rsidR="009C4A09" w:rsidRDefault="00DB1B07" w:rsidP="009C4A09">
      <w:pPr>
        <w:keepNext/>
        <w:jc w:val="center"/>
      </w:pPr>
      <w:r>
        <w:rPr>
          <w:noProof/>
        </w:rPr>
        <w:lastRenderedPageBreak/>
        <w:drawing>
          <wp:inline distT="114300" distB="114300" distL="114300" distR="114300" wp14:anchorId="52A5E084" wp14:editId="2EF25FD9">
            <wp:extent cx="5943600" cy="4457700"/>
            <wp:effectExtent l="0" t="0" r="0" b="0"/>
            <wp:docPr id="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943600" cy="4457700"/>
                    </a:xfrm>
                    <a:prstGeom prst="rect">
                      <a:avLst/>
                    </a:prstGeom>
                    <a:ln/>
                  </pic:spPr>
                </pic:pic>
              </a:graphicData>
            </a:graphic>
          </wp:inline>
        </w:drawing>
      </w:r>
    </w:p>
    <w:p w14:paraId="469386A4" w14:textId="6CA319B5" w:rsidR="00DB1B07" w:rsidRDefault="009C4A09" w:rsidP="009C4A09">
      <w:pPr>
        <w:pStyle w:val="Caption"/>
        <w:spacing w:after="0" w:line="480" w:lineRule="auto"/>
        <w:jc w:val="center"/>
        <w:rPr>
          <w:color w:val="auto"/>
        </w:rPr>
      </w:pPr>
      <w:bookmarkStart w:id="86" w:name="_Toc37060458"/>
      <w:r w:rsidRPr="009C4A09">
        <w:rPr>
          <w:color w:val="auto"/>
        </w:rPr>
        <w:t xml:space="preserve">Figure </w:t>
      </w:r>
      <w:r w:rsidRPr="009C4A09">
        <w:rPr>
          <w:color w:val="auto"/>
        </w:rPr>
        <w:fldChar w:fldCharType="begin"/>
      </w:r>
      <w:r w:rsidRPr="009C4A09">
        <w:rPr>
          <w:color w:val="auto"/>
        </w:rPr>
        <w:instrText xml:space="preserve"> SEQ Figure \* ARABIC </w:instrText>
      </w:r>
      <w:r w:rsidRPr="009C4A09">
        <w:rPr>
          <w:color w:val="auto"/>
        </w:rPr>
        <w:fldChar w:fldCharType="separate"/>
      </w:r>
      <w:r w:rsidR="000853D5">
        <w:rPr>
          <w:noProof/>
          <w:color w:val="auto"/>
        </w:rPr>
        <w:t>12</w:t>
      </w:r>
      <w:r w:rsidRPr="009C4A09">
        <w:rPr>
          <w:color w:val="auto"/>
        </w:rPr>
        <w:fldChar w:fldCharType="end"/>
      </w:r>
      <w:r w:rsidRPr="009C4A09">
        <w:rPr>
          <w:color w:val="auto"/>
        </w:rPr>
        <w:t xml:space="preserve"> - Wireframe: Auto Upload Use Cases Component</w:t>
      </w:r>
      <w:bookmarkEnd w:id="86"/>
    </w:p>
    <w:p w14:paraId="481E309C" w14:textId="493BB440" w:rsidR="0061736D" w:rsidRDefault="0061736D" w:rsidP="0061736D"/>
    <w:p w14:paraId="127EE474" w14:textId="77777777" w:rsidR="0061736D" w:rsidRPr="0061736D" w:rsidRDefault="0061736D" w:rsidP="0061736D"/>
    <w:p w14:paraId="313C2983" w14:textId="340EF1B2" w:rsidR="00DB1B07" w:rsidRDefault="00DB1B07" w:rsidP="009C4A09">
      <w:pPr>
        <w:pStyle w:val="Heading2"/>
        <w:numPr>
          <w:ilvl w:val="2"/>
          <w:numId w:val="1"/>
        </w:numPr>
        <w:ind w:left="720"/>
      </w:pPr>
      <w:bookmarkStart w:id="87" w:name="_Ref35642987"/>
      <w:bookmarkStart w:id="88" w:name="_Ref35643068"/>
      <w:bookmarkStart w:id="89" w:name="_Ref35643173"/>
      <w:bookmarkStart w:id="90" w:name="_Ref35643809"/>
      <w:bookmarkStart w:id="91" w:name="_Ref35643817"/>
      <w:bookmarkStart w:id="92" w:name="_Toc37060436"/>
      <w:r>
        <w:t>Manage Existing Use Cases Component</w:t>
      </w:r>
      <w:bookmarkEnd w:id="87"/>
      <w:bookmarkEnd w:id="88"/>
      <w:bookmarkEnd w:id="89"/>
      <w:bookmarkEnd w:id="90"/>
      <w:bookmarkEnd w:id="91"/>
      <w:bookmarkEnd w:id="92"/>
    </w:p>
    <w:p w14:paraId="42E3C28C" w14:textId="179D50B3" w:rsidR="00DB1B07" w:rsidRDefault="00DB1B07" w:rsidP="009C4A09">
      <w:r>
        <w:t xml:space="preserve">The UMGC City Admin Portal UI shall display the manage existing use case component the user </w:t>
      </w:r>
      <w:r w:rsidR="00B546F2">
        <w:t xml:space="preserve">after </w:t>
      </w:r>
      <w:r>
        <w:t>the user selects the “Manage Existing Use Case” option</w:t>
      </w:r>
      <w:r w:rsidR="00B546F2">
        <w:t xml:space="preserve"> from the UI’s landing page component</w:t>
      </w:r>
      <w:r>
        <w:t>. The Manage Existing Use Case Screen shall display all the user’s current use cases saved within the system and prompt the user to choose one use to either edit or delete. The Manage Existing Use Case Screen shall also provide the user with the option to export the project once the user is done inputting and editing all th</w:t>
      </w:r>
      <w:r w:rsidR="00F73DDE">
        <w:t>ei</w:t>
      </w:r>
      <w:r w:rsidR="00B546F2">
        <w:t>r</w:t>
      </w:r>
      <w:r>
        <w:t xml:space="preserve"> use case data.</w:t>
      </w:r>
    </w:p>
    <w:p w14:paraId="707C0304" w14:textId="77777777" w:rsidR="009C4A09" w:rsidRDefault="00DB1B07" w:rsidP="009C4A09">
      <w:pPr>
        <w:keepNext/>
        <w:jc w:val="center"/>
      </w:pPr>
      <w:r>
        <w:rPr>
          <w:noProof/>
        </w:rPr>
        <w:lastRenderedPageBreak/>
        <w:drawing>
          <wp:inline distT="114300" distB="114300" distL="114300" distR="114300" wp14:anchorId="39D3BF64" wp14:editId="58886880">
            <wp:extent cx="5943600" cy="4457700"/>
            <wp:effectExtent l="0" t="0" r="0" b="0"/>
            <wp:docPr id="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943600" cy="4457700"/>
                    </a:xfrm>
                    <a:prstGeom prst="rect">
                      <a:avLst/>
                    </a:prstGeom>
                    <a:ln/>
                  </pic:spPr>
                </pic:pic>
              </a:graphicData>
            </a:graphic>
          </wp:inline>
        </w:drawing>
      </w:r>
    </w:p>
    <w:p w14:paraId="43095AB1" w14:textId="2332969E" w:rsidR="00DB1B07" w:rsidRDefault="009C4A09" w:rsidP="009C4A09">
      <w:pPr>
        <w:pStyle w:val="Caption"/>
        <w:spacing w:after="0" w:line="480" w:lineRule="auto"/>
        <w:jc w:val="center"/>
        <w:rPr>
          <w:color w:val="auto"/>
        </w:rPr>
      </w:pPr>
      <w:bookmarkStart w:id="93" w:name="_Toc37060459"/>
      <w:r w:rsidRPr="009C4A09">
        <w:rPr>
          <w:color w:val="auto"/>
        </w:rPr>
        <w:t xml:space="preserve">Figure </w:t>
      </w:r>
      <w:r w:rsidRPr="009C4A09">
        <w:rPr>
          <w:color w:val="auto"/>
        </w:rPr>
        <w:fldChar w:fldCharType="begin"/>
      </w:r>
      <w:r w:rsidRPr="009C4A09">
        <w:rPr>
          <w:color w:val="auto"/>
        </w:rPr>
        <w:instrText xml:space="preserve"> SEQ Figure \* ARABIC </w:instrText>
      </w:r>
      <w:r w:rsidRPr="009C4A09">
        <w:rPr>
          <w:color w:val="auto"/>
        </w:rPr>
        <w:fldChar w:fldCharType="separate"/>
      </w:r>
      <w:r w:rsidR="000853D5">
        <w:rPr>
          <w:noProof/>
          <w:color w:val="auto"/>
        </w:rPr>
        <w:t>13</w:t>
      </w:r>
      <w:r w:rsidRPr="009C4A09">
        <w:rPr>
          <w:color w:val="auto"/>
        </w:rPr>
        <w:fldChar w:fldCharType="end"/>
      </w:r>
      <w:r w:rsidRPr="009C4A09">
        <w:rPr>
          <w:color w:val="auto"/>
        </w:rPr>
        <w:t xml:space="preserve"> - Wireframe: Mange Existing Use Case Component</w:t>
      </w:r>
      <w:bookmarkEnd w:id="93"/>
    </w:p>
    <w:p w14:paraId="66C8FE1E" w14:textId="47C9B31E" w:rsidR="0061736D" w:rsidRDefault="0061736D" w:rsidP="0061736D"/>
    <w:p w14:paraId="1FE96728" w14:textId="77777777" w:rsidR="0061736D" w:rsidRPr="0061736D" w:rsidRDefault="0061736D" w:rsidP="0061736D"/>
    <w:p w14:paraId="72FD3609" w14:textId="16B5105F" w:rsidR="00B546F2" w:rsidRDefault="00B546F2" w:rsidP="009C4A09">
      <w:pPr>
        <w:pStyle w:val="Heading2"/>
        <w:numPr>
          <w:ilvl w:val="2"/>
          <w:numId w:val="1"/>
        </w:numPr>
        <w:ind w:left="720"/>
      </w:pPr>
      <w:bookmarkStart w:id="94" w:name="_Ref35643070"/>
      <w:bookmarkStart w:id="95" w:name="_Toc37060437"/>
      <w:r>
        <w:t>Edit Use Case Component</w:t>
      </w:r>
      <w:bookmarkEnd w:id="94"/>
      <w:bookmarkEnd w:id="95"/>
    </w:p>
    <w:p w14:paraId="2FD78681" w14:textId="116398C0" w:rsidR="006A3A66" w:rsidRDefault="00B546F2" w:rsidP="009C4A09">
      <w:r>
        <w:t xml:space="preserve">The UMGC City Admin Portal UI shall display the edit use case component after the user makes a use case selection from the manage use cases component and submits their edit choice to the system by selecting the edit button. The edit use case component shall display a prepopulated use case form, like the new use case component, but with all the data from the previously selected use case filled into the form. The user shall be able to make any data edits directly into the prepopulated form and once done submit their newly edited data to the system for reprocessing. </w:t>
      </w:r>
    </w:p>
    <w:p w14:paraId="3A3778BF" w14:textId="77777777" w:rsidR="009C4A09" w:rsidRDefault="006A3A66" w:rsidP="009C4A09">
      <w:pPr>
        <w:keepNext/>
        <w:jc w:val="center"/>
      </w:pPr>
      <w:r>
        <w:rPr>
          <w:noProof/>
        </w:rPr>
        <w:lastRenderedPageBreak/>
        <w:drawing>
          <wp:inline distT="114300" distB="114300" distL="114300" distR="114300" wp14:anchorId="7184DCA0" wp14:editId="263EC6B8">
            <wp:extent cx="5943600" cy="4457700"/>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943600" cy="4457700"/>
                    </a:xfrm>
                    <a:prstGeom prst="rect">
                      <a:avLst/>
                    </a:prstGeom>
                    <a:ln/>
                  </pic:spPr>
                </pic:pic>
              </a:graphicData>
            </a:graphic>
          </wp:inline>
        </w:drawing>
      </w:r>
    </w:p>
    <w:p w14:paraId="3B41B8A5" w14:textId="53D1C65D" w:rsidR="00B546F2" w:rsidRDefault="009C4A09" w:rsidP="009C4A09">
      <w:pPr>
        <w:pStyle w:val="Caption"/>
        <w:spacing w:after="0" w:line="480" w:lineRule="auto"/>
        <w:jc w:val="center"/>
        <w:rPr>
          <w:color w:val="auto"/>
        </w:rPr>
      </w:pPr>
      <w:bookmarkStart w:id="96" w:name="_Toc37060460"/>
      <w:r w:rsidRPr="009C4A09">
        <w:rPr>
          <w:color w:val="auto"/>
        </w:rPr>
        <w:t xml:space="preserve">Figure </w:t>
      </w:r>
      <w:r w:rsidRPr="009C4A09">
        <w:rPr>
          <w:color w:val="auto"/>
        </w:rPr>
        <w:fldChar w:fldCharType="begin"/>
      </w:r>
      <w:r w:rsidRPr="009C4A09">
        <w:rPr>
          <w:color w:val="auto"/>
        </w:rPr>
        <w:instrText xml:space="preserve"> SEQ Figure \* ARABIC </w:instrText>
      </w:r>
      <w:r w:rsidRPr="009C4A09">
        <w:rPr>
          <w:color w:val="auto"/>
        </w:rPr>
        <w:fldChar w:fldCharType="separate"/>
      </w:r>
      <w:r w:rsidR="000853D5">
        <w:rPr>
          <w:noProof/>
          <w:color w:val="auto"/>
        </w:rPr>
        <w:t>14</w:t>
      </w:r>
      <w:r w:rsidRPr="009C4A09">
        <w:rPr>
          <w:color w:val="auto"/>
        </w:rPr>
        <w:fldChar w:fldCharType="end"/>
      </w:r>
      <w:r w:rsidRPr="009C4A09">
        <w:rPr>
          <w:color w:val="auto"/>
        </w:rPr>
        <w:t xml:space="preserve"> - Wireframe: Edit Use Case Component</w:t>
      </w:r>
      <w:bookmarkEnd w:id="96"/>
    </w:p>
    <w:p w14:paraId="31B3CC9B" w14:textId="59BD2296" w:rsidR="0061736D" w:rsidRDefault="0061736D" w:rsidP="0061736D"/>
    <w:p w14:paraId="47E4AAE2" w14:textId="77777777" w:rsidR="0061736D" w:rsidRPr="0061736D" w:rsidRDefault="0061736D" w:rsidP="0061736D"/>
    <w:p w14:paraId="0D15A866" w14:textId="5B7AB3CD" w:rsidR="006A3A66" w:rsidRDefault="006A3A66" w:rsidP="009C4A09">
      <w:pPr>
        <w:pStyle w:val="Heading2"/>
        <w:numPr>
          <w:ilvl w:val="2"/>
          <w:numId w:val="1"/>
        </w:numPr>
        <w:ind w:left="720"/>
      </w:pPr>
      <w:r>
        <w:t xml:space="preserve"> </w:t>
      </w:r>
      <w:bookmarkStart w:id="97" w:name="_Ref35643094"/>
      <w:bookmarkStart w:id="98" w:name="_Ref35643835"/>
      <w:bookmarkStart w:id="99" w:name="_Ref35643839"/>
      <w:bookmarkStart w:id="100" w:name="_Toc37060438"/>
      <w:r>
        <w:t>Delete Use Case Component</w:t>
      </w:r>
      <w:bookmarkEnd w:id="97"/>
      <w:bookmarkEnd w:id="98"/>
      <w:bookmarkEnd w:id="99"/>
      <w:bookmarkEnd w:id="100"/>
      <w:r>
        <w:t xml:space="preserve"> </w:t>
      </w:r>
    </w:p>
    <w:p w14:paraId="710240FB" w14:textId="1557726F" w:rsidR="006A3A66" w:rsidRDefault="006A3A66" w:rsidP="009C4A09">
      <w:r>
        <w:t xml:space="preserve">The UMGC City Admin Portal UI shall display the delete use case component to the user after the user selects a use case from the list of existing uses displayed to them by the manage existing use case component and then selects the “Delete Use Case” option on the UI. The delete use case component shall prompt the user to confirm their deletion choice performing submitting the user’s request into the system for processing. </w:t>
      </w:r>
    </w:p>
    <w:p w14:paraId="0C37F6A1" w14:textId="77777777" w:rsidR="009C4A09" w:rsidRDefault="006A3A66" w:rsidP="009C4A09">
      <w:pPr>
        <w:keepNext/>
        <w:jc w:val="center"/>
      </w:pPr>
      <w:r>
        <w:rPr>
          <w:noProof/>
        </w:rPr>
        <w:lastRenderedPageBreak/>
        <w:drawing>
          <wp:inline distT="114300" distB="114300" distL="114300" distR="114300" wp14:anchorId="6BE6C906" wp14:editId="6902861C">
            <wp:extent cx="5943600" cy="4457700"/>
            <wp:effectExtent l="0" t="0" r="0" b="0"/>
            <wp:docPr id="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943600" cy="4457700"/>
                    </a:xfrm>
                    <a:prstGeom prst="rect">
                      <a:avLst/>
                    </a:prstGeom>
                    <a:ln/>
                  </pic:spPr>
                </pic:pic>
              </a:graphicData>
            </a:graphic>
          </wp:inline>
        </w:drawing>
      </w:r>
    </w:p>
    <w:p w14:paraId="063E1978" w14:textId="2A7C8A80" w:rsidR="006A3A66" w:rsidRDefault="009C4A09" w:rsidP="009C4A09">
      <w:pPr>
        <w:pStyle w:val="Caption"/>
        <w:spacing w:after="0" w:line="480" w:lineRule="auto"/>
        <w:jc w:val="center"/>
        <w:rPr>
          <w:color w:val="auto"/>
        </w:rPr>
      </w:pPr>
      <w:bookmarkStart w:id="101" w:name="_Toc37060461"/>
      <w:r w:rsidRPr="009C4A09">
        <w:rPr>
          <w:color w:val="auto"/>
        </w:rPr>
        <w:t xml:space="preserve">Figure </w:t>
      </w:r>
      <w:r w:rsidRPr="009C4A09">
        <w:rPr>
          <w:color w:val="auto"/>
        </w:rPr>
        <w:fldChar w:fldCharType="begin"/>
      </w:r>
      <w:r w:rsidRPr="009C4A09">
        <w:rPr>
          <w:color w:val="auto"/>
        </w:rPr>
        <w:instrText xml:space="preserve"> SEQ Figure \* ARABIC </w:instrText>
      </w:r>
      <w:r w:rsidRPr="009C4A09">
        <w:rPr>
          <w:color w:val="auto"/>
        </w:rPr>
        <w:fldChar w:fldCharType="separate"/>
      </w:r>
      <w:r w:rsidR="000853D5">
        <w:rPr>
          <w:noProof/>
          <w:color w:val="auto"/>
        </w:rPr>
        <w:t>15</w:t>
      </w:r>
      <w:r w:rsidRPr="009C4A09">
        <w:rPr>
          <w:color w:val="auto"/>
        </w:rPr>
        <w:fldChar w:fldCharType="end"/>
      </w:r>
      <w:r w:rsidRPr="009C4A09">
        <w:rPr>
          <w:color w:val="auto"/>
        </w:rPr>
        <w:t xml:space="preserve"> - Wireframe: Delete Use Case Component</w:t>
      </w:r>
      <w:bookmarkEnd w:id="101"/>
    </w:p>
    <w:p w14:paraId="06DA27A5" w14:textId="7A2FA1EE" w:rsidR="0061736D" w:rsidRDefault="0061736D" w:rsidP="0061736D"/>
    <w:p w14:paraId="1064221F" w14:textId="77777777" w:rsidR="0061736D" w:rsidRPr="0061736D" w:rsidRDefault="0061736D" w:rsidP="0061736D"/>
    <w:p w14:paraId="39298B25" w14:textId="041283E5" w:rsidR="006A3A66" w:rsidRDefault="006A3A66" w:rsidP="009C4A09">
      <w:pPr>
        <w:pStyle w:val="Heading2"/>
        <w:numPr>
          <w:ilvl w:val="2"/>
          <w:numId w:val="1"/>
        </w:numPr>
        <w:ind w:left="720"/>
      </w:pPr>
      <w:r>
        <w:t xml:space="preserve"> </w:t>
      </w:r>
      <w:bookmarkStart w:id="102" w:name="_Ref35643199"/>
      <w:bookmarkStart w:id="103" w:name="_Ref35643852"/>
      <w:bookmarkStart w:id="104" w:name="_Toc37060439"/>
      <w:r>
        <w:t>Export Project Component</w:t>
      </w:r>
      <w:bookmarkEnd w:id="102"/>
      <w:bookmarkEnd w:id="103"/>
      <w:bookmarkEnd w:id="104"/>
      <w:r>
        <w:t xml:space="preserve"> </w:t>
      </w:r>
    </w:p>
    <w:p w14:paraId="47031E15" w14:textId="794A4246" w:rsidR="0056076A" w:rsidRDefault="006A3A66" w:rsidP="009C4A09">
      <w:r>
        <w:t>The UMGC City Admin Portal UI shall display the</w:t>
      </w:r>
      <w:r w:rsidR="0056076A">
        <w:t xml:space="preserve"> export project component after the </w:t>
      </w:r>
      <w:r>
        <w:t>user</w:t>
      </w:r>
      <w:r w:rsidR="0056076A">
        <w:t xml:space="preserve"> selects the “Project Export” option from the manage existing use case component </w:t>
      </w:r>
      <w:r>
        <w:t xml:space="preserve"> The </w:t>
      </w:r>
      <w:r w:rsidR="0056076A">
        <w:t>e</w:t>
      </w:r>
      <w:r>
        <w:t xml:space="preserve">xport </w:t>
      </w:r>
      <w:r w:rsidR="0056076A">
        <w:t>p</w:t>
      </w:r>
      <w:r>
        <w:t xml:space="preserve">roject </w:t>
      </w:r>
      <w:r w:rsidR="0056076A">
        <w:t>component</w:t>
      </w:r>
      <w:r>
        <w:t xml:space="preserve"> shall display a brief overview of the content that will be generated by the system and prompt the user for one of the following inputs: generate project, preview project, download project, and return to Manage Existing Use Case Screen.</w:t>
      </w:r>
    </w:p>
    <w:p w14:paraId="3CB527BB" w14:textId="77777777" w:rsidR="009C4A09" w:rsidRDefault="0056076A" w:rsidP="009C4A09">
      <w:pPr>
        <w:keepNext/>
        <w:jc w:val="center"/>
      </w:pPr>
      <w:r>
        <w:rPr>
          <w:noProof/>
        </w:rPr>
        <w:lastRenderedPageBreak/>
        <w:drawing>
          <wp:inline distT="114300" distB="114300" distL="114300" distR="114300" wp14:anchorId="35F8BA69" wp14:editId="2A0AC5B8">
            <wp:extent cx="5943600" cy="4457700"/>
            <wp:effectExtent l="0" t="0" r="0" b="0"/>
            <wp:docPr id="3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943600" cy="4457700"/>
                    </a:xfrm>
                    <a:prstGeom prst="rect">
                      <a:avLst/>
                    </a:prstGeom>
                    <a:ln/>
                  </pic:spPr>
                </pic:pic>
              </a:graphicData>
            </a:graphic>
          </wp:inline>
        </w:drawing>
      </w:r>
    </w:p>
    <w:p w14:paraId="28E0A673" w14:textId="6C7DC013" w:rsidR="0056076A" w:rsidRDefault="009C4A09" w:rsidP="009C4A09">
      <w:pPr>
        <w:pStyle w:val="Caption"/>
        <w:spacing w:after="0" w:line="480" w:lineRule="auto"/>
        <w:jc w:val="center"/>
        <w:rPr>
          <w:color w:val="auto"/>
        </w:rPr>
      </w:pPr>
      <w:bookmarkStart w:id="105" w:name="_Toc37060462"/>
      <w:r w:rsidRPr="009C4A09">
        <w:rPr>
          <w:color w:val="auto"/>
        </w:rPr>
        <w:t xml:space="preserve">Figure </w:t>
      </w:r>
      <w:r w:rsidRPr="009C4A09">
        <w:rPr>
          <w:color w:val="auto"/>
        </w:rPr>
        <w:fldChar w:fldCharType="begin"/>
      </w:r>
      <w:r w:rsidRPr="009C4A09">
        <w:rPr>
          <w:color w:val="auto"/>
        </w:rPr>
        <w:instrText xml:space="preserve"> SEQ Figure \* ARABIC </w:instrText>
      </w:r>
      <w:r w:rsidRPr="009C4A09">
        <w:rPr>
          <w:color w:val="auto"/>
        </w:rPr>
        <w:fldChar w:fldCharType="separate"/>
      </w:r>
      <w:r w:rsidR="000853D5">
        <w:rPr>
          <w:noProof/>
          <w:color w:val="auto"/>
        </w:rPr>
        <w:t>16</w:t>
      </w:r>
      <w:r w:rsidRPr="009C4A09">
        <w:rPr>
          <w:color w:val="auto"/>
        </w:rPr>
        <w:fldChar w:fldCharType="end"/>
      </w:r>
      <w:r w:rsidRPr="009C4A09">
        <w:rPr>
          <w:color w:val="auto"/>
        </w:rPr>
        <w:t xml:space="preserve"> - Wireframe: Export Project Component</w:t>
      </w:r>
      <w:bookmarkEnd w:id="105"/>
    </w:p>
    <w:p w14:paraId="2F3E7750" w14:textId="0A740CCF" w:rsidR="0061736D" w:rsidRDefault="0061736D" w:rsidP="0061736D"/>
    <w:p w14:paraId="211C2563" w14:textId="77777777" w:rsidR="0061736D" w:rsidRPr="0061736D" w:rsidRDefault="0061736D" w:rsidP="0061736D"/>
    <w:p w14:paraId="33A5AC6C" w14:textId="7429AC90" w:rsidR="006A3A66" w:rsidRDefault="006A3A66" w:rsidP="009C4A09">
      <w:pPr>
        <w:pStyle w:val="Heading2"/>
        <w:numPr>
          <w:ilvl w:val="2"/>
          <w:numId w:val="1"/>
        </w:numPr>
        <w:ind w:left="720"/>
      </w:pPr>
      <w:r>
        <w:t xml:space="preserve"> </w:t>
      </w:r>
      <w:bookmarkStart w:id="106" w:name="_Ref35643215"/>
      <w:bookmarkStart w:id="107" w:name="_Ref35643858"/>
      <w:bookmarkStart w:id="108" w:name="_Toc37060440"/>
      <w:r>
        <w:t>Generate Output Component</w:t>
      </w:r>
      <w:bookmarkEnd w:id="106"/>
      <w:bookmarkEnd w:id="107"/>
      <w:bookmarkEnd w:id="108"/>
    </w:p>
    <w:p w14:paraId="3416C1DF" w14:textId="476CC7F2" w:rsidR="0056076A" w:rsidRDefault="006A3A66" w:rsidP="009C4A09">
      <w:r>
        <w:t xml:space="preserve">The UMGC City Admin Portal UI shall display the </w:t>
      </w:r>
      <w:r w:rsidR="0056076A">
        <w:t>g</w:t>
      </w:r>
      <w:r>
        <w:t xml:space="preserve">enerate </w:t>
      </w:r>
      <w:r w:rsidR="0056076A">
        <w:t>o</w:t>
      </w:r>
      <w:r>
        <w:t xml:space="preserve">utput </w:t>
      </w:r>
      <w:r w:rsidR="0056076A">
        <w:t>component</w:t>
      </w:r>
      <w:r>
        <w:t xml:space="preserve"> to the user </w:t>
      </w:r>
      <w:r w:rsidR="0056076A">
        <w:t>after</w:t>
      </w:r>
      <w:r>
        <w:t xml:space="preserve"> t</w:t>
      </w:r>
      <w:r w:rsidR="0056076A">
        <w:t>he “G</w:t>
      </w:r>
      <w:r>
        <w:t>enerated</w:t>
      </w:r>
      <w:r w:rsidR="0056076A">
        <w:t xml:space="preserve"> Output” selection is made from the export project component</w:t>
      </w:r>
      <w:r>
        <w:t xml:space="preserve">. The </w:t>
      </w:r>
      <w:r w:rsidR="0056076A">
        <w:t>g</w:t>
      </w:r>
      <w:r>
        <w:t xml:space="preserve">enerate </w:t>
      </w:r>
      <w:r w:rsidR="0056076A">
        <w:t>o</w:t>
      </w:r>
      <w:r>
        <w:t>utput</w:t>
      </w:r>
      <w:r w:rsidR="0056076A">
        <w:t xml:space="preserve"> component </w:t>
      </w:r>
      <w:r>
        <w:t>shall display the system’s progress status</w:t>
      </w:r>
      <w:r w:rsidR="0056076A">
        <w:t xml:space="preserve"> while converting the user’s project data into a static html page. Once the system</w:t>
      </w:r>
      <w:r w:rsidR="000061D1">
        <w:t>’s</w:t>
      </w:r>
      <w:r w:rsidR="0056076A">
        <w:t xml:space="preserve"> project generator process is completed the UI will display an alert message to the user </w:t>
      </w:r>
      <w:r w:rsidR="000061D1">
        <w:t xml:space="preserve">notifying the user to their completed project. </w:t>
      </w:r>
    </w:p>
    <w:p w14:paraId="213BAD00" w14:textId="77777777" w:rsidR="009C4A09" w:rsidRDefault="0056076A" w:rsidP="009C4A09">
      <w:pPr>
        <w:keepNext/>
        <w:jc w:val="center"/>
      </w:pPr>
      <w:r>
        <w:rPr>
          <w:noProof/>
        </w:rPr>
        <w:lastRenderedPageBreak/>
        <w:drawing>
          <wp:inline distT="114300" distB="114300" distL="114300" distR="114300" wp14:anchorId="6CFF50CF" wp14:editId="0855C3C7">
            <wp:extent cx="5943600" cy="4457700"/>
            <wp:effectExtent l="0" t="0" r="0" b="0"/>
            <wp:docPr id="3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943600" cy="4457700"/>
                    </a:xfrm>
                    <a:prstGeom prst="rect">
                      <a:avLst/>
                    </a:prstGeom>
                    <a:ln/>
                  </pic:spPr>
                </pic:pic>
              </a:graphicData>
            </a:graphic>
          </wp:inline>
        </w:drawing>
      </w:r>
    </w:p>
    <w:p w14:paraId="61D72953" w14:textId="4FD305AE" w:rsidR="0056076A" w:rsidRDefault="009C4A09" w:rsidP="009C4A09">
      <w:pPr>
        <w:pStyle w:val="Caption"/>
        <w:spacing w:after="0" w:line="480" w:lineRule="auto"/>
        <w:jc w:val="center"/>
        <w:rPr>
          <w:color w:val="auto"/>
        </w:rPr>
      </w:pPr>
      <w:bookmarkStart w:id="109" w:name="_Toc37060463"/>
      <w:r w:rsidRPr="009C4A09">
        <w:rPr>
          <w:color w:val="auto"/>
        </w:rPr>
        <w:t xml:space="preserve">Figure </w:t>
      </w:r>
      <w:r w:rsidRPr="009C4A09">
        <w:rPr>
          <w:color w:val="auto"/>
        </w:rPr>
        <w:fldChar w:fldCharType="begin"/>
      </w:r>
      <w:r w:rsidRPr="009C4A09">
        <w:rPr>
          <w:color w:val="auto"/>
        </w:rPr>
        <w:instrText xml:space="preserve"> SEQ Figure \* ARABIC </w:instrText>
      </w:r>
      <w:r w:rsidRPr="009C4A09">
        <w:rPr>
          <w:color w:val="auto"/>
        </w:rPr>
        <w:fldChar w:fldCharType="separate"/>
      </w:r>
      <w:r w:rsidR="000853D5">
        <w:rPr>
          <w:noProof/>
          <w:color w:val="auto"/>
        </w:rPr>
        <w:t>17</w:t>
      </w:r>
      <w:r w:rsidRPr="009C4A09">
        <w:rPr>
          <w:color w:val="auto"/>
        </w:rPr>
        <w:fldChar w:fldCharType="end"/>
      </w:r>
      <w:r w:rsidRPr="009C4A09">
        <w:rPr>
          <w:color w:val="auto"/>
        </w:rPr>
        <w:t xml:space="preserve"> - Wireframe: Generate Output Component</w:t>
      </w:r>
      <w:bookmarkEnd w:id="109"/>
    </w:p>
    <w:p w14:paraId="6D8DBF52" w14:textId="71F1A831" w:rsidR="0061736D" w:rsidRDefault="0061736D" w:rsidP="0061736D"/>
    <w:p w14:paraId="5ECE664C" w14:textId="77777777" w:rsidR="0061736D" w:rsidRPr="0061736D" w:rsidRDefault="0061736D" w:rsidP="0061736D"/>
    <w:p w14:paraId="719F9ED1" w14:textId="69AC8E03" w:rsidR="006A3A66" w:rsidRDefault="006A3A66" w:rsidP="009C4A09">
      <w:pPr>
        <w:pStyle w:val="Heading2"/>
        <w:numPr>
          <w:ilvl w:val="2"/>
          <w:numId w:val="1"/>
        </w:numPr>
        <w:ind w:left="720"/>
      </w:pPr>
      <w:r>
        <w:t xml:space="preserve"> </w:t>
      </w:r>
      <w:bookmarkStart w:id="110" w:name="_Ref35643218"/>
      <w:bookmarkStart w:id="111" w:name="_Ref35643864"/>
      <w:bookmarkStart w:id="112" w:name="_Ref35643866"/>
      <w:bookmarkStart w:id="113" w:name="_Ref35643870"/>
      <w:bookmarkStart w:id="114" w:name="_Toc37060441"/>
      <w:r>
        <w:t xml:space="preserve">Display Preview </w:t>
      </w:r>
      <w:r w:rsidR="0056076A">
        <w:t>Component</w:t>
      </w:r>
      <w:bookmarkEnd w:id="110"/>
      <w:bookmarkEnd w:id="111"/>
      <w:bookmarkEnd w:id="112"/>
      <w:bookmarkEnd w:id="113"/>
      <w:bookmarkEnd w:id="114"/>
    </w:p>
    <w:p w14:paraId="35E6B5C8" w14:textId="434F9041" w:rsidR="0056076A" w:rsidRDefault="0056076A" w:rsidP="004A2156">
      <w:r>
        <w:t xml:space="preserve">The UMGC City Admin Portal UI shall display </w:t>
      </w:r>
      <w:r w:rsidR="000061D1">
        <w:t>the display preview component</w:t>
      </w:r>
      <w:r>
        <w:t xml:space="preserve"> to the user</w:t>
      </w:r>
      <w:r w:rsidR="000061D1">
        <w:t xml:space="preserve"> after</w:t>
      </w:r>
      <w:r>
        <w:t xml:space="preserve"> </w:t>
      </w:r>
      <w:r w:rsidR="000061D1">
        <w:t xml:space="preserve">the user selects the “Preview” choice from the export project component, but only after the project generator process has been completed through the generate project component. </w:t>
      </w:r>
      <w:r>
        <w:t xml:space="preserve">The </w:t>
      </w:r>
      <w:r w:rsidR="000061D1">
        <w:t>d</w:t>
      </w:r>
      <w:r>
        <w:t xml:space="preserve">isplay </w:t>
      </w:r>
      <w:r w:rsidR="000061D1">
        <w:t>p</w:t>
      </w:r>
      <w:r>
        <w:t>review</w:t>
      </w:r>
      <w:r w:rsidR="000061D1">
        <w:t xml:space="preserve"> component </w:t>
      </w:r>
      <w:r>
        <w:t>shall display a mock screen sample of the user’s static html page.</w:t>
      </w:r>
    </w:p>
    <w:p w14:paraId="65600D73" w14:textId="77777777" w:rsidR="004A2156" w:rsidRDefault="0056076A" w:rsidP="004A2156">
      <w:pPr>
        <w:keepNext/>
        <w:jc w:val="center"/>
      </w:pPr>
      <w:r>
        <w:rPr>
          <w:noProof/>
        </w:rPr>
        <w:lastRenderedPageBreak/>
        <w:drawing>
          <wp:inline distT="114300" distB="114300" distL="114300" distR="114300" wp14:anchorId="5CFDB4C1" wp14:editId="2B168E95">
            <wp:extent cx="5943600" cy="4457700"/>
            <wp:effectExtent l="0" t="0" r="0" b="0"/>
            <wp:docPr id="3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5943600" cy="4457700"/>
                    </a:xfrm>
                    <a:prstGeom prst="rect">
                      <a:avLst/>
                    </a:prstGeom>
                    <a:ln/>
                  </pic:spPr>
                </pic:pic>
              </a:graphicData>
            </a:graphic>
          </wp:inline>
        </w:drawing>
      </w:r>
    </w:p>
    <w:p w14:paraId="3CDDF570" w14:textId="2F374D3F" w:rsidR="0056076A" w:rsidRDefault="004A2156" w:rsidP="004A2156">
      <w:pPr>
        <w:pStyle w:val="Caption"/>
        <w:spacing w:after="0" w:line="480" w:lineRule="auto"/>
        <w:jc w:val="center"/>
        <w:rPr>
          <w:color w:val="auto"/>
        </w:rPr>
      </w:pPr>
      <w:bookmarkStart w:id="115" w:name="_Toc37060464"/>
      <w:r w:rsidRPr="004A2156">
        <w:rPr>
          <w:color w:val="auto"/>
        </w:rPr>
        <w:t xml:space="preserve">Figure </w:t>
      </w:r>
      <w:r w:rsidRPr="004A2156">
        <w:rPr>
          <w:color w:val="auto"/>
        </w:rPr>
        <w:fldChar w:fldCharType="begin"/>
      </w:r>
      <w:r w:rsidRPr="004A2156">
        <w:rPr>
          <w:color w:val="auto"/>
        </w:rPr>
        <w:instrText xml:space="preserve"> SEQ Figure \* ARABIC </w:instrText>
      </w:r>
      <w:r w:rsidRPr="004A2156">
        <w:rPr>
          <w:color w:val="auto"/>
        </w:rPr>
        <w:fldChar w:fldCharType="separate"/>
      </w:r>
      <w:r w:rsidR="000853D5">
        <w:rPr>
          <w:noProof/>
          <w:color w:val="auto"/>
        </w:rPr>
        <w:t>18</w:t>
      </w:r>
      <w:r w:rsidRPr="004A2156">
        <w:rPr>
          <w:color w:val="auto"/>
        </w:rPr>
        <w:fldChar w:fldCharType="end"/>
      </w:r>
      <w:r w:rsidRPr="004A2156">
        <w:rPr>
          <w:color w:val="auto"/>
        </w:rPr>
        <w:t xml:space="preserve"> - Wireframe: Display Preview Wireframe</w:t>
      </w:r>
      <w:bookmarkEnd w:id="115"/>
    </w:p>
    <w:p w14:paraId="779B4958" w14:textId="1B599E8C" w:rsidR="0061736D" w:rsidRDefault="0061736D" w:rsidP="0061736D"/>
    <w:p w14:paraId="582411C9" w14:textId="77777777" w:rsidR="0061736D" w:rsidRPr="0061736D" w:rsidRDefault="0061736D" w:rsidP="0061736D"/>
    <w:p w14:paraId="1BD0ECAC" w14:textId="660E1CCA" w:rsidR="0056076A" w:rsidRDefault="0056076A" w:rsidP="004A2156">
      <w:pPr>
        <w:pStyle w:val="Heading2"/>
        <w:numPr>
          <w:ilvl w:val="2"/>
          <w:numId w:val="1"/>
        </w:numPr>
        <w:ind w:left="720"/>
      </w:pPr>
      <w:r>
        <w:t xml:space="preserve"> </w:t>
      </w:r>
      <w:bookmarkStart w:id="116" w:name="_Ref35643219"/>
      <w:bookmarkStart w:id="117" w:name="_Ref35643876"/>
      <w:bookmarkStart w:id="118" w:name="_Toc37060442"/>
      <w:r>
        <w:t>Download Project Component</w:t>
      </w:r>
      <w:bookmarkEnd w:id="116"/>
      <w:bookmarkEnd w:id="117"/>
      <w:bookmarkEnd w:id="118"/>
    </w:p>
    <w:p w14:paraId="02065262" w14:textId="450EE551" w:rsidR="0056076A" w:rsidRDefault="0056076A" w:rsidP="004A2156">
      <w:r>
        <w:t>The UMGC City Admin Portal UI shall display the</w:t>
      </w:r>
      <w:r w:rsidR="000061D1">
        <w:t xml:space="preserve"> download project component to the user after the “Download” selection is chosen from the export project component, but only after the project generator process has been completed through the generate project component. </w:t>
      </w:r>
      <w:r>
        <w:t xml:space="preserve">The </w:t>
      </w:r>
      <w:r w:rsidR="000061D1">
        <w:t>d</w:t>
      </w:r>
      <w:r>
        <w:t xml:space="preserve">ownload </w:t>
      </w:r>
      <w:r w:rsidR="000061D1">
        <w:t>p</w:t>
      </w:r>
      <w:r>
        <w:t>roject</w:t>
      </w:r>
      <w:r w:rsidR="000061D1">
        <w:t xml:space="preserve"> component </w:t>
      </w:r>
      <w:r>
        <w:t>shall</w:t>
      </w:r>
      <w:r w:rsidR="000061D1">
        <w:t xml:space="preserve"> </w:t>
      </w:r>
      <w:r>
        <w:t>prompt the user to select a storage location</w:t>
      </w:r>
      <w:r w:rsidR="000061D1">
        <w:t xml:space="preserve"> within their local filing system, then after the user makes their storage choice the UI shall kick off the download project process. </w:t>
      </w:r>
    </w:p>
    <w:p w14:paraId="3DB7CB30" w14:textId="77777777" w:rsidR="004A2156" w:rsidRDefault="0056076A" w:rsidP="004A2156">
      <w:pPr>
        <w:keepNext/>
        <w:jc w:val="center"/>
      </w:pPr>
      <w:r>
        <w:rPr>
          <w:noProof/>
        </w:rPr>
        <w:lastRenderedPageBreak/>
        <w:drawing>
          <wp:inline distT="114300" distB="114300" distL="114300" distR="114300" wp14:anchorId="4468C6D0" wp14:editId="31C37A91">
            <wp:extent cx="5943600" cy="4457700"/>
            <wp:effectExtent l="0" t="0" r="0" b="0"/>
            <wp:docPr id="3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5943600" cy="4457700"/>
                    </a:xfrm>
                    <a:prstGeom prst="rect">
                      <a:avLst/>
                    </a:prstGeom>
                    <a:ln/>
                  </pic:spPr>
                </pic:pic>
              </a:graphicData>
            </a:graphic>
          </wp:inline>
        </w:drawing>
      </w:r>
    </w:p>
    <w:p w14:paraId="448462FE" w14:textId="7ACB3D4F" w:rsidR="0056076A" w:rsidRDefault="004A2156" w:rsidP="004A2156">
      <w:pPr>
        <w:pStyle w:val="Caption"/>
        <w:spacing w:after="0" w:line="480" w:lineRule="auto"/>
        <w:jc w:val="center"/>
        <w:rPr>
          <w:color w:val="auto"/>
        </w:rPr>
      </w:pPr>
      <w:bookmarkStart w:id="119" w:name="_Toc37060465"/>
      <w:r w:rsidRPr="004A2156">
        <w:rPr>
          <w:color w:val="auto"/>
        </w:rPr>
        <w:t xml:space="preserve">Figure </w:t>
      </w:r>
      <w:r w:rsidRPr="004A2156">
        <w:rPr>
          <w:color w:val="auto"/>
        </w:rPr>
        <w:fldChar w:fldCharType="begin"/>
      </w:r>
      <w:r w:rsidRPr="004A2156">
        <w:rPr>
          <w:color w:val="auto"/>
        </w:rPr>
        <w:instrText xml:space="preserve"> SEQ Figure \* ARABIC </w:instrText>
      </w:r>
      <w:r w:rsidRPr="004A2156">
        <w:rPr>
          <w:color w:val="auto"/>
        </w:rPr>
        <w:fldChar w:fldCharType="separate"/>
      </w:r>
      <w:r w:rsidR="000853D5">
        <w:rPr>
          <w:noProof/>
          <w:color w:val="auto"/>
        </w:rPr>
        <w:t>19</w:t>
      </w:r>
      <w:r w:rsidRPr="004A2156">
        <w:rPr>
          <w:color w:val="auto"/>
        </w:rPr>
        <w:fldChar w:fldCharType="end"/>
      </w:r>
      <w:r w:rsidRPr="004A2156">
        <w:rPr>
          <w:color w:val="auto"/>
        </w:rPr>
        <w:t xml:space="preserve"> - Wireframe: Download Project Component</w:t>
      </w:r>
      <w:bookmarkEnd w:id="119"/>
    </w:p>
    <w:p w14:paraId="61FBF21D" w14:textId="19842A77" w:rsidR="0061736D" w:rsidRDefault="0061736D" w:rsidP="0061736D"/>
    <w:p w14:paraId="7E5DC83B" w14:textId="77777777" w:rsidR="0061736D" w:rsidRPr="0061736D" w:rsidRDefault="0061736D" w:rsidP="0061736D"/>
    <w:p w14:paraId="7DCDF7B6" w14:textId="0F259E71" w:rsidR="006A3A66" w:rsidRDefault="000061D1" w:rsidP="004A2156">
      <w:pPr>
        <w:pStyle w:val="Heading2"/>
        <w:numPr>
          <w:ilvl w:val="2"/>
          <w:numId w:val="1"/>
        </w:numPr>
        <w:tabs>
          <w:tab w:val="left" w:pos="990"/>
        </w:tabs>
        <w:ind w:left="720"/>
      </w:pPr>
      <w:r>
        <w:t xml:space="preserve"> </w:t>
      </w:r>
      <w:bookmarkStart w:id="120" w:name="_Ref35642783"/>
      <w:bookmarkStart w:id="121" w:name="_Ref35642936"/>
      <w:bookmarkStart w:id="122" w:name="_Ref35643247"/>
      <w:bookmarkStart w:id="123" w:name="_Ref35643254"/>
      <w:bookmarkStart w:id="124" w:name="_Ref35643269"/>
      <w:bookmarkStart w:id="125" w:name="_Ref35643274"/>
      <w:bookmarkStart w:id="126" w:name="_Ref35643294"/>
      <w:bookmarkStart w:id="127" w:name="_Toc37060443"/>
      <w:r w:rsidR="00CB0BD2">
        <w:t>Interactive Map Component</w:t>
      </w:r>
      <w:bookmarkEnd w:id="120"/>
      <w:bookmarkEnd w:id="121"/>
      <w:bookmarkEnd w:id="122"/>
      <w:bookmarkEnd w:id="123"/>
      <w:bookmarkEnd w:id="124"/>
      <w:bookmarkEnd w:id="125"/>
      <w:bookmarkEnd w:id="126"/>
      <w:bookmarkEnd w:id="127"/>
    </w:p>
    <w:p w14:paraId="3A639DBD" w14:textId="774BA86D" w:rsidR="00CB0BD2" w:rsidRDefault="00CB0BD2" w:rsidP="006A54B5">
      <w:r>
        <w:t xml:space="preserve">The interactive map component shall only be displayed to public users visiting the City of Pasadena, California’s zoning web page. The interactive map component will be made available to public users through a hyperlink located on the City of Pasadena’s zoning web page. The map shall display specific zoning information associated to the zone map the map that the user clicks on. </w:t>
      </w:r>
    </w:p>
    <w:p w14:paraId="1A542D84" w14:textId="77777777" w:rsidR="006A54B5" w:rsidRDefault="00CB0BD2" w:rsidP="006A54B5">
      <w:pPr>
        <w:keepNext/>
        <w:jc w:val="center"/>
      </w:pPr>
      <w:r>
        <w:rPr>
          <w:noProof/>
        </w:rPr>
        <w:lastRenderedPageBreak/>
        <w:drawing>
          <wp:inline distT="114300" distB="114300" distL="114300" distR="114300" wp14:anchorId="3FCF699E" wp14:editId="26A715F0">
            <wp:extent cx="5943600" cy="2638425"/>
            <wp:effectExtent l="0" t="0" r="0" b="9525"/>
            <wp:docPr id="3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5943600" cy="2638425"/>
                    </a:xfrm>
                    <a:prstGeom prst="rect">
                      <a:avLst/>
                    </a:prstGeom>
                    <a:ln/>
                  </pic:spPr>
                </pic:pic>
              </a:graphicData>
            </a:graphic>
          </wp:inline>
        </w:drawing>
      </w:r>
    </w:p>
    <w:p w14:paraId="037A56FF" w14:textId="2133E114" w:rsidR="00CB0BD2" w:rsidRDefault="006A54B5" w:rsidP="006A54B5">
      <w:pPr>
        <w:pStyle w:val="Caption"/>
        <w:spacing w:after="0" w:line="480" w:lineRule="auto"/>
        <w:jc w:val="center"/>
        <w:rPr>
          <w:color w:val="auto"/>
        </w:rPr>
      </w:pPr>
      <w:bookmarkStart w:id="128" w:name="_Toc37060466"/>
      <w:r w:rsidRPr="006A54B5">
        <w:rPr>
          <w:color w:val="auto"/>
        </w:rPr>
        <w:t xml:space="preserve">Figure </w:t>
      </w:r>
      <w:r w:rsidRPr="006A54B5">
        <w:rPr>
          <w:color w:val="auto"/>
        </w:rPr>
        <w:fldChar w:fldCharType="begin"/>
      </w:r>
      <w:r w:rsidRPr="006A54B5">
        <w:rPr>
          <w:color w:val="auto"/>
        </w:rPr>
        <w:instrText xml:space="preserve"> SEQ Figure \* ARABIC </w:instrText>
      </w:r>
      <w:r w:rsidRPr="006A54B5">
        <w:rPr>
          <w:color w:val="auto"/>
        </w:rPr>
        <w:fldChar w:fldCharType="separate"/>
      </w:r>
      <w:r w:rsidR="000853D5">
        <w:rPr>
          <w:noProof/>
          <w:color w:val="auto"/>
        </w:rPr>
        <w:t>20</w:t>
      </w:r>
      <w:r w:rsidRPr="006A54B5">
        <w:rPr>
          <w:color w:val="auto"/>
        </w:rPr>
        <w:fldChar w:fldCharType="end"/>
      </w:r>
      <w:r w:rsidRPr="006A54B5">
        <w:rPr>
          <w:color w:val="auto"/>
        </w:rPr>
        <w:t xml:space="preserve"> - Interactive Map Component</w:t>
      </w:r>
      <w:bookmarkEnd w:id="128"/>
    </w:p>
    <w:p w14:paraId="2CAFCB04" w14:textId="1B73BEF6" w:rsidR="000853D5" w:rsidRDefault="000853D5" w:rsidP="000853D5">
      <w:pPr>
        <w:pStyle w:val="Heading2"/>
        <w:numPr>
          <w:ilvl w:val="2"/>
          <w:numId w:val="1"/>
        </w:numPr>
        <w:tabs>
          <w:tab w:val="left" w:pos="990"/>
        </w:tabs>
        <w:rPr>
          <w:noProof/>
        </w:rPr>
      </w:pPr>
      <w:r>
        <w:t xml:space="preserve">  </w:t>
      </w:r>
      <w:bookmarkStart w:id="129" w:name="_Ref35643224"/>
      <w:bookmarkStart w:id="130" w:name="_Toc37060444"/>
      <w:r>
        <w:t>Quick Reference Page</w:t>
      </w:r>
      <w:bookmarkEnd w:id="129"/>
      <w:bookmarkEnd w:id="130"/>
    </w:p>
    <w:p w14:paraId="1F001177" w14:textId="213180B3" w:rsidR="000853D5" w:rsidRDefault="000853D5" w:rsidP="000853D5">
      <w:pPr>
        <w:pStyle w:val="ListParagraph"/>
        <w:keepNext/>
        <w:ind w:left="0"/>
        <w:jc w:val="center"/>
      </w:pPr>
      <w:r>
        <w:rPr>
          <w:noProof/>
        </w:rPr>
        <w:drawing>
          <wp:inline distT="0" distB="0" distL="0" distR="0" wp14:anchorId="1EC222F5" wp14:editId="002B88F3">
            <wp:extent cx="4480235" cy="4333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9117" r="47757" b="1040"/>
                    <a:stretch/>
                  </pic:blipFill>
                  <pic:spPr bwMode="auto">
                    <a:xfrm>
                      <a:off x="0" y="0"/>
                      <a:ext cx="4480560" cy="4334189"/>
                    </a:xfrm>
                    <a:prstGeom prst="rect">
                      <a:avLst/>
                    </a:prstGeom>
                    <a:ln>
                      <a:noFill/>
                    </a:ln>
                    <a:extLst>
                      <a:ext uri="{53640926-AAD7-44D8-BBD7-CCE9431645EC}">
                        <a14:shadowObscured xmlns:a14="http://schemas.microsoft.com/office/drawing/2010/main"/>
                      </a:ext>
                    </a:extLst>
                  </pic:spPr>
                </pic:pic>
              </a:graphicData>
            </a:graphic>
          </wp:inline>
        </w:drawing>
      </w:r>
    </w:p>
    <w:p w14:paraId="5011A07A" w14:textId="6C607860" w:rsidR="000853D5" w:rsidRPr="000853D5" w:rsidRDefault="000853D5" w:rsidP="000853D5">
      <w:pPr>
        <w:pStyle w:val="Caption"/>
        <w:jc w:val="center"/>
        <w:rPr>
          <w:color w:val="auto"/>
        </w:rPr>
      </w:pPr>
      <w:bookmarkStart w:id="131" w:name="_Toc37060467"/>
      <w:r w:rsidRPr="000853D5">
        <w:rPr>
          <w:color w:val="auto"/>
        </w:rPr>
        <w:t xml:space="preserve">Figure </w:t>
      </w:r>
      <w:r w:rsidRPr="000853D5">
        <w:rPr>
          <w:color w:val="auto"/>
        </w:rPr>
        <w:fldChar w:fldCharType="begin"/>
      </w:r>
      <w:r w:rsidRPr="000853D5">
        <w:rPr>
          <w:color w:val="auto"/>
        </w:rPr>
        <w:instrText xml:space="preserve"> SEQ Figure \* ARABIC </w:instrText>
      </w:r>
      <w:r w:rsidRPr="000853D5">
        <w:rPr>
          <w:color w:val="auto"/>
        </w:rPr>
        <w:fldChar w:fldCharType="separate"/>
      </w:r>
      <w:r w:rsidRPr="000853D5">
        <w:rPr>
          <w:noProof/>
          <w:color w:val="auto"/>
        </w:rPr>
        <w:t>21</w:t>
      </w:r>
      <w:r w:rsidRPr="000853D5">
        <w:rPr>
          <w:color w:val="auto"/>
        </w:rPr>
        <w:fldChar w:fldCharType="end"/>
      </w:r>
      <w:r w:rsidRPr="000853D5">
        <w:rPr>
          <w:color w:val="auto"/>
        </w:rPr>
        <w:t xml:space="preserve"> - Quick Reference Page</w:t>
      </w:r>
      <w:bookmarkEnd w:id="131"/>
    </w:p>
    <w:p w14:paraId="313BFBDD" w14:textId="58282B76" w:rsidR="00CB0BD2" w:rsidRDefault="00780EEE" w:rsidP="006A54B5">
      <w:pPr>
        <w:pStyle w:val="Heading1"/>
        <w:numPr>
          <w:ilvl w:val="0"/>
          <w:numId w:val="1"/>
        </w:numPr>
        <w:ind w:left="540" w:hanging="540"/>
      </w:pPr>
      <w:bookmarkStart w:id="132" w:name="_Toc37060445"/>
      <w:r>
        <w:lastRenderedPageBreak/>
        <w:t>REQUIREMENT MATRIX</w:t>
      </w:r>
      <w:bookmarkEnd w:id="132"/>
    </w:p>
    <w:p w14:paraId="3C194F58" w14:textId="59417D70" w:rsidR="00CB0BD2" w:rsidRDefault="00CB0BD2" w:rsidP="006A54B5">
      <w:r>
        <w:t xml:space="preserve">The table supplied below is a requirements matrix for the UMGC City Application. </w:t>
      </w:r>
      <w:proofErr w:type="gramStart"/>
      <w:r w:rsidR="004B46F5">
        <w:t>It’s</w:t>
      </w:r>
      <w:proofErr w:type="gramEnd"/>
      <w:r>
        <w:t xml:space="preserve"> a cross-reference table that links the software design components to the SRS requirements for easy understanding of the system.</w:t>
      </w:r>
    </w:p>
    <w:p w14:paraId="40760A8E" w14:textId="0B7FAD66" w:rsidR="006A54B5" w:rsidRDefault="006A54B5" w:rsidP="006A54B5"/>
    <w:p w14:paraId="3C2BE44B" w14:textId="7AE1DA99" w:rsidR="006A54B5" w:rsidRDefault="006A54B5" w:rsidP="006A54B5"/>
    <w:p w14:paraId="458C191E" w14:textId="2AAC5F5A" w:rsidR="006A54B5" w:rsidRDefault="006A54B5" w:rsidP="006A54B5"/>
    <w:p w14:paraId="31D2D62A" w14:textId="006ED444" w:rsidR="006A54B5" w:rsidRDefault="006A54B5" w:rsidP="006A54B5"/>
    <w:p w14:paraId="36D1E15C" w14:textId="2CBF6A27" w:rsidR="006A54B5" w:rsidRDefault="006A54B5" w:rsidP="006A54B5"/>
    <w:p w14:paraId="46583668" w14:textId="412BFE43" w:rsidR="006A54B5" w:rsidRDefault="006A54B5" w:rsidP="006A54B5"/>
    <w:p w14:paraId="4FC618F2" w14:textId="7DB7D620" w:rsidR="006A54B5" w:rsidRDefault="006A54B5" w:rsidP="006A54B5"/>
    <w:p w14:paraId="109E7E24" w14:textId="2B59EFF0" w:rsidR="006A54B5" w:rsidRDefault="006A54B5" w:rsidP="006A54B5"/>
    <w:p w14:paraId="3456A141" w14:textId="7A7516FF" w:rsidR="006A54B5" w:rsidRDefault="006A54B5" w:rsidP="006A54B5"/>
    <w:p w14:paraId="7900336A" w14:textId="17C1503D" w:rsidR="006A54B5" w:rsidRDefault="006A54B5" w:rsidP="006A54B5"/>
    <w:p w14:paraId="1D786142" w14:textId="77777777" w:rsidR="006A54B5" w:rsidRDefault="006A54B5" w:rsidP="006A54B5">
      <w:pPr>
        <w:sectPr w:rsidR="006A54B5" w:rsidSect="000A73BA">
          <w:headerReference w:type="default" r:id="rId31"/>
          <w:pgSz w:w="12240" w:h="15840"/>
          <w:pgMar w:top="1440" w:right="1440" w:bottom="1440" w:left="1440" w:header="720" w:footer="720" w:gutter="0"/>
          <w:pgNumType w:start="0"/>
          <w:cols w:space="720"/>
          <w:titlePg/>
          <w:docGrid w:linePitch="326"/>
        </w:sectPr>
      </w:pPr>
    </w:p>
    <w:p w14:paraId="7754D86B" w14:textId="2B0E7A06" w:rsidR="007E649B" w:rsidRPr="007E649B" w:rsidRDefault="007E649B" w:rsidP="007E649B">
      <w:pPr>
        <w:pStyle w:val="Caption"/>
        <w:keepNext/>
        <w:spacing w:after="0" w:line="480" w:lineRule="auto"/>
        <w:jc w:val="center"/>
        <w:rPr>
          <w:color w:val="auto"/>
        </w:rPr>
      </w:pPr>
      <w:bookmarkStart w:id="133" w:name="_Toc37060470"/>
      <w:r w:rsidRPr="007E649B">
        <w:rPr>
          <w:color w:val="auto"/>
        </w:rPr>
        <w:lastRenderedPageBreak/>
        <w:t xml:space="preserve">Table </w:t>
      </w:r>
      <w:r w:rsidRPr="007E649B">
        <w:rPr>
          <w:color w:val="auto"/>
        </w:rPr>
        <w:fldChar w:fldCharType="begin"/>
      </w:r>
      <w:r w:rsidRPr="007E649B">
        <w:rPr>
          <w:color w:val="auto"/>
        </w:rPr>
        <w:instrText xml:space="preserve"> SEQ Table \* ARABIC </w:instrText>
      </w:r>
      <w:r w:rsidRPr="007E649B">
        <w:rPr>
          <w:color w:val="auto"/>
        </w:rPr>
        <w:fldChar w:fldCharType="separate"/>
      </w:r>
      <w:r w:rsidRPr="007E649B">
        <w:rPr>
          <w:noProof/>
          <w:color w:val="auto"/>
        </w:rPr>
        <w:t>3</w:t>
      </w:r>
      <w:r w:rsidRPr="007E649B">
        <w:rPr>
          <w:color w:val="auto"/>
        </w:rPr>
        <w:fldChar w:fldCharType="end"/>
      </w:r>
      <w:r w:rsidRPr="007E649B">
        <w:rPr>
          <w:color w:val="auto"/>
        </w:rPr>
        <w:t xml:space="preserve"> - Requirements Matrix</w:t>
      </w:r>
      <w:bookmarkEnd w:id="133"/>
    </w:p>
    <w:tbl>
      <w:tblPr>
        <w:tblW w:w="12854"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1852"/>
        <w:gridCol w:w="5950"/>
        <w:gridCol w:w="2920"/>
        <w:gridCol w:w="1435"/>
      </w:tblGrid>
      <w:tr w:rsidR="000853D5" w:rsidRPr="002251AB" w14:paraId="5C4AED27" w14:textId="011BFE6D" w:rsidTr="002251AB">
        <w:trPr>
          <w:cantSplit/>
          <w:trHeight w:val="312"/>
          <w:tblHeader/>
        </w:trPr>
        <w:tc>
          <w:tcPr>
            <w:tcW w:w="697" w:type="dxa"/>
            <w:shd w:val="clear" w:color="000000" w:fill="F2F2F2"/>
            <w:noWrap/>
            <w:vAlign w:val="center"/>
            <w:hideMark/>
          </w:tcPr>
          <w:p w14:paraId="4E91E1FA" w14:textId="77777777" w:rsidR="000853D5" w:rsidRPr="002251AB" w:rsidRDefault="000853D5" w:rsidP="006A54B5">
            <w:pPr>
              <w:spacing w:line="240" w:lineRule="auto"/>
              <w:jc w:val="center"/>
              <w:rPr>
                <w:b/>
                <w:bCs/>
                <w:color w:val="000000"/>
              </w:rPr>
            </w:pPr>
            <w:r w:rsidRPr="002251AB">
              <w:rPr>
                <w:b/>
                <w:bCs/>
                <w:color w:val="000000"/>
              </w:rPr>
              <w:t>ID</w:t>
            </w:r>
          </w:p>
        </w:tc>
        <w:tc>
          <w:tcPr>
            <w:tcW w:w="1852" w:type="dxa"/>
            <w:shd w:val="clear" w:color="000000" w:fill="F2F2F2"/>
            <w:noWrap/>
            <w:vAlign w:val="center"/>
            <w:hideMark/>
          </w:tcPr>
          <w:p w14:paraId="4D9709B0" w14:textId="77777777" w:rsidR="000853D5" w:rsidRPr="002251AB" w:rsidRDefault="000853D5" w:rsidP="006A54B5">
            <w:pPr>
              <w:spacing w:line="240" w:lineRule="auto"/>
              <w:jc w:val="center"/>
              <w:rPr>
                <w:b/>
                <w:bCs/>
                <w:color w:val="000000"/>
              </w:rPr>
            </w:pPr>
            <w:r w:rsidRPr="002251AB">
              <w:rPr>
                <w:b/>
                <w:bCs/>
                <w:color w:val="000000"/>
              </w:rPr>
              <w:t>Requirement ID</w:t>
            </w:r>
          </w:p>
        </w:tc>
        <w:tc>
          <w:tcPr>
            <w:tcW w:w="5950" w:type="dxa"/>
            <w:shd w:val="clear" w:color="000000" w:fill="F2F2F2"/>
            <w:noWrap/>
            <w:vAlign w:val="center"/>
            <w:hideMark/>
          </w:tcPr>
          <w:p w14:paraId="365B84EC" w14:textId="77777777" w:rsidR="000853D5" w:rsidRPr="002251AB" w:rsidRDefault="000853D5" w:rsidP="0016308A">
            <w:pPr>
              <w:spacing w:line="240" w:lineRule="auto"/>
              <w:jc w:val="center"/>
              <w:rPr>
                <w:b/>
                <w:bCs/>
                <w:color w:val="000000"/>
              </w:rPr>
            </w:pPr>
            <w:r w:rsidRPr="002251AB">
              <w:rPr>
                <w:b/>
                <w:bCs/>
                <w:color w:val="000000"/>
              </w:rPr>
              <w:t>Requirement Description</w:t>
            </w:r>
          </w:p>
        </w:tc>
        <w:tc>
          <w:tcPr>
            <w:tcW w:w="2920" w:type="dxa"/>
            <w:shd w:val="clear" w:color="000000" w:fill="F2F2F2"/>
            <w:noWrap/>
            <w:vAlign w:val="center"/>
            <w:hideMark/>
          </w:tcPr>
          <w:p w14:paraId="70071F5C" w14:textId="77777777" w:rsidR="000853D5" w:rsidRPr="002251AB" w:rsidRDefault="000853D5" w:rsidP="006A54B5">
            <w:pPr>
              <w:spacing w:line="240" w:lineRule="auto"/>
              <w:jc w:val="center"/>
              <w:rPr>
                <w:b/>
                <w:bCs/>
                <w:color w:val="000000"/>
              </w:rPr>
            </w:pPr>
            <w:r w:rsidRPr="002251AB">
              <w:rPr>
                <w:b/>
                <w:bCs/>
                <w:color w:val="000000"/>
              </w:rPr>
              <w:t>System Design Component</w:t>
            </w:r>
          </w:p>
        </w:tc>
        <w:tc>
          <w:tcPr>
            <w:tcW w:w="1435" w:type="dxa"/>
            <w:shd w:val="clear" w:color="000000" w:fill="F2F2F2"/>
          </w:tcPr>
          <w:p w14:paraId="29FC3B98" w14:textId="4A8CAFFE" w:rsidR="000853D5" w:rsidRPr="002251AB" w:rsidRDefault="000853D5" w:rsidP="006A54B5">
            <w:pPr>
              <w:spacing w:line="240" w:lineRule="auto"/>
              <w:jc w:val="center"/>
              <w:rPr>
                <w:b/>
                <w:bCs/>
                <w:color w:val="000000"/>
              </w:rPr>
            </w:pPr>
            <w:r w:rsidRPr="002251AB">
              <w:rPr>
                <w:b/>
                <w:bCs/>
                <w:color w:val="000000"/>
              </w:rPr>
              <w:t>Section Reference</w:t>
            </w:r>
          </w:p>
        </w:tc>
      </w:tr>
      <w:tr w:rsidR="000853D5" w:rsidRPr="002251AB" w14:paraId="5FB737CB" w14:textId="4C86FF33" w:rsidTr="002251AB">
        <w:trPr>
          <w:cantSplit/>
          <w:trHeight w:val="492"/>
        </w:trPr>
        <w:tc>
          <w:tcPr>
            <w:tcW w:w="697" w:type="dxa"/>
            <w:shd w:val="clear" w:color="000000" w:fill="F2F2F2"/>
            <w:noWrap/>
            <w:vAlign w:val="center"/>
            <w:hideMark/>
          </w:tcPr>
          <w:p w14:paraId="4178DE30" w14:textId="77777777" w:rsidR="000853D5" w:rsidRPr="002251AB" w:rsidRDefault="000853D5" w:rsidP="006A54B5">
            <w:pPr>
              <w:spacing w:line="240" w:lineRule="auto"/>
              <w:jc w:val="center"/>
              <w:rPr>
                <w:b/>
                <w:bCs/>
                <w:color w:val="000000"/>
                <w:sz w:val="22"/>
                <w:szCs w:val="22"/>
              </w:rPr>
            </w:pPr>
            <w:r w:rsidRPr="002251AB">
              <w:rPr>
                <w:b/>
                <w:bCs/>
                <w:color w:val="000000"/>
                <w:sz w:val="22"/>
                <w:szCs w:val="22"/>
              </w:rPr>
              <w:t>1</w:t>
            </w:r>
          </w:p>
        </w:tc>
        <w:tc>
          <w:tcPr>
            <w:tcW w:w="1852" w:type="dxa"/>
            <w:shd w:val="clear" w:color="auto" w:fill="auto"/>
            <w:noWrap/>
            <w:vAlign w:val="center"/>
            <w:hideMark/>
          </w:tcPr>
          <w:p w14:paraId="54F0BC4A" w14:textId="77777777" w:rsidR="000853D5" w:rsidRPr="002251AB" w:rsidRDefault="000853D5" w:rsidP="006A54B5">
            <w:pPr>
              <w:spacing w:line="240" w:lineRule="auto"/>
              <w:jc w:val="center"/>
              <w:rPr>
                <w:color w:val="000000"/>
                <w:sz w:val="22"/>
                <w:szCs w:val="22"/>
              </w:rPr>
            </w:pPr>
            <w:r w:rsidRPr="002251AB">
              <w:rPr>
                <w:color w:val="000000"/>
                <w:sz w:val="22"/>
                <w:szCs w:val="22"/>
              </w:rPr>
              <w:t>OE-1.1</w:t>
            </w:r>
          </w:p>
        </w:tc>
        <w:tc>
          <w:tcPr>
            <w:tcW w:w="5950" w:type="dxa"/>
            <w:shd w:val="clear" w:color="auto" w:fill="auto"/>
            <w:vAlign w:val="center"/>
            <w:hideMark/>
          </w:tcPr>
          <w:p w14:paraId="32744F74" w14:textId="5AA0CF6F" w:rsidR="000853D5" w:rsidRPr="002251AB" w:rsidRDefault="000853D5" w:rsidP="006A54B5">
            <w:pPr>
              <w:spacing w:line="240" w:lineRule="auto"/>
              <w:rPr>
                <w:color w:val="000000"/>
                <w:sz w:val="18"/>
                <w:szCs w:val="18"/>
              </w:rPr>
            </w:pPr>
            <w:r w:rsidRPr="002251AB">
              <w:rPr>
                <w:color w:val="000000"/>
                <w:sz w:val="18"/>
                <w:szCs w:val="18"/>
              </w:rPr>
              <w:t>For increased accessibility, the application shall operate on a web server compatible with a common, modern browser.</w:t>
            </w:r>
          </w:p>
        </w:tc>
        <w:tc>
          <w:tcPr>
            <w:tcW w:w="2920" w:type="dxa"/>
            <w:shd w:val="clear" w:color="auto" w:fill="auto"/>
            <w:noWrap/>
            <w:vAlign w:val="center"/>
            <w:hideMark/>
          </w:tcPr>
          <w:p w14:paraId="3318F68C" w14:textId="3A0AF3FB" w:rsidR="000853D5" w:rsidRPr="002251AB" w:rsidRDefault="00FC3F13" w:rsidP="006A54B5">
            <w:pPr>
              <w:spacing w:line="240" w:lineRule="auto"/>
              <w:jc w:val="center"/>
              <w:rPr>
                <w:color w:val="000000"/>
                <w:sz w:val="22"/>
                <w:szCs w:val="22"/>
              </w:rPr>
            </w:pPr>
            <w:r>
              <w:rPr>
                <w:color w:val="000000"/>
                <w:sz w:val="22"/>
                <w:szCs w:val="22"/>
              </w:rPr>
              <w:t>System Configuration Module</w:t>
            </w:r>
          </w:p>
        </w:tc>
        <w:tc>
          <w:tcPr>
            <w:tcW w:w="1435" w:type="dxa"/>
          </w:tcPr>
          <w:p w14:paraId="7F4923BC" w14:textId="25AF8001"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_Ref35642776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w:t>
            </w:r>
            <w:r w:rsidRPr="002251AB">
              <w:rPr>
                <w:color w:val="000000"/>
                <w:sz w:val="22"/>
                <w:szCs w:val="22"/>
              </w:rPr>
              <w:fldChar w:fldCharType="end"/>
            </w:r>
          </w:p>
          <w:p w14:paraId="71F929B8" w14:textId="58CE6633"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_Ref35642783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6.1.15</w:t>
            </w:r>
            <w:r w:rsidRPr="002251AB">
              <w:rPr>
                <w:color w:val="000000"/>
                <w:sz w:val="22"/>
                <w:szCs w:val="22"/>
              </w:rPr>
              <w:fldChar w:fldCharType="end"/>
            </w:r>
          </w:p>
        </w:tc>
      </w:tr>
      <w:tr w:rsidR="000853D5" w:rsidRPr="002251AB" w14:paraId="27051E5C" w14:textId="7EC2666F" w:rsidTr="002251AB">
        <w:trPr>
          <w:cantSplit/>
          <w:trHeight w:val="492"/>
        </w:trPr>
        <w:tc>
          <w:tcPr>
            <w:tcW w:w="697" w:type="dxa"/>
            <w:shd w:val="clear" w:color="000000" w:fill="F2F2F2"/>
            <w:noWrap/>
            <w:vAlign w:val="center"/>
            <w:hideMark/>
          </w:tcPr>
          <w:p w14:paraId="12E445E8" w14:textId="77777777" w:rsidR="000853D5" w:rsidRPr="002251AB" w:rsidRDefault="000853D5" w:rsidP="006A54B5">
            <w:pPr>
              <w:spacing w:line="240" w:lineRule="auto"/>
              <w:jc w:val="center"/>
              <w:rPr>
                <w:b/>
                <w:bCs/>
                <w:color w:val="000000"/>
                <w:sz w:val="22"/>
                <w:szCs w:val="22"/>
              </w:rPr>
            </w:pPr>
            <w:r w:rsidRPr="002251AB">
              <w:rPr>
                <w:b/>
                <w:bCs/>
                <w:color w:val="000000"/>
                <w:sz w:val="22"/>
                <w:szCs w:val="22"/>
              </w:rPr>
              <w:t>2</w:t>
            </w:r>
          </w:p>
        </w:tc>
        <w:tc>
          <w:tcPr>
            <w:tcW w:w="1852" w:type="dxa"/>
            <w:shd w:val="clear" w:color="auto" w:fill="auto"/>
            <w:noWrap/>
            <w:vAlign w:val="center"/>
            <w:hideMark/>
          </w:tcPr>
          <w:p w14:paraId="5A5AA2FB" w14:textId="77777777" w:rsidR="000853D5" w:rsidRPr="002251AB" w:rsidRDefault="000853D5" w:rsidP="006A54B5">
            <w:pPr>
              <w:spacing w:line="240" w:lineRule="auto"/>
              <w:jc w:val="center"/>
              <w:rPr>
                <w:color w:val="000000"/>
                <w:sz w:val="22"/>
                <w:szCs w:val="22"/>
              </w:rPr>
            </w:pPr>
            <w:r w:rsidRPr="002251AB">
              <w:rPr>
                <w:color w:val="000000"/>
                <w:sz w:val="22"/>
                <w:szCs w:val="22"/>
              </w:rPr>
              <w:t>OE-2.1</w:t>
            </w:r>
          </w:p>
        </w:tc>
        <w:tc>
          <w:tcPr>
            <w:tcW w:w="5950" w:type="dxa"/>
            <w:shd w:val="clear" w:color="auto" w:fill="auto"/>
            <w:vAlign w:val="center"/>
            <w:hideMark/>
          </w:tcPr>
          <w:p w14:paraId="622B5EE2" w14:textId="6642B6E1" w:rsidR="000853D5" w:rsidRPr="002251AB" w:rsidRDefault="000853D5" w:rsidP="006A54B5">
            <w:pPr>
              <w:spacing w:line="240" w:lineRule="auto"/>
              <w:rPr>
                <w:color w:val="000000"/>
                <w:sz w:val="18"/>
                <w:szCs w:val="18"/>
              </w:rPr>
            </w:pPr>
            <w:r w:rsidRPr="002251AB">
              <w:rPr>
                <w:color w:val="000000"/>
                <w:sz w:val="18"/>
                <w:szCs w:val="18"/>
              </w:rPr>
              <w:t>The application shall authenticate users using a secure validation process and Hypertext Transfer Protocol Secure (HTTPS) requests.</w:t>
            </w:r>
          </w:p>
        </w:tc>
        <w:tc>
          <w:tcPr>
            <w:tcW w:w="2920" w:type="dxa"/>
            <w:shd w:val="clear" w:color="auto" w:fill="auto"/>
            <w:noWrap/>
            <w:vAlign w:val="center"/>
            <w:hideMark/>
          </w:tcPr>
          <w:p w14:paraId="34E3ECED" w14:textId="6E8883CC" w:rsidR="000853D5" w:rsidRPr="002251AB" w:rsidRDefault="00FC3F13" w:rsidP="006A54B5">
            <w:pPr>
              <w:spacing w:line="240" w:lineRule="auto"/>
              <w:jc w:val="center"/>
              <w:rPr>
                <w:color w:val="000000"/>
                <w:sz w:val="22"/>
                <w:szCs w:val="22"/>
              </w:rPr>
            </w:pPr>
            <w:r>
              <w:rPr>
                <w:color w:val="000000"/>
                <w:sz w:val="22"/>
                <w:szCs w:val="22"/>
              </w:rPr>
              <w:t>System Configuration Module</w:t>
            </w:r>
          </w:p>
        </w:tc>
        <w:tc>
          <w:tcPr>
            <w:tcW w:w="1435" w:type="dxa"/>
          </w:tcPr>
          <w:p w14:paraId="2186D9DF" w14:textId="0133A971"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_Ref35642836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5.3</w:t>
            </w:r>
            <w:r w:rsidRPr="002251AB">
              <w:rPr>
                <w:color w:val="000000"/>
                <w:sz w:val="22"/>
                <w:szCs w:val="22"/>
              </w:rPr>
              <w:fldChar w:fldCharType="end"/>
            </w:r>
          </w:p>
          <w:p w14:paraId="27276A20" w14:textId="35F811A5"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_Ref35642849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5.4</w:t>
            </w:r>
            <w:r w:rsidRPr="002251AB">
              <w:rPr>
                <w:color w:val="000000"/>
                <w:sz w:val="22"/>
                <w:szCs w:val="22"/>
              </w:rPr>
              <w:fldChar w:fldCharType="end"/>
            </w:r>
          </w:p>
          <w:p w14:paraId="7945D3E9" w14:textId="08C9A643"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_Ref35642853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5.5</w:t>
            </w:r>
            <w:r w:rsidRPr="002251AB">
              <w:rPr>
                <w:color w:val="000000"/>
                <w:sz w:val="22"/>
                <w:szCs w:val="22"/>
              </w:rPr>
              <w:fldChar w:fldCharType="end"/>
            </w:r>
          </w:p>
          <w:p w14:paraId="19607CD2" w14:textId="3AFC0393"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_Ref35642859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6.1.2</w:t>
            </w:r>
            <w:r w:rsidRPr="002251AB">
              <w:rPr>
                <w:color w:val="000000"/>
                <w:sz w:val="22"/>
                <w:szCs w:val="22"/>
              </w:rPr>
              <w:fldChar w:fldCharType="end"/>
            </w:r>
          </w:p>
          <w:p w14:paraId="4BB66D00" w14:textId="7121F0D2"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_Ref35642818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6.1.3</w:t>
            </w:r>
            <w:r w:rsidRPr="002251AB">
              <w:rPr>
                <w:color w:val="000000"/>
                <w:sz w:val="22"/>
                <w:szCs w:val="22"/>
              </w:rPr>
              <w:fldChar w:fldCharType="end"/>
            </w:r>
          </w:p>
          <w:p w14:paraId="02E0B46D" w14:textId="04CD4875" w:rsidR="000853D5" w:rsidRPr="002251AB" w:rsidRDefault="000853D5" w:rsidP="000853D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_Ref35642799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6.1.4</w:t>
            </w:r>
            <w:r w:rsidRPr="002251AB">
              <w:rPr>
                <w:color w:val="000000"/>
                <w:sz w:val="22"/>
                <w:szCs w:val="22"/>
              </w:rPr>
              <w:fldChar w:fldCharType="end"/>
            </w:r>
            <w:r w:rsidRPr="002251AB">
              <w:rPr>
                <w:color w:val="000000"/>
                <w:sz w:val="22"/>
                <w:szCs w:val="22"/>
              </w:rPr>
              <w:fldChar w:fldCharType="begin"/>
            </w:r>
            <w:r w:rsidRPr="002251AB">
              <w:rPr>
                <w:color w:val="000000"/>
                <w:sz w:val="22"/>
                <w:szCs w:val="22"/>
              </w:rPr>
              <w:instrText xml:space="preserve"> REF _Ref35642801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end"/>
            </w:r>
          </w:p>
        </w:tc>
      </w:tr>
      <w:tr w:rsidR="000853D5" w:rsidRPr="002251AB" w14:paraId="7CD2A3D2" w14:textId="01767612" w:rsidTr="002251AB">
        <w:trPr>
          <w:cantSplit/>
          <w:trHeight w:val="492"/>
        </w:trPr>
        <w:tc>
          <w:tcPr>
            <w:tcW w:w="697" w:type="dxa"/>
            <w:shd w:val="clear" w:color="000000" w:fill="F2F2F2"/>
            <w:noWrap/>
            <w:vAlign w:val="center"/>
            <w:hideMark/>
          </w:tcPr>
          <w:p w14:paraId="0A6A763C" w14:textId="77777777" w:rsidR="000853D5" w:rsidRPr="002251AB" w:rsidRDefault="000853D5" w:rsidP="006A54B5">
            <w:pPr>
              <w:spacing w:line="240" w:lineRule="auto"/>
              <w:jc w:val="center"/>
              <w:rPr>
                <w:b/>
                <w:bCs/>
                <w:color w:val="000000"/>
                <w:sz w:val="22"/>
                <w:szCs w:val="22"/>
              </w:rPr>
            </w:pPr>
            <w:r w:rsidRPr="002251AB">
              <w:rPr>
                <w:b/>
                <w:bCs/>
                <w:color w:val="000000"/>
                <w:sz w:val="22"/>
                <w:szCs w:val="22"/>
              </w:rPr>
              <w:t>3</w:t>
            </w:r>
          </w:p>
        </w:tc>
        <w:tc>
          <w:tcPr>
            <w:tcW w:w="1852" w:type="dxa"/>
            <w:shd w:val="clear" w:color="auto" w:fill="auto"/>
            <w:noWrap/>
            <w:vAlign w:val="center"/>
            <w:hideMark/>
          </w:tcPr>
          <w:p w14:paraId="314681DD" w14:textId="77777777" w:rsidR="000853D5" w:rsidRPr="002251AB" w:rsidRDefault="000853D5" w:rsidP="006A54B5">
            <w:pPr>
              <w:spacing w:line="240" w:lineRule="auto"/>
              <w:jc w:val="center"/>
              <w:rPr>
                <w:color w:val="000000"/>
                <w:sz w:val="22"/>
                <w:szCs w:val="22"/>
              </w:rPr>
            </w:pPr>
            <w:r w:rsidRPr="002251AB">
              <w:rPr>
                <w:color w:val="000000"/>
                <w:sz w:val="22"/>
                <w:szCs w:val="22"/>
              </w:rPr>
              <w:t>OE-3.1</w:t>
            </w:r>
          </w:p>
        </w:tc>
        <w:tc>
          <w:tcPr>
            <w:tcW w:w="5950" w:type="dxa"/>
            <w:shd w:val="clear" w:color="auto" w:fill="auto"/>
            <w:vAlign w:val="center"/>
            <w:hideMark/>
          </w:tcPr>
          <w:p w14:paraId="78F0B93F" w14:textId="286EC29C" w:rsidR="000853D5" w:rsidRPr="002251AB" w:rsidRDefault="000853D5" w:rsidP="006A54B5">
            <w:pPr>
              <w:spacing w:line="240" w:lineRule="auto"/>
              <w:rPr>
                <w:color w:val="000000"/>
                <w:sz w:val="18"/>
                <w:szCs w:val="18"/>
              </w:rPr>
            </w:pPr>
            <w:r w:rsidRPr="002251AB">
              <w:rPr>
                <w:color w:val="000000"/>
                <w:sz w:val="18"/>
                <w:szCs w:val="18"/>
              </w:rPr>
              <w:t>The system shall be able to build, deploy and maintain a relational database to store city information</w:t>
            </w:r>
          </w:p>
        </w:tc>
        <w:tc>
          <w:tcPr>
            <w:tcW w:w="2920" w:type="dxa"/>
            <w:shd w:val="clear" w:color="auto" w:fill="auto"/>
            <w:noWrap/>
            <w:vAlign w:val="center"/>
            <w:hideMark/>
          </w:tcPr>
          <w:p w14:paraId="45FFAE68" w14:textId="0635269E" w:rsidR="000853D5" w:rsidRPr="002251AB" w:rsidRDefault="00FC3F13" w:rsidP="006A54B5">
            <w:pPr>
              <w:spacing w:line="240" w:lineRule="auto"/>
              <w:jc w:val="center"/>
              <w:rPr>
                <w:color w:val="000000"/>
                <w:sz w:val="22"/>
                <w:szCs w:val="22"/>
              </w:rPr>
            </w:pPr>
            <w:r>
              <w:rPr>
                <w:color w:val="000000"/>
                <w:sz w:val="22"/>
                <w:szCs w:val="22"/>
              </w:rPr>
              <w:t>System Configuration Module</w:t>
            </w:r>
          </w:p>
        </w:tc>
        <w:tc>
          <w:tcPr>
            <w:tcW w:w="1435" w:type="dxa"/>
          </w:tcPr>
          <w:p w14:paraId="4D3BBB91" w14:textId="5261609B"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_Ref35642887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4</w:t>
            </w:r>
            <w:r w:rsidRPr="002251AB">
              <w:rPr>
                <w:color w:val="000000"/>
                <w:sz w:val="22"/>
                <w:szCs w:val="22"/>
              </w:rPr>
              <w:fldChar w:fldCharType="end"/>
            </w:r>
          </w:p>
          <w:p w14:paraId="5907E2DC" w14:textId="7CC40BAC"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_Ref35642849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5.4</w:t>
            </w:r>
            <w:r w:rsidRPr="002251AB">
              <w:rPr>
                <w:color w:val="000000"/>
                <w:sz w:val="22"/>
                <w:szCs w:val="22"/>
              </w:rPr>
              <w:fldChar w:fldCharType="end"/>
            </w:r>
          </w:p>
          <w:p w14:paraId="1FA5C097" w14:textId="0800BEDF"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_Ref35642853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5.5</w:t>
            </w:r>
            <w:r w:rsidRPr="002251AB">
              <w:rPr>
                <w:color w:val="000000"/>
                <w:sz w:val="22"/>
                <w:szCs w:val="22"/>
              </w:rPr>
              <w:fldChar w:fldCharType="end"/>
            </w:r>
          </w:p>
          <w:p w14:paraId="389C340F" w14:textId="1FA72E61"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_Ref35642903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w:t>
            </w:r>
            <w:r w:rsidRPr="002251AB">
              <w:rPr>
                <w:color w:val="000000"/>
                <w:sz w:val="22"/>
                <w:szCs w:val="22"/>
              </w:rPr>
              <w:fldChar w:fldCharType="end"/>
            </w:r>
          </w:p>
        </w:tc>
      </w:tr>
      <w:tr w:rsidR="000853D5" w:rsidRPr="002251AB" w14:paraId="4C1467EE" w14:textId="5B85F1AB" w:rsidTr="002251AB">
        <w:trPr>
          <w:cantSplit/>
          <w:trHeight w:val="732"/>
        </w:trPr>
        <w:tc>
          <w:tcPr>
            <w:tcW w:w="697" w:type="dxa"/>
            <w:shd w:val="clear" w:color="000000" w:fill="F2F2F2"/>
            <w:noWrap/>
            <w:vAlign w:val="center"/>
            <w:hideMark/>
          </w:tcPr>
          <w:p w14:paraId="37E3998A" w14:textId="77777777" w:rsidR="000853D5" w:rsidRPr="002251AB" w:rsidRDefault="000853D5" w:rsidP="006A54B5">
            <w:pPr>
              <w:spacing w:line="240" w:lineRule="auto"/>
              <w:jc w:val="center"/>
              <w:rPr>
                <w:b/>
                <w:bCs/>
                <w:color w:val="000000"/>
                <w:sz w:val="22"/>
                <w:szCs w:val="22"/>
              </w:rPr>
            </w:pPr>
            <w:r w:rsidRPr="002251AB">
              <w:rPr>
                <w:b/>
                <w:bCs/>
                <w:color w:val="000000"/>
                <w:sz w:val="22"/>
                <w:szCs w:val="22"/>
              </w:rPr>
              <w:t>4</w:t>
            </w:r>
          </w:p>
        </w:tc>
        <w:tc>
          <w:tcPr>
            <w:tcW w:w="1852" w:type="dxa"/>
            <w:shd w:val="clear" w:color="auto" w:fill="auto"/>
            <w:noWrap/>
            <w:vAlign w:val="center"/>
            <w:hideMark/>
          </w:tcPr>
          <w:p w14:paraId="31860C7D" w14:textId="77777777" w:rsidR="000853D5" w:rsidRPr="002251AB" w:rsidRDefault="000853D5" w:rsidP="006A54B5">
            <w:pPr>
              <w:spacing w:line="240" w:lineRule="auto"/>
              <w:jc w:val="center"/>
              <w:rPr>
                <w:color w:val="000000"/>
                <w:sz w:val="22"/>
                <w:szCs w:val="22"/>
              </w:rPr>
            </w:pPr>
            <w:r w:rsidRPr="002251AB">
              <w:rPr>
                <w:color w:val="000000"/>
                <w:sz w:val="22"/>
                <w:szCs w:val="22"/>
              </w:rPr>
              <w:t>REQ-1.1</w:t>
            </w:r>
          </w:p>
        </w:tc>
        <w:tc>
          <w:tcPr>
            <w:tcW w:w="5950" w:type="dxa"/>
            <w:shd w:val="clear" w:color="auto" w:fill="auto"/>
            <w:vAlign w:val="center"/>
            <w:hideMark/>
          </w:tcPr>
          <w:p w14:paraId="7E99EA94" w14:textId="6E9A39A9" w:rsidR="000853D5" w:rsidRPr="002251AB" w:rsidRDefault="000853D5" w:rsidP="006A54B5">
            <w:pPr>
              <w:spacing w:line="240" w:lineRule="auto"/>
              <w:rPr>
                <w:color w:val="000000"/>
                <w:sz w:val="18"/>
                <w:szCs w:val="18"/>
              </w:rPr>
            </w:pPr>
            <w:r w:rsidRPr="002251AB">
              <w:rPr>
                <w:color w:val="000000"/>
                <w:sz w:val="18"/>
                <w:szCs w:val="18"/>
              </w:rPr>
              <w:t>The home page of UMGC City Admin Portal system shall be accessible to the user via the following web URL: https://www.umgccity.com. </w:t>
            </w:r>
          </w:p>
        </w:tc>
        <w:tc>
          <w:tcPr>
            <w:tcW w:w="2920" w:type="dxa"/>
            <w:shd w:val="clear" w:color="auto" w:fill="auto"/>
            <w:noWrap/>
            <w:vAlign w:val="center"/>
            <w:hideMark/>
          </w:tcPr>
          <w:p w14:paraId="71C9216E" w14:textId="40173877" w:rsidR="000853D5" w:rsidRPr="002251AB" w:rsidRDefault="00FC3F13" w:rsidP="006A54B5">
            <w:pPr>
              <w:spacing w:line="240" w:lineRule="auto"/>
              <w:jc w:val="center"/>
              <w:rPr>
                <w:color w:val="000000"/>
                <w:sz w:val="22"/>
                <w:szCs w:val="22"/>
              </w:rPr>
            </w:pPr>
            <w:r>
              <w:rPr>
                <w:color w:val="000000"/>
                <w:sz w:val="22"/>
                <w:szCs w:val="22"/>
              </w:rPr>
              <w:t>System Configuration Module</w:t>
            </w:r>
          </w:p>
        </w:tc>
        <w:tc>
          <w:tcPr>
            <w:tcW w:w="1435" w:type="dxa"/>
          </w:tcPr>
          <w:p w14:paraId="190A2B29" w14:textId="6BAB1002"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_Ref35642926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w:t>
            </w:r>
            <w:r w:rsidRPr="002251AB">
              <w:rPr>
                <w:color w:val="000000"/>
                <w:sz w:val="22"/>
                <w:szCs w:val="22"/>
              </w:rPr>
              <w:fldChar w:fldCharType="end"/>
            </w:r>
          </w:p>
          <w:p w14:paraId="3C950C21" w14:textId="1C921597"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_Ref35642936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6.1.15</w:t>
            </w:r>
            <w:r w:rsidRPr="002251AB">
              <w:rPr>
                <w:color w:val="000000"/>
                <w:sz w:val="22"/>
                <w:szCs w:val="22"/>
              </w:rPr>
              <w:fldChar w:fldCharType="end"/>
            </w:r>
          </w:p>
        </w:tc>
      </w:tr>
      <w:tr w:rsidR="000853D5" w:rsidRPr="002251AB" w14:paraId="5497B3C6" w14:textId="3CFF341E" w:rsidTr="002251AB">
        <w:trPr>
          <w:cantSplit/>
          <w:trHeight w:val="732"/>
        </w:trPr>
        <w:tc>
          <w:tcPr>
            <w:tcW w:w="697" w:type="dxa"/>
            <w:shd w:val="clear" w:color="000000" w:fill="F2F2F2"/>
            <w:noWrap/>
            <w:vAlign w:val="center"/>
            <w:hideMark/>
          </w:tcPr>
          <w:p w14:paraId="45E3EFC0" w14:textId="77777777" w:rsidR="000853D5" w:rsidRPr="002251AB" w:rsidRDefault="000853D5" w:rsidP="006A54B5">
            <w:pPr>
              <w:spacing w:line="240" w:lineRule="auto"/>
              <w:jc w:val="center"/>
              <w:rPr>
                <w:b/>
                <w:bCs/>
                <w:color w:val="000000"/>
                <w:sz w:val="22"/>
                <w:szCs w:val="22"/>
              </w:rPr>
            </w:pPr>
            <w:r w:rsidRPr="002251AB">
              <w:rPr>
                <w:b/>
                <w:bCs/>
                <w:color w:val="000000"/>
                <w:sz w:val="22"/>
                <w:szCs w:val="22"/>
              </w:rPr>
              <w:t>5</w:t>
            </w:r>
          </w:p>
        </w:tc>
        <w:tc>
          <w:tcPr>
            <w:tcW w:w="1852" w:type="dxa"/>
            <w:shd w:val="clear" w:color="auto" w:fill="auto"/>
            <w:noWrap/>
            <w:vAlign w:val="center"/>
            <w:hideMark/>
          </w:tcPr>
          <w:p w14:paraId="54716DDE" w14:textId="77777777" w:rsidR="000853D5" w:rsidRPr="002251AB" w:rsidRDefault="000853D5" w:rsidP="006A54B5">
            <w:pPr>
              <w:spacing w:line="240" w:lineRule="auto"/>
              <w:jc w:val="center"/>
              <w:rPr>
                <w:color w:val="000000"/>
                <w:sz w:val="22"/>
                <w:szCs w:val="22"/>
              </w:rPr>
            </w:pPr>
            <w:r w:rsidRPr="002251AB">
              <w:rPr>
                <w:color w:val="000000"/>
                <w:sz w:val="22"/>
                <w:szCs w:val="22"/>
              </w:rPr>
              <w:t>REQ-1.2</w:t>
            </w:r>
          </w:p>
        </w:tc>
        <w:tc>
          <w:tcPr>
            <w:tcW w:w="5950" w:type="dxa"/>
            <w:shd w:val="clear" w:color="auto" w:fill="auto"/>
            <w:vAlign w:val="center"/>
            <w:hideMark/>
          </w:tcPr>
          <w:p w14:paraId="1E90C4AD" w14:textId="2DA2FC4F" w:rsidR="000853D5" w:rsidRPr="002251AB" w:rsidRDefault="000853D5" w:rsidP="006A54B5">
            <w:pPr>
              <w:spacing w:line="240" w:lineRule="auto"/>
              <w:rPr>
                <w:color w:val="000000"/>
                <w:sz w:val="18"/>
                <w:szCs w:val="18"/>
              </w:rPr>
            </w:pPr>
            <w:r w:rsidRPr="002251AB">
              <w:rPr>
                <w:color w:val="000000"/>
                <w:sz w:val="18"/>
                <w:szCs w:val="18"/>
              </w:rPr>
              <w:t xml:space="preserve">There shall be a consistent main navigation bar along the top of web pages to allow the user to quickly navigate within the application.  </w:t>
            </w:r>
          </w:p>
        </w:tc>
        <w:tc>
          <w:tcPr>
            <w:tcW w:w="2920" w:type="dxa"/>
            <w:shd w:val="clear" w:color="auto" w:fill="auto"/>
            <w:noWrap/>
            <w:vAlign w:val="center"/>
            <w:hideMark/>
          </w:tcPr>
          <w:p w14:paraId="32D5F152" w14:textId="55DE087E" w:rsidR="000853D5" w:rsidRPr="002251AB" w:rsidRDefault="00FC3F13" w:rsidP="006A54B5">
            <w:pPr>
              <w:spacing w:line="240" w:lineRule="auto"/>
              <w:jc w:val="center"/>
              <w:rPr>
                <w:color w:val="000000"/>
                <w:sz w:val="22"/>
                <w:szCs w:val="22"/>
              </w:rPr>
            </w:pPr>
            <w:r>
              <w:rPr>
                <w:color w:val="000000"/>
                <w:sz w:val="22"/>
                <w:szCs w:val="22"/>
              </w:rPr>
              <w:t>Use Case</w:t>
            </w:r>
            <w:r w:rsidR="00C47A10">
              <w:rPr>
                <w:color w:val="000000"/>
                <w:sz w:val="22"/>
                <w:szCs w:val="22"/>
              </w:rPr>
              <w:t xml:space="preserve"> Management</w:t>
            </w:r>
            <w:r>
              <w:rPr>
                <w:color w:val="000000"/>
                <w:sz w:val="22"/>
                <w:szCs w:val="22"/>
              </w:rPr>
              <w:t xml:space="preserve"> Module</w:t>
            </w:r>
          </w:p>
        </w:tc>
        <w:tc>
          <w:tcPr>
            <w:tcW w:w="1435" w:type="dxa"/>
          </w:tcPr>
          <w:p w14:paraId="257F2C7B" w14:textId="2B52F4E2"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_Ref35643001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w:t>
            </w:r>
            <w:r w:rsidRPr="002251AB">
              <w:rPr>
                <w:color w:val="000000"/>
                <w:sz w:val="22"/>
                <w:szCs w:val="22"/>
              </w:rPr>
              <w:fldChar w:fldCharType="end"/>
            </w:r>
          </w:p>
        </w:tc>
      </w:tr>
      <w:tr w:rsidR="000853D5" w:rsidRPr="002251AB" w14:paraId="62B5B020" w14:textId="1ADA2C66" w:rsidTr="002251AB">
        <w:trPr>
          <w:cantSplit/>
          <w:trHeight w:val="492"/>
        </w:trPr>
        <w:tc>
          <w:tcPr>
            <w:tcW w:w="697" w:type="dxa"/>
            <w:shd w:val="clear" w:color="000000" w:fill="F2F2F2"/>
            <w:noWrap/>
            <w:vAlign w:val="center"/>
            <w:hideMark/>
          </w:tcPr>
          <w:p w14:paraId="5AD89CBA" w14:textId="77777777" w:rsidR="000853D5" w:rsidRPr="002251AB" w:rsidRDefault="000853D5" w:rsidP="006A54B5">
            <w:pPr>
              <w:spacing w:line="240" w:lineRule="auto"/>
              <w:jc w:val="center"/>
              <w:rPr>
                <w:b/>
                <w:bCs/>
                <w:color w:val="000000"/>
                <w:sz w:val="22"/>
                <w:szCs w:val="22"/>
              </w:rPr>
            </w:pPr>
            <w:r w:rsidRPr="002251AB">
              <w:rPr>
                <w:b/>
                <w:bCs/>
                <w:color w:val="000000"/>
                <w:sz w:val="22"/>
                <w:szCs w:val="22"/>
              </w:rPr>
              <w:t>6</w:t>
            </w:r>
          </w:p>
        </w:tc>
        <w:tc>
          <w:tcPr>
            <w:tcW w:w="1852" w:type="dxa"/>
            <w:shd w:val="clear" w:color="auto" w:fill="auto"/>
            <w:noWrap/>
            <w:vAlign w:val="center"/>
            <w:hideMark/>
          </w:tcPr>
          <w:p w14:paraId="430177B1" w14:textId="77777777" w:rsidR="000853D5" w:rsidRPr="002251AB" w:rsidRDefault="000853D5" w:rsidP="006A54B5">
            <w:pPr>
              <w:spacing w:line="240" w:lineRule="auto"/>
              <w:jc w:val="center"/>
              <w:rPr>
                <w:color w:val="000000"/>
                <w:sz w:val="22"/>
                <w:szCs w:val="22"/>
              </w:rPr>
            </w:pPr>
            <w:r w:rsidRPr="002251AB">
              <w:rPr>
                <w:color w:val="000000"/>
                <w:sz w:val="22"/>
                <w:szCs w:val="22"/>
              </w:rPr>
              <w:t>REQ-1.3</w:t>
            </w:r>
          </w:p>
        </w:tc>
        <w:tc>
          <w:tcPr>
            <w:tcW w:w="5950" w:type="dxa"/>
            <w:shd w:val="clear" w:color="auto" w:fill="auto"/>
            <w:vAlign w:val="center"/>
            <w:hideMark/>
          </w:tcPr>
          <w:p w14:paraId="2A599F43" w14:textId="3C2CB197" w:rsidR="000853D5" w:rsidRPr="002251AB" w:rsidRDefault="000853D5" w:rsidP="006A54B5">
            <w:pPr>
              <w:spacing w:line="240" w:lineRule="auto"/>
              <w:rPr>
                <w:color w:val="000000"/>
                <w:sz w:val="18"/>
                <w:szCs w:val="18"/>
              </w:rPr>
            </w:pPr>
            <w:r w:rsidRPr="002251AB">
              <w:rPr>
                <w:color w:val="000000"/>
                <w:sz w:val="18"/>
                <w:szCs w:val="18"/>
              </w:rPr>
              <w:t>The UMGC City Admin Portal system shall provide a new user with the ability to sign up for an account by clicking on the “Sign-Up” button.</w:t>
            </w:r>
          </w:p>
        </w:tc>
        <w:tc>
          <w:tcPr>
            <w:tcW w:w="2920" w:type="dxa"/>
            <w:shd w:val="clear" w:color="auto" w:fill="auto"/>
            <w:noWrap/>
            <w:vAlign w:val="center"/>
            <w:hideMark/>
          </w:tcPr>
          <w:p w14:paraId="4B3F9EA3" w14:textId="41F8ACC1" w:rsidR="000853D5" w:rsidRPr="002251AB" w:rsidRDefault="00C47A10" w:rsidP="006A54B5">
            <w:pPr>
              <w:spacing w:line="240" w:lineRule="auto"/>
              <w:jc w:val="center"/>
              <w:rPr>
                <w:color w:val="000000"/>
                <w:sz w:val="22"/>
                <w:szCs w:val="22"/>
              </w:rPr>
            </w:pPr>
            <w:r>
              <w:rPr>
                <w:color w:val="000000"/>
                <w:sz w:val="22"/>
                <w:szCs w:val="22"/>
              </w:rPr>
              <w:t>Use Case Management Module</w:t>
            </w:r>
          </w:p>
        </w:tc>
        <w:tc>
          <w:tcPr>
            <w:tcW w:w="1435" w:type="dxa"/>
          </w:tcPr>
          <w:p w14:paraId="3EE603FF" w14:textId="28895054"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_Ref35643017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6.1.3</w:t>
            </w:r>
            <w:r w:rsidRPr="002251AB">
              <w:rPr>
                <w:color w:val="000000"/>
                <w:sz w:val="22"/>
                <w:szCs w:val="22"/>
              </w:rPr>
              <w:fldChar w:fldCharType="end"/>
            </w:r>
          </w:p>
        </w:tc>
      </w:tr>
      <w:tr w:rsidR="000853D5" w:rsidRPr="002251AB" w14:paraId="4D14FDE9" w14:textId="1934174B" w:rsidTr="002251AB">
        <w:trPr>
          <w:cantSplit/>
          <w:trHeight w:val="492"/>
        </w:trPr>
        <w:tc>
          <w:tcPr>
            <w:tcW w:w="697" w:type="dxa"/>
            <w:shd w:val="clear" w:color="000000" w:fill="F2F2F2"/>
            <w:noWrap/>
            <w:vAlign w:val="center"/>
            <w:hideMark/>
          </w:tcPr>
          <w:p w14:paraId="6F329E74" w14:textId="77777777" w:rsidR="000853D5" w:rsidRPr="002251AB" w:rsidRDefault="000853D5" w:rsidP="006A54B5">
            <w:pPr>
              <w:spacing w:line="240" w:lineRule="auto"/>
              <w:jc w:val="center"/>
              <w:rPr>
                <w:b/>
                <w:bCs/>
                <w:color w:val="000000"/>
                <w:sz w:val="22"/>
                <w:szCs w:val="22"/>
              </w:rPr>
            </w:pPr>
            <w:r w:rsidRPr="002251AB">
              <w:rPr>
                <w:b/>
                <w:bCs/>
                <w:color w:val="000000"/>
                <w:sz w:val="22"/>
                <w:szCs w:val="22"/>
              </w:rPr>
              <w:t>7</w:t>
            </w:r>
          </w:p>
        </w:tc>
        <w:tc>
          <w:tcPr>
            <w:tcW w:w="1852" w:type="dxa"/>
            <w:shd w:val="clear" w:color="auto" w:fill="auto"/>
            <w:noWrap/>
            <w:vAlign w:val="center"/>
            <w:hideMark/>
          </w:tcPr>
          <w:p w14:paraId="03F5B863" w14:textId="77777777" w:rsidR="000853D5" w:rsidRPr="002251AB" w:rsidRDefault="000853D5" w:rsidP="006A54B5">
            <w:pPr>
              <w:spacing w:line="240" w:lineRule="auto"/>
              <w:jc w:val="center"/>
              <w:rPr>
                <w:color w:val="000000"/>
                <w:sz w:val="22"/>
                <w:szCs w:val="22"/>
              </w:rPr>
            </w:pPr>
            <w:r w:rsidRPr="002251AB">
              <w:rPr>
                <w:color w:val="000000"/>
                <w:sz w:val="22"/>
                <w:szCs w:val="22"/>
              </w:rPr>
              <w:t>REQ-1.4</w:t>
            </w:r>
          </w:p>
        </w:tc>
        <w:tc>
          <w:tcPr>
            <w:tcW w:w="5950" w:type="dxa"/>
            <w:shd w:val="clear" w:color="auto" w:fill="auto"/>
            <w:vAlign w:val="center"/>
            <w:hideMark/>
          </w:tcPr>
          <w:p w14:paraId="04AF6557" w14:textId="60B63C89" w:rsidR="000853D5" w:rsidRPr="002251AB" w:rsidRDefault="000853D5" w:rsidP="006A54B5">
            <w:pPr>
              <w:spacing w:line="240" w:lineRule="auto"/>
              <w:rPr>
                <w:color w:val="000000"/>
                <w:sz w:val="18"/>
                <w:szCs w:val="18"/>
              </w:rPr>
            </w:pPr>
            <w:r w:rsidRPr="002251AB">
              <w:rPr>
                <w:color w:val="000000"/>
                <w:sz w:val="18"/>
                <w:szCs w:val="18"/>
              </w:rPr>
              <w:t>The UMGC City Admin Portal system shall allow a user to sign into his/her existing account by clicking on the “Sign-In” button. </w:t>
            </w:r>
          </w:p>
        </w:tc>
        <w:tc>
          <w:tcPr>
            <w:tcW w:w="2920" w:type="dxa"/>
            <w:shd w:val="clear" w:color="auto" w:fill="auto"/>
            <w:noWrap/>
            <w:vAlign w:val="center"/>
            <w:hideMark/>
          </w:tcPr>
          <w:p w14:paraId="57CF76FF" w14:textId="7C083FED" w:rsidR="000853D5" w:rsidRPr="002251AB" w:rsidRDefault="00C47A10" w:rsidP="006A54B5">
            <w:pPr>
              <w:spacing w:line="240" w:lineRule="auto"/>
              <w:jc w:val="center"/>
              <w:rPr>
                <w:color w:val="000000"/>
                <w:sz w:val="22"/>
                <w:szCs w:val="22"/>
              </w:rPr>
            </w:pPr>
            <w:r>
              <w:rPr>
                <w:color w:val="000000"/>
                <w:sz w:val="22"/>
                <w:szCs w:val="22"/>
              </w:rPr>
              <w:t>Use Case Management Module</w:t>
            </w:r>
          </w:p>
        </w:tc>
        <w:tc>
          <w:tcPr>
            <w:tcW w:w="1435" w:type="dxa"/>
          </w:tcPr>
          <w:p w14:paraId="7E6E60EC" w14:textId="36DB7245"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_Ref35643025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6.1.2</w:t>
            </w:r>
            <w:r w:rsidRPr="002251AB">
              <w:rPr>
                <w:color w:val="000000"/>
                <w:sz w:val="22"/>
                <w:szCs w:val="22"/>
              </w:rPr>
              <w:fldChar w:fldCharType="end"/>
            </w:r>
          </w:p>
        </w:tc>
      </w:tr>
      <w:tr w:rsidR="000853D5" w:rsidRPr="002251AB" w14:paraId="6C142AAD" w14:textId="6B894547" w:rsidTr="002251AB">
        <w:trPr>
          <w:cantSplit/>
          <w:trHeight w:val="492"/>
        </w:trPr>
        <w:tc>
          <w:tcPr>
            <w:tcW w:w="697" w:type="dxa"/>
            <w:shd w:val="clear" w:color="000000" w:fill="F2F2F2"/>
            <w:noWrap/>
            <w:vAlign w:val="center"/>
            <w:hideMark/>
          </w:tcPr>
          <w:p w14:paraId="395DB55A" w14:textId="77777777" w:rsidR="000853D5" w:rsidRPr="002251AB" w:rsidRDefault="000853D5" w:rsidP="006A54B5">
            <w:pPr>
              <w:spacing w:line="240" w:lineRule="auto"/>
              <w:jc w:val="center"/>
              <w:rPr>
                <w:b/>
                <w:bCs/>
                <w:color w:val="000000"/>
                <w:sz w:val="22"/>
                <w:szCs w:val="22"/>
              </w:rPr>
            </w:pPr>
            <w:r w:rsidRPr="002251AB">
              <w:rPr>
                <w:b/>
                <w:bCs/>
                <w:color w:val="000000"/>
                <w:sz w:val="22"/>
                <w:szCs w:val="22"/>
              </w:rPr>
              <w:t>8</w:t>
            </w:r>
          </w:p>
        </w:tc>
        <w:tc>
          <w:tcPr>
            <w:tcW w:w="1852" w:type="dxa"/>
            <w:shd w:val="clear" w:color="auto" w:fill="auto"/>
            <w:noWrap/>
            <w:vAlign w:val="center"/>
            <w:hideMark/>
          </w:tcPr>
          <w:p w14:paraId="5B031223" w14:textId="77777777" w:rsidR="000853D5" w:rsidRPr="002251AB" w:rsidRDefault="000853D5" w:rsidP="006A54B5">
            <w:pPr>
              <w:spacing w:line="240" w:lineRule="auto"/>
              <w:jc w:val="center"/>
              <w:rPr>
                <w:color w:val="000000"/>
                <w:sz w:val="22"/>
                <w:szCs w:val="22"/>
              </w:rPr>
            </w:pPr>
            <w:r w:rsidRPr="002251AB">
              <w:rPr>
                <w:color w:val="000000"/>
                <w:sz w:val="22"/>
                <w:szCs w:val="22"/>
              </w:rPr>
              <w:t>REQ-1.5</w:t>
            </w:r>
          </w:p>
        </w:tc>
        <w:tc>
          <w:tcPr>
            <w:tcW w:w="5950" w:type="dxa"/>
            <w:shd w:val="clear" w:color="auto" w:fill="auto"/>
            <w:vAlign w:val="center"/>
            <w:hideMark/>
          </w:tcPr>
          <w:p w14:paraId="1FDBBDC1" w14:textId="67EC2027" w:rsidR="000853D5" w:rsidRPr="002251AB" w:rsidRDefault="000853D5" w:rsidP="006A54B5">
            <w:pPr>
              <w:spacing w:line="240" w:lineRule="auto"/>
              <w:rPr>
                <w:color w:val="000000"/>
                <w:sz w:val="18"/>
                <w:szCs w:val="18"/>
              </w:rPr>
            </w:pPr>
            <w:r w:rsidRPr="002251AB">
              <w:rPr>
                <w:color w:val="000000"/>
                <w:sz w:val="18"/>
                <w:szCs w:val="18"/>
              </w:rPr>
              <w:t xml:space="preserve">The UMGC City Admin Portal system shall provide a user with a web page dedicated to </w:t>
            </w:r>
            <w:r w:rsidR="00F73DDE" w:rsidRPr="002251AB">
              <w:rPr>
                <w:color w:val="000000"/>
                <w:sz w:val="18"/>
                <w:szCs w:val="18"/>
              </w:rPr>
              <w:t>providing</w:t>
            </w:r>
            <w:r w:rsidRPr="002251AB">
              <w:rPr>
                <w:color w:val="000000"/>
                <w:sz w:val="18"/>
                <w:szCs w:val="18"/>
              </w:rPr>
              <w:t xml:space="preserve"> help and support by clicking on the “Help” button.</w:t>
            </w:r>
          </w:p>
        </w:tc>
        <w:tc>
          <w:tcPr>
            <w:tcW w:w="2920" w:type="dxa"/>
            <w:shd w:val="clear" w:color="auto" w:fill="auto"/>
            <w:noWrap/>
            <w:vAlign w:val="center"/>
            <w:hideMark/>
          </w:tcPr>
          <w:p w14:paraId="4C0B6450" w14:textId="638962CD" w:rsidR="000853D5" w:rsidRPr="002251AB" w:rsidRDefault="00C47A10" w:rsidP="006A54B5">
            <w:pPr>
              <w:spacing w:line="240" w:lineRule="auto"/>
              <w:jc w:val="center"/>
              <w:rPr>
                <w:color w:val="000000"/>
                <w:sz w:val="22"/>
                <w:szCs w:val="22"/>
              </w:rPr>
            </w:pPr>
            <w:r>
              <w:rPr>
                <w:color w:val="000000"/>
                <w:sz w:val="22"/>
                <w:szCs w:val="22"/>
              </w:rPr>
              <w:t>Use Case Management Module</w:t>
            </w:r>
          </w:p>
        </w:tc>
        <w:tc>
          <w:tcPr>
            <w:tcW w:w="1435" w:type="dxa"/>
          </w:tcPr>
          <w:p w14:paraId="0C33A544" w14:textId="1BBB8D0C"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_Ref35643032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6.1.4</w:t>
            </w:r>
            <w:r w:rsidRPr="002251AB">
              <w:rPr>
                <w:color w:val="000000"/>
                <w:sz w:val="22"/>
                <w:szCs w:val="22"/>
              </w:rPr>
              <w:fldChar w:fldCharType="end"/>
            </w:r>
          </w:p>
        </w:tc>
      </w:tr>
      <w:tr w:rsidR="000853D5" w:rsidRPr="002251AB" w14:paraId="35A4D858" w14:textId="3457C78B" w:rsidTr="002251AB">
        <w:trPr>
          <w:cantSplit/>
          <w:trHeight w:val="732"/>
        </w:trPr>
        <w:tc>
          <w:tcPr>
            <w:tcW w:w="697" w:type="dxa"/>
            <w:shd w:val="clear" w:color="000000" w:fill="F2F2F2"/>
            <w:noWrap/>
            <w:vAlign w:val="center"/>
            <w:hideMark/>
          </w:tcPr>
          <w:p w14:paraId="5CB611FA" w14:textId="77777777" w:rsidR="000853D5" w:rsidRPr="002251AB" w:rsidRDefault="000853D5" w:rsidP="006A54B5">
            <w:pPr>
              <w:spacing w:line="240" w:lineRule="auto"/>
              <w:jc w:val="center"/>
              <w:rPr>
                <w:b/>
                <w:bCs/>
                <w:color w:val="000000"/>
                <w:sz w:val="22"/>
                <w:szCs w:val="22"/>
              </w:rPr>
            </w:pPr>
            <w:r w:rsidRPr="002251AB">
              <w:rPr>
                <w:b/>
                <w:bCs/>
                <w:color w:val="000000"/>
                <w:sz w:val="22"/>
                <w:szCs w:val="22"/>
              </w:rPr>
              <w:t>9</w:t>
            </w:r>
          </w:p>
        </w:tc>
        <w:tc>
          <w:tcPr>
            <w:tcW w:w="1852" w:type="dxa"/>
            <w:shd w:val="clear" w:color="auto" w:fill="auto"/>
            <w:noWrap/>
            <w:vAlign w:val="center"/>
            <w:hideMark/>
          </w:tcPr>
          <w:p w14:paraId="4FDC89A6" w14:textId="77777777" w:rsidR="000853D5" w:rsidRPr="002251AB" w:rsidRDefault="000853D5" w:rsidP="006A54B5">
            <w:pPr>
              <w:spacing w:line="240" w:lineRule="auto"/>
              <w:jc w:val="center"/>
              <w:rPr>
                <w:color w:val="000000"/>
                <w:sz w:val="22"/>
                <w:szCs w:val="22"/>
              </w:rPr>
            </w:pPr>
            <w:r w:rsidRPr="002251AB">
              <w:rPr>
                <w:color w:val="000000"/>
                <w:sz w:val="22"/>
                <w:szCs w:val="22"/>
              </w:rPr>
              <w:t>REQ-1.6</w:t>
            </w:r>
          </w:p>
        </w:tc>
        <w:tc>
          <w:tcPr>
            <w:tcW w:w="5950" w:type="dxa"/>
            <w:shd w:val="clear" w:color="auto" w:fill="auto"/>
            <w:vAlign w:val="center"/>
            <w:hideMark/>
          </w:tcPr>
          <w:p w14:paraId="5A99795F" w14:textId="4A3D4BCE" w:rsidR="000853D5" w:rsidRPr="002251AB" w:rsidRDefault="000853D5" w:rsidP="006A54B5">
            <w:pPr>
              <w:spacing w:line="240" w:lineRule="auto"/>
              <w:rPr>
                <w:color w:val="000000"/>
                <w:sz w:val="18"/>
                <w:szCs w:val="18"/>
              </w:rPr>
            </w:pPr>
            <w:r w:rsidRPr="002251AB">
              <w:rPr>
                <w:color w:val="000000"/>
                <w:sz w:val="18"/>
                <w:szCs w:val="18"/>
              </w:rPr>
              <w:t>The user shall be brought to the landing page once successfully logged into the system.  The system features of creating a new use case, editing existing use cases, and uploading a use case are now available. </w:t>
            </w:r>
          </w:p>
        </w:tc>
        <w:tc>
          <w:tcPr>
            <w:tcW w:w="2920" w:type="dxa"/>
            <w:shd w:val="clear" w:color="auto" w:fill="auto"/>
            <w:noWrap/>
            <w:vAlign w:val="center"/>
            <w:hideMark/>
          </w:tcPr>
          <w:p w14:paraId="4CD22A12" w14:textId="28A04E7B" w:rsidR="000853D5" w:rsidRPr="002251AB" w:rsidRDefault="00C47A10" w:rsidP="006A54B5">
            <w:pPr>
              <w:spacing w:line="240" w:lineRule="auto"/>
              <w:jc w:val="center"/>
              <w:rPr>
                <w:color w:val="000000"/>
                <w:sz w:val="22"/>
                <w:szCs w:val="22"/>
              </w:rPr>
            </w:pPr>
            <w:r>
              <w:rPr>
                <w:color w:val="000000"/>
                <w:sz w:val="22"/>
                <w:szCs w:val="22"/>
              </w:rPr>
              <w:t>Use Case Management Module</w:t>
            </w:r>
          </w:p>
        </w:tc>
        <w:tc>
          <w:tcPr>
            <w:tcW w:w="1435" w:type="dxa"/>
          </w:tcPr>
          <w:p w14:paraId="268EEEEC" w14:textId="051EBFE2"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_Ref35643042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6.1.5</w:t>
            </w:r>
            <w:r w:rsidRPr="002251AB">
              <w:rPr>
                <w:color w:val="000000"/>
                <w:sz w:val="22"/>
                <w:szCs w:val="22"/>
              </w:rPr>
              <w:fldChar w:fldCharType="end"/>
            </w:r>
          </w:p>
        </w:tc>
      </w:tr>
      <w:tr w:rsidR="000853D5" w:rsidRPr="002251AB" w14:paraId="128D035E" w14:textId="54709BE4" w:rsidTr="002251AB">
        <w:trPr>
          <w:cantSplit/>
          <w:trHeight w:val="732"/>
        </w:trPr>
        <w:tc>
          <w:tcPr>
            <w:tcW w:w="697" w:type="dxa"/>
            <w:shd w:val="clear" w:color="000000" w:fill="F2F2F2"/>
            <w:noWrap/>
            <w:vAlign w:val="center"/>
            <w:hideMark/>
          </w:tcPr>
          <w:p w14:paraId="100C7FB7" w14:textId="77777777" w:rsidR="000853D5" w:rsidRPr="002251AB" w:rsidRDefault="000853D5" w:rsidP="006A54B5">
            <w:pPr>
              <w:spacing w:line="240" w:lineRule="auto"/>
              <w:jc w:val="center"/>
              <w:rPr>
                <w:b/>
                <w:bCs/>
                <w:color w:val="000000"/>
                <w:sz w:val="22"/>
                <w:szCs w:val="22"/>
              </w:rPr>
            </w:pPr>
            <w:r w:rsidRPr="002251AB">
              <w:rPr>
                <w:b/>
                <w:bCs/>
                <w:color w:val="000000"/>
                <w:sz w:val="22"/>
                <w:szCs w:val="22"/>
              </w:rPr>
              <w:t>10</w:t>
            </w:r>
          </w:p>
        </w:tc>
        <w:tc>
          <w:tcPr>
            <w:tcW w:w="1852" w:type="dxa"/>
            <w:shd w:val="clear" w:color="auto" w:fill="auto"/>
            <w:noWrap/>
            <w:vAlign w:val="center"/>
            <w:hideMark/>
          </w:tcPr>
          <w:p w14:paraId="4A8C377E" w14:textId="77777777" w:rsidR="000853D5" w:rsidRPr="002251AB" w:rsidRDefault="000853D5" w:rsidP="006A54B5">
            <w:pPr>
              <w:spacing w:line="240" w:lineRule="auto"/>
              <w:jc w:val="center"/>
              <w:rPr>
                <w:color w:val="000000"/>
                <w:sz w:val="22"/>
                <w:szCs w:val="22"/>
              </w:rPr>
            </w:pPr>
            <w:r w:rsidRPr="002251AB">
              <w:rPr>
                <w:color w:val="000000"/>
                <w:sz w:val="22"/>
                <w:szCs w:val="22"/>
              </w:rPr>
              <w:t>REQ-1.7</w:t>
            </w:r>
          </w:p>
        </w:tc>
        <w:tc>
          <w:tcPr>
            <w:tcW w:w="5950" w:type="dxa"/>
            <w:shd w:val="clear" w:color="auto" w:fill="auto"/>
            <w:vAlign w:val="center"/>
            <w:hideMark/>
          </w:tcPr>
          <w:p w14:paraId="0039B678" w14:textId="77777777" w:rsidR="000853D5" w:rsidRPr="002251AB" w:rsidRDefault="000853D5" w:rsidP="006A54B5">
            <w:pPr>
              <w:spacing w:line="240" w:lineRule="auto"/>
              <w:rPr>
                <w:color w:val="000000"/>
                <w:sz w:val="18"/>
                <w:szCs w:val="18"/>
              </w:rPr>
            </w:pPr>
            <w:r w:rsidRPr="002251AB">
              <w:rPr>
                <w:color w:val="000000"/>
                <w:sz w:val="18"/>
                <w:szCs w:val="18"/>
              </w:rPr>
              <w:t>The UMGC City Admin Portal system works by accepting data inputted by the user.  The user creates a use case for his/her city. The application shall map the use case to the appropriate city data.</w:t>
            </w:r>
          </w:p>
        </w:tc>
        <w:tc>
          <w:tcPr>
            <w:tcW w:w="2920" w:type="dxa"/>
            <w:shd w:val="clear" w:color="auto" w:fill="auto"/>
            <w:noWrap/>
            <w:vAlign w:val="center"/>
            <w:hideMark/>
          </w:tcPr>
          <w:p w14:paraId="4119B6F7" w14:textId="28EF8FC3" w:rsidR="000853D5" w:rsidRPr="002251AB" w:rsidRDefault="00C47A10" w:rsidP="006A54B5">
            <w:pPr>
              <w:spacing w:line="240" w:lineRule="auto"/>
              <w:jc w:val="center"/>
              <w:rPr>
                <w:color w:val="000000"/>
                <w:sz w:val="22"/>
                <w:szCs w:val="22"/>
              </w:rPr>
            </w:pPr>
            <w:r>
              <w:rPr>
                <w:color w:val="000000"/>
                <w:sz w:val="22"/>
                <w:szCs w:val="22"/>
              </w:rPr>
              <w:t>Use Case Management Module</w:t>
            </w:r>
          </w:p>
        </w:tc>
        <w:tc>
          <w:tcPr>
            <w:tcW w:w="1435" w:type="dxa"/>
          </w:tcPr>
          <w:p w14:paraId="7F195097" w14:textId="07B3EF43"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_Ref35643050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6.1.6</w:t>
            </w:r>
            <w:r w:rsidRPr="002251AB">
              <w:rPr>
                <w:color w:val="000000"/>
                <w:sz w:val="22"/>
                <w:szCs w:val="22"/>
              </w:rPr>
              <w:fldChar w:fldCharType="end"/>
            </w:r>
          </w:p>
        </w:tc>
      </w:tr>
      <w:tr w:rsidR="000853D5" w:rsidRPr="002251AB" w14:paraId="475D00B9" w14:textId="0935BE19" w:rsidTr="002251AB">
        <w:trPr>
          <w:cantSplit/>
          <w:trHeight w:val="732"/>
        </w:trPr>
        <w:tc>
          <w:tcPr>
            <w:tcW w:w="697" w:type="dxa"/>
            <w:shd w:val="clear" w:color="000000" w:fill="F2F2F2"/>
            <w:noWrap/>
            <w:vAlign w:val="center"/>
          </w:tcPr>
          <w:p w14:paraId="1C4E126F" w14:textId="687E7791" w:rsidR="000853D5" w:rsidRPr="002251AB" w:rsidRDefault="000853D5" w:rsidP="006A54B5">
            <w:pPr>
              <w:spacing w:line="240" w:lineRule="auto"/>
              <w:jc w:val="center"/>
              <w:rPr>
                <w:b/>
                <w:bCs/>
                <w:color w:val="000000"/>
                <w:sz w:val="22"/>
                <w:szCs w:val="22"/>
              </w:rPr>
            </w:pPr>
            <w:r w:rsidRPr="002251AB">
              <w:rPr>
                <w:b/>
                <w:bCs/>
                <w:color w:val="000000"/>
                <w:sz w:val="22"/>
                <w:szCs w:val="22"/>
              </w:rPr>
              <w:lastRenderedPageBreak/>
              <w:t>11</w:t>
            </w:r>
          </w:p>
        </w:tc>
        <w:tc>
          <w:tcPr>
            <w:tcW w:w="1852" w:type="dxa"/>
            <w:shd w:val="clear" w:color="auto" w:fill="auto"/>
            <w:noWrap/>
            <w:vAlign w:val="center"/>
          </w:tcPr>
          <w:p w14:paraId="7A25DF33" w14:textId="56BDD908" w:rsidR="000853D5" w:rsidRPr="002251AB" w:rsidRDefault="000853D5" w:rsidP="006A54B5">
            <w:pPr>
              <w:spacing w:line="240" w:lineRule="auto"/>
              <w:jc w:val="center"/>
              <w:rPr>
                <w:color w:val="000000"/>
                <w:sz w:val="22"/>
                <w:szCs w:val="22"/>
              </w:rPr>
            </w:pPr>
            <w:r w:rsidRPr="002251AB">
              <w:rPr>
                <w:color w:val="000000"/>
                <w:sz w:val="22"/>
                <w:szCs w:val="22"/>
              </w:rPr>
              <w:t>REQ-1.8</w:t>
            </w:r>
          </w:p>
        </w:tc>
        <w:tc>
          <w:tcPr>
            <w:tcW w:w="5950" w:type="dxa"/>
            <w:shd w:val="clear" w:color="auto" w:fill="auto"/>
            <w:vAlign w:val="center"/>
          </w:tcPr>
          <w:p w14:paraId="19F08E2F" w14:textId="4C3BDC33" w:rsidR="000853D5" w:rsidRPr="002251AB" w:rsidRDefault="000853D5" w:rsidP="006A54B5">
            <w:pPr>
              <w:spacing w:line="240" w:lineRule="auto"/>
              <w:rPr>
                <w:color w:val="000000"/>
                <w:sz w:val="18"/>
                <w:szCs w:val="18"/>
              </w:rPr>
            </w:pPr>
            <w:r w:rsidRPr="002251AB">
              <w:rPr>
                <w:color w:val="000000"/>
                <w:sz w:val="18"/>
                <w:szCs w:val="18"/>
              </w:rPr>
              <w:t>The UMGC City Admin Portal system shall allow a user to manually add a new use case, edit existing use cases, and delete a use case from a list within the account.  In addition, the system shall allow the user to upload use cases from an external file using the “Upload Use Case” button.</w:t>
            </w:r>
          </w:p>
        </w:tc>
        <w:tc>
          <w:tcPr>
            <w:tcW w:w="2920" w:type="dxa"/>
            <w:shd w:val="clear" w:color="auto" w:fill="auto"/>
            <w:noWrap/>
            <w:vAlign w:val="center"/>
          </w:tcPr>
          <w:p w14:paraId="3C8B4EDB" w14:textId="096B05D5" w:rsidR="000853D5" w:rsidRPr="002251AB" w:rsidRDefault="00C47A10" w:rsidP="006A54B5">
            <w:pPr>
              <w:spacing w:line="240" w:lineRule="auto"/>
              <w:jc w:val="center"/>
              <w:rPr>
                <w:color w:val="000000"/>
                <w:sz w:val="22"/>
                <w:szCs w:val="22"/>
              </w:rPr>
            </w:pPr>
            <w:r>
              <w:rPr>
                <w:color w:val="000000"/>
                <w:sz w:val="22"/>
                <w:szCs w:val="22"/>
              </w:rPr>
              <w:t>Use Case Management Module</w:t>
            </w:r>
          </w:p>
        </w:tc>
        <w:tc>
          <w:tcPr>
            <w:tcW w:w="1435" w:type="dxa"/>
          </w:tcPr>
          <w:p w14:paraId="4A38924A" w14:textId="1CEE8C9F"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_Ref35643062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6.1.6</w:t>
            </w:r>
            <w:r w:rsidRPr="002251AB">
              <w:rPr>
                <w:color w:val="000000"/>
                <w:sz w:val="22"/>
                <w:szCs w:val="22"/>
              </w:rPr>
              <w:fldChar w:fldCharType="end"/>
            </w:r>
          </w:p>
          <w:p w14:paraId="78E03AAD" w14:textId="06957AD8"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_Ref35643065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6.1.7</w:t>
            </w:r>
            <w:r w:rsidRPr="002251AB">
              <w:rPr>
                <w:color w:val="000000"/>
                <w:sz w:val="22"/>
                <w:szCs w:val="22"/>
              </w:rPr>
              <w:fldChar w:fldCharType="end"/>
            </w:r>
          </w:p>
          <w:p w14:paraId="7931DC9A" w14:textId="2F966418"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_Ref35643068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6.1.8</w:t>
            </w:r>
            <w:r w:rsidRPr="002251AB">
              <w:rPr>
                <w:color w:val="000000"/>
                <w:sz w:val="22"/>
                <w:szCs w:val="22"/>
              </w:rPr>
              <w:fldChar w:fldCharType="end"/>
            </w:r>
          </w:p>
          <w:p w14:paraId="6E8F19ED" w14:textId="378ACC54"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_Ref35643070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6.1.9</w:t>
            </w:r>
            <w:r w:rsidRPr="002251AB">
              <w:rPr>
                <w:color w:val="000000"/>
                <w:sz w:val="22"/>
                <w:szCs w:val="22"/>
              </w:rPr>
              <w:fldChar w:fldCharType="end"/>
            </w:r>
          </w:p>
          <w:p w14:paraId="6DCA87B1" w14:textId="62CD83A9"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_Ref35643094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6.1.10</w:t>
            </w:r>
            <w:r w:rsidRPr="002251AB">
              <w:rPr>
                <w:color w:val="000000"/>
                <w:sz w:val="22"/>
                <w:szCs w:val="22"/>
              </w:rPr>
              <w:fldChar w:fldCharType="end"/>
            </w:r>
          </w:p>
        </w:tc>
      </w:tr>
      <w:tr w:rsidR="000853D5" w:rsidRPr="002251AB" w14:paraId="3957C500" w14:textId="0DC47D80" w:rsidTr="002251AB">
        <w:trPr>
          <w:cantSplit/>
          <w:trHeight w:val="732"/>
        </w:trPr>
        <w:tc>
          <w:tcPr>
            <w:tcW w:w="697" w:type="dxa"/>
            <w:shd w:val="clear" w:color="000000" w:fill="F2F2F2"/>
            <w:noWrap/>
            <w:vAlign w:val="center"/>
          </w:tcPr>
          <w:p w14:paraId="2D52B878" w14:textId="772D66B7" w:rsidR="000853D5" w:rsidRPr="002251AB" w:rsidRDefault="000853D5" w:rsidP="006A54B5">
            <w:pPr>
              <w:spacing w:line="240" w:lineRule="auto"/>
              <w:jc w:val="center"/>
              <w:rPr>
                <w:b/>
                <w:bCs/>
                <w:color w:val="000000"/>
                <w:sz w:val="22"/>
                <w:szCs w:val="22"/>
              </w:rPr>
            </w:pPr>
            <w:r w:rsidRPr="002251AB">
              <w:rPr>
                <w:b/>
                <w:bCs/>
                <w:color w:val="000000"/>
                <w:sz w:val="22"/>
                <w:szCs w:val="22"/>
              </w:rPr>
              <w:t>12</w:t>
            </w:r>
          </w:p>
        </w:tc>
        <w:tc>
          <w:tcPr>
            <w:tcW w:w="1852" w:type="dxa"/>
            <w:shd w:val="clear" w:color="auto" w:fill="auto"/>
            <w:noWrap/>
            <w:vAlign w:val="center"/>
          </w:tcPr>
          <w:p w14:paraId="597BA6D6" w14:textId="23CA72E4" w:rsidR="000853D5" w:rsidRPr="002251AB" w:rsidRDefault="000853D5" w:rsidP="006A54B5">
            <w:pPr>
              <w:spacing w:line="240" w:lineRule="auto"/>
              <w:jc w:val="center"/>
              <w:rPr>
                <w:color w:val="000000"/>
                <w:sz w:val="22"/>
                <w:szCs w:val="22"/>
              </w:rPr>
            </w:pPr>
            <w:r w:rsidRPr="002251AB">
              <w:rPr>
                <w:color w:val="000000"/>
                <w:sz w:val="22"/>
                <w:szCs w:val="22"/>
              </w:rPr>
              <w:t>REQ-1.9</w:t>
            </w:r>
          </w:p>
        </w:tc>
        <w:tc>
          <w:tcPr>
            <w:tcW w:w="5950" w:type="dxa"/>
            <w:shd w:val="clear" w:color="auto" w:fill="auto"/>
            <w:vAlign w:val="center"/>
          </w:tcPr>
          <w:p w14:paraId="77BC5860" w14:textId="28A66AC6" w:rsidR="000853D5" w:rsidRPr="002251AB" w:rsidRDefault="000853D5" w:rsidP="006A54B5">
            <w:pPr>
              <w:spacing w:line="240" w:lineRule="auto"/>
              <w:rPr>
                <w:color w:val="000000"/>
                <w:sz w:val="18"/>
                <w:szCs w:val="18"/>
              </w:rPr>
            </w:pPr>
            <w:r w:rsidRPr="002251AB">
              <w:rPr>
                <w:color w:val="000000"/>
                <w:sz w:val="18"/>
                <w:szCs w:val="18"/>
              </w:rPr>
              <w:t>The UMGC City Admin Portal system shall provide a user with a certain amount of memory storage space that is linked to his/her account.  The user can save the use cases and come back to them later.</w:t>
            </w:r>
          </w:p>
        </w:tc>
        <w:tc>
          <w:tcPr>
            <w:tcW w:w="2920" w:type="dxa"/>
            <w:shd w:val="clear" w:color="auto" w:fill="auto"/>
            <w:noWrap/>
            <w:vAlign w:val="center"/>
          </w:tcPr>
          <w:p w14:paraId="0F9745A7" w14:textId="3D6C4C46" w:rsidR="000853D5" w:rsidRPr="002251AB" w:rsidRDefault="00C47A10" w:rsidP="006A54B5">
            <w:pPr>
              <w:spacing w:line="240" w:lineRule="auto"/>
              <w:jc w:val="center"/>
              <w:rPr>
                <w:color w:val="000000"/>
                <w:sz w:val="22"/>
                <w:szCs w:val="22"/>
              </w:rPr>
            </w:pPr>
            <w:r>
              <w:rPr>
                <w:color w:val="000000"/>
                <w:sz w:val="22"/>
                <w:szCs w:val="22"/>
              </w:rPr>
              <w:t>Use Case Management Module</w:t>
            </w:r>
          </w:p>
        </w:tc>
        <w:tc>
          <w:tcPr>
            <w:tcW w:w="1435" w:type="dxa"/>
          </w:tcPr>
          <w:p w14:paraId="56345E2F" w14:textId="0140DFBD"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_Ref35643148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5</w:t>
            </w:r>
            <w:r w:rsidRPr="002251AB">
              <w:rPr>
                <w:color w:val="000000"/>
                <w:sz w:val="22"/>
                <w:szCs w:val="22"/>
              </w:rPr>
              <w:fldChar w:fldCharType="end"/>
            </w:r>
          </w:p>
          <w:p w14:paraId="62B982AA" w14:textId="30D3F402"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_Ref35643157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6.1.2</w:t>
            </w:r>
            <w:r w:rsidRPr="002251AB">
              <w:rPr>
                <w:color w:val="000000"/>
                <w:sz w:val="22"/>
                <w:szCs w:val="22"/>
              </w:rPr>
              <w:fldChar w:fldCharType="end"/>
            </w:r>
          </w:p>
          <w:p w14:paraId="460F5611" w14:textId="4E44B9DB"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_Ref35643173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6.1.8</w:t>
            </w:r>
            <w:r w:rsidRPr="002251AB">
              <w:rPr>
                <w:color w:val="000000"/>
                <w:sz w:val="22"/>
                <w:szCs w:val="22"/>
              </w:rPr>
              <w:fldChar w:fldCharType="end"/>
            </w:r>
          </w:p>
        </w:tc>
      </w:tr>
      <w:tr w:rsidR="000853D5" w:rsidRPr="002251AB" w14:paraId="000CEBA8" w14:textId="5565975A" w:rsidTr="002251AB">
        <w:trPr>
          <w:cantSplit/>
          <w:trHeight w:val="732"/>
        </w:trPr>
        <w:tc>
          <w:tcPr>
            <w:tcW w:w="697" w:type="dxa"/>
            <w:shd w:val="clear" w:color="000000" w:fill="F2F2F2"/>
            <w:noWrap/>
            <w:vAlign w:val="center"/>
          </w:tcPr>
          <w:p w14:paraId="209EBEEA" w14:textId="0AB94E92" w:rsidR="000853D5" w:rsidRPr="002251AB" w:rsidRDefault="000853D5" w:rsidP="006A54B5">
            <w:pPr>
              <w:spacing w:line="240" w:lineRule="auto"/>
              <w:jc w:val="center"/>
              <w:rPr>
                <w:b/>
                <w:bCs/>
                <w:color w:val="000000"/>
                <w:sz w:val="22"/>
                <w:szCs w:val="22"/>
              </w:rPr>
            </w:pPr>
            <w:r w:rsidRPr="002251AB">
              <w:rPr>
                <w:b/>
                <w:bCs/>
                <w:color w:val="000000"/>
                <w:sz w:val="22"/>
                <w:szCs w:val="22"/>
              </w:rPr>
              <w:t>13</w:t>
            </w:r>
          </w:p>
        </w:tc>
        <w:tc>
          <w:tcPr>
            <w:tcW w:w="1852" w:type="dxa"/>
            <w:shd w:val="clear" w:color="auto" w:fill="auto"/>
            <w:noWrap/>
            <w:vAlign w:val="center"/>
          </w:tcPr>
          <w:p w14:paraId="050EE670" w14:textId="0207F5E9" w:rsidR="000853D5" w:rsidRPr="002251AB" w:rsidRDefault="000853D5" w:rsidP="006A54B5">
            <w:pPr>
              <w:spacing w:line="240" w:lineRule="auto"/>
              <w:jc w:val="center"/>
              <w:rPr>
                <w:color w:val="000000"/>
                <w:sz w:val="22"/>
                <w:szCs w:val="22"/>
              </w:rPr>
            </w:pPr>
            <w:r w:rsidRPr="002251AB">
              <w:rPr>
                <w:color w:val="000000"/>
                <w:sz w:val="22"/>
                <w:szCs w:val="22"/>
              </w:rPr>
              <w:t>REQ-1.10</w:t>
            </w:r>
          </w:p>
        </w:tc>
        <w:tc>
          <w:tcPr>
            <w:tcW w:w="5950" w:type="dxa"/>
            <w:shd w:val="clear" w:color="auto" w:fill="auto"/>
            <w:vAlign w:val="center"/>
          </w:tcPr>
          <w:p w14:paraId="27AAF87B" w14:textId="0F074A06" w:rsidR="000853D5" w:rsidRPr="002251AB" w:rsidRDefault="000853D5" w:rsidP="006A54B5">
            <w:pPr>
              <w:spacing w:line="240" w:lineRule="auto"/>
              <w:rPr>
                <w:color w:val="000000"/>
                <w:sz w:val="18"/>
                <w:szCs w:val="18"/>
              </w:rPr>
            </w:pPr>
            <w:r w:rsidRPr="002251AB">
              <w:rPr>
                <w:color w:val="000000"/>
                <w:sz w:val="18"/>
                <w:szCs w:val="18"/>
              </w:rPr>
              <w:t>The UMGC City Admin Portal system shall process the project data inputted by the user and generate proper output of static HTML page with appropriate DDL scripts using the “Generate Output” button. Refer to</w:t>
            </w:r>
            <w:r w:rsidR="002251AB" w:rsidRPr="002251AB">
              <w:rPr>
                <w:color w:val="000000"/>
                <w:sz w:val="18"/>
                <w:szCs w:val="18"/>
              </w:rPr>
              <w:t xml:space="preserve"> </w:t>
            </w:r>
            <w:r w:rsidR="002251AB" w:rsidRPr="002251AB">
              <w:rPr>
                <w:color w:val="000000"/>
                <w:sz w:val="18"/>
                <w:szCs w:val="18"/>
              </w:rPr>
              <w:fldChar w:fldCharType="begin"/>
            </w:r>
            <w:r w:rsidR="002251AB" w:rsidRPr="002251AB">
              <w:rPr>
                <w:color w:val="000000"/>
                <w:sz w:val="18"/>
                <w:szCs w:val="18"/>
              </w:rPr>
              <w:instrText xml:space="preserve"> REF _Ref35644517 \h  \* MERGEFORMAT </w:instrText>
            </w:r>
            <w:r w:rsidR="002251AB" w:rsidRPr="002251AB">
              <w:rPr>
                <w:color w:val="000000"/>
                <w:sz w:val="18"/>
                <w:szCs w:val="18"/>
              </w:rPr>
            </w:r>
            <w:r w:rsidR="002251AB" w:rsidRPr="002251AB">
              <w:rPr>
                <w:color w:val="000000"/>
                <w:sz w:val="18"/>
                <w:szCs w:val="18"/>
              </w:rPr>
              <w:fldChar w:fldCharType="separate"/>
            </w:r>
            <w:r w:rsidR="002251AB" w:rsidRPr="002251AB">
              <w:rPr>
                <w:sz w:val="18"/>
                <w:szCs w:val="18"/>
              </w:rPr>
              <w:t>Appendix A</w:t>
            </w:r>
            <w:r w:rsidR="002251AB" w:rsidRPr="002251AB">
              <w:rPr>
                <w:color w:val="000000"/>
                <w:sz w:val="18"/>
                <w:szCs w:val="18"/>
              </w:rPr>
              <w:fldChar w:fldCharType="end"/>
            </w:r>
            <w:r w:rsidRPr="002251AB">
              <w:rPr>
                <w:color w:val="000000"/>
                <w:sz w:val="18"/>
                <w:szCs w:val="18"/>
              </w:rPr>
              <w:t xml:space="preserve">  for more info.</w:t>
            </w:r>
          </w:p>
        </w:tc>
        <w:tc>
          <w:tcPr>
            <w:tcW w:w="2920" w:type="dxa"/>
            <w:shd w:val="clear" w:color="auto" w:fill="auto"/>
            <w:noWrap/>
            <w:vAlign w:val="center"/>
          </w:tcPr>
          <w:p w14:paraId="650B5D73" w14:textId="7EB6E867" w:rsidR="000853D5" w:rsidRPr="002251AB" w:rsidRDefault="00C47A10" w:rsidP="006A54B5">
            <w:pPr>
              <w:spacing w:line="240" w:lineRule="auto"/>
              <w:jc w:val="center"/>
              <w:rPr>
                <w:color w:val="000000"/>
                <w:sz w:val="22"/>
                <w:szCs w:val="22"/>
              </w:rPr>
            </w:pPr>
            <w:r>
              <w:rPr>
                <w:color w:val="000000"/>
                <w:sz w:val="22"/>
                <w:szCs w:val="22"/>
              </w:rPr>
              <w:t>Use Case Management Module</w:t>
            </w:r>
          </w:p>
        </w:tc>
        <w:tc>
          <w:tcPr>
            <w:tcW w:w="1435" w:type="dxa"/>
          </w:tcPr>
          <w:p w14:paraId="6128C61D" w14:textId="3D9AF6B0"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_Ref35643199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6.1.11</w:t>
            </w:r>
            <w:r w:rsidRPr="002251AB">
              <w:rPr>
                <w:color w:val="000000"/>
                <w:sz w:val="22"/>
                <w:szCs w:val="22"/>
              </w:rPr>
              <w:fldChar w:fldCharType="end"/>
            </w:r>
          </w:p>
          <w:p w14:paraId="1F110558" w14:textId="7CF6A449"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_Ref35643215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6.1.12</w:t>
            </w:r>
            <w:r w:rsidRPr="002251AB">
              <w:rPr>
                <w:color w:val="000000"/>
                <w:sz w:val="22"/>
                <w:szCs w:val="22"/>
              </w:rPr>
              <w:fldChar w:fldCharType="end"/>
            </w:r>
          </w:p>
          <w:p w14:paraId="7FC3175A" w14:textId="1D09895F"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_Ref35643218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6.1.13</w:t>
            </w:r>
            <w:r w:rsidRPr="002251AB">
              <w:rPr>
                <w:color w:val="000000"/>
                <w:sz w:val="22"/>
                <w:szCs w:val="22"/>
              </w:rPr>
              <w:fldChar w:fldCharType="end"/>
            </w:r>
          </w:p>
          <w:p w14:paraId="6380E2BF" w14:textId="11E7B6F0"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_Ref35643219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6.1.14</w:t>
            </w:r>
            <w:r w:rsidRPr="002251AB">
              <w:rPr>
                <w:color w:val="000000"/>
                <w:sz w:val="22"/>
                <w:szCs w:val="22"/>
              </w:rPr>
              <w:fldChar w:fldCharType="end"/>
            </w:r>
          </w:p>
          <w:p w14:paraId="356C34FB" w14:textId="0161DC39"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_Ref35643224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6.1.16</w:t>
            </w:r>
            <w:r w:rsidRPr="002251AB">
              <w:rPr>
                <w:color w:val="000000"/>
                <w:sz w:val="22"/>
                <w:szCs w:val="22"/>
              </w:rPr>
              <w:fldChar w:fldCharType="end"/>
            </w:r>
          </w:p>
        </w:tc>
      </w:tr>
      <w:tr w:rsidR="000853D5" w:rsidRPr="002251AB" w14:paraId="34E20744" w14:textId="1339607F" w:rsidTr="002251AB">
        <w:trPr>
          <w:cantSplit/>
          <w:trHeight w:val="732"/>
        </w:trPr>
        <w:tc>
          <w:tcPr>
            <w:tcW w:w="697" w:type="dxa"/>
            <w:shd w:val="clear" w:color="000000" w:fill="F2F2F2"/>
            <w:noWrap/>
            <w:vAlign w:val="center"/>
          </w:tcPr>
          <w:p w14:paraId="11CC3459" w14:textId="5E3D947E" w:rsidR="000853D5" w:rsidRPr="002251AB" w:rsidRDefault="000853D5" w:rsidP="006A54B5">
            <w:pPr>
              <w:spacing w:line="240" w:lineRule="auto"/>
              <w:jc w:val="center"/>
              <w:rPr>
                <w:b/>
                <w:bCs/>
                <w:color w:val="000000"/>
                <w:sz w:val="22"/>
                <w:szCs w:val="22"/>
              </w:rPr>
            </w:pPr>
            <w:r w:rsidRPr="002251AB">
              <w:rPr>
                <w:b/>
                <w:bCs/>
                <w:color w:val="000000"/>
                <w:sz w:val="22"/>
                <w:szCs w:val="22"/>
              </w:rPr>
              <w:t>14</w:t>
            </w:r>
          </w:p>
        </w:tc>
        <w:tc>
          <w:tcPr>
            <w:tcW w:w="1852" w:type="dxa"/>
            <w:shd w:val="clear" w:color="auto" w:fill="auto"/>
            <w:noWrap/>
            <w:vAlign w:val="center"/>
          </w:tcPr>
          <w:p w14:paraId="6200FBE5" w14:textId="7B7688FA" w:rsidR="000853D5" w:rsidRPr="002251AB" w:rsidRDefault="000853D5" w:rsidP="006A54B5">
            <w:pPr>
              <w:spacing w:line="240" w:lineRule="auto"/>
              <w:jc w:val="center"/>
              <w:rPr>
                <w:color w:val="000000"/>
                <w:sz w:val="22"/>
                <w:szCs w:val="22"/>
              </w:rPr>
            </w:pPr>
            <w:r w:rsidRPr="002251AB">
              <w:rPr>
                <w:color w:val="000000"/>
                <w:sz w:val="22"/>
                <w:szCs w:val="22"/>
              </w:rPr>
              <w:t>REQ-2.1</w:t>
            </w:r>
          </w:p>
        </w:tc>
        <w:tc>
          <w:tcPr>
            <w:tcW w:w="5950" w:type="dxa"/>
            <w:shd w:val="clear" w:color="auto" w:fill="auto"/>
            <w:vAlign w:val="center"/>
          </w:tcPr>
          <w:p w14:paraId="5ACC65ED" w14:textId="0D71CB8B" w:rsidR="000853D5" w:rsidRPr="002251AB" w:rsidRDefault="000853D5" w:rsidP="006A54B5">
            <w:pPr>
              <w:spacing w:line="240" w:lineRule="auto"/>
              <w:rPr>
                <w:color w:val="000000"/>
                <w:sz w:val="18"/>
                <w:szCs w:val="18"/>
              </w:rPr>
            </w:pPr>
            <w:r w:rsidRPr="002251AB">
              <w:rPr>
                <w:color w:val="000000"/>
                <w:sz w:val="18"/>
                <w:szCs w:val="18"/>
              </w:rPr>
              <w:t>When the user drags either scrollbar, the map image is moved within the containing window.  Scrolling is set to default Chrome settings.</w:t>
            </w:r>
          </w:p>
        </w:tc>
        <w:tc>
          <w:tcPr>
            <w:tcW w:w="2920" w:type="dxa"/>
            <w:shd w:val="clear" w:color="auto" w:fill="auto"/>
            <w:noWrap/>
            <w:vAlign w:val="center"/>
          </w:tcPr>
          <w:p w14:paraId="6E6F0A10" w14:textId="58F94677" w:rsidR="000853D5" w:rsidRPr="002251AB" w:rsidRDefault="000853D5" w:rsidP="006A54B5">
            <w:pPr>
              <w:spacing w:line="240" w:lineRule="auto"/>
              <w:jc w:val="center"/>
              <w:rPr>
                <w:color w:val="000000"/>
                <w:sz w:val="22"/>
                <w:szCs w:val="22"/>
              </w:rPr>
            </w:pPr>
            <w:r w:rsidRPr="002251AB">
              <w:rPr>
                <w:color w:val="000000"/>
                <w:sz w:val="22"/>
                <w:szCs w:val="22"/>
              </w:rPr>
              <w:t>Interactive Map</w:t>
            </w:r>
            <w:r w:rsidR="00C47A10">
              <w:rPr>
                <w:color w:val="000000"/>
                <w:sz w:val="22"/>
                <w:szCs w:val="22"/>
              </w:rPr>
              <w:t xml:space="preserve"> Module</w:t>
            </w:r>
          </w:p>
        </w:tc>
        <w:tc>
          <w:tcPr>
            <w:tcW w:w="1435" w:type="dxa"/>
          </w:tcPr>
          <w:p w14:paraId="1B379D6A" w14:textId="224A31AE"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_Ref35643247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6.1.15</w:t>
            </w:r>
            <w:r w:rsidRPr="002251AB">
              <w:rPr>
                <w:color w:val="000000"/>
                <w:sz w:val="22"/>
                <w:szCs w:val="22"/>
              </w:rPr>
              <w:fldChar w:fldCharType="end"/>
            </w:r>
          </w:p>
        </w:tc>
      </w:tr>
      <w:tr w:rsidR="000853D5" w:rsidRPr="002251AB" w14:paraId="7B649D54" w14:textId="3F9EA49B" w:rsidTr="002251AB">
        <w:trPr>
          <w:cantSplit/>
          <w:trHeight w:val="732"/>
        </w:trPr>
        <w:tc>
          <w:tcPr>
            <w:tcW w:w="697" w:type="dxa"/>
            <w:shd w:val="clear" w:color="000000" w:fill="F2F2F2"/>
            <w:noWrap/>
            <w:vAlign w:val="center"/>
          </w:tcPr>
          <w:p w14:paraId="5CDE3478" w14:textId="5DF490A8" w:rsidR="000853D5" w:rsidRPr="002251AB" w:rsidRDefault="000853D5" w:rsidP="006A54B5">
            <w:pPr>
              <w:spacing w:line="240" w:lineRule="auto"/>
              <w:jc w:val="center"/>
              <w:rPr>
                <w:b/>
                <w:bCs/>
                <w:color w:val="000000"/>
                <w:sz w:val="22"/>
                <w:szCs w:val="22"/>
              </w:rPr>
            </w:pPr>
            <w:r w:rsidRPr="002251AB">
              <w:rPr>
                <w:b/>
                <w:bCs/>
                <w:color w:val="000000"/>
                <w:sz w:val="22"/>
                <w:szCs w:val="22"/>
              </w:rPr>
              <w:t>15</w:t>
            </w:r>
          </w:p>
        </w:tc>
        <w:tc>
          <w:tcPr>
            <w:tcW w:w="1852" w:type="dxa"/>
            <w:shd w:val="clear" w:color="auto" w:fill="auto"/>
            <w:noWrap/>
            <w:vAlign w:val="center"/>
          </w:tcPr>
          <w:p w14:paraId="538FC33F" w14:textId="0A5E6D0D" w:rsidR="000853D5" w:rsidRPr="002251AB" w:rsidRDefault="000853D5" w:rsidP="006A54B5">
            <w:pPr>
              <w:spacing w:line="240" w:lineRule="auto"/>
              <w:jc w:val="center"/>
              <w:rPr>
                <w:color w:val="000000"/>
                <w:sz w:val="22"/>
                <w:szCs w:val="22"/>
              </w:rPr>
            </w:pPr>
            <w:r w:rsidRPr="002251AB">
              <w:rPr>
                <w:color w:val="000000"/>
                <w:sz w:val="22"/>
                <w:szCs w:val="22"/>
              </w:rPr>
              <w:t>REQ-2.2</w:t>
            </w:r>
          </w:p>
        </w:tc>
        <w:tc>
          <w:tcPr>
            <w:tcW w:w="5950" w:type="dxa"/>
            <w:shd w:val="clear" w:color="auto" w:fill="auto"/>
            <w:vAlign w:val="center"/>
          </w:tcPr>
          <w:p w14:paraId="4D42380E" w14:textId="638A5467" w:rsidR="000853D5" w:rsidRPr="002251AB" w:rsidRDefault="000853D5" w:rsidP="006A54B5">
            <w:pPr>
              <w:spacing w:line="240" w:lineRule="auto"/>
              <w:rPr>
                <w:color w:val="000000"/>
                <w:sz w:val="18"/>
                <w:szCs w:val="18"/>
              </w:rPr>
            </w:pPr>
            <w:r w:rsidRPr="002251AB">
              <w:rPr>
                <w:color w:val="000000"/>
                <w:sz w:val="18"/>
                <w:szCs w:val="18"/>
              </w:rPr>
              <w:t>When the user clicks on a zone within the map, a modal opens on top of the map to display specific information to the selected zone. The modal is designed using in-line JavaScript and custom CSS.</w:t>
            </w:r>
          </w:p>
        </w:tc>
        <w:tc>
          <w:tcPr>
            <w:tcW w:w="2920" w:type="dxa"/>
            <w:shd w:val="clear" w:color="auto" w:fill="auto"/>
            <w:noWrap/>
            <w:vAlign w:val="center"/>
          </w:tcPr>
          <w:p w14:paraId="006D47B5" w14:textId="49FEA27D" w:rsidR="000853D5" w:rsidRPr="002251AB" w:rsidRDefault="00C47A10" w:rsidP="006A54B5">
            <w:pPr>
              <w:spacing w:line="240" w:lineRule="auto"/>
              <w:jc w:val="center"/>
              <w:rPr>
                <w:color w:val="000000"/>
                <w:sz w:val="22"/>
                <w:szCs w:val="22"/>
              </w:rPr>
            </w:pPr>
            <w:r w:rsidRPr="002251AB">
              <w:rPr>
                <w:color w:val="000000"/>
                <w:sz w:val="22"/>
                <w:szCs w:val="22"/>
              </w:rPr>
              <w:t>Interactive Map</w:t>
            </w:r>
            <w:r>
              <w:rPr>
                <w:color w:val="000000"/>
                <w:sz w:val="22"/>
                <w:szCs w:val="22"/>
              </w:rPr>
              <w:t xml:space="preserve"> Module</w:t>
            </w:r>
          </w:p>
        </w:tc>
        <w:tc>
          <w:tcPr>
            <w:tcW w:w="1435" w:type="dxa"/>
          </w:tcPr>
          <w:p w14:paraId="441D9185" w14:textId="136091D1"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_Ref35643254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6.1.15</w:t>
            </w:r>
            <w:r w:rsidRPr="002251AB">
              <w:rPr>
                <w:color w:val="000000"/>
                <w:sz w:val="22"/>
                <w:szCs w:val="22"/>
              </w:rPr>
              <w:fldChar w:fldCharType="end"/>
            </w:r>
          </w:p>
        </w:tc>
      </w:tr>
      <w:tr w:rsidR="000853D5" w:rsidRPr="002251AB" w14:paraId="3B65C43C" w14:textId="3D647289" w:rsidTr="002251AB">
        <w:trPr>
          <w:cantSplit/>
          <w:trHeight w:val="732"/>
        </w:trPr>
        <w:tc>
          <w:tcPr>
            <w:tcW w:w="697" w:type="dxa"/>
            <w:shd w:val="clear" w:color="000000" w:fill="F2F2F2"/>
            <w:noWrap/>
            <w:vAlign w:val="center"/>
          </w:tcPr>
          <w:p w14:paraId="411C0FF0" w14:textId="4A260771" w:rsidR="000853D5" w:rsidRPr="002251AB" w:rsidRDefault="000853D5" w:rsidP="006A54B5">
            <w:pPr>
              <w:spacing w:line="240" w:lineRule="auto"/>
              <w:jc w:val="center"/>
              <w:rPr>
                <w:b/>
                <w:bCs/>
                <w:color w:val="000000"/>
                <w:sz w:val="22"/>
                <w:szCs w:val="22"/>
              </w:rPr>
            </w:pPr>
            <w:r w:rsidRPr="002251AB">
              <w:rPr>
                <w:b/>
                <w:bCs/>
                <w:color w:val="000000"/>
                <w:sz w:val="22"/>
                <w:szCs w:val="22"/>
              </w:rPr>
              <w:t>16</w:t>
            </w:r>
          </w:p>
        </w:tc>
        <w:tc>
          <w:tcPr>
            <w:tcW w:w="1852" w:type="dxa"/>
            <w:shd w:val="clear" w:color="auto" w:fill="auto"/>
            <w:noWrap/>
            <w:vAlign w:val="center"/>
          </w:tcPr>
          <w:p w14:paraId="6C9C42D3" w14:textId="2FF84521" w:rsidR="000853D5" w:rsidRPr="002251AB" w:rsidRDefault="000853D5" w:rsidP="006A54B5">
            <w:pPr>
              <w:spacing w:line="240" w:lineRule="auto"/>
              <w:jc w:val="center"/>
              <w:rPr>
                <w:color w:val="000000"/>
                <w:sz w:val="22"/>
                <w:szCs w:val="22"/>
              </w:rPr>
            </w:pPr>
            <w:r w:rsidRPr="002251AB">
              <w:rPr>
                <w:color w:val="000000"/>
                <w:sz w:val="22"/>
                <w:szCs w:val="22"/>
              </w:rPr>
              <w:t>REQ-2.3</w:t>
            </w:r>
          </w:p>
        </w:tc>
        <w:tc>
          <w:tcPr>
            <w:tcW w:w="5950" w:type="dxa"/>
            <w:shd w:val="clear" w:color="auto" w:fill="auto"/>
            <w:vAlign w:val="center"/>
          </w:tcPr>
          <w:p w14:paraId="41BC9449" w14:textId="19A5BC4F" w:rsidR="000853D5" w:rsidRPr="002251AB" w:rsidRDefault="000853D5" w:rsidP="006A54B5">
            <w:pPr>
              <w:spacing w:line="240" w:lineRule="auto"/>
              <w:rPr>
                <w:color w:val="000000"/>
                <w:sz w:val="18"/>
                <w:szCs w:val="18"/>
              </w:rPr>
            </w:pPr>
            <w:r w:rsidRPr="002251AB">
              <w:rPr>
                <w:color w:val="000000"/>
                <w:sz w:val="18"/>
                <w:szCs w:val="18"/>
              </w:rPr>
              <w:t xml:space="preserve">When the user clicks on the “Zone Information” link, the browser navigates to an external page on the </w:t>
            </w:r>
            <w:proofErr w:type="spellStart"/>
            <w:r w:rsidRPr="002251AB">
              <w:rPr>
                <w:color w:val="000000"/>
                <w:sz w:val="18"/>
                <w:szCs w:val="18"/>
              </w:rPr>
              <w:t>Municode</w:t>
            </w:r>
            <w:proofErr w:type="spellEnd"/>
            <w:r w:rsidRPr="002251AB">
              <w:rPr>
                <w:color w:val="000000"/>
                <w:sz w:val="18"/>
                <w:szCs w:val="18"/>
              </w:rPr>
              <w:t xml:space="preserve"> website that contains information that is relevant to the selected zone.</w:t>
            </w:r>
          </w:p>
        </w:tc>
        <w:tc>
          <w:tcPr>
            <w:tcW w:w="2920" w:type="dxa"/>
            <w:shd w:val="clear" w:color="auto" w:fill="auto"/>
            <w:noWrap/>
            <w:vAlign w:val="center"/>
          </w:tcPr>
          <w:p w14:paraId="7A918344" w14:textId="5FDE1A6A" w:rsidR="000853D5" w:rsidRPr="002251AB" w:rsidRDefault="00C47A10" w:rsidP="006A54B5">
            <w:pPr>
              <w:spacing w:line="240" w:lineRule="auto"/>
              <w:jc w:val="center"/>
              <w:rPr>
                <w:color w:val="000000"/>
                <w:sz w:val="22"/>
                <w:szCs w:val="22"/>
              </w:rPr>
            </w:pPr>
            <w:r>
              <w:rPr>
                <w:color w:val="000000"/>
                <w:sz w:val="22"/>
                <w:szCs w:val="22"/>
              </w:rPr>
              <w:t>Use Case Client Module</w:t>
            </w:r>
          </w:p>
        </w:tc>
        <w:tc>
          <w:tcPr>
            <w:tcW w:w="1435" w:type="dxa"/>
          </w:tcPr>
          <w:p w14:paraId="518AB5BB" w14:textId="7AC6C757"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_Ref35643269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6.1.15</w:t>
            </w:r>
            <w:r w:rsidRPr="002251AB">
              <w:rPr>
                <w:color w:val="000000"/>
                <w:sz w:val="22"/>
                <w:szCs w:val="22"/>
              </w:rPr>
              <w:fldChar w:fldCharType="end"/>
            </w:r>
          </w:p>
        </w:tc>
      </w:tr>
      <w:tr w:rsidR="000853D5" w:rsidRPr="002251AB" w14:paraId="0D61CBCE" w14:textId="516A971B" w:rsidTr="002251AB">
        <w:trPr>
          <w:cantSplit/>
          <w:trHeight w:val="732"/>
        </w:trPr>
        <w:tc>
          <w:tcPr>
            <w:tcW w:w="697" w:type="dxa"/>
            <w:shd w:val="clear" w:color="000000" w:fill="F2F2F2"/>
            <w:noWrap/>
            <w:vAlign w:val="center"/>
          </w:tcPr>
          <w:p w14:paraId="1E225943" w14:textId="7BD45C9F" w:rsidR="000853D5" w:rsidRPr="002251AB" w:rsidRDefault="000853D5" w:rsidP="006A54B5">
            <w:pPr>
              <w:spacing w:line="240" w:lineRule="auto"/>
              <w:jc w:val="center"/>
              <w:rPr>
                <w:b/>
                <w:bCs/>
                <w:color w:val="000000"/>
                <w:sz w:val="22"/>
                <w:szCs w:val="22"/>
              </w:rPr>
            </w:pPr>
            <w:r w:rsidRPr="002251AB">
              <w:rPr>
                <w:b/>
                <w:bCs/>
                <w:color w:val="000000"/>
                <w:sz w:val="22"/>
                <w:szCs w:val="22"/>
              </w:rPr>
              <w:t>17</w:t>
            </w:r>
          </w:p>
        </w:tc>
        <w:tc>
          <w:tcPr>
            <w:tcW w:w="1852" w:type="dxa"/>
            <w:shd w:val="clear" w:color="auto" w:fill="auto"/>
            <w:noWrap/>
            <w:vAlign w:val="center"/>
          </w:tcPr>
          <w:p w14:paraId="26C710A5" w14:textId="1CF24835" w:rsidR="000853D5" w:rsidRPr="002251AB" w:rsidRDefault="000853D5" w:rsidP="006A54B5">
            <w:pPr>
              <w:spacing w:line="240" w:lineRule="auto"/>
              <w:jc w:val="center"/>
              <w:rPr>
                <w:color w:val="000000"/>
                <w:sz w:val="22"/>
                <w:szCs w:val="22"/>
              </w:rPr>
            </w:pPr>
            <w:r w:rsidRPr="002251AB">
              <w:rPr>
                <w:color w:val="000000"/>
                <w:sz w:val="22"/>
                <w:szCs w:val="22"/>
              </w:rPr>
              <w:t>REQ-2.4</w:t>
            </w:r>
          </w:p>
        </w:tc>
        <w:tc>
          <w:tcPr>
            <w:tcW w:w="5950" w:type="dxa"/>
            <w:shd w:val="clear" w:color="auto" w:fill="auto"/>
            <w:vAlign w:val="center"/>
          </w:tcPr>
          <w:p w14:paraId="3DD65159" w14:textId="0635DCFF" w:rsidR="000853D5" w:rsidRPr="002251AB" w:rsidRDefault="000853D5" w:rsidP="006A54B5">
            <w:pPr>
              <w:spacing w:line="240" w:lineRule="auto"/>
              <w:rPr>
                <w:color w:val="000000"/>
                <w:sz w:val="18"/>
                <w:szCs w:val="18"/>
              </w:rPr>
            </w:pPr>
            <w:r w:rsidRPr="002251AB">
              <w:rPr>
                <w:color w:val="000000"/>
                <w:sz w:val="18"/>
                <w:szCs w:val="18"/>
              </w:rPr>
              <w:t xml:space="preserve">When the user clicks on any “Application” link, the browser navigates to an external page on the </w:t>
            </w:r>
            <w:proofErr w:type="spellStart"/>
            <w:r w:rsidRPr="002251AB">
              <w:rPr>
                <w:color w:val="000000"/>
                <w:sz w:val="18"/>
                <w:szCs w:val="18"/>
              </w:rPr>
              <w:t>Municode</w:t>
            </w:r>
            <w:proofErr w:type="spellEnd"/>
            <w:r w:rsidRPr="002251AB">
              <w:rPr>
                <w:color w:val="000000"/>
                <w:sz w:val="18"/>
                <w:szCs w:val="18"/>
              </w:rPr>
              <w:t xml:space="preserve"> website that contains the applications that are relevant to the selected zone.</w:t>
            </w:r>
          </w:p>
        </w:tc>
        <w:tc>
          <w:tcPr>
            <w:tcW w:w="2920" w:type="dxa"/>
            <w:shd w:val="clear" w:color="auto" w:fill="auto"/>
            <w:noWrap/>
            <w:vAlign w:val="center"/>
          </w:tcPr>
          <w:p w14:paraId="61FBA124" w14:textId="66A842A6" w:rsidR="000853D5" w:rsidRPr="002251AB" w:rsidRDefault="00C47A10" w:rsidP="006A54B5">
            <w:pPr>
              <w:spacing w:line="240" w:lineRule="auto"/>
              <w:jc w:val="center"/>
              <w:rPr>
                <w:color w:val="000000"/>
                <w:sz w:val="22"/>
                <w:szCs w:val="22"/>
              </w:rPr>
            </w:pPr>
            <w:r>
              <w:rPr>
                <w:color w:val="000000"/>
                <w:sz w:val="22"/>
                <w:szCs w:val="22"/>
              </w:rPr>
              <w:t>Use Case Client Module</w:t>
            </w:r>
          </w:p>
        </w:tc>
        <w:tc>
          <w:tcPr>
            <w:tcW w:w="1435" w:type="dxa"/>
          </w:tcPr>
          <w:p w14:paraId="0133CE4A" w14:textId="36DA56F2"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_Ref35643274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6.1.15</w:t>
            </w:r>
            <w:r w:rsidRPr="002251AB">
              <w:rPr>
                <w:color w:val="000000"/>
                <w:sz w:val="22"/>
                <w:szCs w:val="22"/>
              </w:rPr>
              <w:fldChar w:fldCharType="end"/>
            </w:r>
          </w:p>
        </w:tc>
      </w:tr>
      <w:tr w:rsidR="000853D5" w:rsidRPr="002251AB" w14:paraId="7766A0D3" w14:textId="3B7D9A71" w:rsidTr="002251AB">
        <w:trPr>
          <w:cantSplit/>
          <w:trHeight w:val="732"/>
        </w:trPr>
        <w:tc>
          <w:tcPr>
            <w:tcW w:w="697" w:type="dxa"/>
            <w:shd w:val="clear" w:color="000000" w:fill="F2F2F2"/>
            <w:noWrap/>
            <w:vAlign w:val="center"/>
          </w:tcPr>
          <w:p w14:paraId="41DDB35D" w14:textId="3734AC46" w:rsidR="000853D5" w:rsidRPr="002251AB" w:rsidRDefault="000853D5" w:rsidP="006A54B5">
            <w:pPr>
              <w:spacing w:line="240" w:lineRule="auto"/>
              <w:jc w:val="center"/>
              <w:rPr>
                <w:b/>
                <w:bCs/>
                <w:color w:val="000000"/>
                <w:sz w:val="22"/>
                <w:szCs w:val="22"/>
              </w:rPr>
            </w:pPr>
            <w:r w:rsidRPr="002251AB">
              <w:rPr>
                <w:b/>
                <w:bCs/>
                <w:color w:val="000000"/>
                <w:sz w:val="22"/>
                <w:szCs w:val="22"/>
              </w:rPr>
              <w:t>18</w:t>
            </w:r>
          </w:p>
        </w:tc>
        <w:tc>
          <w:tcPr>
            <w:tcW w:w="1852" w:type="dxa"/>
            <w:shd w:val="clear" w:color="auto" w:fill="auto"/>
            <w:noWrap/>
            <w:vAlign w:val="center"/>
          </w:tcPr>
          <w:p w14:paraId="7136D172" w14:textId="7AC1C960" w:rsidR="000853D5" w:rsidRPr="002251AB" w:rsidRDefault="000853D5" w:rsidP="006A54B5">
            <w:pPr>
              <w:spacing w:line="240" w:lineRule="auto"/>
              <w:jc w:val="center"/>
              <w:rPr>
                <w:color w:val="000000"/>
                <w:sz w:val="22"/>
                <w:szCs w:val="22"/>
              </w:rPr>
            </w:pPr>
            <w:r w:rsidRPr="002251AB">
              <w:rPr>
                <w:color w:val="000000"/>
                <w:sz w:val="22"/>
                <w:szCs w:val="22"/>
              </w:rPr>
              <w:t>REQ-2.5</w:t>
            </w:r>
          </w:p>
        </w:tc>
        <w:tc>
          <w:tcPr>
            <w:tcW w:w="5950" w:type="dxa"/>
            <w:shd w:val="clear" w:color="auto" w:fill="auto"/>
            <w:vAlign w:val="center"/>
          </w:tcPr>
          <w:p w14:paraId="5F0DFA5F" w14:textId="5B6BE240" w:rsidR="000853D5" w:rsidRPr="002251AB" w:rsidRDefault="000853D5" w:rsidP="006A54B5">
            <w:pPr>
              <w:spacing w:line="240" w:lineRule="auto"/>
              <w:rPr>
                <w:color w:val="000000"/>
                <w:sz w:val="18"/>
                <w:szCs w:val="18"/>
              </w:rPr>
            </w:pPr>
            <w:r w:rsidRPr="002251AB">
              <w:rPr>
                <w:color w:val="000000"/>
                <w:sz w:val="18"/>
                <w:szCs w:val="18"/>
              </w:rPr>
              <w:t>When the user clicks on the “Quick Reference Page” link, the browser navigates to an internal page that contains information designed by the city officials.  The information on this page is retrieved from the database.</w:t>
            </w:r>
          </w:p>
        </w:tc>
        <w:tc>
          <w:tcPr>
            <w:tcW w:w="2920" w:type="dxa"/>
            <w:shd w:val="clear" w:color="auto" w:fill="auto"/>
            <w:noWrap/>
            <w:vAlign w:val="center"/>
          </w:tcPr>
          <w:p w14:paraId="364B075F" w14:textId="6011DAF4" w:rsidR="000853D5" w:rsidRPr="002251AB" w:rsidRDefault="00C47A10" w:rsidP="006A54B5">
            <w:pPr>
              <w:spacing w:line="240" w:lineRule="auto"/>
              <w:jc w:val="center"/>
              <w:rPr>
                <w:color w:val="000000"/>
                <w:sz w:val="22"/>
                <w:szCs w:val="22"/>
              </w:rPr>
            </w:pPr>
            <w:r>
              <w:rPr>
                <w:color w:val="000000"/>
                <w:sz w:val="22"/>
                <w:szCs w:val="22"/>
              </w:rPr>
              <w:t>Use Case Client Module</w:t>
            </w:r>
          </w:p>
        </w:tc>
        <w:tc>
          <w:tcPr>
            <w:tcW w:w="1435" w:type="dxa"/>
          </w:tcPr>
          <w:p w14:paraId="5C9AA54F" w14:textId="71464738"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_Ref35643224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6.1.16</w:t>
            </w:r>
            <w:r w:rsidRPr="002251AB">
              <w:rPr>
                <w:color w:val="000000"/>
                <w:sz w:val="22"/>
                <w:szCs w:val="22"/>
              </w:rPr>
              <w:fldChar w:fldCharType="end"/>
            </w:r>
          </w:p>
        </w:tc>
      </w:tr>
      <w:tr w:rsidR="000853D5" w:rsidRPr="002251AB" w14:paraId="2FD76931" w14:textId="33C4BF36" w:rsidTr="002251AB">
        <w:trPr>
          <w:cantSplit/>
          <w:trHeight w:val="732"/>
        </w:trPr>
        <w:tc>
          <w:tcPr>
            <w:tcW w:w="697" w:type="dxa"/>
            <w:shd w:val="clear" w:color="000000" w:fill="F2F2F2"/>
            <w:noWrap/>
            <w:vAlign w:val="center"/>
          </w:tcPr>
          <w:p w14:paraId="522D509A" w14:textId="75EB4E9F" w:rsidR="000853D5" w:rsidRPr="002251AB" w:rsidRDefault="000853D5" w:rsidP="006A54B5">
            <w:pPr>
              <w:spacing w:line="240" w:lineRule="auto"/>
              <w:jc w:val="center"/>
              <w:rPr>
                <w:b/>
                <w:bCs/>
                <w:color w:val="000000"/>
                <w:sz w:val="22"/>
                <w:szCs w:val="22"/>
              </w:rPr>
            </w:pPr>
            <w:r w:rsidRPr="002251AB">
              <w:rPr>
                <w:b/>
                <w:bCs/>
                <w:color w:val="000000"/>
                <w:sz w:val="22"/>
                <w:szCs w:val="22"/>
              </w:rPr>
              <w:t>19</w:t>
            </w:r>
          </w:p>
        </w:tc>
        <w:tc>
          <w:tcPr>
            <w:tcW w:w="1852" w:type="dxa"/>
            <w:shd w:val="clear" w:color="auto" w:fill="auto"/>
            <w:noWrap/>
            <w:vAlign w:val="center"/>
          </w:tcPr>
          <w:p w14:paraId="2F79F817" w14:textId="5F341116" w:rsidR="000853D5" w:rsidRPr="002251AB" w:rsidRDefault="000853D5" w:rsidP="006A54B5">
            <w:pPr>
              <w:spacing w:line="240" w:lineRule="auto"/>
              <w:jc w:val="center"/>
              <w:rPr>
                <w:color w:val="000000"/>
                <w:sz w:val="22"/>
                <w:szCs w:val="22"/>
              </w:rPr>
            </w:pPr>
            <w:r w:rsidRPr="002251AB">
              <w:rPr>
                <w:color w:val="000000"/>
                <w:sz w:val="22"/>
                <w:szCs w:val="22"/>
              </w:rPr>
              <w:t>REQ-2.6</w:t>
            </w:r>
          </w:p>
        </w:tc>
        <w:tc>
          <w:tcPr>
            <w:tcW w:w="5950" w:type="dxa"/>
            <w:shd w:val="clear" w:color="auto" w:fill="auto"/>
            <w:vAlign w:val="center"/>
          </w:tcPr>
          <w:p w14:paraId="752F6384" w14:textId="6B806569" w:rsidR="000853D5" w:rsidRPr="002251AB" w:rsidRDefault="000853D5" w:rsidP="006A54B5">
            <w:pPr>
              <w:spacing w:line="240" w:lineRule="auto"/>
              <w:rPr>
                <w:color w:val="000000"/>
                <w:sz w:val="18"/>
                <w:szCs w:val="18"/>
              </w:rPr>
            </w:pPr>
            <w:r w:rsidRPr="002251AB">
              <w:rPr>
                <w:color w:val="000000"/>
                <w:sz w:val="18"/>
                <w:szCs w:val="18"/>
              </w:rPr>
              <w:t xml:space="preserve">When the user clicks on the “Need Help?” icon, the </w:t>
            </w:r>
            <w:proofErr w:type="spellStart"/>
            <w:r w:rsidRPr="002251AB">
              <w:rPr>
                <w:color w:val="000000"/>
                <w:sz w:val="18"/>
                <w:szCs w:val="18"/>
              </w:rPr>
              <w:t>ChatBot</w:t>
            </w:r>
            <w:proofErr w:type="spellEnd"/>
            <w:r w:rsidRPr="002251AB">
              <w:rPr>
                <w:color w:val="000000"/>
                <w:sz w:val="18"/>
                <w:szCs w:val="18"/>
              </w:rPr>
              <w:t xml:space="preserve"> application opens on top of the map interface.  The </w:t>
            </w:r>
            <w:proofErr w:type="spellStart"/>
            <w:r w:rsidRPr="002251AB">
              <w:rPr>
                <w:color w:val="000000"/>
                <w:sz w:val="18"/>
                <w:szCs w:val="18"/>
              </w:rPr>
              <w:t>ChatBot</w:t>
            </w:r>
            <w:proofErr w:type="spellEnd"/>
            <w:r w:rsidRPr="002251AB">
              <w:rPr>
                <w:color w:val="000000"/>
                <w:sz w:val="18"/>
                <w:szCs w:val="18"/>
              </w:rPr>
              <w:t xml:space="preserve"> application is designed by UMGC City Team 2.</w:t>
            </w:r>
          </w:p>
        </w:tc>
        <w:tc>
          <w:tcPr>
            <w:tcW w:w="2920" w:type="dxa"/>
            <w:shd w:val="clear" w:color="auto" w:fill="auto"/>
            <w:noWrap/>
            <w:vAlign w:val="center"/>
          </w:tcPr>
          <w:p w14:paraId="3609C500" w14:textId="37BF66FB" w:rsidR="000853D5" w:rsidRPr="002251AB" w:rsidRDefault="000853D5" w:rsidP="006A54B5">
            <w:pPr>
              <w:spacing w:line="240" w:lineRule="auto"/>
              <w:jc w:val="center"/>
              <w:rPr>
                <w:color w:val="000000"/>
                <w:sz w:val="22"/>
                <w:szCs w:val="22"/>
              </w:rPr>
            </w:pPr>
            <w:proofErr w:type="spellStart"/>
            <w:r w:rsidRPr="002251AB">
              <w:rPr>
                <w:color w:val="000000"/>
                <w:sz w:val="22"/>
                <w:szCs w:val="22"/>
              </w:rPr>
              <w:t>ChatBot</w:t>
            </w:r>
            <w:proofErr w:type="spellEnd"/>
          </w:p>
        </w:tc>
        <w:tc>
          <w:tcPr>
            <w:tcW w:w="1435" w:type="dxa"/>
          </w:tcPr>
          <w:p w14:paraId="1DE84998" w14:textId="30273039"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_Ref35643294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6.1.15</w:t>
            </w:r>
            <w:r w:rsidRPr="002251AB">
              <w:rPr>
                <w:color w:val="000000"/>
                <w:sz w:val="22"/>
                <w:szCs w:val="22"/>
              </w:rPr>
              <w:fldChar w:fldCharType="end"/>
            </w:r>
          </w:p>
        </w:tc>
      </w:tr>
      <w:tr w:rsidR="000853D5" w:rsidRPr="002251AB" w14:paraId="3B624C40" w14:textId="735C10ED" w:rsidTr="002251AB">
        <w:trPr>
          <w:cantSplit/>
          <w:trHeight w:val="732"/>
        </w:trPr>
        <w:tc>
          <w:tcPr>
            <w:tcW w:w="697" w:type="dxa"/>
            <w:shd w:val="clear" w:color="000000" w:fill="F2F2F2"/>
            <w:noWrap/>
            <w:vAlign w:val="center"/>
          </w:tcPr>
          <w:p w14:paraId="7CAD0416" w14:textId="45140AEB" w:rsidR="000853D5" w:rsidRPr="002251AB" w:rsidRDefault="000853D5" w:rsidP="006A54B5">
            <w:pPr>
              <w:spacing w:line="240" w:lineRule="auto"/>
              <w:jc w:val="center"/>
              <w:rPr>
                <w:b/>
                <w:bCs/>
                <w:color w:val="000000"/>
                <w:sz w:val="22"/>
                <w:szCs w:val="22"/>
              </w:rPr>
            </w:pPr>
            <w:r w:rsidRPr="002251AB">
              <w:rPr>
                <w:b/>
                <w:bCs/>
                <w:color w:val="000000"/>
                <w:sz w:val="22"/>
                <w:szCs w:val="22"/>
              </w:rPr>
              <w:t>20</w:t>
            </w:r>
          </w:p>
        </w:tc>
        <w:tc>
          <w:tcPr>
            <w:tcW w:w="1852" w:type="dxa"/>
            <w:shd w:val="clear" w:color="auto" w:fill="auto"/>
            <w:noWrap/>
            <w:vAlign w:val="center"/>
          </w:tcPr>
          <w:p w14:paraId="1482BEA0" w14:textId="2CF3A0C7" w:rsidR="000853D5" w:rsidRPr="002251AB" w:rsidRDefault="000853D5" w:rsidP="006A54B5">
            <w:pPr>
              <w:spacing w:line="240" w:lineRule="auto"/>
              <w:jc w:val="center"/>
              <w:rPr>
                <w:color w:val="000000"/>
                <w:sz w:val="22"/>
                <w:szCs w:val="22"/>
              </w:rPr>
            </w:pPr>
            <w:r w:rsidRPr="002251AB">
              <w:rPr>
                <w:color w:val="000000"/>
                <w:sz w:val="22"/>
                <w:szCs w:val="22"/>
              </w:rPr>
              <w:t>REQ-3.1</w:t>
            </w:r>
          </w:p>
        </w:tc>
        <w:tc>
          <w:tcPr>
            <w:tcW w:w="5950" w:type="dxa"/>
            <w:shd w:val="clear" w:color="auto" w:fill="auto"/>
            <w:vAlign w:val="center"/>
          </w:tcPr>
          <w:p w14:paraId="76D7B2B3" w14:textId="196BD01B" w:rsidR="000853D5" w:rsidRPr="002251AB" w:rsidRDefault="000853D5" w:rsidP="006A54B5">
            <w:pPr>
              <w:spacing w:line="240" w:lineRule="auto"/>
              <w:rPr>
                <w:color w:val="000000"/>
                <w:sz w:val="18"/>
                <w:szCs w:val="18"/>
              </w:rPr>
            </w:pPr>
            <w:r w:rsidRPr="002251AB">
              <w:rPr>
                <w:color w:val="000000"/>
                <w:sz w:val="18"/>
                <w:szCs w:val="18"/>
              </w:rPr>
              <w:t>The system shall direct the user to the “Quick Reference Page”</w:t>
            </w:r>
          </w:p>
        </w:tc>
        <w:tc>
          <w:tcPr>
            <w:tcW w:w="2920" w:type="dxa"/>
            <w:shd w:val="clear" w:color="auto" w:fill="auto"/>
            <w:noWrap/>
            <w:vAlign w:val="center"/>
          </w:tcPr>
          <w:p w14:paraId="4BEF6E2B" w14:textId="2809BE20" w:rsidR="000853D5" w:rsidRPr="002251AB" w:rsidRDefault="00FC3F13" w:rsidP="006A54B5">
            <w:pPr>
              <w:spacing w:line="240" w:lineRule="auto"/>
              <w:jc w:val="center"/>
              <w:rPr>
                <w:color w:val="000000"/>
                <w:sz w:val="22"/>
                <w:szCs w:val="22"/>
              </w:rPr>
            </w:pPr>
            <w:r>
              <w:rPr>
                <w:color w:val="000000"/>
                <w:sz w:val="22"/>
                <w:szCs w:val="22"/>
              </w:rPr>
              <w:t>Use Case</w:t>
            </w:r>
            <w:r w:rsidR="00C47A10">
              <w:rPr>
                <w:color w:val="000000"/>
                <w:sz w:val="22"/>
                <w:szCs w:val="22"/>
              </w:rPr>
              <w:t xml:space="preserve"> Client</w:t>
            </w:r>
            <w:r>
              <w:rPr>
                <w:color w:val="000000"/>
                <w:sz w:val="22"/>
                <w:szCs w:val="22"/>
              </w:rPr>
              <w:t xml:space="preserve"> Module</w:t>
            </w:r>
          </w:p>
        </w:tc>
        <w:tc>
          <w:tcPr>
            <w:tcW w:w="1435" w:type="dxa"/>
          </w:tcPr>
          <w:p w14:paraId="2E024398" w14:textId="6A71BE5D"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_Ref35643224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6.1.16</w:t>
            </w:r>
            <w:r w:rsidRPr="002251AB">
              <w:rPr>
                <w:color w:val="000000"/>
                <w:sz w:val="22"/>
                <w:szCs w:val="22"/>
              </w:rPr>
              <w:fldChar w:fldCharType="end"/>
            </w:r>
          </w:p>
        </w:tc>
      </w:tr>
      <w:tr w:rsidR="000853D5" w:rsidRPr="002251AB" w14:paraId="43085884" w14:textId="27E7DC7C" w:rsidTr="002251AB">
        <w:trPr>
          <w:cantSplit/>
          <w:trHeight w:val="732"/>
        </w:trPr>
        <w:tc>
          <w:tcPr>
            <w:tcW w:w="697" w:type="dxa"/>
            <w:shd w:val="clear" w:color="000000" w:fill="F2F2F2"/>
            <w:noWrap/>
            <w:vAlign w:val="center"/>
          </w:tcPr>
          <w:p w14:paraId="5E2B5FC0" w14:textId="32388D35" w:rsidR="000853D5" w:rsidRPr="002251AB" w:rsidRDefault="000853D5" w:rsidP="006A54B5">
            <w:pPr>
              <w:spacing w:line="240" w:lineRule="auto"/>
              <w:jc w:val="center"/>
              <w:rPr>
                <w:b/>
                <w:bCs/>
                <w:color w:val="000000"/>
                <w:sz w:val="22"/>
                <w:szCs w:val="22"/>
              </w:rPr>
            </w:pPr>
            <w:r w:rsidRPr="002251AB">
              <w:rPr>
                <w:b/>
                <w:bCs/>
                <w:color w:val="000000"/>
                <w:sz w:val="22"/>
                <w:szCs w:val="22"/>
              </w:rPr>
              <w:lastRenderedPageBreak/>
              <w:t>21</w:t>
            </w:r>
          </w:p>
        </w:tc>
        <w:tc>
          <w:tcPr>
            <w:tcW w:w="1852" w:type="dxa"/>
            <w:shd w:val="clear" w:color="auto" w:fill="auto"/>
            <w:noWrap/>
            <w:vAlign w:val="center"/>
          </w:tcPr>
          <w:p w14:paraId="41053745" w14:textId="3E8DE825" w:rsidR="000853D5" w:rsidRPr="002251AB" w:rsidRDefault="000853D5" w:rsidP="006A54B5">
            <w:pPr>
              <w:spacing w:line="240" w:lineRule="auto"/>
              <w:jc w:val="center"/>
              <w:rPr>
                <w:color w:val="000000"/>
                <w:sz w:val="22"/>
                <w:szCs w:val="22"/>
              </w:rPr>
            </w:pPr>
            <w:r w:rsidRPr="002251AB">
              <w:rPr>
                <w:color w:val="000000"/>
                <w:sz w:val="22"/>
                <w:szCs w:val="22"/>
              </w:rPr>
              <w:t>REQ-4.1</w:t>
            </w:r>
          </w:p>
        </w:tc>
        <w:tc>
          <w:tcPr>
            <w:tcW w:w="5950" w:type="dxa"/>
            <w:shd w:val="clear" w:color="auto" w:fill="auto"/>
            <w:vAlign w:val="center"/>
          </w:tcPr>
          <w:p w14:paraId="002628D6" w14:textId="650FAEA1" w:rsidR="000853D5" w:rsidRPr="002251AB" w:rsidRDefault="000853D5" w:rsidP="006A54B5">
            <w:pPr>
              <w:spacing w:line="240" w:lineRule="auto"/>
              <w:rPr>
                <w:color w:val="000000"/>
                <w:sz w:val="18"/>
                <w:szCs w:val="18"/>
              </w:rPr>
            </w:pPr>
            <w:r w:rsidRPr="002251AB">
              <w:rPr>
                <w:color w:val="000000"/>
                <w:sz w:val="18"/>
                <w:szCs w:val="18"/>
              </w:rPr>
              <w:t>The system shall direct the user to the “Home Occupation” regulations page after the user clicks the regulation link.</w:t>
            </w:r>
          </w:p>
        </w:tc>
        <w:tc>
          <w:tcPr>
            <w:tcW w:w="2920" w:type="dxa"/>
            <w:shd w:val="clear" w:color="auto" w:fill="auto"/>
            <w:noWrap/>
            <w:vAlign w:val="center"/>
          </w:tcPr>
          <w:p w14:paraId="52F95A41" w14:textId="18CF924A" w:rsidR="000853D5" w:rsidRPr="002251AB" w:rsidRDefault="00FC3F13" w:rsidP="006A54B5">
            <w:pPr>
              <w:spacing w:line="240" w:lineRule="auto"/>
              <w:jc w:val="center"/>
              <w:rPr>
                <w:color w:val="000000"/>
                <w:sz w:val="22"/>
                <w:szCs w:val="22"/>
              </w:rPr>
            </w:pPr>
            <w:r>
              <w:rPr>
                <w:color w:val="000000"/>
                <w:sz w:val="22"/>
                <w:szCs w:val="22"/>
              </w:rPr>
              <w:t xml:space="preserve">Use Case </w:t>
            </w:r>
            <w:r w:rsidR="00C47A10">
              <w:rPr>
                <w:color w:val="000000"/>
                <w:sz w:val="22"/>
                <w:szCs w:val="22"/>
              </w:rPr>
              <w:t xml:space="preserve">Client </w:t>
            </w:r>
            <w:r>
              <w:rPr>
                <w:color w:val="000000"/>
                <w:sz w:val="22"/>
                <w:szCs w:val="22"/>
              </w:rPr>
              <w:t>Module</w:t>
            </w:r>
          </w:p>
        </w:tc>
        <w:tc>
          <w:tcPr>
            <w:tcW w:w="1435" w:type="dxa"/>
          </w:tcPr>
          <w:p w14:paraId="050258B8" w14:textId="28A0F6D0"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_Ref35643224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6.1.16</w:t>
            </w:r>
            <w:r w:rsidRPr="002251AB">
              <w:rPr>
                <w:color w:val="000000"/>
                <w:sz w:val="22"/>
                <w:szCs w:val="22"/>
              </w:rPr>
              <w:fldChar w:fldCharType="end"/>
            </w:r>
          </w:p>
        </w:tc>
      </w:tr>
      <w:tr w:rsidR="000853D5" w:rsidRPr="002251AB" w14:paraId="1CF011C2" w14:textId="46122BE3" w:rsidTr="002251AB">
        <w:trPr>
          <w:cantSplit/>
          <w:trHeight w:val="732"/>
        </w:trPr>
        <w:tc>
          <w:tcPr>
            <w:tcW w:w="697" w:type="dxa"/>
            <w:shd w:val="clear" w:color="000000" w:fill="F2F2F2"/>
            <w:noWrap/>
            <w:vAlign w:val="center"/>
          </w:tcPr>
          <w:p w14:paraId="5505D700" w14:textId="40E5F187" w:rsidR="000853D5" w:rsidRPr="002251AB" w:rsidRDefault="000853D5" w:rsidP="006A54B5">
            <w:pPr>
              <w:spacing w:line="240" w:lineRule="auto"/>
              <w:jc w:val="center"/>
              <w:rPr>
                <w:b/>
                <w:bCs/>
                <w:color w:val="000000"/>
                <w:sz w:val="22"/>
                <w:szCs w:val="22"/>
              </w:rPr>
            </w:pPr>
            <w:r w:rsidRPr="002251AB">
              <w:rPr>
                <w:b/>
                <w:bCs/>
                <w:color w:val="000000"/>
                <w:sz w:val="22"/>
                <w:szCs w:val="22"/>
              </w:rPr>
              <w:t>22</w:t>
            </w:r>
          </w:p>
        </w:tc>
        <w:tc>
          <w:tcPr>
            <w:tcW w:w="1852" w:type="dxa"/>
            <w:shd w:val="clear" w:color="auto" w:fill="auto"/>
            <w:noWrap/>
            <w:vAlign w:val="center"/>
          </w:tcPr>
          <w:p w14:paraId="5C160EB0" w14:textId="506FAEC5" w:rsidR="000853D5" w:rsidRPr="002251AB" w:rsidRDefault="000853D5" w:rsidP="006A54B5">
            <w:pPr>
              <w:spacing w:line="240" w:lineRule="auto"/>
              <w:jc w:val="center"/>
              <w:rPr>
                <w:color w:val="000000"/>
                <w:sz w:val="22"/>
                <w:szCs w:val="22"/>
              </w:rPr>
            </w:pPr>
            <w:r w:rsidRPr="002251AB">
              <w:rPr>
                <w:color w:val="000000"/>
                <w:sz w:val="22"/>
                <w:szCs w:val="22"/>
              </w:rPr>
              <w:t>REQ-4.2</w:t>
            </w:r>
          </w:p>
        </w:tc>
        <w:tc>
          <w:tcPr>
            <w:tcW w:w="5950" w:type="dxa"/>
            <w:shd w:val="clear" w:color="auto" w:fill="auto"/>
            <w:vAlign w:val="center"/>
          </w:tcPr>
          <w:p w14:paraId="553E6129" w14:textId="67909687" w:rsidR="000853D5" w:rsidRPr="002251AB" w:rsidRDefault="000853D5" w:rsidP="006A54B5">
            <w:pPr>
              <w:spacing w:line="240" w:lineRule="auto"/>
              <w:rPr>
                <w:color w:val="000000"/>
                <w:sz w:val="18"/>
                <w:szCs w:val="18"/>
              </w:rPr>
            </w:pPr>
            <w:r w:rsidRPr="002251AB">
              <w:rPr>
                <w:color w:val="000000"/>
                <w:sz w:val="18"/>
                <w:szCs w:val="18"/>
              </w:rPr>
              <w:t>The system shall direct the user to the “Home Occupation” application page after the user clicks the application link.</w:t>
            </w:r>
          </w:p>
        </w:tc>
        <w:tc>
          <w:tcPr>
            <w:tcW w:w="2920" w:type="dxa"/>
            <w:shd w:val="clear" w:color="auto" w:fill="auto"/>
            <w:noWrap/>
            <w:vAlign w:val="center"/>
          </w:tcPr>
          <w:p w14:paraId="552238F6" w14:textId="6E2BF15A" w:rsidR="000853D5" w:rsidRPr="002251AB" w:rsidRDefault="00FC3F13" w:rsidP="006A54B5">
            <w:pPr>
              <w:spacing w:line="240" w:lineRule="auto"/>
              <w:jc w:val="center"/>
              <w:rPr>
                <w:color w:val="000000"/>
                <w:sz w:val="22"/>
                <w:szCs w:val="22"/>
              </w:rPr>
            </w:pPr>
            <w:r>
              <w:rPr>
                <w:color w:val="000000"/>
                <w:sz w:val="22"/>
                <w:szCs w:val="22"/>
              </w:rPr>
              <w:t xml:space="preserve">Use Case </w:t>
            </w:r>
            <w:r w:rsidR="00C47A10">
              <w:rPr>
                <w:color w:val="000000"/>
                <w:sz w:val="22"/>
                <w:szCs w:val="22"/>
              </w:rPr>
              <w:t xml:space="preserve">Client </w:t>
            </w:r>
            <w:r>
              <w:rPr>
                <w:color w:val="000000"/>
                <w:sz w:val="22"/>
                <w:szCs w:val="22"/>
              </w:rPr>
              <w:t>Module</w:t>
            </w:r>
          </w:p>
        </w:tc>
        <w:tc>
          <w:tcPr>
            <w:tcW w:w="1435" w:type="dxa"/>
          </w:tcPr>
          <w:p w14:paraId="422A8146" w14:textId="42295B29"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_Ref35643224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6.1.16</w:t>
            </w:r>
            <w:r w:rsidRPr="002251AB">
              <w:rPr>
                <w:color w:val="000000"/>
                <w:sz w:val="22"/>
                <w:szCs w:val="22"/>
              </w:rPr>
              <w:fldChar w:fldCharType="end"/>
            </w:r>
          </w:p>
        </w:tc>
      </w:tr>
      <w:tr w:rsidR="000853D5" w:rsidRPr="002251AB" w14:paraId="5CCAEB79" w14:textId="73AE4427" w:rsidTr="002251AB">
        <w:trPr>
          <w:cantSplit/>
          <w:trHeight w:val="732"/>
        </w:trPr>
        <w:tc>
          <w:tcPr>
            <w:tcW w:w="697" w:type="dxa"/>
            <w:shd w:val="clear" w:color="000000" w:fill="F2F2F2"/>
            <w:noWrap/>
            <w:vAlign w:val="center"/>
          </w:tcPr>
          <w:p w14:paraId="779561B7" w14:textId="6FB87757" w:rsidR="000853D5" w:rsidRPr="002251AB" w:rsidRDefault="000853D5" w:rsidP="006A54B5">
            <w:pPr>
              <w:spacing w:line="240" w:lineRule="auto"/>
              <w:jc w:val="center"/>
              <w:rPr>
                <w:b/>
                <w:bCs/>
                <w:color w:val="000000"/>
                <w:sz w:val="22"/>
                <w:szCs w:val="22"/>
              </w:rPr>
            </w:pPr>
            <w:r w:rsidRPr="002251AB">
              <w:rPr>
                <w:b/>
                <w:bCs/>
                <w:color w:val="000000"/>
                <w:sz w:val="22"/>
                <w:szCs w:val="22"/>
              </w:rPr>
              <w:t>23</w:t>
            </w:r>
          </w:p>
        </w:tc>
        <w:tc>
          <w:tcPr>
            <w:tcW w:w="1852" w:type="dxa"/>
            <w:shd w:val="clear" w:color="auto" w:fill="auto"/>
            <w:noWrap/>
            <w:vAlign w:val="center"/>
          </w:tcPr>
          <w:p w14:paraId="38D2A8C9" w14:textId="12C74483" w:rsidR="000853D5" w:rsidRPr="002251AB" w:rsidRDefault="000853D5" w:rsidP="006A54B5">
            <w:pPr>
              <w:spacing w:line="240" w:lineRule="auto"/>
              <w:jc w:val="center"/>
              <w:rPr>
                <w:color w:val="000000"/>
                <w:sz w:val="22"/>
                <w:szCs w:val="22"/>
              </w:rPr>
            </w:pPr>
            <w:r w:rsidRPr="002251AB">
              <w:rPr>
                <w:color w:val="000000"/>
                <w:sz w:val="22"/>
                <w:szCs w:val="22"/>
              </w:rPr>
              <w:t>REQ-5.1</w:t>
            </w:r>
          </w:p>
        </w:tc>
        <w:tc>
          <w:tcPr>
            <w:tcW w:w="5950" w:type="dxa"/>
            <w:shd w:val="clear" w:color="auto" w:fill="auto"/>
            <w:vAlign w:val="center"/>
          </w:tcPr>
          <w:p w14:paraId="04A1F1E0" w14:textId="019C0B78" w:rsidR="000853D5" w:rsidRPr="002251AB" w:rsidRDefault="000853D5" w:rsidP="006A54B5">
            <w:pPr>
              <w:spacing w:line="240" w:lineRule="auto"/>
              <w:rPr>
                <w:color w:val="000000"/>
                <w:sz w:val="18"/>
                <w:szCs w:val="18"/>
              </w:rPr>
            </w:pPr>
            <w:r w:rsidRPr="002251AB">
              <w:rPr>
                <w:color w:val="000000"/>
                <w:sz w:val="18"/>
                <w:szCs w:val="18"/>
              </w:rPr>
              <w:t>The system shall direct the user to the “Accessory Dwelling Unit” regulations page after the user clicks the regulations link.</w:t>
            </w:r>
          </w:p>
        </w:tc>
        <w:tc>
          <w:tcPr>
            <w:tcW w:w="2920" w:type="dxa"/>
            <w:shd w:val="clear" w:color="auto" w:fill="auto"/>
            <w:noWrap/>
            <w:vAlign w:val="center"/>
          </w:tcPr>
          <w:p w14:paraId="53C8E375" w14:textId="26D70D0C" w:rsidR="000853D5" w:rsidRPr="002251AB" w:rsidRDefault="00FC3F13" w:rsidP="006A54B5">
            <w:pPr>
              <w:spacing w:line="240" w:lineRule="auto"/>
              <w:jc w:val="center"/>
              <w:rPr>
                <w:color w:val="000000"/>
                <w:sz w:val="22"/>
                <w:szCs w:val="22"/>
              </w:rPr>
            </w:pPr>
            <w:r>
              <w:rPr>
                <w:color w:val="000000"/>
                <w:sz w:val="22"/>
                <w:szCs w:val="22"/>
              </w:rPr>
              <w:t xml:space="preserve">Use Case </w:t>
            </w:r>
            <w:r w:rsidR="00C47A10">
              <w:rPr>
                <w:color w:val="000000"/>
                <w:sz w:val="22"/>
                <w:szCs w:val="22"/>
              </w:rPr>
              <w:t xml:space="preserve">Client </w:t>
            </w:r>
            <w:r>
              <w:rPr>
                <w:color w:val="000000"/>
                <w:sz w:val="22"/>
                <w:szCs w:val="22"/>
              </w:rPr>
              <w:t>Module</w:t>
            </w:r>
          </w:p>
        </w:tc>
        <w:tc>
          <w:tcPr>
            <w:tcW w:w="1435" w:type="dxa"/>
          </w:tcPr>
          <w:p w14:paraId="7F797151" w14:textId="479B0651"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_Ref35643224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6.1.16</w:t>
            </w:r>
            <w:r w:rsidRPr="002251AB">
              <w:rPr>
                <w:color w:val="000000"/>
                <w:sz w:val="22"/>
                <w:szCs w:val="22"/>
              </w:rPr>
              <w:fldChar w:fldCharType="end"/>
            </w:r>
          </w:p>
        </w:tc>
      </w:tr>
      <w:tr w:rsidR="000853D5" w:rsidRPr="002251AB" w14:paraId="6E1F9F3D" w14:textId="70FD3904" w:rsidTr="002251AB">
        <w:trPr>
          <w:cantSplit/>
          <w:trHeight w:val="732"/>
        </w:trPr>
        <w:tc>
          <w:tcPr>
            <w:tcW w:w="697" w:type="dxa"/>
            <w:shd w:val="clear" w:color="000000" w:fill="F2F2F2"/>
            <w:noWrap/>
            <w:vAlign w:val="center"/>
          </w:tcPr>
          <w:p w14:paraId="3876AEDF" w14:textId="4E2CD707" w:rsidR="000853D5" w:rsidRPr="002251AB" w:rsidRDefault="000853D5" w:rsidP="006A54B5">
            <w:pPr>
              <w:spacing w:line="240" w:lineRule="auto"/>
              <w:jc w:val="center"/>
              <w:rPr>
                <w:b/>
                <w:bCs/>
                <w:color w:val="000000"/>
                <w:sz w:val="22"/>
                <w:szCs w:val="22"/>
              </w:rPr>
            </w:pPr>
            <w:r w:rsidRPr="002251AB">
              <w:rPr>
                <w:b/>
                <w:bCs/>
                <w:color w:val="000000"/>
                <w:sz w:val="22"/>
                <w:szCs w:val="22"/>
              </w:rPr>
              <w:t>24</w:t>
            </w:r>
          </w:p>
        </w:tc>
        <w:tc>
          <w:tcPr>
            <w:tcW w:w="1852" w:type="dxa"/>
            <w:shd w:val="clear" w:color="auto" w:fill="auto"/>
            <w:noWrap/>
            <w:vAlign w:val="center"/>
          </w:tcPr>
          <w:p w14:paraId="3C1F7FCC" w14:textId="294208BA" w:rsidR="000853D5" w:rsidRPr="002251AB" w:rsidRDefault="000853D5" w:rsidP="006A54B5">
            <w:pPr>
              <w:spacing w:line="240" w:lineRule="auto"/>
              <w:jc w:val="center"/>
              <w:rPr>
                <w:color w:val="000000"/>
                <w:sz w:val="22"/>
                <w:szCs w:val="22"/>
              </w:rPr>
            </w:pPr>
            <w:r w:rsidRPr="002251AB">
              <w:rPr>
                <w:color w:val="000000"/>
                <w:sz w:val="22"/>
                <w:szCs w:val="22"/>
              </w:rPr>
              <w:t>REQ-5.2</w:t>
            </w:r>
          </w:p>
        </w:tc>
        <w:tc>
          <w:tcPr>
            <w:tcW w:w="5950" w:type="dxa"/>
            <w:shd w:val="clear" w:color="auto" w:fill="auto"/>
            <w:vAlign w:val="center"/>
          </w:tcPr>
          <w:p w14:paraId="1F768655" w14:textId="65559199" w:rsidR="000853D5" w:rsidRPr="002251AB" w:rsidRDefault="000853D5" w:rsidP="006A54B5">
            <w:pPr>
              <w:spacing w:line="240" w:lineRule="auto"/>
              <w:rPr>
                <w:color w:val="000000"/>
                <w:sz w:val="18"/>
                <w:szCs w:val="18"/>
              </w:rPr>
            </w:pPr>
            <w:r w:rsidRPr="002251AB">
              <w:rPr>
                <w:color w:val="000000"/>
                <w:sz w:val="18"/>
                <w:szCs w:val="18"/>
              </w:rPr>
              <w:t>The system shall direct the user to the “Accessory Dwelling Unit” application page after the user clicks the application link.</w:t>
            </w:r>
          </w:p>
        </w:tc>
        <w:tc>
          <w:tcPr>
            <w:tcW w:w="2920" w:type="dxa"/>
            <w:shd w:val="clear" w:color="auto" w:fill="auto"/>
            <w:noWrap/>
            <w:vAlign w:val="center"/>
          </w:tcPr>
          <w:p w14:paraId="210C40D3" w14:textId="231C48DF" w:rsidR="000853D5" w:rsidRPr="002251AB" w:rsidRDefault="00FC3F13" w:rsidP="006A54B5">
            <w:pPr>
              <w:spacing w:line="240" w:lineRule="auto"/>
              <w:jc w:val="center"/>
              <w:rPr>
                <w:color w:val="000000"/>
                <w:sz w:val="22"/>
                <w:szCs w:val="22"/>
              </w:rPr>
            </w:pPr>
            <w:r>
              <w:rPr>
                <w:color w:val="000000"/>
                <w:sz w:val="22"/>
                <w:szCs w:val="22"/>
              </w:rPr>
              <w:t xml:space="preserve">Use Case </w:t>
            </w:r>
            <w:r w:rsidR="00C47A10">
              <w:rPr>
                <w:color w:val="000000"/>
                <w:sz w:val="22"/>
                <w:szCs w:val="22"/>
              </w:rPr>
              <w:t xml:space="preserve">Client </w:t>
            </w:r>
            <w:r>
              <w:rPr>
                <w:color w:val="000000"/>
                <w:sz w:val="22"/>
                <w:szCs w:val="22"/>
              </w:rPr>
              <w:t>Module</w:t>
            </w:r>
          </w:p>
        </w:tc>
        <w:tc>
          <w:tcPr>
            <w:tcW w:w="1435" w:type="dxa"/>
          </w:tcPr>
          <w:p w14:paraId="3D8153C0" w14:textId="214E23C6"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_Ref35643224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6.1.16</w:t>
            </w:r>
            <w:r w:rsidRPr="002251AB">
              <w:rPr>
                <w:color w:val="000000"/>
                <w:sz w:val="22"/>
                <w:szCs w:val="22"/>
              </w:rPr>
              <w:fldChar w:fldCharType="end"/>
            </w:r>
          </w:p>
        </w:tc>
      </w:tr>
      <w:tr w:rsidR="000853D5" w:rsidRPr="002251AB" w14:paraId="4AFECD9B" w14:textId="2576CBFC" w:rsidTr="002251AB">
        <w:trPr>
          <w:cantSplit/>
          <w:trHeight w:val="732"/>
        </w:trPr>
        <w:tc>
          <w:tcPr>
            <w:tcW w:w="697" w:type="dxa"/>
            <w:shd w:val="clear" w:color="000000" w:fill="F2F2F2"/>
            <w:noWrap/>
            <w:vAlign w:val="center"/>
          </w:tcPr>
          <w:p w14:paraId="39C7BAE9" w14:textId="2C229C96" w:rsidR="000853D5" w:rsidRPr="002251AB" w:rsidRDefault="000853D5" w:rsidP="006A54B5">
            <w:pPr>
              <w:spacing w:line="240" w:lineRule="auto"/>
              <w:jc w:val="center"/>
              <w:rPr>
                <w:b/>
                <w:bCs/>
                <w:color w:val="000000"/>
                <w:sz w:val="22"/>
                <w:szCs w:val="22"/>
              </w:rPr>
            </w:pPr>
            <w:r w:rsidRPr="002251AB">
              <w:rPr>
                <w:b/>
                <w:bCs/>
                <w:color w:val="000000"/>
                <w:sz w:val="22"/>
                <w:szCs w:val="22"/>
              </w:rPr>
              <w:t>25</w:t>
            </w:r>
          </w:p>
        </w:tc>
        <w:tc>
          <w:tcPr>
            <w:tcW w:w="1852" w:type="dxa"/>
            <w:shd w:val="clear" w:color="auto" w:fill="auto"/>
            <w:noWrap/>
            <w:vAlign w:val="center"/>
          </w:tcPr>
          <w:p w14:paraId="3E5A4B3F" w14:textId="46DDE1D6" w:rsidR="000853D5" w:rsidRPr="002251AB" w:rsidRDefault="000853D5" w:rsidP="006A54B5">
            <w:pPr>
              <w:spacing w:line="240" w:lineRule="auto"/>
              <w:jc w:val="center"/>
              <w:rPr>
                <w:color w:val="000000"/>
                <w:sz w:val="22"/>
                <w:szCs w:val="22"/>
              </w:rPr>
            </w:pPr>
            <w:r w:rsidRPr="002251AB">
              <w:rPr>
                <w:color w:val="000000"/>
                <w:sz w:val="22"/>
                <w:szCs w:val="22"/>
              </w:rPr>
              <w:t>REQ-6.1</w:t>
            </w:r>
          </w:p>
        </w:tc>
        <w:tc>
          <w:tcPr>
            <w:tcW w:w="5950" w:type="dxa"/>
            <w:shd w:val="clear" w:color="auto" w:fill="auto"/>
            <w:vAlign w:val="center"/>
          </w:tcPr>
          <w:p w14:paraId="2905781F" w14:textId="492DA330" w:rsidR="000853D5" w:rsidRPr="002251AB" w:rsidRDefault="000853D5" w:rsidP="006A54B5">
            <w:pPr>
              <w:spacing w:line="240" w:lineRule="auto"/>
              <w:rPr>
                <w:color w:val="000000"/>
                <w:sz w:val="18"/>
                <w:szCs w:val="18"/>
              </w:rPr>
            </w:pPr>
            <w:r w:rsidRPr="002251AB">
              <w:rPr>
                <w:color w:val="000000"/>
                <w:sz w:val="18"/>
                <w:szCs w:val="18"/>
              </w:rPr>
              <w:t>The system shall direct the user to the “Short Term Rental” regulations page after the user clicks the regulations link.</w:t>
            </w:r>
          </w:p>
        </w:tc>
        <w:tc>
          <w:tcPr>
            <w:tcW w:w="2920" w:type="dxa"/>
            <w:shd w:val="clear" w:color="auto" w:fill="auto"/>
            <w:noWrap/>
            <w:vAlign w:val="center"/>
          </w:tcPr>
          <w:p w14:paraId="51DDF4A2" w14:textId="0F245FBE" w:rsidR="000853D5" w:rsidRPr="002251AB" w:rsidRDefault="00FC3F13" w:rsidP="006A54B5">
            <w:pPr>
              <w:spacing w:line="240" w:lineRule="auto"/>
              <w:jc w:val="center"/>
              <w:rPr>
                <w:color w:val="000000"/>
                <w:sz w:val="22"/>
                <w:szCs w:val="22"/>
              </w:rPr>
            </w:pPr>
            <w:r>
              <w:rPr>
                <w:color w:val="000000"/>
                <w:sz w:val="22"/>
                <w:szCs w:val="22"/>
              </w:rPr>
              <w:t xml:space="preserve">Use Case </w:t>
            </w:r>
            <w:r w:rsidR="00C47A10">
              <w:rPr>
                <w:color w:val="000000"/>
                <w:sz w:val="22"/>
                <w:szCs w:val="22"/>
              </w:rPr>
              <w:t xml:space="preserve">Client </w:t>
            </w:r>
            <w:r>
              <w:rPr>
                <w:color w:val="000000"/>
                <w:sz w:val="22"/>
                <w:szCs w:val="22"/>
              </w:rPr>
              <w:t>Module</w:t>
            </w:r>
          </w:p>
        </w:tc>
        <w:tc>
          <w:tcPr>
            <w:tcW w:w="1435" w:type="dxa"/>
          </w:tcPr>
          <w:p w14:paraId="597C5737" w14:textId="4DBF2E4F"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_Ref35643224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6.1.16</w:t>
            </w:r>
            <w:r w:rsidRPr="002251AB">
              <w:rPr>
                <w:color w:val="000000"/>
                <w:sz w:val="22"/>
                <w:szCs w:val="22"/>
              </w:rPr>
              <w:fldChar w:fldCharType="end"/>
            </w:r>
          </w:p>
        </w:tc>
      </w:tr>
      <w:tr w:rsidR="000853D5" w:rsidRPr="002251AB" w14:paraId="1779836F" w14:textId="122ABC90" w:rsidTr="002251AB">
        <w:trPr>
          <w:cantSplit/>
          <w:trHeight w:val="732"/>
        </w:trPr>
        <w:tc>
          <w:tcPr>
            <w:tcW w:w="697" w:type="dxa"/>
            <w:shd w:val="clear" w:color="000000" w:fill="F2F2F2"/>
            <w:noWrap/>
            <w:vAlign w:val="center"/>
          </w:tcPr>
          <w:p w14:paraId="2120D3E1" w14:textId="2BB3F6D8" w:rsidR="000853D5" w:rsidRPr="002251AB" w:rsidRDefault="000853D5" w:rsidP="006A54B5">
            <w:pPr>
              <w:spacing w:line="240" w:lineRule="auto"/>
              <w:jc w:val="center"/>
              <w:rPr>
                <w:b/>
                <w:bCs/>
                <w:color w:val="000000"/>
                <w:sz w:val="22"/>
                <w:szCs w:val="22"/>
              </w:rPr>
            </w:pPr>
            <w:r w:rsidRPr="002251AB">
              <w:rPr>
                <w:b/>
                <w:bCs/>
                <w:color w:val="000000"/>
                <w:sz w:val="22"/>
                <w:szCs w:val="22"/>
              </w:rPr>
              <w:t>26</w:t>
            </w:r>
          </w:p>
        </w:tc>
        <w:tc>
          <w:tcPr>
            <w:tcW w:w="1852" w:type="dxa"/>
            <w:shd w:val="clear" w:color="auto" w:fill="auto"/>
            <w:noWrap/>
            <w:vAlign w:val="center"/>
          </w:tcPr>
          <w:p w14:paraId="036D318A" w14:textId="321174D1" w:rsidR="000853D5" w:rsidRPr="002251AB" w:rsidRDefault="000853D5" w:rsidP="006A54B5">
            <w:pPr>
              <w:spacing w:line="240" w:lineRule="auto"/>
              <w:jc w:val="center"/>
              <w:rPr>
                <w:color w:val="000000"/>
                <w:sz w:val="22"/>
                <w:szCs w:val="22"/>
              </w:rPr>
            </w:pPr>
            <w:r w:rsidRPr="002251AB">
              <w:rPr>
                <w:color w:val="000000"/>
                <w:sz w:val="22"/>
                <w:szCs w:val="22"/>
              </w:rPr>
              <w:t>REQ-6.2</w:t>
            </w:r>
          </w:p>
        </w:tc>
        <w:tc>
          <w:tcPr>
            <w:tcW w:w="5950" w:type="dxa"/>
            <w:shd w:val="clear" w:color="auto" w:fill="auto"/>
            <w:vAlign w:val="center"/>
          </w:tcPr>
          <w:p w14:paraId="0F122399" w14:textId="62BB402E" w:rsidR="000853D5" w:rsidRPr="002251AB" w:rsidRDefault="000853D5" w:rsidP="006A54B5">
            <w:pPr>
              <w:spacing w:line="240" w:lineRule="auto"/>
              <w:rPr>
                <w:color w:val="000000"/>
                <w:sz w:val="18"/>
                <w:szCs w:val="18"/>
              </w:rPr>
            </w:pPr>
            <w:r w:rsidRPr="002251AB">
              <w:rPr>
                <w:color w:val="000000"/>
                <w:sz w:val="18"/>
                <w:szCs w:val="18"/>
              </w:rPr>
              <w:t>The system shall direct the user to the “Short Term Rental” application page after the user clicks the application link.</w:t>
            </w:r>
          </w:p>
        </w:tc>
        <w:tc>
          <w:tcPr>
            <w:tcW w:w="2920" w:type="dxa"/>
            <w:shd w:val="clear" w:color="auto" w:fill="auto"/>
            <w:noWrap/>
            <w:vAlign w:val="center"/>
          </w:tcPr>
          <w:p w14:paraId="45EC5B5B" w14:textId="0179AF81" w:rsidR="000853D5" w:rsidRPr="002251AB" w:rsidRDefault="00FC3F13" w:rsidP="006A54B5">
            <w:pPr>
              <w:spacing w:line="240" w:lineRule="auto"/>
              <w:jc w:val="center"/>
              <w:rPr>
                <w:color w:val="000000"/>
                <w:sz w:val="22"/>
                <w:szCs w:val="22"/>
              </w:rPr>
            </w:pPr>
            <w:r>
              <w:rPr>
                <w:color w:val="000000"/>
                <w:sz w:val="22"/>
                <w:szCs w:val="22"/>
              </w:rPr>
              <w:t xml:space="preserve">Use Case </w:t>
            </w:r>
            <w:r w:rsidR="00C47A10">
              <w:rPr>
                <w:color w:val="000000"/>
                <w:sz w:val="22"/>
                <w:szCs w:val="22"/>
              </w:rPr>
              <w:t xml:space="preserve">Client </w:t>
            </w:r>
            <w:r>
              <w:rPr>
                <w:color w:val="000000"/>
                <w:sz w:val="22"/>
                <w:szCs w:val="22"/>
              </w:rPr>
              <w:t>Module</w:t>
            </w:r>
          </w:p>
        </w:tc>
        <w:tc>
          <w:tcPr>
            <w:tcW w:w="1435" w:type="dxa"/>
          </w:tcPr>
          <w:p w14:paraId="0C90A327" w14:textId="3A605C33"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_Ref35643224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6.1.16</w:t>
            </w:r>
            <w:r w:rsidRPr="002251AB">
              <w:rPr>
                <w:color w:val="000000"/>
                <w:sz w:val="22"/>
                <w:szCs w:val="22"/>
              </w:rPr>
              <w:fldChar w:fldCharType="end"/>
            </w:r>
          </w:p>
        </w:tc>
      </w:tr>
      <w:tr w:rsidR="000853D5" w:rsidRPr="002251AB" w14:paraId="5763BBE4" w14:textId="23CFC38B" w:rsidTr="002251AB">
        <w:trPr>
          <w:cantSplit/>
          <w:trHeight w:val="732"/>
        </w:trPr>
        <w:tc>
          <w:tcPr>
            <w:tcW w:w="697" w:type="dxa"/>
            <w:shd w:val="clear" w:color="000000" w:fill="F2F2F2"/>
            <w:noWrap/>
            <w:vAlign w:val="center"/>
          </w:tcPr>
          <w:p w14:paraId="20E4F269" w14:textId="282BF1DF" w:rsidR="000853D5" w:rsidRPr="002251AB" w:rsidRDefault="000853D5" w:rsidP="006A54B5">
            <w:pPr>
              <w:spacing w:line="240" w:lineRule="auto"/>
              <w:jc w:val="center"/>
              <w:rPr>
                <w:b/>
                <w:bCs/>
                <w:color w:val="000000"/>
                <w:sz w:val="22"/>
                <w:szCs w:val="22"/>
              </w:rPr>
            </w:pPr>
            <w:r w:rsidRPr="002251AB">
              <w:rPr>
                <w:b/>
                <w:bCs/>
                <w:color w:val="000000"/>
                <w:sz w:val="22"/>
                <w:szCs w:val="22"/>
              </w:rPr>
              <w:t>27</w:t>
            </w:r>
          </w:p>
        </w:tc>
        <w:tc>
          <w:tcPr>
            <w:tcW w:w="1852" w:type="dxa"/>
            <w:shd w:val="clear" w:color="auto" w:fill="auto"/>
            <w:noWrap/>
            <w:vAlign w:val="center"/>
          </w:tcPr>
          <w:p w14:paraId="0A34744C" w14:textId="38EABBE6" w:rsidR="000853D5" w:rsidRPr="002251AB" w:rsidRDefault="000853D5" w:rsidP="006A54B5">
            <w:pPr>
              <w:spacing w:line="240" w:lineRule="auto"/>
              <w:jc w:val="center"/>
              <w:rPr>
                <w:color w:val="000000"/>
                <w:sz w:val="22"/>
                <w:szCs w:val="22"/>
              </w:rPr>
            </w:pPr>
            <w:r w:rsidRPr="002251AB">
              <w:rPr>
                <w:color w:val="000000"/>
                <w:sz w:val="22"/>
                <w:szCs w:val="22"/>
              </w:rPr>
              <w:t>REQ-7.1</w:t>
            </w:r>
          </w:p>
        </w:tc>
        <w:tc>
          <w:tcPr>
            <w:tcW w:w="5950" w:type="dxa"/>
            <w:shd w:val="clear" w:color="auto" w:fill="auto"/>
            <w:vAlign w:val="center"/>
          </w:tcPr>
          <w:p w14:paraId="195E4C65" w14:textId="20372FC3" w:rsidR="000853D5" w:rsidRPr="002251AB" w:rsidRDefault="000853D5" w:rsidP="006A54B5">
            <w:pPr>
              <w:spacing w:line="240" w:lineRule="auto"/>
              <w:rPr>
                <w:color w:val="000000"/>
                <w:sz w:val="18"/>
                <w:szCs w:val="18"/>
              </w:rPr>
            </w:pPr>
            <w:r w:rsidRPr="002251AB">
              <w:rPr>
                <w:color w:val="000000"/>
                <w:sz w:val="18"/>
                <w:szCs w:val="18"/>
              </w:rPr>
              <w:t>The system shall direct the user to the “Accessory Structure” regulations page after the user clicks the regulations link.</w:t>
            </w:r>
          </w:p>
        </w:tc>
        <w:tc>
          <w:tcPr>
            <w:tcW w:w="2920" w:type="dxa"/>
            <w:shd w:val="clear" w:color="auto" w:fill="auto"/>
            <w:noWrap/>
            <w:vAlign w:val="center"/>
          </w:tcPr>
          <w:p w14:paraId="51A58ECA" w14:textId="344E932C" w:rsidR="000853D5" w:rsidRPr="002251AB" w:rsidRDefault="00FC3F13" w:rsidP="006A54B5">
            <w:pPr>
              <w:spacing w:line="240" w:lineRule="auto"/>
              <w:jc w:val="center"/>
              <w:rPr>
                <w:color w:val="000000"/>
                <w:sz w:val="22"/>
                <w:szCs w:val="22"/>
              </w:rPr>
            </w:pPr>
            <w:r>
              <w:rPr>
                <w:color w:val="000000"/>
                <w:sz w:val="22"/>
                <w:szCs w:val="22"/>
              </w:rPr>
              <w:t xml:space="preserve">Use Case </w:t>
            </w:r>
            <w:r w:rsidR="00C47A10">
              <w:rPr>
                <w:color w:val="000000"/>
                <w:sz w:val="22"/>
                <w:szCs w:val="22"/>
              </w:rPr>
              <w:t xml:space="preserve">Client </w:t>
            </w:r>
            <w:r>
              <w:rPr>
                <w:color w:val="000000"/>
                <w:sz w:val="22"/>
                <w:szCs w:val="22"/>
              </w:rPr>
              <w:t>Module</w:t>
            </w:r>
          </w:p>
        </w:tc>
        <w:tc>
          <w:tcPr>
            <w:tcW w:w="1435" w:type="dxa"/>
          </w:tcPr>
          <w:p w14:paraId="748D840F" w14:textId="1DBDDFA7"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_Ref35643224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6.1.16</w:t>
            </w:r>
            <w:r w:rsidRPr="002251AB">
              <w:rPr>
                <w:color w:val="000000"/>
                <w:sz w:val="22"/>
                <w:szCs w:val="22"/>
              </w:rPr>
              <w:fldChar w:fldCharType="end"/>
            </w:r>
          </w:p>
        </w:tc>
      </w:tr>
      <w:tr w:rsidR="000853D5" w:rsidRPr="002251AB" w14:paraId="456D818E" w14:textId="7410281C" w:rsidTr="002251AB">
        <w:trPr>
          <w:cantSplit/>
          <w:trHeight w:val="732"/>
        </w:trPr>
        <w:tc>
          <w:tcPr>
            <w:tcW w:w="697" w:type="dxa"/>
            <w:shd w:val="clear" w:color="000000" w:fill="F2F2F2"/>
            <w:noWrap/>
            <w:vAlign w:val="center"/>
          </w:tcPr>
          <w:p w14:paraId="1ED42AD4" w14:textId="150FFDD4" w:rsidR="000853D5" w:rsidRPr="002251AB" w:rsidRDefault="000853D5" w:rsidP="006A54B5">
            <w:pPr>
              <w:spacing w:line="240" w:lineRule="auto"/>
              <w:jc w:val="center"/>
              <w:rPr>
                <w:b/>
                <w:bCs/>
                <w:color w:val="000000"/>
                <w:sz w:val="22"/>
                <w:szCs w:val="22"/>
              </w:rPr>
            </w:pPr>
            <w:r w:rsidRPr="002251AB">
              <w:rPr>
                <w:b/>
                <w:bCs/>
                <w:color w:val="000000"/>
                <w:sz w:val="22"/>
                <w:szCs w:val="22"/>
              </w:rPr>
              <w:t>28</w:t>
            </w:r>
          </w:p>
        </w:tc>
        <w:tc>
          <w:tcPr>
            <w:tcW w:w="1852" w:type="dxa"/>
            <w:shd w:val="clear" w:color="auto" w:fill="auto"/>
            <w:noWrap/>
            <w:vAlign w:val="center"/>
          </w:tcPr>
          <w:p w14:paraId="4C7BD2B1" w14:textId="21896E4E" w:rsidR="000853D5" w:rsidRPr="002251AB" w:rsidRDefault="000853D5" w:rsidP="006A54B5">
            <w:pPr>
              <w:spacing w:line="240" w:lineRule="auto"/>
              <w:jc w:val="center"/>
              <w:rPr>
                <w:color w:val="000000"/>
                <w:sz w:val="22"/>
                <w:szCs w:val="22"/>
              </w:rPr>
            </w:pPr>
            <w:r w:rsidRPr="002251AB">
              <w:rPr>
                <w:color w:val="000000"/>
                <w:sz w:val="22"/>
                <w:szCs w:val="22"/>
              </w:rPr>
              <w:t>REQ-7.2</w:t>
            </w:r>
          </w:p>
        </w:tc>
        <w:tc>
          <w:tcPr>
            <w:tcW w:w="5950" w:type="dxa"/>
            <w:shd w:val="clear" w:color="auto" w:fill="auto"/>
            <w:vAlign w:val="center"/>
          </w:tcPr>
          <w:p w14:paraId="454EBBAC" w14:textId="30597A55" w:rsidR="000853D5" w:rsidRPr="002251AB" w:rsidRDefault="000853D5" w:rsidP="006A54B5">
            <w:pPr>
              <w:spacing w:line="240" w:lineRule="auto"/>
              <w:rPr>
                <w:color w:val="000000"/>
                <w:sz w:val="18"/>
                <w:szCs w:val="18"/>
              </w:rPr>
            </w:pPr>
            <w:r w:rsidRPr="002251AB">
              <w:rPr>
                <w:color w:val="000000"/>
                <w:sz w:val="18"/>
                <w:szCs w:val="18"/>
              </w:rPr>
              <w:t>The system shall direct the user to the “Accessory Structure” application page after the user clicks the application link.</w:t>
            </w:r>
          </w:p>
        </w:tc>
        <w:tc>
          <w:tcPr>
            <w:tcW w:w="2920" w:type="dxa"/>
            <w:shd w:val="clear" w:color="auto" w:fill="auto"/>
            <w:noWrap/>
            <w:vAlign w:val="center"/>
          </w:tcPr>
          <w:p w14:paraId="78829A7C" w14:textId="4570D860" w:rsidR="000853D5" w:rsidRPr="002251AB" w:rsidRDefault="00FC3F13" w:rsidP="006A54B5">
            <w:pPr>
              <w:spacing w:line="240" w:lineRule="auto"/>
              <w:jc w:val="center"/>
              <w:rPr>
                <w:color w:val="000000"/>
                <w:sz w:val="22"/>
                <w:szCs w:val="22"/>
              </w:rPr>
            </w:pPr>
            <w:r>
              <w:rPr>
                <w:color w:val="000000"/>
                <w:sz w:val="22"/>
                <w:szCs w:val="22"/>
              </w:rPr>
              <w:t xml:space="preserve">Use Case </w:t>
            </w:r>
            <w:r w:rsidR="00C47A10">
              <w:rPr>
                <w:color w:val="000000"/>
                <w:sz w:val="22"/>
                <w:szCs w:val="22"/>
              </w:rPr>
              <w:t xml:space="preserve">Client </w:t>
            </w:r>
            <w:r>
              <w:rPr>
                <w:color w:val="000000"/>
                <w:sz w:val="22"/>
                <w:szCs w:val="22"/>
              </w:rPr>
              <w:t>Module</w:t>
            </w:r>
          </w:p>
        </w:tc>
        <w:tc>
          <w:tcPr>
            <w:tcW w:w="1435" w:type="dxa"/>
          </w:tcPr>
          <w:p w14:paraId="2ADFB355" w14:textId="1839DC51"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_Ref35643224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6.1.16</w:t>
            </w:r>
            <w:r w:rsidRPr="002251AB">
              <w:rPr>
                <w:color w:val="000000"/>
                <w:sz w:val="22"/>
                <w:szCs w:val="22"/>
              </w:rPr>
              <w:fldChar w:fldCharType="end"/>
            </w:r>
          </w:p>
        </w:tc>
      </w:tr>
      <w:tr w:rsidR="000853D5" w:rsidRPr="002251AB" w14:paraId="5C937FEB" w14:textId="62EF92C7" w:rsidTr="002251AB">
        <w:trPr>
          <w:cantSplit/>
          <w:trHeight w:val="732"/>
        </w:trPr>
        <w:tc>
          <w:tcPr>
            <w:tcW w:w="697" w:type="dxa"/>
            <w:shd w:val="clear" w:color="000000" w:fill="F2F2F2"/>
            <w:noWrap/>
            <w:vAlign w:val="center"/>
          </w:tcPr>
          <w:p w14:paraId="1315A09D" w14:textId="219F431F" w:rsidR="000853D5" w:rsidRPr="002251AB" w:rsidRDefault="000853D5" w:rsidP="006A54B5">
            <w:pPr>
              <w:spacing w:line="240" w:lineRule="auto"/>
              <w:jc w:val="center"/>
              <w:rPr>
                <w:b/>
                <w:bCs/>
                <w:color w:val="000000"/>
                <w:sz w:val="22"/>
                <w:szCs w:val="22"/>
              </w:rPr>
            </w:pPr>
            <w:r w:rsidRPr="002251AB">
              <w:rPr>
                <w:b/>
                <w:bCs/>
                <w:color w:val="000000"/>
                <w:sz w:val="22"/>
                <w:szCs w:val="22"/>
              </w:rPr>
              <w:t>29</w:t>
            </w:r>
          </w:p>
        </w:tc>
        <w:tc>
          <w:tcPr>
            <w:tcW w:w="1852" w:type="dxa"/>
            <w:shd w:val="clear" w:color="auto" w:fill="auto"/>
            <w:noWrap/>
            <w:vAlign w:val="center"/>
          </w:tcPr>
          <w:p w14:paraId="3FBF6F1E" w14:textId="75DED38D" w:rsidR="000853D5" w:rsidRPr="002251AB" w:rsidRDefault="000853D5" w:rsidP="006A54B5">
            <w:pPr>
              <w:spacing w:line="240" w:lineRule="auto"/>
              <w:jc w:val="center"/>
              <w:rPr>
                <w:color w:val="000000"/>
                <w:sz w:val="22"/>
                <w:szCs w:val="22"/>
              </w:rPr>
            </w:pPr>
            <w:r w:rsidRPr="002251AB">
              <w:rPr>
                <w:color w:val="000000"/>
                <w:sz w:val="22"/>
                <w:szCs w:val="22"/>
              </w:rPr>
              <w:t>REQ-8.1</w:t>
            </w:r>
          </w:p>
        </w:tc>
        <w:tc>
          <w:tcPr>
            <w:tcW w:w="5950" w:type="dxa"/>
            <w:shd w:val="clear" w:color="auto" w:fill="auto"/>
            <w:vAlign w:val="center"/>
          </w:tcPr>
          <w:p w14:paraId="2E16A1B3" w14:textId="0066B985" w:rsidR="000853D5" w:rsidRPr="002251AB" w:rsidRDefault="000853D5" w:rsidP="006A54B5">
            <w:pPr>
              <w:spacing w:line="240" w:lineRule="auto"/>
              <w:rPr>
                <w:color w:val="000000"/>
                <w:sz w:val="18"/>
                <w:szCs w:val="18"/>
              </w:rPr>
            </w:pPr>
            <w:r w:rsidRPr="002251AB">
              <w:rPr>
                <w:color w:val="000000"/>
                <w:sz w:val="18"/>
                <w:szCs w:val="18"/>
              </w:rPr>
              <w:t>The system shall direct the user to the “Exterior Modifications in Landmark District” regulations page after the user clicks the regulations link.</w:t>
            </w:r>
          </w:p>
        </w:tc>
        <w:tc>
          <w:tcPr>
            <w:tcW w:w="2920" w:type="dxa"/>
            <w:shd w:val="clear" w:color="auto" w:fill="auto"/>
            <w:noWrap/>
            <w:vAlign w:val="center"/>
          </w:tcPr>
          <w:p w14:paraId="354614AA" w14:textId="1529B49B" w:rsidR="000853D5" w:rsidRPr="002251AB" w:rsidRDefault="00FC3F13" w:rsidP="006A54B5">
            <w:pPr>
              <w:spacing w:line="240" w:lineRule="auto"/>
              <w:jc w:val="center"/>
              <w:rPr>
                <w:color w:val="000000"/>
                <w:sz w:val="22"/>
                <w:szCs w:val="22"/>
              </w:rPr>
            </w:pPr>
            <w:r>
              <w:rPr>
                <w:color w:val="000000"/>
                <w:sz w:val="22"/>
                <w:szCs w:val="22"/>
              </w:rPr>
              <w:t xml:space="preserve">Use Case </w:t>
            </w:r>
            <w:r w:rsidR="00C47A10">
              <w:rPr>
                <w:color w:val="000000"/>
                <w:sz w:val="22"/>
                <w:szCs w:val="22"/>
              </w:rPr>
              <w:t xml:space="preserve">Client </w:t>
            </w:r>
            <w:r>
              <w:rPr>
                <w:color w:val="000000"/>
                <w:sz w:val="22"/>
                <w:szCs w:val="22"/>
              </w:rPr>
              <w:t>Module</w:t>
            </w:r>
          </w:p>
        </w:tc>
        <w:tc>
          <w:tcPr>
            <w:tcW w:w="1435" w:type="dxa"/>
          </w:tcPr>
          <w:p w14:paraId="1BDEC066" w14:textId="7EC5D04F"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_Ref35643224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6.1.16</w:t>
            </w:r>
            <w:r w:rsidRPr="002251AB">
              <w:rPr>
                <w:color w:val="000000"/>
                <w:sz w:val="22"/>
                <w:szCs w:val="22"/>
              </w:rPr>
              <w:fldChar w:fldCharType="end"/>
            </w:r>
          </w:p>
        </w:tc>
      </w:tr>
      <w:tr w:rsidR="000853D5" w:rsidRPr="002251AB" w14:paraId="2D3C0B7F" w14:textId="4B87D64E" w:rsidTr="002251AB">
        <w:trPr>
          <w:cantSplit/>
          <w:trHeight w:val="732"/>
        </w:trPr>
        <w:tc>
          <w:tcPr>
            <w:tcW w:w="697" w:type="dxa"/>
            <w:shd w:val="clear" w:color="000000" w:fill="F2F2F2"/>
            <w:noWrap/>
            <w:vAlign w:val="center"/>
          </w:tcPr>
          <w:p w14:paraId="6FB75CF9" w14:textId="7391C27A" w:rsidR="000853D5" w:rsidRPr="002251AB" w:rsidRDefault="000853D5" w:rsidP="006A54B5">
            <w:pPr>
              <w:spacing w:line="240" w:lineRule="auto"/>
              <w:jc w:val="center"/>
              <w:rPr>
                <w:b/>
                <w:bCs/>
                <w:color w:val="000000"/>
                <w:sz w:val="22"/>
                <w:szCs w:val="22"/>
              </w:rPr>
            </w:pPr>
            <w:r w:rsidRPr="002251AB">
              <w:rPr>
                <w:b/>
                <w:bCs/>
                <w:color w:val="000000"/>
                <w:sz w:val="22"/>
                <w:szCs w:val="22"/>
              </w:rPr>
              <w:t>30</w:t>
            </w:r>
          </w:p>
        </w:tc>
        <w:tc>
          <w:tcPr>
            <w:tcW w:w="1852" w:type="dxa"/>
            <w:shd w:val="clear" w:color="auto" w:fill="auto"/>
            <w:noWrap/>
            <w:vAlign w:val="center"/>
          </w:tcPr>
          <w:p w14:paraId="6876ACB3" w14:textId="39DEBD21" w:rsidR="000853D5" w:rsidRPr="002251AB" w:rsidRDefault="000853D5" w:rsidP="006A54B5">
            <w:pPr>
              <w:spacing w:line="240" w:lineRule="auto"/>
              <w:jc w:val="center"/>
              <w:rPr>
                <w:color w:val="000000"/>
                <w:sz w:val="22"/>
                <w:szCs w:val="22"/>
              </w:rPr>
            </w:pPr>
            <w:r w:rsidRPr="002251AB">
              <w:rPr>
                <w:color w:val="000000"/>
                <w:sz w:val="22"/>
                <w:szCs w:val="22"/>
              </w:rPr>
              <w:t>REQ-8.2</w:t>
            </w:r>
          </w:p>
        </w:tc>
        <w:tc>
          <w:tcPr>
            <w:tcW w:w="5950" w:type="dxa"/>
            <w:shd w:val="clear" w:color="auto" w:fill="auto"/>
            <w:vAlign w:val="center"/>
          </w:tcPr>
          <w:p w14:paraId="2BCC2CC4" w14:textId="310A69BD" w:rsidR="000853D5" w:rsidRPr="002251AB" w:rsidRDefault="000853D5" w:rsidP="006A54B5">
            <w:pPr>
              <w:spacing w:line="240" w:lineRule="auto"/>
              <w:rPr>
                <w:color w:val="000000"/>
                <w:sz w:val="18"/>
                <w:szCs w:val="18"/>
              </w:rPr>
            </w:pPr>
            <w:r w:rsidRPr="002251AB">
              <w:rPr>
                <w:color w:val="000000"/>
                <w:sz w:val="18"/>
                <w:szCs w:val="18"/>
              </w:rPr>
              <w:t>The system shall direct the user to the “Exterior Modifications in Landmark District” application page after the user clicks the application link.</w:t>
            </w:r>
          </w:p>
        </w:tc>
        <w:tc>
          <w:tcPr>
            <w:tcW w:w="2920" w:type="dxa"/>
            <w:shd w:val="clear" w:color="auto" w:fill="auto"/>
            <w:noWrap/>
            <w:vAlign w:val="center"/>
          </w:tcPr>
          <w:p w14:paraId="52DE1798" w14:textId="001C7CCA" w:rsidR="000853D5" w:rsidRPr="002251AB" w:rsidRDefault="00FC3F13" w:rsidP="006A54B5">
            <w:pPr>
              <w:spacing w:line="240" w:lineRule="auto"/>
              <w:jc w:val="center"/>
              <w:rPr>
                <w:color w:val="000000"/>
                <w:sz w:val="22"/>
                <w:szCs w:val="22"/>
              </w:rPr>
            </w:pPr>
            <w:r>
              <w:rPr>
                <w:color w:val="000000"/>
                <w:sz w:val="22"/>
                <w:szCs w:val="22"/>
              </w:rPr>
              <w:t xml:space="preserve">Use Case </w:t>
            </w:r>
            <w:r w:rsidR="00C47A10">
              <w:rPr>
                <w:color w:val="000000"/>
                <w:sz w:val="22"/>
                <w:szCs w:val="22"/>
              </w:rPr>
              <w:t xml:space="preserve">Client </w:t>
            </w:r>
            <w:r>
              <w:rPr>
                <w:color w:val="000000"/>
                <w:sz w:val="22"/>
                <w:szCs w:val="22"/>
              </w:rPr>
              <w:t>Module</w:t>
            </w:r>
          </w:p>
        </w:tc>
        <w:tc>
          <w:tcPr>
            <w:tcW w:w="1435" w:type="dxa"/>
          </w:tcPr>
          <w:p w14:paraId="35355297" w14:textId="05D57272"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_Ref35643224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6.1.16</w:t>
            </w:r>
            <w:r w:rsidRPr="002251AB">
              <w:rPr>
                <w:color w:val="000000"/>
                <w:sz w:val="22"/>
                <w:szCs w:val="22"/>
              </w:rPr>
              <w:fldChar w:fldCharType="end"/>
            </w:r>
          </w:p>
        </w:tc>
      </w:tr>
      <w:tr w:rsidR="000853D5" w:rsidRPr="002251AB" w14:paraId="554054F5" w14:textId="59AE460B" w:rsidTr="002251AB">
        <w:trPr>
          <w:cantSplit/>
          <w:trHeight w:val="732"/>
        </w:trPr>
        <w:tc>
          <w:tcPr>
            <w:tcW w:w="697" w:type="dxa"/>
            <w:shd w:val="clear" w:color="000000" w:fill="F2F2F2"/>
            <w:noWrap/>
            <w:vAlign w:val="center"/>
          </w:tcPr>
          <w:p w14:paraId="7235EA5D" w14:textId="20080F27" w:rsidR="000853D5" w:rsidRPr="002251AB" w:rsidRDefault="000853D5" w:rsidP="006A54B5">
            <w:pPr>
              <w:spacing w:line="240" w:lineRule="auto"/>
              <w:jc w:val="center"/>
              <w:rPr>
                <w:b/>
                <w:bCs/>
                <w:color w:val="000000"/>
                <w:sz w:val="22"/>
                <w:szCs w:val="22"/>
              </w:rPr>
            </w:pPr>
            <w:r w:rsidRPr="002251AB">
              <w:rPr>
                <w:b/>
                <w:bCs/>
                <w:color w:val="000000"/>
                <w:sz w:val="22"/>
                <w:szCs w:val="22"/>
              </w:rPr>
              <w:t>31</w:t>
            </w:r>
          </w:p>
        </w:tc>
        <w:tc>
          <w:tcPr>
            <w:tcW w:w="1852" w:type="dxa"/>
            <w:shd w:val="clear" w:color="auto" w:fill="auto"/>
            <w:noWrap/>
            <w:vAlign w:val="center"/>
          </w:tcPr>
          <w:p w14:paraId="196CED6B" w14:textId="7039FDF7" w:rsidR="000853D5" w:rsidRPr="002251AB" w:rsidRDefault="000853D5" w:rsidP="006A54B5">
            <w:pPr>
              <w:spacing w:line="240" w:lineRule="auto"/>
              <w:jc w:val="center"/>
              <w:rPr>
                <w:color w:val="000000"/>
                <w:sz w:val="22"/>
                <w:szCs w:val="22"/>
              </w:rPr>
            </w:pPr>
            <w:r w:rsidRPr="002251AB">
              <w:rPr>
                <w:color w:val="000000"/>
                <w:sz w:val="22"/>
                <w:szCs w:val="22"/>
              </w:rPr>
              <w:t>REQ-9.1</w:t>
            </w:r>
          </w:p>
        </w:tc>
        <w:tc>
          <w:tcPr>
            <w:tcW w:w="5950" w:type="dxa"/>
            <w:shd w:val="clear" w:color="auto" w:fill="auto"/>
            <w:vAlign w:val="center"/>
          </w:tcPr>
          <w:p w14:paraId="02DCF0A0" w14:textId="7BD0F2C6" w:rsidR="000853D5" w:rsidRPr="002251AB" w:rsidRDefault="000853D5" w:rsidP="006A54B5">
            <w:pPr>
              <w:spacing w:line="240" w:lineRule="auto"/>
              <w:rPr>
                <w:color w:val="000000"/>
                <w:sz w:val="18"/>
                <w:szCs w:val="18"/>
              </w:rPr>
            </w:pPr>
            <w:r w:rsidRPr="002251AB">
              <w:rPr>
                <w:color w:val="000000"/>
                <w:sz w:val="18"/>
                <w:szCs w:val="18"/>
              </w:rPr>
              <w:t>The system shall direct the user to the “Fence” regulations page after the user clicks the regulations link.</w:t>
            </w:r>
          </w:p>
        </w:tc>
        <w:tc>
          <w:tcPr>
            <w:tcW w:w="2920" w:type="dxa"/>
            <w:shd w:val="clear" w:color="auto" w:fill="auto"/>
            <w:noWrap/>
            <w:vAlign w:val="center"/>
          </w:tcPr>
          <w:p w14:paraId="7107D9ED" w14:textId="5FEC0E00" w:rsidR="000853D5" w:rsidRPr="002251AB" w:rsidRDefault="00FC3F13" w:rsidP="006A54B5">
            <w:pPr>
              <w:spacing w:line="240" w:lineRule="auto"/>
              <w:jc w:val="center"/>
              <w:rPr>
                <w:color w:val="000000"/>
                <w:sz w:val="22"/>
                <w:szCs w:val="22"/>
              </w:rPr>
            </w:pPr>
            <w:r>
              <w:rPr>
                <w:color w:val="000000"/>
                <w:sz w:val="22"/>
                <w:szCs w:val="22"/>
              </w:rPr>
              <w:t xml:space="preserve">Use Case </w:t>
            </w:r>
            <w:r w:rsidR="00C47A10">
              <w:rPr>
                <w:color w:val="000000"/>
                <w:sz w:val="22"/>
                <w:szCs w:val="22"/>
              </w:rPr>
              <w:t xml:space="preserve">Client </w:t>
            </w:r>
            <w:r>
              <w:rPr>
                <w:color w:val="000000"/>
                <w:sz w:val="22"/>
                <w:szCs w:val="22"/>
              </w:rPr>
              <w:t>Module</w:t>
            </w:r>
          </w:p>
        </w:tc>
        <w:tc>
          <w:tcPr>
            <w:tcW w:w="1435" w:type="dxa"/>
          </w:tcPr>
          <w:p w14:paraId="0DC1F003" w14:textId="689429BF"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_Ref35643224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6.1.16</w:t>
            </w:r>
            <w:r w:rsidRPr="002251AB">
              <w:rPr>
                <w:color w:val="000000"/>
                <w:sz w:val="22"/>
                <w:szCs w:val="22"/>
              </w:rPr>
              <w:fldChar w:fldCharType="end"/>
            </w:r>
          </w:p>
        </w:tc>
      </w:tr>
      <w:tr w:rsidR="000853D5" w:rsidRPr="002251AB" w14:paraId="2B01269E" w14:textId="642158A9" w:rsidTr="002251AB">
        <w:trPr>
          <w:cantSplit/>
          <w:trHeight w:val="732"/>
        </w:trPr>
        <w:tc>
          <w:tcPr>
            <w:tcW w:w="697" w:type="dxa"/>
            <w:shd w:val="clear" w:color="000000" w:fill="F2F2F2"/>
            <w:noWrap/>
            <w:vAlign w:val="center"/>
          </w:tcPr>
          <w:p w14:paraId="5F4101E8" w14:textId="66334B1F" w:rsidR="000853D5" w:rsidRPr="002251AB" w:rsidRDefault="000853D5" w:rsidP="006A54B5">
            <w:pPr>
              <w:spacing w:line="240" w:lineRule="auto"/>
              <w:jc w:val="center"/>
              <w:rPr>
                <w:b/>
                <w:bCs/>
                <w:color w:val="000000"/>
                <w:sz w:val="22"/>
                <w:szCs w:val="22"/>
              </w:rPr>
            </w:pPr>
            <w:r w:rsidRPr="002251AB">
              <w:rPr>
                <w:b/>
                <w:bCs/>
                <w:color w:val="000000"/>
                <w:sz w:val="22"/>
                <w:szCs w:val="22"/>
              </w:rPr>
              <w:lastRenderedPageBreak/>
              <w:t>32</w:t>
            </w:r>
          </w:p>
        </w:tc>
        <w:tc>
          <w:tcPr>
            <w:tcW w:w="1852" w:type="dxa"/>
            <w:shd w:val="clear" w:color="auto" w:fill="auto"/>
            <w:noWrap/>
            <w:vAlign w:val="center"/>
          </w:tcPr>
          <w:p w14:paraId="5BF31113" w14:textId="58D5C84A" w:rsidR="000853D5" w:rsidRPr="002251AB" w:rsidRDefault="000853D5" w:rsidP="006A54B5">
            <w:pPr>
              <w:spacing w:line="240" w:lineRule="auto"/>
              <w:jc w:val="center"/>
              <w:rPr>
                <w:color w:val="000000"/>
                <w:sz w:val="22"/>
                <w:szCs w:val="22"/>
              </w:rPr>
            </w:pPr>
            <w:r w:rsidRPr="002251AB">
              <w:rPr>
                <w:color w:val="000000"/>
                <w:sz w:val="22"/>
                <w:szCs w:val="22"/>
              </w:rPr>
              <w:t>REQ-9.2</w:t>
            </w:r>
          </w:p>
        </w:tc>
        <w:tc>
          <w:tcPr>
            <w:tcW w:w="5950" w:type="dxa"/>
            <w:shd w:val="clear" w:color="auto" w:fill="auto"/>
            <w:vAlign w:val="center"/>
          </w:tcPr>
          <w:p w14:paraId="16E2E00B" w14:textId="1C71AB88" w:rsidR="000853D5" w:rsidRPr="002251AB" w:rsidRDefault="000853D5" w:rsidP="006A54B5">
            <w:pPr>
              <w:spacing w:line="240" w:lineRule="auto"/>
              <w:rPr>
                <w:color w:val="000000"/>
                <w:sz w:val="18"/>
                <w:szCs w:val="18"/>
              </w:rPr>
            </w:pPr>
            <w:r w:rsidRPr="002251AB">
              <w:rPr>
                <w:color w:val="000000"/>
                <w:sz w:val="18"/>
                <w:szCs w:val="18"/>
              </w:rPr>
              <w:t>The system shall direct the user to the “Fence” application page after the user clicks the application link.</w:t>
            </w:r>
          </w:p>
        </w:tc>
        <w:tc>
          <w:tcPr>
            <w:tcW w:w="2920" w:type="dxa"/>
            <w:shd w:val="clear" w:color="auto" w:fill="auto"/>
            <w:noWrap/>
            <w:vAlign w:val="center"/>
          </w:tcPr>
          <w:p w14:paraId="18B9CD2E" w14:textId="7DE1EDD0" w:rsidR="000853D5" w:rsidRPr="002251AB" w:rsidRDefault="00FC3F13" w:rsidP="006A54B5">
            <w:pPr>
              <w:spacing w:line="240" w:lineRule="auto"/>
              <w:jc w:val="center"/>
              <w:rPr>
                <w:color w:val="000000"/>
                <w:sz w:val="22"/>
                <w:szCs w:val="22"/>
              </w:rPr>
            </w:pPr>
            <w:r>
              <w:rPr>
                <w:color w:val="000000"/>
                <w:sz w:val="22"/>
                <w:szCs w:val="22"/>
              </w:rPr>
              <w:t xml:space="preserve">Use Case </w:t>
            </w:r>
            <w:r w:rsidR="00C47A10">
              <w:rPr>
                <w:color w:val="000000"/>
                <w:sz w:val="22"/>
                <w:szCs w:val="22"/>
              </w:rPr>
              <w:t xml:space="preserve">Client </w:t>
            </w:r>
            <w:r>
              <w:rPr>
                <w:color w:val="000000"/>
                <w:sz w:val="22"/>
                <w:szCs w:val="22"/>
              </w:rPr>
              <w:t>Module</w:t>
            </w:r>
          </w:p>
        </w:tc>
        <w:tc>
          <w:tcPr>
            <w:tcW w:w="1435" w:type="dxa"/>
          </w:tcPr>
          <w:p w14:paraId="6E5346B9" w14:textId="17127648"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_Ref35643224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6.1.16</w:t>
            </w:r>
            <w:r w:rsidRPr="002251AB">
              <w:rPr>
                <w:color w:val="000000"/>
                <w:sz w:val="22"/>
                <w:szCs w:val="22"/>
              </w:rPr>
              <w:fldChar w:fldCharType="end"/>
            </w:r>
          </w:p>
        </w:tc>
      </w:tr>
      <w:tr w:rsidR="000853D5" w:rsidRPr="002251AB" w14:paraId="482F5412" w14:textId="0BCD26AA" w:rsidTr="002251AB">
        <w:trPr>
          <w:cantSplit/>
          <w:trHeight w:val="732"/>
        </w:trPr>
        <w:tc>
          <w:tcPr>
            <w:tcW w:w="697" w:type="dxa"/>
            <w:shd w:val="clear" w:color="000000" w:fill="F2F2F2"/>
            <w:noWrap/>
            <w:vAlign w:val="center"/>
          </w:tcPr>
          <w:p w14:paraId="307C68D3" w14:textId="5AB90C08" w:rsidR="000853D5" w:rsidRPr="002251AB" w:rsidRDefault="000853D5" w:rsidP="006A54B5">
            <w:pPr>
              <w:spacing w:line="240" w:lineRule="auto"/>
              <w:jc w:val="center"/>
              <w:rPr>
                <w:b/>
                <w:bCs/>
                <w:color w:val="000000"/>
                <w:sz w:val="22"/>
                <w:szCs w:val="22"/>
              </w:rPr>
            </w:pPr>
            <w:r w:rsidRPr="002251AB">
              <w:rPr>
                <w:b/>
                <w:bCs/>
                <w:color w:val="000000"/>
                <w:sz w:val="22"/>
                <w:szCs w:val="22"/>
              </w:rPr>
              <w:t>33</w:t>
            </w:r>
          </w:p>
        </w:tc>
        <w:tc>
          <w:tcPr>
            <w:tcW w:w="1852" w:type="dxa"/>
            <w:shd w:val="clear" w:color="auto" w:fill="auto"/>
            <w:noWrap/>
            <w:vAlign w:val="center"/>
          </w:tcPr>
          <w:p w14:paraId="2FCE2B10" w14:textId="080F726A" w:rsidR="000853D5" w:rsidRPr="002251AB" w:rsidRDefault="000853D5" w:rsidP="006A54B5">
            <w:pPr>
              <w:spacing w:line="240" w:lineRule="auto"/>
              <w:jc w:val="center"/>
              <w:rPr>
                <w:color w:val="000000"/>
                <w:sz w:val="22"/>
                <w:szCs w:val="22"/>
              </w:rPr>
            </w:pPr>
            <w:r w:rsidRPr="002251AB">
              <w:rPr>
                <w:color w:val="000000"/>
                <w:sz w:val="22"/>
                <w:szCs w:val="22"/>
              </w:rPr>
              <w:t>REQ-10.1</w:t>
            </w:r>
          </w:p>
        </w:tc>
        <w:tc>
          <w:tcPr>
            <w:tcW w:w="5950" w:type="dxa"/>
            <w:shd w:val="clear" w:color="auto" w:fill="auto"/>
            <w:vAlign w:val="center"/>
          </w:tcPr>
          <w:p w14:paraId="1356D86F" w14:textId="53A50860" w:rsidR="000853D5" w:rsidRPr="002251AB" w:rsidRDefault="000853D5" w:rsidP="006A54B5">
            <w:pPr>
              <w:spacing w:line="240" w:lineRule="auto"/>
              <w:rPr>
                <w:color w:val="000000"/>
                <w:sz w:val="18"/>
                <w:szCs w:val="18"/>
              </w:rPr>
            </w:pPr>
            <w:r w:rsidRPr="002251AB">
              <w:rPr>
                <w:color w:val="000000"/>
                <w:sz w:val="18"/>
                <w:szCs w:val="18"/>
              </w:rPr>
              <w:t>The system shall direct the user to the “Tree Removal (Residential)” regulations page after the user clicks the regulations link.</w:t>
            </w:r>
          </w:p>
        </w:tc>
        <w:tc>
          <w:tcPr>
            <w:tcW w:w="2920" w:type="dxa"/>
            <w:shd w:val="clear" w:color="auto" w:fill="auto"/>
            <w:noWrap/>
            <w:vAlign w:val="center"/>
          </w:tcPr>
          <w:p w14:paraId="05B9E914" w14:textId="5F6D4EA7" w:rsidR="000853D5" w:rsidRPr="002251AB" w:rsidRDefault="00FC3F13" w:rsidP="006A54B5">
            <w:pPr>
              <w:spacing w:line="240" w:lineRule="auto"/>
              <w:jc w:val="center"/>
              <w:rPr>
                <w:color w:val="000000"/>
                <w:sz w:val="22"/>
                <w:szCs w:val="22"/>
              </w:rPr>
            </w:pPr>
            <w:r>
              <w:rPr>
                <w:color w:val="000000"/>
                <w:sz w:val="22"/>
                <w:szCs w:val="22"/>
              </w:rPr>
              <w:t>Use Case</w:t>
            </w:r>
            <w:r w:rsidR="00C47A10">
              <w:rPr>
                <w:color w:val="000000"/>
                <w:sz w:val="22"/>
                <w:szCs w:val="22"/>
              </w:rPr>
              <w:t xml:space="preserve"> Client</w:t>
            </w:r>
            <w:r>
              <w:rPr>
                <w:color w:val="000000"/>
                <w:sz w:val="22"/>
                <w:szCs w:val="22"/>
              </w:rPr>
              <w:t xml:space="preserve"> Module</w:t>
            </w:r>
          </w:p>
        </w:tc>
        <w:tc>
          <w:tcPr>
            <w:tcW w:w="1435" w:type="dxa"/>
          </w:tcPr>
          <w:p w14:paraId="5850FA2F" w14:textId="3A505F3B"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_Ref35643224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6.1.16</w:t>
            </w:r>
            <w:r w:rsidRPr="002251AB">
              <w:rPr>
                <w:color w:val="000000"/>
                <w:sz w:val="22"/>
                <w:szCs w:val="22"/>
              </w:rPr>
              <w:fldChar w:fldCharType="end"/>
            </w:r>
          </w:p>
        </w:tc>
      </w:tr>
      <w:tr w:rsidR="000853D5" w:rsidRPr="002251AB" w14:paraId="3514AEBE" w14:textId="359AC048" w:rsidTr="002251AB">
        <w:trPr>
          <w:cantSplit/>
          <w:trHeight w:val="732"/>
        </w:trPr>
        <w:tc>
          <w:tcPr>
            <w:tcW w:w="697" w:type="dxa"/>
            <w:shd w:val="clear" w:color="000000" w:fill="F2F2F2"/>
            <w:noWrap/>
            <w:vAlign w:val="center"/>
          </w:tcPr>
          <w:p w14:paraId="7F7F933E" w14:textId="75808D6E" w:rsidR="000853D5" w:rsidRPr="002251AB" w:rsidRDefault="000853D5" w:rsidP="006A54B5">
            <w:pPr>
              <w:spacing w:line="240" w:lineRule="auto"/>
              <w:jc w:val="center"/>
              <w:rPr>
                <w:b/>
                <w:bCs/>
                <w:color w:val="000000"/>
                <w:sz w:val="22"/>
                <w:szCs w:val="22"/>
              </w:rPr>
            </w:pPr>
            <w:r w:rsidRPr="002251AB">
              <w:rPr>
                <w:b/>
                <w:bCs/>
                <w:color w:val="000000"/>
                <w:sz w:val="22"/>
                <w:szCs w:val="22"/>
              </w:rPr>
              <w:t>34</w:t>
            </w:r>
          </w:p>
        </w:tc>
        <w:tc>
          <w:tcPr>
            <w:tcW w:w="1852" w:type="dxa"/>
            <w:shd w:val="clear" w:color="auto" w:fill="auto"/>
            <w:noWrap/>
            <w:vAlign w:val="center"/>
          </w:tcPr>
          <w:p w14:paraId="5C40C009" w14:textId="5FBEB011" w:rsidR="000853D5" w:rsidRPr="002251AB" w:rsidRDefault="000853D5" w:rsidP="006A54B5">
            <w:pPr>
              <w:spacing w:line="240" w:lineRule="auto"/>
              <w:jc w:val="center"/>
              <w:rPr>
                <w:color w:val="000000"/>
                <w:sz w:val="22"/>
                <w:szCs w:val="22"/>
              </w:rPr>
            </w:pPr>
            <w:r w:rsidRPr="002251AB">
              <w:rPr>
                <w:color w:val="000000"/>
                <w:sz w:val="22"/>
                <w:szCs w:val="22"/>
              </w:rPr>
              <w:t>REQ-10.2</w:t>
            </w:r>
          </w:p>
        </w:tc>
        <w:tc>
          <w:tcPr>
            <w:tcW w:w="5950" w:type="dxa"/>
            <w:shd w:val="clear" w:color="auto" w:fill="auto"/>
            <w:vAlign w:val="center"/>
          </w:tcPr>
          <w:p w14:paraId="3B1405B1" w14:textId="317566CD" w:rsidR="000853D5" w:rsidRPr="002251AB" w:rsidRDefault="000853D5" w:rsidP="006A54B5">
            <w:pPr>
              <w:spacing w:line="240" w:lineRule="auto"/>
              <w:rPr>
                <w:color w:val="000000"/>
                <w:sz w:val="18"/>
                <w:szCs w:val="18"/>
              </w:rPr>
            </w:pPr>
            <w:r w:rsidRPr="002251AB">
              <w:rPr>
                <w:color w:val="000000"/>
                <w:sz w:val="18"/>
                <w:szCs w:val="18"/>
              </w:rPr>
              <w:t>The system shall direct the user to the “Tree Removal (Residential)” application page after the user clicks the application link.</w:t>
            </w:r>
          </w:p>
        </w:tc>
        <w:tc>
          <w:tcPr>
            <w:tcW w:w="2920" w:type="dxa"/>
            <w:shd w:val="clear" w:color="auto" w:fill="auto"/>
            <w:noWrap/>
            <w:vAlign w:val="center"/>
          </w:tcPr>
          <w:p w14:paraId="0A2B2AC6" w14:textId="7F6F53E0" w:rsidR="000853D5" w:rsidRPr="002251AB" w:rsidRDefault="00FC3F13" w:rsidP="006A54B5">
            <w:pPr>
              <w:spacing w:line="240" w:lineRule="auto"/>
              <w:jc w:val="center"/>
              <w:rPr>
                <w:color w:val="000000"/>
                <w:sz w:val="22"/>
                <w:szCs w:val="22"/>
              </w:rPr>
            </w:pPr>
            <w:r>
              <w:rPr>
                <w:color w:val="000000"/>
                <w:sz w:val="22"/>
                <w:szCs w:val="22"/>
              </w:rPr>
              <w:t xml:space="preserve">Use Case </w:t>
            </w:r>
            <w:r w:rsidR="00C47A10">
              <w:rPr>
                <w:color w:val="000000"/>
                <w:sz w:val="22"/>
                <w:szCs w:val="22"/>
              </w:rPr>
              <w:t xml:space="preserve">Client </w:t>
            </w:r>
            <w:r>
              <w:rPr>
                <w:color w:val="000000"/>
                <w:sz w:val="22"/>
                <w:szCs w:val="22"/>
              </w:rPr>
              <w:t>Module</w:t>
            </w:r>
          </w:p>
        </w:tc>
        <w:tc>
          <w:tcPr>
            <w:tcW w:w="1435" w:type="dxa"/>
          </w:tcPr>
          <w:p w14:paraId="0CCF5084" w14:textId="38622151"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_Ref35643224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6.1.16</w:t>
            </w:r>
            <w:r w:rsidRPr="002251AB">
              <w:rPr>
                <w:color w:val="000000"/>
                <w:sz w:val="22"/>
                <w:szCs w:val="22"/>
              </w:rPr>
              <w:fldChar w:fldCharType="end"/>
            </w:r>
          </w:p>
        </w:tc>
      </w:tr>
      <w:tr w:rsidR="000853D5" w:rsidRPr="002251AB" w14:paraId="7B103689" w14:textId="0850A0F0" w:rsidTr="002251AB">
        <w:trPr>
          <w:cantSplit/>
          <w:trHeight w:val="732"/>
        </w:trPr>
        <w:tc>
          <w:tcPr>
            <w:tcW w:w="697" w:type="dxa"/>
            <w:shd w:val="clear" w:color="000000" w:fill="F2F2F2"/>
            <w:noWrap/>
            <w:vAlign w:val="center"/>
          </w:tcPr>
          <w:p w14:paraId="6BB4216F" w14:textId="380914E4" w:rsidR="000853D5" w:rsidRPr="002251AB" w:rsidRDefault="000853D5" w:rsidP="006A54B5">
            <w:pPr>
              <w:spacing w:line="240" w:lineRule="auto"/>
              <w:jc w:val="center"/>
              <w:rPr>
                <w:b/>
                <w:bCs/>
                <w:color w:val="000000"/>
                <w:sz w:val="22"/>
                <w:szCs w:val="22"/>
              </w:rPr>
            </w:pPr>
            <w:r w:rsidRPr="002251AB">
              <w:rPr>
                <w:b/>
                <w:bCs/>
                <w:color w:val="000000"/>
                <w:sz w:val="22"/>
                <w:szCs w:val="22"/>
              </w:rPr>
              <w:t>35</w:t>
            </w:r>
          </w:p>
        </w:tc>
        <w:tc>
          <w:tcPr>
            <w:tcW w:w="1852" w:type="dxa"/>
            <w:shd w:val="clear" w:color="auto" w:fill="auto"/>
            <w:noWrap/>
            <w:vAlign w:val="center"/>
          </w:tcPr>
          <w:p w14:paraId="78739DE0" w14:textId="4F7330B1" w:rsidR="000853D5" w:rsidRPr="002251AB" w:rsidRDefault="000853D5" w:rsidP="006A54B5">
            <w:pPr>
              <w:spacing w:line="240" w:lineRule="auto"/>
              <w:jc w:val="center"/>
              <w:rPr>
                <w:color w:val="000000"/>
                <w:sz w:val="22"/>
                <w:szCs w:val="22"/>
              </w:rPr>
            </w:pPr>
            <w:r w:rsidRPr="002251AB">
              <w:rPr>
                <w:color w:val="000000"/>
                <w:sz w:val="22"/>
                <w:szCs w:val="22"/>
              </w:rPr>
              <w:t>REQ-11.1</w:t>
            </w:r>
          </w:p>
        </w:tc>
        <w:tc>
          <w:tcPr>
            <w:tcW w:w="5950" w:type="dxa"/>
            <w:shd w:val="clear" w:color="auto" w:fill="auto"/>
            <w:vAlign w:val="center"/>
          </w:tcPr>
          <w:p w14:paraId="067C92A4" w14:textId="111FC32E" w:rsidR="000853D5" w:rsidRPr="002251AB" w:rsidRDefault="000853D5" w:rsidP="006A54B5">
            <w:pPr>
              <w:spacing w:line="240" w:lineRule="auto"/>
              <w:rPr>
                <w:color w:val="000000"/>
                <w:sz w:val="18"/>
                <w:szCs w:val="18"/>
              </w:rPr>
            </w:pPr>
            <w:r w:rsidRPr="002251AB">
              <w:rPr>
                <w:color w:val="000000"/>
                <w:sz w:val="18"/>
                <w:szCs w:val="18"/>
              </w:rPr>
              <w:t>The system shall direct the user to the “Day-Care” regulations page after the user clicks the regulations link.</w:t>
            </w:r>
          </w:p>
        </w:tc>
        <w:tc>
          <w:tcPr>
            <w:tcW w:w="2920" w:type="dxa"/>
            <w:shd w:val="clear" w:color="auto" w:fill="auto"/>
            <w:noWrap/>
            <w:vAlign w:val="center"/>
          </w:tcPr>
          <w:p w14:paraId="74123F38" w14:textId="6CF1B833" w:rsidR="000853D5" w:rsidRPr="002251AB" w:rsidRDefault="00FC3F13" w:rsidP="006A54B5">
            <w:pPr>
              <w:spacing w:line="240" w:lineRule="auto"/>
              <w:jc w:val="center"/>
              <w:rPr>
                <w:color w:val="000000"/>
                <w:sz w:val="22"/>
                <w:szCs w:val="22"/>
              </w:rPr>
            </w:pPr>
            <w:r>
              <w:rPr>
                <w:color w:val="000000"/>
                <w:sz w:val="22"/>
                <w:szCs w:val="22"/>
              </w:rPr>
              <w:t xml:space="preserve">Use Case </w:t>
            </w:r>
            <w:r w:rsidR="00C47A10">
              <w:rPr>
                <w:color w:val="000000"/>
                <w:sz w:val="22"/>
                <w:szCs w:val="22"/>
              </w:rPr>
              <w:t xml:space="preserve">Client </w:t>
            </w:r>
            <w:r>
              <w:rPr>
                <w:color w:val="000000"/>
                <w:sz w:val="22"/>
                <w:szCs w:val="22"/>
              </w:rPr>
              <w:t>Module</w:t>
            </w:r>
          </w:p>
        </w:tc>
        <w:tc>
          <w:tcPr>
            <w:tcW w:w="1435" w:type="dxa"/>
          </w:tcPr>
          <w:p w14:paraId="183AC785" w14:textId="27A4F3D3"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_Ref35643224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6.1.16</w:t>
            </w:r>
            <w:r w:rsidRPr="002251AB">
              <w:rPr>
                <w:color w:val="000000"/>
                <w:sz w:val="22"/>
                <w:szCs w:val="22"/>
              </w:rPr>
              <w:fldChar w:fldCharType="end"/>
            </w:r>
          </w:p>
        </w:tc>
      </w:tr>
      <w:tr w:rsidR="000853D5" w:rsidRPr="002251AB" w14:paraId="68EEAF8A" w14:textId="2204F2DD" w:rsidTr="002251AB">
        <w:trPr>
          <w:cantSplit/>
          <w:trHeight w:val="732"/>
        </w:trPr>
        <w:tc>
          <w:tcPr>
            <w:tcW w:w="697" w:type="dxa"/>
            <w:shd w:val="clear" w:color="000000" w:fill="F2F2F2"/>
            <w:noWrap/>
            <w:vAlign w:val="center"/>
          </w:tcPr>
          <w:p w14:paraId="56B9C10A" w14:textId="27D120AB" w:rsidR="000853D5" w:rsidRPr="002251AB" w:rsidRDefault="000853D5" w:rsidP="006A54B5">
            <w:pPr>
              <w:spacing w:line="240" w:lineRule="auto"/>
              <w:jc w:val="center"/>
              <w:rPr>
                <w:b/>
                <w:bCs/>
                <w:color w:val="000000"/>
                <w:sz w:val="22"/>
                <w:szCs w:val="22"/>
              </w:rPr>
            </w:pPr>
            <w:r w:rsidRPr="002251AB">
              <w:rPr>
                <w:b/>
                <w:bCs/>
                <w:color w:val="000000"/>
                <w:sz w:val="22"/>
                <w:szCs w:val="22"/>
              </w:rPr>
              <w:t>36</w:t>
            </w:r>
          </w:p>
        </w:tc>
        <w:tc>
          <w:tcPr>
            <w:tcW w:w="1852" w:type="dxa"/>
            <w:shd w:val="clear" w:color="auto" w:fill="auto"/>
            <w:noWrap/>
            <w:vAlign w:val="center"/>
          </w:tcPr>
          <w:p w14:paraId="2F2F80AA" w14:textId="1CDF0A4D" w:rsidR="000853D5" w:rsidRPr="002251AB" w:rsidRDefault="000853D5" w:rsidP="006A54B5">
            <w:pPr>
              <w:spacing w:line="240" w:lineRule="auto"/>
              <w:jc w:val="center"/>
              <w:rPr>
                <w:color w:val="000000"/>
                <w:sz w:val="22"/>
                <w:szCs w:val="22"/>
              </w:rPr>
            </w:pPr>
            <w:r w:rsidRPr="002251AB">
              <w:rPr>
                <w:color w:val="000000"/>
                <w:sz w:val="22"/>
                <w:szCs w:val="22"/>
              </w:rPr>
              <w:t>REQ-11.2</w:t>
            </w:r>
          </w:p>
        </w:tc>
        <w:tc>
          <w:tcPr>
            <w:tcW w:w="5950" w:type="dxa"/>
            <w:shd w:val="clear" w:color="auto" w:fill="auto"/>
            <w:vAlign w:val="center"/>
          </w:tcPr>
          <w:p w14:paraId="4C67C00A" w14:textId="339AFF12" w:rsidR="000853D5" w:rsidRPr="002251AB" w:rsidRDefault="000853D5" w:rsidP="006A54B5">
            <w:pPr>
              <w:spacing w:line="240" w:lineRule="auto"/>
              <w:rPr>
                <w:color w:val="000000"/>
                <w:sz w:val="18"/>
                <w:szCs w:val="18"/>
              </w:rPr>
            </w:pPr>
            <w:r w:rsidRPr="002251AB">
              <w:rPr>
                <w:color w:val="000000"/>
                <w:sz w:val="18"/>
                <w:szCs w:val="18"/>
              </w:rPr>
              <w:t>The system shall direct the user to the “Day-Care” application page after the user clicks the application link.</w:t>
            </w:r>
          </w:p>
        </w:tc>
        <w:tc>
          <w:tcPr>
            <w:tcW w:w="2920" w:type="dxa"/>
            <w:shd w:val="clear" w:color="auto" w:fill="auto"/>
            <w:noWrap/>
            <w:vAlign w:val="center"/>
          </w:tcPr>
          <w:p w14:paraId="433F2802" w14:textId="1034783D" w:rsidR="000853D5" w:rsidRPr="002251AB" w:rsidRDefault="00FC3F13" w:rsidP="006A54B5">
            <w:pPr>
              <w:spacing w:line="240" w:lineRule="auto"/>
              <w:jc w:val="center"/>
              <w:rPr>
                <w:color w:val="000000"/>
                <w:sz w:val="22"/>
                <w:szCs w:val="22"/>
              </w:rPr>
            </w:pPr>
            <w:r>
              <w:rPr>
                <w:color w:val="000000"/>
                <w:sz w:val="22"/>
                <w:szCs w:val="22"/>
              </w:rPr>
              <w:t xml:space="preserve">Use Case </w:t>
            </w:r>
            <w:r w:rsidR="00C47A10">
              <w:rPr>
                <w:color w:val="000000"/>
                <w:sz w:val="22"/>
                <w:szCs w:val="22"/>
              </w:rPr>
              <w:t xml:space="preserve">Client </w:t>
            </w:r>
            <w:r>
              <w:rPr>
                <w:color w:val="000000"/>
                <w:sz w:val="22"/>
                <w:szCs w:val="22"/>
              </w:rPr>
              <w:t>Module</w:t>
            </w:r>
          </w:p>
        </w:tc>
        <w:tc>
          <w:tcPr>
            <w:tcW w:w="1435" w:type="dxa"/>
          </w:tcPr>
          <w:p w14:paraId="32E5CEF2" w14:textId="7E2A9F7E"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_Ref35643224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6.1.16</w:t>
            </w:r>
            <w:r w:rsidRPr="002251AB">
              <w:rPr>
                <w:color w:val="000000"/>
                <w:sz w:val="22"/>
                <w:szCs w:val="22"/>
              </w:rPr>
              <w:fldChar w:fldCharType="end"/>
            </w:r>
          </w:p>
        </w:tc>
      </w:tr>
      <w:tr w:rsidR="000853D5" w:rsidRPr="002251AB" w14:paraId="0C9B01A6" w14:textId="3540D868" w:rsidTr="002251AB">
        <w:trPr>
          <w:cantSplit/>
          <w:trHeight w:val="732"/>
        </w:trPr>
        <w:tc>
          <w:tcPr>
            <w:tcW w:w="697" w:type="dxa"/>
            <w:shd w:val="clear" w:color="000000" w:fill="F2F2F2"/>
            <w:noWrap/>
            <w:vAlign w:val="center"/>
          </w:tcPr>
          <w:p w14:paraId="0700DF98" w14:textId="319AE385" w:rsidR="000853D5" w:rsidRPr="002251AB" w:rsidRDefault="000853D5" w:rsidP="006A54B5">
            <w:pPr>
              <w:spacing w:line="240" w:lineRule="auto"/>
              <w:jc w:val="center"/>
              <w:rPr>
                <w:b/>
                <w:bCs/>
                <w:color w:val="000000"/>
                <w:sz w:val="22"/>
                <w:szCs w:val="22"/>
              </w:rPr>
            </w:pPr>
            <w:r w:rsidRPr="002251AB">
              <w:rPr>
                <w:b/>
                <w:bCs/>
                <w:color w:val="000000"/>
                <w:sz w:val="22"/>
                <w:szCs w:val="22"/>
              </w:rPr>
              <w:t>37</w:t>
            </w:r>
          </w:p>
        </w:tc>
        <w:tc>
          <w:tcPr>
            <w:tcW w:w="1852" w:type="dxa"/>
            <w:shd w:val="clear" w:color="auto" w:fill="auto"/>
            <w:noWrap/>
            <w:vAlign w:val="center"/>
          </w:tcPr>
          <w:p w14:paraId="478E6C89" w14:textId="1E173139" w:rsidR="000853D5" w:rsidRPr="002251AB" w:rsidRDefault="000853D5" w:rsidP="006A54B5">
            <w:pPr>
              <w:spacing w:line="240" w:lineRule="auto"/>
              <w:jc w:val="center"/>
              <w:rPr>
                <w:color w:val="000000"/>
                <w:sz w:val="22"/>
                <w:szCs w:val="22"/>
              </w:rPr>
            </w:pPr>
            <w:r w:rsidRPr="002251AB">
              <w:rPr>
                <w:color w:val="000000"/>
                <w:sz w:val="22"/>
                <w:szCs w:val="22"/>
              </w:rPr>
              <w:t>REQ-12.1</w:t>
            </w:r>
          </w:p>
        </w:tc>
        <w:tc>
          <w:tcPr>
            <w:tcW w:w="5950" w:type="dxa"/>
            <w:shd w:val="clear" w:color="auto" w:fill="auto"/>
            <w:vAlign w:val="center"/>
          </w:tcPr>
          <w:p w14:paraId="3DE6A4F4" w14:textId="7AC80B41" w:rsidR="000853D5" w:rsidRPr="002251AB" w:rsidRDefault="000853D5" w:rsidP="006A54B5">
            <w:pPr>
              <w:spacing w:line="240" w:lineRule="auto"/>
              <w:rPr>
                <w:color w:val="000000"/>
                <w:sz w:val="18"/>
                <w:szCs w:val="18"/>
              </w:rPr>
            </w:pPr>
            <w:r w:rsidRPr="002251AB">
              <w:rPr>
                <w:color w:val="000000"/>
                <w:sz w:val="18"/>
                <w:szCs w:val="18"/>
              </w:rPr>
              <w:t>The system shall direct the user to the “Sober Living Facility” regulations page after the user clicks the regulations link.</w:t>
            </w:r>
          </w:p>
        </w:tc>
        <w:tc>
          <w:tcPr>
            <w:tcW w:w="2920" w:type="dxa"/>
            <w:shd w:val="clear" w:color="auto" w:fill="auto"/>
            <w:noWrap/>
            <w:vAlign w:val="center"/>
          </w:tcPr>
          <w:p w14:paraId="5452EEAB" w14:textId="47F56B71" w:rsidR="000853D5" w:rsidRPr="002251AB" w:rsidRDefault="00FC3F13" w:rsidP="006A54B5">
            <w:pPr>
              <w:spacing w:line="240" w:lineRule="auto"/>
              <w:jc w:val="center"/>
              <w:rPr>
                <w:color w:val="000000"/>
                <w:sz w:val="22"/>
                <w:szCs w:val="22"/>
              </w:rPr>
            </w:pPr>
            <w:r>
              <w:rPr>
                <w:color w:val="000000"/>
                <w:sz w:val="22"/>
                <w:szCs w:val="22"/>
              </w:rPr>
              <w:t xml:space="preserve">Use Case </w:t>
            </w:r>
            <w:r w:rsidR="00C47A10">
              <w:rPr>
                <w:color w:val="000000"/>
                <w:sz w:val="22"/>
                <w:szCs w:val="22"/>
              </w:rPr>
              <w:t xml:space="preserve">Client </w:t>
            </w:r>
            <w:r>
              <w:rPr>
                <w:color w:val="000000"/>
                <w:sz w:val="22"/>
                <w:szCs w:val="22"/>
              </w:rPr>
              <w:t>Module</w:t>
            </w:r>
          </w:p>
        </w:tc>
        <w:tc>
          <w:tcPr>
            <w:tcW w:w="1435" w:type="dxa"/>
          </w:tcPr>
          <w:p w14:paraId="13BAD3FE" w14:textId="4435ADAB"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_Ref35643224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6.1.16</w:t>
            </w:r>
            <w:r w:rsidRPr="002251AB">
              <w:rPr>
                <w:color w:val="000000"/>
                <w:sz w:val="22"/>
                <w:szCs w:val="22"/>
              </w:rPr>
              <w:fldChar w:fldCharType="end"/>
            </w:r>
          </w:p>
        </w:tc>
      </w:tr>
      <w:tr w:rsidR="000853D5" w:rsidRPr="002251AB" w14:paraId="4E7269B7" w14:textId="01637252" w:rsidTr="002251AB">
        <w:trPr>
          <w:cantSplit/>
          <w:trHeight w:val="732"/>
        </w:trPr>
        <w:tc>
          <w:tcPr>
            <w:tcW w:w="697" w:type="dxa"/>
            <w:shd w:val="clear" w:color="000000" w:fill="F2F2F2"/>
            <w:noWrap/>
            <w:vAlign w:val="center"/>
          </w:tcPr>
          <w:p w14:paraId="7795C73A" w14:textId="164E6C4C" w:rsidR="000853D5" w:rsidRPr="002251AB" w:rsidRDefault="000853D5" w:rsidP="006A54B5">
            <w:pPr>
              <w:spacing w:line="240" w:lineRule="auto"/>
              <w:jc w:val="center"/>
              <w:rPr>
                <w:b/>
                <w:bCs/>
                <w:color w:val="000000"/>
                <w:sz w:val="22"/>
                <w:szCs w:val="22"/>
              </w:rPr>
            </w:pPr>
            <w:r w:rsidRPr="002251AB">
              <w:rPr>
                <w:b/>
                <w:bCs/>
                <w:color w:val="000000"/>
                <w:sz w:val="22"/>
                <w:szCs w:val="22"/>
              </w:rPr>
              <w:t>38</w:t>
            </w:r>
          </w:p>
        </w:tc>
        <w:tc>
          <w:tcPr>
            <w:tcW w:w="1852" w:type="dxa"/>
            <w:shd w:val="clear" w:color="auto" w:fill="auto"/>
            <w:noWrap/>
            <w:vAlign w:val="center"/>
          </w:tcPr>
          <w:p w14:paraId="4808F2FB" w14:textId="599D58C7" w:rsidR="000853D5" w:rsidRPr="002251AB" w:rsidRDefault="000853D5" w:rsidP="006A54B5">
            <w:pPr>
              <w:spacing w:line="240" w:lineRule="auto"/>
              <w:jc w:val="center"/>
              <w:rPr>
                <w:color w:val="000000"/>
                <w:sz w:val="22"/>
                <w:szCs w:val="22"/>
              </w:rPr>
            </w:pPr>
            <w:r w:rsidRPr="002251AB">
              <w:rPr>
                <w:color w:val="000000"/>
                <w:sz w:val="22"/>
                <w:szCs w:val="22"/>
              </w:rPr>
              <w:t>REQ-12.2</w:t>
            </w:r>
          </w:p>
        </w:tc>
        <w:tc>
          <w:tcPr>
            <w:tcW w:w="5950" w:type="dxa"/>
            <w:shd w:val="clear" w:color="auto" w:fill="auto"/>
            <w:vAlign w:val="center"/>
          </w:tcPr>
          <w:p w14:paraId="1A5E6B37" w14:textId="0463BAD7" w:rsidR="000853D5" w:rsidRPr="002251AB" w:rsidRDefault="000853D5" w:rsidP="006A54B5">
            <w:pPr>
              <w:spacing w:line="240" w:lineRule="auto"/>
              <w:rPr>
                <w:color w:val="000000"/>
                <w:sz w:val="18"/>
                <w:szCs w:val="18"/>
              </w:rPr>
            </w:pPr>
            <w:r w:rsidRPr="002251AB">
              <w:rPr>
                <w:color w:val="000000"/>
                <w:sz w:val="18"/>
                <w:szCs w:val="18"/>
              </w:rPr>
              <w:t>The system shall direct the user to the “Sober Living Facility” application page after the user clicks the application link.</w:t>
            </w:r>
          </w:p>
        </w:tc>
        <w:tc>
          <w:tcPr>
            <w:tcW w:w="2920" w:type="dxa"/>
            <w:shd w:val="clear" w:color="auto" w:fill="auto"/>
            <w:noWrap/>
            <w:vAlign w:val="center"/>
          </w:tcPr>
          <w:p w14:paraId="3343E344" w14:textId="2D279921" w:rsidR="000853D5" w:rsidRPr="002251AB" w:rsidRDefault="00FC3F13" w:rsidP="006A54B5">
            <w:pPr>
              <w:spacing w:line="240" w:lineRule="auto"/>
              <w:jc w:val="center"/>
              <w:rPr>
                <w:color w:val="000000"/>
                <w:sz w:val="22"/>
                <w:szCs w:val="22"/>
              </w:rPr>
            </w:pPr>
            <w:r>
              <w:rPr>
                <w:color w:val="000000"/>
                <w:sz w:val="22"/>
                <w:szCs w:val="22"/>
              </w:rPr>
              <w:t xml:space="preserve">Use Case </w:t>
            </w:r>
            <w:r w:rsidR="00C47A10">
              <w:rPr>
                <w:color w:val="000000"/>
                <w:sz w:val="22"/>
                <w:szCs w:val="22"/>
              </w:rPr>
              <w:t xml:space="preserve">Client </w:t>
            </w:r>
            <w:r>
              <w:rPr>
                <w:color w:val="000000"/>
                <w:sz w:val="22"/>
                <w:szCs w:val="22"/>
              </w:rPr>
              <w:t>Module</w:t>
            </w:r>
          </w:p>
        </w:tc>
        <w:tc>
          <w:tcPr>
            <w:tcW w:w="1435" w:type="dxa"/>
          </w:tcPr>
          <w:p w14:paraId="5F256C5C" w14:textId="5A544D90"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_Ref35643224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6.1.16</w:t>
            </w:r>
            <w:r w:rsidRPr="002251AB">
              <w:rPr>
                <w:color w:val="000000"/>
                <w:sz w:val="22"/>
                <w:szCs w:val="22"/>
              </w:rPr>
              <w:fldChar w:fldCharType="end"/>
            </w:r>
          </w:p>
        </w:tc>
      </w:tr>
      <w:tr w:rsidR="000853D5" w:rsidRPr="002251AB" w14:paraId="6F20E3C9" w14:textId="39BAE495" w:rsidTr="002251AB">
        <w:trPr>
          <w:cantSplit/>
          <w:trHeight w:val="732"/>
        </w:trPr>
        <w:tc>
          <w:tcPr>
            <w:tcW w:w="697" w:type="dxa"/>
            <w:shd w:val="clear" w:color="000000" w:fill="F2F2F2"/>
            <w:noWrap/>
            <w:vAlign w:val="center"/>
          </w:tcPr>
          <w:p w14:paraId="5EC53B6B" w14:textId="5BCF7BD9" w:rsidR="000853D5" w:rsidRPr="002251AB" w:rsidRDefault="000853D5" w:rsidP="006A54B5">
            <w:pPr>
              <w:spacing w:line="240" w:lineRule="auto"/>
              <w:jc w:val="center"/>
              <w:rPr>
                <w:b/>
                <w:bCs/>
                <w:color w:val="000000"/>
                <w:sz w:val="22"/>
                <w:szCs w:val="22"/>
              </w:rPr>
            </w:pPr>
            <w:r w:rsidRPr="002251AB">
              <w:rPr>
                <w:b/>
                <w:bCs/>
                <w:color w:val="000000"/>
                <w:sz w:val="22"/>
                <w:szCs w:val="22"/>
              </w:rPr>
              <w:t>39</w:t>
            </w:r>
          </w:p>
        </w:tc>
        <w:tc>
          <w:tcPr>
            <w:tcW w:w="1852" w:type="dxa"/>
            <w:shd w:val="clear" w:color="auto" w:fill="auto"/>
            <w:noWrap/>
            <w:vAlign w:val="center"/>
          </w:tcPr>
          <w:p w14:paraId="4F855D66" w14:textId="41CF07FA" w:rsidR="000853D5" w:rsidRPr="002251AB" w:rsidRDefault="000853D5" w:rsidP="006A54B5">
            <w:pPr>
              <w:spacing w:line="240" w:lineRule="auto"/>
              <w:jc w:val="center"/>
              <w:rPr>
                <w:color w:val="000000"/>
                <w:sz w:val="22"/>
                <w:szCs w:val="22"/>
              </w:rPr>
            </w:pPr>
            <w:r w:rsidRPr="002251AB">
              <w:rPr>
                <w:color w:val="000000"/>
                <w:sz w:val="22"/>
                <w:szCs w:val="22"/>
              </w:rPr>
              <w:t>SI-1.1</w:t>
            </w:r>
          </w:p>
        </w:tc>
        <w:tc>
          <w:tcPr>
            <w:tcW w:w="5950" w:type="dxa"/>
            <w:shd w:val="clear" w:color="auto" w:fill="auto"/>
            <w:vAlign w:val="center"/>
          </w:tcPr>
          <w:p w14:paraId="4A5CF09D" w14:textId="3E71DAFC" w:rsidR="000853D5" w:rsidRPr="002251AB" w:rsidRDefault="000853D5" w:rsidP="006A54B5">
            <w:pPr>
              <w:spacing w:line="240" w:lineRule="auto"/>
              <w:rPr>
                <w:color w:val="000000"/>
                <w:sz w:val="18"/>
                <w:szCs w:val="18"/>
              </w:rPr>
            </w:pPr>
            <w:r w:rsidRPr="002251AB">
              <w:rPr>
                <w:color w:val="000000"/>
                <w:sz w:val="18"/>
                <w:szCs w:val="18"/>
              </w:rPr>
              <w:t>The system shall interact with PostgreSQL RDBMS for all data transactions.</w:t>
            </w:r>
          </w:p>
        </w:tc>
        <w:tc>
          <w:tcPr>
            <w:tcW w:w="2920" w:type="dxa"/>
            <w:shd w:val="clear" w:color="auto" w:fill="auto"/>
            <w:noWrap/>
            <w:vAlign w:val="center"/>
          </w:tcPr>
          <w:p w14:paraId="6A8799B7" w14:textId="632A60FA" w:rsidR="000853D5" w:rsidRPr="002251AB" w:rsidRDefault="00FC3F13" w:rsidP="006A54B5">
            <w:pPr>
              <w:spacing w:line="240" w:lineRule="auto"/>
              <w:jc w:val="center"/>
              <w:rPr>
                <w:color w:val="000000"/>
                <w:sz w:val="22"/>
                <w:szCs w:val="22"/>
              </w:rPr>
            </w:pPr>
            <w:r>
              <w:rPr>
                <w:color w:val="000000"/>
                <w:sz w:val="22"/>
                <w:szCs w:val="22"/>
              </w:rPr>
              <w:t>Data Access Module</w:t>
            </w:r>
          </w:p>
        </w:tc>
        <w:tc>
          <w:tcPr>
            <w:tcW w:w="1435" w:type="dxa"/>
          </w:tcPr>
          <w:p w14:paraId="77CF4808" w14:textId="6F308259"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_Ref35643398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4</w:t>
            </w:r>
            <w:r w:rsidRPr="002251AB">
              <w:rPr>
                <w:color w:val="000000"/>
                <w:sz w:val="22"/>
                <w:szCs w:val="22"/>
              </w:rPr>
              <w:fldChar w:fldCharType="end"/>
            </w:r>
          </w:p>
          <w:p w14:paraId="51E0014B" w14:textId="330585E5"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_Ref35643148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5</w:t>
            </w:r>
            <w:r w:rsidRPr="002251AB">
              <w:rPr>
                <w:color w:val="000000"/>
                <w:sz w:val="22"/>
                <w:szCs w:val="22"/>
              </w:rPr>
              <w:fldChar w:fldCharType="end"/>
            </w:r>
          </w:p>
        </w:tc>
      </w:tr>
      <w:tr w:rsidR="000853D5" w:rsidRPr="002251AB" w14:paraId="6761AD18" w14:textId="199E79EF" w:rsidTr="002251AB">
        <w:trPr>
          <w:cantSplit/>
          <w:trHeight w:val="732"/>
        </w:trPr>
        <w:tc>
          <w:tcPr>
            <w:tcW w:w="697" w:type="dxa"/>
            <w:shd w:val="clear" w:color="000000" w:fill="F2F2F2"/>
            <w:noWrap/>
            <w:vAlign w:val="center"/>
          </w:tcPr>
          <w:p w14:paraId="3E7D0A5C" w14:textId="293A71EC" w:rsidR="000853D5" w:rsidRPr="002251AB" w:rsidRDefault="000853D5" w:rsidP="006A54B5">
            <w:pPr>
              <w:spacing w:line="240" w:lineRule="auto"/>
              <w:jc w:val="center"/>
              <w:rPr>
                <w:b/>
                <w:bCs/>
                <w:color w:val="000000"/>
                <w:sz w:val="22"/>
                <w:szCs w:val="22"/>
              </w:rPr>
            </w:pPr>
            <w:r w:rsidRPr="002251AB">
              <w:rPr>
                <w:b/>
                <w:bCs/>
                <w:color w:val="000000"/>
                <w:sz w:val="22"/>
                <w:szCs w:val="22"/>
              </w:rPr>
              <w:t>40</w:t>
            </w:r>
          </w:p>
        </w:tc>
        <w:tc>
          <w:tcPr>
            <w:tcW w:w="1852" w:type="dxa"/>
            <w:shd w:val="clear" w:color="auto" w:fill="auto"/>
            <w:noWrap/>
            <w:vAlign w:val="center"/>
          </w:tcPr>
          <w:p w14:paraId="5E0344F6" w14:textId="42313C68" w:rsidR="000853D5" w:rsidRPr="002251AB" w:rsidRDefault="000853D5" w:rsidP="006A54B5">
            <w:pPr>
              <w:spacing w:line="240" w:lineRule="auto"/>
              <w:jc w:val="center"/>
              <w:rPr>
                <w:color w:val="000000"/>
                <w:sz w:val="22"/>
                <w:szCs w:val="22"/>
              </w:rPr>
            </w:pPr>
            <w:r w:rsidRPr="002251AB">
              <w:rPr>
                <w:color w:val="000000"/>
                <w:sz w:val="22"/>
                <w:szCs w:val="22"/>
              </w:rPr>
              <w:t>SI-2.1</w:t>
            </w:r>
          </w:p>
        </w:tc>
        <w:tc>
          <w:tcPr>
            <w:tcW w:w="5950" w:type="dxa"/>
            <w:shd w:val="clear" w:color="auto" w:fill="auto"/>
            <w:vAlign w:val="center"/>
          </w:tcPr>
          <w:p w14:paraId="3E796D88" w14:textId="75E73B2B" w:rsidR="000853D5" w:rsidRPr="002251AB" w:rsidRDefault="000853D5" w:rsidP="006A54B5">
            <w:pPr>
              <w:spacing w:line="240" w:lineRule="auto"/>
              <w:rPr>
                <w:color w:val="000000"/>
                <w:sz w:val="18"/>
                <w:szCs w:val="18"/>
              </w:rPr>
            </w:pPr>
            <w:r w:rsidRPr="002251AB">
              <w:rPr>
                <w:color w:val="000000"/>
                <w:sz w:val="18"/>
                <w:szCs w:val="18"/>
              </w:rPr>
              <w:t>The system's server-side Java EE application shall interact with the system's client-side Angular web application.</w:t>
            </w:r>
          </w:p>
        </w:tc>
        <w:tc>
          <w:tcPr>
            <w:tcW w:w="2920" w:type="dxa"/>
            <w:shd w:val="clear" w:color="auto" w:fill="auto"/>
            <w:noWrap/>
            <w:vAlign w:val="center"/>
          </w:tcPr>
          <w:p w14:paraId="536BBDEA" w14:textId="6BD7366D" w:rsidR="000853D5" w:rsidRPr="002251AB" w:rsidRDefault="00FC3F13" w:rsidP="006A54B5">
            <w:pPr>
              <w:spacing w:line="240" w:lineRule="auto"/>
              <w:jc w:val="center"/>
              <w:rPr>
                <w:color w:val="000000"/>
                <w:sz w:val="22"/>
                <w:szCs w:val="22"/>
              </w:rPr>
            </w:pPr>
            <w:r>
              <w:rPr>
                <w:color w:val="000000"/>
                <w:sz w:val="22"/>
                <w:szCs w:val="22"/>
              </w:rPr>
              <w:t>Controller Module</w:t>
            </w:r>
          </w:p>
        </w:tc>
        <w:tc>
          <w:tcPr>
            <w:tcW w:w="1435" w:type="dxa"/>
          </w:tcPr>
          <w:p w14:paraId="6FB87793" w14:textId="75EE7BE1"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_Ref35643493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5.1</w:t>
            </w:r>
            <w:r w:rsidRPr="002251AB">
              <w:rPr>
                <w:color w:val="000000"/>
                <w:sz w:val="22"/>
                <w:szCs w:val="22"/>
              </w:rPr>
              <w:fldChar w:fldCharType="end"/>
            </w:r>
          </w:p>
        </w:tc>
      </w:tr>
      <w:tr w:rsidR="000853D5" w:rsidRPr="002251AB" w14:paraId="5A469603" w14:textId="12D0339F" w:rsidTr="002251AB">
        <w:trPr>
          <w:cantSplit/>
          <w:trHeight w:val="732"/>
        </w:trPr>
        <w:tc>
          <w:tcPr>
            <w:tcW w:w="697" w:type="dxa"/>
            <w:shd w:val="clear" w:color="000000" w:fill="F2F2F2"/>
            <w:noWrap/>
            <w:vAlign w:val="center"/>
          </w:tcPr>
          <w:p w14:paraId="5AF789D8" w14:textId="60F5E66D" w:rsidR="000853D5" w:rsidRPr="002251AB" w:rsidRDefault="000853D5" w:rsidP="006A54B5">
            <w:pPr>
              <w:spacing w:line="240" w:lineRule="auto"/>
              <w:jc w:val="center"/>
              <w:rPr>
                <w:b/>
                <w:bCs/>
                <w:color w:val="000000"/>
                <w:sz w:val="22"/>
                <w:szCs w:val="22"/>
              </w:rPr>
            </w:pPr>
            <w:r w:rsidRPr="002251AB">
              <w:rPr>
                <w:b/>
                <w:bCs/>
                <w:color w:val="000000"/>
                <w:sz w:val="22"/>
                <w:szCs w:val="22"/>
              </w:rPr>
              <w:t>41</w:t>
            </w:r>
          </w:p>
        </w:tc>
        <w:tc>
          <w:tcPr>
            <w:tcW w:w="1852" w:type="dxa"/>
            <w:shd w:val="clear" w:color="auto" w:fill="auto"/>
            <w:noWrap/>
            <w:vAlign w:val="center"/>
          </w:tcPr>
          <w:p w14:paraId="657014E9" w14:textId="5495CEAB" w:rsidR="000853D5" w:rsidRPr="002251AB" w:rsidRDefault="000853D5" w:rsidP="006A54B5">
            <w:pPr>
              <w:spacing w:line="240" w:lineRule="auto"/>
              <w:jc w:val="center"/>
              <w:rPr>
                <w:color w:val="000000"/>
                <w:sz w:val="22"/>
                <w:szCs w:val="22"/>
              </w:rPr>
            </w:pPr>
            <w:r w:rsidRPr="002251AB">
              <w:rPr>
                <w:color w:val="000000"/>
                <w:sz w:val="22"/>
                <w:szCs w:val="22"/>
              </w:rPr>
              <w:t>SI-3.1</w:t>
            </w:r>
          </w:p>
        </w:tc>
        <w:tc>
          <w:tcPr>
            <w:tcW w:w="5950" w:type="dxa"/>
            <w:shd w:val="clear" w:color="auto" w:fill="auto"/>
            <w:vAlign w:val="center"/>
          </w:tcPr>
          <w:p w14:paraId="17DF08A3" w14:textId="1226659E" w:rsidR="000853D5" w:rsidRPr="002251AB" w:rsidRDefault="000853D5" w:rsidP="006A54B5">
            <w:pPr>
              <w:spacing w:line="240" w:lineRule="auto"/>
              <w:rPr>
                <w:color w:val="000000"/>
                <w:sz w:val="18"/>
                <w:szCs w:val="18"/>
              </w:rPr>
            </w:pPr>
            <w:r w:rsidRPr="002251AB">
              <w:rPr>
                <w:color w:val="000000"/>
                <w:sz w:val="18"/>
                <w:szCs w:val="18"/>
              </w:rPr>
              <w:t>The system’s client-side Angular application shall interact with the system’s server-side Java EE application.</w:t>
            </w:r>
          </w:p>
        </w:tc>
        <w:tc>
          <w:tcPr>
            <w:tcW w:w="2920" w:type="dxa"/>
            <w:shd w:val="clear" w:color="auto" w:fill="auto"/>
            <w:noWrap/>
            <w:vAlign w:val="center"/>
          </w:tcPr>
          <w:p w14:paraId="625B0E75" w14:textId="3A4FEB1C" w:rsidR="000853D5" w:rsidRPr="002251AB" w:rsidRDefault="00FC3F13" w:rsidP="006A54B5">
            <w:pPr>
              <w:spacing w:line="240" w:lineRule="auto"/>
              <w:jc w:val="center"/>
              <w:rPr>
                <w:color w:val="000000"/>
                <w:sz w:val="22"/>
                <w:szCs w:val="22"/>
              </w:rPr>
            </w:pPr>
            <w:r>
              <w:rPr>
                <w:color w:val="000000"/>
                <w:sz w:val="22"/>
                <w:szCs w:val="22"/>
              </w:rPr>
              <w:t>Controller Module</w:t>
            </w:r>
          </w:p>
        </w:tc>
        <w:tc>
          <w:tcPr>
            <w:tcW w:w="1435" w:type="dxa"/>
          </w:tcPr>
          <w:p w14:paraId="5821B90A" w14:textId="591350D6"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_Ref35643493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5.1</w:t>
            </w:r>
            <w:r w:rsidRPr="002251AB">
              <w:rPr>
                <w:color w:val="000000"/>
                <w:sz w:val="22"/>
                <w:szCs w:val="22"/>
              </w:rPr>
              <w:fldChar w:fldCharType="end"/>
            </w:r>
          </w:p>
          <w:p w14:paraId="0BBC8E09" w14:textId="5511035F"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_Ref35643629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5.2</w:t>
            </w:r>
            <w:r w:rsidRPr="002251AB">
              <w:rPr>
                <w:color w:val="000000"/>
                <w:sz w:val="22"/>
                <w:szCs w:val="22"/>
              </w:rPr>
              <w:fldChar w:fldCharType="end"/>
            </w:r>
          </w:p>
          <w:p w14:paraId="58591FEB" w14:textId="08BB475B" w:rsidR="000853D5" w:rsidRPr="002251AB" w:rsidRDefault="000853D5"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_Ref35642853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5.5</w:t>
            </w:r>
            <w:r w:rsidRPr="002251AB">
              <w:rPr>
                <w:color w:val="000000"/>
                <w:sz w:val="22"/>
                <w:szCs w:val="22"/>
              </w:rPr>
              <w:fldChar w:fldCharType="end"/>
            </w:r>
          </w:p>
        </w:tc>
      </w:tr>
      <w:tr w:rsidR="000853D5" w:rsidRPr="002251AB" w14:paraId="41481383" w14:textId="6E2A6D4F" w:rsidTr="002251AB">
        <w:trPr>
          <w:cantSplit/>
          <w:trHeight w:val="732"/>
        </w:trPr>
        <w:tc>
          <w:tcPr>
            <w:tcW w:w="697" w:type="dxa"/>
            <w:shd w:val="clear" w:color="000000" w:fill="F2F2F2"/>
            <w:noWrap/>
            <w:vAlign w:val="center"/>
          </w:tcPr>
          <w:p w14:paraId="17C3A3E9" w14:textId="052150C0" w:rsidR="000853D5" w:rsidRPr="002251AB" w:rsidRDefault="000853D5" w:rsidP="006A54B5">
            <w:pPr>
              <w:spacing w:line="240" w:lineRule="auto"/>
              <w:jc w:val="center"/>
              <w:rPr>
                <w:b/>
                <w:bCs/>
                <w:color w:val="000000"/>
                <w:sz w:val="22"/>
                <w:szCs w:val="22"/>
              </w:rPr>
            </w:pPr>
            <w:r w:rsidRPr="002251AB">
              <w:rPr>
                <w:b/>
                <w:bCs/>
                <w:color w:val="000000"/>
                <w:sz w:val="22"/>
                <w:szCs w:val="22"/>
              </w:rPr>
              <w:t>42</w:t>
            </w:r>
          </w:p>
        </w:tc>
        <w:tc>
          <w:tcPr>
            <w:tcW w:w="1852" w:type="dxa"/>
            <w:shd w:val="clear" w:color="auto" w:fill="auto"/>
            <w:noWrap/>
            <w:vAlign w:val="center"/>
          </w:tcPr>
          <w:p w14:paraId="4773DD5D" w14:textId="6A238627" w:rsidR="000853D5" w:rsidRPr="002251AB" w:rsidRDefault="000853D5" w:rsidP="006A54B5">
            <w:pPr>
              <w:spacing w:line="240" w:lineRule="auto"/>
              <w:jc w:val="center"/>
              <w:rPr>
                <w:color w:val="000000"/>
                <w:sz w:val="22"/>
                <w:szCs w:val="22"/>
              </w:rPr>
            </w:pPr>
            <w:r w:rsidRPr="002251AB">
              <w:rPr>
                <w:color w:val="000000"/>
                <w:sz w:val="22"/>
                <w:szCs w:val="22"/>
              </w:rPr>
              <w:t>SI-4.1</w:t>
            </w:r>
          </w:p>
        </w:tc>
        <w:tc>
          <w:tcPr>
            <w:tcW w:w="5950" w:type="dxa"/>
            <w:shd w:val="clear" w:color="auto" w:fill="auto"/>
            <w:vAlign w:val="center"/>
          </w:tcPr>
          <w:p w14:paraId="430009B5" w14:textId="6FDE6D0B" w:rsidR="000853D5" w:rsidRPr="002251AB" w:rsidRDefault="000853D5" w:rsidP="006A54B5">
            <w:pPr>
              <w:spacing w:line="240" w:lineRule="auto"/>
              <w:rPr>
                <w:color w:val="000000"/>
                <w:sz w:val="18"/>
                <w:szCs w:val="18"/>
              </w:rPr>
            </w:pPr>
            <w:r w:rsidRPr="002251AB">
              <w:rPr>
                <w:color w:val="000000"/>
                <w:sz w:val="18"/>
                <w:szCs w:val="18"/>
              </w:rPr>
              <w:t>The system’s client-side Angular application shall interact with the file storage system of the user’s device.</w:t>
            </w:r>
          </w:p>
        </w:tc>
        <w:tc>
          <w:tcPr>
            <w:tcW w:w="2920" w:type="dxa"/>
            <w:shd w:val="clear" w:color="auto" w:fill="auto"/>
            <w:noWrap/>
            <w:vAlign w:val="center"/>
          </w:tcPr>
          <w:p w14:paraId="7381452F" w14:textId="26FB6039" w:rsidR="000853D5" w:rsidRPr="002251AB" w:rsidRDefault="00FC3F13" w:rsidP="006A54B5">
            <w:pPr>
              <w:spacing w:line="240" w:lineRule="auto"/>
              <w:jc w:val="center"/>
              <w:rPr>
                <w:color w:val="000000"/>
                <w:sz w:val="22"/>
                <w:szCs w:val="22"/>
              </w:rPr>
            </w:pPr>
            <w:r>
              <w:rPr>
                <w:color w:val="000000"/>
                <w:sz w:val="22"/>
                <w:szCs w:val="22"/>
              </w:rPr>
              <w:t>Controller Module</w:t>
            </w:r>
          </w:p>
        </w:tc>
        <w:tc>
          <w:tcPr>
            <w:tcW w:w="1435" w:type="dxa"/>
          </w:tcPr>
          <w:p w14:paraId="595FBF48" w14:textId="13AD1A7E" w:rsidR="000853D5" w:rsidRPr="002251AB" w:rsidRDefault="000853D5" w:rsidP="000853D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_Ref35643629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5.2</w:t>
            </w:r>
            <w:r w:rsidRPr="002251AB">
              <w:rPr>
                <w:color w:val="000000"/>
                <w:sz w:val="22"/>
                <w:szCs w:val="22"/>
              </w:rPr>
              <w:fldChar w:fldCharType="end"/>
            </w:r>
          </w:p>
          <w:p w14:paraId="6CB061F6" w14:textId="72DE2298" w:rsidR="000853D5" w:rsidRPr="002251AB" w:rsidRDefault="000853D5" w:rsidP="000853D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_Ref35642853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5.5</w:t>
            </w:r>
            <w:r w:rsidRPr="002251AB">
              <w:rPr>
                <w:color w:val="000000"/>
                <w:sz w:val="22"/>
                <w:szCs w:val="22"/>
              </w:rPr>
              <w:fldChar w:fldCharType="end"/>
            </w:r>
          </w:p>
        </w:tc>
      </w:tr>
      <w:tr w:rsidR="000853D5" w:rsidRPr="002251AB" w14:paraId="5E3A9108" w14:textId="45AB1AB8" w:rsidTr="002251AB">
        <w:trPr>
          <w:cantSplit/>
          <w:trHeight w:val="732"/>
        </w:trPr>
        <w:tc>
          <w:tcPr>
            <w:tcW w:w="697" w:type="dxa"/>
            <w:shd w:val="clear" w:color="000000" w:fill="F2F2F2"/>
            <w:noWrap/>
            <w:vAlign w:val="center"/>
          </w:tcPr>
          <w:p w14:paraId="443D7719" w14:textId="07DAD8B2" w:rsidR="000853D5" w:rsidRPr="002251AB" w:rsidRDefault="000853D5" w:rsidP="006A54B5">
            <w:pPr>
              <w:spacing w:line="240" w:lineRule="auto"/>
              <w:jc w:val="center"/>
              <w:rPr>
                <w:b/>
                <w:bCs/>
                <w:color w:val="000000"/>
                <w:sz w:val="22"/>
                <w:szCs w:val="22"/>
              </w:rPr>
            </w:pPr>
            <w:r w:rsidRPr="002251AB">
              <w:rPr>
                <w:b/>
                <w:bCs/>
                <w:color w:val="000000"/>
                <w:sz w:val="22"/>
                <w:szCs w:val="22"/>
              </w:rPr>
              <w:lastRenderedPageBreak/>
              <w:t>43</w:t>
            </w:r>
          </w:p>
        </w:tc>
        <w:tc>
          <w:tcPr>
            <w:tcW w:w="1852" w:type="dxa"/>
            <w:shd w:val="clear" w:color="auto" w:fill="auto"/>
            <w:noWrap/>
            <w:vAlign w:val="center"/>
          </w:tcPr>
          <w:p w14:paraId="050ED499" w14:textId="71B7D0A5" w:rsidR="000853D5" w:rsidRPr="002251AB" w:rsidRDefault="000853D5" w:rsidP="006A54B5">
            <w:pPr>
              <w:spacing w:line="240" w:lineRule="auto"/>
              <w:jc w:val="center"/>
              <w:rPr>
                <w:color w:val="000000"/>
                <w:sz w:val="22"/>
                <w:szCs w:val="22"/>
              </w:rPr>
            </w:pPr>
            <w:r w:rsidRPr="002251AB">
              <w:rPr>
                <w:color w:val="000000"/>
                <w:sz w:val="22"/>
                <w:szCs w:val="22"/>
              </w:rPr>
              <w:t>SI-5.1</w:t>
            </w:r>
          </w:p>
        </w:tc>
        <w:tc>
          <w:tcPr>
            <w:tcW w:w="5950" w:type="dxa"/>
            <w:shd w:val="clear" w:color="auto" w:fill="auto"/>
            <w:vAlign w:val="center"/>
          </w:tcPr>
          <w:p w14:paraId="24FEB53F" w14:textId="33CC3BAF" w:rsidR="000853D5" w:rsidRPr="002251AB" w:rsidRDefault="000853D5" w:rsidP="006A54B5">
            <w:pPr>
              <w:spacing w:line="240" w:lineRule="auto"/>
              <w:rPr>
                <w:color w:val="000000"/>
                <w:sz w:val="18"/>
                <w:szCs w:val="18"/>
              </w:rPr>
            </w:pPr>
            <w:r w:rsidRPr="002251AB">
              <w:rPr>
                <w:color w:val="000000"/>
                <w:sz w:val="18"/>
                <w:szCs w:val="18"/>
              </w:rPr>
              <w:t>The system’s server-side Java EE application shall interact with a Python script to parse CSV data files.</w:t>
            </w:r>
          </w:p>
        </w:tc>
        <w:tc>
          <w:tcPr>
            <w:tcW w:w="2920" w:type="dxa"/>
            <w:shd w:val="clear" w:color="auto" w:fill="auto"/>
            <w:noWrap/>
            <w:vAlign w:val="center"/>
          </w:tcPr>
          <w:p w14:paraId="5A7BE62F" w14:textId="14A73663" w:rsidR="000853D5" w:rsidRPr="002251AB" w:rsidRDefault="00FC3F13" w:rsidP="006A54B5">
            <w:pPr>
              <w:spacing w:line="240" w:lineRule="auto"/>
              <w:jc w:val="center"/>
              <w:rPr>
                <w:color w:val="000000"/>
                <w:sz w:val="22"/>
                <w:szCs w:val="22"/>
              </w:rPr>
            </w:pPr>
            <w:r>
              <w:rPr>
                <w:color w:val="000000"/>
                <w:sz w:val="22"/>
                <w:szCs w:val="22"/>
              </w:rPr>
              <w:t>Controller Module</w:t>
            </w:r>
          </w:p>
        </w:tc>
        <w:tc>
          <w:tcPr>
            <w:tcW w:w="1435" w:type="dxa"/>
          </w:tcPr>
          <w:p w14:paraId="2DD29611" w14:textId="4EE224B8" w:rsidR="00137062" w:rsidRPr="002251AB" w:rsidRDefault="00137062" w:rsidP="00137062">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_Ref35643493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5.1</w:t>
            </w:r>
            <w:r w:rsidRPr="002251AB">
              <w:rPr>
                <w:color w:val="000000"/>
                <w:sz w:val="22"/>
                <w:szCs w:val="22"/>
              </w:rPr>
              <w:fldChar w:fldCharType="end"/>
            </w:r>
          </w:p>
          <w:p w14:paraId="02D3C9F2" w14:textId="54A7784A" w:rsidR="00137062" w:rsidRPr="002251AB" w:rsidRDefault="00137062" w:rsidP="00137062">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_Ref35643629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5.2</w:t>
            </w:r>
            <w:r w:rsidRPr="002251AB">
              <w:rPr>
                <w:color w:val="000000"/>
                <w:sz w:val="22"/>
                <w:szCs w:val="22"/>
              </w:rPr>
              <w:fldChar w:fldCharType="end"/>
            </w:r>
          </w:p>
          <w:p w14:paraId="1202E01F" w14:textId="37BE99BB" w:rsidR="000853D5" w:rsidRPr="002251AB" w:rsidRDefault="00137062" w:rsidP="00137062">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_Ref35642853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5.5</w:t>
            </w:r>
            <w:r w:rsidRPr="002251AB">
              <w:rPr>
                <w:color w:val="000000"/>
                <w:sz w:val="22"/>
                <w:szCs w:val="22"/>
              </w:rPr>
              <w:fldChar w:fldCharType="end"/>
            </w:r>
          </w:p>
          <w:p w14:paraId="502CE487" w14:textId="261C7586" w:rsidR="00137062" w:rsidRPr="002251AB" w:rsidRDefault="00137062" w:rsidP="00137062">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_Ref35643712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6.1.7</w:t>
            </w:r>
            <w:r w:rsidRPr="002251AB">
              <w:rPr>
                <w:color w:val="000000"/>
                <w:sz w:val="22"/>
                <w:szCs w:val="22"/>
              </w:rPr>
              <w:fldChar w:fldCharType="end"/>
            </w:r>
          </w:p>
        </w:tc>
      </w:tr>
      <w:tr w:rsidR="000853D5" w:rsidRPr="002251AB" w14:paraId="1BF5FCEE" w14:textId="6547E728" w:rsidTr="002251AB">
        <w:trPr>
          <w:cantSplit/>
          <w:trHeight w:val="732"/>
        </w:trPr>
        <w:tc>
          <w:tcPr>
            <w:tcW w:w="697" w:type="dxa"/>
            <w:shd w:val="clear" w:color="000000" w:fill="F2F2F2"/>
            <w:noWrap/>
            <w:vAlign w:val="center"/>
          </w:tcPr>
          <w:p w14:paraId="7E64FDEF" w14:textId="46F500DD" w:rsidR="000853D5" w:rsidRPr="002251AB" w:rsidRDefault="000853D5" w:rsidP="006A54B5">
            <w:pPr>
              <w:spacing w:line="240" w:lineRule="auto"/>
              <w:jc w:val="center"/>
              <w:rPr>
                <w:b/>
                <w:bCs/>
                <w:color w:val="000000"/>
                <w:sz w:val="22"/>
                <w:szCs w:val="22"/>
              </w:rPr>
            </w:pPr>
            <w:r w:rsidRPr="002251AB">
              <w:rPr>
                <w:b/>
                <w:bCs/>
                <w:color w:val="000000"/>
                <w:sz w:val="22"/>
                <w:szCs w:val="22"/>
              </w:rPr>
              <w:t>44</w:t>
            </w:r>
          </w:p>
        </w:tc>
        <w:tc>
          <w:tcPr>
            <w:tcW w:w="1852" w:type="dxa"/>
            <w:shd w:val="clear" w:color="auto" w:fill="auto"/>
            <w:noWrap/>
            <w:vAlign w:val="center"/>
          </w:tcPr>
          <w:p w14:paraId="036EAF77" w14:textId="402F0649" w:rsidR="000853D5" w:rsidRPr="002251AB" w:rsidRDefault="000853D5" w:rsidP="006A54B5">
            <w:pPr>
              <w:spacing w:line="240" w:lineRule="auto"/>
              <w:jc w:val="center"/>
              <w:rPr>
                <w:color w:val="000000"/>
                <w:sz w:val="22"/>
                <w:szCs w:val="22"/>
              </w:rPr>
            </w:pPr>
            <w:r w:rsidRPr="002251AB">
              <w:rPr>
                <w:color w:val="000000"/>
                <w:sz w:val="22"/>
                <w:szCs w:val="22"/>
              </w:rPr>
              <w:t>SI-6.1</w:t>
            </w:r>
          </w:p>
        </w:tc>
        <w:tc>
          <w:tcPr>
            <w:tcW w:w="5950" w:type="dxa"/>
            <w:shd w:val="clear" w:color="auto" w:fill="auto"/>
            <w:vAlign w:val="center"/>
          </w:tcPr>
          <w:p w14:paraId="484E2299" w14:textId="6710FCDA" w:rsidR="000853D5" w:rsidRPr="002251AB" w:rsidRDefault="000853D5" w:rsidP="006A54B5">
            <w:pPr>
              <w:spacing w:line="240" w:lineRule="auto"/>
              <w:rPr>
                <w:color w:val="000000"/>
                <w:sz w:val="18"/>
                <w:szCs w:val="18"/>
              </w:rPr>
            </w:pPr>
            <w:r w:rsidRPr="002251AB">
              <w:rPr>
                <w:color w:val="000000"/>
                <w:sz w:val="18"/>
                <w:szCs w:val="18"/>
              </w:rPr>
              <w:t>The system shall interact with a Chatbot Java web application developed by UMGC City Team 2.</w:t>
            </w:r>
          </w:p>
        </w:tc>
        <w:tc>
          <w:tcPr>
            <w:tcW w:w="2920" w:type="dxa"/>
            <w:shd w:val="clear" w:color="auto" w:fill="auto"/>
            <w:noWrap/>
            <w:vAlign w:val="center"/>
          </w:tcPr>
          <w:p w14:paraId="78923486" w14:textId="11C12B56" w:rsidR="000853D5" w:rsidRPr="002251AB" w:rsidRDefault="000853D5" w:rsidP="006A54B5">
            <w:pPr>
              <w:spacing w:line="240" w:lineRule="auto"/>
              <w:jc w:val="center"/>
              <w:rPr>
                <w:color w:val="000000"/>
                <w:sz w:val="22"/>
                <w:szCs w:val="22"/>
              </w:rPr>
            </w:pPr>
            <w:proofErr w:type="spellStart"/>
            <w:r w:rsidRPr="002251AB">
              <w:rPr>
                <w:color w:val="000000"/>
                <w:sz w:val="22"/>
                <w:szCs w:val="22"/>
              </w:rPr>
              <w:t>ChatBot</w:t>
            </w:r>
            <w:proofErr w:type="spellEnd"/>
          </w:p>
        </w:tc>
        <w:tc>
          <w:tcPr>
            <w:tcW w:w="1435" w:type="dxa"/>
            <w:vAlign w:val="center"/>
          </w:tcPr>
          <w:p w14:paraId="127BDAC0" w14:textId="09E71D0F" w:rsidR="000853D5" w:rsidRPr="002251AB" w:rsidRDefault="00137062" w:rsidP="00137062">
            <w:pPr>
              <w:spacing w:line="240" w:lineRule="auto"/>
              <w:jc w:val="center"/>
              <w:rPr>
                <w:color w:val="000000"/>
                <w:sz w:val="22"/>
                <w:szCs w:val="22"/>
              </w:rPr>
            </w:pPr>
            <w:r w:rsidRPr="002251AB">
              <w:rPr>
                <w:color w:val="000000"/>
                <w:sz w:val="22"/>
                <w:szCs w:val="22"/>
              </w:rPr>
              <w:t>N/A</w:t>
            </w:r>
          </w:p>
        </w:tc>
      </w:tr>
      <w:tr w:rsidR="000853D5" w:rsidRPr="002251AB" w14:paraId="223D7FDF" w14:textId="3483BCD6" w:rsidTr="002251AB">
        <w:trPr>
          <w:cantSplit/>
          <w:trHeight w:val="732"/>
        </w:trPr>
        <w:tc>
          <w:tcPr>
            <w:tcW w:w="697" w:type="dxa"/>
            <w:shd w:val="clear" w:color="000000" w:fill="F2F2F2"/>
            <w:noWrap/>
            <w:vAlign w:val="center"/>
          </w:tcPr>
          <w:p w14:paraId="36EF1280" w14:textId="2C5F6288" w:rsidR="000853D5" w:rsidRPr="002251AB" w:rsidRDefault="000853D5" w:rsidP="006A54B5">
            <w:pPr>
              <w:spacing w:line="240" w:lineRule="auto"/>
              <w:jc w:val="center"/>
              <w:rPr>
                <w:b/>
                <w:bCs/>
                <w:color w:val="000000"/>
                <w:sz w:val="22"/>
                <w:szCs w:val="22"/>
              </w:rPr>
            </w:pPr>
            <w:r w:rsidRPr="002251AB">
              <w:rPr>
                <w:b/>
                <w:bCs/>
                <w:color w:val="000000"/>
                <w:sz w:val="22"/>
                <w:szCs w:val="22"/>
              </w:rPr>
              <w:t>45</w:t>
            </w:r>
          </w:p>
        </w:tc>
        <w:tc>
          <w:tcPr>
            <w:tcW w:w="1852" w:type="dxa"/>
            <w:shd w:val="clear" w:color="auto" w:fill="auto"/>
            <w:noWrap/>
            <w:vAlign w:val="center"/>
          </w:tcPr>
          <w:p w14:paraId="0CA586BB" w14:textId="6253D10C" w:rsidR="000853D5" w:rsidRPr="002251AB" w:rsidRDefault="000853D5" w:rsidP="006A54B5">
            <w:pPr>
              <w:spacing w:line="240" w:lineRule="auto"/>
              <w:jc w:val="center"/>
              <w:rPr>
                <w:color w:val="000000"/>
                <w:sz w:val="22"/>
                <w:szCs w:val="22"/>
              </w:rPr>
            </w:pPr>
            <w:r w:rsidRPr="002251AB">
              <w:rPr>
                <w:color w:val="000000"/>
                <w:sz w:val="22"/>
                <w:szCs w:val="22"/>
              </w:rPr>
              <w:t>SI-7.1</w:t>
            </w:r>
          </w:p>
        </w:tc>
        <w:tc>
          <w:tcPr>
            <w:tcW w:w="5950" w:type="dxa"/>
            <w:shd w:val="clear" w:color="auto" w:fill="auto"/>
            <w:vAlign w:val="center"/>
          </w:tcPr>
          <w:p w14:paraId="452E5953" w14:textId="54D39341" w:rsidR="000853D5" w:rsidRPr="002251AB" w:rsidRDefault="000853D5" w:rsidP="006A54B5">
            <w:pPr>
              <w:spacing w:line="240" w:lineRule="auto"/>
              <w:rPr>
                <w:color w:val="000000"/>
                <w:sz w:val="18"/>
                <w:szCs w:val="18"/>
              </w:rPr>
            </w:pPr>
            <w:r w:rsidRPr="002251AB">
              <w:rPr>
                <w:color w:val="000000"/>
                <w:sz w:val="18"/>
                <w:szCs w:val="18"/>
              </w:rPr>
              <w:t>The system shall be able to build, deploy and maintain a relational database to store city information.</w:t>
            </w:r>
          </w:p>
        </w:tc>
        <w:tc>
          <w:tcPr>
            <w:tcW w:w="2920" w:type="dxa"/>
            <w:shd w:val="clear" w:color="auto" w:fill="auto"/>
            <w:noWrap/>
            <w:vAlign w:val="center"/>
          </w:tcPr>
          <w:p w14:paraId="1E259122" w14:textId="6DDE38F9" w:rsidR="000853D5" w:rsidRPr="002251AB" w:rsidRDefault="00C47A10" w:rsidP="006A54B5">
            <w:pPr>
              <w:spacing w:line="240" w:lineRule="auto"/>
              <w:jc w:val="center"/>
              <w:rPr>
                <w:color w:val="000000"/>
                <w:sz w:val="22"/>
                <w:szCs w:val="22"/>
              </w:rPr>
            </w:pPr>
            <w:r>
              <w:rPr>
                <w:color w:val="000000"/>
                <w:sz w:val="22"/>
                <w:szCs w:val="22"/>
              </w:rPr>
              <w:t>System Configuration Module</w:t>
            </w:r>
          </w:p>
        </w:tc>
        <w:tc>
          <w:tcPr>
            <w:tcW w:w="1435" w:type="dxa"/>
          </w:tcPr>
          <w:p w14:paraId="3CF0235A" w14:textId="2CD5604F" w:rsidR="000853D5" w:rsidRPr="002251AB" w:rsidRDefault="00137062"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_Ref35643733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4</w:t>
            </w:r>
            <w:r w:rsidRPr="002251AB">
              <w:rPr>
                <w:color w:val="000000"/>
                <w:sz w:val="22"/>
                <w:szCs w:val="22"/>
              </w:rPr>
              <w:fldChar w:fldCharType="end"/>
            </w:r>
          </w:p>
        </w:tc>
      </w:tr>
      <w:tr w:rsidR="000853D5" w:rsidRPr="002251AB" w14:paraId="4074586E" w14:textId="638903B8" w:rsidTr="002251AB">
        <w:trPr>
          <w:cantSplit/>
          <w:trHeight w:val="732"/>
        </w:trPr>
        <w:tc>
          <w:tcPr>
            <w:tcW w:w="697" w:type="dxa"/>
            <w:shd w:val="clear" w:color="000000" w:fill="F2F2F2"/>
            <w:noWrap/>
            <w:vAlign w:val="center"/>
          </w:tcPr>
          <w:p w14:paraId="14B148E2" w14:textId="4A715571" w:rsidR="000853D5" w:rsidRPr="002251AB" w:rsidRDefault="000853D5" w:rsidP="006A54B5">
            <w:pPr>
              <w:spacing w:line="240" w:lineRule="auto"/>
              <w:jc w:val="center"/>
              <w:rPr>
                <w:b/>
                <w:bCs/>
                <w:color w:val="000000"/>
                <w:sz w:val="22"/>
                <w:szCs w:val="22"/>
              </w:rPr>
            </w:pPr>
            <w:r w:rsidRPr="002251AB">
              <w:rPr>
                <w:b/>
                <w:bCs/>
                <w:color w:val="000000"/>
                <w:sz w:val="22"/>
                <w:szCs w:val="22"/>
              </w:rPr>
              <w:t>46</w:t>
            </w:r>
          </w:p>
        </w:tc>
        <w:tc>
          <w:tcPr>
            <w:tcW w:w="1852" w:type="dxa"/>
            <w:shd w:val="clear" w:color="auto" w:fill="auto"/>
            <w:noWrap/>
            <w:vAlign w:val="center"/>
          </w:tcPr>
          <w:p w14:paraId="7045C45D" w14:textId="78E7B5F3" w:rsidR="000853D5" w:rsidRPr="002251AB" w:rsidRDefault="000853D5" w:rsidP="006A54B5">
            <w:pPr>
              <w:spacing w:line="240" w:lineRule="auto"/>
              <w:jc w:val="center"/>
              <w:rPr>
                <w:color w:val="000000"/>
                <w:sz w:val="22"/>
                <w:szCs w:val="22"/>
              </w:rPr>
            </w:pPr>
            <w:r w:rsidRPr="002251AB">
              <w:rPr>
                <w:color w:val="000000"/>
                <w:sz w:val="22"/>
                <w:szCs w:val="22"/>
              </w:rPr>
              <w:t>UI-1.1</w:t>
            </w:r>
          </w:p>
        </w:tc>
        <w:tc>
          <w:tcPr>
            <w:tcW w:w="5950" w:type="dxa"/>
            <w:shd w:val="clear" w:color="auto" w:fill="auto"/>
            <w:vAlign w:val="center"/>
          </w:tcPr>
          <w:p w14:paraId="3F8B21D1" w14:textId="53C514EE" w:rsidR="000853D5" w:rsidRPr="002251AB" w:rsidRDefault="000853D5" w:rsidP="006A54B5">
            <w:pPr>
              <w:spacing w:line="240" w:lineRule="auto"/>
              <w:rPr>
                <w:color w:val="000000"/>
                <w:sz w:val="18"/>
                <w:szCs w:val="18"/>
              </w:rPr>
            </w:pPr>
            <w:r w:rsidRPr="002251AB">
              <w:rPr>
                <w:color w:val="000000"/>
                <w:sz w:val="18"/>
                <w:szCs w:val="18"/>
              </w:rPr>
              <w:t>The UMGC City Admin Portal UI shall display a Home Page Screen.</w:t>
            </w:r>
          </w:p>
        </w:tc>
        <w:tc>
          <w:tcPr>
            <w:tcW w:w="2920" w:type="dxa"/>
            <w:shd w:val="clear" w:color="auto" w:fill="auto"/>
            <w:noWrap/>
            <w:vAlign w:val="center"/>
          </w:tcPr>
          <w:p w14:paraId="579D167B" w14:textId="013C8D77" w:rsidR="000853D5" w:rsidRPr="002251AB" w:rsidRDefault="00C47A10" w:rsidP="006A54B5">
            <w:pPr>
              <w:spacing w:line="240" w:lineRule="auto"/>
              <w:jc w:val="center"/>
              <w:rPr>
                <w:color w:val="000000"/>
                <w:sz w:val="22"/>
                <w:szCs w:val="22"/>
              </w:rPr>
            </w:pPr>
            <w:r>
              <w:rPr>
                <w:color w:val="000000"/>
                <w:sz w:val="22"/>
                <w:szCs w:val="22"/>
              </w:rPr>
              <w:t>Use Case Management Module</w:t>
            </w:r>
          </w:p>
        </w:tc>
        <w:tc>
          <w:tcPr>
            <w:tcW w:w="1435" w:type="dxa"/>
          </w:tcPr>
          <w:p w14:paraId="1A608363" w14:textId="10DC8D3F" w:rsidR="000853D5" w:rsidRPr="002251AB" w:rsidRDefault="00137062"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_Ref35643753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w:t>
            </w:r>
            <w:r w:rsidRPr="002251AB">
              <w:rPr>
                <w:color w:val="000000"/>
                <w:sz w:val="22"/>
                <w:szCs w:val="22"/>
              </w:rPr>
              <w:fldChar w:fldCharType="end"/>
            </w:r>
          </w:p>
        </w:tc>
      </w:tr>
      <w:tr w:rsidR="000853D5" w:rsidRPr="002251AB" w14:paraId="4236A3F7" w14:textId="039D22C4" w:rsidTr="002251AB">
        <w:trPr>
          <w:cantSplit/>
          <w:trHeight w:val="732"/>
        </w:trPr>
        <w:tc>
          <w:tcPr>
            <w:tcW w:w="697" w:type="dxa"/>
            <w:shd w:val="clear" w:color="000000" w:fill="F2F2F2"/>
            <w:noWrap/>
            <w:vAlign w:val="center"/>
          </w:tcPr>
          <w:p w14:paraId="18CE27CA" w14:textId="453D2188" w:rsidR="000853D5" w:rsidRPr="002251AB" w:rsidRDefault="000853D5" w:rsidP="006A54B5">
            <w:pPr>
              <w:spacing w:line="240" w:lineRule="auto"/>
              <w:jc w:val="center"/>
              <w:rPr>
                <w:b/>
                <w:bCs/>
                <w:color w:val="000000"/>
                <w:sz w:val="22"/>
                <w:szCs w:val="22"/>
              </w:rPr>
            </w:pPr>
            <w:r w:rsidRPr="002251AB">
              <w:rPr>
                <w:b/>
                <w:bCs/>
                <w:color w:val="000000"/>
                <w:sz w:val="22"/>
                <w:szCs w:val="22"/>
              </w:rPr>
              <w:t>47</w:t>
            </w:r>
          </w:p>
        </w:tc>
        <w:tc>
          <w:tcPr>
            <w:tcW w:w="1852" w:type="dxa"/>
            <w:shd w:val="clear" w:color="auto" w:fill="auto"/>
            <w:noWrap/>
            <w:vAlign w:val="center"/>
          </w:tcPr>
          <w:p w14:paraId="37D925BC" w14:textId="553C4056" w:rsidR="000853D5" w:rsidRPr="002251AB" w:rsidRDefault="000853D5" w:rsidP="006A54B5">
            <w:pPr>
              <w:spacing w:line="240" w:lineRule="auto"/>
              <w:jc w:val="center"/>
              <w:rPr>
                <w:color w:val="000000"/>
                <w:sz w:val="22"/>
                <w:szCs w:val="22"/>
              </w:rPr>
            </w:pPr>
            <w:r w:rsidRPr="002251AB">
              <w:rPr>
                <w:color w:val="000000"/>
                <w:sz w:val="22"/>
                <w:szCs w:val="22"/>
              </w:rPr>
              <w:t>UI-1.2</w:t>
            </w:r>
          </w:p>
        </w:tc>
        <w:tc>
          <w:tcPr>
            <w:tcW w:w="5950" w:type="dxa"/>
            <w:shd w:val="clear" w:color="auto" w:fill="auto"/>
            <w:vAlign w:val="center"/>
          </w:tcPr>
          <w:p w14:paraId="20895D5D" w14:textId="4AC0D304" w:rsidR="000853D5" w:rsidRPr="002251AB" w:rsidRDefault="000853D5" w:rsidP="006A54B5">
            <w:pPr>
              <w:spacing w:line="240" w:lineRule="auto"/>
              <w:rPr>
                <w:color w:val="000000"/>
                <w:sz w:val="18"/>
                <w:szCs w:val="18"/>
              </w:rPr>
            </w:pPr>
            <w:r w:rsidRPr="002251AB">
              <w:rPr>
                <w:color w:val="000000"/>
                <w:sz w:val="18"/>
                <w:szCs w:val="18"/>
              </w:rPr>
              <w:t>The UMGC City Admin Portal UI shall display a Sign-in Screen.</w:t>
            </w:r>
          </w:p>
        </w:tc>
        <w:tc>
          <w:tcPr>
            <w:tcW w:w="2920" w:type="dxa"/>
            <w:shd w:val="clear" w:color="auto" w:fill="auto"/>
            <w:noWrap/>
            <w:vAlign w:val="center"/>
          </w:tcPr>
          <w:p w14:paraId="50CF77E0" w14:textId="0B0BBC04" w:rsidR="000853D5" w:rsidRPr="002251AB" w:rsidRDefault="00C47A10" w:rsidP="006A54B5">
            <w:pPr>
              <w:spacing w:line="240" w:lineRule="auto"/>
              <w:jc w:val="center"/>
              <w:rPr>
                <w:color w:val="000000"/>
                <w:sz w:val="22"/>
                <w:szCs w:val="22"/>
              </w:rPr>
            </w:pPr>
            <w:r>
              <w:rPr>
                <w:color w:val="000000"/>
                <w:sz w:val="22"/>
                <w:szCs w:val="22"/>
              </w:rPr>
              <w:t>Use Case Management Module</w:t>
            </w:r>
          </w:p>
        </w:tc>
        <w:tc>
          <w:tcPr>
            <w:tcW w:w="1435" w:type="dxa"/>
          </w:tcPr>
          <w:p w14:paraId="3E4B7CB7" w14:textId="7823557E" w:rsidR="000853D5" w:rsidRPr="002251AB" w:rsidRDefault="00137062"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_Ref35643758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6.1.2</w:t>
            </w:r>
            <w:r w:rsidRPr="002251AB">
              <w:rPr>
                <w:color w:val="000000"/>
                <w:sz w:val="22"/>
                <w:szCs w:val="22"/>
              </w:rPr>
              <w:fldChar w:fldCharType="end"/>
            </w:r>
          </w:p>
        </w:tc>
      </w:tr>
      <w:tr w:rsidR="000853D5" w:rsidRPr="002251AB" w14:paraId="691EFFB8" w14:textId="70FC4534" w:rsidTr="002251AB">
        <w:trPr>
          <w:cantSplit/>
          <w:trHeight w:val="732"/>
        </w:trPr>
        <w:tc>
          <w:tcPr>
            <w:tcW w:w="697" w:type="dxa"/>
            <w:shd w:val="clear" w:color="000000" w:fill="F2F2F2"/>
            <w:noWrap/>
            <w:vAlign w:val="center"/>
          </w:tcPr>
          <w:p w14:paraId="4E592F45" w14:textId="6545270F" w:rsidR="000853D5" w:rsidRPr="002251AB" w:rsidRDefault="000853D5" w:rsidP="006A54B5">
            <w:pPr>
              <w:spacing w:line="240" w:lineRule="auto"/>
              <w:jc w:val="center"/>
              <w:rPr>
                <w:b/>
                <w:bCs/>
                <w:color w:val="000000"/>
                <w:sz w:val="22"/>
                <w:szCs w:val="22"/>
              </w:rPr>
            </w:pPr>
            <w:r w:rsidRPr="002251AB">
              <w:rPr>
                <w:b/>
                <w:bCs/>
                <w:color w:val="000000"/>
                <w:sz w:val="22"/>
                <w:szCs w:val="22"/>
              </w:rPr>
              <w:t>48</w:t>
            </w:r>
          </w:p>
        </w:tc>
        <w:tc>
          <w:tcPr>
            <w:tcW w:w="1852" w:type="dxa"/>
            <w:shd w:val="clear" w:color="auto" w:fill="auto"/>
            <w:noWrap/>
            <w:vAlign w:val="center"/>
          </w:tcPr>
          <w:p w14:paraId="4E773E36" w14:textId="28F855E6" w:rsidR="000853D5" w:rsidRPr="002251AB" w:rsidRDefault="000853D5" w:rsidP="006A54B5">
            <w:pPr>
              <w:spacing w:line="240" w:lineRule="auto"/>
              <w:jc w:val="center"/>
              <w:rPr>
                <w:color w:val="000000"/>
                <w:sz w:val="22"/>
                <w:szCs w:val="22"/>
              </w:rPr>
            </w:pPr>
            <w:r w:rsidRPr="002251AB">
              <w:rPr>
                <w:color w:val="000000"/>
                <w:sz w:val="22"/>
                <w:szCs w:val="22"/>
              </w:rPr>
              <w:t>UI-1.3</w:t>
            </w:r>
          </w:p>
        </w:tc>
        <w:tc>
          <w:tcPr>
            <w:tcW w:w="5950" w:type="dxa"/>
            <w:shd w:val="clear" w:color="auto" w:fill="auto"/>
            <w:vAlign w:val="center"/>
          </w:tcPr>
          <w:p w14:paraId="4F9A76C8" w14:textId="626C1126" w:rsidR="000853D5" w:rsidRPr="002251AB" w:rsidRDefault="000853D5" w:rsidP="006A54B5">
            <w:pPr>
              <w:spacing w:line="240" w:lineRule="auto"/>
              <w:rPr>
                <w:color w:val="000000"/>
                <w:sz w:val="18"/>
                <w:szCs w:val="18"/>
              </w:rPr>
            </w:pPr>
            <w:r w:rsidRPr="002251AB">
              <w:rPr>
                <w:color w:val="000000"/>
                <w:sz w:val="18"/>
                <w:szCs w:val="18"/>
              </w:rPr>
              <w:t>The UMGC City Admin Portal UI shall display a Sign-Up for new users.</w:t>
            </w:r>
          </w:p>
        </w:tc>
        <w:tc>
          <w:tcPr>
            <w:tcW w:w="2920" w:type="dxa"/>
            <w:shd w:val="clear" w:color="auto" w:fill="auto"/>
            <w:noWrap/>
            <w:vAlign w:val="center"/>
          </w:tcPr>
          <w:p w14:paraId="73CBB656" w14:textId="5C389841" w:rsidR="000853D5" w:rsidRPr="002251AB" w:rsidRDefault="00C47A10" w:rsidP="006A54B5">
            <w:pPr>
              <w:spacing w:line="240" w:lineRule="auto"/>
              <w:jc w:val="center"/>
              <w:rPr>
                <w:color w:val="000000"/>
                <w:sz w:val="22"/>
                <w:szCs w:val="22"/>
              </w:rPr>
            </w:pPr>
            <w:r>
              <w:rPr>
                <w:color w:val="000000"/>
                <w:sz w:val="22"/>
                <w:szCs w:val="22"/>
              </w:rPr>
              <w:t>Use Case Management Module</w:t>
            </w:r>
          </w:p>
        </w:tc>
        <w:tc>
          <w:tcPr>
            <w:tcW w:w="1435" w:type="dxa"/>
          </w:tcPr>
          <w:p w14:paraId="18F7DC18" w14:textId="7E93B808" w:rsidR="000853D5" w:rsidRPr="002251AB" w:rsidRDefault="00137062"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_Ref35643765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6.1.3</w:t>
            </w:r>
            <w:r w:rsidRPr="002251AB">
              <w:rPr>
                <w:color w:val="000000"/>
                <w:sz w:val="22"/>
                <w:szCs w:val="22"/>
              </w:rPr>
              <w:fldChar w:fldCharType="end"/>
            </w:r>
          </w:p>
        </w:tc>
      </w:tr>
      <w:tr w:rsidR="000853D5" w:rsidRPr="002251AB" w14:paraId="5611A29A" w14:textId="77C35676" w:rsidTr="002251AB">
        <w:trPr>
          <w:cantSplit/>
          <w:trHeight w:val="732"/>
        </w:trPr>
        <w:tc>
          <w:tcPr>
            <w:tcW w:w="697" w:type="dxa"/>
            <w:shd w:val="clear" w:color="000000" w:fill="F2F2F2"/>
            <w:noWrap/>
            <w:vAlign w:val="center"/>
          </w:tcPr>
          <w:p w14:paraId="3D10AA9C" w14:textId="7D97CCF3" w:rsidR="000853D5" w:rsidRPr="002251AB" w:rsidRDefault="000853D5" w:rsidP="006A54B5">
            <w:pPr>
              <w:spacing w:line="240" w:lineRule="auto"/>
              <w:jc w:val="center"/>
              <w:rPr>
                <w:b/>
                <w:bCs/>
                <w:color w:val="000000"/>
                <w:sz w:val="22"/>
                <w:szCs w:val="22"/>
              </w:rPr>
            </w:pPr>
            <w:r w:rsidRPr="002251AB">
              <w:rPr>
                <w:b/>
                <w:bCs/>
                <w:color w:val="000000"/>
                <w:sz w:val="22"/>
                <w:szCs w:val="22"/>
              </w:rPr>
              <w:t>49</w:t>
            </w:r>
          </w:p>
        </w:tc>
        <w:tc>
          <w:tcPr>
            <w:tcW w:w="1852" w:type="dxa"/>
            <w:shd w:val="clear" w:color="auto" w:fill="auto"/>
            <w:noWrap/>
            <w:vAlign w:val="center"/>
          </w:tcPr>
          <w:p w14:paraId="436DF0D2" w14:textId="439E92C5" w:rsidR="000853D5" w:rsidRPr="002251AB" w:rsidRDefault="000853D5" w:rsidP="006A54B5">
            <w:pPr>
              <w:spacing w:line="240" w:lineRule="auto"/>
              <w:jc w:val="center"/>
              <w:rPr>
                <w:color w:val="000000"/>
                <w:sz w:val="22"/>
                <w:szCs w:val="22"/>
              </w:rPr>
            </w:pPr>
            <w:r w:rsidRPr="002251AB">
              <w:rPr>
                <w:color w:val="000000"/>
                <w:sz w:val="22"/>
                <w:szCs w:val="22"/>
              </w:rPr>
              <w:t>UI-1.4</w:t>
            </w:r>
          </w:p>
        </w:tc>
        <w:tc>
          <w:tcPr>
            <w:tcW w:w="5950" w:type="dxa"/>
            <w:shd w:val="clear" w:color="auto" w:fill="auto"/>
            <w:vAlign w:val="center"/>
          </w:tcPr>
          <w:p w14:paraId="6BBC936F" w14:textId="66DAD0B2" w:rsidR="000853D5" w:rsidRPr="002251AB" w:rsidRDefault="000853D5" w:rsidP="006A54B5">
            <w:pPr>
              <w:spacing w:line="240" w:lineRule="auto"/>
              <w:rPr>
                <w:color w:val="000000"/>
                <w:sz w:val="18"/>
                <w:szCs w:val="18"/>
              </w:rPr>
            </w:pPr>
            <w:r w:rsidRPr="002251AB">
              <w:rPr>
                <w:color w:val="000000"/>
                <w:sz w:val="18"/>
                <w:szCs w:val="18"/>
              </w:rPr>
              <w:t>The UMGC City Admin Portal UI shall display a Help Screen.</w:t>
            </w:r>
          </w:p>
        </w:tc>
        <w:tc>
          <w:tcPr>
            <w:tcW w:w="2920" w:type="dxa"/>
            <w:shd w:val="clear" w:color="auto" w:fill="auto"/>
            <w:noWrap/>
            <w:vAlign w:val="center"/>
          </w:tcPr>
          <w:p w14:paraId="3C70FFC9" w14:textId="0235E0CD" w:rsidR="000853D5" w:rsidRPr="002251AB" w:rsidRDefault="00C47A10" w:rsidP="006A54B5">
            <w:pPr>
              <w:spacing w:line="240" w:lineRule="auto"/>
              <w:jc w:val="center"/>
              <w:rPr>
                <w:color w:val="000000"/>
                <w:sz w:val="22"/>
                <w:szCs w:val="22"/>
              </w:rPr>
            </w:pPr>
            <w:r>
              <w:rPr>
                <w:color w:val="000000"/>
                <w:sz w:val="22"/>
                <w:szCs w:val="22"/>
              </w:rPr>
              <w:t>Use Case Management Module</w:t>
            </w:r>
          </w:p>
        </w:tc>
        <w:tc>
          <w:tcPr>
            <w:tcW w:w="1435" w:type="dxa"/>
          </w:tcPr>
          <w:p w14:paraId="1BD8F397" w14:textId="04081574" w:rsidR="000853D5" w:rsidRPr="002251AB" w:rsidRDefault="00137062"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_Ref35643784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6.1.4</w:t>
            </w:r>
            <w:r w:rsidRPr="002251AB">
              <w:rPr>
                <w:color w:val="000000"/>
                <w:sz w:val="22"/>
                <w:szCs w:val="22"/>
              </w:rPr>
              <w:fldChar w:fldCharType="end"/>
            </w:r>
          </w:p>
        </w:tc>
      </w:tr>
      <w:tr w:rsidR="000853D5" w:rsidRPr="002251AB" w14:paraId="18A93F72" w14:textId="6D05B21B" w:rsidTr="002251AB">
        <w:trPr>
          <w:cantSplit/>
          <w:trHeight w:val="732"/>
        </w:trPr>
        <w:tc>
          <w:tcPr>
            <w:tcW w:w="697" w:type="dxa"/>
            <w:shd w:val="clear" w:color="000000" w:fill="F2F2F2"/>
            <w:noWrap/>
            <w:vAlign w:val="center"/>
          </w:tcPr>
          <w:p w14:paraId="531391FC" w14:textId="2FF3ADEA" w:rsidR="000853D5" w:rsidRPr="002251AB" w:rsidRDefault="000853D5" w:rsidP="006A54B5">
            <w:pPr>
              <w:spacing w:line="240" w:lineRule="auto"/>
              <w:jc w:val="center"/>
              <w:rPr>
                <w:b/>
                <w:bCs/>
                <w:color w:val="000000"/>
                <w:sz w:val="22"/>
                <w:szCs w:val="22"/>
              </w:rPr>
            </w:pPr>
            <w:r w:rsidRPr="002251AB">
              <w:rPr>
                <w:b/>
                <w:bCs/>
                <w:color w:val="000000"/>
                <w:sz w:val="22"/>
                <w:szCs w:val="22"/>
              </w:rPr>
              <w:t>50</w:t>
            </w:r>
          </w:p>
        </w:tc>
        <w:tc>
          <w:tcPr>
            <w:tcW w:w="1852" w:type="dxa"/>
            <w:shd w:val="clear" w:color="auto" w:fill="auto"/>
            <w:noWrap/>
            <w:vAlign w:val="center"/>
          </w:tcPr>
          <w:p w14:paraId="30D44D4F" w14:textId="3263B802" w:rsidR="000853D5" w:rsidRPr="002251AB" w:rsidRDefault="000853D5" w:rsidP="006A54B5">
            <w:pPr>
              <w:spacing w:line="240" w:lineRule="auto"/>
              <w:jc w:val="center"/>
              <w:rPr>
                <w:color w:val="000000"/>
                <w:sz w:val="22"/>
                <w:szCs w:val="22"/>
              </w:rPr>
            </w:pPr>
            <w:r w:rsidRPr="002251AB">
              <w:rPr>
                <w:color w:val="000000"/>
                <w:sz w:val="22"/>
                <w:szCs w:val="22"/>
              </w:rPr>
              <w:t>UI-1.5</w:t>
            </w:r>
          </w:p>
        </w:tc>
        <w:tc>
          <w:tcPr>
            <w:tcW w:w="5950" w:type="dxa"/>
            <w:shd w:val="clear" w:color="auto" w:fill="auto"/>
            <w:vAlign w:val="center"/>
          </w:tcPr>
          <w:p w14:paraId="5BA6A497" w14:textId="369701F0" w:rsidR="000853D5" w:rsidRPr="002251AB" w:rsidRDefault="000853D5" w:rsidP="006A54B5">
            <w:pPr>
              <w:spacing w:line="240" w:lineRule="auto"/>
              <w:rPr>
                <w:color w:val="000000"/>
                <w:sz w:val="18"/>
                <w:szCs w:val="18"/>
              </w:rPr>
            </w:pPr>
            <w:r w:rsidRPr="002251AB">
              <w:rPr>
                <w:color w:val="000000"/>
                <w:sz w:val="18"/>
                <w:szCs w:val="18"/>
              </w:rPr>
              <w:t>The UMGC City Admin Portal UI shall display a Landing Page Screen to the user when the user inputs valid login credentials into Sign-in Screen.</w:t>
            </w:r>
          </w:p>
        </w:tc>
        <w:tc>
          <w:tcPr>
            <w:tcW w:w="2920" w:type="dxa"/>
            <w:shd w:val="clear" w:color="auto" w:fill="auto"/>
            <w:noWrap/>
            <w:vAlign w:val="center"/>
          </w:tcPr>
          <w:p w14:paraId="23052D58" w14:textId="10774495" w:rsidR="000853D5" w:rsidRPr="002251AB" w:rsidRDefault="00C47A10" w:rsidP="006A54B5">
            <w:pPr>
              <w:spacing w:line="240" w:lineRule="auto"/>
              <w:jc w:val="center"/>
              <w:rPr>
                <w:color w:val="000000"/>
                <w:sz w:val="22"/>
                <w:szCs w:val="22"/>
              </w:rPr>
            </w:pPr>
            <w:r>
              <w:rPr>
                <w:color w:val="000000"/>
                <w:sz w:val="22"/>
                <w:szCs w:val="22"/>
              </w:rPr>
              <w:t>Use Case Management Module</w:t>
            </w:r>
          </w:p>
        </w:tc>
        <w:tc>
          <w:tcPr>
            <w:tcW w:w="1435" w:type="dxa"/>
          </w:tcPr>
          <w:p w14:paraId="0E8EB63D" w14:textId="452BB112" w:rsidR="000853D5" w:rsidRPr="002251AB" w:rsidRDefault="00137062"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_Ref35643791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6.1.5</w:t>
            </w:r>
            <w:r w:rsidRPr="002251AB">
              <w:rPr>
                <w:color w:val="000000"/>
                <w:sz w:val="22"/>
                <w:szCs w:val="22"/>
              </w:rPr>
              <w:fldChar w:fldCharType="end"/>
            </w:r>
          </w:p>
        </w:tc>
      </w:tr>
      <w:tr w:rsidR="000853D5" w:rsidRPr="002251AB" w14:paraId="4553FC96" w14:textId="13F20287" w:rsidTr="002251AB">
        <w:trPr>
          <w:cantSplit/>
          <w:trHeight w:val="732"/>
        </w:trPr>
        <w:tc>
          <w:tcPr>
            <w:tcW w:w="697" w:type="dxa"/>
            <w:shd w:val="clear" w:color="000000" w:fill="F2F2F2"/>
            <w:noWrap/>
            <w:vAlign w:val="center"/>
          </w:tcPr>
          <w:p w14:paraId="1F627B5C" w14:textId="420DE820" w:rsidR="000853D5" w:rsidRPr="002251AB" w:rsidRDefault="000853D5" w:rsidP="006A54B5">
            <w:pPr>
              <w:spacing w:line="240" w:lineRule="auto"/>
              <w:jc w:val="center"/>
              <w:rPr>
                <w:b/>
                <w:bCs/>
                <w:color w:val="000000"/>
                <w:sz w:val="22"/>
                <w:szCs w:val="22"/>
              </w:rPr>
            </w:pPr>
            <w:r w:rsidRPr="002251AB">
              <w:rPr>
                <w:b/>
                <w:bCs/>
                <w:color w:val="000000"/>
                <w:sz w:val="22"/>
                <w:szCs w:val="22"/>
              </w:rPr>
              <w:t>51</w:t>
            </w:r>
          </w:p>
        </w:tc>
        <w:tc>
          <w:tcPr>
            <w:tcW w:w="1852" w:type="dxa"/>
            <w:shd w:val="clear" w:color="auto" w:fill="auto"/>
            <w:noWrap/>
            <w:vAlign w:val="center"/>
          </w:tcPr>
          <w:p w14:paraId="202333D8" w14:textId="2A8EE11A" w:rsidR="000853D5" w:rsidRPr="002251AB" w:rsidRDefault="000853D5" w:rsidP="006A54B5">
            <w:pPr>
              <w:spacing w:line="240" w:lineRule="auto"/>
              <w:jc w:val="center"/>
              <w:rPr>
                <w:color w:val="000000"/>
                <w:sz w:val="22"/>
                <w:szCs w:val="22"/>
              </w:rPr>
            </w:pPr>
            <w:r w:rsidRPr="002251AB">
              <w:rPr>
                <w:color w:val="000000"/>
                <w:sz w:val="22"/>
                <w:szCs w:val="22"/>
              </w:rPr>
              <w:t>UI-1.6</w:t>
            </w:r>
          </w:p>
        </w:tc>
        <w:tc>
          <w:tcPr>
            <w:tcW w:w="5950" w:type="dxa"/>
            <w:shd w:val="clear" w:color="auto" w:fill="auto"/>
            <w:vAlign w:val="center"/>
          </w:tcPr>
          <w:p w14:paraId="01889A86" w14:textId="73851A19" w:rsidR="000853D5" w:rsidRPr="002251AB" w:rsidRDefault="000853D5" w:rsidP="006A54B5">
            <w:pPr>
              <w:spacing w:line="240" w:lineRule="auto"/>
              <w:rPr>
                <w:color w:val="000000"/>
                <w:sz w:val="18"/>
                <w:szCs w:val="18"/>
              </w:rPr>
            </w:pPr>
            <w:r w:rsidRPr="002251AB">
              <w:rPr>
                <w:color w:val="000000"/>
                <w:sz w:val="18"/>
                <w:szCs w:val="18"/>
              </w:rPr>
              <w:t>The UMGC City Admin Portal UI shall display the New Use Case Screen to the user when the user selects the “New Use Case” option.</w:t>
            </w:r>
          </w:p>
        </w:tc>
        <w:tc>
          <w:tcPr>
            <w:tcW w:w="2920" w:type="dxa"/>
            <w:shd w:val="clear" w:color="auto" w:fill="auto"/>
            <w:noWrap/>
            <w:vAlign w:val="center"/>
          </w:tcPr>
          <w:p w14:paraId="709CAADE" w14:textId="4A8EBBC1" w:rsidR="000853D5" w:rsidRPr="002251AB" w:rsidRDefault="00C47A10" w:rsidP="006A54B5">
            <w:pPr>
              <w:spacing w:line="240" w:lineRule="auto"/>
              <w:jc w:val="center"/>
              <w:rPr>
                <w:color w:val="000000"/>
                <w:sz w:val="22"/>
                <w:szCs w:val="22"/>
              </w:rPr>
            </w:pPr>
            <w:r>
              <w:rPr>
                <w:color w:val="000000"/>
                <w:sz w:val="22"/>
                <w:szCs w:val="22"/>
              </w:rPr>
              <w:t>Use Case Management Module</w:t>
            </w:r>
          </w:p>
        </w:tc>
        <w:tc>
          <w:tcPr>
            <w:tcW w:w="1435" w:type="dxa"/>
          </w:tcPr>
          <w:p w14:paraId="4657A9A4" w14:textId="3834E6A4" w:rsidR="000853D5" w:rsidRPr="002251AB" w:rsidRDefault="00137062"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_Ref35643798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6.1.6</w:t>
            </w:r>
            <w:r w:rsidRPr="002251AB">
              <w:rPr>
                <w:color w:val="000000"/>
                <w:sz w:val="22"/>
                <w:szCs w:val="22"/>
              </w:rPr>
              <w:fldChar w:fldCharType="end"/>
            </w:r>
          </w:p>
        </w:tc>
      </w:tr>
      <w:tr w:rsidR="000853D5" w:rsidRPr="002251AB" w14:paraId="29D22771" w14:textId="2C13E60D" w:rsidTr="002251AB">
        <w:trPr>
          <w:cantSplit/>
          <w:trHeight w:val="732"/>
        </w:trPr>
        <w:tc>
          <w:tcPr>
            <w:tcW w:w="697" w:type="dxa"/>
            <w:shd w:val="clear" w:color="000000" w:fill="F2F2F2"/>
            <w:noWrap/>
            <w:vAlign w:val="center"/>
          </w:tcPr>
          <w:p w14:paraId="5E102901" w14:textId="7E3FEC8B" w:rsidR="000853D5" w:rsidRPr="002251AB" w:rsidRDefault="000853D5" w:rsidP="006A54B5">
            <w:pPr>
              <w:spacing w:line="240" w:lineRule="auto"/>
              <w:jc w:val="center"/>
              <w:rPr>
                <w:b/>
                <w:bCs/>
                <w:color w:val="000000"/>
                <w:sz w:val="22"/>
                <w:szCs w:val="22"/>
              </w:rPr>
            </w:pPr>
            <w:r w:rsidRPr="002251AB">
              <w:rPr>
                <w:b/>
                <w:bCs/>
                <w:color w:val="000000"/>
                <w:sz w:val="22"/>
                <w:szCs w:val="22"/>
              </w:rPr>
              <w:t>52</w:t>
            </w:r>
          </w:p>
        </w:tc>
        <w:tc>
          <w:tcPr>
            <w:tcW w:w="1852" w:type="dxa"/>
            <w:shd w:val="clear" w:color="auto" w:fill="auto"/>
            <w:noWrap/>
            <w:vAlign w:val="center"/>
          </w:tcPr>
          <w:p w14:paraId="2D01E5E1" w14:textId="7562902C" w:rsidR="000853D5" w:rsidRPr="002251AB" w:rsidRDefault="000853D5" w:rsidP="006A54B5">
            <w:pPr>
              <w:spacing w:line="240" w:lineRule="auto"/>
              <w:jc w:val="center"/>
              <w:rPr>
                <w:color w:val="000000"/>
                <w:sz w:val="22"/>
                <w:szCs w:val="22"/>
              </w:rPr>
            </w:pPr>
            <w:r w:rsidRPr="002251AB">
              <w:rPr>
                <w:color w:val="000000"/>
                <w:sz w:val="22"/>
                <w:szCs w:val="22"/>
              </w:rPr>
              <w:t>UI-1.7</w:t>
            </w:r>
          </w:p>
        </w:tc>
        <w:tc>
          <w:tcPr>
            <w:tcW w:w="5950" w:type="dxa"/>
            <w:shd w:val="clear" w:color="auto" w:fill="auto"/>
            <w:vAlign w:val="center"/>
          </w:tcPr>
          <w:p w14:paraId="3CDCAC66" w14:textId="6141D59A" w:rsidR="000853D5" w:rsidRPr="002251AB" w:rsidRDefault="000853D5" w:rsidP="006A54B5">
            <w:pPr>
              <w:spacing w:line="240" w:lineRule="auto"/>
              <w:rPr>
                <w:color w:val="000000"/>
                <w:sz w:val="18"/>
                <w:szCs w:val="18"/>
              </w:rPr>
            </w:pPr>
            <w:r w:rsidRPr="002251AB">
              <w:rPr>
                <w:color w:val="000000"/>
                <w:sz w:val="18"/>
                <w:szCs w:val="18"/>
              </w:rPr>
              <w:t>The UMGC City Admin Portal UI shall display the File Upload Screen to the user when the user selects the “File Upload” option.</w:t>
            </w:r>
          </w:p>
        </w:tc>
        <w:tc>
          <w:tcPr>
            <w:tcW w:w="2920" w:type="dxa"/>
            <w:shd w:val="clear" w:color="auto" w:fill="auto"/>
            <w:noWrap/>
            <w:vAlign w:val="center"/>
          </w:tcPr>
          <w:p w14:paraId="78CE9FB7" w14:textId="60C5BAB8" w:rsidR="000853D5" w:rsidRPr="002251AB" w:rsidRDefault="00C47A10" w:rsidP="006A54B5">
            <w:pPr>
              <w:spacing w:line="240" w:lineRule="auto"/>
              <w:jc w:val="center"/>
              <w:rPr>
                <w:color w:val="000000"/>
                <w:sz w:val="22"/>
                <w:szCs w:val="22"/>
              </w:rPr>
            </w:pPr>
            <w:r>
              <w:rPr>
                <w:color w:val="000000"/>
                <w:sz w:val="22"/>
                <w:szCs w:val="22"/>
              </w:rPr>
              <w:t>Use Case Management Module</w:t>
            </w:r>
          </w:p>
        </w:tc>
        <w:tc>
          <w:tcPr>
            <w:tcW w:w="1435" w:type="dxa"/>
          </w:tcPr>
          <w:p w14:paraId="126D42AA" w14:textId="6080F905" w:rsidR="000853D5" w:rsidRPr="002251AB" w:rsidRDefault="00137062"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_Ref35643803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6.1.7</w:t>
            </w:r>
            <w:r w:rsidRPr="002251AB">
              <w:rPr>
                <w:color w:val="000000"/>
                <w:sz w:val="22"/>
                <w:szCs w:val="22"/>
              </w:rPr>
              <w:fldChar w:fldCharType="end"/>
            </w:r>
          </w:p>
        </w:tc>
      </w:tr>
      <w:tr w:rsidR="000853D5" w:rsidRPr="002251AB" w14:paraId="26AEA98E" w14:textId="04A3213E" w:rsidTr="002251AB">
        <w:trPr>
          <w:cantSplit/>
          <w:trHeight w:val="732"/>
        </w:trPr>
        <w:tc>
          <w:tcPr>
            <w:tcW w:w="697" w:type="dxa"/>
            <w:shd w:val="clear" w:color="000000" w:fill="F2F2F2"/>
            <w:noWrap/>
            <w:vAlign w:val="center"/>
          </w:tcPr>
          <w:p w14:paraId="2525D189" w14:textId="15AB648F" w:rsidR="000853D5" w:rsidRPr="002251AB" w:rsidRDefault="000853D5" w:rsidP="006A54B5">
            <w:pPr>
              <w:spacing w:line="240" w:lineRule="auto"/>
              <w:jc w:val="center"/>
              <w:rPr>
                <w:b/>
                <w:bCs/>
                <w:color w:val="000000"/>
                <w:sz w:val="22"/>
                <w:szCs w:val="22"/>
              </w:rPr>
            </w:pPr>
            <w:r w:rsidRPr="002251AB">
              <w:rPr>
                <w:b/>
                <w:bCs/>
                <w:color w:val="000000"/>
                <w:sz w:val="22"/>
                <w:szCs w:val="22"/>
              </w:rPr>
              <w:t>53</w:t>
            </w:r>
          </w:p>
        </w:tc>
        <w:tc>
          <w:tcPr>
            <w:tcW w:w="1852" w:type="dxa"/>
            <w:shd w:val="clear" w:color="auto" w:fill="auto"/>
            <w:noWrap/>
            <w:vAlign w:val="center"/>
          </w:tcPr>
          <w:p w14:paraId="36E44492" w14:textId="6B3D8FB9" w:rsidR="000853D5" w:rsidRPr="002251AB" w:rsidRDefault="000853D5" w:rsidP="006A54B5">
            <w:pPr>
              <w:spacing w:line="240" w:lineRule="auto"/>
              <w:jc w:val="center"/>
              <w:rPr>
                <w:color w:val="000000"/>
                <w:sz w:val="22"/>
                <w:szCs w:val="22"/>
              </w:rPr>
            </w:pPr>
            <w:r w:rsidRPr="002251AB">
              <w:rPr>
                <w:color w:val="000000"/>
                <w:sz w:val="22"/>
                <w:szCs w:val="22"/>
              </w:rPr>
              <w:t>UI-1.8</w:t>
            </w:r>
          </w:p>
        </w:tc>
        <w:tc>
          <w:tcPr>
            <w:tcW w:w="5950" w:type="dxa"/>
            <w:shd w:val="clear" w:color="auto" w:fill="auto"/>
            <w:vAlign w:val="center"/>
          </w:tcPr>
          <w:p w14:paraId="6E2759AC" w14:textId="4EDE0DAE" w:rsidR="000853D5" w:rsidRPr="002251AB" w:rsidRDefault="000853D5" w:rsidP="006A54B5">
            <w:pPr>
              <w:spacing w:line="240" w:lineRule="auto"/>
              <w:rPr>
                <w:color w:val="000000"/>
                <w:sz w:val="18"/>
                <w:szCs w:val="18"/>
              </w:rPr>
            </w:pPr>
            <w:r w:rsidRPr="002251AB">
              <w:rPr>
                <w:color w:val="000000"/>
                <w:sz w:val="18"/>
                <w:szCs w:val="18"/>
              </w:rPr>
              <w:t>The UMGC City Admin Portal UI shall display the Manage Existing Use Case Screen to the user when the user selects the “Manage Existing Use Case” option.</w:t>
            </w:r>
            <w:r w:rsidR="00137062" w:rsidRPr="002251AB">
              <w:rPr>
                <w:color w:val="000000"/>
                <w:sz w:val="18"/>
                <w:szCs w:val="18"/>
              </w:rPr>
              <w:fldChar w:fldCharType="begin"/>
            </w:r>
            <w:r w:rsidR="00137062" w:rsidRPr="002251AB">
              <w:rPr>
                <w:color w:val="000000"/>
                <w:sz w:val="18"/>
                <w:szCs w:val="18"/>
              </w:rPr>
              <w:instrText xml:space="preserve"> REF _Ref35643773 \r \h </w:instrText>
            </w:r>
            <w:r w:rsidR="002251AB">
              <w:rPr>
                <w:color w:val="000000"/>
                <w:sz w:val="18"/>
                <w:szCs w:val="18"/>
              </w:rPr>
              <w:instrText xml:space="preserve"> \* MERGEFORMAT </w:instrText>
            </w:r>
            <w:r w:rsidR="00137062" w:rsidRPr="002251AB">
              <w:rPr>
                <w:color w:val="000000"/>
                <w:sz w:val="18"/>
                <w:szCs w:val="18"/>
              </w:rPr>
            </w:r>
            <w:r w:rsidR="00137062" w:rsidRPr="002251AB">
              <w:rPr>
                <w:color w:val="000000"/>
                <w:sz w:val="18"/>
                <w:szCs w:val="18"/>
              </w:rPr>
              <w:fldChar w:fldCharType="separate"/>
            </w:r>
            <w:r w:rsidR="00137062" w:rsidRPr="002251AB">
              <w:rPr>
                <w:color w:val="000000"/>
                <w:sz w:val="18"/>
                <w:szCs w:val="18"/>
              </w:rPr>
              <w:t>6.1.4</w:t>
            </w:r>
            <w:r w:rsidR="00137062" w:rsidRPr="002251AB">
              <w:rPr>
                <w:color w:val="000000"/>
                <w:sz w:val="18"/>
                <w:szCs w:val="18"/>
              </w:rPr>
              <w:fldChar w:fldCharType="end"/>
            </w:r>
          </w:p>
        </w:tc>
        <w:tc>
          <w:tcPr>
            <w:tcW w:w="2920" w:type="dxa"/>
            <w:shd w:val="clear" w:color="auto" w:fill="auto"/>
            <w:noWrap/>
            <w:vAlign w:val="center"/>
          </w:tcPr>
          <w:p w14:paraId="76A80402" w14:textId="1C991C5B" w:rsidR="000853D5" w:rsidRPr="002251AB" w:rsidRDefault="00C47A10" w:rsidP="006A54B5">
            <w:pPr>
              <w:spacing w:line="240" w:lineRule="auto"/>
              <w:jc w:val="center"/>
              <w:rPr>
                <w:color w:val="000000"/>
                <w:sz w:val="22"/>
                <w:szCs w:val="22"/>
              </w:rPr>
            </w:pPr>
            <w:r>
              <w:rPr>
                <w:color w:val="000000"/>
                <w:sz w:val="22"/>
                <w:szCs w:val="22"/>
              </w:rPr>
              <w:t>Use Case Management Module</w:t>
            </w:r>
          </w:p>
        </w:tc>
        <w:tc>
          <w:tcPr>
            <w:tcW w:w="1435" w:type="dxa"/>
          </w:tcPr>
          <w:p w14:paraId="013F04D2" w14:textId="37BFB663" w:rsidR="000853D5" w:rsidRPr="002251AB" w:rsidRDefault="00137062"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_Ref35643809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6.1.8</w:t>
            </w:r>
            <w:r w:rsidRPr="002251AB">
              <w:rPr>
                <w:color w:val="000000"/>
                <w:sz w:val="22"/>
                <w:szCs w:val="22"/>
              </w:rPr>
              <w:fldChar w:fldCharType="end"/>
            </w:r>
          </w:p>
        </w:tc>
      </w:tr>
      <w:tr w:rsidR="000853D5" w:rsidRPr="002251AB" w14:paraId="317387D5" w14:textId="69A88FBA" w:rsidTr="002251AB">
        <w:trPr>
          <w:cantSplit/>
          <w:trHeight w:val="732"/>
        </w:trPr>
        <w:tc>
          <w:tcPr>
            <w:tcW w:w="697" w:type="dxa"/>
            <w:shd w:val="clear" w:color="000000" w:fill="F2F2F2"/>
            <w:noWrap/>
            <w:vAlign w:val="center"/>
          </w:tcPr>
          <w:p w14:paraId="7B9BCD42" w14:textId="382ECE7F" w:rsidR="000853D5" w:rsidRPr="002251AB" w:rsidRDefault="000853D5" w:rsidP="006A54B5">
            <w:pPr>
              <w:spacing w:line="240" w:lineRule="auto"/>
              <w:jc w:val="center"/>
              <w:rPr>
                <w:b/>
                <w:bCs/>
                <w:color w:val="000000"/>
                <w:sz w:val="22"/>
                <w:szCs w:val="22"/>
              </w:rPr>
            </w:pPr>
            <w:r w:rsidRPr="002251AB">
              <w:rPr>
                <w:b/>
                <w:bCs/>
                <w:color w:val="000000"/>
                <w:sz w:val="22"/>
                <w:szCs w:val="22"/>
              </w:rPr>
              <w:lastRenderedPageBreak/>
              <w:t>54</w:t>
            </w:r>
          </w:p>
        </w:tc>
        <w:tc>
          <w:tcPr>
            <w:tcW w:w="1852" w:type="dxa"/>
            <w:shd w:val="clear" w:color="auto" w:fill="auto"/>
            <w:noWrap/>
            <w:vAlign w:val="center"/>
          </w:tcPr>
          <w:p w14:paraId="231E692B" w14:textId="76B4A8FD" w:rsidR="000853D5" w:rsidRPr="002251AB" w:rsidRDefault="000853D5" w:rsidP="006A54B5">
            <w:pPr>
              <w:spacing w:line="240" w:lineRule="auto"/>
              <w:jc w:val="center"/>
              <w:rPr>
                <w:color w:val="000000"/>
                <w:sz w:val="22"/>
                <w:szCs w:val="22"/>
              </w:rPr>
            </w:pPr>
            <w:r w:rsidRPr="002251AB">
              <w:rPr>
                <w:color w:val="000000"/>
                <w:sz w:val="22"/>
                <w:szCs w:val="22"/>
              </w:rPr>
              <w:t>UI-1.9</w:t>
            </w:r>
          </w:p>
        </w:tc>
        <w:tc>
          <w:tcPr>
            <w:tcW w:w="5950" w:type="dxa"/>
            <w:shd w:val="clear" w:color="auto" w:fill="auto"/>
            <w:vAlign w:val="center"/>
          </w:tcPr>
          <w:p w14:paraId="60B56AC4" w14:textId="4763500F" w:rsidR="000853D5" w:rsidRPr="002251AB" w:rsidRDefault="000853D5" w:rsidP="006A54B5">
            <w:pPr>
              <w:spacing w:line="240" w:lineRule="auto"/>
              <w:rPr>
                <w:color w:val="000000"/>
                <w:sz w:val="18"/>
                <w:szCs w:val="18"/>
              </w:rPr>
            </w:pPr>
            <w:r w:rsidRPr="002251AB">
              <w:rPr>
                <w:color w:val="000000"/>
                <w:sz w:val="18"/>
                <w:szCs w:val="18"/>
              </w:rPr>
              <w:t>The UMGC City Admin Portal UI shall display the Delete Use Case Screen to the user when the user selects a use case and selects the “Delete Use Case” option.</w:t>
            </w:r>
          </w:p>
        </w:tc>
        <w:tc>
          <w:tcPr>
            <w:tcW w:w="2920" w:type="dxa"/>
            <w:shd w:val="clear" w:color="auto" w:fill="auto"/>
            <w:noWrap/>
            <w:vAlign w:val="center"/>
          </w:tcPr>
          <w:p w14:paraId="2ACDBA5F" w14:textId="38E19E09" w:rsidR="000853D5" w:rsidRPr="002251AB" w:rsidRDefault="00C47A10" w:rsidP="006A54B5">
            <w:pPr>
              <w:spacing w:line="240" w:lineRule="auto"/>
              <w:jc w:val="center"/>
              <w:rPr>
                <w:color w:val="000000"/>
                <w:sz w:val="22"/>
                <w:szCs w:val="22"/>
              </w:rPr>
            </w:pPr>
            <w:r>
              <w:rPr>
                <w:color w:val="000000"/>
                <w:sz w:val="22"/>
                <w:szCs w:val="22"/>
              </w:rPr>
              <w:t>Use Case Management Module</w:t>
            </w:r>
          </w:p>
        </w:tc>
        <w:tc>
          <w:tcPr>
            <w:tcW w:w="1435" w:type="dxa"/>
          </w:tcPr>
          <w:p w14:paraId="366C29BD" w14:textId="50C4B633" w:rsidR="00137062" w:rsidRPr="002251AB" w:rsidRDefault="00137062"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_Ref35643817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6.1.8</w:t>
            </w:r>
            <w:r w:rsidRPr="002251AB">
              <w:rPr>
                <w:color w:val="000000"/>
                <w:sz w:val="22"/>
                <w:szCs w:val="22"/>
              </w:rPr>
              <w:fldChar w:fldCharType="end"/>
            </w:r>
          </w:p>
          <w:p w14:paraId="029ECF8E" w14:textId="258EB23F" w:rsidR="000853D5" w:rsidRPr="002251AB" w:rsidRDefault="00137062"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_Ref35643835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6.1.10</w:t>
            </w:r>
            <w:r w:rsidRPr="002251AB">
              <w:rPr>
                <w:color w:val="000000"/>
                <w:sz w:val="22"/>
                <w:szCs w:val="22"/>
              </w:rPr>
              <w:fldChar w:fldCharType="end"/>
            </w:r>
          </w:p>
        </w:tc>
      </w:tr>
      <w:tr w:rsidR="000853D5" w:rsidRPr="002251AB" w14:paraId="24F39B33" w14:textId="218D38A1" w:rsidTr="002251AB">
        <w:trPr>
          <w:cantSplit/>
          <w:trHeight w:val="732"/>
        </w:trPr>
        <w:tc>
          <w:tcPr>
            <w:tcW w:w="697" w:type="dxa"/>
            <w:shd w:val="clear" w:color="000000" w:fill="F2F2F2"/>
            <w:noWrap/>
            <w:vAlign w:val="center"/>
          </w:tcPr>
          <w:p w14:paraId="55AF7896" w14:textId="3095AC2D" w:rsidR="000853D5" w:rsidRPr="002251AB" w:rsidRDefault="000853D5" w:rsidP="006A54B5">
            <w:pPr>
              <w:spacing w:line="240" w:lineRule="auto"/>
              <w:jc w:val="center"/>
              <w:rPr>
                <w:b/>
                <w:bCs/>
                <w:color w:val="000000"/>
                <w:sz w:val="22"/>
                <w:szCs w:val="22"/>
              </w:rPr>
            </w:pPr>
            <w:r w:rsidRPr="002251AB">
              <w:rPr>
                <w:b/>
                <w:bCs/>
                <w:color w:val="000000"/>
                <w:sz w:val="22"/>
                <w:szCs w:val="22"/>
              </w:rPr>
              <w:t>55</w:t>
            </w:r>
          </w:p>
        </w:tc>
        <w:tc>
          <w:tcPr>
            <w:tcW w:w="1852" w:type="dxa"/>
            <w:shd w:val="clear" w:color="auto" w:fill="auto"/>
            <w:noWrap/>
            <w:vAlign w:val="center"/>
          </w:tcPr>
          <w:p w14:paraId="47B1F001" w14:textId="78FAFA1C" w:rsidR="000853D5" w:rsidRPr="002251AB" w:rsidRDefault="000853D5" w:rsidP="006A54B5">
            <w:pPr>
              <w:spacing w:line="240" w:lineRule="auto"/>
              <w:jc w:val="center"/>
              <w:rPr>
                <w:color w:val="000000"/>
                <w:sz w:val="22"/>
                <w:szCs w:val="22"/>
              </w:rPr>
            </w:pPr>
            <w:r w:rsidRPr="002251AB">
              <w:rPr>
                <w:color w:val="000000"/>
                <w:sz w:val="22"/>
                <w:szCs w:val="22"/>
              </w:rPr>
              <w:t>UI-1.10</w:t>
            </w:r>
          </w:p>
        </w:tc>
        <w:tc>
          <w:tcPr>
            <w:tcW w:w="5950" w:type="dxa"/>
            <w:shd w:val="clear" w:color="auto" w:fill="auto"/>
            <w:vAlign w:val="center"/>
          </w:tcPr>
          <w:p w14:paraId="10512438" w14:textId="48033D98" w:rsidR="000853D5" w:rsidRPr="002251AB" w:rsidRDefault="000853D5" w:rsidP="006A54B5">
            <w:pPr>
              <w:spacing w:line="240" w:lineRule="auto"/>
              <w:rPr>
                <w:color w:val="000000"/>
                <w:sz w:val="18"/>
                <w:szCs w:val="18"/>
              </w:rPr>
            </w:pPr>
            <w:r w:rsidRPr="002251AB">
              <w:rPr>
                <w:color w:val="000000"/>
                <w:sz w:val="18"/>
                <w:szCs w:val="18"/>
              </w:rPr>
              <w:t>The UMGC City Admin Portal UI shall display the Export Project Screen to the user when the “Export Project” option is selected on the Manage Existing Use Case Screen.</w:t>
            </w:r>
          </w:p>
        </w:tc>
        <w:tc>
          <w:tcPr>
            <w:tcW w:w="2920" w:type="dxa"/>
            <w:shd w:val="clear" w:color="auto" w:fill="auto"/>
            <w:noWrap/>
            <w:vAlign w:val="center"/>
          </w:tcPr>
          <w:p w14:paraId="13E72142" w14:textId="427883FB" w:rsidR="000853D5" w:rsidRPr="002251AB" w:rsidRDefault="00C47A10" w:rsidP="006A54B5">
            <w:pPr>
              <w:spacing w:line="240" w:lineRule="auto"/>
              <w:jc w:val="center"/>
              <w:rPr>
                <w:color w:val="000000"/>
                <w:sz w:val="22"/>
                <w:szCs w:val="22"/>
              </w:rPr>
            </w:pPr>
            <w:r>
              <w:rPr>
                <w:color w:val="000000"/>
                <w:sz w:val="22"/>
                <w:szCs w:val="22"/>
              </w:rPr>
              <w:t>Use Case Management Module</w:t>
            </w:r>
          </w:p>
        </w:tc>
        <w:tc>
          <w:tcPr>
            <w:tcW w:w="1435" w:type="dxa"/>
          </w:tcPr>
          <w:p w14:paraId="41C23B40" w14:textId="6E58EE0E" w:rsidR="000853D5" w:rsidRPr="002251AB" w:rsidRDefault="00137062"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_Ref35643852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6.1.11</w:t>
            </w:r>
            <w:r w:rsidRPr="002251AB">
              <w:rPr>
                <w:color w:val="000000"/>
                <w:sz w:val="22"/>
                <w:szCs w:val="22"/>
              </w:rPr>
              <w:fldChar w:fldCharType="end"/>
            </w:r>
          </w:p>
        </w:tc>
      </w:tr>
      <w:tr w:rsidR="000853D5" w:rsidRPr="002251AB" w14:paraId="277FFD3D" w14:textId="5367F106" w:rsidTr="002251AB">
        <w:trPr>
          <w:cantSplit/>
          <w:trHeight w:val="732"/>
        </w:trPr>
        <w:tc>
          <w:tcPr>
            <w:tcW w:w="697" w:type="dxa"/>
            <w:shd w:val="clear" w:color="000000" w:fill="F2F2F2"/>
            <w:noWrap/>
            <w:vAlign w:val="center"/>
          </w:tcPr>
          <w:p w14:paraId="114119EB" w14:textId="7422C820" w:rsidR="000853D5" w:rsidRPr="002251AB" w:rsidRDefault="000853D5" w:rsidP="006A54B5">
            <w:pPr>
              <w:spacing w:line="240" w:lineRule="auto"/>
              <w:jc w:val="center"/>
              <w:rPr>
                <w:b/>
                <w:bCs/>
                <w:color w:val="000000"/>
                <w:sz w:val="22"/>
                <w:szCs w:val="22"/>
              </w:rPr>
            </w:pPr>
            <w:r w:rsidRPr="002251AB">
              <w:rPr>
                <w:b/>
                <w:bCs/>
                <w:color w:val="000000"/>
                <w:sz w:val="22"/>
                <w:szCs w:val="22"/>
              </w:rPr>
              <w:t>56</w:t>
            </w:r>
          </w:p>
        </w:tc>
        <w:tc>
          <w:tcPr>
            <w:tcW w:w="1852" w:type="dxa"/>
            <w:shd w:val="clear" w:color="auto" w:fill="auto"/>
            <w:noWrap/>
            <w:vAlign w:val="center"/>
          </w:tcPr>
          <w:p w14:paraId="098C156E" w14:textId="756471F4" w:rsidR="000853D5" w:rsidRPr="002251AB" w:rsidRDefault="000853D5" w:rsidP="006A54B5">
            <w:pPr>
              <w:spacing w:line="240" w:lineRule="auto"/>
              <w:jc w:val="center"/>
              <w:rPr>
                <w:color w:val="000000"/>
                <w:sz w:val="22"/>
                <w:szCs w:val="22"/>
              </w:rPr>
            </w:pPr>
            <w:r w:rsidRPr="002251AB">
              <w:rPr>
                <w:color w:val="000000"/>
                <w:sz w:val="22"/>
                <w:szCs w:val="22"/>
              </w:rPr>
              <w:t>UI-1.11</w:t>
            </w:r>
          </w:p>
        </w:tc>
        <w:tc>
          <w:tcPr>
            <w:tcW w:w="5950" w:type="dxa"/>
            <w:shd w:val="clear" w:color="auto" w:fill="auto"/>
            <w:vAlign w:val="center"/>
          </w:tcPr>
          <w:p w14:paraId="5E1ED442" w14:textId="3F5ECA82" w:rsidR="000853D5" w:rsidRPr="002251AB" w:rsidRDefault="000853D5" w:rsidP="006A54B5">
            <w:pPr>
              <w:spacing w:line="240" w:lineRule="auto"/>
              <w:rPr>
                <w:color w:val="000000"/>
                <w:sz w:val="18"/>
                <w:szCs w:val="18"/>
              </w:rPr>
            </w:pPr>
            <w:r w:rsidRPr="002251AB">
              <w:rPr>
                <w:color w:val="000000"/>
                <w:sz w:val="18"/>
                <w:szCs w:val="18"/>
              </w:rPr>
              <w:t>The UMGC City Admin Portal UI shall display the Generate Output Screen to the user when the “Generate output” option is selected on the Export Project Screen.</w:t>
            </w:r>
          </w:p>
        </w:tc>
        <w:tc>
          <w:tcPr>
            <w:tcW w:w="2920" w:type="dxa"/>
            <w:shd w:val="clear" w:color="auto" w:fill="auto"/>
            <w:noWrap/>
            <w:vAlign w:val="center"/>
          </w:tcPr>
          <w:p w14:paraId="5FC1C3C3" w14:textId="246BFD51" w:rsidR="000853D5" w:rsidRPr="002251AB" w:rsidRDefault="00C47A10" w:rsidP="006A54B5">
            <w:pPr>
              <w:spacing w:line="240" w:lineRule="auto"/>
              <w:jc w:val="center"/>
              <w:rPr>
                <w:color w:val="000000"/>
                <w:sz w:val="22"/>
                <w:szCs w:val="22"/>
              </w:rPr>
            </w:pPr>
            <w:r>
              <w:rPr>
                <w:color w:val="000000"/>
                <w:sz w:val="22"/>
                <w:szCs w:val="22"/>
              </w:rPr>
              <w:t>Use Case Management Module</w:t>
            </w:r>
          </w:p>
        </w:tc>
        <w:tc>
          <w:tcPr>
            <w:tcW w:w="1435" w:type="dxa"/>
          </w:tcPr>
          <w:p w14:paraId="559646CC" w14:textId="64B180C0" w:rsidR="000853D5" w:rsidRPr="002251AB" w:rsidRDefault="00137062"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_Ref35643858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6.1.12</w:t>
            </w:r>
            <w:r w:rsidRPr="002251AB">
              <w:rPr>
                <w:color w:val="000000"/>
                <w:sz w:val="22"/>
                <w:szCs w:val="22"/>
              </w:rPr>
              <w:fldChar w:fldCharType="end"/>
            </w:r>
          </w:p>
        </w:tc>
      </w:tr>
      <w:tr w:rsidR="000853D5" w:rsidRPr="002251AB" w14:paraId="2D4E3A35" w14:textId="0126F53A" w:rsidTr="002251AB">
        <w:trPr>
          <w:cantSplit/>
          <w:trHeight w:val="732"/>
        </w:trPr>
        <w:tc>
          <w:tcPr>
            <w:tcW w:w="697" w:type="dxa"/>
            <w:shd w:val="clear" w:color="000000" w:fill="F2F2F2"/>
            <w:noWrap/>
            <w:vAlign w:val="center"/>
          </w:tcPr>
          <w:p w14:paraId="49925A15" w14:textId="2D1BD6A7" w:rsidR="000853D5" w:rsidRPr="002251AB" w:rsidRDefault="000853D5" w:rsidP="006A54B5">
            <w:pPr>
              <w:spacing w:line="240" w:lineRule="auto"/>
              <w:jc w:val="center"/>
              <w:rPr>
                <w:b/>
                <w:bCs/>
                <w:color w:val="000000"/>
                <w:sz w:val="22"/>
                <w:szCs w:val="22"/>
              </w:rPr>
            </w:pPr>
            <w:r w:rsidRPr="002251AB">
              <w:rPr>
                <w:b/>
                <w:bCs/>
                <w:color w:val="000000"/>
                <w:sz w:val="22"/>
                <w:szCs w:val="22"/>
              </w:rPr>
              <w:t>57</w:t>
            </w:r>
          </w:p>
        </w:tc>
        <w:tc>
          <w:tcPr>
            <w:tcW w:w="1852" w:type="dxa"/>
            <w:shd w:val="clear" w:color="auto" w:fill="auto"/>
            <w:noWrap/>
            <w:vAlign w:val="center"/>
          </w:tcPr>
          <w:p w14:paraId="0E96A854" w14:textId="20067E84" w:rsidR="000853D5" w:rsidRPr="002251AB" w:rsidRDefault="000853D5" w:rsidP="006A54B5">
            <w:pPr>
              <w:spacing w:line="240" w:lineRule="auto"/>
              <w:jc w:val="center"/>
              <w:rPr>
                <w:color w:val="000000"/>
                <w:sz w:val="22"/>
                <w:szCs w:val="22"/>
              </w:rPr>
            </w:pPr>
            <w:r w:rsidRPr="002251AB">
              <w:rPr>
                <w:color w:val="000000"/>
                <w:sz w:val="22"/>
                <w:szCs w:val="22"/>
              </w:rPr>
              <w:t>UI-1.12</w:t>
            </w:r>
          </w:p>
        </w:tc>
        <w:tc>
          <w:tcPr>
            <w:tcW w:w="5950" w:type="dxa"/>
            <w:shd w:val="clear" w:color="auto" w:fill="auto"/>
            <w:vAlign w:val="center"/>
          </w:tcPr>
          <w:p w14:paraId="44C46A0B" w14:textId="34304A1F" w:rsidR="000853D5" w:rsidRPr="002251AB" w:rsidRDefault="000853D5" w:rsidP="006A54B5">
            <w:pPr>
              <w:spacing w:line="240" w:lineRule="auto"/>
              <w:rPr>
                <w:color w:val="000000"/>
                <w:sz w:val="18"/>
                <w:szCs w:val="18"/>
              </w:rPr>
            </w:pPr>
            <w:r w:rsidRPr="002251AB">
              <w:rPr>
                <w:color w:val="000000"/>
                <w:sz w:val="18"/>
                <w:szCs w:val="18"/>
              </w:rPr>
              <w:t>The UMGC City Admin Portal UI shall display the Display Preview Screen to the user when the “Display Preview” option is selected on the Export Project Screen.</w:t>
            </w:r>
          </w:p>
        </w:tc>
        <w:tc>
          <w:tcPr>
            <w:tcW w:w="2920" w:type="dxa"/>
            <w:shd w:val="clear" w:color="auto" w:fill="auto"/>
            <w:noWrap/>
            <w:vAlign w:val="center"/>
          </w:tcPr>
          <w:p w14:paraId="3E25056F" w14:textId="5DE1CAB1" w:rsidR="000853D5" w:rsidRPr="002251AB" w:rsidRDefault="00C47A10" w:rsidP="006A54B5">
            <w:pPr>
              <w:spacing w:line="240" w:lineRule="auto"/>
              <w:jc w:val="center"/>
              <w:rPr>
                <w:color w:val="000000"/>
                <w:sz w:val="22"/>
                <w:szCs w:val="22"/>
              </w:rPr>
            </w:pPr>
            <w:r>
              <w:rPr>
                <w:color w:val="000000"/>
                <w:sz w:val="22"/>
                <w:szCs w:val="22"/>
              </w:rPr>
              <w:t>Use Case Management Module</w:t>
            </w:r>
          </w:p>
        </w:tc>
        <w:tc>
          <w:tcPr>
            <w:tcW w:w="1435" w:type="dxa"/>
          </w:tcPr>
          <w:p w14:paraId="4E9A61E0" w14:textId="08A534B9" w:rsidR="000853D5" w:rsidRPr="002251AB" w:rsidRDefault="00137062"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_Ref35643870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6.1.13</w:t>
            </w:r>
            <w:r w:rsidRPr="002251AB">
              <w:rPr>
                <w:color w:val="000000"/>
                <w:sz w:val="22"/>
                <w:szCs w:val="22"/>
              </w:rPr>
              <w:fldChar w:fldCharType="end"/>
            </w:r>
          </w:p>
        </w:tc>
      </w:tr>
      <w:tr w:rsidR="000853D5" w:rsidRPr="002251AB" w14:paraId="511DDFAA" w14:textId="13A9A3DF" w:rsidTr="002251AB">
        <w:trPr>
          <w:cantSplit/>
          <w:trHeight w:val="732"/>
        </w:trPr>
        <w:tc>
          <w:tcPr>
            <w:tcW w:w="697" w:type="dxa"/>
            <w:shd w:val="clear" w:color="000000" w:fill="F2F2F2"/>
            <w:noWrap/>
            <w:vAlign w:val="center"/>
          </w:tcPr>
          <w:p w14:paraId="653FDDE7" w14:textId="021A6B22" w:rsidR="000853D5" w:rsidRPr="002251AB" w:rsidRDefault="000853D5" w:rsidP="006A54B5">
            <w:pPr>
              <w:spacing w:line="240" w:lineRule="auto"/>
              <w:jc w:val="center"/>
              <w:rPr>
                <w:b/>
                <w:bCs/>
                <w:color w:val="000000"/>
                <w:sz w:val="22"/>
                <w:szCs w:val="22"/>
              </w:rPr>
            </w:pPr>
            <w:r w:rsidRPr="002251AB">
              <w:rPr>
                <w:b/>
                <w:bCs/>
                <w:color w:val="000000"/>
                <w:sz w:val="22"/>
                <w:szCs w:val="22"/>
              </w:rPr>
              <w:t>58</w:t>
            </w:r>
          </w:p>
        </w:tc>
        <w:tc>
          <w:tcPr>
            <w:tcW w:w="1852" w:type="dxa"/>
            <w:shd w:val="clear" w:color="auto" w:fill="auto"/>
            <w:noWrap/>
            <w:vAlign w:val="center"/>
          </w:tcPr>
          <w:p w14:paraId="5E30D882" w14:textId="4A8C99D1" w:rsidR="000853D5" w:rsidRPr="002251AB" w:rsidRDefault="000853D5" w:rsidP="006A54B5">
            <w:pPr>
              <w:spacing w:line="240" w:lineRule="auto"/>
              <w:jc w:val="center"/>
              <w:rPr>
                <w:color w:val="000000"/>
                <w:sz w:val="22"/>
                <w:szCs w:val="22"/>
              </w:rPr>
            </w:pPr>
            <w:r w:rsidRPr="002251AB">
              <w:rPr>
                <w:color w:val="000000"/>
                <w:sz w:val="22"/>
                <w:szCs w:val="22"/>
              </w:rPr>
              <w:t>UI-1.13</w:t>
            </w:r>
          </w:p>
        </w:tc>
        <w:tc>
          <w:tcPr>
            <w:tcW w:w="5950" w:type="dxa"/>
            <w:shd w:val="clear" w:color="auto" w:fill="auto"/>
            <w:vAlign w:val="center"/>
          </w:tcPr>
          <w:p w14:paraId="12EEDB28" w14:textId="0EF5D60D" w:rsidR="000853D5" w:rsidRPr="002251AB" w:rsidRDefault="000853D5" w:rsidP="006A54B5">
            <w:pPr>
              <w:spacing w:line="240" w:lineRule="auto"/>
              <w:rPr>
                <w:color w:val="000000"/>
                <w:sz w:val="18"/>
                <w:szCs w:val="18"/>
              </w:rPr>
            </w:pPr>
            <w:r w:rsidRPr="002251AB">
              <w:rPr>
                <w:color w:val="000000"/>
                <w:sz w:val="18"/>
                <w:szCs w:val="18"/>
              </w:rPr>
              <w:t>The UMGC City Admin Portal UI shall display the Download Project Screen to the user when the “Download” option is selected on the Export Project Screen.</w:t>
            </w:r>
          </w:p>
        </w:tc>
        <w:tc>
          <w:tcPr>
            <w:tcW w:w="2920" w:type="dxa"/>
            <w:shd w:val="clear" w:color="auto" w:fill="auto"/>
            <w:noWrap/>
            <w:vAlign w:val="center"/>
          </w:tcPr>
          <w:p w14:paraId="705A3E88" w14:textId="3A29BFF8" w:rsidR="000853D5" w:rsidRPr="002251AB" w:rsidRDefault="00C47A10" w:rsidP="006A54B5">
            <w:pPr>
              <w:spacing w:line="240" w:lineRule="auto"/>
              <w:jc w:val="center"/>
              <w:rPr>
                <w:color w:val="000000"/>
                <w:sz w:val="22"/>
                <w:szCs w:val="22"/>
              </w:rPr>
            </w:pPr>
            <w:r>
              <w:rPr>
                <w:color w:val="000000"/>
                <w:sz w:val="22"/>
                <w:szCs w:val="22"/>
              </w:rPr>
              <w:t>Use Case Management Module</w:t>
            </w:r>
          </w:p>
        </w:tc>
        <w:tc>
          <w:tcPr>
            <w:tcW w:w="1435" w:type="dxa"/>
          </w:tcPr>
          <w:p w14:paraId="6E006A9D" w14:textId="44E4510F" w:rsidR="000853D5" w:rsidRPr="002251AB" w:rsidRDefault="00137062" w:rsidP="006A54B5">
            <w:pPr>
              <w:spacing w:line="240" w:lineRule="auto"/>
              <w:jc w:val="center"/>
              <w:rPr>
                <w:color w:val="000000"/>
                <w:sz w:val="22"/>
                <w:szCs w:val="22"/>
              </w:rPr>
            </w:pPr>
            <w:r w:rsidRPr="002251AB">
              <w:rPr>
                <w:color w:val="000000"/>
                <w:sz w:val="22"/>
                <w:szCs w:val="22"/>
              </w:rPr>
              <w:fldChar w:fldCharType="begin"/>
            </w:r>
            <w:r w:rsidRPr="002251AB">
              <w:rPr>
                <w:color w:val="000000"/>
                <w:sz w:val="22"/>
                <w:szCs w:val="22"/>
              </w:rPr>
              <w:instrText xml:space="preserve"> REF _Ref35643876 \r \h </w:instrText>
            </w:r>
            <w:r w:rsidR="002251AB">
              <w:rPr>
                <w:color w:val="000000"/>
                <w:sz w:val="22"/>
                <w:szCs w:val="22"/>
              </w:rPr>
              <w:instrText xml:space="preserve"> \* MERGEFORMAT </w:instrText>
            </w:r>
            <w:r w:rsidRPr="002251AB">
              <w:rPr>
                <w:color w:val="000000"/>
                <w:sz w:val="22"/>
                <w:szCs w:val="22"/>
              </w:rPr>
            </w:r>
            <w:r w:rsidRPr="002251AB">
              <w:rPr>
                <w:color w:val="000000"/>
                <w:sz w:val="22"/>
                <w:szCs w:val="22"/>
              </w:rPr>
              <w:fldChar w:fldCharType="separate"/>
            </w:r>
            <w:r w:rsidRPr="002251AB">
              <w:rPr>
                <w:color w:val="000000"/>
                <w:sz w:val="22"/>
                <w:szCs w:val="22"/>
              </w:rPr>
              <w:t>6.1.14</w:t>
            </w:r>
            <w:r w:rsidRPr="002251AB">
              <w:rPr>
                <w:color w:val="000000"/>
                <w:sz w:val="22"/>
                <w:szCs w:val="22"/>
              </w:rPr>
              <w:fldChar w:fldCharType="end"/>
            </w:r>
          </w:p>
        </w:tc>
      </w:tr>
    </w:tbl>
    <w:p w14:paraId="0BD24640" w14:textId="6E3DB097" w:rsidR="002251AB" w:rsidRDefault="002251AB" w:rsidP="00E73C30"/>
    <w:p w14:paraId="269EBEF3" w14:textId="77777777" w:rsidR="002251AB" w:rsidRDefault="002251AB" w:rsidP="00E73C30">
      <w:pPr>
        <w:sectPr w:rsidR="002251AB" w:rsidSect="005F5513">
          <w:headerReference w:type="default" r:id="rId32"/>
          <w:pgSz w:w="15840" w:h="12240" w:orient="landscape"/>
          <w:pgMar w:top="1440" w:right="1440" w:bottom="1440" w:left="1440" w:header="720" w:footer="720" w:gutter="0"/>
          <w:cols w:space="720"/>
          <w:titlePg/>
        </w:sectPr>
      </w:pPr>
      <w:r>
        <w:br w:type="page"/>
      </w:r>
    </w:p>
    <w:p w14:paraId="24E131BC" w14:textId="6D816287" w:rsidR="00FA3A7C" w:rsidRPr="002251AB" w:rsidRDefault="002251AB" w:rsidP="002D505D">
      <w:pPr>
        <w:pStyle w:val="Heading1"/>
        <w:numPr>
          <w:ilvl w:val="0"/>
          <w:numId w:val="0"/>
        </w:numPr>
        <w:ind w:left="540"/>
        <w:jc w:val="center"/>
      </w:pPr>
      <w:bookmarkStart w:id="134" w:name="_Ref35644517"/>
      <w:bookmarkStart w:id="135" w:name="_Toc37060446"/>
      <w:r w:rsidRPr="002251AB">
        <w:lastRenderedPageBreak/>
        <w:t>Appendix A</w:t>
      </w:r>
      <w:bookmarkEnd w:id="134"/>
      <w:bookmarkEnd w:id="135"/>
    </w:p>
    <w:p w14:paraId="05616BD4" w14:textId="19076B3A" w:rsidR="002251AB" w:rsidRDefault="002251AB" w:rsidP="002251AB">
      <w:pPr>
        <w:pBdr>
          <w:top w:val="nil"/>
          <w:left w:val="nil"/>
          <w:bottom w:val="nil"/>
          <w:right w:val="nil"/>
          <w:between w:val="nil"/>
        </w:pBdr>
        <w:spacing w:line="216" w:lineRule="auto"/>
        <w:jc w:val="center"/>
        <w:rPr>
          <w:b/>
          <w:bCs/>
          <w:color w:val="000000"/>
          <w:sz w:val="44"/>
          <w:szCs w:val="44"/>
        </w:rPr>
      </w:pPr>
      <w:r w:rsidRPr="002251AB">
        <w:rPr>
          <w:b/>
          <w:bCs/>
          <w:color w:val="000000"/>
          <w:sz w:val="44"/>
          <w:szCs w:val="44"/>
        </w:rPr>
        <w:t xml:space="preserve">DDL Script for UMGC City </w:t>
      </w:r>
    </w:p>
    <w:p w14:paraId="17ADD2B3" w14:textId="057251BA" w:rsidR="002251AB" w:rsidRDefault="002251AB" w:rsidP="002251AB">
      <w:pPr>
        <w:pBdr>
          <w:top w:val="nil"/>
          <w:left w:val="nil"/>
          <w:bottom w:val="nil"/>
          <w:right w:val="nil"/>
          <w:between w:val="nil"/>
        </w:pBdr>
        <w:spacing w:line="216" w:lineRule="auto"/>
        <w:jc w:val="center"/>
        <w:rPr>
          <w:b/>
          <w:bCs/>
          <w:color w:val="000000"/>
          <w:sz w:val="44"/>
          <w:szCs w:val="44"/>
        </w:rPr>
      </w:pPr>
      <w:r w:rsidRPr="002251AB">
        <w:rPr>
          <w:b/>
          <w:bCs/>
          <w:color w:val="000000"/>
          <w:sz w:val="44"/>
          <w:szCs w:val="44"/>
        </w:rPr>
        <w:t>Web Application Database</w:t>
      </w:r>
    </w:p>
    <w:p w14:paraId="0DB5F868" w14:textId="77777777" w:rsidR="002251AB" w:rsidRPr="002251AB" w:rsidRDefault="002251AB" w:rsidP="002251AB">
      <w:pPr>
        <w:pBdr>
          <w:top w:val="nil"/>
          <w:left w:val="nil"/>
          <w:bottom w:val="nil"/>
          <w:right w:val="nil"/>
          <w:between w:val="nil"/>
        </w:pBdr>
        <w:spacing w:line="216" w:lineRule="auto"/>
        <w:jc w:val="center"/>
        <w:rPr>
          <w:b/>
          <w:bCs/>
          <w:color w:val="000000"/>
          <w:sz w:val="44"/>
          <w:szCs w:val="44"/>
        </w:rPr>
      </w:pPr>
    </w:p>
    <w:p w14:paraId="294B931E" w14:textId="77777777" w:rsidR="002B235C" w:rsidRDefault="002B235C" w:rsidP="0061736D">
      <w:pPr>
        <w:pBdr>
          <w:top w:val="nil"/>
          <w:left w:val="nil"/>
          <w:bottom w:val="nil"/>
          <w:right w:val="nil"/>
          <w:between w:val="nil"/>
        </w:pBdr>
        <w:spacing w:line="216" w:lineRule="auto"/>
      </w:pPr>
      <w:r>
        <w:t xml:space="preserve">-- </w:t>
      </w:r>
      <w:proofErr w:type="spellStart"/>
      <w:r>
        <w:t>noinspection</w:t>
      </w:r>
      <w:proofErr w:type="spellEnd"/>
      <w:r>
        <w:t xml:space="preserve"> </w:t>
      </w:r>
      <w:proofErr w:type="spellStart"/>
      <w:r>
        <w:t>SqlResolveForFile</w:t>
      </w:r>
      <w:proofErr w:type="spellEnd"/>
    </w:p>
    <w:p w14:paraId="5357B3D3" w14:textId="77777777" w:rsidR="002B235C" w:rsidRDefault="002B235C" w:rsidP="0061736D">
      <w:pPr>
        <w:pBdr>
          <w:top w:val="nil"/>
          <w:left w:val="nil"/>
          <w:bottom w:val="nil"/>
          <w:right w:val="nil"/>
          <w:between w:val="nil"/>
        </w:pBdr>
        <w:spacing w:line="216" w:lineRule="auto"/>
      </w:pPr>
    </w:p>
    <w:p w14:paraId="669A7BE5" w14:textId="77777777" w:rsidR="002B235C" w:rsidRDefault="002B235C" w:rsidP="0061736D">
      <w:pPr>
        <w:pBdr>
          <w:top w:val="nil"/>
          <w:left w:val="nil"/>
          <w:bottom w:val="nil"/>
          <w:right w:val="nil"/>
          <w:between w:val="nil"/>
        </w:pBdr>
        <w:spacing w:line="216" w:lineRule="auto"/>
      </w:pPr>
      <w:r>
        <w:t>DROP DATABASE "</w:t>
      </w:r>
      <w:proofErr w:type="spellStart"/>
      <w:r>
        <w:t>UMGCity</w:t>
      </w:r>
      <w:proofErr w:type="spellEnd"/>
      <w:proofErr w:type="gramStart"/>
      <w:r>
        <w:t>";</w:t>
      </w:r>
      <w:proofErr w:type="gramEnd"/>
    </w:p>
    <w:p w14:paraId="4F8FDCA7" w14:textId="77777777" w:rsidR="002B235C" w:rsidRDefault="002B235C" w:rsidP="0061736D">
      <w:pPr>
        <w:pBdr>
          <w:top w:val="nil"/>
          <w:left w:val="nil"/>
          <w:bottom w:val="nil"/>
          <w:right w:val="nil"/>
          <w:between w:val="nil"/>
        </w:pBdr>
        <w:spacing w:line="216" w:lineRule="auto"/>
      </w:pPr>
    </w:p>
    <w:p w14:paraId="5D10D20D" w14:textId="77777777" w:rsidR="002B235C" w:rsidRDefault="002B235C" w:rsidP="0061736D">
      <w:pPr>
        <w:pBdr>
          <w:top w:val="nil"/>
          <w:left w:val="nil"/>
          <w:bottom w:val="nil"/>
          <w:right w:val="nil"/>
          <w:between w:val="nil"/>
        </w:pBdr>
        <w:spacing w:line="216" w:lineRule="auto"/>
      </w:pPr>
      <w:r>
        <w:t>CREATE DATABASE "</w:t>
      </w:r>
      <w:proofErr w:type="spellStart"/>
      <w:r>
        <w:t>UMGCity</w:t>
      </w:r>
      <w:proofErr w:type="spellEnd"/>
      <w:r>
        <w:t>"</w:t>
      </w:r>
    </w:p>
    <w:p w14:paraId="69571F53" w14:textId="77777777" w:rsidR="002B235C" w:rsidRDefault="002B235C" w:rsidP="0061736D">
      <w:pPr>
        <w:pBdr>
          <w:top w:val="nil"/>
          <w:left w:val="nil"/>
          <w:bottom w:val="nil"/>
          <w:right w:val="nil"/>
          <w:between w:val="nil"/>
        </w:pBdr>
        <w:spacing w:line="216" w:lineRule="auto"/>
      </w:pPr>
      <w:r>
        <w:t xml:space="preserve">    WITH </w:t>
      </w:r>
    </w:p>
    <w:p w14:paraId="4E59B4DA" w14:textId="77777777" w:rsidR="002B235C" w:rsidRDefault="002B235C" w:rsidP="0061736D">
      <w:pPr>
        <w:pBdr>
          <w:top w:val="nil"/>
          <w:left w:val="nil"/>
          <w:bottom w:val="nil"/>
          <w:right w:val="nil"/>
          <w:between w:val="nil"/>
        </w:pBdr>
        <w:spacing w:line="216" w:lineRule="auto"/>
      </w:pPr>
      <w:r>
        <w:t xml:space="preserve">    OWNER = </w:t>
      </w:r>
      <w:proofErr w:type="spellStart"/>
      <w:r>
        <w:t>postgres</w:t>
      </w:r>
      <w:proofErr w:type="spellEnd"/>
    </w:p>
    <w:p w14:paraId="627BF924" w14:textId="77777777" w:rsidR="002B235C" w:rsidRDefault="002B235C" w:rsidP="0061736D">
      <w:pPr>
        <w:pBdr>
          <w:top w:val="nil"/>
          <w:left w:val="nil"/>
          <w:bottom w:val="nil"/>
          <w:right w:val="nil"/>
          <w:between w:val="nil"/>
        </w:pBdr>
        <w:spacing w:line="216" w:lineRule="auto"/>
      </w:pPr>
      <w:r>
        <w:t xml:space="preserve">    TABLESPACE = </w:t>
      </w:r>
      <w:proofErr w:type="spellStart"/>
      <w:r>
        <w:t>pg_default</w:t>
      </w:r>
      <w:proofErr w:type="spellEnd"/>
    </w:p>
    <w:p w14:paraId="4911D423" w14:textId="77777777" w:rsidR="002B235C" w:rsidRDefault="002B235C" w:rsidP="0061736D">
      <w:pPr>
        <w:pBdr>
          <w:top w:val="nil"/>
          <w:left w:val="nil"/>
          <w:bottom w:val="nil"/>
          <w:right w:val="nil"/>
          <w:between w:val="nil"/>
        </w:pBdr>
        <w:spacing w:line="216" w:lineRule="auto"/>
      </w:pPr>
      <w:r>
        <w:t xml:space="preserve">    CONNECTION LIMIT = </w:t>
      </w:r>
      <w:proofErr w:type="gramStart"/>
      <w:r>
        <w:t>500;</w:t>
      </w:r>
      <w:proofErr w:type="gramEnd"/>
    </w:p>
    <w:p w14:paraId="4C04186F" w14:textId="77777777" w:rsidR="002B235C" w:rsidRDefault="002B235C" w:rsidP="0061736D">
      <w:pPr>
        <w:pBdr>
          <w:top w:val="nil"/>
          <w:left w:val="nil"/>
          <w:bottom w:val="nil"/>
          <w:right w:val="nil"/>
          <w:between w:val="nil"/>
        </w:pBdr>
        <w:spacing w:line="216" w:lineRule="auto"/>
      </w:pPr>
    </w:p>
    <w:p w14:paraId="542A2C5F" w14:textId="77777777" w:rsidR="002B235C" w:rsidRDefault="002B235C" w:rsidP="0061736D">
      <w:pPr>
        <w:pBdr>
          <w:top w:val="nil"/>
          <w:left w:val="nil"/>
          <w:bottom w:val="nil"/>
          <w:right w:val="nil"/>
          <w:between w:val="nil"/>
        </w:pBdr>
        <w:spacing w:line="216" w:lineRule="auto"/>
      </w:pPr>
      <w:r>
        <w:t xml:space="preserve">DROP SCHEMA IF EXISTS public </w:t>
      </w:r>
      <w:proofErr w:type="gramStart"/>
      <w:r>
        <w:t>CASCADE;</w:t>
      </w:r>
      <w:proofErr w:type="gramEnd"/>
    </w:p>
    <w:p w14:paraId="70F50E60" w14:textId="77777777" w:rsidR="002B235C" w:rsidRDefault="002B235C" w:rsidP="0061736D">
      <w:pPr>
        <w:pBdr>
          <w:top w:val="nil"/>
          <w:left w:val="nil"/>
          <w:bottom w:val="nil"/>
          <w:right w:val="nil"/>
          <w:between w:val="nil"/>
        </w:pBdr>
        <w:spacing w:line="216" w:lineRule="auto"/>
      </w:pPr>
    </w:p>
    <w:p w14:paraId="04357F3A" w14:textId="77777777" w:rsidR="002B235C" w:rsidRDefault="002B235C" w:rsidP="0061736D">
      <w:pPr>
        <w:pBdr>
          <w:top w:val="nil"/>
          <w:left w:val="nil"/>
          <w:bottom w:val="nil"/>
          <w:right w:val="nil"/>
          <w:between w:val="nil"/>
        </w:pBdr>
        <w:spacing w:line="216" w:lineRule="auto"/>
      </w:pPr>
      <w:r>
        <w:t xml:space="preserve">DROP TABLE IF EXISTS </w:t>
      </w:r>
      <w:proofErr w:type="spellStart"/>
      <w:r>
        <w:t>city_user</w:t>
      </w:r>
      <w:proofErr w:type="spellEnd"/>
      <w:r>
        <w:t xml:space="preserve"> </w:t>
      </w:r>
      <w:proofErr w:type="gramStart"/>
      <w:r>
        <w:t>CASCADE;</w:t>
      </w:r>
      <w:proofErr w:type="gramEnd"/>
    </w:p>
    <w:p w14:paraId="135E7B69" w14:textId="77777777" w:rsidR="002B235C" w:rsidRDefault="002B235C" w:rsidP="0061736D">
      <w:pPr>
        <w:pBdr>
          <w:top w:val="nil"/>
          <w:left w:val="nil"/>
          <w:bottom w:val="nil"/>
          <w:right w:val="nil"/>
          <w:between w:val="nil"/>
        </w:pBdr>
        <w:spacing w:line="216" w:lineRule="auto"/>
      </w:pPr>
      <w:r>
        <w:t xml:space="preserve">DROP TABLE IF EXISTS city  </w:t>
      </w:r>
      <w:proofErr w:type="gramStart"/>
      <w:r>
        <w:t>CASCADE;</w:t>
      </w:r>
      <w:proofErr w:type="gramEnd"/>
    </w:p>
    <w:p w14:paraId="2AB12C7C" w14:textId="77777777" w:rsidR="002B235C" w:rsidRDefault="002B235C" w:rsidP="0061736D">
      <w:pPr>
        <w:pBdr>
          <w:top w:val="nil"/>
          <w:left w:val="nil"/>
          <w:bottom w:val="nil"/>
          <w:right w:val="nil"/>
          <w:between w:val="nil"/>
        </w:pBdr>
        <w:spacing w:line="216" w:lineRule="auto"/>
      </w:pPr>
      <w:r>
        <w:t xml:space="preserve">DROP TABLE IF EXISTS authorities </w:t>
      </w:r>
      <w:proofErr w:type="gramStart"/>
      <w:r>
        <w:t>CASCADE;</w:t>
      </w:r>
      <w:proofErr w:type="gramEnd"/>
    </w:p>
    <w:p w14:paraId="6A045382" w14:textId="77777777" w:rsidR="002B235C" w:rsidRDefault="002B235C" w:rsidP="0061736D">
      <w:pPr>
        <w:pBdr>
          <w:top w:val="nil"/>
          <w:left w:val="nil"/>
          <w:bottom w:val="nil"/>
          <w:right w:val="nil"/>
          <w:between w:val="nil"/>
        </w:pBdr>
        <w:spacing w:line="216" w:lineRule="auto"/>
      </w:pPr>
      <w:r>
        <w:t xml:space="preserve">DROP TABLE IF EXISTS </w:t>
      </w:r>
      <w:proofErr w:type="spellStart"/>
      <w:r>
        <w:t>zone_land_use</w:t>
      </w:r>
      <w:proofErr w:type="spellEnd"/>
      <w:r>
        <w:t xml:space="preserve">  </w:t>
      </w:r>
      <w:proofErr w:type="gramStart"/>
      <w:r>
        <w:t>CASCADE;</w:t>
      </w:r>
      <w:proofErr w:type="gramEnd"/>
    </w:p>
    <w:p w14:paraId="4304807D" w14:textId="77777777" w:rsidR="002B235C" w:rsidRDefault="002B235C" w:rsidP="0061736D">
      <w:pPr>
        <w:pBdr>
          <w:top w:val="nil"/>
          <w:left w:val="nil"/>
          <w:bottom w:val="nil"/>
          <w:right w:val="nil"/>
          <w:between w:val="nil"/>
        </w:pBdr>
        <w:spacing w:line="216" w:lineRule="auto"/>
      </w:pPr>
      <w:r>
        <w:t>DROP TABLE IF EXISTS zone CASCADE;</w:t>
      </w:r>
    </w:p>
    <w:p w14:paraId="1EC20238" w14:textId="77777777" w:rsidR="002B235C" w:rsidRDefault="002B235C" w:rsidP="0061736D">
      <w:pPr>
        <w:pBdr>
          <w:top w:val="nil"/>
          <w:left w:val="nil"/>
          <w:bottom w:val="nil"/>
          <w:right w:val="nil"/>
          <w:between w:val="nil"/>
        </w:pBdr>
        <w:spacing w:line="216" w:lineRule="auto"/>
      </w:pPr>
      <w:r>
        <w:t xml:space="preserve">DROP TABLE IF EXISTS </w:t>
      </w:r>
      <w:proofErr w:type="spellStart"/>
      <w:r>
        <w:t>development_standards</w:t>
      </w:r>
      <w:proofErr w:type="spellEnd"/>
      <w:r>
        <w:t xml:space="preserve"> CASCADE;</w:t>
      </w:r>
    </w:p>
    <w:p w14:paraId="13DBEAC6" w14:textId="77777777" w:rsidR="002B235C" w:rsidRDefault="002B235C" w:rsidP="0061736D">
      <w:pPr>
        <w:pBdr>
          <w:top w:val="nil"/>
          <w:left w:val="nil"/>
          <w:bottom w:val="nil"/>
          <w:right w:val="nil"/>
          <w:between w:val="nil"/>
        </w:pBdr>
        <w:spacing w:line="216" w:lineRule="auto"/>
      </w:pPr>
      <w:r>
        <w:t xml:space="preserve">DROP TABLE IF EXISTS </w:t>
      </w:r>
      <w:proofErr w:type="spellStart"/>
      <w:r>
        <w:t>allowed_land_use</w:t>
      </w:r>
      <w:proofErr w:type="spellEnd"/>
      <w:r>
        <w:t xml:space="preserve"> CASCADE;</w:t>
      </w:r>
    </w:p>
    <w:p w14:paraId="76CA6BE4" w14:textId="77777777" w:rsidR="002B235C" w:rsidRDefault="002B235C" w:rsidP="0061736D">
      <w:pPr>
        <w:pBdr>
          <w:top w:val="nil"/>
          <w:left w:val="nil"/>
          <w:bottom w:val="nil"/>
          <w:right w:val="nil"/>
          <w:between w:val="nil"/>
        </w:pBdr>
        <w:spacing w:line="216" w:lineRule="auto"/>
      </w:pPr>
    </w:p>
    <w:p w14:paraId="4E9A1259" w14:textId="77777777" w:rsidR="002B235C" w:rsidRDefault="002B235C" w:rsidP="0061736D">
      <w:pPr>
        <w:pBdr>
          <w:top w:val="nil"/>
          <w:left w:val="nil"/>
          <w:bottom w:val="nil"/>
          <w:right w:val="nil"/>
          <w:between w:val="nil"/>
        </w:pBdr>
        <w:spacing w:line="216" w:lineRule="auto"/>
      </w:pPr>
      <w:r>
        <w:t>CREATE SCHEMA public</w:t>
      </w:r>
    </w:p>
    <w:p w14:paraId="07BEB860" w14:textId="77777777" w:rsidR="002B235C" w:rsidRDefault="002B235C" w:rsidP="0061736D">
      <w:pPr>
        <w:pBdr>
          <w:top w:val="nil"/>
          <w:left w:val="nil"/>
          <w:bottom w:val="nil"/>
          <w:right w:val="nil"/>
          <w:between w:val="nil"/>
        </w:pBdr>
        <w:spacing w:line="216" w:lineRule="auto"/>
      </w:pPr>
      <w:r>
        <w:t xml:space="preserve">    AUTHORIZATION </w:t>
      </w:r>
      <w:proofErr w:type="spellStart"/>
      <w:r>
        <w:t>postgres</w:t>
      </w:r>
      <w:proofErr w:type="spellEnd"/>
      <w:r>
        <w:t>;</w:t>
      </w:r>
    </w:p>
    <w:p w14:paraId="3AB3FEC3" w14:textId="77777777" w:rsidR="002B235C" w:rsidRDefault="002B235C" w:rsidP="0061736D">
      <w:pPr>
        <w:pBdr>
          <w:top w:val="nil"/>
          <w:left w:val="nil"/>
          <w:bottom w:val="nil"/>
          <w:right w:val="nil"/>
          <w:between w:val="nil"/>
        </w:pBdr>
        <w:spacing w:line="216" w:lineRule="auto"/>
      </w:pPr>
    </w:p>
    <w:p w14:paraId="2641480C" w14:textId="77777777" w:rsidR="002B235C" w:rsidRDefault="002B235C" w:rsidP="0061736D">
      <w:pPr>
        <w:pBdr>
          <w:top w:val="nil"/>
          <w:left w:val="nil"/>
          <w:bottom w:val="nil"/>
          <w:right w:val="nil"/>
          <w:between w:val="nil"/>
        </w:pBdr>
        <w:spacing w:line="216" w:lineRule="auto"/>
      </w:pPr>
      <w:r>
        <w:t>CREATE EXTENSION IF NOT EXISTS "</w:t>
      </w:r>
      <w:proofErr w:type="spellStart"/>
      <w:r>
        <w:t>uuid-ossp</w:t>
      </w:r>
      <w:proofErr w:type="spellEnd"/>
      <w:r>
        <w:t>";</w:t>
      </w:r>
    </w:p>
    <w:p w14:paraId="3175B998" w14:textId="77777777" w:rsidR="002B235C" w:rsidRDefault="002B235C" w:rsidP="0061736D">
      <w:pPr>
        <w:pBdr>
          <w:top w:val="nil"/>
          <w:left w:val="nil"/>
          <w:bottom w:val="nil"/>
          <w:right w:val="nil"/>
          <w:between w:val="nil"/>
        </w:pBdr>
        <w:spacing w:line="216" w:lineRule="auto"/>
      </w:pPr>
    </w:p>
    <w:p w14:paraId="0C5DCFC4" w14:textId="77777777" w:rsidR="002B235C" w:rsidRDefault="002B235C" w:rsidP="0061736D">
      <w:pPr>
        <w:pBdr>
          <w:top w:val="nil"/>
          <w:left w:val="nil"/>
          <w:bottom w:val="nil"/>
          <w:right w:val="nil"/>
          <w:between w:val="nil"/>
        </w:pBdr>
        <w:spacing w:line="216" w:lineRule="auto"/>
      </w:pPr>
      <w:r>
        <w:t>COMMENT ON EXTENSION "</w:t>
      </w:r>
      <w:proofErr w:type="spellStart"/>
      <w:r>
        <w:t>uuid-ossp</w:t>
      </w:r>
      <w:proofErr w:type="spellEnd"/>
      <w:r>
        <w:t>" IS 'generate universally unique identifiers (UUIDs)';</w:t>
      </w:r>
    </w:p>
    <w:p w14:paraId="05F859FD" w14:textId="77777777" w:rsidR="002B235C" w:rsidRDefault="002B235C" w:rsidP="0061736D">
      <w:pPr>
        <w:pBdr>
          <w:top w:val="nil"/>
          <w:left w:val="nil"/>
          <w:bottom w:val="nil"/>
          <w:right w:val="nil"/>
          <w:between w:val="nil"/>
        </w:pBdr>
        <w:spacing w:line="216" w:lineRule="auto"/>
      </w:pPr>
    </w:p>
    <w:p w14:paraId="23A0F2D6" w14:textId="77777777" w:rsidR="002B235C" w:rsidRDefault="002B235C" w:rsidP="0061736D">
      <w:pPr>
        <w:pBdr>
          <w:top w:val="nil"/>
          <w:left w:val="nil"/>
          <w:bottom w:val="nil"/>
          <w:right w:val="nil"/>
          <w:between w:val="nil"/>
        </w:pBdr>
        <w:spacing w:line="216" w:lineRule="auto"/>
      </w:pPr>
      <w:r>
        <w:t xml:space="preserve">CREATE TABLE </w:t>
      </w:r>
      <w:proofErr w:type="spellStart"/>
      <w:r>
        <w:t>public.city_user</w:t>
      </w:r>
      <w:proofErr w:type="spellEnd"/>
    </w:p>
    <w:p w14:paraId="7090D0DC" w14:textId="77777777" w:rsidR="002B235C" w:rsidRDefault="002B235C" w:rsidP="0061736D">
      <w:pPr>
        <w:pBdr>
          <w:top w:val="nil"/>
          <w:left w:val="nil"/>
          <w:bottom w:val="nil"/>
          <w:right w:val="nil"/>
          <w:between w:val="nil"/>
        </w:pBdr>
        <w:spacing w:line="216" w:lineRule="auto"/>
      </w:pPr>
      <w:r>
        <w:t>(</w:t>
      </w:r>
    </w:p>
    <w:p w14:paraId="7EA96EF2" w14:textId="77777777" w:rsidR="002B235C" w:rsidRDefault="002B235C" w:rsidP="0061736D">
      <w:pPr>
        <w:pBdr>
          <w:top w:val="nil"/>
          <w:left w:val="nil"/>
          <w:bottom w:val="nil"/>
          <w:right w:val="nil"/>
          <w:between w:val="nil"/>
        </w:pBdr>
        <w:spacing w:line="216" w:lineRule="auto"/>
      </w:pPr>
      <w:r>
        <w:t xml:space="preserve">    id </w:t>
      </w:r>
      <w:proofErr w:type="spellStart"/>
      <w:r>
        <w:t>uuid</w:t>
      </w:r>
      <w:proofErr w:type="spellEnd"/>
      <w:r>
        <w:t xml:space="preserve"> NOT NULL DEFAULT uuid_generate_v4(),</w:t>
      </w:r>
    </w:p>
    <w:p w14:paraId="451230D3" w14:textId="77777777" w:rsidR="002B235C" w:rsidRDefault="002B235C" w:rsidP="0061736D">
      <w:pPr>
        <w:pBdr>
          <w:top w:val="nil"/>
          <w:left w:val="nil"/>
          <w:bottom w:val="nil"/>
          <w:right w:val="nil"/>
          <w:between w:val="nil"/>
        </w:pBdr>
        <w:spacing w:line="216" w:lineRule="auto"/>
      </w:pPr>
      <w:r>
        <w:t xml:space="preserve">    </w:t>
      </w:r>
      <w:proofErr w:type="spellStart"/>
      <w:r>
        <w:t>email_address</w:t>
      </w:r>
      <w:proofErr w:type="spellEnd"/>
      <w:r>
        <w:t xml:space="preserve"> character varying(100) COLLATE </w:t>
      </w:r>
      <w:proofErr w:type="spellStart"/>
      <w:r>
        <w:t>pg_catalog."default</w:t>
      </w:r>
      <w:proofErr w:type="spellEnd"/>
      <w:r>
        <w:t>" NOT NULL,</w:t>
      </w:r>
    </w:p>
    <w:p w14:paraId="65E7F2AE" w14:textId="77777777" w:rsidR="002B235C" w:rsidRDefault="002B235C" w:rsidP="0061736D">
      <w:pPr>
        <w:pBdr>
          <w:top w:val="nil"/>
          <w:left w:val="nil"/>
          <w:bottom w:val="nil"/>
          <w:right w:val="nil"/>
          <w:between w:val="nil"/>
        </w:pBdr>
        <w:spacing w:line="216" w:lineRule="auto"/>
      </w:pPr>
      <w:r>
        <w:t xml:space="preserve">    password character varying(100) COLLATE </w:t>
      </w:r>
      <w:proofErr w:type="spellStart"/>
      <w:r>
        <w:t>pg_catalog."default</w:t>
      </w:r>
      <w:proofErr w:type="spellEnd"/>
      <w:r>
        <w:t>" NOT NULL,</w:t>
      </w:r>
    </w:p>
    <w:p w14:paraId="0E55E9DC" w14:textId="77777777" w:rsidR="002B235C" w:rsidRDefault="002B235C" w:rsidP="0061736D">
      <w:pPr>
        <w:pBdr>
          <w:top w:val="nil"/>
          <w:left w:val="nil"/>
          <w:bottom w:val="nil"/>
          <w:right w:val="nil"/>
          <w:between w:val="nil"/>
        </w:pBdr>
        <w:spacing w:line="216" w:lineRule="auto"/>
      </w:pPr>
      <w:r>
        <w:t xml:space="preserve">    </w:t>
      </w:r>
      <w:proofErr w:type="spellStart"/>
      <w:r>
        <w:t>last_name</w:t>
      </w:r>
      <w:proofErr w:type="spellEnd"/>
      <w:r>
        <w:t xml:space="preserve"> character varying(50) COLLATE </w:t>
      </w:r>
      <w:proofErr w:type="spellStart"/>
      <w:r>
        <w:t>pg_catalog."default</w:t>
      </w:r>
      <w:proofErr w:type="spellEnd"/>
      <w:r>
        <w:t>" NOT NULL,</w:t>
      </w:r>
    </w:p>
    <w:p w14:paraId="10F95EF0" w14:textId="77777777" w:rsidR="002B235C" w:rsidRDefault="002B235C" w:rsidP="0061736D">
      <w:pPr>
        <w:pBdr>
          <w:top w:val="nil"/>
          <w:left w:val="nil"/>
          <w:bottom w:val="nil"/>
          <w:right w:val="nil"/>
          <w:between w:val="nil"/>
        </w:pBdr>
        <w:spacing w:line="216" w:lineRule="auto"/>
      </w:pPr>
      <w:r>
        <w:t xml:space="preserve">    </w:t>
      </w:r>
      <w:proofErr w:type="spellStart"/>
      <w:r>
        <w:t>first_name</w:t>
      </w:r>
      <w:proofErr w:type="spellEnd"/>
      <w:r>
        <w:t xml:space="preserve"> character varying(50) COLLATE </w:t>
      </w:r>
      <w:proofErr w:type="spellStart"/>
      <w:r>
        <w:t>pg_catalog."default</w:t>
      </w:r>
      <w:proofErr w:type="spellEnd"/>
      <w:r>
        <w:t>" NOT NULL,</w:t>
      </w:r>
    </w:p>
    <w:p w14:paraId="49BBD1A3" w14:textId="77777777" w:rsidR="002B235C" w:rsidRDefault="002B235C" w:rsidP="0061736D">
      <w:pPr>
        <w:pBdr>
          <w:top w:val="nil"/>
          <w:left w:val="nil"/>
          <w:bottom w:val="nil"/>
          <w:right w:val="nil"/>
          <w:between w:val="nil"/>
        </w:pBdr>
        <w:spacing w:line="216" w:lineRule="auto"/>
      </w:pPr>
      <w:r>
        <w:t xml:space="preserve">    </w:t>
      </w:r>
      <w:proofErr w:type="spellStart"/>
      <w:r>
        <w:t>authorities_id</w:t>
      </w:r>
      <w:proofErr w:type="spellEnd"/>
      <w:r>
        <w:t xml:space="preserve"> </w:t>
      </w:r>
      <w:proofErr w:type="spellStart"/>
      <w:r>
        <w:t>uuid</w:t>
      </w:r>
      <w:proofErr w:type="spellEnd"/>
      <w:r>
        <w:t xml:space="preserve"> NOT NULL DEFAULT uuid_generate_v4(),</w:t>
      </w:r>
    </w:p>
    <w:p w14:paraId="456639C0" w14:textId="77777777" w:rsidR="002B235C" w:rsidRDefault="002B235C" w:rsidP="0061736D">
      <w:pPr>
        <w:pBdr>
          <w:top w:val="nil"/>
          <w:left w:val="nil"/>
          <w:bottom w:val="nil"/>
          <w:right w:val="nil"/>
          <w:between w:val="nil"/>
        </w:pBdr>
        <w:spacing w:line="216" w:lineRule="auto"/>
      </w:pPr>
      <w:r>
        <w:t xml:space="preserve">    CONSTRAINT </w:t>
      </w:r>
      <w:proofErr w:type="spellStart"/>
      <w:r>
        <w:t>city_user_pkey</w:t>
      </w:r>
      <w:proofErr w:type="spellEnd"/>
      <w:r>
        <w:t xml:space="preserve"> PRIMARY KEY (id),</w:t>
      </w:r>
    </w:p>
    <w:p w14:paraId="7DC244ED" w14:textId="77777777" w:rsidR="002B235C" w:rsidRDefault="002B235C" w:rsidP="0061736D">
      <w:pPr>
        <w:pBdr>
          <w:top w:val="nil"/>
          <w:left w:val="nil"/>
          <w:bottom w:val="nil"/>
          <w:right w:val="nil"/>
          <w:between w:val="nil"/>
        </w:pBdr>
        <w:spacing w:line="216" w:lineRule="auto"/>
      </w:pPr>
      <w:r>
        <w:t xml:space="preserve">    CONSTRAINT </w:t>
      </w:r>
      <w:proofErr w:type="spellStart"/>
      <w:r>
        <w:t>city_user_authorities_id_fkey</w:t>
      </w:r>
      <w:proofErr w:type="spellEnd"/>
      <w:r>
        <w:t xml:space="preserve"> FOREIGN KEY (</w:t>
      </w:r>
      <w:proofErr w:type="spellStart"/>
      <w:r>
        <w:t>authorities_id</w:t>
      </w:r>
      <w:proofErr w:type="spellEnd"/>
      <w:r>
        <w:t>)</w:t>
      </w:r>
    </w:p>
    <w:p w14:paraId="20DB318F" w14:textId="77777777" w:rsidR="002B235C" w:rsidRDefault="002B235C" w:rsidP="0061736D">
      <w:pPr>
        <w:pBdr>
          <w:top w:val="nil"/>
          <w:left w:val="nil"/>
          <w:bottom w:val="nil"/>
          <w:right w:val="nil"/>
          <w:between w:val="nil"/>
        </w:pBdr>
        <w:spacing w:line="216" w:lineRule="auto"/>
      </w:pPr>
      <w:r>
        <w:t xml:space="preserve">         REFERENCES </w:t>
      </w:r>
      <w:proofErr w:type="spellStart"/>
      <w:r>
        <w:t>public.authorities</w:t>
      </w:r>
      <w:proofErr w:type="spellEnd"/>
      <w:r>
        <w:t xml:space="preserve">(id) </w:t>
      </w:r>
    </w:p>
    <w:p w14:paraId="1408FF5D" w14:textId="77777777" w:rsidR="002B235C" w:rsidRDefault="002B235C" w:rsidP="0061736D">
      <w:pPr>
        <w:pBdr>
          <w:top w:val="nil"/>
          <w:left w:val="nil"/>
          <w:bottom w:val="nil"/>
          <w:right w:val="nil"/>
          <w:between w:val="nil"/>
        </w:pBdr>
        <w:spacing w:line="216" w:lineRule="auto"/>
      </w:pPr>
      <w:r>
        <w:tab/>
        <w:t xml:space="preserve">  ON DELETE CASCADE </w:t>
      </w:r>
    </w:p>
    <w:p w14:paraId="3839400B" w14:textId="77777777" w:rsidR="002B235C" w:rsidRDefault="002B235C" w:rsidP="0061736D">
      <w:pPr>
        <w:pBdr>
          <w:top w:val="nil"/>
          <w:left w:val="nil"/>
          <w:bottom w:val="nil"/>
          <w:right w:val="nil"/>
          <w:between w:val="nil"/>
        </w:pBdr>
        <w:spacing w:line="216" w:lineRule="auto"/>
      </w:pPr>
      <w:r>
        <w:tab/>
        <w:t xml:space="preserve">  ON UPDATE CASCADE,</w:t>
      </w:r>
    </w:p>
    <w:p w14:paraId="075AB4C0" w14:textId="77777777" w:rsidR="002B235C" w:rsidRDefault="002B235C" w:rsidP="0061736D">
      <w:pPr>
        <w:pBdr>
          <w:top w:val="nil"/>
          <w:left w:val="nil"/>
          <w:bottom w:val="nil"/>
          <w:right w:val="nil"/>
          <w:between w:val="nil"/>
        </w:pBdr>
        <w:spacing w:line="216" w:lineRule="auto"/>
      </w:pPr>
      <w:r>
        <w:t>)</w:t>
      </w:r>
    </w:p>
    <w:p w14:paraId="3DD4D98E" w14:textId="77777777" w:rsidR="002B235C" w:rsidRDefault="002B235C" w:rsidP="0061736D">
      <w:pPr>
        <w:pBdr>
          <w:top w:val="nil"/>
          <w:left w:val="nil"/>
          <w:bottom w:val="nil"/>
          <w:right w:val="nil"/>
          <w:between w:val="nil"/>
        </w:pBdr>
        <w:spacing w:line="216" w:lineRule="auto"/>
      </w:pPr>
    </w:p>
    <w:p w14:paraId="29AAF215" w14:textId="77777777" w:rsidR="002B235C" w:rsidRDefault="002B235C" w:rsidP="0061736D">
      <w:pPr>
        <w:pBdr>
          <w:top w:val="nil"/>
          <w:left w:val="nil"/>
          <w:bottom w:val="nil"/>
          <w:right w:val="nil"/>
          <w:between w:val="nil"/>
        </w:pBdr>
        <w:spacing w:line="216" w:lineRule="auto"/>
      </w:pPr>
      <w:r>
        <w:t xml:space="preserve">TABLESPACE </w:t>
      </w:r>
      <w:proofErr w:type="spellStart"/>
      <w:r>
        <w:t>pg_default</w:t>
      </w:r>
      <w:proofErr w:type="spellEnd"/>
      <w:r>
        <w:t>;</w:t>
      </w:r>
    </w:p>
    <w:p w14:paraId="1E15CCC6" w14:textId="77777777" w:rsidR="002B235C" w:rsidRDefault="002B235C" w:rsidP="0061736D">
      <w:pPr>
        <w:pBdr>
          <w:top w:val="nil"/>
          <w:left w:val="nil"/>
          <w:bottom w:val="nil"/>
          <w:right w:val="nil"/>
          <w:between w:val="nil"/>
        </w:pBdr>
        <w:spacing w:line="216" w:lineRule="auto"/>
      </w:pPr>
    </w:p>
    <w:p w14:paraId="455D83CC" w14:textId="77777777" w:rsidR="002B235C" w:rsidRDefault="002B235C" w:rsidP="0061736D">
      <w:pPr>
        <w:pBdr>
          <w:top w:val="nil"/>
          <w:left w:val="nil"/>
          <w:bottom w:val="nil"/>
          <w:right w:val="nil"/>
          <w:between w:val="nil"/>
        </w:pBdr>
        <w:spacing w:line="216" w:lineRule="auto"/>
      </w:pPr>
      <w:r>
        <w:t xml:space="preserve">ALTER TABLE </w:t>
      </w:r>
      <w:proofErr w:type="spellStart"/>
      <w:r>
        <w:t>public.city_user</w:t>
      </w:r>
      <w:proofErr w:type="spellEnd"/>
    </w:p>
    <w:p w14:paraId="2F9607F8" w14:textId="77777777" w:rsidR="002B235C" w:rsidRDefault="002B235C" w:rsidP="0061736D">
      <w:pPr>
        <w:pBdr>
          <w:top w:val="nil"/>
          <w:left w:val="nil"/>
          <w:bottom w:val="nil"/>
          <w:right w:val="nil"/>
          <w:between w:val="nil"/>
        </w:pBdr>
        <w:spacing w:line="216" w:lineRule="auto"/>
      </w:pPr>
      <w:r>
        <w:t xml:space="preserve">    OWNER to </w:t>
      </w:r>
      <w:proofErr w:type="spellStart"/>
      <w:r>
        <w:t>postgres</w:t>
      </w:r>
      <w:proofErr w:type="spellEnd"/>
      <w:r>
        <w:t>;</w:t>
      </w:r>
    </w:p>
    <w:p w14:paraId="29BC8D49" w14:textId="77777777" w:rsidR="002B235C" w:rsidRDefault="002B235C" w:rsidP="0061736D">
      <w:pPr>
        <w:pBdr>
          <w:top w:val="nil"/>
          <w:left w:val="nil"/>
          <w:bottom w:val="nil"/>
          <w:right w:val="nil"/>
          <w:between w:val="nil"/>
        </w:pBdr>
        <w:spacing w:line="216" w:lineRule="auto"/>
      </w:pPr>
      <w:r>
        <w:tab/>
      </w:r>
    </w:p>
    <w:p w14:paraId="4184FB57" w14:textId="77777777" w:rsidR="002B235C" w:rsidRDefault="002B235C" w:rsidP="0061736D">
      <w:pPr>
        <w:pBdr>
          <w:top w:val="nil"/>
          <w:left w:val="nil"/>
          <w:bottom w:val="nil"/>
          <w:right w:val="nil"/>
          <w:between w:val="nil"/>
        </w:pBdr>
        <w:spacing w:line="216" w:lineRule="auto"/>
      </w:pPr>
      <w:r>
        <w:t xml:space="preserve">CREATE TABLE </w:t>
      </w:r>
      <w:proofErr w:type="spellStart"/>
      <w:r>
        <w:t>public.city</w:t>
      </w:r>
      <w:proofErr w:type="spellEnd"/>
    </w:p>
    <w:p w14:paraId="25AB1FEF" w14:textId="77777777" w:rsidR="002B235C" w:rsidRDefault="002B235C" w:rsidP="0061736D">
      <w:pPr>
        <w:pBdr>
          <w:top w:val="nil"/>
          <w:left w:val="nil"/>
          <w:bottom w:val="nil"/>
          <w:right w:val="nil"/>
          <w:between w:val="nil"/>
        </w:pBdr>
        <w:spacing w:line="216" w:lineRule="auto"/>
      </w:pPr>
      <w:r>
        <w:t>(</w:t>
      </w:r>
    </w:p>
    <w:p w14:paraId="30F4D9CF" w14:textId="77777777" w:rsidR="002B235C" w:rsidRDefault="002B235C" w:rsidP="0061736D">
      <w:pPr>
        <w:pBdr>
          <w:top w:val="nil"/>
          <w:left w:val="nil"/>
          <w:bottom w:val="nil"/>
          <w:right w:val="nil"/>
          <w:between w:val="nil"/>
        </w:pBdr>
        <w:spacing w:line="216" w:lineRule="auto"/>
      </w:pPr>
      <w:r>
        <w:t xml:space="preserve">    id </w:t>
      </w:r>
      <w:proofErr w:type="spellStart"/>
      <w:r>
        <w:t>uuid</w:t>
      </w:r>
      <w:proofErr w:type="spellEnd"/>
      <w:r>
        <w:t xml:space="preserve"> NOT NULL DEFAULT uuid_generate_v4(),</w:t>
      </w:r>
    </w:p>
    <w:p w14:paraId="3C54A6B4" w14:textId="77777777" w:rsidR="002B235C" w:rsidRDefault="002B235C" w:rsidP="0061736D">
      <w:pPr>
        <w:pBdr>
          <w:top w:val="nil"/>
          <w:left w:val="nil"/>
          <w:bottom w:val="nil"/>
          <w:right w:val="nil"/>
          <w:between w:val="nil"/>
        </w:pBdr>
        <w:spacing w:line="216" w:lineRule="auto"/>
      </w:pPr>
      <w:r>
        <w:t xml:space="preserve">    </w:t>
      </w:r>
      <w:proofErr w:type="spellStart"/>
      <w:r>
        <w:t>city_user_id</w:t>
      </w:r>
      <w:proofErr w:type="spellEnd"/>
      <w:r>
        <w:t xml:space="preserve"> </w:t>
      </w:r>
      <w:proofErr w:type="spellStart"/>
      <w:r>
        <w:t>uuid</w:t>
      </w:r>
      <w:proofErr w:type="spellEnd"/>
      <w:r>
        <w:t xml:space="preserve"> NOT NULL DEFAULT uuid_generate_v4(),</w:t>
      </w:r>
    </w:p>
    <w:p w14:paraId="168C0C54" w14:textId="77777777" w:rsidR="002B235C" w:rsidRDefault="002B235C" w:rsidP="0061736D">
      <w:pPr>
        <w:pBdr>
          <w:top w:val="nil"/>
          <w:left w:val="nil"/>
          <w:bottom w:val="nil"/>
          <w:right w:val="nil"/>
          <w:between w:val="nil"/>
        </w:pBdr>
        <w:spacing w:line="216" w:lineRule="auto"/>
      </w:pPr>
      <w:r>
        <w:t xml:space="preserve">    name character varying(50) COLLATE </w:t>
      </w:r>
      <w:proofErr w:type="spellStart"/>
      <w:r>
        <w:t>pg_catalog."default</w:t>
      </w:r>
      <w:proofErr w:type="spellEnd"/>
      <w:r>
        <w:t>" NOT NULL,</w:t>
      </w:r>
    </w:p>
    <w:p w14:paraId="15C1AA31" w14:textId="77777777" w:rsidR="002B235C" w:rsidRDefault="002B235C" w:rsidP="0061736D">
      <w:pPr>
        <w:pBdr>
          <w:top w:val="nil"/>
          <w:left w:val="nil"/>
          <w:bottom w:val="nil"/>
          <w:right w:val="nil"/>
          <w:between w:val="nil"/>
        </w:pBdr>
        <w:spacing w:line="216" w:lineRule="auto"/>
      </w:pPr>
      <w:r>
        <w:t xml:space="preserve">    state character varying(50) COLLATE </w:t>
      </w:r>
      <w:proofErr w:type="spellStart"/>
      <w:r>
        <w:t>pg_catalog."default</w:t>
      </w:r>
      <w:proofErr w:type="spellEnd"/>
      <w:r>
        <w:t>" NOT NULL,</w:t>
      </w:r>
    </w:p>
    <w:p w14:paraId="41AACBB4" w14:textId="77777777" w:rsidR="002B235C" w:rsidRDefault="002B235C" w:rsidP="0061736D">
      <w:pPr>
        <w:pBdr>
          <w:top w:val="nil"/>
          <w:left w:val="nil"/>
          <w:bottom w:val="nil"/>
          <w:right w:val="nil"/>
          <w:between w:val="nil"/>
        </w:pBdr>
        <w:spacing w:line="216" w:lineRule="auto"/>
      </w:pPr>
      <w:r>
        <w:t xml:space="preserve">    CONSTRAINT </w:t>
      </w:r>
      <w:proofErr w:type="spellStart"/>
      <w:r>
        <w:t>city_id</w:t>
      </w:r>
      <w:proofErr w:type="spellEnd"/>
      <w:r>
        <w:t xml:space="preserve"> PRIMARY KEY (id),</w:t>
      </w:r>
    </w:p>
    <w:p w14:paraId="5055912E" w14:textId="77777777" w:rsidR="002B235C" w:rsidRDefault="002B235C" w:rsidP="0061736D">
      <w:pPr>
        <w:pBdr>
          <w:top w:val="nil"/>
          <w:left w:val="nil"/>
          <w:bottom w:val="nil"/>
          <w:right w:val="nil"/>
          <w:between w:val="nil"/>
        </w:pBdr>
        <w:spacing w:line="216" w:lineRule="auto"/>
      </w:pPr>
      <w:r>
        <w:t xml:space="preserve">    CONSTRAINT </w:t>
      </w:r>
      <w:proofErr w:type="spellStart"/>
      <w:r>
        <w:t>city_city_user_id_fkey</w:t>
      </w:r>
      <w:proofErr w:type="spellEnd"/>
      <w:r>
        <w:t xml:space="preserve"> FOREIGN KEY (</w:t>
      </w:r>
      <w:proofErr w:type="spellStart"/>
      <w:r>
        <w:t>city_user_id</w:t>
      </w:r>
      <w:proofErr w:type="spellEnd"/>
      <w:r>
        <w:t>)</w:t>
      </w:r>
    </w:p>
    <w:p w14:paraId="7DAF74EA" w14:textId="77777777" w:rsidR="002B235C" w:rsidRDefault="002B235C" w:rsidP="0061736D">
      <w:pPr>
        <w:pBdr>
          <w:top w:val="nil"/>
          <w:left w:val="nil"/>
          <w:bottom w:val="nil"/>
          <w:right w:val="nil"/>
          <w:between w:val="nil"/>
        </w:pBdr>
        <w:spacing w:line="216" w:lineRule="auto"/>
      </w:pPr>
      <w:r>
        <w:t xml:space="preserve">        REFERENCES </w:t>
      </w:r>
      <w:proofErr w:type="spellStart"/>
      <w:r>
        <w:t>public.city_user</w:t>
      </w:r>
      <w:proofErr w:type="spellEnd"/>
      <w:r>
        <w:t xml:space="preserve"> (id) MATCH SIMPLE</w:t>
      </w:r>
    </w:p>
    <w:p w14:paraId="4F2521BA" w14:textId="77777777" w:rsidR="002B235C" w:rsidRDefault="002B235C" w:rsidP="0061736D">
      <w:pPr>
        <w:pBdr>
          <w:top w:val="nil"/>
          <w:left w:val="nil"/>
          <w:bottom w:val="nil"/>
          <w:right w:val="nil"/>
          <w:between w:val="nil"/>
        </w:pBdr>
        <w:spacing w:line="216" w:lineRule="auto"/>
      </w:pPr>
      <w:r>
        <w:t xml:space="preserve">        ON UPDATE CASCADE</w:t>
      </w:r>
    </w:p>
    <w:p w14:paraId="5E8BCBFD" w14:textId="77777777" w:rsidR="002B235C" w:rsidRDefault="002B235C" w:rsidP="0061736D">
      <w:pPr>
        <w:pBdr>
          <w:top w:val="nil"/>
          <w:left w:val="nil"/>
          <w:bottom w:val="nil"/>
          <w:right w:val="nil"/>
          <w:between w:val="nil"/>
        </w:pBdr>
        <w:spacing w:line="216" w:lineRule="auto"/>
      </w:pPr>
      <w:r>
        <w:t xml:space="preserve">        ON DELETE CASCADE</w:t>
      </w:r>
    </w:p>
    <w:p w14:paraId="341D8692" w14:textId="77777777" w:rsidR="002B235C" w:rsidRDefault="002B235C" w:rsidP="0061736D">
      <w:pPr>
        <w:pBdr>
          <w:top w:val="nil"/>
          <w:left w:val="nil"/>
          <w:bottom w:val="nil"/>
          <w:right w:val="nil"/>
          <w:between w:val="nil"/>
        </w:pBdr>
        <w:spacing w:line="216" w:lineRule="auto"/>
      </w:pPr>
      <w:r>
        <w:t>)</w:t>
      </w:r>
    </w:p>
    <w:p w14:paraId="6BC06AD3" w14:textId="77777777" w:rsidR="002B235C" w:rsidRDefault="002B235C" w:rsidP="0061736D">
      <w:pPr>
        <w:pBdr>
          <w:top w:val="nil"/>
          <w:left w:val="nil"/>
          <w:bottom w:val="nil"/>
          <w:right w:val="nil"/>
          <w:between w:val="nil"/>
        </w:pBdr>
        <w:spacing w:line="216" w:lineRule="auto"/>
      </w:pPr>
    </w:p>
    <w:p w14:paraId="4FCF0E0C" w14:textId="77777777" w:rsidR="002B235C" w:rsidRDefault="002B235C" w:rsidP="0061736D">
      <w:pPr>
        <w:pBdr>
          <w:top w:val="nil"/>
          <w:left w:val="nil"/>
          <w:bottom w:val="nil"/>
          <w:right w:val="nil"/>
          <w:between w:val="nil"/>
        </w:pBdr>
        <w:spacing w:line="216" w:lineRule="auto"/>
      </w:pPr>
      <w:r>
        <w:t xml:space="preserve">TABLESPACE </w:t>
      </w:r>
      <w:proofErr w:type="spellStart"/>
      <w:r>
        <w:t>pg_default</w:t>
      </w:r>
      <w:proofErr w:type="spellEnd"/>
      <w:r>
        <w:t>;</w:t>
      </w:r>
    </w:p>
    <w:p w14:paraId="555AC3B1" w14:textId="77777777" w:rsidR="002B235C" w:rsidRDefault="002B235C" w:rsidP="0061736D">
      <w:pPr>
        <w:pBdr>
          <w:top w:val="nil"/>
          <w:left w:val="nil"/>
          <w:bottom w:val="nil"/>
          <w:right w:val="nil"/>
          <w:between w:val="nil"/>
        </w:pBdr>
        <w:spacing w:line="216" w:lineRule="auto"/>
      </w:pPr>
    </w:p>
    <w:p w14:paraId="16123545" w14:textId="77777777" w:rsidR="002B235C" w:rsidRDefault="002B235C" w:rsidP="0061736D">
      <w:pPr>
        <w:pBdr>
          <w:top w:val="nil"/>
          <w:left w:val="nil"/>
          <w:bottom w:val="nil"/>
          <w:right w:val="nil"/>
          <w:between w:val="nil"/>
        </w:pBdr>
        <w:spacing w:line="216" w:lineRule="auto"/>
      </w:pPr>
      <w:r>
        <w:t xml:space="preserve">ALTER TABLE </w:t>
      </w:r>
      <w:proofErr w:type="spellStart"/>
      <w:r>
        <w:t>public.city</w:t>
      </w:r>
      <w:proofErr w:type="spellEnd"/>
    </w:p>
    <w:p w14:paraId="539254FB" w14:textId="77777777" w:rsidR="002B235C" w:rsidRDefault="002B235C" w:rsidP="0061736D">
      <w:pPr>
        <w:pBdr>
          <w:top w:val="nil"/>
          <w:left w:val="nil"/>
          <w:bottom w:val="nil"/>
          <w:right w:val="nil"/>
          <w:between w:val="nil"/>
        </w:pBdr>
        <w:spacing w:line="216" w:lineRule="auto"/>
      </w:pPr>
      <w:r>
        <w:t xml:space="preserve">    OWNER to </w:t>
      </w:r>
      <w:proofErr w:type="spellStart"/>
      <w:r>
        <w:t>postgres</w:t>
      </w:r>
      <w:proofErr w:type="spellEnd"/>
      <w:r>
        <w:t>;</w:t>
      </w:r>
    </w:p>
    <w:p w14:paraId="2FD314E0" w14:textId="77777777" w:rsidR="002B235C" w:rsidRDefault="002B235C" w:rsidP="0061736D">
      <w:pPr>
        <w:pBdr>
          <w:top w:val="nil"/>
          <w:left w:val="nil"/>
          <w:bottom w:val="nil"/>
          <w:right w:val="nil"/>
          <w:between w:val="nil"/>
        </w:pBdr>
        <w:spacing w:line="216" w:lineRule="auto"/>
      </w:pPr>
    </w:p>
    <w:p w14:paraId="4FD49A3C" w14:textId="77777777" w:rsidR="002B235C" w:rsidRDefault="002B235C" w:rsidP="0061736D">
      <w:pPr>
        <w:pBdr>
          <w:top w:val="nil"/>
          <w:left w:val="nil"/>
          <w:bottom w:val="nil"/>
          <w:right w:val="nil"/>
          <w:between w:val="nil"/>
        </w:pBdr>
        <w:spacing w:line="216" w:lineRule="auto"/>
      </w:pPr>
      <w:r>
        <w:t xml:space="preserve">CREATE TABLE </w:t>
      </w:r>
      <w:proofErr w:type="spellStart"/>
      <w:r>
        <w:t>public.authorities</w:t>
      </w:r>
      <w:proofErr w:type="spellEnd"/>
    </w:p>
    <w:p w14:paraId="2A2DC6DD" w14:textId="77777777" w:rsidR="002B235C" w:rsidRDefault="002B235C" w:rsidP="0061736D">
      <w:pPr>
        <w:pBdr>
          <w:top w:val="nil"/>
          <w:left w:val="nil"/>
          <w:bottom w:val="nil"/>
          <w:right w:val="nil"/>
          <w:between w:val="nil"/>
        </w:pBdr>
        <w:spacing w:line="216" w:lineRule="auto"/>
      </w:pPr>
      <w:r>
        <w:t>(</w:t>
      </w:r>
    </w:p>
    <w:p w14:paraId="3932E8AC" w14:textId="77777777" w:rsidR="002B235C" w:rsidRDefault="002B235C" w:rsidP="0061736D">
      <w:pPr>
        <w:pBdr>
          <w:top w:val="nil"/>
          <w:left w:val="nil"/>
          <w:bottom w:val="nil"/>
          <w:right w:val="nil"/>
          <w:between w:val="nil"/>
        </w:pBdr>
        <w:spacing w:line="216" w:lineRule="auto"/>
      </w:pPr>
      <w:r>
        <w:t xml:space="preserve">    id </w:t>
      </w:r>
      <w:proofErr w:type="spellStart"/>
      <w:r>
        <w:t>uuid</w:t>
      </w:r>
      <w:proofErr w:type="spellEnd"/>
      <w:r>
        <w:t xml:space="preserve"> NOT NULL DEFAULT uuid_generate_v4(),    </w:t>
      </w:r>
    </w:p>
    <w:p w14:paraId="7114E6E6" w14:textId="77777777" w:rsidR="002B235C" w:rsidRDefault="002B235C" w:rsidP="0061736D">
      <w:pPr>
        <w:pBdr>
          <w:top w:val="nil"/>
          <w:left w:val="nil"/>
          <w:bottom w:val="nil"/>
          <w:right w:val="nil"/>
          <w:between w:val="nil"/>
        </w:pBdr>
        <w:spacing w:line="216" w:lineRule="auto"/>
      </w:pPr>
      <w:r>
        <w:t xml:space="preserve">    authority character varying(50) COLLATE </w:t>
      </w:r>
      <w:proofErr w:type="spellStart"/>
      <w:r>
        <w:t>pg_catalog."default</w:t>
      </w:r>
      <w:proofErr w:type="spellEnd"/>
      <w:r>
        <w:t>" NOT NULL</w:t>
      </w:r>
    </w:p>
    <w:p w14:paraId="49EAEC48" w14:textId="77777777" w:rsidR="002B235C" w:rsidRDefault="002B235C" w:rsidP="0061736D">
      <w:pPr>
        <w:pBdr>
          <w:top w:val="nil"/>
          <w:left w:val="nil"/>
          <w:bottom w:val="nil"/>
          <w:right w:val="nil"/>
          <w:between w:val="nil"/>
        </w:pBdr>
        <w:spacing w:line="216" w:lineRule="auto"/>
      </w:pPr>
      <w:r>
        <w:t>);</w:t>
      </w:r>
    </w:p>
    <w:p w14:paraId="54776131" w14:textId="77777777" w:rsidR="002B235C" w:rsidRDefault="002B235C" w:rsidP="0061736D">
      <w:pPr>
        <w:pBdr>
          <w:top w:val="nil"/>
          <w:left w:val="nil"/>
          <w:bottom w:val="nil"/>
          <w:right w:val="nil"/>
          <w:between w:val="nil"/>
        </w:pBdr>
        <w:spacing w:line="216" w:lineRule="auto"/>
      </w:pPr>
    </w:p>
    <w:p w14:paraId="02D8893E" w14:textId="77777777" w:rsidR="002B235C" w:rsidRDefault="002B235C" w:rsidP="0061736D">
      <w:pPr>
        <w:pBdr>
          <w:top w:val="nil"/>
          <w:left w:val="nil"/>
          <w:bottom w:val="nil"/>
          <w:right w:val="nil"/>
          <w:between w:val="nil"/>
        </w:pBdr>
        <w:spacing w:line="216" w:lineRule="auto"/>
      </w:pPr>
      <w:r>
        <w:t xml:space="preserve">TABLESPACE </w:t>
      </w:r>
      <w:proofErr w:type="spellStart"/>
      <w:r>
        <w:t>pg_default</w:t>
      </w:r>
      <w:proofErr w:type="spellEnd"/>
      <w:r>
        <w:t>;</w:t>
      </w:r>
    </w:p>
    <w:p w14:paraId="4815CD57" w14:textId="77777777" w:rsidR="002B235C" w:rsidRDefault="002B235C" w:rsidP="0061736D">
      <w:pPr>
        <w:pBdr>
          <w:top w:val="nil"/>
          <w:left w:val="nil"/>
          <w:bottom w:val="nil"/>
          <w:right w:val="nil"/>
          <w:between w:val="nil"/>
        </w:pBdr>
        <w:spacing w:line="216" w:lineRule="auto"/>
      </w:pPr>
    </w:p>
    <w:p w14:paraId="077356D5" w14:textId="77777777" w:rsidR="002B235C" w:rsidRDefault="002B235C" w:rsidP="0061736D">
      <w:pPr>
        <w:pBdr>
          <w:top w:val="nil"/>
          <w:left w:val="nil"/>
          <w:bottom w:val="nil"/>
          <w:right w:val="nil"/>
          <w:between w:val="nil"/>
        </w:pBdr>
        <w:spacing w:line="216" w:lineRule="auto"/>
      </w:pPr>
      <w:r>
        <w:t xml:space="preserve">ALTER TABLE </w:t>
      </w:r>
      <w:proofErr w:type="spellStart"/>
      <w:r>
        <w:t>public.authorities</w:t>
      </w:r>
      <w:proofErr w:type="spellEnd"/>
    </w:p>
    <w:p w14:paraId="6ED6D3C9" w14:textId="77777777" w:rsidR="002B235C" w:rsidRDefault="002B235C" w:rsidP="0061736D">
      <w:pPr>
        <w:pBdr>
          <w:top w:val="nil"/>
          <w:left w:val="nil"/>
          <w:bottom w:val="nil"/>
          <w:right w:val="nil"/>
          <w:between w:val="nil"/>
        </w:pBdr>
        <w:spacing w:line="216" w:lineRule="auto"/>
      </w:pPr>
      <w:r>
        <w:t xml:space="preserve">    OWNER to </w:t>
      </w:r>
      <w:proofErr w:type="spellStart"/>
      <w:r>
        <w:t>postgres</w:t>
      </w:r>
      <w:proofErr w:type="spellEnd"/>
      <w:r>
        <w:t>;</w:t>
      </w:r>
    </w:p>
    <w:p w14:paraId="4287BEE1" w14:textId="77777777" w:rsidR="002B235C" w:rsidRDefault="002B235C" w:rsidP="0061736D">
      <w:pPr>
        <w:pBdr>
          <w:top w:val="nil"/>
          <w:left w:val="nil"/>
          <w:bottom w:val="nil"/>
          <w:right w:val="nil"/>
          <w:between w:val="nil"/>
        </w:pBdr>
        <w:spacing w:line="216" w:lineRule="auto"/>
      </w:pPr>
    </w:p>
    <w:p w14:paraId="6CB29720" w14:textId="77777777" w:rsidR="002B235C" w:rsidRDefault="002B235C" w:rsidP="0061736D">
      <w:pPr>
        <w:pBdr>
          <w:top w:val="nil"/>
          <w:left w:val="nil"/>
          <w:bottom w:val="nil"/>
          <w:right w:val="nil"/>
          <w:between w:val="nil"/>
        </w:pBdr>
        <w:spacing w:line="216" w:lineRule="auto"/>
      </w:pPr>
      <w:r>
        <w:t xml:space="preserve">CREATE TABLE </w:t>
      </w:r>
      <w:proofErr w:type="spellStart"/>
      <w:r>
        <w:t>public.zone_land_use</w:t>
      </w:r>
      <w:proofErr w:type="spellEnd"/>
    </w:p>
    <w:p w14:paraId="1A5C9B37" w14:textId="77777777" w:rsidR="002B235C" w:rsidRDefault="002B235C" w:rsidP="0061736D">
      <w:pPr>
        <w:pBdr>
          <w:top w:val="nil"/>
          <w:left w:val="nil"/>
          <w:bottom w:val="nil"/>
          <w:right w:val="nil"/>
          <w:between w:val="nil"/>
        </w:pBdr>
        <w:spacing w:line="216" w:lineRule="auto"/>
      </w:pPr>
      <w:r>
        <w:t>(</w:t>
      </w:r>
    </w:p>
    <w:p w14:paraId="6DBB58BB" w14:textId="77777777" w:rsidR="002B235C" w:rsidRDefault="002B235C" w:rsidP="0061736D">
      <w:pPr>
        <w:pBdr>
          <w:top w:val="nil"/>
          <w:left w:val="nil"/>
          <w:bottom w:val="nil"/>
          <w:right w:val="nil"/>
          <w:between w:val="nil"/>
        </w:pBdr>
        <w:spacing w:line="216" w:lineRule="auto"/>
      </w:pPr>
      <w:r>
        <w:t xml:space="preserve">    id </w:t>
      </w:r>
      <w:proofErr w:type="spellStart"/>
      <w:r>
        <w:t>uuid</w:t>
      </w:r>
      <w:proofErr w:type="spellEnd"/>
      <w:r>
        <w:t xml:space="preserve"> NOT NULL DEFAULT uuid_generate_v4(),</w:t>
      </w:r>
    </w:p>
    <w:p w14:paraId="4747F046" w14:textId="77777777" w:rsidR="002B235C" w:rsidRDefault="002B235C" w:rsidP="0061736D">
      <w:pPr>
        <w:pBdr>
          <w:top w:val="nil"/>
          <w:left w:val="nil"/>
          <w:bottom w:val="nil"/>
          <w:right w:val="nil"/>
          <w:between w:val="nil"/>
        </w:pBdr>
        <w:spacing w:line="216" w:lineRule="auto"/>
      </w:pPr>
      <w:r>
        <w:t xml:space="preserve">    </w:t>
      </w:r>
      <w:proofErr w:type="spellStart"/>
      <w:r>
        <w:t>city_id</w:t>
      </w:r>
      <w:proofErr w:type="spellEnd"/>
      <w:r>
        <w:t xml:space="preserve"> </w:t>
      </w:r>
      <w:proofErr w:type="spellStart"/>
      <w:r>
        <w:t>uuid</w:t>
      </w:r>
      <w:proofErr w:type="spellEnd"/>
      <w:r>
        <w:t xml:space="preserve"> NOT NULL DEFAULT uuid_generate_v4(),</w:t>
      </w:r>
    </w:p>
    <w:p w14:paraId="2DD98E77" w14:textId="77777777" w:rsidR="002B235C" w:rsidRDefault="002B235C" w:rsidP="0061736D">
      <w:pPr>
        <w:pBdr>
          <w:top w:val="nil"/>
          <w:left w:val="nil"/>
          <w:bottom w:val="nil"/>
          <w:right w:val="nil"/>
          <w:between w:val="nil"/>
        </w:pBdr>
        <w:spacing w:line="216" w:lineRule="auto"/>
      </w:pPr>
      <w:r>
        <w:t xml:space="preserve">    description character varying(100) COLLATE </w:t>
      </w:r>
      <w:proofErr w:type="spellStart"/>
      <w:r>
        <w:t>pg_catalog."default</w:t>
      </w:r>
      <w:proofErr w:type="spellEnd"/>
      <w:r>
        <w:t>" NOT NULL,</w:t>
      </w:r>
    </w:p>
    <w:p w14:paraId="0E3B2754" w14:textId="77777777" w:rsidR="002B235C" w:rsidRDefault="002B235C" w:rsidP="0061736D">
      <w:pPr>
        <w:pBdr>
          <w:top w:val="nil"/>
          <w:left w:val="nil"/>
          <w:bottom w:val="nil"/>
          <w:right w:val="nil"/>
          <w:between w:val="nil"/>
        </w:pBdr>
        <w:spacing w:line="216" w:lineRule="auto"/>
      </w:pPr>
      <w:r>
        <w:t xml:space="preserve">    CONSTRAINT </w:t>
      </w:r>
      <w:proofErr w:type="spellStart"/>
      <w:r>
        <w:t>zone_land_use_id</w:t>
      </w:r>
      <w:proofErr w:type="spellEnd"/>
      <w:r>
        <w:t xml:space="preserve"> PRIMARY KEY (id),</w:t>
      </w:r>
    </w:p>
    <w:p w14:paraId="0E60688E" w14:textId="77777777" w:rsidR="002B235C" w:rsidRDefault="002B235C" w:rsidP="0061736D">
      <w:pPr>
        <w:pBdr>
          <w:top w:val="nil"/>
          <w:left w:val="nil"/>
          <w:bottom w:val="nil"/>
          <w:right w:val="nil"/>
          <w:between w:val="nil"/>
        </w:pBdr>
        <w:spacing w:line="216" w:lineRule="auto"/>
      </w:pPr>
      <w:r>
        <w:t xml:space="preserve">    CONSTRAINT </w:t>
      </w:r>
      <w:proofErr w:type="spellStart"/>
      <w:r>
        <w:t>zone_land_use_city_id_fkey</w:t>
      </w:r>
      <w:proofErr w:type="spellEnd"/>
      <w:r>
        <w:t xml:space="preserve"> FOREIGN KEY (</w:t>
      </w:r>
      <w:proofErr w:type="spellStart"/>
      <w:r>
        <w:t>city_id</w:t>
      </w:r>
      <w:proofErr w:type="spellEnd"/>
      <w:r>
        <w:t>)</w:t>
      </w:r>
    </w:p>
    <w:p w14:paraId="2397DB6A" w14:textId="77777777" w:rsidR="002B235C" w:rsidRDefault="002B235C" w:rsidP="0061736D">
      <w:pPr>
        <w:pBdr>
          <w:top w:val="nil"/>
          <w:left w:val="nil"/>
          <w:bottom w:val="nil"/>
          <w:right w:val="nil"/>
          <w:between w:val="nil"/>
        </w:pBdr>
        <w:spacing w:line="216" w:lineRule="auto"/>
      </w:pPr>
      <w:r>
        <w:t xml:space="preserve">        REFERENCES </w:t>
      </w:r>
      <w:proofErr w:type="spellStart"/>
      <w:r>
        <w:t>public.city</w:t>
      </w:r>
      <w:proofErr w:type="spellEnd"/>
      <w:r>
        <w:t xml:space="preserve"> (id) MATCH SIMPLE</w:t>
      </w:r>
    </w:p>
    <w:p w14:paraId="13C94475" w14:textId="77777777" w:rsidR="002B235C" w:rsidRDefault="002B235C" w:rsidP="0061736D">
      <w:pPr>
        <w:pBdr>
          <w:top w:val="nil"/>
          <w:left w:val="nil"/>
          <w:bottom w:val="nil"/>
          <w:right w:val="nil"/>
          <w:between w:val="nil"/>
        </w:pBdr>
        <w:spacing w:line="216" w:lineRule="auto"/>
      </w:pPr>
      <w:r>
        <w:t xml:space="preserve">        ON UPDATE CASCADE</w:t>
      </w:r>
    </w:p>
    <w:p w14:paraId="2B53F2E7" w14:textId="77777777" w:rsidR="002B235C" w:rsidRDefault="002B235C" w:rsidP="0061736D">
      <w:pPr>
        <w:pBdr>
          <w:top w:val="nil"/>
          <w:left w:val="nil"/>
          <w:bottom w:val="nil"/>
          <w:right w:val="nil"/>
          <w:between w:val="nil"/>
        </w:pBdr>
        <w:spacing w:line="216" w:lineRule="auto"/>
      </w:pPr>
      <w:r>
        <w:t xml:space="preserve">        ON DELETE CASCADE</w:t>
      </w:r>
    </w:p>
    <w:p w14:paraId="4E9A5CD0" w14:textId="77777777" w:rsidR="002B235C" w:rsidRDefault="002B235C" w:rsidP="0061736D">
      <w:pPr>
        <w:pBdr>
          <w:top w:val="nil"/>
          <w:left w:val="nil"/>
          <w:bottom w:val="nil"/>
          <w:right w:val="nil"/>
          <w:between w:val="nil"/>
        </w:pBdr>
        <w:spacing w:line="216" w:lineRule="auto"/>
      </w:pPr>
      <w:r>
        <w:t>)</w:t>
      </w:r>
    </w:p>
    <w:p w14:paraId="12E769B0" w14:textId="77777777" w:rsidR="002B235C" w:rsidRDefault="002B235C" w:rsidP="0061736D">
      <w:pPr>
        <w:pBdr>
          <w:top w:val="nil"/>
          <w:left w:val="nil"/>
          <w:bottom w:val="nil"/>
          <w:right w:val="nil"/>
          <w:between w:val="nil"/>
        </w:pBdr>
        <w:spacing w:line="216" w:lineRule="auto"/>
      </w:pPr>
    </w:p>
    <w:p w14:paraId="52CE3B69" w14:textId="77777777" w:rsidR="002B235C" w:rsidRDefault="002B235C" w:rsidP="0061736D">
      <w:pPr>
        <w:pBdr>
          <w:top w:val="nil"/>
          <w:left w:val="nil"/>
          <w:bottom w:val="nil"/>
          <w:right w:val="nil"/>
          <w:between w:val="nil"/>
        </w:pBdr>
        <w:spacing w:line="216" w:lineRule="auto"/>
      </w:pPr>
      <w:r>
        <w:t xml:space="preserve">TABLESPACE </w:t>
      </w:r>
      <w:proofErr w:type="spellStart"/>
      <w:r>
        <w:t>pg_default</w:t>
      </w:r>
      <w:proofErr w:type="spellEnd"/>
      <w:r>
        <w:t>;</w:t>
      </w:r>
    </w:p>
    <w:p w14:paraId="4CCA0702" w14:textId="77777777" w:rsidR="002B235C" w:rsidRDefault="002B235C" w:rsidP="0061736D">
      <w:pPr>
        <w:pBdr>
          <w:top w:val="nil"/>
          <w:left w:val="nil"/>
          <w:bottom w:val="nil"/>
          <w:right w:val="nil"/>
          <w:between w:val="nil"/>
        </w:pBdr>
        <w:spacing w:line="216" w:lineRule="auto"/>
      </w:pPr>
    </w:p>
    <w:p w14:paraId="7D7BA5B9" w14:textId="77777777" w:rsidR="002B235C" w:rsidRDefault="002B235C" w:rsidP="0061736D">
      <w:pPr>
        <w:pBdr>
          <w:top w:val="nil"/>
          <w:left w:val="nil"/>
          <w:bottom w:val="nil"/>
          <w:right w:val="nil"/>
          <w:between w:val="nil"/>
        </w:pBdr>
        <w:spacing w:line="216" w:lineRule="auto"/>
      </w:pPr>
      <w:r>
        <w:t xml:space="preserve">ALTER TABLE </w:t>
      </w:r>
      <w:proofErr w:type="spellStart"/>
      <w:r>
        <w:t>public.zone_land_use</w:t>
      </w:r>
      <w:proofErr w:type="spellEnd"/>
    </w:p>
    <w:p w14:paraId="0B91ADC9" w14:textId="77777777" w:rsidR="002B235C" w:rsidRDefault="002B235C" w:rsidP="0061736D">
      <w:pPr>
        <w:pBdr>
          <w:top w:val="nil"/>
          <w:left w:val="nil"/>
          <w:bottom w:val="nil"/>
          <w:right w:val="nil"/>
          <w:between w:val="nil"/>
        </w:pBdr>
        <w:spacing w:line="216" w:lineRule="auto"/>
      </w:pPr>
      <w:r>
        <w:t xml:space="preserve">    OWNER to </w:t>
      </w:r>
      <w:proofErr w:type="spellStart"/>
      <w:r>
        <w:t>postgres</w:t>
      </w:r>
      <w:proofErr w:type="spellEnd"/>
      <w:r>
        <w:t>;</w:t>
      </w:r>
    </w:p>
    <w:p w14:paraId="6EC4A9FF" w14:textId="77777777" w:rsidR="002B235C" w:rsidRDefault="002B235C" w:rsidP="0061736D">
      <w:pPr>
        <w:pBdr>
          <w:top w:val="nil"/>
          <w:left w:val="nil"/>
          <w:bottom w:val="nil"/>
          <w:right w:val="nil"/>
          <w:between w:val="nil"/>
        </w:pBdr>
        <w:spacing w:line="216" w:lineRule="auto"/>
      </w:pPr>
    </w:p>
    <w:p w14:paraId="09BA7B66" w14:textId="77777777" w:rsidR="002B235C" w:rsidRDefault="002B235C" w:rsidP="0061736D">
      <w:pPr>
        <w:pBdr>
          <w:top w:val="nil"/>
          <w:left w:val="nil"/>
          <w:bottom w:val="nil"/>
          <w:right w:val="nil"/>
          <w:between w:val="nil"/>
        </w:pBdr>
        <w:spacing w:line="216" w:lineRule="auto"/>
      </w:pPr>
      <w:r>
        <w:t xml:space="preserve">CREATE TABLE </w:t>
      </w:r>
      <w:proofErr w:type="spellStart"/>
      <w:r>
        <w:t>public.zone</w:t>
      </w:r>
      <w:proofErr w:type="spellEnd"/>
    </w:p>
    <w:p w14:paraId="521CB0ED" w14:textId="77777777" w:rsidR="002B235C" w:rsidRDefault="002B235C" w:rsidP="0061736D">
      <w:pPr>
        <w:pBdr>
          <w:top w:val="nil"/>
          <w:left w:val="nil"/>
          <w:bottom w:val="nil"/>
          <w:right w:val="nil"/>
          <w:between w:val="nil"/>
        </w:pBdr>
        <w:spacing w:line="216" w:lineRule="auto"/>
      </w:pPr>
      <w:r>
        <w:lastRenderedPageBreak/>
        <w:t>(</w:t>
      </w:r>
    </w:p>
    <w:p w14:paraId="31BC48C5" w14:textId="77777777" w:rsidR="002B235C" w:rsidRDefault="002B235C" w:rsidP="0061736D">
      <w:pPr>
        <w:pBdr>
          <w:top w:val="nil"/>
          <w:left w:val="nil"/>
          <w:bottom w:val="nil"/>
          <w:right w:val="nil"/>
          <w:between w:val="nil"/>
        </w:pBdr>
        <w:spacing w:line="216" w:lineRule="auto"/>
      </w:pPr>
      <w:r>
        <w:t xml:space="preserve">    id </w:t>
      </w:r>
      <w:proofErr w:type="spellStart"/>
      <w:r>
        <w:t>uuid</w:t>
      </w:r>
      <w:proofErr w:type="spellEnd"/>
      <w:r>
        <w:t xml:space="preserve"> NOT NULL DEFAULT uuid_generate_v4(),</w:t>
      </w:r>
    </w:p>
    <w:p w14:paraId="1F406AC9" w14:textId="77777777" w:rsidR="002B235C" w:rsidRDefault="002B235C" w:rsidP="0061736D">
      <w:pPr>
        <w:pBdr>
          <w:top w:val="nil"/>
          <w:left w:val="nil"/>
          <w:bottom w:val="nil"/>
          <w:right w:val="nil"/>
          <w:between w:val="nil"/>
        </w:pBdr>
        <w:spacing w:line="216" w:lineRule="auto"/>
      </w:pPr>
      <w:r>
        <w:t xml:space="preserve">    </w:t>
      </w:r>
      <w:proofErr w:type="spellStart"/>
      <w:r>
        <w:t>city_id</w:t>
      </w:r>
      <w:proofErr w:type="spellEnd"/>
      <w:r>
        <w:t xml:space="preserve"> </w:t>
      </w:r>
      <w:proofErr w:type="spellStart"/>
      <w:r>
        <w:t>uuid</w:t>
      </w:r>
      <w:proofErr w:type="spellEnd"/>
      <w:r>
        <w:t xml:space="preserve"> NOT NULL DEFAULT uuid_generate_v4(),</w:t>
      </w:r>
    </w:p>
    <w:p w14:paraId="054D63DC" w14:textId="77777777" w:rsidR="002B235C" w:rsidRDefault="002B235C" w:rsidP="0061736D">
      <w:pPr>
        <w:pBdr>
          <w:top w:val="nil"/>
          <w:left w:val="nil"/>
          <w:bottom w:val="nil"/>
          <w:right w:val="nil"/>
          <w:between w:val="nil"/>
        </w:pBdr>
        <w:spacing w:line="216" w:lineRule="auto"/>
      </w:pPr>
      <w:r>
        <w:t xml:space="preserve">    </w:t>
      </w:r>
      <w:proofErr w:type="spellStart"/>
      <w:r>
        <w:t>zone_symbol</w:t>
      </w:r>
      <w:proofErr w:type="spellEnd"/>
      <w:r>
        <w:t xml:space="preserve"> character varying(25) COLLATE </w:t>
      </w:r>
      <w:proofErr w:type="spellStart"/>
      <w:r>
        <w:t>pg_catalog."default</w:t>
      </w:r>
      <w:proofErr w:type="spellEnd"/>
      <w:r>
        <w:t>" NOT NULL,</w:t>
      </w:r>
    </w:p>
    <w:p w14:paraId="04FCA34D" w14:textId="77777777" w:rsidR="002B235C" w:rsidRDefault="002B235C" w:rsidP="0061736D">
      <w:pPr>
        <w:pBdr>
          <w:top w:val="nil"/>
          <w:left w:val="nil"/>
          <w:bottom w:val="nil"/>
          <w:right w:val="nil"/>
          <w:between w:val="nil"/>
        </w:pBdr>
        <w:spacing w:line="216" w:lineRule="auto"/>
      </w:pPr>
      <w:r>
        <w:t xml:space="preserve">    description character varying(100) COLLATE </w:t>
      </w:r>
      <w:proofErr w:type="spellStart"/>
      <w:r>
        <w:t>pg_catalog."default</w:t>
      </w:r>
      <w:proofErr w:type="spellEnd"/>
      <w:r>
        <w:t>" NOT NULL,</w:t>
      </w:r>
    </w:p>
    <w:p w14:paraId="6B11732C" w14:textId="77777777" w:rsidR="002B235C" w:rsidRDefault="002B235C" w:rsidP="0061736D">
      <w:pPr>
        <w:pBdr>
          <w:top w:val="nil"/>
          <w:left w:val="nil"/>
          <w:bottom w:val="nil"/>
          <w:right w:val="nil"/>
          <w:between w:val="nil"/>
        </w:pBdr>
        <w:spacing w:line="216" w:lineRule="auto"/>
      </w:pPr>
      <w:r>
        <w:t xml:space="preserve">    CONSTRAINT </w:t>
      </w:r>
      <w:proofErr w:type="spellStart"/>
      <w:r>
        <w:t>zone_id</w:t>
      </w:r>
      <w:proofErr w:type="spellEnd"/>
      <w:r>
        <w:t xml:space="preserve"> PRIMARY KEY (id),</w:t>
      </w:r>
    </w:p>
    <w:p w14:paraId="177C53A7" w14:textId="77777777" w:rsidR="002B235C" w:rsidRDefault="002B235C" w:rsidP="0061736D">
      <w:pPr>
        <w:pBdr>
          <w:top w:val="nil"/>
          <w:left w:val="nil"/>
          <w:bottom w:val="nil"/>
          <w:right w:val="nil"/>
          <w:between w:val="nil"/>
        </w:pBdr>
        <w:spacing w:line="216" w:lineRule="auto"/>
      </w:pPr>
      <w:r>
        <w:t xml:space="preserve">    CONSTRAINT </w:t>
      </w:r>
      <w:proofErr w:type="spellStart"/>
      <w:r>
        <w:t>zone_city_id_fkey</w:t>
      </w:r>
      <w:proofErr w:type="spellEnd"/>
      <w:r>
        <w:t xml:space="preserve"> FOREIGN KEY (</w:t>
      </w:r>
      <w:proofErr w:type="spellStart"/>
      <w:r>
        <w:t>city_id</w:t>
      </w:r>
      <w:proofErr w:type="spellEnd"/>
      <w:r>
        <w:t>)</w:t>
      </w:r>
    </w:p>
    <w:p w14:paraId="17A1DA1A" w14:textId="77777777" w:rsidR="002B235C" w:rsidRDefault="002B235C" w:rsidP="0061736D">
      <w:pPr>
        <w:pBdr>
          <w:top w:val="nil"/>
          <w:left w:val="nil"/>
          <w:bottom w:val="nil"/>
          <w:right w:val="nil"/>
          <w:between w:val="nil"/>
        </w:pBdr>
        <w:spacing w:line="216" w:lineRule="auto"/>
      </w:pPr>
      <w:r>
        <w:t xml:space="preserve">        REFERENCES </w:t>
      </w:r>
      <w:proofErr w:type="spellStart"/>
      <w:r>
        <w:t>public.city</w:t>
      </w:r>
      <w:proofErr w:type="spellEnd"/>
      <w:r>
        <w:t xml:space="preserve"> (id) MATCH SIMPLE</w:t>
      </w:r>
    </w:p>
    <w:p w14:paraId="3738E645" w14:textId="77777777" w:rsidR="002B235C" w:rsidRDefault="002B235C" w:rsidP="0061736D">
      <w:pPr>
        <w:pBdr>
          <w:top w:val="nil"/>
          <w:left w:val="nil"/>
          <w:bottom w:val="nil"/>
          <w:right w:val="nil"/>
          <w:between w:val="nil"/>
        </w:pBdr>
        <w:spacing w:line="216" w:lineRule="auto"/>
      </w:pPr>
      <w:r>
        <w:t xml:space="preserve">        ON UPDATE CASCADE</w:t>
      </w:r>
    </w:p>
    <w:p w14:paraId="1CE6C234" w14:textId="77777777" w:rsidR="002B235C" w:rsidRDefault="002B235C" w:rsidP="0061736D">
      <w:pPr>
        <w:pBdr>
          <w:top w:val="nil"/>
          <w:left w:val="nil"/>
          <w:bottom w:val="nil"/>
          <w:right w:val="nil"/>
          <w:between w:val="nil"/>
        </w:pBdr>
        <w:spacing w:line="216" w:lineRule="auto"/>
      </w:pPr>
      <w:r>
        <w:t xml:space="preserve">        ON DELETE CASCADE</w:t>
      </w:r>
    </w:p>
    <w:p w14:paraId="5BB51643" w14:textId="77777777" w:rsidR="002B235C" w:rsidRDefault="002B235C" w:rsidP="0061736D">
      <w:pPr>
        <w:pBdr>
          <w:top w:val="nil"/>
          <w:left w:val="nil"/>
          <w:bottom w:val="nil"/>
          <w:right w:val="nil"/>
          <w:between w:val="nil"/>
        </w:pBdr>
        <w:spacing w:line="216" w:lineRule="auto"/>
      </w:pPr>
      <w:r>
        <w:t>)</w:t>
      </w:r>
    </w:p>
    <w:p w14:paraId="4D23EC38" w14:textId="77777777" w:rsidR="002B235C" w:rsidRDefault="002B235C" w:rsidP="0061736D">
      <w:pPr>
        <w:pBdr>
          <w:top w:val="nil"/>
          <w:left w:val="nil"/>
          <w:bottom w:val="nil"/>
          <w:right w:val="nil"/>
          <w:between w:val="nil"/>
        </w:pBdr>
        <w:spacing w:line="216" w:lineRule="auto"/>
      </w:pPr>
    </w:p>
    <w:p w14:paraId="7629FF0D" w14:textId="77777777" w:rsidR="002B235C" w:rsidRDefault="002B235C" w:rsidP="0061736D">
      <w:pPr>
        <w:pBdr>
          <w:top w:val="nil"/>
          <w:left w:val="nil"/>
          <w:bottom w:val="nil"/>
          <w:right w:val="nil"/>
          <w:between w:val="nil"/>
        </w:pBdr>
        <w:spacing w:line="216" w:lineRule="auto"/>
      </w:pPr>
      <w:r>
        <w:t xml:space="preserve">TABLESPACE </w:t>
      </w:r>
      <w:proofErr w:type="spellStart"/>
      <w:r>
        <w:t>pg_default</w:t>
      </w:r>
      <w:proofErr w:type="spellEnd"/>
      <w:r>
        <w:t>;</w:t>
      </w:r>
    </w:p>
    <w:p w14:paraId="442A8657" w14:textId="77777777" w:rsidR="002B235C" w:rsidRDefault="002B235C" w:rsidP="0061736D">
      <w:pPr>
        <w:pBdr>
          <w:top w:val="nil"/>
          <w:left w:val="nil"/>
          <w:bottom w:val="nil"/>
          <w:right w:val="nil"/>
          <w:between w:val="nil"/>
        </w:pBdr>
        <w:spacing w:line="216" w:lineRule="auto"/>
      </w:pPr>
    </w:p>
    <w:p w14:paraId="2E7091BF" w14:textId="77777777" w:rsidR="002B235C" w:rsidRDefault="002B235C" w:rsidP="0061736D">
      <w:pPr>
        <w:pBdr>
          <w:top w:val="nil"/>
          <w:left w:val="nil"/>
          <w:bottom w:val="nil"/>
          <w:right w:val="nil"/>
          <w:between w:val="nil"/>
        </w:pBdr>
        <w:spacing w:line="216" w:lineRule="auto"/>
      </w:pPr>
      <w:r>
        <w:t xml:space="preserve">ALTER TABLE </w:t>
      </w:r>
      <w:proofErr w:type="spellStart"/>
      <w:r>
        <w:t>public.zone</w:t>
      </w:r>
      <w:proofErr w:type="spellEnd"/>
    </w:p>
    <w:p w14:paraId="2F941392" w14:textId="77777777" w:rsidR="002B235C" w:rsidRDefault="002B235C" w:rsidP="0061736D">
      <w:pPr>
        <w:pBdr>
          <w:top w:val="nil"/>
          <w:left w:val="nil"/>
          <w:bottom w:val="nil"/>
          <w:right w:val="nil"/>
          <w:between w:val="nil"/>
        </w:pBdr>
        <w:spacing w:line="216" w:lineRule="auto"/>
      </w:pPr>
      <w:r>
        <w:t xml:space="preserve">    OWNER to </w:t>
      </w:r>
      <w:proofErr w:type="spellStart"/>
      <w:r>
        <w:t>postgres</w:t>
      </w:r>
      <w:proofErr w:type="spellEnd"/>
      <w:r>
        <w:t>;</w:t>
      </w:r>
      <w:r>
        <w:tab/>
      </w:r>
    </w:p>
    <w:p w14:paraId="5EBF90F1" w14:textId="77777777" w:rsidR="002B235C" w:rsidRDefault="002B235C" w:rsidP="0061736D">
      <w:pPr>
        <w:pBdr>
          <w:top w:val="nil"/>
          <w:left w:val="nil"/>
          <w:bottom w:val="nil"/>
          <w:right w:val="nil"/>
          <w:between w:val="nil"/>
        </w:pBdr>
        <w:spacing w:line="216" w:lineRule="auto"/>
      </w:pPr>
    </w:p>
    <w:p w14:paraId="762863A3" w14:textId="77777777" w:rsidR="002B235C" w:rsidRDefault="002B235C" w:rsidP="0061736D">
      <w:pPr>
        <w:pBdr>
          <w:top w:val="nil"/>
          <w:left w:val="nil"/>
          <w:bottom w:val="nil"/>
          <w:right w:val="nil"/>
          <w:between w:val="nil"/>
        </w:pBdr>
        <w:spacing w:line="216" w:lineRule="auto"/>
      </w:pPr>
      <w:r>
        <w:t xml:space="preserve">CREATE TABLE </w:t>
      </w:r>
      <w:proofErr w:type="spellStart"/>
      <w:r>
        <w:t>public.allowed_land_use</w:t>
      </w:r>
      <w:proofErr w:type="spellEnd"/>
    </w:p>
    <w:p w14:paraId="0683483F" w14:textId="77777777" w:rsidR="002B235C" w:rsidRDefault="002B235C" w:rsidP="0061736D">
      <w:pPr>
        <w:pBdr>
          <w:top w:val="nil"/>
          <w:left w:val="nil"/>
          <w:bottom w:val="nil"/>
          <w:right w:val="nil"/>
          <w:between w:val="nil"/>
        </w:pBdr>
        <w:spacing w:line="216" w:lineRule="auto"/>
      </w:pPr>
      <w:r>
        <w:t>(</w:t>
      </w:r>
    </w:p>
    <w:p w14:paraId="75775F3E" w14:textId="77777777" w:rsidR="002B235C" w:rsidRDefault="002B235C" w:rsidP="0061736D">
      <w:pPr>
        <w:pBdr>
          <w:top w:val="nil"/>
          <w:left w:val="nil"/>
          <w:bottom w:val="nil"/>
          <w:right w:val="nil"/>
          <w:between w:val="nil"/>
        </w:pBdr>
        <w:spacing w:line="216" w:lineRule="auto"/>
      </w:pPr>
      <w:r>
        <w:t xml:space="preserve">    id </w:t>
      </w:r>
      <w:proofErr w:type="spellStart"/>
      <w:r>
        <w:t>uuid</w:t>
      </w:r>
      <w:proofErr w:type="spellEnd"/>
      <w:r>
        <w:t xml:space="preserve"> NOT NULL DEFAULT uuid_generate_v4(),</w:t>
      </w:r>
    </w:p>
    <w:p w14:paraId="7F8DBCDD" w14:textId="77777777" w:rsidR="002B235C" w:rsidRDefault="002B235C" w:rsidP="0061736D">
      <w:pPr>
        <w:pBdr>
          <w:top w:val="nil"/>
          <w:left w:val="nil"/>
          <w:bottom w:val="nil"/>
          <w:right w:val="nil"/>
          <w:between w:val="nil"/>
        </w:pBdr>
        <w:spacing w:line="216" w:lineRule="auto"/>
      </w:pPr>
      <w:r>
        <w:t xml:space="preserve">    </w:t>
      </w:r>
      <w:proofErr w:type="spellStart"/>
      <w:r>
        <w:t>zone_id</w:t>
      </w:r>
      <w:proofErr w:type="spellEnd"/>
      <w:r>
        <w:t xml:space="preserve"> </w:t>
      </w:r>
      <w:proofErr w:type="spellStart"/>
      <w:r>
        <w:t>uuid</w:t>
      </w:r>
      <w:proofErr w:type="spellEnd"/>
      <w:r>
        <w:t xml:space="preserve"> NOT NULL DEFAULT uuid_generate_v4(),</w:t>
      </w:r>
    </w:p>
    <w:p w14:paraId="7B93677D" w14:textId="77777777" w:rsidR="002B235C" w:rsidRDefault="002B235C" w:rsidP="0061736D">
      <w:pPr>
        <w:pBdr>
          <w:top w:val="nil"/>
          <w:left w:val="nil"/>
          <w:bottom w:val="nil"/>
          <w:right w:val="nil"/>
          <w:between w:val="nil"/>
        </w:pBdr>
        <w:spacing w:line="216" w:lineRule="auto"/>
      </w:pPr>
      <w:r>
        <w:t xml:space="preserve">    </w:t>
      </w:r>
      <w:proofErr w:type="spellStart"/>
      <w:r>
        <w:t>zone_land_use_id</w:t>
      </w:r>
      <w:proofErr w:type="spellEnd"/>
      <w:r>
        <w:t xml:space="preserve"> </w:t>
      </w:r>
      <w:proofErr w:type="spellStart"/>
      <w:r>
        <w:t>uuid</w:t>
      </w:r>
      <w:proofErr w:type="spellEnd"/>
      <w:r>
        <w:t xml:space="preserve"> NOT NULL DEFAULT uuid_generate_v4(),</w:t>
      </w:r>
    </w:p>
    <w:p w14:paraId="60F61454" w14:textId="77777777" w:rsidR="002B235C" w:rsidRDefault="002B235C" w:rsidP="0061736D">
      <w:pPr>
        <w:pBdr>
          <w:top w:val="nil"/>
          <w:left w:val="nil"/>
          <w:bottom w:val="nil"/>
          <w:right w:val="nil"/>
          <w:between w:val="nil"/>
        </w:pBdr>
        <w:spacing w:line="216" w:lineRule="auto"/>
      </w:pPr>
      <w:r>
        <w:t xml:space="preserve">    </w:t>
      </w:r>
      <w:proofErr w:type="spellStart"/>
      <w:r>
        <w:t>permit_name</w:t>
      </w:r>
      <w:proofErr w:type="spellEnd"/>
      <w:r>
        <w:t xml:space="preserve"> character varying(250) COLLATE </w:t>
      </w:r>
      <w:proofErr w:type="spellStart"/>
      <w:r>
        <w:t>pg_catalog."default</w:t>
      </w:r>
      <w:proofErr w:type="spellEnd"/>
      <w:r>
        <w:t>" NOT NULL,</w:t>
      </w:r>
    </w:p>
    <w:p w14:paraId="5B76C656" w14:textId="77777777" w:rsidR="002B235C" w:rsidRDefault="002B235C" w:rsidP="0061736D">
      <w:pPr>
        <w:pBdr>
          <w:top w:val="nil"/>
          <w:left w:val="nil"/>
          <w:bottom w:val="nil"/>
          <w:right w:val="nil"/>
          <w:between w:val="nil"/>
        </w:pBdr>
        <w:spacing w:line="216" w:lineRule="auto"/>
      </w:pPr>
      <w:r>
        <w:t xml:space="preserve">    </w:t>
      </w:r>
      <w:proofErr w:type="spellStart"/>
      <w:r>
        <w:t>permit_description</w:t>
      </w:r>
      <w:proofErr w:type="spellEnd"/>
      <w:r>
        <w:t xml:space="preserve"> character varying(500) COLLATE </w:t>
      </w:r>
      <w:proofErr w:type="spellStart"/>
      <w:r>
        <w:t>pg_catalog."default</w:t>
      </w:r>
      <w:proofErr w:type="spellEnd"/>
      <w:r>
        <w:t>" NOT NULL,</w:t>
      </w:r>
    </w:p>
    <w:p w14:paraId="76A3B9B0" w14:textId="77777777" w:rsidR="002B235C" w:rsidRDefault="002B235C" w:rsidP="0061736D">
      <w:pPr>
        <w:pBdr>
          <w:top w:val="nil"/>
          <w:left w:val="nil"/>
          <w:bottom w:val="nil"/>
          <w:right w:val="nil"/>
          <w:between w:val="nil"/>
        </w:pBdr>
        <w:spacing w:line="216" w:lineRule="auto"/>
      </w:pPr>
      <w:r>
        <w:t xml:space="preserve">    </w:t>
      </w:r>
      <w:proofErr w:type="spellStart"/>
      <w:r>
        <w:t>procedure_url</w:t>
      </w:r>
      <w:proofErr w:type="spellEnd"/>
      <w:r>
        <w:t xml:space="preserve"> character varying(250) COLLATE </w:t>
      </w:r>
      <w:proofErr w:type="spellStart"/>
      <w:r>
        <w:t>pg_catalog."default</w:t>
      </w:r>
      <w:proofErr w:type="spellEnd"/>
      <w:r>
        <w:t>" NOT NULL,</w:t>
      </w:r>
    </w:p>
    <w:p w14:paraId="02179D16" w14:textId="77777777" w:rsidR="002B235C" w:rsidRDefault="002B235C" w:rsidP="0061736D">
      <w:pPr>
        <w:pBdr>
          <w:top w:val="nil"/>
          <w:left w:val="nil"/>
          <w:bottom w:val="nil"/>
          <w:right w:val="nil"/>
          <w:between w:val="nil"/>
        </w:pBdr>
        <w:spacing w:line="216" w:lineRule="auto"/>
      </w:pPr>
      <w:r>
        <w:t xml:space="preserve">    </w:t>
      </w:r>
      <w:proofErr w:type="spellStart"/>
      <w:r>
        <w:t>application_url</w:t>
      </w:r>
      <w:proofErr w:type="spellEnd"/>
      <w:r>
        <w:t xml:space="preserve"> character varying(250) COLLATE </w:t>
      </w:r>
      <w:proofErr w:type="spellStart"/>
      <w:r>
        <w:t>pg_catalog."default</w:t>
      </w:r>
      <w:proofErr w:type="spellEnd"/>
      <w:r>
        <w:t>",</w:t>
      </w:r>
    </w:p>
    <w:p w14:paraId="5EF20A1D" w14:textId="77777777" w:rsidR="002B235C" w:rsidRDefault="002B235C" w:rsidP="0061736D">
      <w:pPr>
        <w:pBdr>
          <w:top w:val="nil"/>
          <w:left w:val="nil"/>
          <w:bottom w:val="nil"/>
          <w:right w:val="nil"/>
          <w:between w:val="nil"/>
        </w:pBdr>
        <w:spacing w:line="216" w:lineRule="auto"/>
      </w:pPr>
      <w:r>
        <w:t xml:space="preserve">    CONSTRAINT </w:t>
      </w:r>
      <w:proofErr w:type="spellStart"/>
      <w:r>
        <w:t>allowed_land_use_id</w:t>
      </w:r>
      <w:proofErr w:type="spellEnd"/>
      <w:r>
        <w:t xml:space="preserve"> PRIMARY KEY (id),</w:t>
      </w:r>
    </w:p>
    <w:p w14:paraId="067AF26D" w14:textId="77777777" w:rsidR="002B235C" w:rsidRDefault="002B235C" w:rsidP="0061736D">
      <w:pPr>
        <w:pBdr>
          <w:top w:val="nil"/>
          <w:left w:val="nil"/>
          <w:bottom w:val="nil"/>
          <w:right w:val="nil"/>
          <w:between w:val="nil"/>
        </w:pBdr>
        <w:spacing w:line="216" w:lineRule="auto"/>
      </w:pPr>
      <w:r>
        <w:t xml:space="preserve">    CONSTRAINT </w:t>
      </w:r>
      <w:proofErr w:type="spellStart"/>
      <w:r>
        <w:t>allowed_land_use_zone_id_fkey</w:t>
      </w:r>
      <w:proofErr w:type="spellEnd"/>
      <w:r>
        <w:t xml:space="preserve"> FOREIGN KEY (</w:t>
      </w:r>
      <w:proofErr w:type="spellStart"/>
      <w:r>
        <w:t>zone_id</w:t>
      </w:r>
      <w:proofErr w:type="spellEnd"/>
      <w:r>
        <w:t>)</w:t>
      </w:r>
    </w:p>
    <w:p w14:paraId="35B2FBB1" w14:textId="77777777" w:rsidR="002B235C" w:rsidRDefault="002B235C" w:rsidP="0061736D">
      <w:pPr>
        <w:pBdr>
          <w:top w:val="nil"/>
          <w:left w:val="nil"/>
          <w:bottom w:val="nil"/>
          <w:right w:val="nil"/>
          <w:between w:val="nil"/>
        </w:pBdr>
        <w:spacing w:line="216" w:lineRule="auto"/>
      </w:pPr>
      <w:r>
        <w:t xml:space="preserve">        REFERENCES </w:t>
      </w:r>
      <w:proofErr w:type="spellStart"/>
      <w:r>
        <w:t>public.zone</w:t>
      </w:r>
      <w:proofErr w:type="spellEnd"/>
      <w:r>
        <w:t xml:space="preserve"> (id) MATCH SIMPLE</w:t>
      </w:r>
    </w:p>
    <w:p w14:paraId="2E6E82B4" w14:textId="77777777" w:rsidR="002B235C" w:rsidRDefault="002B235C" w:rsidP="0061736D">
      <w:pPr>
        <w:pBdr>
          <w:top w:val="nil"/>
          <w:left w:val="nil"/>
          <w:bottom w:val="nil"/>
          <w:right w:val="nil"/>
          <w:between w:val="nil"/>
        </w:pBdr>
        <w:spacing w:line="216" w:lineRule="auto"/>
      </w:pPr>
      <w:r>
        <w:t xml:space="preserve">        ON UPDATE NO ACTION</w:t>
      </w:r>
    </w:p>
    <w:p w14:paraId="6098FF37" w14:textId="77777777" w:rsidR="002B235C" w:rsidRDefault="002B235C" w:rsidP="0061736D">
      <w:pPr>
        <w:pBdr>
          <w:top w:val="nil"/>
          <w:left w:val="nil"/>
          <w:bottom w:val="nil"/>
          <w:right w:val="nil"/>
          <w:between w:val="nil"/>
        </w:pBdr>
        <w:spacing w:line="216" w:lineRule="auto"/>
      </w:pPr>
      <w:r>
        <w:t xml:space="preserve">        ON DELETE NO ACTION,</w:t>
      </w:r>
    </w:p>
    <w:p w14:paraId="6883DA4A" w14:textId="77777777" w:rsidR="002B235C" w:rsidRDefault="002B235C" w:rsidP="0061736D">
      <w:pPr>
        <w:pBdr>
          <w:top w:val="nil"/>
          <w:left w:val="nil"/>
          <w:bottom w:val="nil"/>
          <w:right w:val="nil"/>
          <w:between w:val="nil"/>
        </w:pBdr>
        <w:spacing w:line="216" w:lineRule="auto"/>
      </w:pPr>
      <w:r>
        <w:t xml:space="preserve">    CONSTRAINT </w:t>
      </w:r>
      <w:proofErr w:type="spellStart"/>
      <w:r>
        <w:t>allowed_land_use_zone_land_use_id_fkey</w:t>
      </w:r>
      <w:proofErr w:type="spellEnd"/>
      <w:r>
        <w:t xml:space="preserve"> FOREIGN KEY (</w:t>
      </w:r>
      <w:proofErr w:type="spellStart"/>
      <w:r>
        <w:t>zone_land_use_id</w:t>
      </w:r>
      <w:proofErr w:type="spellEnd"/>
      <w:r>
        <w:t>)</w:t>
      </w:r>
    </w:p>
    <w:p w14:paraId="255A25A5" w14:textId="77777777" w:rsidR="002B235C" w:rsidRDefault="002B235C" w:rsidP="0061736D">
      <w:pPr>
        <w:pBdr>
          <w:top w:val="nil"/>
          <w:left w:val="nil"/>
          <w:bottom w:val="nil"/>
          <w:right w:val="nil"/>
          <w:between w:val="nil"/>
        </w:pBdr>
        <w:spacing w:line="216" w:lineRule="auto"/>
      </w:pPr>
      <w:r>
        <w:t xml:space="preserve">        REFERENCES </w:t>
      </w:r>
      <w:proofErr w:type="spellStart"/>
      <w:r>
        <w:t>public.zone_land_use</w:t>
      </w:r>
      <w:proofErr w:type="spellEnd"/>
      <w:r>
        <w:t xml:space="preserve"> (id) MATCH SIMPLE</w:t>
      </w:r>
    </w:p>
    <w:p w14:paraId="0E62FFD7" w14:textId="77777777" w:rsidR="002B235C" w:rsidRDefault="002B235C" w:rsidP="0061736D">
      <w:pPr>
        <w:pBdr>
          <w:top w:val="nil"/>
          <w:left w:val="nil"/>
          <w:bottom w:val="nil"/>
          <w:right w:val="nil"/>
          <w:between w:val="nil"/>
        </w:pBdr>
        <w:spacing w:line="216" w:lineRule="auto"/>
      </w:pPr>
      <w:r>
        <w:t xml:space="preserve">        ON UPDATE CASCADE</w:t>
      </w:r>
    </w:p>
    <w:p w14:paraId="06FD86DE" w14:textId="77777777" w:rsidR="002B235C" w:rsidRDefault="002B235C" w:rsidP="0061736D">
      <w:pPr>
        <w:pBdr>
          <w:top w:val="nil"/>
          <w:left w:val="nil"/>
          <w:bottom w:val="nil"/>
          <w:right w:val="nil"/>
          <w:between w:val="nil"/>
        </w:pBdr>
        <w:spacing w:line="216" w:lineRule="auto"/>
      </w:pPr>
      <w:r>
        <w:t xml:space="preserve">        ON DELETE CASCADE</w:t>
      </w:r>
    </w:p>
    <w:p w14:paraId="472BA91F" w14:textId="77777777" w:rsidR="002B235C" w:rsidRDefault="002B235C" w:rsidP="0061736D">
      <w:pPr>
        <w:pBdr>
          <w:top w:val="nil"/>
          <w:left w:val="nil"/>
          <w:bottom w:val="nil"/>
          <w:right w:val="nil"/>
          <w:between w:val="nil"/>
        </w:pBdr>
        <w:spacing w:line="216" w:lineRule="auto"/>
      </w:pPr>
      <w:r>
        <w:t>)</w:t>
      </w:r>
    </w:p>
    <w:p w14:paraId="7103E61F" w14:textId="77777777" w:rsidR="002B235C" w:rsidRDefault="002B235C" w:rsidP="0061736D">
      <w:pPr>
        <w:pBdr>
          <w:top w:val="nil"/>
          <w:left w:val="nil"/>
          <w:bottom w:val="nil"/>
          <w:right w:val="nil"/>
          <w:between w:val="nil"/>
        </w:pBdr>
        <w:spacing w:line="216" w:lineRule="auto"/>
      </w:pPr>
    </w:p>
    <w:p w14:paraId="3DA027A0" w14:textId="77777777" w:rsidR="002B235C" w:rsidRDefault="002B235C" w:rsidP="0061736D">
      <w:pPr>
        <w:pBdr>
          <w:top w:val="nil"/>
          <w:left w:val="nil"/>
          <w:bottom w:val="nil"/>
          <w:right w:val="nil"/>
          <w:between w:val="nil"/>
        </w:pBdr>
        <w:spacing w:line="216" w:lineRule="auto"/>
      </w:pPr>
      <w:r>
        <w:t xml:space="preserve">TABLESPACE </w:t>
      </w:r>
      <w:proofErr w:type="spellStart"/>
      <w:r>
        <w:t>pg_default</w:t>
      </w:r>
      <w:proofErr w:type="spellEnd"/>
      <w:r>
        <w:t>;</w:t>
      </w:r>
    </w:p>
    <w:p w14:paraId="441D0269" w14:textId="77777777" w:rsidR="002B235C" w:rsidRDefault="002B235C" w:rsidP="0061736D">
      <w:pPr>
        <w:pBdr>
          <w:top w:val="nil"/>
          <w:left w:val="nil"/>
          <w:bottom w:val="nil"/>
          <w:right w:val="nil"/>
          <w:between w:val="nil"/>
        </w:pBdr>
        <w:spacing w:line="216" w:lineRule="auto"/>
      </w:pPr>
    </w:p>
    <w:p w14:paraId="27F25575" w14:textId="77777777" w:rsidR="002B235C" w:rsidRDefault="002B235C" w:rsidP="0061736D">
      <w:pPr>
        <w:pBdr>
          <w:top w:val="nil"/>
          <w:left w:val="nil"/>
          <w:bottom w:val="nil"/>
          <w:right w:val="nil"/>
          <w:between w:val="nil"/>
        </w:pBdr>
        <w:spacing w:line="216" w:lineRule="auto"/>
      </w:pPr>
      <w:r>
        <w:t xml:space="preserve">ALTER TABLE </w:t>
      </w:r>
      <w:proofErr w:type="spellStart"/>
      <w:r>
        <w:t>public.allowed_land_use</w:t>
      </w:r>
      <w:proofErr w:type="spellEnd"/>
    </w:p>
    <w:p w14:paraId="16C51EC8" w14:textId="77777777" w:rsidR="002B235C" w:rsidRDefault="002B235C" w:rsidP="0061736D">
      <w:pPr>
        <w:pBdr>
          <w:top w:val="nil"/>
          <w:left w:val="nil"/>
          <w:bottom w:val="nil"/>
          <w:right w:val="nil"/>
          <w:between w:val="nil"/>
        </w:pBdr>
        <w:spacing w:line="216" w:lineRule="auto"/>
      </w:pPr>
      <w:r>
        <w:t xml:space="preserve">    OWNER to </w:t>
      </w:r>
      <w:proofErr w:type="spellStart"/>
      <w:r>
        <w:t>postgres</w:t>
      </w:r>
      <w:proofErr w:type="spellEnd"/>
      <w:r>
        <w:t>;</w:t>
      </w:r>
    </w:p>
    <w:p w14:paraId="233A97C1" w14:textId="77777777" w:rsidR="002B235C" w:rsidRDefault="002B235C" w:rsidP="0061736D">
      <w:pPr>
        <w:pBdr>
          <w:top w:val="nil"/>
          <w:left w:val="nil"/>
          <w:bottom w:val="nil"/>
          <w:right w:val="nil"/>
          <w:between w:val="nil"/>
        </w:pBdr>
        <w:spacing w:line="216" w:lineRule="auto"/>
      </w:pPr>
      <w:r>
        <w:tab/>
      </w:r>
    </w:p>
    <w:p w14:paraId="19DC8A54" w14:textId="77777777" w:rsidR="002B235C" w:rsidRDefault="002B235C" w:rsidP="0061736D">
      <w:pPr>
        <w:pBdr>
          <w:top w:val="nil"/>
          <w:left w:val="nil"/>
          <w:bottom w:val="nil"/>
          <w:right w:val="nil"/>
          <w:between w:val="nil"/>
        </w:pBdr>
        <w:spacing w:line="216" w:lineRule="auto"/>
      </w:pPr>
      <w:r>
        <w:t xml:space="preserve">CREATE TABLE </w:t>
      </w:r>
      <w:proofErr w:type="spellStart"/>
      <w:r>
        <w:t>public.development_standards</w:t>
      </w:r>
      <w:proofErr w:type="spellEnd"/>
    </w:p>
    <w:p w14:paraId="3CB3695F" w14:textId="77777777" w:rsidR="002B235C" w:rsidRDefault="002B235C" w:rsidP="0061736D">
      <w:pPr>
        <w:pBdr>
          <w:top w:val="nil"/>
          <w:left w:val="nil"/>
          <w:bottom w:val="nil"/>
          <w:right w:val="nil"/>
          <w:between w:val="nil"/>
        </w:pBdr>
        <w:spacing w:line="216" w:lineRule="auto"/>
      </w:pPr>
      <w:r>
        <w:t>(</w:t>
      </w:r>
    </w:p>
    <w:p w14:paraId="49DE2579" w14:textId="77777777" w:rsidR="002B235C" w:rsidRDefault="002B235C" w:rsidP="0061736D">
      <w:pPr>
        <w:pBdr>
          <w:top w:val="nil"/>
          <w:left w:val="nil"/>
          <w:bottom w:val="nil"/>
          <w:right w:val="nil"/>
          <w:between w:val="nil"/>
        </w:pBdr>
        <w:spacing w:line="216" w:lineRule="auto"/>
      </w:pPr>
      <w:r>
        <w:t xml:space="preserve">    id </w:t>
      </w:r>
      <w:proofErr w:type="spellStart"/>
      <w:r>
        <w:t>uuid</w:t>
      </w:r>
      <w:proofErr w:type="spellEnd"/>
      <w:r>
        <w:t xml:space="preserve"> NOT NULL DEFAULT uuid_generate_v4(),</w:t>
      </w:r>
    </w:p>
    <w:p w14:paraId="6A506321" w14:textId="77777777" w:rsidR="002B235C" w:rsidRDefault="002B235C" w:rsidP="0061736D">
      <w:pPr>
        <w:pBdr>
          <w:top w:val="nil"/>
          <w:left w:val="nil"/>
          <w:bottom w:val="nil"/>
          <w:right w:val="nil"/>
          <w:between w:val="nil"/>
        </w:pBdr>
        <w:spacing w:line="216" w:lineRule="auto"/>
      </w:pPr>
      <w:r>
        <w:t xml:space="preserve">    </w:t>
      </w:r>
      <w:proofErr w:type="spellStart"/>
      <w:r>
        <w:t>zone_id</w:t>
      </w:r>
      <w:proofErr w:type="spellEnd"/>
      <w:r>
        <w:t xml:space="preserve"> </w:t>
      </w:r>
      <w:proofErr w:type="spellStart"/>
      <w:r>
        <w:t>uuid</w:t>
      </w:r>
      <w:proofErr w:type="spellEnd"/>
      <w:r>
        <w:t xml:space="preserve"> NOT NULL DEFAULT uuid_generate_v4(),</w:t>
      </w:r>
    </w:p>
    <w:p w14:paraId="28F7D077" w14:textId="77777777" w:rsidR="002B235C" w:rsidRDefault="002B235C" w:rsidP="0061736D">
      <w:pPr>
        <w:pBdr>
          <w:top w:val="nil"/>
          <w:left w:val="nil"/>
          <w:bottom w:val="nil"/>
          <w:right w:val="nil"/>
          <w:between w:val="nil"/>
        </w:pBdr>
        <w:spacing w:line="216" w:lineRule="auto"/>
      </w:pPr>
      <w:r>
        <w:t xml:space="preserve">    </w:t>
      </w:r>
      <w:proofErr w:type="spellStart"/>
      <w:r>
        <w:t>general_standard_url</w:t>
      </w:r>
      <w:proofErr w:type="spellEnd"/>
      <w:r>
        <w:t xml:space="preserve"> character varying(200) COLLATE </w:t>
      </w:r>
      <w:proofErr w:type="spellStart"/>
      <w:r>
        <w:t>pg_catalog."default</w:t>
      </w:r>
      <w:proofErr w:type="spellEnd"/>
      <w:r>
        <w:t>" NOT NULL,</w:t>
      </w:r>
    </w:p>
    <w:p w14:paraId="46053926" w14:textId="77777777" w:rsidR="002B235C" w:rsidRDefault="002B235C" w:rsidP="0061736D">
      <w:pPr>
        <w:pBdr>
          <w:top w:val="nil"/>
          <w:left w:val="nil"/>
          <w:bottom w:val="nil"/>
          <w:right w:val="nil"/>
          <w:between w:val="nil"/>
        </w:pBdr>
        <w:spacing w:line="216" w:lineRule="auto"/>
      </w:pPr>
      <w:r>
        <w:t xml:space="preserve">    </w:t>
      </w:r>
      <w:proofErr w:type="spellStart"/>
      <w:r>
        <w:t>additional_standard_url</w:t>
      </w:r>
      <w:proofErr w:type="spellEnd"/>
      <w:r>
        <w:t xml:space="preserve"> character varying(200) COLLATE </w:t>
      </w:r>
      <w:proofErr w:type="spellStart"/>
      <w:r>
        <w:t>pg_catalog."default</w:t>
      </w:r>
      <w:proofErr w:type="spellEnd"/>
      <w:r>
        <w:t>",</w:t>
      </w:r>
    </w:p>
    <w:p w14:paraId="516E516D" w14:textId="77777777" w:rsidR="002B235C" w:rsidRDefault="002B235C" w:rsidP="0061736D">
      <w:pPr>
        <w:pBdr>
          <w:top w:val="nil"/>
          <w:left w:val="nil"/>
          <w:bottom w:val="nil"/>
          <w:right w:val="nil"/>
          <w:between w:val="nil"/>
        </w:pBdr>
        <w:spacing w:line="216" w:lineRule="auto"/>
      </w:pPr>
      <w:r>
        <w:t xml:space="preserve">    </w:t>
      </w:r>
      <w:proofErr w:type="spellStart"/>
      <w:r>
        <w:t>garden_standard_url</w:t>
      </w:r>
      <w:proofErr w:type="spellEnd"/>
      <w:r>
        <w:t xml:space="preserve"> character varying(200) COLLATE </w:t>
      </w:r>
      <w:proofErr w:type="spellStart"/>
      <w:r>
        <w:t>pg_catalog."default</w:t>
      </w:r>
      <w:proofErr w:type="spellEnd"/>
      <w:r>
        <w:t>",</w:t>
      </w:r>
    </w:p>
    <w:p w14:paraId="1036AEA6" w14:textId="77777777" w:rsidR="002B235C" w:rsidRDefault="002B235C" w:rsidP="0061736D">
      <w:pPr>
        <w:pBdr>
          <w:top w:val="nil"/>
          <w:left w:val="nil"/>
          <w:bottom w:val="nil"/>
          <w:right w:val="nil"/>
          <w:between w:val="nil"/>
        </w:pBdr>
        <w:spacing w:line="216" w:lineRule="auto"/>
      </w:pPr>
      <w:r>
        <w:t xml:space="preserve">    </w:t>
      </w:r>
      <w:proofErr w:type="spellStart"/>
      <w:r>
        <w:t>frontage_and_facades_standards_url</w:t>
      </w:r>
      <w:proofErr w:type="spellEnd"/>
      <w:r>
        <w:t xml:space="preserve"> character varying(200) COLLATE </w:t>
      </w:r>
      <w:proofErr w:type="spellStart"/>
      <w:r>
        <w:t>pg_catalog."default</w:t>
      </w:r>
      <w:proofErr w:type="spellEnd"/>
      <w:r>
        <w:t>",</w:t>
      </w:r>
    </w:p>
    <w:p w14:paraId="1CD6C6F0" w14:textId="77777777" w:rsidR="002B235C" w:rsidRDefault="002B235C" w:rsidP="0061736D">
      <w:pPr>
        <w:pBdr>
          <w:top w:val="nil"/>
          <w:left w:val="nil"/>
          <w:bottom w:val="nil"/>
          <w:right w:val="nil"/>
          <w:between w:val="nil"/>
        </w:pBdr>
        <w:spacing w:line="216" w:lineRule="auto"/>
      </w:pPr>
      <w:r>
        <w:lastRenderedPageBreak/>
        <w:t xml:space="preserve">    CONSTRAINT </w:t>
      </w:r>
      <w:proofErr w:type="spellStart"/>
      <w:r>
        <w:t>development_standards_id</w:t>
      </w:r>
      <w:proofErr w:type="spellEnd"/>
      <w:r>
        <w:t xml:space="preserve"> PRIMARY KEY (id),</w:t>
      </w:r>
    </w:p>
    <w:p w14:paraId="769A943D" w14:textId="77777777" w:rsidR="002B235C" w:rsidRDefault="002B235C" w:rsidP="0061736D">
      <w:pPr>
        <w:pBdr>
          <w:top w:val="nil"/>
          <w:left w:val="nil"/>
          <w:bottom w:val="nil"/>
          <w:right w:val="nil"/>
          <w:between w:val="nil"/>
        </w:pBdr>
        <w:spacing w:line="216" w:lineRule="auto"/>
      </w:pPr>
      <w:r>
        <w:t xml:space="preserve">    CONSTRAINT </w:t>
      </w:r>
      <w:proofErr w:type="spellStart"/>
      <w:r>
        <w:t>development_standards_zone_id_fkey</w:t>
      </w:r>
      <w:proofErr w:type="spellEnd"/>
      <w:r>
        <w:t xml:space="preserve"> FOREIGN KEY (</w:t>
      </w:r>
      <w:proofErr w:type="spellStart"/>
      <w:r>
        <w:t>zone_id</w:t>
      </w:r>
      <w:proofErr w:type="spellEnd"/>
      <w:r>
        <w:t>)</w:t>
      </w:r>
    </w:p>
    <w:p w14:paraId="2335EB10" w14:textId="77777777" w:rsidR="002B235C" w:rsidRDefault="002B235C" w:rsidP="0061736D">
      <w:pPr>
        <w:pBdr>
          <w:top w:val="nil"/>
          <w:left w:val="nil"/>
          <w:bottom w:val="nil"/>
          <w:right w:val="nil"/>
          <w:between w:val="nil"/>
        </w:pBdr>
        <w:spacing w:line="216" w:lineRule="auto"/>
      </w:pPr>
      <w:r>
        <w:t xml:space="preserve">        REFERENCES </w:t>
      </w:r>
      <w:proofErr w:type="spellStart"/>
      <w:r>
        <w:t>public.zone</w:t>
      </w:r>
      <w:proofErr w:type="spellEnd"/>
      <w:r>
        <w:t xml:space="preserve"> (id) MATCH SIMPLE</w:t>
      </w:r>
    </w:p>
    <w:p w14:paraId="668784E0" w14:textId="77777777" w:rsidR="002B235C" w:rsidRDefault="002B235C" w:rsidP="0061736D">
      <w:pPr>
        <w:pBdr>
          <w:top w:val="nil"/>
          <w:left w:val="nil"/>
          <w:bottom w:val="nil"/>
          <w:right w:val="nil"/>
          <w:between w:val="nil"/>
        </w:pBdr>
        <w:spacing w:line="216" w:lineRule="auto"/>
      </w:pPr>
      <w:r>
        <w:t xml:space="preserve">        ON UPDATE CASCADE</w:t>
      </w:r>
    </w:p>
    <w:p w14:paraId="78016AD3" w14:textId="77777777" w:rsidR="002B235C" w:rsidRDefault="002B235C" w:rsidP="0061736D">
      <w:pPr>
        <w:pBdr>
          <w:top w:val="nil"/>
          <w:left w:val="nil"/>
          <w:bottom w:val="nil"/>
          <w:right w:val="nil"/>
          <w:between w:val="nil"/>
        </w:pBdr>
        <w:spacing w:line="216" w:lineRule="auto"/>
      </w:pPr>
      <w:r>
        <w:t xml:space="preserve">        ON DELETE CASCADE</w:t>
      </w:r>
    </w:p>
    <w:p w14:paraId="696C1E9B" w14:textId="77777777" w:rsidR="002B235C" w:rsidRDefault="002B235C" w:rsidP="0061736D">
      <w:pPr>
        <w:pBdr>
          <w:top w:val="nil"/>
          <w:left w:val="nil"/>
          <w:bottom w:val="nil"/>
          <w:right w:val="nil"/>
          <w:between w:val="nil"/>
        </w:pBdr>
        <w:spacing w:line="216" w:lineRule="auto"/>
      </w:pPr>
      <w:r>
        <w:t>)</w:t>
      </w:r>
    </w:p>
    <w:p w14:paraId="73DF072F" w14:textId="77777777" w:rsidR="002B235C" w:rsidRDefault="002B235C" w:rsidP="0061736D">
      <w:pPr>
        <w:pBdr>
          <w:top w:val="nil"/>
          <w:left w:val="nil"/>
          <w:bottom w:val="nil"/>
          <w:right w:val="nil"/>
          <w:between w:val="nil"/>
        </w:pBdr>
        <w:spacing w:line="216" w:lineRule="auto"/>
      </w:pPr>
    </w:p>
    <w:p w14:paraId="4E237EF9" w14:textId="77777777" w:rsidR="002B235C" w:rsidRDefault="002B235C" w:rsidP="0061736D">
      <w:pPr>
        <w:pBdr>
          <w:top w:val="nil"/>
          <w:left w:val="nil"/>
          <w:bottom w:val="nil"/>
          <w:right w:val="nil"/>
          <w:between w:val="nil"/>
        </w:pBdr>
        <w:spacing w:line="216" w:lineRule="auto"/>
      </w:pPr>
      <w:r>
        <w:t xml:space="preserve">TABLESPACE </w:t>
      </w:r>
      <w:proofErr w:type="spellStart"/>
      <w:r>
        <w:t>pg_default</w:t>
      </w:r>
      <w:proofErr w:type="spellEnd"/>
      <w:r>
        <w:t>;</w:t>
      </w:r>
    </w:p>
    <w:p w14:paraId="42CAFBAF" w14:textId="77777777" w:rsidR="002B235C" w:rsidRDefault="002B235C" w:rsidP="0061736D">
      <w:pPr>
        <w:pBdr>
          <w:top w:val="nil"/>
          <w:left w:val="nil"/>
          <w:bottom w:val="nil"/>
          <w:right w:val="nil"/>
          <w:between w:val="nil"/>
        </w:pBdr>
        <w:spacing w:line="216" w:lineRule="auto"/>
      </w:pPr>
    </w:p>
    <w:p w14:paraId="002651A1" w14:textId="77777777" w:rsidR="002B235C" w:rsidRDefault="002B235C" w:rsidP="0061736D">
      <w:pPr>
        <w:pBdr>
          <w:top w:val="nil"/>
          <w:left w:val="nil"/>
          <w:bottom w:val="nil"/>
          <w:right w:val="nil"/>
          <w:between w:val="nil"/>
        </w:pBdr>
        <w:spacing w:line="216" w:lineRule="auto"/>
      </w:pPr>
      <w:r>
        <w:t xml:space="preserve">ALTER TABLE </w:t>
      </w:r>
      <w:proofErr w:type="spellStart"/>
      <w:r>
        <w:t>public.development_standards</w:t>
      </w:r>
      <w:proofErr w:type="spellEnd"/>
    </w:p>
    <w:p w14:paraId="4707B191" w14:textId="1F487987" w:rsidR="002B235C" w:rsidRPr="001C5C73" w:rsidRDefault="002B235C">
      <w:pPr>
        <w:spacing w:line="240" w:lineRule="auto"/>
        <w:rPr>
          <w:ins w:id="136" w:author="zelharao@masonlive.gmu.edu" w:date="2020-04-26T15:25:00Z"/>
        </w:rPr>
      </w:pPr>
      <w:r>
        <w:tab/>
        <w:t xml:space="preserve">OWNER to </w:t>
      </w:r>
      <w:proofErr w:type="spellStart"/>
      <w:proofErr w:type="gramStart"/>
      <w:r>
        <w:t>postgres</w:t>
      </w:r>
      <w:proofErr w:type="spellEnd"/>
      <w:r>
        <w:t>;</w:t>
      </w:r>
      <w:proofErr w:type="gramEnd"/>
    </w:p>
    <w:p w14:paraId="5FA33BD2" w14:textId="77777777" w:rsidR="002251AB" w:rsidRPr="001C5C73" w:rsidRDefault="002251AB">
      <w:pPr>
        <w:spacing w:line="240" w:lineRule="auto"/>
      </w:pPr>
    </w:p>
    <w:p w14:paraId="143ACA92" w14:textId="77777777" w:rsidR="002251AB" w:rsidRPr="001C5C73" w:rsidRDefault="002251AB">
      <w:pPr>
        <w:spacing w:line="240" w:lineRule="auto"/>
      </w:pPr>
    </w:p>
    <w:p w14:paraId="2E7A105E" w14:textId="77777777" w:rsidR="002251AB" w:rsidRPr="001C5C73" w:rsidRDefault="002251AB">
      <w:pPr>
        <w:spacing w:line="240" w:lineRule="auto"/>
      </w:pPr>
    </w:p>
    <w:p w14:paraId="1BD2AB03" w14:textId="77777777" w:rsidR="002251AB" w:rsidRPr="001C5C73" w:rsidRDefault="002251AB" w:rsidP="002251AB">
      <w:pPr>
        <w:spacing w:line="240" w:lineRule="auto"/>
      </w:pPr>
    </w:p>
    <w:p w14:paraId="7BF742CA" w14:textId="77777777" w:rsidR="002251AB" w:rsidRPr="001C5C73" w:rsidRDefault="002251AB" w:rsidP="002251AB">
      <w:pPr>
        <w:spacing w:line="240" w:lineRule="auto"/>
      </w:pPr>
    </w:p>
    <w:p w14:paraId="57CA4222" w14:textId="77777777" w:rsidR="002251AB" w:rsidRPr="001C5C73" w:rsidRDefault="002251AB" w:rsidP="002251AB">
      <w:pPr>
        <w:pStyle w:val="NoSpacing"/>
      </w:pPr>
    </w:p>
    <w:p w14:paraId="28F64BCA" w14:textId="77777777" w:rsidR="002251AB" w:rsidRDefault="002251AB" w:rsidP="00E73C30"/>
    <w:sectPr w:rsidR="002251AB" w:rsidSect="002251AB">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DAE3D4" w14:textId="77777777" w:rsidR="007E378E" w:rsidRDefault="007E378E" w:rsidP="00AA4DDF">
      <w:pPr>
        <w:spacing w:line="240" w:lineRule="auto"/>
      </w:pPr>
      <w:r>
        <w:separator/>
      </w:r>
    </w:p>
  </w:endnote>
  <w:endnote w:type="continuationSeparator" w:id="0">
    <w:p w14:paraId="76528CD2" w14:textId="77777777" w:rsidR="007E378E" w:rsidRDefault="007E378E" w:rsidP="00AA4D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0E5B5C" w14:textId="77777777" w:rsidR="007E378E" w:rsidRDefault="007E378E" w:rsidP="00AA4DDF">
      <w:pPr>
        <w:spacing w:line="240" w:lineRule="auto"/>
      </w:pPr>
      <w:r>
        <w:separator/>
      </w:r>
    </w:p>
  </w:footnote>
  <w:footnote w:type="continuationSeparator" w:id="0">
    <w:p w14:paraId="6999B483" w14:textId="77777777" w:rsidR="007E378E" w:rsidRDefault="007E378E" w:rsidP="00AA4DD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AF57AF" w14:textId="76066D46" w:rsidR="009555FE" w:rsidRDefault="009555FE" w:rsidP="00C84376">
    <w:pPr>
      <w:pStyle w:val="Header"/>
      <w:tabs>
        <w:tab w:val="clear" w:pos="4680"/>
        <w:tab w:val="clear" w:pos="9360"/>
        <w:tab w:val="center" w:pos="0"/>
      </w:tabs>
      <w:jc w:val="right"/>
    </w:pPr>
    <w:r>
      <w:t xml:space="preserve">UMGC City Team 1 – Software Design Description                                                                    </w:t>
    </w:r>
    <w:sdt>
      <w:sdtPr>
        <w:id w:val="1190802548"/>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1</w:t>
        </w:r>
        <w:r>
          <w:rPr>
            <w:noProof/>
          </w:rPr>
          <w:fldChar w:fldCharType="end"/>
        </w:r>
      </w:sdtContent>
    </w:sdt>
  </w:p>
  <w:p w14:paraId="16AE0B16" w14:textId="77777777" w:rsidR="009555FE" w:rsidRDefault="009555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E6DDE" w14:textId="1D8EEEEA" w:rsidR="009555FE" w:rsidRDefault="009555FE" w:rsidP="00C84376">
    <w:pPr>
      <w:pStyle w:val="Header"/>
      <w:tabs>
        <w:tab w:val="clear" w:pos="4680"/>
        <w:tab w:val="clear" w:pos="9360"/>
        <w:tab w:val="center" w:pos="0"/>
      </w:tabs>
      <w:jc w:val="right"/>
    </w:pPr>
    <w:r>
      <w:t xml:space="preserve">UMGC City Team 1 – Software Design Description                                                                                                                                </w:t>
    </w:r>
    <w:sdt>
      <w:sdtPr>
        <w:id w:val="-919786411"/>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46</w:t>
        </w:r>
        <w:r>
          <w:rPr>
            <w:noProof/>
          </w:rPr>
          <w:fldChar w:fldCharType="end"/>
        </w:r>
      </w:sdtContent>
    </w:sdt>
  </w:p>
  <w:p w14:paraId="0C89A38F" w14:textId="77777777" w:rsidR="009555FE" w:rsidRDefault="009555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E28BB"/>
    <w:multiLevelType w:val="multilevel"/>
    <w:tmpl w:val="AFE2E7DE"/>
    <w:lvl w:ilvl="0">
      <w:start w:val="1"/>
      <w:numFmt w:val="decimal"/>
      <w:lvlText w:val="%1."/>
      <w:lvlJc w:val="left"/>
      <w:pPr>
        <w:ind w:left="720" w:hanging="360"/>
      </w:p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15:restartNumberingAfterBreak="0">
    <w:nsid w:val="08E30DFA"/>
    <w:multiLevelType w:val="hybridMultilevel"/>
    <w:tmpl w:val="E646D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BF65C8"/>
    <w:multiLevelType w:val="hybridMultilevel"/>
    <w:tmpl w:val="EE6E8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A42293"/>
    <w:multiLevelType w:val="hybridMultilevel"/>
    <w:tmpl w:val="290E6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D853C7"/>
    <w:multiLevelType w:val="multilevel"/>
    <w:tmpl w:val="E122856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89D49C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A443975"/>
    <w:multiLevelType w:val="hybridMultilevel"/>
    <w:tmpl w:val="8A36D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0D69E1"/>
    <w:multiLevelType w:val="hybridMultilevel"/>
    <w:tmpl w:val="5E2AD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8A28B8"/>
    <w:multiLevelType w:val="multilevel"/>
    <w:tmpl w:val="AFE2E7DE"/>
    <w:lvl w:ilvl="0">
      <w:start w:val="1"/>
      <w:numFmt w:val="decimal"/>
      <w:lvlText w:val="%1."/>
      <w:lvlJc w:val="left"/>
      <w:pPr>
        <w:ind w:left="720" w:hanging="36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9" w15:restartNumberingAfterBreak="0">
    <w:nsid w:val="3E840F93"/>
    <w:multiLevelType w:val="hybridMultilevel"/>
    <w:tmpl w:val="4656DF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151FC0"/>
    <w:multiLevelType w:val="hybridMultilevel"/>
    <w:tmpl w:val="3FA2B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D81075"/>
    <w:multiLevelType w:val="multilevel"/>
    <w:tmpl w:val="AFE2E7DE"/>
    <w:lvl w:ilvl="0">
      <w:start w:val="1"/>
      <w:numFmt w:val="decimal"/>
      <w:lvlText w:val="%1."/>
      <w:lvlJc w:val="left"/>
      <w:pPr>
        <w:ind w:left="720" w:hanging="360"/>
      </w:p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2" w15:restartNumberingAfterBreak="0">
    <w:nsid w:val="48367097"/>
    <w:multiLevelType w:val="hybridMultilevel"/>
    <w:tmpl w:val="54EC78B4"/>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4BC15D12"/>
    <w:multiLevelType w:val="multilevel"/>
    <w:tmpl w:val="AFE2E7DE"/>
    <w:lvl w:ilvl="0">
      <w:start w:val="1"/>
      <w:numFmt w:val="decimal"/>
      <w:lvlText w:val="%1."/>
      <w:lvlJc w:val="left"/>
      <w:pPr>
        <w:ind w:left="720" w:hanging="360"/>
      </w:p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4" w15:restartNumberingAfterBreak="0">
    <w:nsid w:val="5C0335C5"/>
    <w:multiLevelType w:val="hybridMultilevel"/>
    <w:tmpl w:val="172EBB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D640369"/>
    <w:multiLevelType w:val="multilevel"/>
    <w:tmpl w:val="AFE2E7DE"/>
    <w:lvl w:ilvl="0">
      <w:start w:val="1"/>
      <w:numFmt w:val="decimal"/>
      <w:lvlText w:val="%1."/>
      <w:lvlJc w:val="left"/>
      <w:pPr>
        <w:ind w:left="720" w:hanging="360"/>
      </w:p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6" w15:restartNumberingAfterBreak="0">
    <w:nsid w:val="5ECD28D0"/>
    <w:multiLevelType w:val="hybridMultilevel"/>
    <w:tmpl w:val="E5B4D0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9160F18"/>
    <w:multiLevelType w:val="hybridMultilevel"/>
    <w:tmpl w:val="69D80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2"/>
  </w:num>
  <w:num w:numId="4">
    <w:abstractNumId w:val="14"/>
  </w:num>
  <w:num w:numId="5">
    <w:abstractNumId w:val="16"/>
  </w:num>
  <w:num w:numId="6">
    <w:abstractNumId w:val="4"/>
  </w:num>
  <w:num w:numId="7">
    <w:abstractNumId w:val="11"/>
  </w:num>
  <w:num w:numId="8">
    <w:abstractNumId w:val="9"/>
  </w:num>
  <w:num w:numId="9">
    <w:abstractNumId w:val="2"/>
  </w:num>
  <w:num w:numId="10">
    <w:abstractNumId w:val="6"/>
  </w:num>
  <w:num w:numId="11">
    <w:abstractNumId w:val="3"/>
  </w:num>
  <w:num w:numId="12">
    <w:abstractNumId w:val="10"/>
  </w:num>
  <w:num w:numId="13">
    <w:abstractNumId w:val="5"/>
  </w:num>
  <w:num w:numId="14">
    <w:abstractNumId w:val="5"/>
  </w:num>
  <w:num w:numId="15">
    <w:abstractNumId w:val="5"/>
  </w:num>
  <w:num w:numId="16">
    <w:abstractNumId w:val="5"/>
  </w:num>
  <w:num w:numId="17">
    <w:abstractNumId w:val="15"/>
  </w:num>
  <w:num w:numId="18">
    <w:abstractNumId w:val="5"/>
  </w:num>
  <w:num w:numId="19">
    <w:abstractNumId w:val="7"/>
  </w:num>
  <w:num w:numId="20">
    <w:abstractNumId w:val="5"/>
  </w:num>
  <w:num w:numId="21">
    <w:abstractNumId w:val="5"/>
  </w:num>
  <w:num w:numId="22">
    <w:abstractNumId w:val="5"/>
  </w:num>
  <w:num w:numId="23">
    <w:abstractNumId w:val="5"/>
  </w:num>
  <w:num w:numId="24">
    <w:abstractNumId w:val="5"/>
  </w:num>
  <w:num w:numId="25">
    <w:abstractNumId w:val="5"/>
  </w:num>
  <w:num w:numId="26">
    <w:abstractNumId w:val="5"/>
  </w:num>
  <w:num w:numId="27">
    <w:abstractNumId w:val="5"/>
  </w:num>
  <w:num w:numId="28">
    <w:abstractNumId w:val="5"/>
  </w:num>
  <w:num w:numId="29">
    <w:abstractNumId w:val="5"/>
  </w:num>
  <w:num w:numId="30">
    <w:abstractNumId w:val="5"/>
  </w:num>
  <w:num w:numId="31">
    <w:abstractNumId w:val="5"/>
  </w:num>
  <w:num w:numId="32">
    <w:abstractNumId w:val="5"/>
  </w:num>
  <w:num w:numId="33">
    <w:abstractNumId w:val="5"/>
  </w:num>
  <w:num w:numId="34">
    <w:abstractNumId w:val="5"/>
  </w:num>
  <w:num w:numId="35">
    <w:abstractNumId w:val="5"/>
  </w:num>
  <w:num w:numId="36">
    <w:abstractNumId w:val="5"/>
  </w:num>
  <w:num w:numId="37">
    <w:abstractNumId w:val="5"/>
  </w:num>
  <w:num w:numId="38">
    <w:abstractNumId w:val="5"/>
  </w:num>
  <w:num w:numId="39">
    <w:abstractNumId w:val="5"/>
  </w:num>
  <w:num w:numId="40">
    <w:abstractNumId w:val="5"/>
  </w:num>
  <w:num w:numId="41">
    <w:abstractNumId w:val="5"/>
  </w:num>
  <w:num w:numId="42">
    <w:abstractNumId w:val="1"/>
  </w:num>
  <w:num w:numId="43">
    <w:abstractNumId w:val="13"/>
  </w:num>
  <w:num w:numId="44">
    <w:abstractNumId w:val="5"/>
  </w:num>
  <w:num w:numId="45">
    <w:abstractNumId w:val="17"/>
  </w:num>
  <w:num w:numId="46">
    <w:abstractNumId w:val="5"/>
  </w:num>
  <w:num w:numId="4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zelharao@masonlive.gmu.edu">
    <w15:presenceInfo w15:providerId="None" w15:userId="zelharao@masonlive.gmu.ed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60E7"/>
    <w:rsid w:val="000061D1"/>
    <w:rsid w:val="00020EF8"/>
    <w:rsid w:val="000338B6"/>
    <w:rsid w:val="00036447"/>
    <w:rsid w:val="000472EF"/>
    <w:rsid w:val="000736D2"/>
    <w:rsid w:val="000758A7"/>
    <w:rsid w:val="000853D5"/>
    <w:rsid w:val="00090296"/>
    <w:rsid w:val="00093A4C"/>
    <w:rsid w:val="00096624"/>
    <w:rsid w:val="000969B6"/>
    <w:rsid w:val="000A73BA"/>
    <w:rsid w:val="000C015C"/>
    <w:rsid w:val="000F4006"/>
    <w:rsid w:val="0012785E"/>
    <w:rsid w:val="0013237D"/>
    <w:rsid w:val="00133C77"/>
    <w:rsid w:val="00137062"/>
    <w:rsid w:val="00151C39"/>
    <w:rsid w:val="00156B58"/>
    <w:rsid w:val="0016308A"/>
    <w:rsid w:val="0016634A"/>
    <w:rsid w:val="001730F6"/>
    <w:rsid w:val="001C53F4"/>
    <w:rsid w:val="001E583C"/>
    <w:rsid w:val="00216B21"/>
    <w:rsid w:val="002251AB"/>
    <w:rsid w:val="0027209F"/>
    <w:rsid w:val="002A4B5D"/>
    <w:rsid w:val="002B235C"/>
    <w:rsid w:val="002D505D"/>
    <w:rsid w:val="002D6BF2"/>
    <w:rsid w:val="003069C5"/>
    <w:rsid w:val="003674F6"/>
    <w:rsid w:val="0039543C"/>
    <w:rsid w:val="003D0287"/>
    <w:rsid w:val="003D1771"/>
    <w:rsid w:val="003D7606"/>
    <w:rsid w:val="003E701F"/>
    <w:rsid w:val="00404148"/>
    <w:rsid w:val="00404FBB"/>
    <w:rsid w:val="004121A0"/>
    <w:rsid w:val="00430C37"/>
    <w:rsid w:val="00434B5E"/>
    <w:rsid w:val="00466622"/>
    <w:rsid w:val="004758A1"/>
    <w:rsid w:val="00475ACA"/>
    <w:rsid w:val="004A2156"/>
    <w:rsid w:val="004B1E15"/>
    <w:rsid w:val="004B46F5"/>
    <w:rsid w:val="00501512"/>
    <w:rsid w:val="00501BD0"/>
    <w:rsid w:val="005032B7"/>
    <w:rsid w:val="0052511A"/>
    <w:rsid w:val="005305B2"/>
    <w:rsid w:val="0056076A"/>
    <w:rsid w:val="005A661D"/>
    <w:rsid w:val="005C5BBB"/>
    <w:rsid w:val="005D066B"/>
    <w:rsid w:val="005F5513"/>
    <w:rsid w:val="00603605"/>
    <w:rsid w:val="00606CD4"/>
    <w:rsid w:val="0061736D"/>
    <w:rsid w:val="00645B43"/>
    <w:rsid w:val="0068219F"/>
    <w:rsid w:val="006A39CF"/>
    <w:rsid w:val="006A3A66"/>
    <w:rsid w:val="006A54B5"/>
    <w:rsid w:val="006D02A6"/>
    <w:rsid w:val="006D2207"/>
    <w:rsid w:val="006D420D"/>
    <w:rsid w:val="006E3905"/>
    <w:rsid w:val="00746527"/>
    <w:rsid w:val="00780EEE"/>
    <w:rsid w:val="0078183A"/>
    <w:rsid w:val="007A656F"/>
    <w:rsid w:val="007A7931"/>
    <w:rsid w:val="007C1833"/>
    <w:rsid w:val="007C1B42"/>
    <w:rsid w:val="007D662C"/>
    <w:rsid w:val="007E32BB"/>
    <w:rsid w:val="007E378E"/>
    <w:rsid w:val="007E649B"/>
    <w:rsid w:val="007F3C42"/>
    <w:rsid w:val="007F575F"/>
    <w:rsid w:val="00800754"/>
    <w:rsid w:val="008260E7"/>
    <w:rsid w:val="00842D1F"/>
    <w:rsid w:val="00851561"/>
    <w:rsid w:val="008666F5"/>
    <w:rsid w:val="008C1702"/>
    <w:rsid w:val="008C2BF2"/>
    <w:rsid w:val="008D01A6"/>
    <w:rsid w:val="008F6B06"/>
    <w:rsid w:val="00927CFB"/>
    <w:rsid w:val="00952A96"/>
    <w:rsid w:val="009555FE"/>
    <w:rsid w:val="009A01C3"/>
    <w:rsid w:val="009A0379"/>
    <w:rsid w:val="009A5A0D"/>
    <w:rsid w:val="009B7B67"/>
    <w:rsid w:val="009C2855"/>
    <w:rsid w:val="009C4A09"/>
    <w:rsid w:val="00A049A1"/>
    <w:rsid w:val="00A26412"/>
    <w:rsid w:val="00A63AD1"/>
    <w:rsid w:val="00A63ED1"/>
    <w:rsid w:val="00A978CB"/>
    <w:rsid w:val="00A97A51"/>
    <w:rsid w:val="00AA4DDF"/>
    <w:rsid w:val="00AD4EDA"/>
    <w:rsid w:val="00B02029"/>
    <w:rsid w:val="00B1755E"/>
    <w:rsid w:val="00B42AE2"/>
    <w:rsid w:val="00B546F2"/>
    <w:rsid w:val="00B616C4"/>
    <w:rsid w:val="00B71795"/>
    <w:rsid w:val="00B82CC9"/>
    <w:rsid w:val="00BE5177"/>
    <w:rsid w:val="00C42A6E"/>
    <w:rsid w:val="00C43ADD"/>
    <w:rsid w:val="00C46F49"/>
    <w:rsid w:val="00C471A8"/>
    <w:rsid w:val="00C47A10"/>
    <w:rsid w:val="00C7060A"/>
    <w:rsid w:val="00C767B5"/>
    <w:rsid w:val="00C84376"/>
    <w:rsid w:val="00C84C0F"/>
    <w:rsid w:val="00C955C7"/>
    <w:rsid w:val="00CB0BD2"/>
    <w:rsid w:val="00CD2B60"/>
    <w:rsid w:val="00D415D4"/>
    <w:rsid w:val="00D51415"/>
    <w:rsid w:val="00D73970"/>
    <w:rsid w:val="00D932E1"/>
    <w:rsid w:val="00DB1B07"/>
    <w:rsid w:val="00E032EF"/>
    <w:rsid w:val="00E04E75"/>
    <w:rsid w:val="00E27447"/>
    <w:rsid w:val="00E45921"/>
    <w:rsid w:val="00E73C30"/>
    <w:rsid w:val="00E81F2C"/>
    <w:rsid w:val="00E938C5"/>
    <w:rsid w:val="00EB3C66"/>
    <w:rsid w:val="00EF5CC5"/>
    <w:rsid w:val="00F016A8"/>
    <w:rsid w:val="00F20458"/>
    <w:rsid w:val="00F25ED1"/>
    <w:rsid w:val="00F31967"/>
    <w:rsid w:val="00F41744"/>
    <w:rsid w:val="00F73DDE"/>
    <w:rsid w:val="00FA03DB"/>
    <w:rsid w:val="00FA3A7C"/>
    <w:rsid w:val="00FB0286"/>
    <w:rsid w:val="00FC31B9"/>
    <w:rsid w:val="00FC3F13"/>
    <w:rsid w:val="00FE7245"/>
    <w:rsid w:val="00FF40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951674"/>
  <w15:docId w15:val="{9E275139-71D7-4C6D-97F8-A176DC4B7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numPr>
        <w:numId w:val="13"/>
      </w:numPr>
      <w:outlineLvl w:val="0"/>
    </w:pPr>
    <w:rPr>
      <w:b/>
      <w:color w:val="000000"/>
      <w:sz w:val="32"/>
      <w:szCs w:val="32"/>
    </w:rPr>
  </w:style>
  <w:style w:type="paragraph" w:styleId="Heading2">
    <w:name w:val="heading 2"/>
    <w:basedOn w:val="Normal"/>
    <w:next w:val="Normal"/>
    <w:pPr>
      <w:keepNext/>
      <w:keepLines/>
      <w:numPr>
        <w:ilvl w:val="1"/>
        <w:numId w:val="13"/>
      </w:numPr>
      <w:outlineLvl w:val="1"/>
    </w:pPr>
    <w:rPr>
      <w:b/>
      <w:color w:val="000000"/>
      <w:sz w:val="28"/>
      <w:szCs w:val="28"/>
    </w:rPr>
  </w:style>
  <w:style w:type="paragraph" w:styleId="Heading3">
    <w:name w:val="heading 3"/>
    <w:basedOn w:val="Normal"/>
    <w:next w:val="Normal"/>
    <w:pPr>
      <w:keepNext/>
      <w:keepLines/>
      <w:numPr>
        <w:ilvl w:val="2"/>
        <w:numId w:val="13"/>
      </w:numPr>
      <w:spacing w:before="280" w:after="80"/>
      <w:outlineLvl w:val="2"/>
    </w:pPr>
    <w:rPr>
      <w:b/>
      <w:sz w:val="28"/>
      <w:szCs w:val="28"/>
    </w:rPr>
  </w:style>
  <w:style w:type="paragraph" w:styleId="Heading4">
    <w:name w:val="heading 4"/>
    <w:basedOn w:val="Normal"/>
    <w:next w:val="Normal"/>
    <w:pPr>
      <w:keepNext/>
      <w:keepLines/>
      <w:numPr>
        <w:ilvl w:val="3"/>
        <w:numId w:val="13"/>
      </w:numPr>
      <w:spacing w:before="240" w:after="40"/>
      <w:outlineLvl w:val="3"/>
    </w:pPr>
    <w:rPr>
      <w:b/>
    </w:rPr>
  </w:style>
  <w:style w:type="paragraph" w:styleId="Heading5">
    <w:name w:val="heading 5"/>
    <w:basedOn w:val="Normal"/>
    <w:next w:val="Normal"/>
    <w:pPr>
      <w:keepNext/>
      <w:keepLines/>
      <w:numPr>
        <w:ilvl w:val="4"/>
        <w:numId w:val="13"/>
      </w:numPr>
      <w:spacing w:before="220" w:after="40"/>
      <w:outlineLvl w:val="4"/>
    </w:pPr>
    <w:rPr>
      <w:b/>
      <w:sz w:val="22"/>
      <w:szCs w:val="22"/>
    </w:rPr>
  </w:style>
  <w:style w:type="paragraph" w:styleId="Heading6">
    <w:name w:val="heading 6"/>
    <w:basedOn w:val="Normal"/>
    <w:next w:val="Normal"/>
    <w:pPr>
      <w:keepNext/>
      <w:keepLines/>
      <w:numPr>
        <w:ilvl w:val="5"/>
        <w:numId w:val="13"/>
      </w:numPr>
      <w:spacing w:before="200" w:after="40"/>
      <w:outlineLvl w:val="5"/>
    </w:pPr>
    <w:rPr>
      <w:b/>
      <w:sz w:val="20"/>
      <w:szCs w:val="20"/>
    </w:rPr>
  </w:style>
  <w:style w:type="paragraph" w:styleId="Heading7">
    <w:name w:val="heading 7"/>
    <w:basedOn w:val="Normal"/>
    <w:next w:val="Normal"/>
    <w:link w:val="Heading7Char"/>
    <w:uiPriority w:val="9"/>
    <w:unhideWhenUsed/>
    <w:qFormat/>
    <w:rsid w:val="002251AB"/>
    <w:pPr>
      <w:pBdr>
        <w:top w:val="nil"/>
        <w:left w:val="nil"/>
        <w:bottom w:val="nil"/>
        <w:right w:val="nil"/>
        <w:between w:val="nil"/>
      </w:pBdr>
      <w:spacing w:line="216" w:lineRule="auto"/>
      <w:jc w:val="center"/>
      <w:outlineLvl w:val="6"/>
    </w:pPr>
    <w:rPr>
      <w:b/>
      <w:bCs/>
      <w:color w:val="000000"/>
      <w:sz w:val="44"/>
      <w:szCs w:val="44"/>
    </w:rPr>
  </w:style>
  <w:style w:type="paragraph" w:styleId="Heading8">
    <w:name w:val="heading 8"/>
    <w:basedOn w:val="Normal"/>
    <w:next w:val="Normal"/>
    <w:link w:val="Heading8Char"/>
    <w:uiPriority w:val="9"/>
    <w:semiHidden/>
    <w:unhideWhenUsed/>
    <w:qFormat/>
    <w:rsid w:val="00133C77"/>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33C77"/>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44"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GridTable1Light">
    <w:name w:val="Grid Table 1 Light"/>
    <w:basedOn w:val="TableNormal"/>
    <w:uiPriority w:val="46"/>
    <w:rsid w:val="005D066B"/>
    <w:pPr>
      <w:spacing w:line="240" w:lineRule="auto"/>
    </w:pPr>
    <w:rPr>
      <w:rFonts w:asciiTheme="minorHAnsi" w:eastAsiaTheme="minorEastAsia" w:hAnsiTheme="minorHAnsi" w:cstheme="minorBidi"/>
    </w:r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1C53F4"/>
    <w:pPr>
      <w:ind w:left="720"/>
      <w:contextualSpacing/>
    </w:pPr>
  </w:style>
  <w:style w:type="paragraph" w:styleId="BalloonText">
    <w:name w:val="Balloon Text"/>
    <w:basedOn w:val="Normal"/>
    <w:link w:val="BalloonTextChar"/>
    <w:uiPriority w:val="99"/>
    <w:semiHidden/>
    <w:unhideWhenUsed/>
    <w:rsid w:val="00645B4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5B43"/>
    <w:rPr>
      <w:rFonts w:ascii="Segoe UI" w:hAnsi="Segoe UI" w:cs="Segoe UI"/>
      <w:sz w:val="18"/>
      <w:szCs w:val="18"/>
    </w:rPr>
  </w:style>
  <w:style w:type="paragraph" w:styleId="Caption">
    <w:name w:val="caption"/>
    <w:basedOn w:val="Normal"/>
    <w:next w:val="Normal"/>
    <w:uiPriority w:val="35"/>
    <w:unhideWhenUsed/>
    <w:qFormat/>
    <w:rsid w:val="00C7060A"/>
    <w:pPr>
      <w:spacing w:after="200" w:line="240" w:lineRule="auto"/>
    </w:pPr>
    <w:rPr>
      <w:i/>
      <w:iCs/>
      <w:color w:val="1F497D" w:themeColor="text2"/>
      <w:sz w:val="18"/>
      <w:szCs w:val="18"/>
    </w:rPr>
  </w:style>
  <w:style w:type="character" w:customStyle="1" w:styleId="Heading7Char">
    <w:name w:val="Heading 7 Char"/>
    <w:basedOn w:val="DefaultParagraphFont"/>
    <w:link w:val="Heading7"/>
    <w:uiPriority w:val="9"/>
    <w:rsid w:val="002251AB"/>
    <w:rPr>
      <w:b/>
      <w:bCs/>
      <w:color w:val="000000"/>
      <w:sz w:val="44"/>
      <w:szCs w:val="44"/>
    </w:rPr>
  </w:style>
  <w:style w:type="character" w:customStyle="1" w:styleId="Heading8Char">
    <w:name w:val="Heading 8 Char"/>
    <w:basedOn w:val="DefaultParagraphFont"/>
    <w:link w:val="Heading8"/>
    <w:uiPriority w:val="9"/>
    <w:semiHidden/>
    <w:rsid w:val="00133C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33C77"/>
    <w:rPr>
      <w:rFonts w:asciiTheme="majorHAnsi" w:eastAsiaTheme="majorEastAsia" w:hAnsiTheme="majorHAnsi" w:cstheme="majorBidi"/>
      <w:i/>
      <w:iCs/>
      <w:color w:val="272727" w:themeColor="text1" w:themeTint="D8"/>
      <w:sz w:val="21"/>
      <w:szCs w:val="21"/>
    </w:rPr>
  </w:style>
  <w:style w:type="table" w:styleId="GridTable5Dark">
    <w:name w:val="Grid Table 5 Dark"/>
    <w:basedOn w:val="TableNormal"/>
    <w:uiPriority w:val="50"/>
    <w:rsid w:val="0060360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2">
    <w:name w:val="Grid Table 2"/>
    <w:basedOn w:val="TableNormal"/>
    <w:uiPriority w:val="47"/>
    <w:rsid w:val="00603605"/>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16308A"/>
    <w:pPr>
      <w:numPr>
        <w:numId w:val="0"/>
      </w:numPr>
      <w:spacing w:before="240" w:line="259" w:lineRule="auto"/>
      <w:outlineLvl w:val="9"/>
    </w:pPr>
    <w:rPr>
      <w:rFonts w:asciiTheme="majorHAnsi" w:eastAsiaTheme="majorEastAsia" w:hAnsiTheme="majorHAnsi" w:cstheme="majorBidi"/>
      <w:b w:val="0"/>
      <w:color w:val="365F91" w:themeColor="accent1" w:themeShade="BF"/>
    </w:rPr>
  </w:style>
  <w:style w:type="paragraph" w:styleId="TOC1">
    <w:name w:val="toc 1"/>
    <w:basedOn w:val="Normal"/>
    <w:next w:val="Normal"/>
    <w:autoRedefine/>
    <w:uiPriority w:val="39"/>
    <w:unhideWhenUsed/>
    <w:rsid w:val="0016308A"/>
    <w:pPr>
      <w:tabs>
        <w:tab w:val="left" w:pos="440"/>
        <w:tab w:val="right" w:leader="dot" w:pos="9350"/>
      </w:tabs>
      <w:spacing w:line="240" w:lineRule="auto"/>
    </w:pPr>
  </w:style>
  <w:style w:type="paragraph" w:styleId="TOC2">
    <w:name w:val="toc 2"/>
    <w:basedOn w:val="Normal"/>
    <w:next w:val="Normal"/>
    <w:autoRedefine/>
    <w:uiPriority w:val="39"/>
    <w:unhideWhenUsed/>
    <w:rsid w:val="0016308A"/>
    <w:pPr>
      <w:spacing w:after="100"/>
      <w:ind w:left="240"/>
    </w:pPr>
  </w:style>
  <w:style w:type="character" w:styleId="Hyperlink">
    <w:name w:val="Hyperlink"/>
    <w:basedOn w:val="DefaultParagraphFont"/>
    <w:uiPriority w:val="99"/>
    <w:unhideWhenUsed/>
    <w:rsid w:val="0016308A"/>
    <w:rPr>
      <w:color w:val="0000FF" w:themeColor="hyperlink"/>
      <w:u w:val="single"/>
    </w:rPr>
  </w:style>
  <w:style w:type="paragraph" w:styleId="TableofFigures">
    <w:name w:val="table of figures"/>
    <w:basedOn w:val="Normal"/>
    <w:next w:val="Normal"/>
    <w:uiPriority w:val="99"/>
    <w:unhideWhenUsed/>
    <w:rsid w:val="00B616C4"/>
  </w:style>
  <w:style w:type="paragraph" w:styleId="Header">
    <w:name w:val="header"/>
    <w:basedOn w:val="Normal"/>
    <w:link w:val="HeaderChar"/>
    <w:uiPriority w:val="99"/>
    <w:unhideWhenUsed/>
    <w:rsid w:val="00AA4DDF"/>
    <w:pPr>
      <w:tabs>
        <w:tab w:val="center" w:pos="4680"/>
        <w:tab w:val="right" w:pos="9360"/>
      </w:tabs>
      <w:spacing w:line="240" w:lineRule="auto"/>
    </w:pPr>
  </w:style>
  <w:style w:type="character" w:customStyle="1" w:styleId="HeaderChar">
    <w:name w:val="Header Char"/>
    <w:basedOn w:val="DefaultParagraphFont"/>
    <w:link w:val="Header"/>
    <w:uiPriority w:val="99"/>
    <w:rsid w:val="00AA4DDF"/>
  </w:style>
  <w:style w:type="paragraph" w:styleId="Footer">
    <w:name w:val="footer"/>
    <w:basedOn w:val="Normal"/>
    <w:link w:val="FooterChar"/>
    <w:uiPriority w:val="99"/>
    <w:unhideWhenUsed/>
    <w:rsid w:val="00AA4DDF"/>
    <w:pPr>
      <w:tabs>
        <w:tab w:val="center" w:pos="4680"/>
        <w:tab w:val="right" w:pos="9360"/>
      </w:tabs>
      <w:spacing w:line="240" w:lineRule="auto"/>
    </w:pPr>
  </w:style>
  <w:style w:type="character" w:customStyle="1" w:styleId="FooterChar">
    <w:name w:val="Footer Char"/>
    <w:basedOn w:val="DefaultParagraphFont"/>
    <w:link w:val="Footer"/>
    <w:uiPriority w:val="99"/>
    <w:rsid w:val="00AA4DDF"/>
  </w:style>
  <w:style w:type="table" w:styleId="TableGrid">
    <w:name w:val="Table Grid"/>
    <w:basedOn w:val="TableNormal"/>
    <w:uiPriority w:val="39"/>
    <w:rsid w:val="00927CF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2251AB"/>
    <w:rPr>
      <w:color w:val="605E5C"/>
      <w:shd w:val="clear" w:color="auto" w:fill="E1DFDD"/>
    </w:rPr>
  </w:style>
  <w:style w:type="paragraph" w:styleId="NoSpacing">
    <w:name w:val="No Spacing"/>
    <w:uiPriority w:val="1"/>
    <w:qFormat/>
    <w:rsid w:val="002251AB"/>
    <w:pPr>
      <w:spacing w:line="240" w:lineRule="auto"/>
    </w:pPr>
  </w:style>
  <w:style w:type="character" w:styleId="CommentReference">
    <w:name w:val="annotation reference"/>
    <w:basedOn w:val="DefaultParagraphFont"/>
    <w:uiPriority w:val="99"/>
    <w:semiHidden/>
    <w:unhideWhenUsed/>
    <w:rsid w:val="00E938C5"/>
    <w:rPr>
      <w:sz w:val="16"/>
      <w:szCs w:val="16"/>
    </w:rPr>
  </w:style>
  <w:style w:type="paragraph" w:styleId="CommentText">
    <w:name w:val="annotation text"/>
    <w:basedOn w:val="Normal"/>
    <w:link w:val="CommentTextChar"/>
    <w:uiPriority w:val="99"/>
    <w:semiHidden/>
    <w:unhideWhenUsed/>
    <w:rsid w:val="00E938C5"/>
    <w:pPr>
      <w:spacing w:line="240" w:lineRule="auto"/>
    </w:pPr>
    <w:rPr>
      <w:sz w:val="20"/>
      <w:szCs w:val="20"/>
    </w:rPr>
  </w:style>
  <w:style w:type="character" w:customStyle="1" w:styleId="CommentTextChar">
    <w:name w:val="Comment Text Char"/>
    <w:basedOn w:val="DefaultParagraphFont"/>
    <w:link w:val="CommentText"/>
    <w:uiPriority w:val="99"/>
    <w:semiHidden/>
    <w:rsid w:val="00E938C5"/>
    <w:rPr>
      <w:sz w:val="20"/>
      <w:szCs w:val="20"/>
    </w:rPr>
  </w:style>
  <w:style w:type="paragraph" w:styleId="CommentSubject">
    <w:name w:val="annotation subject"/>
    <w:basedOn w:val="CommentText"/>
    <w:next w:val="CommentText"/>
    <w:link w:val="CommentSubjectChar"/>
    <w:uiPriority w:val="99"/>
    <w:semiHidden/>
    <w:unhideWhenUsed/>
    <w:rsid w:val="00E938C5"/>
    <w:rPr>
      <w:b/>
      <w:bCs/>
    </w:rPr>
  </w:style>
  <w:style w:type="character" w:customStyle="1" w:styleId="CommentSubjectChar">
    <w:name w:val="Comment Subject Char"/>
    <w:basedOn w:val="CommentTextChar"/>
    <w:link w:val="CommentSubject"/>
    <w:uiPriority w:val="99"/>
    <w:semiHidden/>
    <w:rsid w:val="00E938C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1024214">
      <w:bodyDiv w:val="1"/>
      <w:marLeft w:val="0"/>
      <w:marRight w:val="0"/>
      <w:marTop w:val="0"/>
      <w:marBottom w:val="0"/>
      <w:divBdr>
        <w:top w:val="none" w:sz="0" w:space="0" w:color="auto"/>
        <w:left w:val="none" w:sz="0" w:space="0" w:color="auto"/>
        <w:bottom w:val="none" w:sz="0" w:space="0" w:color="auto"/>
        <w:right w:val="none" w:sz="0" w:space="0" w:color="auto"/>
      </w:divBdr>
    </w:div>
    <w:div w:id="11126331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searchapparchitecture.techtarget.com/definition/application-program-interface-API"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hyperlink" Target="https://sovannarith.files.wordpress.com/2012/07/sdd_templat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5F1D37-0FCB-408A-9009-E6F9A3FA5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45</Pages>
  <Words>8215</Words>
  <Characters>46826</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Engility Corporation</Company>
  <LinksUpToDate>false</LinksUpToDate>
  <CharactersWithSpaces>54932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Poling, Krystina</dc:creator>
  <cp:lastModifiedBy>Krystina Poling</cp:lastModifiedBy>
  <cp:revision>2</cp:revision>
  <dcterms:created xsi:type="dcterms:W3CDTF">2020-04-27T00:10:00Z</dcterms:created>
  <dcterms:modified xsi:type="dcterms:W3CDTF">2020-04-27T00:10:00Z</dcterms:modified>
</cp:coreProperties>
</file>