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imes New Roman" w:eastAsiaTheme="minorHAnsi" w:hAnsi="Times New Roman" w:cs="Times New Roman"/>
          <w:color w:val="E84C22" w:themeColor="accent1"/>
          <w:spacing w:val="0"/>
          <w:kern w:val="2"/>
          <w:sz w:val="22"/>
          <w:szCs w:val="22"/>
        </w:rPr>
        <w:id w:val="-2099783313"/>
        <w:docPartObj>
          <w:docPartGallery w:val="Cover Pages"/>
          <w:docPartUnique/>
        </w:docPartObj>
      </w:sdtPr>
      <w:sdtEndPr>
        <w:rPr>
          <w:rFonts w:eastAsiaTheme="majorEastAsia"/>
          <w:color w:val="0E101A"/>
          <w:kern w:val="0"/>
          <w:sz w:val="28"/>
          <w:szCs w:val="28"/>
          <w14:ligatures w14:val="none"/>
        </w:rPr>
      </w:sdtEndPr>
      <w:sdtContent>
        <w:p w14:paraId="53C7FA3C" w14:textId="39D7B1E1" w:rsidR="003A6CE4" w:rsidRPr="00035CEB" w:rsidRDefault="003A6CE4" w:rsidP="006D7FBF">
          <w:pPr>
            <w:pStyle w:val="Title"/>
            <w:jc w:val="center"/>
            <w:rPr>
              <w:rFonts w:ascii="Times New Roman" w:hAnsi="Times New Roman" w:cs="Times New Roman"/>
              <w:color w:val="E84C22" w:themeColor="accent1"/>
            </w:rPr>
          </w:pPr>
          <w:r w:rsidRPr="00035CEB">
            <w:rPr>
              <w:rFonts w:ascii="Times New Roman" w:hAnsi="Times New Roman" w:cs="Times New Roman"/>
              <w:noProof/>
              <w:sz w:val="44"/>
              <w:szCs w:val="44"/>
            </w:rPr>
            <w:drawing>
              <wp:inline distT="0" distB="0" distL="0" distR="0" wp14:anchorId="22CFD5AA" wp14:editId="37677D62">
                <wp:extent cx="2363638" cy="2363638"/>
                <wp:effectExtent l="0" t="0" r="0" b="0"/>
                <wp:docPr id="1024369493" name="Graphic 1024369493" descr="Brai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69493" name="Graphic 1024369493" descr="Brain with solid fill"/>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365417" cy="2365417"/>
                        </a:xfrm>
                        <a:prstGeom prst="rect">
                          <a:avLst/>
                        </a:prstGeom>
                      </pic:spPr>
                    </pic:pic>
                  </a:graphicData>
                </a:graphic>
              </wp:inline>
            </w:drawing>
          </w:r>
        </w:p>
        <w:p w14:paraId="2630815B" w14:textId="7F11A5A7" w:rsidR="003A6CE4" w:rsidRPr="00035CEB" w:rsidRDefault="003A6CE4" w:rsidP="006D7FBF">
          <w:pPr>
            <w:pStyle w:val="Title"/>
            <w:jc w:val="center"/>
            <w:rPr>
              <w:rFonts w:ascii="Times New Roman" w:hAnsi="Times New Roman" w:cs="Times New Roman"/>
            </w:rPr>
          </w:pPr>
          <w:r w:rsidRPr="00035CEB">
            <w:rPr>
              <w:rFonts w:ascii="Times New Roman" w:hAnsi="Times New Roman" w:cs="Times New Roman"/>
            </w:rPr>
            <w:t>Technical Design Document</w:t>
          </w:r>
        </w:p>
        <w:p w14:paraId="2DDF4B4A" w14:textId="015FBB8D" w:rsidR="003A6CE4" w:rsidRPr="00035CEB" w:rsidRDefault="003A6CE4" w:rsidP="006D7FBF">
          <w:pPr>
            <w:spacing w:after="0" w:line="240" w:lineRule="auto"/>
            <w:contextualSpacing/>
            <w:jc w:val="center"/>
            <w:rPr>
              <w:rFonts w:ascii="Times New Roman" w:eastAsiaTheme="majorEastAsia" w:hAnsi="Times New Roman" w:cs="Times New Roman"/>
              <w:spacing w:val="-10"/>
              <w:kern w:val="28"/>
              <w:sz w:val="36"/>
              <w:szCs w:val="36"/>
            </w:rPr>
          </w:pPr>
          <w:r w:rsidRPr="00035CEB">
            <w:rPr>
              <w:rFonts w:ascii="Times New Roman" w:eastAsiaTheme="majorEastAsia" w:hAnsi="Times New Roman" w:cs="Times New Roman"/>
              <w:spacing w:val="-10"/>
              <w:kern w:val="28"/>
              <w:sz w:val="36"/>
              <w:szCs w:val="36"/>
            </w:rPr>
            <w:t xml:space="preserve">(CogniOpen - Nurturing Memory Wellness for </w:t>
          </w:r>
          <w:r w:rsidR="00047B82" w:rsidRPr="00035CEB">
            <w:rPr>
              <w:rFonts w:ascii="Times New Roman" w:eastAsia="Times New Roman" w:hAnsi="Times New Roman" w:cs="Times New Roman"/>
              <w:sz w:val="36"/>
              <w:szCs w:val="36"/>
            </w:rPr>
            <w:t>Cognitive Impairment</w:t>
          </w:r>
          <w:r w:rsidRPr="00035CEB">
            <w:rPr>
              <w:rFonts w:ascii="Times New Roman" w:eastAsiaTheme="majorEastAsia" w:hAnsi="Times New Roman" w:cs="Times New Roman"/>
              <w:spacing w:val="-10"/>
              <w:kern w:val="28"/>
              <w:sz w:val="36"/>
              <w:szCs w:val="36"/>
            </w:rPr>
            <w:t>)</w:t>
          </w:r>
        </w:p>
        <w:p w14:paraId="6A581771" w14:textId="77777777" w:rsidR="003A6CE4" w:rsidRPr="00035CEB" w:rsidRDefault="003A6CE4" w:rsidP="006D7FBF">
          <w:pPr>
            <w:spacing w:after="0" w:line="240" w:lineRule="auto"/>
            <w:contextualSpacing/>
            <w:jc w:val="center"/>
            <w:rPr>
              <w:rFonts w:ascii="Times New Roman" w:eastAsiaTheme="majorEastAsia" w:hAnsi="Times New Roman" w:cs="Times New Roman"/>
              <w:spacing w:val="-10"/>
              <w:kern w:val="28"/>
              <w:sz w:val="36"/>
              <w:szCs w:val="36"/>
            </w:rPr>
          </w:pPr>
        </w:p>
        <w:p w14:paraId="508847C8" w14:textId="21AC8F43" w:rsidR="003A6CE4" w:rsidRPr="00035CEB" w:rsidRDefault="003A6CE4" w:rsidP="006D7FBF">
          <w:pPr>
            <w:spacing w:after="0" w:line="240" w:lineRule="auto"/>
            <w:contextualSpacing/>
            <w:jc w:val="center"/>
            <w:rPr>
              <w:rFonts w:ascii="Times New Roman" w:eastAsiaTheme="majorEastAsia" w:hAnsi="Times New Roman" w:cs="Times New Roman"/>
              <w:spacing w:val="-10"/>
              <w:kern w:val="28"/>
              <w:sz w:val="36"/>
              <w:szCs w:val="36"/>
            </w:rPr>
          </w:pPr>
          <w:r w:rsidRPr="00035CEB">
            <w:rPr>
              <w:rFonts w:ascii="Times New Roman" w:eastAsiaTheme="majorEastAsia" w:hAnsi="Times New Roman" w:cs="Times New Roman"/>
              <w:spacing w:val="-10"/>
              <w:kern w:val="28"/>
              <w:sz w:val="36"/>
              <w:szCs w:val="36"/>
            </w:rPr>
            <w:t>Submit</w:t>
          </w:r>
          <w:r w:rsidR="003E579B" w:rsidRPr="00035CEB">
            <w:rPr>
              <w:rFonts w:ascii="Times New Roman" w:eastAsiaTheme="majorEastAsia" w:hAnsi="Times New Roman" w:cs="Times New Roman"/>
              <w:spacing w:val="-10"/>
              <w:kern w:val="28"/>
              <w:sz w:val="36"/>
              <w:szCs w:val="36"/>
            </w:rPr>
            <w:t>t</w:t>
          </w:r>
          <w:r w:rsidRPr="00035CEB">
            <w:rPr>
              <w:rFonts w:ascii="Times New Roman" w:eastAsiaTheme="majorEastAsia" w:hAnsi="Times New Roman" w:cs="Times New Roman"/>
              <w:spacing w:val="-10"/>
              <w:kern w:val="28"/>
              <w:sz w:val="36"/>
              <w:szCs w:val="36"/>
            </w:rPr>
            <w:t>ed to:</w:t>
          </w:r>
        </w:p>
        <w:p w14:paraId="1736958E" w14:textId="77777777" w:rsidR="003A6CE4" w:rsidRPr="00035CEB" w:rsidRDefault="003A6CE4" w:rsidP="006D7FBF">
          <w:pPr>
            <w:rPr>
              <w:rFonts w:ascii="Times New Roman" w:hAnsi="Times New Roman" w:cs="Times New Roman"/>
            </w:rPr>
          </w:pPr>
        </w:p>
        <w:p w14:paraId="24143085" w14:textId="77777777" w:rsidR="003A6CE4" w:rsidRPr="00035CEB" w:rsidRDefault="003A6CE4" w:rsidP="006D7FBF">
          <w:pPr>
            <w:tabs>
              <w:tab w:val="left" w:pos="7218"/>
            </w:tabs>
            <w:spacing w:after="0" w:line="240" w:lineRule="auto"/>
            <w:jc w:val="center"/>
            <w:rPr>
              <w:rFonts w:ascii="Times New Roman" w:hAnsi="Times New Roman" w:cs="Times New Roman"/>
            </w:rPr>
          </w:pPr>
          <w:r w:rsidRPr="00035CEB">
            <w:rPr>
              <w:rFonts w:ascii="Times New Roman" w:eastAsiaTheme="majorEastAsia" w:hAnsi="Times New Roman" w:cs="Times New Roman"/>
              <w:spacing w:val="-10"/>
              <w:kern w:val="28"/>
              <w:sz w:val="36"/>
              <w:szCs w:val="36"/>
            </w:rPr>
            <w:t>University of Maryland Global Campus in partial fulfillment of the course Software Engineering Capstone</w:t>
          </w:r>
          <w:r w:rsidRPr="00035CEB">
            <w:rPr>
              <w:rFonts w:ascii="Times New Roman" w:eastAsiaTheme="majorEastAsia" w:hAnsi="Times New Roman" w:cs="Times New Roman"/>
              <w:spacing w:val="-10"/>
              <w:kern w:val="28"/>
              <w:sz w:val="44"/>
              <w:szCs w:val="44"/>
            </w:rPr>
            <w:t xml:space="preserve"> </w:t>
          </w:r>
          <w:r w:rsidRPr="00035CEB">
            <w:rPr>
              <w:rFonts w:ascii="Times New Roman" w:eastAsiaTheme="majorEastAsia" w:hAnsi="Times New Roman" w:cs="Times New Roman"/>
              <w:spacing w:val="-10"/>
              <w:kern w:val="28"/>
              <w:sz w:val="36"/>
              <w:szCs w:val="36"/>
            </w:rPr>
            <w:t>(SWEN 670)</w:t>
          </w:r>
        </w:p>
        <w:p w14:paraId="3596202E" w14:textId="77777777" w:rsidR="003A6CE4" w:rsidRPr="00035CEB" w:rsidRDefault="003A6CE4" w:rsidP="006D7FBF">
          <w:pPr>
            <w:rPr>
              <w:rFonts w:ascii="Times New Roman" w:hAnsi="Times New Roman" w:cs="Times New Roman"/>
            </w:rPr>
          </w:pPr>
        </w:p>
        <w:p w14:paraId="5B5D5196" w14:textId="1D795464" w:rsidR="003A6CE4" w:rsidRPr="00035CEB" w:rsidRDefault="003A6CE4" w:rsidP="006D7FBF">
          <w:pPr>
            <w:spacing w:after="0" w:line="240" w:lineRule="auto"/>
            <w:contextualSpacing/>
            <w:jc w:val="center"/>
            <w:rPr>
              <w:rFonts w:ascii="Times New Roman" w:eastAsiaTheme="majorEastAsia" w:hAnsi="Times New Roman" w:cs="Times New Roman"/>
              <w:spacing w:val="-10"/>
              <w:kern w:val="28"/>
              <w:sz w:val="32"/>
              <w:szCs w:val="32"/>
            </w:rPr>
          </w:pPr>
          <w:r w:rsidRPr="00035CEB">
            <w:rPr>
              <w:rFonts w:ascii="Times New Roman" w:eastAsiaTheme="majorEastAsia" w:hAnsi="Times New Roman" w:cs="Times New Roman"/>
              <w:spacing w:val="-10"/>
              <w:kern w:val="28"/>
              <w:sz w:val="32"/>
              <w:szCs w:val="32"/>
            </w:rPr>
            <w:t>Submitted By: Team B</w:t>
          </w:r>
        </w:p>
        <w:p w14:paraId="260FCF45" w14:textId="77777777" w:rsidR="003A6CE4" w:rsidRPr="00035CEB" w:rsidRDefault="003A6CE4" w:rsidP="006D7FBF">
          <w:pPr>
            <w:spacing w:after="0" w:line="240" w:lineRule="auto"/>
            <w:contextualSpacing/>
            <w:jc w:val="center"/>
            <w:rPr>
              <w:rFonts w:ascii="Times New Roman" w:eastAsiaTheme="majorEastAsia" w:hAnsi="Times New Roman" w:cs="Times New Roman"/>
              <w:spacing w:val="-10"/>
              <w:kern w:val="28"/>
              <w:sz w:val="44"/>
              <w:szCs w:val="44"/>
            </w:rPr>
          </w:pPr>
        </w:p>
        <w:p w14:paraId="478F537F" w14:textId="77777777" w:rsidR="003A6CE4" w:rsidRPr="00035CEB" w:rsidRDefault="003A6CE4" w:rsidP="006D7FBF">
          <w:pPr>
            <w:spacing w:after="0" w:line="240" w:lineRule="auto"/>
            <w:contextualSpacing/>
            <w:jc w:val="center"/>
            <w:rPr>
              <w:rFonts w:ascii="Times New Roman" w:eastAsiaTheme="majorEastAsia" w:hAnsi="Times New Roman" w:cs="Times New Roman"/>
              <w:spacing w:val="-10"/>
              <w:kern w:val="28"/>
              <w:sz w:val="32"/>
              <w:szCs w:val="32"/>
            </w:rPr>
          </w:pPr>
          <w:r w:rsidRPr="00035CEB">
            <w:rPr>
              <w:rFonts w:ascii="Times New Roman" w:eastAsiaTheme="majorEastAsia" w:hAnsi="Times New Roman" w:cs="Times New Roman"/>
              <w:spacing w:val="-10"/>
              <w:kern w:val="28"/>
              <w:sz w:val="32"/>
              <w:szCs w:val="32"/>
            </w:rPr>
            <w:t>Fall Semester 2023</w:t>
          </w:r>
        </w:p>
        <w:p w14:paraId="60830946" w14:textId="77777777" w:rsidR="003A6CE4" w:rsidRPr="00035CEB" w:rsidRDefault="003A6CE4" w:rsidP="006D7FBF">
          <w:pPr>
            <w:spacing w:after="0" w:line="240" w:lineRule="auto"/>
            <w:contextualSpacing/>
            <w:jc w:val="center"/>
            <w:rPr>
              <w:rFonts w:ascii="Times New Roman" w:eastAsiaTheme="majorEastAsia" w:hAnsi="Times New Roman" w:cs="Times New Roman"/>
              <w:spacing w:val="-10"/>
              <w:kern w:val="28"/>
              <w:sz w:val="44"/>
              <w:szCs w:val="44"/>
            </w:rPr>
          </w:pPr>
        </w:p>
        <w:p w14:paraId="1E07AFFA" w14:textId="77777777" w:rsidR="003A6CE4" w:rsidRPr="00035CEB" w:rsidRDefault="003A6CE4" w:rsidP="006D7FBF">
          <w:pPr>
            <w:spacing w:after="0" w:line="240" w:lineRule="auto"/>
            <w:contextualSpacing/>
            <w:jc w:val="center"/>
            <w:rPr>
              <w:rFonts w:ascii="Times New Roman" w:eastAsiaTheme="majorEastAsia" w:hAnsi="Times New Roman" w:cs="Times New Roman"/>
              <w:spacing w:val="-10"/>
              <w:kern w:val="28"/>
              <w:sz w:val="28"/>
              <w:szCs w:val="28"/>
            </w:rPr>
          </w:pPr>
          <w:r w:rsidRPr="00035CEB">
            <w:rPr>
              <w:rFonts w:ascii="Times New Roman" w:eastAsiaTheme="majorEastAsia" w:hAnsi="Times New Roman" w:cs="Times New Roman"/>
              <w:spacing w:val="-10"/>
              <w:kern w:val="28"/>
              <w:sz w:val="28"/>
              <w:szCs w:val="28"/>
            </w:rPr>
            <w:t>Version 1.0</w:t>
          </w:r>
        </w:p>
        <w:p w14:paraId="27F6D2BA" w14:textId="77777777" w:rsidR="003A6CE4" w:rsidRPr="00035CEB" w:rsidRDefault="003A6CE4" w:rsidP="006D7FBF">
          <w:pPr>
            <w:tabs>
              <w:tab w:val="left" w:pos="7218"/>
            </w:tabs>
            <w:spacing w:after="0" w:line="240" w:lineRule="auto"/>
            <w:jc w:val="center"/>
            <w:rPr>
              <w:rFonts w:ascii="Times New Roman" w:eastAsia="Times New Roman" w:hAnsi="Times New Roman" w:cs="Times New Roman"/>
              <w:color w:val="0E101A"/>
              <w:kern w:val="36"/>
              <w:sz w:val="32"/>
              <w:szCs w:val="32"/>
            </w:rPr>
          </w:pPr>
        </w:p>
        <w:p w14:paraId="42FEF94B" w14:textId="77777777" w:rsidR="003A6CE4" w:rsidRPr="00035CEB" w:rsidRDefault="003A6CE4" w:rsidP="006D7FBF">
          <w:pPr>
            <w:tabs>
              <w:tab w:val="left" w:pos="7218"/>
            </w:tabs>
            <w:spacing w:after="0" w:line="240" w:lineRule="auto"/>
            <w:jc w:val="center"/>
            <w:rPr>
              <w:rFonts w:ascii="Times New Roman" w:eastAsia="Times New Roman" w:hAnsi="Times New Roman" w:cs="Times New Roman"/>
              <w:color w:val="0E101A"/>
              <w:kern w:val="36"/>
              <w:sz w:val="32"/>
              <w:szCs w:val="32"/>
            </w:rPr>
          </w:pPr>
        </w:p>
        <w:p w14:paraId="7C929431" w14:textId="77777777" w:rsidR="003A6CE4" w:rsidRPr="00035CEB" w:rsidRDefault="003A6CE4" w:rsidP="006D7FBF">
          <w:pPr>
            <w:tabs>
              <w:tab w:val="left" w:pos="7218"/>
            </w:tabs>
            <w:spacing w:after="0" w:line="240" w:lineRule="auto"/>
            <w:jc w:val="center"/>
            <w:rPr>
              <w:rFonts w:ascii="Times New Roman" w:eastAsia="Times New Roman" w:hAnsi="Times New Roman" w:cs="Times New Roman"/>
              <w:color w:val="0E101A"/>
              <w:kern w:val="36"/>
              <w:sz w:val="32"/>
              <w:szCs w:val="32"/>
            </w:rPr>
          </w:pPr>
        </w:p>
        <w:p w14:paraId="4AAE9646" w14:textId="453B3BA6" w:rsidR="003A6CE4" w:rsidRPr="00035CEB" w:rsidRDefault="00322562" w:rsidP="006D7FBF">
          <w:pPr>
            <w:tabs>
              <w:tab w:val="left" w:pos="7218"/>
            </w:tabs>
            <w:spacing w:after="0" w:line="240" w:lineRule="auto"/>
            <w:jc w:val="center"/>
            <w:rPr>
              <w:rFonts w:ascii="Times New Roman" w:eastAsia="Times New Roman" w:hAnsi="Times New Roman" w:cs="Times New Roman"/>
              <w:color w:val="0E101A"/>
              <w:kern w:val="36"/>
              <w:sz w:val="28"/>
              <w:szCs w:val="28"/>
            </w:rPr>
          </w:pPr>
          <w:r w:rsidRPr="00035CEB">
            <w:rPr>
              <w:rFonts w:ascii="Times New Roman" w:eastAsia="Times New Roman" w:hAnsi="Times New Roman" w:cs="Times New Roman"/>
              <w:color w:val="0E101A"/>
              <w:kern w:val="36"/>
              <w:sz w:val="28"/>
              <w:szCs w:val="28"/>
            </w:rPr>
            <w:t>October 5</w:t>
          </w:r>
          <w:r w:rsidR="003A6CE4" w:rsidRPr="00035CEB">
            <w:rPr>
              <w:rFonts w:ascii="Times New Roman" w:eastAsia="Times New Roman" w:hAnsi="Times New Roman" w:cs="Times New Roman"/>
              <w:color w:val="0E101A"/>
              <w:kern w:val="36"/>
              <w:sz w:val="28"/>
              <w:szCs w:val="28"/>
            </w:rPr>
            <w:t>, 2023</w:t>
          </w:r>
        </w:p>
        <w:p w14:paraId="1652749E" w14:textId="77777777" w:rsidR="003A6CE4" w:rsidRPr="00035CEB" w:rsidRDefault="003A6CE4" w:rsidP="006D7FBF">
          <w:pPr>
            <w:tabs>
              <w:tab w:val="left" w:pos="7218"/>
            </w:tabs>
            <w:spacing w:after="0" w:line="240" w:lineRule="auto"/>
            <w:jc w:val="center"/>
            <w:rPr>
              <w:rFonts w:ascii="Times New Roman" w:eastAsia="Times New Roman" w:hAnsi="Times New Roman" w:cs="Times New Roman"/>
              <w:color w:val="0E101A"/>
              <w:kern w:val="36"/>
              <w:sz w:val="28"/>
              <w:szCs w:val="28"/>
            </w:rPr>
          </w:pPr>
          <w:r w:rsidRPr="00035CEB">
            <w:rPr>
              <w:rFonts w:ascii="Times New Roman" w:eastAsia="Times New Roman" w:hAnsi="Times New Roman" w:cs="Times New Roman"/>
              <w:color w:val="0E101A"/>
              <w:kern w:val="36"/>
              <w:sz w:val="28"/>
              <w:szCs w:val="28"/>
            </w:rPr>
            <w:t>Department of Software Engineering</w:t>
          </w:r>
        </w:p>
        <w:p w14:paraId="255E3FF7" w14:textId="77777777" w:rsidR="005B3093" w:rsidRPr="00035CEB" w:rsidRDefault="003A6CE4" w:rsidP="006D7FBF">
          <w:pPr>
            <w:tabs>
              <w:tab w:val="left" w:pos="7218"/>
            </w:tabs>
            <w:spacing w:after="0" w:line="240" w:lineRule="auto"/>
            <w:jc w:val="center"/>
            <w:rPr>
              <w:rFonts w:ascii="Times New Roman" w:eastAsiaTheme="majorEastAsia" w:hAnsi="Times New Roman" w:cs="Times New Roman"/>
              <w:color w:val="0E101A"/>
              <w:kern w:val="0"/>
              <w:sz w:val="28"/>
              <w:szCs w:val="28"/>
              <w14:ligatures w14:val="none"/>
            </w:rPr>
          </w:pPr>
          <w:r w:rsidRPr="00035CEB">
            <w:rPr>
              <w:rFonts w:ascii="Times New Roman" w:eastAsiaTheme="majorEastAsia" w:hAnsi="Times New Roman" w:cs="Times New Roman"/>
              <w:color w:val="0E101A"/>
              <w:kern w:val="0"/>
              <w:sz w:val="28"/>
              <w:szCs w:val="28"/>
              <w14:ligatures w14:val="none"/>
            </w:rPr>
            <w:t>University of Maryland Global Campus</w:t>
          </w:r>
          <w:r w:rsidRPr="00035CEB">
            <w:rPr>
              <w:rFonts w:ascii="Times New Roman" w:eastAsiaTheme="majorEastAsia" w:hAnsi="Times New Roman" w:cs="Times New Roman"/>
              <w:color w:val="F49B00" w:themeColor="accent2" w:themeShade="BF"/>
              <w:kern w:val="0"/>
              <w:sz w:val="28"/>
              <w:szCs w:val="28"/>
              <w14:ligatures w14:val="none"/>
            </w:rPr>
            <w:t xml:space="preserve"> </w:t>
          </w:r>
          <w:r w:rsidRPr="00035CEB">
            <w:rPr>
              <w:rFonts w:ascii="Times New Roman" w:eastAsiaTheme="majorEastAsia" w:hAnsi="Times New Roman" w:cs="Times New Roman"/>
              <w:color w:val="0E101A"/>
              <w:kern w:val="0"/>
              <w:sz w:val="28"/>
              <w:szCs w:val="28"/>
              <w14:ligatures w14:val="none"/>
            </w:rPr>
            <w:t>(UMGC)</w:t>
          </w:r>
        </w:p>
        <w:p w14:paraId="7DD83FDA" w14:textId="2BC89F01" w:rsidR="004756A5" w:rsidRPr="00035CEB" w:rsidRDefault="00324BFB" w:rsidP="006D7FBF">
          <w:pPr>
            <w:tabs>
              <w:tab w:val="left" w:pos="7218"/>
            </w:tabs>
            <w:spacing w:after="0" w:line="240" w:lineRule="auto"/>
            <w:jc w:val="center"/>
            <w:rPr>
              <w:rFonts w:ascii="Times New Roman" w:eastAsiaTheme="majorEastAsia" w:hAnsi="Times New Roman" w:cs="Times New Roman"/>
              <w:kern w:val="0"/>
              <w:sz w:val="28"/>
              <w:szCs w:val="28"/>
              <w14:ligatures w14:val="none"/>
            </w:rPr>
          </w:pPr>
        </w:p>
      </w:sdtContent>
    </w:sdt>
    <w:bookmarkStart w:id="1" w:name="_Toc149373328" w:displacedByCustomXml="next"/>
    <w:sdt>
      <w:sdtPr>
        <w:rPr>
          <w:rFonts w:ascii="Times New Roman" w:eastAsiaTheme="minorHAnsi" w:hAnsi="Times New Roman" w:cs="Times New Roman"/>
          <w:b w:val="0"/>
          <w:bCs w:val="0"/>
          <w:color w:val="auto"/>
          <w:sz w:val="22"/>
          <w:szCs w:val="22"/>
        </w:rPr>
        <w:id w:val="868471388"/>
        <w:docPartObj>
          <w:docPartGallery w:val="Table of Contents"/>
          <w:docPartUnique/>
        </w:docPartObj>
      </w:sdtPr>
      <w:sdtEndPr/>
      <w:sdtContent>
        <w:p w14:paraId="6C167EF6" w14:textId="2E1ECDED" w:rsidR="004756A5" w:rsidRPr="00035CEB" w:rsidRDefault="004756A5">
          <w:pPr>
            <w:pStyle w:val="TOCHeading"/>
            <w:spacing w:line="360" w:lineRule="auto"/>
            <w:jc w:val="center"/>
            <w:rPr>
              <w:rFonts w:ascii="Times New Roman" w:hAnsi="Times New Roman" w:cs="Times New Roman"/>
              <w:rPrChange w:id="2" w:author="Zachary Cappella" w:date="2023-10-23T16:02:00Z">
                <w:rPr/>
              </w:rPrChange>
            </w:rPr>
            <w:pPrChange w:id="3" w:author="Zachary Cappella" w:date="2023-10-23T16:04:00Z">
              <w:pPr>
                <w:pStyle w:val="TOCHeading"/>
              </w:pPr>
            </w:pPrChange>
          </w:pPr>
          <w:r w:rsidRPr="00035CEB">
            <w:rPr>
              <w:rFonts w:ascii="Times New Roman" w:hAnsi="Times New Roman" w:cs="Times New Roman"/>
            </w:rPr>
            <w:t>Table of Contents</w:t>
          </w:r>
          <w:bookmarkEnd w:id="1"/>
        </w:p>
        <w:p w14:paraId="6C7BCACF" w14:textId="7D63101F" w:rsidR="00324BFB" w:rsidRDefault="003509AD">
          <w:pPr>
            <w:pStyle w:val="TOC1"/>
            <w:rPr>
              <w:ins w:id="4" w:author="Zachary Cappella" w:date="2023-10-28T08:15:00Z"/>
              <w:rFonts w:eastAsiaTheme="minorEastAsia"/>
              <w:noProof/>
              <w:sz w:val="24"/>
              <w:szCs w:val="24"/>
            </w:rPr>
          </w:pPr>
          <w:r w:rsidRPr="00035CEB">
            <w:rPr>
              <w:rFonts w:ascii="Times New Roman" w:hAnsi="Times New Roman" w:cs="Times New Roman"/>
              <w:rPrChange w:id="5" w:author="Zachary Cappella" w:date="2023-10-23T16:02:00Z">
                <w:rPr/>
              </w:rPrChange>
            </w:rPr>
            <w:fldChar w:fldCharType="begin"/>
          </w:r>
          <w:r w:rsidR="00C82EEF" w:rsidRPr="00035CEB">
            <w:rPr>
              <w:rFonts w:ascii="Times New Roman" w:hAnsi="Times New Roman" w:cs="Times New Roman"/>
              <w:rPrChange w:id="6" w:author="Zachary Cappella" w:date="2023-10-23T16:02:00Z">
                <w:rPr/>
              </w:rPrChange>
            </w:rPr>
            <w:instrText>TOC \o "1-3" \h \z \u</w:instrText>
          </w:r>
          <w:r w:rsidRPr="00035CEB">
            <w:rPr>
              <w:rFonts w:ascii="Times New Roman" w:hAnsi="Times New Roman" w:cs="Times New Roman"/>
              <w:rPrChange w:id="7" w:author="Zachary Cappella" w:date="2023-10-23T16:02:00Z">
                <w:rPr/>
              </w:rPrChange>
            </w:rPr>
            <w:fldChar w:fldCharType="separate"/>
          </w:r>
          <w:ins w:id="8" w:author="Zachary Cappella" w:date="2023-10-28T08:15:00Z">
            <w:r w:rsidR="00324BFB" w:rsidRPr="00B3187C">
              <w:rPr>
                <w:rStyle w:val="Hyperlink"/>
                <w:noProof/>
              </w:rPr>
              <w:fldChar w:fldCharType="begin"/>
            </w:r>
            <w:r w:rsidR="00324BFB" w:rsidRPr="00B3187C">
              <w:rPr>
                <w:rStyle w:val="Hyperlink"/>
                <w:noProof/>
              </w:rPr>
              <w:instrText xml:space="preserve"> </w:instrText>
            </w:r>
            <w:r w:rsidR="00324BFB">
              <w:rPr>
                <w:noProof/>
              </w:rPr>
              <w:instrText>HYPERLINK \l "_Toc149373328"</w:instrText>
            </w:r>
            <w:r w:rsidR="00324BFB" w:rsidRPr="00B3187C">
              <w:rPr>
                <w:rStyle w:val="Hyperlink"/>
                <w:noProof/>
              </w:rPr>
              <w:instrText xml:space="preserve"> </w:instrText>
            </w:r>
            <w:r w:rsidR="00324BFB" w:rsidRPr="00B3187C">
              <w:rPr>
                <w:rStyle w:val="Hyperlink"/>
                <w:noProof/>
              </w:rPr>
            </w:r>
            <w:r w:rsidR="00324BFB" w:rsidRPr="00B3187C">
              <w:rPr>
                <w:rStyle w:val="Hyperlink"/>
                <w:noProof/>
              </w:rPr>
              <w:fldChar w:fldCharType="separate"/>
            </w:r>
            <w:r w:rsidR="00324BFB" w:rsidRPr="00B3187C">
              <w:rPr>
                <w:rStyle w:val="Hyperlink"/>
                <w:rFonts w:ascii="Times New Roman" w:hAnsi="Times New Roman" w:cs="Times New Roman"/>
                <w:noProof/>
              </w:rPr>
              <w:t>Table of Contents</w:t>
            </w:r>
            <w:r w:rsidR="00324BFB">
              <w:rPr>
                <w:noProof/>
                <w:webHidden/>
              </w:rPr>
              <w:tab/>
            </w:r>
            <w:r w:rsidR="00324BFB">
              <w:rPr>
                <w:noProof/>
                <w:webHidden/>
              </w:rPr>
              <w:fldChar w:fldCharType="begin"/>
            </w:r>
            <w:r w:rsidR="00324BFB">
              <w:rPr>
                <w:noProof/>
                <w:webHidden/>
              </w:rPr>
              <w:instrText xml:space="preserve"> PAGEREF _Toc149373328 \h </w:instrText>
            </w:r>
            <w:r w:rsidR="00324BFB">
              <w:rPr>
                <w:noProof/>
                <w:webHidden/>
              </w:rPr>
            </w:r>
          </w:ins>
          <w:r w:rsidR="00324BFB">
            <w:rPr>
              <w:noProof/>
              <w:webHidden/>
            </w:rPr>
            <w:fldChar w:fldCharType="separate"/>
          </w:r>
          <w:ins w:id="9" w:author="Zachary Cappella" w:date="2023-10-28T08:15:00Z">
            <w:r w:rsidR="00324BFB">
              <w:rPr>
                <w:noProof/>
                <w:webHidden/>
              </w:rPr>
              <w:t>1</w:t>
            </w:r>
            <w:r w:rsidR="00324BFB">
              <w:rPr>
                <w:noProof/>
                <w:webHidden/>
              </w:rPr>
              <w:fldChar w:fldCharType="end"/>
            </w:r>
            <w:r w:rsidR="00324BFB" w:rsidRPr="00B3187C">
              <w:rPr>
                <w:rStyle w:val="Hyperlink"/>
                <w:noProof/>
              </w:rPr>
              <w:fldChar w:fldCharType="end"/>
            </w:r>
          </w:ins>
        </w:p>
        <w:p w14:paraId="642067B3" w14:textId="217B9EDA" w:rsidR="00324BFB" w:rsidRDefault="00324BFB">
          <w:pPr>
            <w:pStyle w:val="TOC1"/>
            <w:rPr>
              <w:ins w:id="10" w:author="Zachary Cappella" w:date="2023-10-28T08:15:00Z"/>
              <w:rFonts w:eastAsiaTheme="minorEastAsia"/>
              <w:noProof/>
              <w:sz w:val="24"/>
              <w:szCs w:val="24"/>
            </w:rPr>
          </w:pPr>
          <w:ins w:id="11"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"_Toc149373329"</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Revision History</w:t>
            </w:r>
            <w:r>
              <w:rPr>
                <w:noProof/>
                <w:webHidden/>
              </w:rPr>
              <w:tab/>
            </w:r>
            <w:r>
              <w:rPr>
                <w:noProof/>
                <w:webHidden/>
              </w:rPr>
              <w:fldChar w:fldCharType="begin"/>
            </w:r>
            <w:r>
              <w:rPr>
                <w:noProof/>
                <w:webHidden/>
              </w:rPr>
              <w:instrText xml:space="preserve"> PAGEREF _Toc149373329 \h </w:instrText>
            </w:r>
            <w:r>
              <w:rPr>
                <w:noProof/>
                <w:webHidden/>
              </w:rPr>
            </w:r>
          </w:ins>
          <w:r>
            <w:rPr>
              <w:noProof/>
              <w:webHidden/>
            </w:rPr>
            <w:fldChar w:fldCharType="separate"/>
          </w:r>
          <w:ins w:id="12" w:author="Zachary Cappella" w:date="2023-10-28T08:15:00Z">
            <w:r>
              <w:rPr>
                <w:noProof/>
                <w:webHidden/>
              </w:rPr>
              <w:t>3</w:t>
            </w:r>
            <w:r>
              <w:rPr>
                <w:noProof/>
                <w:webHidden/>
              </w:rPr>
              <w:fldChar w:fldCharType="end"/>
            </w:r>
            <w:r w:rsidRPr="00B3187C">
              <w:rPr>
                <w:rStyle w:val="Hyperlink"/>
                <w:noProof/>
              </w:rPr>
              <w:fldChar w:fldCharType="end"/>
            </w:r>
          </w:ins>
        </w:p>
        <w:p w14:paraId="4A372BA6" w14:textId="7EA3559D" w:rsidR="00324BFB" w:rsidRDefault="00324BFB">
          <w:pPr>
            <w:pStyle w:val="TOC1"/>
            <w:rPr>
              <w:ins w:id="13" w:author="Zachary Cappella" w:date="2023-10-28T08:15:00Z"/>
              <w:rFonts w:eastAsiaTheme="minorEastAsia"/>
              <w:noProof/>
              <w:sz w:val="24"/>
              <w:szCs w:val="24"/>
            </w:rPr>
          </w:pPr>
          <w:ins w:id="14"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"_Toc149373330"</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_Toc149373330 \h </w:instrText>
            </w:r>
            <w:r>
              <w:rPr>
                <w:noProof/>
                <w:webHidden/>
              </w:rPr>
            </w:r>
          </w:ins>
          <w:r>
            <w:rPr>
              <w:noProof/>
              <w:webHidden/>
            </w:rPr>
            <w:fldChar w:fldCharType="separate"/>
          </w:r>
          <w:ins w:id="15" w:author="Zachary Cappella" w:date="2023-10-28T08:15:00Z">
            <w:r>
              <w:rPr>
                <w:noProof/>
                <w:webHidden/>
              </w:rPr>
              <w:t>4</w:t>
            </w:r>
            <w:r>
              <w:rPr>
                <w:noProof/>
                <w:webHidden/>
              </w:rPr>
              <w:fldChar w:fldCharType="end"/>
            </w:r>
            <w:r w:rsidRPr="00B3187C">
              <w:rPr>
                <w:rStyle w:val="Hyperlink"/>
                <w:noProof/>
              </w:rPr>
              <w:fldChar w:fldCharType="end"/>
            </w:r>
          </w:ins>
        </w:p>
        <w:p w14:paraId="41924F2E" w14:textId="59BAA927" w:rsidR="00324BFB" w:rsidRDefault="00324BFB">
          <w:pPr>
            <w:pStyle w:val="TOC2"/>
            <w:rPr>
              <w:ins w:id="16" w:author="Zachary Cappella" w:date="2023-10-28T08:15:00Z"/>
              <w:rFonts w:eastAsiaTheme="minorEastAsia"/>
              <w:noProof/>
              <w:sz w:val="24"/>
              <w:szCs w:val="24"/>
            </w:rPr>
          </w:pPr>
          <w:ins w:id="17"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"_Toc149373331"</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1.1 Purpose</w:t>
            </w:r>
            <w:r>
              <w:rPr>
                <w:noProof/>
                <w:webHidden/>
              </w:rPr>
              <w:tab/>
            </w:r>
            <w:r>
              <w:rPr>
                <w:noProof/>
                <w:webHidden/>
              </w:rPr>
              <w:fldChar w:fldCharType="begin"/>
            </w:r>
            <w:r>
              <w:rPr>
                <w:noProof/>
                <w:webHidden/>
              </w:rPr>
              <w:instrText xml:space="preserve"> PAGEREF _Toc149373331 \h </w:instrText>
            </w:r>
            <w:r>
              <w:rPr>
                <w:noProof/>
                <w:webHidden/>
              </w:rPr>
            </w:r>
          </w:ins>
          <w:r>
            <w:rPr>
              <w:noProof/>
              <w:webHidden/>
            </w:rPr>
            <w:fldChar w:fldCharType="separate"/>
          </w:r>
          <w:ins w:id="18" w:author="Zachary Cappella" w:date="2023-10-28T08:15:00Z">
            <w:r>
              <w:rPr>
                <w:noProof/>
                <w:webHidden/>
              </w:rPr>
              <w:t>4</w:t>
            </w:r>
            <w:r>
              <w:rPr>
                <w:noProof/>
                <w:webHidden/>
              </w:rPr>
              <w:fldChar w:fldCharType="end"/>
            </w:r>
            <w:r w:rsidRPr="00B3187C">
              <w:rPr>
                <w:rStyle w:val="Hyperlink"/>
                <w:noProof/>
              </w:rPr>
              <w:fldChar w:fldCharType="end"/>
            </w:r>
          </w:ins>
        </w:p>
        <w:p w14:paraId="24F46351" w14:textId="7E73B35A" w:rsidR="00324BFB" w:rsidRDefault="00324BFB">
          <w:pPr>
            <w:pStyle w:val="TOC2"/>
            <w:rPr>
              <w:ins w:id="19" w:author="Zachary Cappella" w:date="2023-10-28T08:15:00Z"/>
              <w:rFonts w:eastAsiaTheme="minorEastAsia"/>
              <w:noProof/>
              <w:sz w:val="24"/>
              <w:szCs w:val="24"/>
            </w:rPr>
          </w:pPr>
          <w:ins w:id="20"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"_Toc149373332"</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1.2 Scope</w:t>
            </w:r>
            <w:r>
              <w:rPr>
                <w:noProof/>
                <w:webHidden/>
              </w:rPr>
              <w:tab/>
            </w:r>
            <w:r>
              <w:rPr>
                <w:noProof/>
                <w:webHidden/>
              </w:rPr>
              <w:fldChar w:fldCharType="begin"/>
            </w:r>
            <w:r>
              <w:rPr>
                <w:noProof/>
                <w:webHidden/>
              </w:rPr>
              <w:instrText xml:space="preserve"> PAGEREF _Toc149373332 \h </w:instrText>
            </w:r>
            <w:r>
              <w:rPr>
                <w:noProof/>
                <w:webHidden/>
              </w:rPr>
            </w:r>
          </w:ins>
          <w:r>
            <w:rPr>
              <w:noProof/>
              <w:webHidden/>
            </w:rPr>
            <w:fldChar w:fldCharType="separate"/>
          </w:r>
          <w:ins w:id="21" w:author="Zachary Cappella" w:date="2023-10-28T08:15:00Z">
            <w:r>
              <w:rPr>
                <w:noProof/>
                <w:webHidden/>
              </w:rPr>
              <w:t>5</w:t>
            </w:r>
            <w:r>
              <w:rPr>
                <w:noProof/>
                <w:webHidden/>
              </w:rPr>
              <w:fldChar w:fldCharType="end"/>
            </w:r>
            <w:r w:rsidRPr="00B3187C">
              <w:rPr>
                <w:rStyle w:val="Hyperlink"/>
                <w:noProof/>
              </w:rPr>
              <w:fldChar w:fldCharType="end"/>
            </w:r>
          </w:ins>
        </w:p>
        <w:p w14:paraId="4E92D877" w14:textId="4EDA10EF" w:rsidR="00324BFB" w:rsidRDefault="00324BFB">
          <w:pPr>
            <w:pStyle w:val="TOC2"/>
            <w:rPr>
              <w:ins w:id="22" w:author="Zachary Cappella" w:date="2023-10-28T08:15:00Z"/>
              <w:rFonts w:eastAsiaTheme="minorEastAsia"/>
              <w:noProof/>
              <w:sz w:val="24"/>
              <w:szCs w:val="24"/>
            </w:rPr>
          </w:pPr>
          <w:ins w:id="23"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"_Toc149373333"</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1.3 Objectives</w:t>
            </w:r>
            <w:r>
              <w:rPr>
                <w:noProof/>
                <w:webHidden/>
              </w:rPr>
              <w:tab/>
            </w:r>
            <w:r>
              <w:rPr>
                <w:noProof/>
                <w:webHidden/>
              </w:rPr>
              <w:fldChar w:fldCharType="begin"/>
            </w:r>
            <w:r>
              <w:rPr>
                <w:noProof/>
                <w:webHidden/>
              </w:rPr>
              <w:instrText xml:space="preserve"> PAGEREF _Toc149373333 \h </w:instrText>
            </w:r>
            <w:r>
              <w:rPr>
                <w:noProof/>
                <w:webHidden/>
              </w:rPr>
            </w:r>
          </w:ins>
          <w:r>
            <w:rPr>
              <w:noProof/>
              <w:webHidden/>
            </w:rPr>
            <w:fldChar w:fldCharType="separate"/>
          </w:r>
          <w:ins w:id="24" w:author="Zachary Cappella" w:date="2023-10-28T08:15:00Z">
            <w:r>
              <w:rPr>
                <w:noProof/>
                <w:webHidden/>
              </w:rPr>
              <w:t>5</w:t>
            </w:r>
            <w:r>
              <w:rPr>
                <w:noProof/>
                <w:webHidden/>
              </w:rPr>
              <w:fldChar w:fldCharType="end"/>
            </w:r>
            <w:r w:rsidRPr="00B3187C">
              <w:rPr>
                <w:rStyle w:val="Hyperlink"/>
                <w:noProof/>
              </w:rPr>
              <w:fldChar w:fldCharType="end"/>
            </w:r>
          </w:ins>
        </w:p>
        <w:p w14:paraId="7287365A" w14:textId="0E0759BA" w:rsidR="00324BFB" w:rsidRDefault="00324BFB">
          <w:pPr>
            <w:pStyle w:val="TOC2"/>
            <w:rPr>
              <w:ins w:id="25" w:author="Zachary Cappella" w:date="2023-10-28T08:15:00Z"/>
              <w:rFonts w:eastAsiaTheme="minorEastAsia"/>
              <w:noProof/>
              <w:sz w:val="24"/>
              <w:szCs w:val="24"/>
            </w:rPr>
          </w:pPr>
          <w:ins w:id="26"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"_Toc149373334"</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1.4 Project Documents</w:t>
            </w:r>
            <w:r>
              <w:rPr>
                <w:noProof/>
                <w:webHidden/>
              </w:rPr>
              <w:tab/>
            </w:r>
            <w:r>
              <w:rPr>
                <w:noProof/>
                <w:webHidden/>
              </w:rPr>
              <w:fldChar w:fldCharType="begin"/>
            </w:r>
            <w:r>
              <w:rPr>
                <w:noProof/>
                <w:webHidden/>
              </w:rPr>
              <w:instrText xml:space="preserve"> PAGEREF _Toc149373334 \h </w:instrText>
            </w:r>
            <w:r>
              <w:rPr>
                <w:noProof/>
                <w:webHidden/>
              </w:rPr>
            </w:r>
          </w:ins>
          <w:r>
            <w:rPr>
              <w:noProof/>
              <w:webHidden/>
            </w:rPr>
            <w:fldChar w:fldCharType="separate"/>
          </w:r>
          <w:ins w:id="27" w:author="Zachary Cappella" w:date="2023-10-28T08:15:00Z">
            <w:r>
              <w:rPr>
                <w:noProof/>
                <w:webHidden/>
              </w:rPr>
              <w:t>6</w:t>
            </w:r>
            <w:r>
              <w:rPr>
                <w:noProof/>
                <w:webHidden/>
              </w:rPr>
              <w:fldChar w:fldCharType="end"/>
            </w:r>
            <w:r w:rsidRPr="00B3187C">
              <w:rPr>
                <w:rStyle w:val="Hyperlink"/>
                <w:noProof/>
              </w:rPr>
              <w:fldChar w:fldCharType="end"/>
            </w:r>
          </w:ins>
        </w:p>
        <w:p w14:paraId="483D14D4" w14:textId="370B2E1E" w:rsidR="00324BFB" w:rsidRDefault="00324BFB">
          <w:pPr>
            <w:pStyle w:val="TOC2"/>
            <w:rPr>
              <w:ins w:id="28" w:author="Zachary Cappella" w:date="2023-10-28T08:15:00Z"/>
              <w:rFonts w:eastAsiaTheme="minorEastAsia"/>
              <w:noProof/>
              <w:sz w:val="24"/>
              <w:szCs w:val="24"/>
            </w:rPr>
          </w:pPr>
          <w:ins w:id="29"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"_Toc149373335"</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1.5. Definitions, Acronyms, and Abbreviations</w:t>
            </w:r>
            <w:r>
              <w:rPr>
                <w:noProof/>
                <w:webHidden/>
              </w:rPr>
              <w:tab/>
            </w:r>
            <w:r>
              <w:rPr>
                <w:noProof/>
                <w:webHidden/>
              </w:rPr>
              <w:fldChar w:fldCharType="begin"/>
            </w:r>
            <w:r>
              <w:rPr>
                <w:noProof/>
                <w:webHidden/>
              </w:rPr>
              <w:instrText xml:space="preserve"> PAGEREF _Toc149373335 \h </w:instrText>
            </w:r>
            <w:r>
              <w:rPr>
                <w:noProof/>
                <w:webHidden/>
              </w:rPr>
            </w:r>
          </w:ins>
          <w:r>
            <w:rPr>
              <w:noProof/>
              <w:webHidden/>
            </w:rPr>
            <w:fldChar w:fldCharType="separate"/>
          </w:r>
          <w:ins w:id="30" w:author="Zachary Cappella" w:date="2023-10-28T08:15:00Z">
            <w:r>
              <w:rPr>
                <w:noProof/>
                <w:webHidden/>
              </w:rPr>
              <w:t>7</w:t>
            </w:r>
            <w:r>
              <w:rPr>
                <w:noProof/>
                <w:webHidden/>
              </w:rPr>
              <w:fldChar w:fldCharType="end"/>
            </w:r>
            <w:r w:rsidRPr="00B3187C">
              <w:rPr>
                <w:rStyle w:val="Hyperlink"/>
                <w:noProof/>
              </w:rPr>
              <w:fldChar w:fldCharType="end"/>
            </w:r>
          </w:ins>
        </w:p>
        <w:p w14:paraId="6A54E5B3" w14:textId="46FBFE5D" w:rsidR="00324BFB" w:rsidRDefault="00324BFB">
          <w:pPr>
            <w:pStyle w:val="TOC2"/>
            <w:rPr>
              <w:ins w:id="31" w:author="Zachary Cappella" w:date="2023-10-28T08:15:00Z"/>
              <w:rFonts w:eastAsiaTheme="minorEastAsia"/>
              <w:noProof/>
              <w:sz w:val="24"/>
              <w:szCs w:val="24"/>
            </w:rPr>
          </w:pPr>
          <w:ins w:id="32"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"_Toc149373336"</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1.6 References</w:t>
            </w:r>
            <w:r>
              <w:rPr>
                <w:noProof/>
                <w:webHidden/>
              </w:rPr>
              <w:tab/>
            </w:r>
            <w:r>
              <w:rPr>
                <w:noProof/>
                <w:webHidden/>
              </w:rPr>
              <w:fldChar w:fldCharType="begin"/>
            </w:r>
            <w:r>
              <w:rPr>
                <w:noProof/>
                <w:webHidden/>
              </w:rPr>
              <w:instrText xml:space="preserve"> PAGEREF _Toc149373336 \h </w:instrText>
            </w:r>
            <w:r>
              <w:rPr>
                <w:noProof/>
                <w:webHidden/>
              </w:rPr>
            </w:r>
          </w:ins>
          <w:r>
            <w:rPr>
              <w:noProof/>
              <w:webHidden/>
            </w:rPr>
            <w:fldChar w:fldCharType="separate"/>
          </w:r>
          <w:ins w:id="33" w:author="Zachary Cappella" w:date="2023-10-28T08:15:00Z">
            <w:r>
              <w:rPr>
                <w:noProof/>
                <w:webHidden/>
              </w:rPr>
              <w:t>9</w:t>
            </w:r>
            <w:r>
              <w:rPr>
                <w:noProof/>
                <w:webHidden/>
              </w:rPr>
              <w:fldChar w:fldCharType="end"/>
            </w:r>
            <w:r w:rsidRPr="00B3187C">
              <w:rPr>
                <w:rStyle w:val="Hyperlink"/>
                <w:noProof/>
              </w:rPr>
              <w:fldChar w:fldCharType="end"/>
            </w:r>
          </w:ins>
        </w:p>
        <w:p w14:paraId="55FCF851" w14:textId="181582EE" w:rsidR="00324BFB" w:rsidRDefault="00324BFB">
          <w:pPr>
            <w:pStyle w:val="TOC1"/>
            <w:rPr>
              <w:ins w:id="34" w:author="Zachary Cappella" w:date="2023-10-28T08:15:00Z"/>
              <w:rFonts w:eastAsiaTheme="minorEastAsia"/>
              <w:noProof/>
              <w:sz w:val="24"/>
              <w:szCs w:val="24"/>
            </w:rPr>
          </w:pPr>
          <w:ins w:id="35"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"_Toc149373337"</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2. System Overview</w:t>
            </w:r>
            <w:r>
              <w:rPr>
                <w:noProof/>
                <w:webHidden/>
              </w:rPr>
              <w:tab/>
            </w:r>
            <w:r>
              <w:rPr>
                <w:noProof/>
                <w:webHidden/>
              </w:rPr>
              <w:fldChar w:fldCharType="begin"/>
            </w:r>
            <w:r>
              <w:rPr>
                <w:noProof/>
                <w:webHidden/>
              </w:rPr>
              <w:instrText xml:space="preserve"> PAGEREF _Toc149373337 \h </w:instrText>
            </w:r>
            <w:r>
              <w:rPr>
                <w:noProof/>
                <w:webHidden/>
              </w:rPr>
            </w:r>
          </w:ins>
          <w:r>
            <w:rPr>
              <w:noProof/>
              <w:webHidden/>
            </w:rPr>
            <w:fldChar w:fldCharType="separate"/>
          </w:r>
          <w:ins w:id="36" w:author="Zachary Cappella" w:date="2023-10-28T08:15:00Z">
            <w:r>
              <w:rPr>
                <w:noProof/>
                <w:webHidden/>
              </w:rPr>
              <w:t>9</w:t>
            </w:r>
            <w:r>
              <w:rPr>
                <w:noProof/>
                <w:webHidden/>
              </w:rPr>
              <w:fldChar w:fldCharType="end"/>
            </w:r>
            <w:r w:rsidRPr="00B3187C">
              <w:rPr>
                <w:rStyle w:val="Hyperlink"/>
                <w:noProof/>
              </w:rPr>
              <w:fldChar w:fldCharType="end"/>
            </w:r>
          </w:ins>
        </w:p>
        <w:p w14:paraId="64CF11AB" w14:textId="74E5FA5E" w:rsidR="00324BFB" w:rsidRDefault="00324BFB">
          <w:pPr>
            <w:pStyle w:val="TOC2"/>
            <w:rPr>
              <w:ins w:id="37" w:author="Zachary Cappella" w:date="2023-10-28T08:15:00Z"/>
              <w:rFonts w:eastAsiaTheme="minorEastAsia"/>
              <w:noProof/>
              <w:sz w:val="24"/>
              <w:szCs w:val="24"/>
            </w:rPr>
          </w:pPr>
          <w:ins w:id="38"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"_Toc149373338"</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2.1. In Scope</w:t>
            </w:r>
            <w:r>
              <w:rPr>
                <w:noProof/>
                <w:webHidden/>
              </w:rPr>
              <w:tab/>
            </w:r>
            <w:r>
              <w:rPr>
                <w:noProof/>
                <w:webHidden/>
              </w:rPr>
              <w:fldChar w:fldCharType="begin"/>
            </w:r>
            <w:r>
              <w:rPr>
                <w:noProof/>
                <w:webHidden/>
              </w:rPr>
              <w:instrText xml:space="preserve"> PAGEREF _Toc149373338 \h </w:instrText>
            </w:r>
            <w:r>
              <w:rPr>
                <w:noProof/>
                <w:webHidden/>
              </w:rPr>
            </w:r>
          </w:ins>
          <w:r>
            <w:rPr>
              <w:noProof/>
              <w:webHidden/>
            </w:rPr>
            <w:fldChar w:fldCharType="separate"/>
          </w:r>
          <w:ins w:id="39" w:author="Zachary Cappella" w:date="2023-10-28T08:15:00Z">
            <w:r>
              <w:rPr>
                <w:noProof/>
                <w:webHidden/>
              </w:rPr>
              <w:t>9</w:t>
            </w:r>
            <w:r>
              <w:rPr>
                <w:noProof/>
                <w:webHidden/>
              </w:rPr>
              <w:fldChar w:fldCharType="end"/>
            </w:r>
            <w:r w:rsidRPr="00B3187C">
              <w:rPr>
                <w:rStyle w:val="Hyperlink"/>
                <w:noProof/>
              </w:rPr>
              <w:fldChar w:fldCharType="end"/>
            </w:r>
          </w:ins>
        </w:p>
        <w:p w14:paraId="76E5A994" w14:textId="1E821C90" w:rsidR="00324BFB" w:rsidRDefault="00324BFB">
          <w:pPr>
            <w:pStyle w:val="TOC2"/>
            <w:rPr>
              <w:ins w:id="40" w:author="Zachary Cappella" w:date="2023-10-28T08:15:00Z"/>
              <w:rFonts w:eastAsiaTheme="minorEastAsia"/>
              <w:noProof/>
              <w:sz w:val="24"/>
              <w:szCs w:val="24"/>
            </w:rPr>
          </w:pPr>
          <w:ins w:id="41"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"_Toc149373339"</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2.2. Out of Scope</w:t>
            </w:r>
            <w:r>
              <w:rPr>
                <w:noProof/>
                <w:webHidden/>
              </w:rPr>
              <w:tab/>
            </w:r>
            <w:r>
              <w:rPr>
                <w:noProof/>
                <w:webHidden/>
              </w:rPr>
              <w:fldChar w:fldCharType="begin"/>
            </w:r>
            <w:r>
              <w:rPr>
                <w:noProof/>
                <w:webHidden/>
              </w:rPr>
              <w:instrText xml:space="preserve"> PAGEREF _Toc149373339 \h </w:instrText>
            </w:r>
            <w:r>
              <w:rPr>
                <w:noProof/>
                <w:webHidden/>
              </w:rPr>
            </w:r>
          </w:ins>
          <w:r>
            <w:rPr>
              <w:noProof/>
              <w:webHidden/>
            </w:rPr>
            <w:fldChar w:fldCharType="separate"/>
          </w:r>
          <w:ins w:id="42" w:author="Zachary Cappella" w:date="2023-10-28T08:15:00Z">
            <w:r>
              <w:rPr>
                <w:noProof/>
                <w:webHidden/>
              </w:rPr>
              <w:t>9</w:t>
            </w:r>
            <w:r>
              <w:rPr>
                <w:noProof/>
                <w:webHidden/>
              </w:rPr>
              <w:fldChar w:fldCharType="end"/>
            </w:r>
            <w:r w:rsidRPr="00B3187C">
              <w:rPr>
                <w:rStyle w:val="Hyperlink"/>
                <w:noProof/>
              </w:rPr>
              <w:fldChar w:fldCharType="end"/>
            </w:r>
          </w:ins>
        </w:p>
        <w:p w14:paraId="63A79883" w14:textId="3A7D573D" w:rsidR="00324BFB" w:rsidRDefault="00324BFB">
          <w:pPr>
            <w:pStyle w:val="TOC1"/>
            <w:rPr>
              <w:ins w:id="43" w:author="Zachary Cappella" w:date="2023-10-28T08:15:00Z"/>
              <w:rFonts w:eastAsiaTheme="minorEastAsia"/>
              <w:noProof/>
              <w:sz w:val="24"/>
              <w:szCs w:val="24"/>
            </w:rPr>
          </w:pPr>
          <w:ins w:id="44"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"_Toc149373340"</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3. System Architecture</w:t>
            </w:r>
            <w:r>
              <w:rPr>
                <w:noProof/>
                <w:webHidden/>
              </w:rPr>
              <w:tab/>
            </w:r>
            <w:r>
              <w:rPr>
                <w:noProof/>
                <w:webHidden/>
              </w:rPr>
              <w:fldChar w:fldCharType="begin"/>
            </w:r>
            <w:r>
              <w:rPr>
                <w:noProof/>
                <w:webHidden/>
              </w:rPr>
              <w:instrText xml:space="preserve"> PAGEREF _Toc149373340 \h </w:instrText>
            </w:r>
            <w:r>
              <w:rPr>
                <w:noProof/>
                <w:webHidden/>
              </w:rPr>
            </w:r>
          </w:ins>
          <w:r>
            <w:rPr>
              <w:noProof/>
              <w:webHidden/>
            </w:rPr>
            <w:fldChar w:fldCharType="separate"/>
          </w:r>
          <w:ins w:id="45" w:author="Zachary Cappella" w:date="2023-10-28T08:15:00Z">
            <w:r>
              <w:rPr>
                <w:noProof/>
                <w:webHidden/>
              </w:rPr>
              <w:t>10</w:t>
            </w:r>
            <w:r>
              <w:rPr>
                <w:noProof/>
                <w:webHidden/>
              </w:rPr>
              <w:fldChar w:fldCharType="end"/>
            </w:r>
            <w:r w:rsidRPr="00B3187C">
              <w:rPr>
                <w:rStyle w:val="Hyperlink"/>
                <w:noProof/>
              </w:rPr>
              <w:fldChar w:fldCharType="end"/>
            </w:r>
          </w:ins>
        </w:p>
        <w:p w14:paraId="2F92BC46" w14:textId="5D163BD7" w:rsidR="00324BFB" w:rsidRDefault="00324BFB">
          <w:pPr>
            <w:pStyle w:val="TOC2"/>
            <w:rPr>
              <w:ins w:id="46" w:author="Zachary Cappella" w:date="2023-10-28T08:15:00Z"/>
              <w:rFonts w:eastAsiaTheme="minorEastAsia"/>
              <w:noProof/>
              <w:sz w:val="24"/>
              <w:szCs w:val="24"/>
            </w:rPr>
          </w:pPr>
          <w:ins w:id="47"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"_Toc149373341"</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3.1. Architectural Design</w:t>
            </w:r>
            <w:r>
              <w:rPr>
                <w:noProof/>
                <w:webHidden/>
              </w:rPr>
              <w:tab/>
            </w:r>
            <w:r>
              <w:rPr>
                <w:noProof/>
                <w:webHidden/>
              </w:rPr>
              <w:fldChar w:fldCharType="begin"/>
            </w:r>
            <w:r>
              <w:rPr>
                <w:noProof/>
                <w:webHidden/>
              </w:rPr>
              <w:instrText xml:space="preserve"> PAGEREF _Toc149373341 \h </w:instrText>
            </w:r>
            <w:r>
              <w:rPr>
                <w:noProof/>
                <w:webHidden/>
              </w:rPr>
            </w:r>
          </w:ins>
          <w:r>
            <w:rPr>
              <w:noProof/>
              <w:webHidden/>
            </w:rPr>
            <w:fldChar w:fldCharType="separate"/>
          </w:r>
          <w:ins w:id="48" w:author="Zachary Cappella" w:date="2023-10-28T08:15:00Z">
            <w:r>
              <w:rPr>
                <w:noProof/>
                <w:webHidden/>
              </w:rPr>
              <w:t>10</w:t>
            </w:r>
            <w:r>
              <w:rPr>
                <w:noProof/>
                <w:webHidden/>
              </w:rPr>
              <w:fldChar w:fldCharType="end"/>
            </w:r>
            <w:r w:rsidRPr="00B3187C">
              <w:rPr>
                <w:rStyle w:val="Hyperlink"/>
                <w:noProof/>
              </w:rPr>
              <w:fldChar w:fldCharType="end"/>
            </w:r>
          </w:ins>
        </w:p>
        <w:p w14:paraId="2B4D8560" w14:textId="63FCE5B0" w:rsidR="00324BFB" w:rsidRDefault="00324BFB">
          <w:pPr>
            <w:pStyle w:val="TOC2"/>
            <w:rPr>
              <w:ins w:id="49" w:author="Zachary Cappella" w:date="2023-10-28T08:15:00Z"/>
              <w:rFonts w:eastAsiaTheme="minorEastAsia"/>
              <w:noProof/>
              <w:sz w:val="24"/>
              <w:szCs w:val="24"/>
            </w:rPr>
          </w:pPr>
          <w:ins w:id="50"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"_Toc149373342"</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3.2 Decomposition Description</w:t>
            </w:r>
            <w:r>
              <w:rPr>
                <w:noProof/>
                <w:webHidden/>
              </w:rPr>
              <w:tab/>
            </w:r>
            <w:r>
              <w:rPr>
                <w:noProof/>
                <w:webHidden/>
              </w:rPr>
              <w:fldChar w:fldCharType="begin"/>
            </w:r>
            <w:r>
              <w:rPr>
                <w:noProof/>
                <w:webHidden/>
              </w:rPr>
              <w:instrText xml:space="preserve"> PAGEREF _Toc149373342 \h </w:instrText>
            </w:r>
            <w:r>
              <w:rPr>
                <w:noProof/>
                <w:webHidden/>
              </w:rPr>
            </w:r>
          </w:ins>
          <w:r>
            <w:rPr>
              <w:noProof/>
              <w:webHidden/>
            </w:rPr>
            <w:fldChar w:fldCharType="separate"/>
          </w:r>
          <w:ins w:id="51" w:author="Zachary Cappella" w:date="2023-10-28T08:15:00Z">
            <w:r>
              <w:rPr>
                <w:noProof/>
                <w:webHidden/>
              </w:rPr>
              <w:t>11</w:t>
            </w:r>
            <w:r>
              <w:rPr>
                <w:noProof/>
                <w:webHidden/>
              </w:rPr>
              <w:fldChar w:fldCharType="end"/>
            </w:r>
            <w:r w:rsidRPr="00B3187C">
              <w:rPr>
                <w:rStyle w:val="Hyperlink"/>
                <w:noProof/>
              </w:rPr>
              <w:fldChar w:fldCharType="end"/>
            </w:r>
          </w:ins>
        </w:p>
        <w:p w14:paraId="58027357" w14:textId="1482D511" w:rsidR="00324BFB" w:rsidRDefault="00324BFB">
          <w:pPr>
            <w:pStyle w:val="TOC2"/>
            <w:rPr>
              <w:ins w:id="52" w:author="Zachary Cappella" w:date="2023-10-28T08:15:00Z"/>
              <w:rFonts w:eastAsiaTheme="minorEastAsia"/>
              <w:noProof/>
              <w:sz w:val="24"/>
              <w:szCs w:val="24"/>
            </w:rPr>
          </w:pPr>
          <w:ins w:id="53"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"_Toc149373343"</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3.2.1 Database</w:t>
            </w:r>
            <w:r>
              <w:rPr>
                <w:noProof/>
                <w:webHidden/>
              </w:rPr>
              <w:tab/>
            </w:r>
            <w:r>
              <w:rPr>
                <w:noProof/>
                <w:webHidden/>
              </w:rPr>
              <w:fldChar w:fldCharType="begin"/>
            </w:r>
            <w:r>
              <w:rPr>
                <w:noProof/>
                <w:webHidden/>
              </w:rPr>
              <w:instrText xml:space="preserve"> PAGEREF _Toc149373343 \h </w:instrText>
            </w:r>
            <w:r>
              <w:rPr>
                <w:noProof/>
                <w:webHidden/>
              </w:rPr>
            </w:r>
          </w:ins>
          <w:r>
            <w:rPr>
              <w:noProof/>
              <w:webHidden/>
            </w:rPr>
            <w:fldChar w:fldCharType="separate"/>
          </w:r>
          <w:ins w:id="54" w:author="Zachary Cappella" w:date="2023-10-28T08:15:00Z">
            <w:r>
              <w:rPr>
                <w:noProof/>
                <w:webHidden/>
              </w:rPr>
              <w:t>11</w:t>
            </w:r>
            <w:r>
              <w:rPr>
                <w:noProof/>
                <w:webHidden/>
              </w:rPr>
              <w:fldChar w:fldCharType="end"/>
            </w:r>
            <w:r w:rsidRPr="00B3187C">
              <w:rPr>
                <w:rStyle w:val="Hyperlink"/>
                <w:noProof/>
              </w:rPr>
              <w:fldChar w:fldCharType="end"/>
            </w:r>
          </w:ins>
        </w:p>
        <w:p w14:paraId="710FA4AC" w14:textId="706FB8B6" w:rsidR="00324BFB" w:rsidRDefault="00324BFB">
          <w:pPr>
            <w:pStyle w:val="TOC3"/>
            <w:tabs>
              <w:tab w:val="right" w:leader="dot" w:pos="9350"/>
            </w:tabs>
            <w:rPr>
              <w:ins w:id="55" w:author="Zachary Cappella" w:date="2023-10-28T08:15:00Z"/>
              <w:rFonts w:eastAsiaTheme="minorEastAsia"/>
              <w:noProof/>
              <w:sz w:val="24"/>
              <w:szCs w:val="24"/>
            </w:rPr>
          </w:pPr>
          <w:ins w:id="56"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"_Toc149373344"</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3.2.2 Transcription Service</w:t>
            </w:r>
            <w:r>
              <w:rPr>
                <w:noProof/>
                <w:webHidden/>
              </w:rPr>
              <w:tab/>
            </w:r>
            <w:r>
              <w:rPr>
                <w:noProof/>
                <w:webHidden/>
              </w:rPr>
              <w:fldChar w:fldCharType="begin"/>
            </w:r>
            <w:r>
              <w:rPr>
                <w:noProof/>
                <w:webHidden/>
              </w:rPr>
              <w:instrText xml:space="preserve"> PAGEREF _Toc149373344 \h </w:instrText>
            </w:r>
            <w:r>
              <w:rPr>
                <w:noProof/>
                <w:webHidden/>
              </w:rPr>
            </w:r>
          </w:ins>
          <w:r>
            <w:rPr>
              <w:noProof/>
              <w:webHidden/>
            </w:rPr>
            <w:fldChar w:fldCharType="separate"/>
          </w:r>
          <w:ins w:id="57" w:author="Zachary Cappella" w:date="2023-10-28T08:15:00Z">
            <w:r>
              <w:rPr>
                <w:noProof/>
                <w:webHidden/>
              </w:rPr>
              <w:t>12</w:t>
            </w:r>
            <w:r>
              <w:rPr>
                <w:noProof/>
                <w:webHidden/>
              </w:rPr>
              <w:fldChar w:fldCharType="end"/>
            </w:r>
            <w:r w:rsidRPr="00B3187C">
              <w:rPr>
                <w:rStyle w:val="Hyperlink"/>
                <w:noProof/>
              </w:rPr>
              <w:fldChar w:fldCharType="end"/>
            </w:r>
          </w:ins>
        </w:p>
        <w:p w14:paraId="002D530C" w14:textId="37012C3E" w:rsidR="00324BFB" w:rsidRDefault="00324BFB">
          <w:pPr>
            <w:pStyle w:val="TOC3"/>
            <w:tabs>
              <w:tab w:val="right" w:leader="dot" w:pos="9350"/>
            </w:tabs>
            <w:rPr>
              <w:ins w:id="58" w:author="Zachary Cappella" w:date="2023-10-28T08:15:00Z"/>
              <w:rFonts w:eastAsiaTheme="minorEastAsia"/>
              <w:noProof/>
              <w:sz w:val="24"/>
              <w:szCs w:val="24"/>
            </w:rPr>
          </w:pPr>
          <w:ins w:id="59"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"_Toc149373345"</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3.2.3 ChatGPT Service</w:t>
            </w:r>
            <w:r>
              <w:rPr>
                <w:noProof/>
                <w:webHidden/>
              </w:rPr>
              <w:tab/>
            </w:r>
            <w:r>
              <w:rPr>
                <w:noProof/>
                <w:webHidden/>
              </w:rPr>
              <w:fldChar w:fldCharType="begin"/>
            </w:r>
            <w:r>
              <w:rPr>
                <w:noProof/>
                <w:webHidden/>
              </w:rPr>
              <w:instrText xml:space="preserve"> PAGEREF _Toc149373345 \h </w:instrText>
            </w:r>
            <w:r>
              <w:rPr>
                <w:noProof/>
                <w:webHidden/>
              </w:rPr>
            </w:r>
          </w:ins>
          <w:r>
            <w:rPr>
              <w:noProof/>
              <w:webHidden/>
            </w:rPr>
            <w:fldChar w:fldCharType="separate"/>
          </w:r>
          <w:ins w:id="60" w:author="Zachary Cappella" w:date="2023-10-28T08:15:00Z">
            <w:r>
              <w:rPr>
                <w:noProof/>
                <w:webHidden/>
              </w:rPr>
              <w:t>13</w:t>
            </w:r>
            <w:r>
              <w:rPr>
                <w:noProof/>
                <w:webHidden/>
              </w:rPr>
              <w:fldChar w:fldCharType="end"/>
            </w:r>
            <w:r w:rsidRPr="00B3187C">
              <w:rPr>
                <w:rStyle w:val="Hyperlink"/>
                <w:noProof/>
              </w:rPr>
              <w:fldChar w:fldCharType="end"/>
            </w:r>
          </w:ins>
        </w:p>
        <w:p w14:paraId="65D7B0E0" w14:textId="7FD5E4C2" w:rsidR="00324BFB" w:rsidRDefault="00324BFB">
          <w:pPr>
            <w:pStyle w:val="TOC3"/>
            <w:tabs>
              <w:tab w:val="right" w:leader="dot" w:pos="9350"/>
            </w:tabs>
            <w:rPr>
              <w:ins w:id="61" w:author="Zachary Cappella" w:date="2023-10-28T08:15:00Z"/>
              <w:rFonts w:eastAsiaTheme="minorEastAsia"/>
              <w:noProof/>
              <w:sz w:val="24"/>
              <w:szCs w:val="24"/>
            </w:rPr>
          </w:pPr>
          <w:ins w:id="62"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"_Toc149373346"</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3.2.4 Rekognition Service</w:t>
            </w:r>
            <w:r>
              <w:rPr>
                <w:noProof/>
                <w:webHidden/>
              </w:rPr>
              <w:tab/>
            </w:r>
            <w:r>
              <w:rPr>
                <w:noProof/>
                <w:webHidden/>
              </w:rPr>
              <w:fldChar w:fldCharType="begin"/>
            </w:r>
            <w:r>
              <w:rPr>
                <w:noProof/>
                <w:webHidden/>
              </w:rPr>
              <w:instrText xml:space="preserve"> PAGEREF _Toc149373346 \h </w:instrText>
            </w:r>
            <w:r>
              <w:rPr>
                <w:noProof/>
                <w:webHidden/>
              </w:rPr>
            </w:r>
          </w:ins>
          <w:r>
            <w:rPr>
              <w:noProof/>
              <w:webHidden/>
            </w:rPr>
            <w:fldChar w:fldCharType="separate"/>
          </w:r>
          <w:ins w:id="63" w:author="Zachary Cappella" w:date="2023-10-28T08:15:00Z">
            <w:r>
              <w:rPr>
                <w:noProof/>
                <w:webHidden/>
              </w:rPr>
              <w:t>14</w:t>
            </w:r>
            <w:r>
              <w:rPr>
                <w:noProof/>
                <w:webHidden/>
              </w:rPr>
              <w:fldChar w:fldCharType="end"/>
            </w:r>
            <w:r w:rsidRPr="00B3187C">
              <w:rPr>
                <w:rStyle w:val="Hyperlink"/>
                <w:noProof/>
              </w:rPr>
              <w:fldChar w:fldCharType="end"/>
            </w:r>
          </w:ins>
        </w:p>
        <w:p w14:paraId="1EA96017" w14:textId="26BEF1D1" w:rsidR="00324BFB" w:rsidRDefault="00324BFB">
          <w:pPr>
            <w:pStyle w:val="TOC2"/>
            <w:rPr>
              <w:ins w:id="64" w:author="Zachary Cappella" w:date="2023-10-28T08:15:00Z"/>
              <w:rFonts w:eastAsiaTheme="minorEastAsia"/>
              <w:noProof/>
              <w:sz w:val="24"/>
              <w:szCs w:val="24"/>
            </w:rPr>
          </w:pPr>
          <w:ins w:id="65"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"_Toc149373347"</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3.3. Exception Handling</w:t>
            </w:r>
            <w:r>
              <w:rPr>
                <w:noProof/>
                <w:webHidden/>
              </w:rPr>
              <w:tab/>
            </w:r>
            <w:r>
              <w:rPr>
                <w:noProof/>
                <w:webHidden/>
              </w:rPr>
              <w:fldChar w:fldCharType="begin"/>
            </w:r>
            <w:r>
              <w:rPr>
                <w:noProof/>
                <w:webHidden/>
              </w:rPr>
              <w:instrText xml:space="preserve"> PAGEREF _Toc149373347 \h </w:instrText>
            </w:r>
            <w:r>
              <w:rPr>
                <w:noProof/>
                <w:webHidden/>
              </w:rPr>
            </w:r>
          </w:ins>
          <w:r>
            <w:rPr>
              <w:noProof/>
              <w:webHidden/>
            </w:rPr>
            <w:fldChar w:fldCharType="separate"/>
          </w:r>
          <w:ins w:id="66" w:author="Zachary Cappella" w:date="2023-10-28T08:15:00Z">
            <w:r>
              <w:rPr>
                <w:noProof/>
                <w:webHidden/>
              </w:rPr>
              <w:t>15</w:t>
            </w:r>
            <w:r>
              <w:rPr>
                <w:noProof/>
                <w:webHidden/>
              </w:rPr>
              <w:fldChar w:fldCharType="end"/>
            </w:r>
            <w:r w:rsidRPr="00B3187C">
              <w:rPr>
                <w:rStyle w:val="Hyperlink"/>
                <w:noProof/>
              </w:rPr>
              <w:fldChar w:fldCharType="end"/>
            </w:r>
          </w:ins>
        </w:p>
        <w:p w14:paraId="62D804A1" w14:textId="761A0F58" w:rsidR="00324BFB" w:rsidRDefault="00324BFB">
          <w:pPr>
            <w:pStyle w:val="TOC1"/>
            <w:rPr>
              <w:ins w:id="67" w:author="Zachary Cappella" w:date="2023-10-28T08:15:00Z"/>
              <w:rFonts w:eastAsiaTheme="minorEastAsia"/>
              <w:noProof/>
              <w:sz w:val="24"/>
              <w:szCs w:val="24"/>
            </w:rPr>
          </w:pPr>
          <w:ins w:id="68"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"_Toc149373348"</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4. Data Design</w:t>
            </w:r>
            <w:r>
              <w:rPr>
                <w:noProof/>
                <w:webHidden/>
              </w:rPr>
              <w:tab/>
            </w:r>
            <w:r>
              <w:rPr>
                <w:noProof/>
                <w:webHidden/>
              </w:rPr>
              <w:fldChar w:fldCharType="begin"/>
            </w:r>
            <w:r>
              <w:rPr>
                <w:noProof/>
                <w:webHidden/>
              </w:rPr>
              <w:instrText xml:space="preserve"> PAGEREF _Toc149373348 \h </w:instrText>
            </w:r>
            <w:r>
              <w:rPr>
                <w:noProof/>
                <w:webHidden/>
              </w:rPr>
            </w:r>
          </w:ins>
          <w:r>
            <w:rPr>
              <w:noProof/>
              <w:webHidden/>
            </w:rPr>
            <w:fldChar w:fldCharType="separate"/>
          </w:r>
          <w:ins w:id="69" w:author="Zachary Cappella" w:date="2023-10-28T08:15:00Z">
            <w:r>
              <w:rPr>
                <w:noProof/>
                <w:webHidden/>
              </w:rPr>
              <w:t>16</w:t>
            </w:r>
            <w:r>
              <w:rPr>
                <w:noProof/>
                <w:webHidden/>
              </w:rPr>
              <w:fldChar w:fldCharType="end"/>
            </w:r>
            <w:r w:rsidRPr="00B3187C">
              <w:rPr>
                <w:rStyle w:val="Hyperlink"/>
                <w:noProof/>
              </w:rPr>
              <w:fldChar w:fldCharType="end"/>
            </w:r>
          </w:ins>
        </w:p>
        <w:p w14:paraId="1436901F" w14:textId="53081056" w:rsidR="00324BFB" w:rsidRDefault="00324BFB">
          <w:pPr>
            <w:pStyle w:val="TOC2"/>
            <w:rPr>
              <w:ins w:id="70" w:author="Zachary Cappella" w:date="2023-10-28T08:15:00Z"/>
              <w:rFonts w:eastAsiaTheme="minorEastAsia"/>
              <w:noProof/>
              <w:sz w:val="24"/>
              <w:szCs w:val="24"/>
            </w:rPr>
          </w:pPr>
          <w:ins w:id="71"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"_Toc149373349"</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4.1. Data Description</w:t>
            </w:r>
            <w:r>
              <w:rPr>
                <w:noProof/>
                <w:webHidden/>
              </w:rPr>
              <w:tab/>
            </w:r>
            <w:r>
              <w:rPr>
                <w:noProof/>
                <w:webHidden/>
              </w:rPr>
              <w:fldChar w:fldCharType="begin"/>
            </w:r>
            <w:r>
              <w:rPr>
                <w:noProof/>
                <w:webHidden/>
              </w:rPr>
              <w:instrText xml:space="preserve"> PAGEREF _Toc149373349 \h </w:instrText>
            </w:r>
            <w:r>
              <w:rPr>
                <w:noProof/>
                <w:webHidden/>
              </w:rPr>
            </w:r>
          </w:ins>
          <w:r>
            <w:rPr>
              <w:noProof/>
              <w:webHidden/>
            </w:rPr>
            <w:fldChar w:fldCharType="separate"/>
          </w:r>
          <w:ins w:id="72" w:author="Zachary Cappella" w:date="2023-10-28T08:15:00Z">
            <w:r>
              <w:rPr>
                <w:noProof/>
                <w:webHidden/>
              </w:rPr>
              <w:t>16</w:t>
            </w:r>
            <w:r>
              <w:rPr>
                <w:noProof/>
                <w:webHidden/>
              </w:rPr>
              <w:fldChar w:fldCharType="end"/>
            </w:r>
            <w:r w:rsidRPr="00B3187C">
              <w:rPr>
                <w:rStyle w:val="Hyperlink"/>
                <w:noProof/>
              </w:rPr>
              <w:fldChar w:fldCharType="end"/>
            </w:r>
          </w:ins>
        </w:p>
        <w:p w14:paraId="0C43C3DD" w14:textId="4613D7F0" w:rsidR="00324BFB" w:rsidRDefault="00324BFB">
          <w:pPr>
            <w:pStyle w:val="TOC2"/>
            <w:rPr>
              <w:ins w:id="73" w:author="Zachary Cappella" w:date="2023-10-28T08:15:00Z"/>
              <w:rFonts w:eastAsiaTheme="minorEastAsia"/>
              <w:noProof/>
              <w:sz w:val="24"/>
              <w:szCs w:val="24"/>
            </w:rPr>
          </w:pPr>
          <w:ins w:id="74"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"_Toc149373350"</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4.2. Data Dictionary</w:t>
            </w:r>
            <w:r>
              <w:rPr>
                <w:noProof/>
                <w:webHidden/>
              </w:rPr>
              <w:tab/>
            </w:r>
            <w:r>
              <w:rPr>
                <w:noProof/>
                <w:webHidden/>
              </w:rPr>
              <w:fldChar w:fldCharType="begin"/>
            </w:r>
            <w:r>
              <w:rPr>
                <w:noProof/>
                <w:webHidden/>
              </w:rPr>
              <w:instrText xml:space="preserve"> PAGEREF _Toc149373350 \h </w:instrText>
            </w:r>
            <w:r>
              <w:rPr>
                <w:noProof/>
                <w:webHidden/>
              </w:rPr>
            </w:r>
          </w:ins>
          <w:r>
            <w:rPr>
              <w:noProof/>
              <w:webHidden/>
            </w:rPr>
            <w:fldChar w:fldCharType="separate"/>
          </w:r>
          <w:ins w:id="75" w:author="Zachary Cappella" w:date="2023-10-28T08:15:00Z">
            <w:r>
              <w:rPr>
                <w:noProof/>
                <w:webHidden/>
              </w:rPr>
              <w:t>18</w:t>
            </w:r>
            <w:r>
              <w:rPr>
                <w:noProof/>
                <w:webHidden/>
              </w:rPr>
              <w:fldChar w:fldCharType="end"/>
            </w:r>
            <w:r w:rsidRPr="00B3187C">
              <w:rPr>
                <w:rStyle w:val="Hyperlink"/>
                <w:noProof/>
              </w:rPr>
              <w:fldChar w:fldCharType="end"/>
            </w:r>
          </w:ins>
        </w:p>
        <w:p w14:paraId="1EBDBD85" w14:textId="4E87AB22" w:rsidR="00324BFB" w:rsidRDefault="00324BFB">
          <w:pPr>
            <w:pStyle w:val="TOC3"/>
            <w:tabs>
              <w:tab w:val="right" w:leader="dot" w:pos="9350"/>
            </w:tabs>
            <w:rPr>
              <w:ins w:id="76" w:author="Zachary Cappella" w:date="2023-10-28T08:15:00Z"/>
              <w:rFonts w:eastAsiaTheme="minorEastAsia"/>
              <w:noProof/>
              <w:sz w:val="24"/>
              <w:szCs w:val="24"/>
            </w:rPr>
          </w:pPr>
          <w:ins w:id="77"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"_Toc149373351"</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4.2.1 Users Table</w:t>
            </w:r>
            <w:r>
              <w:rPr>
                <w:noProof/>
                <w:webHidden/>
              </w:rPr>
              <w:tab/>
            </w:r>
            <w:r>
              <w:rPr>
                <w:noProof/>
                <w:webHidden/>
              </w:rPr>
              <w:fldChar w:fldCharType="begin"/>
            </w:r>
            <w:r>
              <w:rPr>
                <w:noProof/>
                <w:webHidden/>
              </w:rPr>
              <w:instrText xml:space="preserve"> PAGEREF _Toc149373351 \h </w:instrText>
            </w:r>
            <w:r>
              <w:rPr>
                <w:noProof/>
                <w:webHidden/>
              </w:rPr>
            </w:r>
          </w:ins>
          <w:r>
            <w:rPr>
              <w:noProof/>
              <w:webHidden/>
            </w:rPr>
            <w:fldChar w:fldCharType="separate"/>
          </w:r>
          <w:ins w:id="78" w:author="Zachary Cappella" w:date="2023-10-28T08:15:00Z">
            <w:r>
              <w:rPr>
                <w:noProof/>
                <w:webHidden/>
              </w:rPr>
              <w:t>19</w:t>
            </w:r>
            <w:r>
              <w:rPr>
                <w:noProof/>
                <w:webHidden/>
              </w:rPr>
              <w:fldChar w:fldCharType="end"/>
            </w:r>
            <w:r w:rsidRPr="00B3187C">
              <w:rPr>
                <w:rStyle w:val="Hyperlink"/>
                <w:noProof/>
              </w:rPr>
              <w:fldChar w:fldCharType="end"/>
            </w:r>
          </w:ins>
        </w:p>
        <w:p w14:paraId="701C4EB0" w14:textId="10850991" w:rsidR="00324BFB" w:rsidRDefault="00324BFB">
          <w:pPr>
            <w:pStyle w:val="TOC3"/>
            <w:tabs>
              <w:tab w:val="right" w:leader="dot" w:pos="9350"/>
            </w:tabs>
            <w:rPr>
              <w:ins w:id="79" w:author="Zachary Cappella" w:date="2023-10-28T08:15:00Z"/>
              <w:rFonts w:eastAsiaTheme="minorEastAsia"/>
              <w:noProof/>
              <w:sz w:val="24"/>
              <w:szCs w:val="24"/>
            </w:rPr>
          </w:pPr>
          <w:ins w:id="80"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"_Toc149373352"</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4.2.2 Audio Table</w:t>
            </w:r>
            <w:r>
              <w:rPr>
                <w:noProof/>
                <w:webHidden/>
              </w:rPr>
              <w:tab/>
            </w:r>
            <w:r>
              <w:rPr>
                <w:noProof/>
                <w:webHidden/>
              </w:rPr>
              <w:fldChar w:fldCharType="begin"/>
            </w:r>
            <w:r>
              <w:rPr>
                <w:noProof/>
                <w:webHidden/>
              </w:rPr>
              <w:instrText xml:space="preserve"> PAGEREF _Toc149373352 \h </w:instrText>
            </w:r>
            <w:r>
              <w:rPr>
                <w:noProof/>
                <w:webHidden/>
              </w:rPr>
            </w:r>
          </w:ins>
          <w:r>
            <w:rPr>
              <w:noProof/>
              <w:webHidden/>
            </w:rPr>
            <w:fldChar w:fldCharType="separate"/>
          </w:r>
          <w:ins w:id="81" w:author="Zachary Cappella" w:date="2023-10-28T08:15:00Z">
            <w:r>
              <w:rPr>
                <w:noProof/>
                <w:webHidden/>
              </w:rPr>
              <w:t>19</w:t>
            </w:r>
            <w:r>
              <w:rPr>
                <w:noProof/>
                <w:webHidden/>
              </w:rPr>
              <w:fldChar w:fldCharType="end"/>
            </w:r>
            <w:r w:rsidRPr="00B3187C">
              <w:rPr>
                <w:rStyle w:val="Hyperlink"/>
                <w:noProof/>
              </w:rPr>
              <w:fldChar w:fldCharType="end"/>
            </w:r>
          </w:ins>
        </w:p>
        <w:p w14:paraId="090398B2" w14:textId="49C19D75" w:rsidR="00324BFB" w:rsidRDefault="00324BFB">
          <w:pPr>
            <w:pStyle w:val="TOC3"/>
            <w:tabs>
              <w:tab w:val="right" w:leader="dot" w:pos="9350"/>
            </w:tabs>
            <w:rPr>
              <w:ins w:id="82" w:author="Zachary Cappella" w:date="2023-10-28T08:15:00Z"/>
              <w:rFonts w:eastAsiaTheme="minorEastAsia"/>
              <w:noProof/>
              <w:sz w:val="24"/>
              <w:szCs w:val="24"/>
            </w:rPr>
          </w:pPr>
          <w:ins w:id="83"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"_Toc149373353"</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4.2.3 Recognized Sounds Table</w:t>
            </w:r>
            <w:r>
              <w:rPr>
                <w:noProof/>
                <w:webHidden/>
              </w:rPr>
              <w:tab/>
            </w:r>
            <w:r>
              <w:rPr>
                <w:noProof/>
                <w:webHidden/>
              </w:rPr>
              <w:fldChar w:fldCharType="begin"/>
            </w:r>
            <w:r>
              <w:rPr>
                <w:noProof/>
                <w:webHidden/>
              </w:rPr>
              <w:instrText xml:space="preserve"> PAGEREF _Toc149373353 \h </w:instrText>
            </w:r>
            <w:r>
              <w:rPr>
                <w:noProof/>
                <w:webHidden/>
              </w:rPr>
            </w:r>
          </w:ins>
          <w:r>
            <w:rPr>
              <w:noProof/>
              <w:webHidden/>
            </w:rPr>
            <w:fldChar w:fldCharType="separate"/>
          </w:r>
          <w:ins w:id="84" w:author="Zachary Cappella" w:date="2023-10-28T08:15:00Z">
            <w:r>
              <w:rPr>
                <w:noProof/>
                <w:webHidden/>
              </w:rPr>
              <w:t>20</w:t>
            </w:r>
            <w:r>
              <w:rPr>
                <w:noProof/>
                <w:webHidden/>
              </w:rPr>
              <w:fldChar w:fldCharType="end"/>
            </w:r>
            <w:r w:rsidRPr="00B3187C">
              <w:rPr>
                <w:rStyle w:val="Hyperlink"/>
                <w:noProof/>
              </w:rPr>
              <w:fldChar w:fldCharType="end"/>
            </w:r>
          </w:ins>
        </w:p>
        <w:p w14:paraId="6A05A793" w14:textId="0FE4B5AA" w:rsidR="00324BFB" w:rsidRDefault="00324BFB">
          <w:pPr>
            <w:pStyle w:val="TOC3"/>
            <w:tabs>
              <w:tab w:val="right" w:leader="dot" w:pos="9350"/>
            </w:tabs>
            <w:rPr>
              <w:ins w:id="85" w:author="Zachary Cappella" w:date="2023-10-28T08:15:00Z"/>
              <w:rFonts w:eastAsiaTheme="minorEastAsia"/>
              <w:noProof/>
              <w:sz w:val="24"/>
              <w:szCs w:val="24"/>
            </w:rPr>
          </w:pPr>
          <w:ins w:id="86"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"_Toc149373354"</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4.2.4 Transcribed Texts Table</w:t>
            </w:r>
            <w:r>
              <w:rPr>
                <w:noProof/>
                <w:webHidden/>
              </w:rPr>
              <w:tab/>
            </w:r>
            <w:r>
              <w:rPr>
                <w:noProof/>
                <w:webHidden/>
              </w:rPr>
              <w:fldChar w:fldCharType="begin"/>
            </w:r>
            <w:r>
              <w:rPr>
                <w:noProof/>
                <w:webHidden/>
              </w:rPr>
              <w:instrText xml:space="preserve"> PAGEREF _Toc149373354 \h </w:instrText>
            </w:r>
            <w:r>
              <w:rPr>
                <w:noProof/>
                <w:webHidden/>
              </w:rPr>
            </w:r>
          </w:ins>
          <w:r>
            <w:rPr>
              <w:noProof/>
              <w:webHidden/>
            </w:rPr>
            <w:fldChar w:fldCharType="separate"/>
          </w:r>
          <w:ins w:id="87" w:author="Zachary Cappella" w:date="2023-10-28T08:15:00Z">
            <w:r>
              <w:rPr>
                <w:noProof/>
                <w:webHidden/>
              </w:rPr>
              <w:t>20</w:t>
            </w:r>
            <w:r>
              <w:rPr>
                <w:noProof/>
                <w:webHidden/>
              </w:rPr>
              <w:fldChar w:fldCharType="end"/>
            </w:r>
            <w:r w:rsidRPr="00B3187C">
              <w:rPr>
                <w:rStyle w:val="Hyperlink"/>
                <w:noProof/>
              </w:rPr>
              <w:fldChar w:fldCharType="end"/>
            </w:r>
          </w:ins>
        </w:p>
        <w:p w14:paraId="75FA941B" w14:textId="1330F645" w:rsidR="00324BFB" w:rsidRDefault="00324BFB">
          <w:pPr>
            <w:pStyle w:val="TOC3"/>
            <w:tabs>
              <w:tab w:val="right" w:leader="dot" w:pos="9350"/>
            </w:tabs>
            <w:rPr>
              <w:ins w:id="88" w:author="Zachary Cappella" w:date="2023-10-28T08:15:00Z"/>
              <w:rFonts w:eastAsiaTheme="minorEastAsia"/>
              <w:noProof/>
              <w:sz w:val="24"/>
              <w:szCs w:val="24"/>
            </w:rPr>
          </w:pPr>
          <w:ins w:id="89" w:author="Zachary Cappella" w:date="2023-10-28T08:15:00Z">
            <w:r w:rsidRPr="00B3187C">
              <w:rPr>
                <w:rStyle w:val="Hyperlink"/>
                <w:noProof/>
              </w:rPr>
              <w:lastRenderedPageBreak/>
              <w:fldChar w:fldCharType="begin"/>
            </w:r>
            <w:r w:rsidRPr="00B3187C">
              <w:rPr>
                <w:rStyle w:val="Hyperlink"/>
                <w:noProof/>
              </w:rPr>
              <w:instrText xml:space="preserve"> </w:instrText>
            </w:r>
            <w:r>
              <w:rPr>
                <w:noProof/>
              </w:rPr>
              <w:instrText>HYPERLINK \l "_Toc149373355"</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4.2.5 Summarized Chats Table</w:t>
            </w:r>
            <w:r>
              <w:rPr>
                <w:noProof/>
                <w:webHidden/>
              </w:rPr>
              <w:tab/>
            </w:r>
            <w:r>
              <w:rPr>
                <w:noProof/>
                <w:webHidden/>
              </w:rPr>
              <w:fldChar w:fldCharType="begin"/>
            </w:r>
            <w:r>
              <w:rPr>
                <w:noProof/>
                <w:webHidden/>
              </w:rPr>
              <w:instrText xml:space="preserve"> PAGEREF _Toc149373355 \h </w:instrText>
            </w:r>
            <w:r>
              <w:rPr>
                <w:noProof/>
                <w:webHidden/>
              </w:rPr>
            </w:r>
          </w:ins>
          <w:r>
            <w:rPr>
              <w:noProof/>
              <w:webHidden/>
            </w:rPr>
            <w:fldChar w:fldCharType="separate"/>
          </w:r>
          <w:ins w:id="90" w:author="Zachary Cappella" w:date="2023-10-28T08:15:00Z">
            <w:r>
              <w:rPr>
                <w:noProof/>
                <w:webHidden/>
              </w:rPr>
              <w:t>21</w:t>
            </w:r>
            <w:r>
              <w:rPr>
                <w:noProof/>
                <w:webHidden/>
              </w:rPr>
              <w:fldChar w:fldCharType="end"/>
            </w:r>
            <w:r w:rsidRPr="00B3187C">
              <w:rPr>
                <w:rStyle w:val="Hyperlink"/>
                <w:noProof/>
              </w:rPr>
              <w:fldChar w:fldCharType="end"/>
            </w:r>
          </w:ins>
        </w:p>
        <w:p w14:paraId="2910CA9E" w14:textId="0E20EDAC" w:rsidR="00324BFB" w:rsidRDefault="00324BFB">
          <w:pPr>
            <w:pStyle w:val="TOC2"/>
            <w:rPr>
              <w:ins w:id="91" w:author="Zachary Cappella" w:date="2023-10-28T08:15:00Z"/>
              <w:rFonts w:eastAsiaTheme="minorEastAsia"/>
              <w:noProof/>
              <w:sz w:val="24"/>
              <w:szCs w:val="24"/>
            </w:rPr>
          </w:pPr>
          <w:ins w:id="92"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"_Toc149373356"</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eastAsia="Times New Roman" w:hAnsi="Times New Roman" w:cs="Times New Roman"/>
                <w:noProof/>
              </w:rPr>
              <w:t>5.1. Class: homeScreen</w:t>
            </w:r>
            <w:r>
              <w:rPr>
                <w:noProof/>
                <w:webHidden/>
              </w:rPr>
              <w:tab/>
            </w:r>
            <w:r>
              <w:rPr>
                <w:noProof/>
                <w:webHidden/>
              </w:rPr>
              <w:fldChar w:fldCharType="begin"/>
            </w:r>
            <w:r>
              <w:rPr>
                <w:noProof/>
                <w:webHidden/>
              </w:rPr>
              <w:instrText xml:space="preserve"> PAGEREF _Toc149373356 \h </w:instrText>
            </w:r>
            <w:r>
              <w:rPr>
                <w:noProof/>
                <w:webHidden/>
              </w:rPr>
            </w:r>
          </w:ins>
          <w:r>
            <w:rPr>
              <w:noProof/>
              <w:webHidden/>
            </w:rPr>
            <w:fldChar w:fldCharType="separate"/>
          </w:r>
          <w:ins w:id="93" w:author="Zachary Cappella" w:date="2023-10-28T08:15:00Z">
            <w:r>
              <w:rPr>
                <w:noProof/>
                <w:webHidden/>
              </w:rPr>
              <w:t>21</w:t>
            </w:r>
            <w:r>
              <w:rPr>
                <w:noProof/>
                <w:webHidden/>
              </w:rPr>
              <w:fldChar w:fldCharType="end"/>
            </w:r>
            <w:r w:rsidRPr="00B3187C">
              <w:rPr>
                <w:rStyle w:val="Hyperlink"/>
                <w:noProof/>
              </w:rPr>
              <w:fldChar w:fldCharType="end"/>
            </w:r>
          </w:ins>
        </w:p>
        <w:p w14:paraId="0439DE27" w14:textId="79710390" w:rsidR="00324BFB" w:rsidRDefault="00324BFB">
          <w:pPr>
            <w:pStyle w:val="TOC2"/>
            <w:rPr>
              <w:ins w:id="94" w:author="Zachary Cappella" w:date="2023-10-28T08:15:00Z"/>
              <w:rFonts w:eastAsiaTheme="minorEastAsia"/>
              <w:noProof/>
              <w:sz w:val="24"/>
              <w:szCs w:val="24"/>
            </w:rPr>
          </w:pPr>
          <w:ins w:id="95"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"_Toc149373357"</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eastAsia="Times New Roman" w:hAnsi="Times New Roman" w:cs="Times New Roman"/>
                <w:noProof/>
              </w:rPr>
              <w:t>5.2. Class: assistantScreen</w:t>
            </w:r>
            <w:r>
              <w:rPr>
                <w:noProof/>
                <w:webHidden/>
              </w:rPr>
              <w:tab/>
            </w:r>
            <w:r>
              <w:rPr>
                <w:noProof/>
                <w:webHidden/>
              </w:rPr>
              <w:fldChar w:fldCharType="begin"/>
            </w:r>
            <w:r>
              <w:rPr>
                <w:noProof/>
                <w:webHidden/>
              </w:rPr>
              <w:instrText xml:space="preserve"> PAGEREF _Toc149373357 \h </w:instrText>
            </w:r>
            <w:r>
              <w:rPr>
                <w:noProof/>
                <w:webHidden/>
              </w:rPr>
            </w:r>
          </w:ins>
          <w:r>
            <w:rPr>
              <w:noProof/>
              <w:webHidden/>
            </w:rPr>
            <w:fldChar w:fldCharType="separate"/>
          </w:r>
          <w:ins w:id="96" w:author="Zachary Cappella" w:date="2023-10-28T08:15:00Z">
            <w:r>
              <w:rPr>
                <w:noProof/>
                <w:webHidden/>
              </w:rPr>
              <w:t>22</w:t>
            </w:r>
            <w:r>
              <w:rPr>
                <w:noProof/>
                <w:webHidden/>
              </w:rPr>
              <w:fldChar w:fldCharType="end"/>
            </w:r>
            <w:r w:rsidRPr="00B3187C">
              <w:rPr>
                <w:rStyle w:val="Hyperlink"/>
                <w:noProof/>
              </w:rPr>
              <w:fldChar w:fldCharType="end"/>
            </w:r>
          </w:ins>
        </w:p>
        <w:p w14:paraId="3B0C2DF9" w14:textId="5BF98226" w:rsidR="00324BFB" w:rsidRDefault="00324BFB">
          <w:pPr>
            <w:pStyle w:val="TOC2"/>
            <w:rPr>
              <w:ins w:id="97" w:author="Zachary Cappella" w:date="2023-10-28T08:15:00Z"/>
              <w:rFonts w:eastAsiaTheme="minorEastAsia"/>
              <w:noProof/>
              <w:sz w:val="24"/>
              <w:szCs w:val="24"/>
            </w:rPr>
          </w:pPr>
          <w:ins w:id="98"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"_Toc149373358"</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eastAsia="Times New Roman" w:hAnsi="Times New Roman" w:cs="Times New Roman"/>
                <w:noProof/>
              </w:rPr>
              <w:t>5.3. Class: audioScreen</w:t>
            </w:r>
            <w:r>
              <w:rPr>
                <w:noProof/>
                <w:webHidden/>
              </w:rPr>
              <w:tab/>
            </w:r>
            <w:r>
              <w:rPr>
                <w:noProof/>
                <w:webHidden/>
              </w:rPr>
              <w:fldChar w:fldCharType="begin"/>
            </w:r>
            <w:r>
              <w:rPr>
                <w:noProof/>
                <w:webHidden/>
              </w:rPr>
              <w:instrText xml:space="preserve"> PAGEREF _Toc149373358 \h </w:instrText>
            </w:r>
            <w:r>
              <w:rPr>
                <w:noProof/>
                <w:webHidden/>
              </w:rPr>
            </w:r>
          </w:ins>
          <w:r>
            <w:rPr>
              <w:noProof/>
              <w:webHidden/>
            </w:rPr>
            <w:fldChar w:fldCharType="separate"/>
          </w:r>
          <w:ins w:id="99" w:author="Zachary Cappella" w:date="2023-10-28T08:15:00Z">
            <w:r>
              <w:rPr>
                <w:noProof/>
                <w:webHidden/>
              </w:rPr>
              <w:t>23</w:t>
            </w:r>
            <w:r>
              <w:rPr>
                <w:noProof/>
                <w:webHidden/>
              </w:rPr>
              <w:fldChar w:fldCharType="end"/>
            </w:r>
            <w:r w:rsidRPr="00B3187C">
              <w:rPr>
                <w:rStyle w:val="Hyperlink"/>
                <w:noProof/>
              </w:rPr>
              <w:fldChar w:fldCharType="end"/>
            </w:r>
          </w:ins>
        </w:p>
        <w:p w14:paraId="5D4C7EF3" w14:textId="0359F8A9" w:rsidR="00324BFB" w:rsidRDefault="00324BFB">
          <w:pPr>
            <w:pStyle w:val="TOC2"/>
            <w:rPr>
              <w:ins w:id="100" w:author="Zachary Cappella" w:date="2023-10-28T08:15:00Z"/>
              <w:rFonts w:eastAsiaTheme="minorEastAsia"/>
              <w:noProof/>
              <w:sz w:val="24"/>
              <w:szCs w:val="24"/>
            </w:rPr>
          </w:pPr>
          <w:ins w:id="101"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"_Toc149373359"</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eastAsia="Times New Roman" w:hAnsi="Times New Roman" w:cs="Times New Roman"/>
                <w:noProof/>
              </w:rPr>
              <w:t>5.4. Class: registrationScreen</w:t>
            </w:r>
            <w:r>
              <w:rPr>
                <w:noProof/>
                <w:webHidden/>
              </w:rPr>
              <w:tab/>
            </w:r>
            <w:r>
              <w:rPr>
                <w:noProof/>
                <w:webHidden/>
              </w:rPr>
              <w:fldChar w:fldCharType="begin"/>
            </w:r>
            <w:r>
              <w:rPr>
                <w:noProof/>
                <w:webHidden/>
              </w:rPr>
              <w:instrText xml:space="preserve"> PAGEREF _Toc149373359 \h </w:instrText>
            </w:r>
            <w:r>
              <w:rPr>
                <w:noProof/>
                <w:webHidden/>
              </w:rPr>
            </w:r>
          </w:ins>
          <w:r>
            <w:rPr>
              <w:noProof/>
              <w:webHidden/>
            </w:rPr>
            <w:fldChar w:fldCharType="separate"/>
          </w:r>
          <w:ins w:id="102" w:author="Zachary Cappella" w:date="2023-10-28T08:15:00Z">
            <w:r>
              <w:rPr>
                <w:noProof/>
                <w:webHidden/>
              </w:rPr>
              <w:t>24</w:t>
            </w:r>
            <w:r>
              <w:rPr>
                <w:noProof/>
                <w:webHidden/>
              </w:rPr>
              <w:fldChar w:fldCharType="end"/>
            </w:r>
            <w:r w:rsidRPr="00B3187C">
              <w:rPr>
                <w:rStyle w:val="Hyperlink"/>
                <w:noProof/>
              </w:rPr>
              <w:fldChar w:fldCharType="end"/>
            </w:r>
          </w:ins>
        </w:p>
        <w:p w14:paraId="5AAF13C8" w14:textId="7B733517" w:rsidR="00324BFB" w:rsidRDefault="00324BFB">
          <w:pPr>
            <w:pStyle w:val="TOC2"/>
            <w:rPr>
              <w:ins w:id="103" w:author="Zachary Cappella" w:date="2023-10-28T08:15:00Z"/>
              <w:rFonts w:eastAsiaTheme="minorEastAsia"/>
              <w:noProof/>
              <w:sz w:val="24"/>
              <w:szCs w:val="24"/>
            </w:rPr>
          </w:pPr>
          <w:ins w:id="104"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"_Toc149373360"</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eastAsia="Times New Roman" w:hAnsi="Times New Roman" w:cs="Times New Roman"/>
                <w:noProof/>
              </w:rPr>
              <w:t>5.5. Class: loginScreen</w:t>
            </w:r>
            <w:r>
              <w:rPr>
                <w:noProof/>
                <w:webHidden/>
              </w:rPr>
              <w:tab/>
            </w:r>
            <w:r>
              <w:rPr>
                <w:noProof/>
                <w:webHidden/>
              </w:rPr>
              <w:fldChar w:fldCharType="begin"/>
            </w:r>
            <w:r>
              <w:rPr>
                <w:noProof/>
                <w:webHidden/>
              </w:rPr>
              <w:instrText xml:space="preserve"> PAGEREF _Toc149373360 \h </w:instrText>
            </w:r>
            <w:r>
              <w:rPr>
                <w:noProof/>
                <w:webHidden/>
              </w:rPr>
            </w:r>
          </w:ins>
          <w:r>
            <w:rPr>
              <w:noProof/>
              <w:webHidden/>
            </w:rPr>
            <w:fldChar w:fldCharType="separate"/>
          </w:r>
          <w:ins w:id="105" w:author="Zachary Cappella" w:date="2023-10-28T08:15:00Z">
            <w:r>
              <w:rPr>
                <w:noProof/>
                <w:webHidden/>
              </w:rPr>
              <w:t>24</w:t>
            </w:r>
            <w:r>
              <w:rPr>
                <w:noProof/>
                <w:webHidden/>
              </w:rPr>
              <w:fldChar w:fldCharType="end"/>
            </w:r>
            <w:r w:rsidRPr="00B3187C">
              <w:rPr>
                <w:rStyle w:val="Hyperlink"/>
                <w:noProof/>
              </w:rPr>
              <w:fldChar w:fldCharType="end"/>
            </w:r>
          </w:ins>
        </w:p>
        <w:p w14:paraId="0996C1E4" w14:textId="593A1EB7" w:rsidR="00324BFB" w:rsidRDefault="00324BFB">
          <w:pPr>
            <w:pStyle w:val="TOC2"/>
            <w:rPr>
              <w:ins w:id="106" w:author="Zachary Cappella" w:date="2023-10-28T08:15:00Z"/>
              <w:rFonts w:eastAsiaTheme="minorEastAsia"/>
              <w:noProof/>
              <w:sz w:val="24"/>
              <w:szCs w:val="24"/>
            </w:rPr>
          </w:pPr>
          <w:ins w:id="107"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"_Toc149373361"</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eastAsia="Times New Roman" w:hAnsi="Times New Roman" w:cs="Times New Roman"/>
                <w:noProof/>
              </w:rPr>
              <w:t>5.6. Class: profileScreen</w:t>
            </w:r>
            <w:r>
              <w:rPr>
                <w:noProof/>
                <w:webHidden/>
              </w:rPr>
              <w:tab/>
            </w:r>
            <w:r>
              <w:rPr>
                <w:noProof/>
                <w:webHidden/>
              </w:rPr>
              <w:fldChar w:fldCharType="begin"/>
            </w:r>
            <w:r>
              <w:rPr>
                <w:noProof/>
                <w:webHidden/>
              </w:rPr>
              <w:instrText xml:space="preserve"> PAGEREF _Toc149373361 \h </w:instrText>
            </w:r>
            <w:r>
              <w:rPr>
                <w:noProof/>
                <w:webHidden/>
              </w:rPr>
            </w:r>
          </w:ins>
          <w:r>
            <w:rPr>
              <w:noProof/>
              <w:webHidden/>
            </w:rPr>
            <w:fldChar w:fldCharType="separate"/>
          </w:r>
          <w:ins w:id="108" w:author="Zachary Cappella" w:date="2023-10-28T08:15:00Z">
            <w:r>
              <w:rPr>
                <w:noProof/>
                <w:webHidden/>
              </w:rPr>
              <w:t>25</w:t>
            </w:r>
            <w:r>
              <w:rPr>
                <w:noProof/>
                <w:webHidden/>
              </w:rPr>
              <w:fldChar w:fldCharType="end"/>
            </w:r>
            <w:r w:rsidRPr="00B3187C">
              <w:rPr>
                <w:rStyle w:val="Hyperlink"/>
                <w:noProof/>
              </w:rPr>
              <w:fldChar w:fldCharType="end"/>
            </w:r>
          </w:ins>
        </w:p>
        <w:p w14:paraId="77990052" w14:textId="0B96F81E" w:rsidR="00324BFB" w:rsidRDefault="00324BFB">
          <w:pPr>
            <w:pStyle w:val="TOC1"/>
            <w:rPr>
              <w:ins w:id="109" w:author="Zachary Cappella" w:date="2023-10-28T08:15:00Z"/>
              <w:rFonts w:eastAsiaTheme="minorEastAsia"/>
              <w:noProof/>
              <w:sz w:val="24"/>
              <w:szCs w:val="24"/>
            </w:rPr>
          </w:pPr>
          <w:ins w:id="110"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"_Toc149373362"</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 Application Interface Design</w:t>
            </w:r>
            <w:r>
              <w:rPr>
                <w:noProof/>
                <w:webHidden/>
              </w:rPr>
              <w:tab/>
            </w:r>
            <w:r>
              <w:rPr>
                <w:noProof/>
                <w:webHidden/>
              </w:rPr>
              <w:fldChar w:fldCharType="begin"/>
            </w:r>
            <w:r>
              <w:rPr>
                <w:noProof/>
                <w:webHidden/>
              </w:rPr>
              <w:instrText xml:space="preserve"> PAGEREF _Toc149373362 \h </w:instrText>
            </w:r>
            <w:r>
              <w:rPr>
                <w:noProof/>
                <w:webHidden/>
              </w:rPr>
            </w:r>
          </w:ins>
          <w:r>
            <w:rPr>
              <w:noProof/>
              <w:webHidden/>
            </w:rPr>
            <w:fldChar w:fldCharType="separate"/>
          </w:r>
          <w:ins w:id="111" w:author="Zachary Cappella" w:date="2023-10-28T08:15:00Z">
            <w:r>
              <w:rPr>
                <w:noProof/>
                <w:webHidden/>
              </w:rPr>
              <w:t>26</w:t>
            </w:r>
            <w:r>
              <w:rPr>
                <w:noProof/>
                <w:webHidden/>
              </w:rPr>
              <w:fldChar w:fldCharType="end"/>
            </w:r>
            <w:r w:rsidRPr="00B3187C">
              <w:rPr>
                <w:rStyle w:val="Hyperlink"/>
                <w:noProof/>
              </w:rPr>
              <w:fldChar w:fldCharType="end"/>
            </w:r>
          </w:ins>
        </w:p>
        <w:p w14:paraId="43AE4858" w14:textId="7713C56C" w:rsidR="00324BFB" w:rsidRDefault="00324BFB">
          <w:pPr>
            <w:pStyle w:val="TOC2"/>
            <w:rPr>
              <w:ins w:id="112" w:author="Zachary Cappella" w:date="2023-10-28T08:15:00Z"/>
              <w:rFonts w:eastAsiaTheme="minorEastAsia"/>
              <w:noProof/>
              <w:sz w:val="24"/>
              <w:szCs w:val="24"/>
            </w:rPr>
          </w:pPr>
          <w:ins w:id="113"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"_Toc149373363"</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6.1. User Interface Design</w:t>
            </w:r>
            <w:r>
              <w:rPr>
                <w:noProof/>
                <w:webHidden/>
              </w:rPr>
              <w:tab/>
            </w:r>
            <w:r>
              <w:rPr>
                <w:noProof/>
                <w:webHidden/>
              </w:rPr>
              <w:fldChar w:fldCharType="begin"/>
            </w:r>
            <w:r>
              <w:rPr>
                <w:noProof/>
                <w:webHidden/>
              </w:rPr>
              <w:instrText xml:space="preserve"> PAGEREF _Toc149373363 \h </w:instrText>
            </w:r>
            <w:r>
              <w:rPr>
                <w:noProof/>
                <w:webHidden/>
              </w:rPr>
            </w:r>
          </w:ins>
          <w:r>
            <w:rPr>
              <w:noProof/>
              <w:webHidden/>
            </w:rPr>
            <w:fldChar w:fldCharType="separate"/>
          </w:r>
          <w:ins w:id="114" w:author="Zachary Cappella" w:date="2023-10-28T08:15:00Z">
            <w:r>
              <w:rPr>
                <w:noProof/>
                <w:webHidden/>
              </w:rPr>
              <w:t>26</w:t>
            </w:r>
            <w:r>
              <w:rPr>
                <w:noProof/>
                <w:webHidden/>
              </w:rPr>
              <w:fldChar w:fldCharType="end"/>
            </w:r>
            <w:r w:rsidRPr="00B3187C">
              <w:rPr>
                <w:rStyle w:val="Hyperlink"/>
                <w:noProof/>
              </w:rPr>
              <w:fldChar w:fldCharType="end"/>
            </w:r>
          </w:ins>
        </w:p>
        <w:p w14:paraId="101A29DE" w14:textId="4D530F7D" w:rsidR="00324BFB" w:rsidRDefault="00324BFB">
          <w:pPr>
            <w:pStyle w:val="TOC2"/>
            <w:rPr>
              <w:ins w:id="115" w:author="Zachary Cappella" w:date="2023-10-28T08:15:00Z"/>
              <w:rFonts w:eastAsiaTheme="minorEastAsia"/>
              <w:noProof/>
              <w:sz w:val="24"/>
              <w:szCs w:val="24"/>
            </w:rPr>
          </w:pPr>
          <w:ins w:id="116"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"_Toc149373364"</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6.2. Considerations for Designing the User Interface</w:t>
            </w:r>
            <w:r>
              <w:rPr>
                <w:noProof/>
                <w:webHidden/>
              </w:rPr>
              <w:tab/>
            </w:r>
            <w:r>
              <w:rPr>
                <w:noProof/>
                <w:webHidden/>
              </w:rPr>
              <w:fldChar w:fldCharType="begin"/>
            </w:r>
            <w:r>
              <w:rPr>
                <w:noProof/>
                <w:webHidden/>
              </w:rPr>
              <w:instrText xml:space="preserve"> PAGEREF _Toc149373364 \h </w:instrText>
            </w:r>
            <w:r>
              <w:rPr>
                <w:noProof/>
                <w:webHidden/>
              </w:rPr>
            </w:r>
          </w:ins>
          <w:r>
            <w:rPr>
              <w:noProof/>
              <w:webHidden/>
            </w:rPr>
            <w:fldChar w:fldCharType="separate"/>
          </w:r>
          <w:ins w:id="117" w:author="Zachary Cappella" w:date="2023-10-28T08:15:00Z">
            <w:r>
              <w:rPr>
                <w:noProof/>
                <w:webHidden/>
              </w:rPr>
              <w:t>26</w:t>
            </w:r>
            <w:r>
              <w:rPr>
                <w:noProof/>
                <w:webHidden/>
              </w:rPr>
              <w:fldChar w:fldCharType="end"/>
            </w:r>
            <w:r w:rsidRPr="00B3187C">
              <w:rPr>
                <w:rStyle w:val="Hyperlink"/>
                <w:noProof/>
              </w:rPr>
              <w:fldChar w:fldCharType="end"/>
            </w:r>
          </w:ins>
        </w:p>
        <w:p w14:paraId="56C4F194" w14:textId="00414028" w:rsidR="00324BFB" w:rsidRDefault="00324BFB">
          <w:pPr>
            <w:pStyle w:val="TOC2"/>
            <w:rPr>
              <w:ins w:id="118" w:author="Zachary Cappella" w:date="2023-10-28T08:15:00Z"/>
              <w:rFonts w:eastAsiaTheme="minorEastAsia"/>
              <w:noProof/>
              <w:sz w:val="24"/>
              <w:szCs w:val="24"/>
            </w:rPr>
          </w:pPr>
          <w:ins w:id="119"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"_Toc149373365"</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6.3 Screen Image</w:t>
            </w:r>
            <w:r>
              <w:rPr>
                <w:noProof/>
                <w:webHidden/>
              </w:rPr>
              <w:tab/>
            </w:r>
            <w:r>
              <w:rPr>
                <w:noProof/>
                <w:webHidden/>
              </w:rPr>
              <w:fldChar w:fldCharType="begin"/>
            </w:r>
            <w:r>
              <w:rPr>
                <w:noProof/>
                <w:webHidden/>
              </w:rPr>
              <w:instrText xml:space="preserve"> PAGEREF _Toc149373365 \h </w:instrText>
            </w:r>
            <w:r>
              <w:rPr>
                <w:noProof/>
                <w:webHidden/>
              </w:rPr>
            </w:r>
          </w:ins>
          <w:r>
            <w:rPr>
              <w:noProof/>
              <w:webHidden/>
            </w:rPr>
            <w:fldChar w:fldCharType="separate"/>
          </w:r>
          <w:ins w:id="120" w:author="Zachary Cappella" w:date="2023-10-28T08:15:00Z">
            <w:r>
              <w:rPr>
                <w:noProof/>
                <w:webHidden/>
              </w:rPr>
              <w:t>27</w:t>
            </w:r>
            <w:r>
              <w:rPr>
                <w:noProof/>
                <w:webHidden/>
              </w:rPr>
              <w:fldChar w:fldCharType="end"/>
            </w:r>
            <w:r w:rsidRPr="00B3187C">
              <w:rPr>
                <w:rStyle w:val="Hyperlink"/>
                <w:noProof/>
              </w:rPr>
              <w:fldChar w:fldCharType="end"/>
            </w:r>
          </w:ins>
        </w:p>
        <w:p w14:paraId="5C74A2FD" w14:textId="2EA0A0F2" w:rsidR="00324BFB" w:rsidRDefault="00324BFB">
          <w:pPr>
            <w:pStyle w:val="TOC3"/>
            <w:tabs>
              <w:tab w:val="right" w:leader="dot" w:pos="9350"/>
            </w:tabs>
            <w:rPr>
              <w:ins w:id="121" w:author="Zachary Cappella" w:date="2023-10-28T08:15:00Z"/>
              <w:rFonts w:eastAsiaTheme="minorEastAsia"/>
              <w:noProof/>
              <w:sz w:val="24"/>
              <w:szCs w:val="24"/>
            </w:rPr>
          </w:pPr>
          <w:ins w:id="122"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"_Toc149373366"</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6.3.1: User Login Credential Screen</w:t>
            </w:r>
            <w:r>
              <w:rPr>
                <w:noProof/>
                <w:webHidden/>
              </w:rPr>
              <w:tab/>
            </w:r>
            <w:r>
              <w:rPr>
                <w:noProof/>
                <w:webHidden/>
              </w:rPr>
              <w:fldChar w:fldCharType="begin"/>
            </w:r>
            <w:r>
              <w:rPr>
                <w:noProof/>
                <w:webHidden/>
              </w:rPr>
              <w:instrText xml:space="preserve"> PAGEREF _Toc149373366 \h </w:instrText>
            </w:r>
            <w:r>
              <w:rPr>
                <w:noProof/>
                <w:webHidden/>
              </w:rPr>
            </w:r>
          </w:ins>
          <w:r>
            <w:rPr>
              <w:noProof/>
              <w:webHidden/>
            </w:rPr>
            <w:fldChar w:fldCharType="separate"/>
          </w:r>
          <w:ins w:id="123" w:author="Zachary Cappella" w:date="2023-10-28T08:15:00Z">
            <w:r>
              <w:rPr>
                <w:noProof/>
                <w:webHidden/>
              </w:rPr>
              <w:t>28</w:t>
            </w:r>
            <w:r>
              <w:rPr>
                <w:noProof/>
                <w:webHidden/>
              </w:rPr>
              <w:fldChar w:fldCharType="end"/>
            </w:r>
            <w:r w:rsidRPr="00B3187C">
              <w:rPr>
                <w:rStyle w:val="Hyperlink"/>
                <w:noProof/>
              </w:rPr>
              <w:fldChar w:fldCharType="end"/>
            </w:r>
          </w:ins>
        </w:p>
        <w:p w14:paraId="019DB727" w14:textId="5616D0E8" w:rsidR="00324BFB" w:rsidRDefault="00324BFB">
          <w:pPr>
            <w:pStyle w:val="TOC3"/>
            <w:tabs>
              <w:tab w:val="right" w:leader="dot" w:pos="9350"/>
            </w:tabs>
            <w:rPr>
              <w:ins w:id="124" w:author="Zachary Cappella" w:date="2023-10-28T08:15:00Z"/>
              <w:rFonts w:eastAsiaTheme="minorEastAsia"/>
              <w:noProof/>
              <w:sz w:val="24"/>
              <w:szCs w:val="24"/>
            </w:rPr>
          </w:pPr>
          <w:ins w:id="125"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"_Toc149373367"</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6.3.2: User Application Registration Screen</w:t>
            </w:r>
            <w:r>
              <w:rPr>
                <w:noProof/>
                <w:webHidden/>
              </w:rPr>
              <w:tab/>
            </w:r>
            <w:r>
              <w:rPr>
                <w:noProof/>
                <w:webHidden/>
              </w:rPr>
              <w:fldChar w:fldCharType="begin"/>
            </w:r>
            <w:r>
              <w:rPr>
                <w:noProof/>
                <w:webHidden/>
              </w:rPr>
              <w:instrText xml:space="preserve"> PAGEREF _Toc149373367 \h </w:instrText>
            </w:r>
            <w:r>
              <w:rPr>
                <w:noProof/>
                <w:webHidden/>
              </w:rPr>
            </w:r>
          </w:ins>
          <w:r>
            <w:rPr>
              <w:noProof/>
              <w:webHidden/>
            </w:rPr>
            <w:fldChar w:fldCharType="separate"/>
          </w:r>
          <w:ins w:id="126" w:author="Zachary Cappella" w:date="2023-10-28T08:15:00Z">
            <w:r>
              <w:rPr>
                <w:noProof/>
                <w:webHidden/>
              </w:rPr>
              <w:t>29</w:t>
            </w:r>
            <w:r>
              <w:rPr>
                <w:noProof/>
                <w:webHidden/>
              </w:rPr>
              <w:fldChar w:fldCharType="end"/>
            </w:r>
            <w:r w:rsidRPr="00B3187C">
              <w:rPr>
                <w:rStyle w:val="Hyperlink"/>
                <w:noProof/>
              </w:rPr>
              <w:fldChar w:fldCharType="end"/>
            </w:r>
          </w:ins>
        </w:p>
        <w:p w14:paraId="1A881495" w14:textId="5F32C5A9" w:rsidR="00324BFB" w:rsidRDefault="00324BFB">
          <w:pPr>
            <w:pStyle w:val="TOC3"/>
            <w:tabs>
              <w:tab w:val="right" w:leader="dot" w:pos="9350"/>
            </w:tabs>
            <w:rPr>
              <w:ins w:id="127" w:author="Zachary Cappella" w:date="2023-10-28T08:15:00Z"/>
              <w:rFonts w:eastAsiaTheme="minorEastAsia"/>
              <w:noProof/>
              <w:sz w:val="24"/>
              <w:szCs w:val="24"/>
            </w:rPr>
          </w:pPr>
          <w:ins w:id="128"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"_Toc149373368"</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6.3.3: Home Interface Screen</w:t>
            </w:r>
            <w:r>
              <w:rPr>
                <w:noProof/>
                <w:webHidden/>
              </w:rPr>
              <w:tab/>
            </w:r>
            <w:r>
              <w:rPr>
                <w:noProof/>
                <w:webHidden/>
              </w:rPr>
              <w:fldChar w:fldCharType="begin"/>
            </w:r>
            <w:r>
              <w:rPr>
                <w:noProof/>
                <w:webHidden/>
              </w:rPr>
              <w:instrText xml:space="preserve"> PAGEREF _Toc149373368 \h </w:instrText>
            </w:r>
            <w:r>
              <w:rPr>
                <w:noProof/>
                <w:webHidden/>
              </w:rPr>
            </w:r>
          </w:ins>
          <w:r>
            <w:rPr>
              <w:noProof/>
              <w:webHidden/>
            </w:rPr>
            <w:fldChar w:fldCharType="separate"/>
          </w:r>
          <w:ins w:id="129" w:author="Zachary Cappella" w:date="2023-10-28T08:15:00Z">
            <w:r>
              <w:rPr>
                <w:noProof/>
                <w:webHidden/>
              </w:rPr>
              <w:t>30</w:t>
            </w:r>
            <w:r>
              <w:rPr>
                <w:noProof/>
                <w:webHidden/>
              </w:rPr>
              <w:fldChar w:fldCharType="end"/>
            </w:r>
            <w:r w:rsidRPr="00B3187C">
              <w:rPr>
                <w:rStyle w:val="Hyperlink"/>
                <w:noProof/>
              </w:rPr>
              <w:fldChar w:fldCharType="end"/>
            </w:r>
          </w:ins>
        </w:p>
        <w:p w14:paraId="718A618F" w14:textId="10BA4637" w:rsidR="00324BFB" w:rsidRDefault="00324BFB">
          <w:pPr>
            <w:pStyle w:val="TOC3"/>
            <w:tabs>
              <w:tab w:val="right" w:leader="dot" w:pos="9350"/>
            </w:tabs>
            <w:rPr>
              <w:ins w:id="130" w:author="Zachary Cappella" w:date="2023-10-28T08:15:00Z"/>
              <w:rFonts w:eastAsiaTheme="minorEastAsia"/>
              <w:noProof/>
              <w:sz w:val="24"/>
              <w:szCs w:val="24"/>
            </w:rPr>
          </w:pPr>
          <w:ins w:id="131"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"_Toc149373369"</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6.3.4: Virtual Assistant Interface Screen</w:t>
            </w:r>
            <w:r>
              <w:rPr>
                <w:noProof/>
                <w:webHidden/>
              </w:rPr>
              <w:tab/>
            </w:r>
            <w:r>
              <w:rPr>
                <w:noProof/>
                <w:webHidden/>
              </w:rPr>
              <w:fldChar w:fldCharType="begin"/>
            </w:r>
            <w:r>
              <w:rPr>
                <w:noProof/>
                <w:webHidden/>
              </w:rPr>
              <w:instrText xml:space="preserve"> PAGEREF _Toc149373369 \h </w:instrText>
            </w:r>
            <w:r>
              <w:rPr>
                <w:noProof/>
                <w:webHidden/>
              </w:rPr>
            </w:r>
          </w:ins>
          <w:r>
            <w:rPr>
              <w:noProof/>
              <w:webHidden/>
            </w:rPr>
            <w:fldChar w:fldCharType="separate"/>
          </w:r>
          <w:ins w:id="132" w:author="Zachary Cappella" w:date="2023-10-28T08:15:00Z">
            <w:r>
              <w:rPr>
                <w:noProof/>
                <w:webHidden/>
              </w:rPr>
              <w:t>31</w:t>
            </w:r>
            <w:r>
              <w:rPr>
                <w:noProof/>
                <w:webHidden/>
              </w:rPr>
              <w:fldChar w:fldCharType="end"/>
            </w:r>
            <w:r w:rsidRPr="00B3187C">
              <w:rPr>
                <w:rStyle w:val="Hyperlink"/>
                <w:noProof/>
              </w:rPr>
              <w:fldChar w:fldCharType="end"/>
            </w:r>
          </w:ins>
        </w:p>
        <w:p w14:paraId="64CD9096" w14:textId="3E2F84CA" w:rsidR="00324BFB" w:rsidRDefault="00324BFB">
          <w:pPr>
            <w:pStyle w:val="TOC3"/>
            <w:tabs>
              <w:tab w:val="right" w:leader="dot" w:pos="9350"/>
            </w:tabs>
            <w:rPr>
              <w:ins w:id="133" w:author="Zachary Cappella" w:date="2023-10-28T08:15:00Z"/>
              <w:rFonts w:eastAsiaTheme="minorEastAsia"/>
              <w:noProof/>
              <w:sz w:val="24"/>
              <w:szCs w:val="24"/>
            </w:rPr>
          </w:pPr>
          <w:ins w:id="134"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"_Toc149373370"</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6.3.5: Record Audio Interface Screens</w:t>
            </w:r>
            <w:r>
              <w:rPr>
                <w:noProof/>
                <w:webHidden/>
              </w:rPr>
              <w:tab/>
            </w:r>
            <w:r>
              <w:rPr>
                <w:noProof/>
                <w:webHidden/>
              </w:rPr>
              <w:fldChar w:fldCharType="begin"/>
            </w:r>
            <w:r>
              <w:rPr>
                <w:noProof/>
                <w:webHidden/>
              </w:rPr>
              <w:instrText xml:space="preserve"> PAGEREF _Toc149373370 \h </w:instrText>
            </w:r>
            <w:r>
              <w:rPr>
                <w:noProof/>
                <w:webHidden/>
              </w:rPr>
            </w:r>
          </w:ins>
          <w:r>
            <w:rPr>
              <w:noProof/>
              <w:webHidden/>
            </w:rPr>
            <w:fldChar w:fldCharType="separate"/>
          </w:r>
          <w:ins w:id="135" w:author="Zachary Cappella" w:date="2023-10-28T08:15:00Z">
            <w:r>
              <w:rPr>
                <w:noProof/>
                <w:webHidden/>
              </w:rPr>
              <w:t>33</w:t>
            </w:r>
            <w:r>
              <w:rPr>
                <w:noProof/>
                <w:webHidden/>
              </w:rPr>
              <w:fldChar w:fldCharType="end"/>
            </w:r>
            <w:r w:rsidRPr="00B3187C">
              <w:rPr>
                <w:rStyle w:val="Hyperlink"/>
                <w:noProof/>
              </w:rPr>
              <w:fldChar w:fldCharType="end"/>
            </w:r>
          </w:ins>
        </w:p>
        <w:p w14:paraId="3D30C6A6" w14:textId="390208CF" w:rsidR="00324BFB" w:rsidRDefault="00324BFB">
          <w:pPr>
            <w:pStyle w:val="TOC3"/>
            <w:tabs>
              <w:tab w:val="right" w:leader="dot" w:pos="9350"/>
            </w:tabs>
            <w:rPr>
              <w:ins w:id="136" w:author="Zachary Cappella" w:date="2023-10-28T08:15:00Z"/>
              <w:rFonts w:eastAsiaTheme="minorEastAsia"/>
              <w:noProof/>
              <w:sz w:val="24"/>
              <w:szCs w:val="24"/>
            </w:rPr>
          </w:pPr>
          <w:ins w:id="137"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"_Toc149373371"</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6.3.6: Search Interface Screen</w:t>
            </w:r>
            <w:r>
              <w:rPr>
                <w:noProof/>
                <w:webHidden/>
              </w:rPr>
              <w:tab/>
            </w:r>
            <w:r>
              <w:rPr>
                <w:noProof/>
                <w:webHidden/>
              </w:rPr>
              <w:fldChar w:fldCharType="begin"/>
            </w:r>
            <w:r>
              <w:rPr>
                <w:noProof/>
                <w:webHidden/>
              </w:rPr>
              <w:instrText xml:space="preserve"> PAGEREF _Toc149373371 \h </w:instrText>
            </w:r>
            <w:r>
              <w:rPr>
                <w:noProof/>
                <w:webHidden/>
              </w:rPr>
            </w:r>
          </w:ins>
          <w:r>
            <w:rPr>
              <w:noProof/>
              <w:webHidden/>
            </w:rPr>
            <w:fldChar w:fldCharType="separate"/>
          </w:r>
          <w:ins w:id="138" w:author="Zachary Cappella" w:date="2023-10-28T08:15:00Z">
            <w:r>
              <w:rPr>
                <w:noProof/>
                <w:webHidden/>
              </w:rPr>
              <w:t>35</w:t>
            </w:r>
            <w:r>
              <w:rPr>
                <w:noProof/>
                <w:webHidden/>
              </w:rPr>
              <w:fldChar w:fldCharType="end"/>
            </w:r>
            <w:r w:rsidRPr="00B3187C">
              <w:rPr>
                <w:rStyle w:val="Hyperlink"/>
                <w:noProof/>
              </w:rPr>
              <w:fldChar w:fldCharType="end"/>
            </w:r>
          </w:ins>
        </w:p>
        <w:p w14:paraId="1341A753" w14:textId="2E28349C" w:rsidR="00324BFB" w:rsidRDefault="00324BFB">
          <w:pPr>
            <w:pStyle w:val="TOC3"/>
            <w:tabs>
              <w:tab w:val="right" w:leader="dot" w:pos="9350"/>
            </w:tabs>
            <w:rPr>
              <w:ins w:id="139" w:author="Zachary Cappella" w:date="2023-10-28T08:15:00Z"/>
              <w:rFonts w:eastAsiaTheme="minorEastAsia"/>
              <w:noProof/>
              <w:sz w:val="24"/>
              <w:szCs w:val="24"/>
            </w:rPr>
          </w:pPr>
          <w:ins w:id="140"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"_Toc149373372"</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6.3.7: Previously Asked Questions Interface Screen</w:t>
            </w:r>
            <w:r>
              <w:rPr>
                <w:noProof/>
                <w:webHidden/>
              </w:rPr>
              <w:tab/>
            </w:r>
            <w:r>
              <w:rPr>
                <w:noProof/>
                <w:webHidden/>
              </w:rPr>
              <w:fldChar w:fldCharType="begin"/>
            </w:r>
            <w:r>
              <w:rPr>
                <w:noProof/>
                <w:webHidden/>
              </w:rPr>
              <w:instrText xml:space="preserve"> PAGEREF _Toc149373372 \h </w:instrText>
            </w:r>
            <w:r>
              <w:rPr>
                <w:noProof/>
                <w:webHidden/>
              </w:rPr>
            </w:r>
          </w:ins>
          <w:r>
            <w:rPr>
              <w:noProof/>
              <w:webHidden/>
            </w:rPr>
            <w:fldChar w:fldCharType="separate"/>
          </w:r>
          <w:ins w:id="141" w:author="Zachary Cappella" w:date="2023-10-28T08:15:00Z">
            <w:r>
              <w:rPr>
                <w:noProof/>
                <w:webHidden/>
              </w:rPr>
              <w:t>35</w:t>
            </w:r>
            <w:r>
              <w:rPr>
                <w:noProof/>
                <w:webHidden/>
              </w:rPr>
              <w:fldChar w:fldCharType="end"/>
            </w:r>
            <w:r w:rsidRPr="00B3187C">
              <w:rPr>
                <w:rStyle w:val="Hyperlink"/>
                <w:noProof/>
              </w:rPr>
              <w:fldChar w:fldCharType="end"/>
            </w:r>
          </w:ins>
        </w:p>
        <w:p w14:paraId="58BCC689" w14:textId="3AF7A622" w:rsidR="00324BFB" w:rsidRDefault="00324BFB">
          <w:pPr>
            <w:pStyle w:val="TOC3"/>
            <w:tabs>
              <w:tab w:val="right" w:leader="dot" w:pos="9350"/>
            </w:tabs>
            <w:rPr>
              <w:ins w:id="142" w:author="Zachary Cappella" w:date="2023-10-28T08:15:00Z"/>
              <w:rFonts w:eastAsiaTheme="minorEastAsia"/>
              <w:noProof/>
              <w:sz w:val="24"/>
              <w:szCs w:val="24"/>
            </w:rPr>
          </w:pPr>
          <w:ins w:id="143"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"_Toc149373373"</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6.3.8: Menu Interface Screen</w:t>
            </w:r>
            <w:r>
              <w:rPr>
                <w:noProof/>
                <w:webHidden/>
              </w:rPr>
              <w:tab/>
            </w:r>
            <w:r>
              <w:rPr>
                <w:noProof/>
                <w:webHidden/>
              </w:rPr>
              <w:fldChar w:fldCharType="begin"/>
            </w:r>
            <w:r>
              <w:rPr>
                <w:noProof/>
                <w:webHidden/>
              </w:rPr>
              <w:instrText xml:space="preserve"> PAGEREF _Toc149373373 \h </w:instrText>
            </w:r>
            <w:r>
              <w:rPr>
                <w:noProof/>
                <w:webHidden/>
              </w:rPr>
            </w:r>
          </w:ins>
          <w:r>
            <w:rPr>
              <w:noProof/>
              <w:webHidden/>
            </w:rPr>
            <w:fldChar w:fldCharType="separate"/>
          </w:r>
          <w:ins w:id="144" w:author="Zachary Cappella" w:date="2023-10-28T08:15:00Z">
            <w:r>
              <w:rPr>
                <w:noProof/>
                <w:webHidden/>
              </w:rPr>
              <w:t>36</w:t>
            </w:r>
            <w:r>
              <w:rPr>
                <w:noProof/>
                <w:webHidden/>
              </w:rPr>
              <w:fldChar w:fldCharType="end"/>
            </w:r>
            <w:r w:rsidRPr="00B3187C">
              <w:rPr>
                <w:rStyle w:val="Hyperlink"/>
                <w:noProof/>
              </w:rPr>
              <w:fldChar w:fldCharType="end"/>
            </w:r>
          </w:ins>
        </w:p>
        <w:p w14:paraId="5D195620" w14:textId="7EBAEE53" w:rsidR="00324BFB" w:rsidRDefault="00324BFB">
          <w:pPr>
            <w:pStyle w:val="TOC3"/>
            <w:tabs>
              <w:tab w:val="right" w:leader="dot" w:pos="9350"/>
            </w:tabs>
            <w:rPr>
              <w:ins w:id="145" w:author="Zachary Cappella" w:date="2023-10-28T08:15:00Z"/>
              <w:rFonts w:eastAsiaTheme="minorEastAsia"/>
              <w:noProof/>
              <w:sz w:val="24"/>
              <w:szCs w:val="24"/>
            </w:rPr>
          </w:pPr>
          <w:ins w:id="146"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"_Toc149373374"</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6.3.9: Profile Interface Screen</w:t>
            </w:r>
            <w:r>
              <w:rPr>
                <w:noProof/>
                <w:webHidden/>
              </w:rPr>
              <w:tab/>
            </w:r>
            <w:r>
              <w:rPr>
                <w:noProof/>
                <w:webHidden/>
              </w:rPr>
              <w:fldChar w:fldCharType="begin"/>
            </w:r>
            <w:r>
              <w:rPr>
                <w:noProof/>
                <w:webHidden/>
              </w:rPr>
              <w:instrText xml:space="preserve"> PAGEREF _Toc149373374 \h </w:instrText>
            </w:r>
            <w:r>
              <w:rPr>
                <w:noProof/>
                <w:webHidden/>
              </w:rPr>
            </w:r>
          </w:ins>
          <w:r>
            <w:rPr>
              <w:noProof/>
              <w:webHidden/>
            </w:rPr>
            <w:fldChar w:fldCharType="separate"/>
          </w:r>
          <w:ins w:id="147" w:author="Zachary Cappella" w:date="2023-10-28T08:15:00Z">
            <w:r>
              <w:rPr>
                <w:noProof/>
                <w:webHidden/>
              </w:rPr>
              <w:t>37</w:t>
            </w:r>
            <w:r>
              <w:rPr>
                <w:noProof/>
                <w:webHidden/>
              </w:rPr>
              <w:fldChar w:fldCharType="end"/>
            </w:r>
            <w:r w:rsidRPr="00B3187C">
              <w:rPr>
                <w:rStyle w:val="Hyperlink"/>
                <w:noProof/>
              </w:rPr>
              <w:fldChar w:fldCharType="end"/>
            </w:r>
          </w:ins>
        </w:p>
        <w:p w14:paraId="3009FA18" w14:textId="3B0C2A12" w:rsidR="00324BFB" w:rsidRDefault="00324BFB">
          <w:pPr>
            <w:pStyle w:val="TOC3"/>
            <w:tabs>
              <w:tab w:val="right" w:leader="dot" w:pos="9350"/>
            </w:tabs>
            <w:rPr>
              <w:ins w:id="148" w:author="Zachary Cappella" w:date="2023-10-28T08:15:00Z"/>
              <w:rFonts w:eastAsiaTheme="minorEastAsia"/>
              <w:noProof/>
              <w:sz w:val="24"/>
              <w:szCs w:val="24"/>
            </w:rPr>
          </w:pPr>
          <w:ins w:id="149"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"_Toc149373375"</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6.3.10: Guided Tour Interface Screens</w:t>
            </w:r>
            <w:r>
              <w:rPr>
                <w:noProof/>
                <w:webHidden/>
              </w:rPr>
              <w:tab/>
            </w:r>
            <w:r>
              <w:rPr>
                <w:noProof/>
                <w:webHidden/>
              </w:rPr>
              <w:fldChar w:fldCharType="begin"/>
            </w:r>
            <w:r>
              <w:rPr>
                <w:noProof/>
                <w:webHidden/>
              </w:rPr>
              <w:instrText xml:space="preserve"> PAGEREF _Toc149373375 \h </w:instrText>
            </w:r>
            <w:r>
              <w:rPr>
                <w:noProof/>
                <w:webHidden/>
              </w:rPr>
            </w:r>
          </w:ins>
          <w:r>
            <w:rPr>
              <w:noProof/>
              <w:webHidden/>
            </w:rPr>
            <w:fldChar w:fldCharType="separate"/>
          </w:r>
          <w:ins w:id="150" w:author="Zachary Cappella" w:date="2023-10-28T08:15:00Z">
            <w:r>
              <w:rPr>
                <w:noProof/>
                <w:webHidden/>
              </w:rPr>
              <w:t>39</w:t>
            </w:r>
            <w:r>
              <w:rPr>
                <w:noProof/>
                <w:webHidden/>
              </w:rPr>
              <w:fldChar w:fldCharType="end"/>
            </w:r>
            <w:r w:rsidRPr="00B3187C">
              <w:rPr>
                <w:rStyle w:val="Hyperlink"/>
                <w:noProof/>
              </w:rPr>
              <w:fldChar w:fldCharType="end"/>
            </w:r>
          </w:ins>
        </w:p>
        <w:p w14:paraId="09CC36D9" w14:textId="4655CB5E" w:rsidR="00324BFB" w:rsidRDefault="00324BFB">
          <w:pPr>
            <w:pStyle w:val="TOC1"/>
            <w:rPr>
              <w:ins w:id="151" w:author="Zachary Cappella" w:date="2023-10-28T08:15:00Z"/>
              <w:rFonts w:eastAsiaTheme="minorEastAsia"/>
              <w:noProof/>
              <w:sz w:val="24"/>
              <w:szCs w:val="24"/>
            </w:rPr>
          </w:pPr>
          <w:ins w:id="152"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"_Toc149373376"</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7. Requirements Matrix</w:t>
            </w:r>
            <w:r>
              <w:rPr>
                <w:noProof/>
                <w:webHidden/>
              </w:rPr>
              <w:tab/>
            </w:r>
            <w:r>
              <w:rPr>
                <w:noProof/>
                <w:webHidden/>
              </w:rPr>
              <w:fldChar w:fldCharType="begin"/>
            </w:r>
            <w:r>
              <w:rPr>
                <w:noProof/>
                <w:webHidden/>
              </w:rPr>
              <w:instrText xml:space="preserve"> PAGEREF _Toc149373376 \h </w:instrText>
            </w:r>
            <w:r>
              <w:rPr>
                <w:noProof/>
                <w:webHidden/>
              </w:rPr>
            </w:r>
          </w:ins>
          <w:r>
            <w:rPr>
              <w:noProof/>
              <w:webHidden/>
            </w:rPr>
            <w:fldChar w:fldCharType="separate"/>
          </w:r>
          <w:ins w:id="153" w:author="Zachary Cappella" w:date="2023-10-28T08:15:00Z">
            <w:r>
              <w:rPr>
                <w:noProof/>
                <w:webHidden/>
              </w:rPr>
              <w:t>52</w:t>
            </w:r>
            <w:r>
              <w:rPr>
                <w:noProof/>
                <w:webHidden/>
              </w:rPr>
              <w:fldChar w:fldCharType="end"/>
            </w:r>
            <w:r w:rsidRPr="00B3187C">
              <w:rPr>
                <w:rStyle w:val="Hyperlink"/>
                <w:noProof/>
              </w:rPr>
              <w:fldChar w:fldCharType="end"/>
            </w:r>
          </w:ins>
        </w:p>
        <w:p w14:paraId="7A60EB49" w14:textId="2538EA32" w:rsidR="00324BFB" w:rsidRDefault="00324BFB">
          <w:pPr>
            <w:pStyle w:val="TOC1"/>
            <w:rPr>
              <w:ins w:id="154" w:author="Zachary Cappella" w:date="2023-10-28T08:15:00Z"/>
              <w:rFonts w:eastAsiaTheme="minorEastAsia"/>
              <w:noProof/>
              <w:sz w:val="24"/>
              <w:szCs w:val="24"/>
            </w:rPr>
          </w:pPr>
          <w:ins w:id="155"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"_Toc149373377"</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8. Appendices</w:t>
            </w:r>
            <w:r>
              <w:rPr>
                <w:noProof/>
                <w:webHidden/>
              </w:rPr>
              <w:tab/>
            </w:r>
            <w:r>
              <w:rPr>
                <w:noProof/>
                <w:webHidden/>
              </w:rPr>
              <w:fldChar w:fldCharType="begin"/>
            </w:r>
            <w:r>
              <w:rPr>
                <w:noProof/>
                <w:webHidden/>
              </w:rPr>
              <w:instrText xml:space="preserve"> PAGEREF _Toc149373377 \h </w:instrText>
            </w:r>
            <w:r>
              <w:rPr>
                <w:noProof/>
                <w:webHidden/>
              </w:rPr>
            </w:r>
          </w:ins>
          <w:r>
            <w:rPr>
              <w:noProof/>
              <w:webHidden/>
            </w:rPr>
            <w:fldChar w:fldCharType="separate"/>
          </w:r>
          <w:ins w:id="156" w:author="Zachary Cappella" w:date="2023-10-28T08:15:00Z">
            <w:r>
              <w:rPr>
                <w:noProof/>
                <w:webHidden/>
              </w:rPr>
              <w:t>54</w:t>
            </w:r>
            <w:r>
              <w:rPr>
                <w:noProof/>
                <w:webHidden/>
              </w:rPr>
              <w:fldChar w:fldCharType="end"/>
            </w:r>
            <w:r w:rsidRPr="00B3187C">
              <w:rPr>
                <w:rStyle w:val="Hyperlink"/>
                <w:noProof/>
              </w:rPr>
              <w:fldChar w:fldCharType="end"/>
            </w:r>
          </w:ins>
        </w:p>
        <w:p w14:paraId="732F4228" w14:textId="2F24FDF9" w:rsidR="00324BFB" w:rsidRDefault="00324BFB">
          <w:pPr>
            <w:pStyle w:val="TOC2"/>
            <w:rPr>
              <w:ins w:id="157" w:author="Zachary Cappella" w:date="2023-10-28T08:15:00Z"/>
              <w:rFonts w:eastAsiaTheme="minorEastAsia"/>
              <w:noProof/>
              <w:sz w:val="24"/>
              <w:szCs w:val="24"/>
            </w:rPr>
          </w:pPr>
          <w:ins w:id="158" w:author="Zachary Cappella" w:date="2023-10-28T08:15:00Z">
            <w:r w:rsidRPr="00B3187C">
              <w:rPr>
                <w:rStyle w:val="Hyperlink"/>
                <w:noProof/>
              </w:rPr>
              <w:fldChar w:fldCharType="begin"/>
            </w:r>
            <w:r w:rsidRPr="00B3187C">
              <w:rPr>
                <w:rStyle w:val="Hyperlink"/>
                <w:noProof/>
              </w:rPr>
              <w:instrText xml:space="preserve"> </w:instrText>
            </w:r>
            <w:r>
              <w:rPr>
                <w:noProof/>
              </w:rPr>
              <w:instrText>HYPERLINK \l "_Toc149373378"</w:instrText>
            </w:r>
            <w:r w:rsidRPr="00B3187C">
              <w:rPr>
                <w:rStyle w:val="Hyperlink"/>
                <w:noProof/>
              </w:rPr>
              <w:instrText xml:space="preserve"> </w:instrText>
            </w:r>
            <w:r w:rsidRPr="00B3187C">
              <w:rPr>
                <w:rStyle w:val="Hyperlink"/>
                <w:noProof/>
              </w:rPr>
            </w:r>
            <w:r w:rsidRPr="00B3187C">
              <w:rPr>
                <w:rStyle w:val="Hyperlink"/>
                <w:noProof/>
              </w:rPr>
              <w:fldChar w:fldCharType="separate"/>
            </w:r>
            <w:r w:rsidRPr="00B3187C">
              <w:rPr>
                <w:rStyle w:val="Hyperlink"/>
                <w:rFonts w:ascii="Times New Roman" w:hAnsi="Times New Roman" w:cs="Times New Roman"/>
                <w:noProof/>
              </w:rPr>
              <w:t>8.1 Speech to Text service provider comparison</w:t>
            </w:r>
            <w:r>
              <w:rPr>
                <w:noProof/>
                <w:webHidden/>
              </w:rPr>
              <w:tab/>
            </w:r>
            <w:r>
              <w:rPr>
                <w:noProof/>
                <w:webHidden/>
              </w:rPr>
              <w:fldChar w:fldCharType="begin"/>
            </w:r>
            <w:r>
              <w:rPr>
                <w:noProof/>
                <w:webHidden/>
              </w:rPr>
              <w:instrText xml:space="preserve"> PAGEREF _Toc149373378 \h </w:instrText>
            </w:r>
            <w:r>
              <w:rPr>
                <w:noProof/>
                <w:webHidden/>
              </w:rPr>
            </w:r>
          </w:ins>
          <w:r>
            <w:rPr>
              <w:noProof/>
              <w:webHidden/>
            </w:rPr>
            <w:fldChar w:fldCharType="separate"/>
          </w:r>
          <w:ins w:id="159" w:author="Zachary Cappella" w:date="2023-10-28T08:15:00Z">
            <w:r>
              <w:rPr>
                <w:noProof/>
                <w:webHidden/>
              </w:rPr>
              <w:t>54</w:t>
            </w:r>
            <w:r>
              <w:rPr>
                <w:noProof/>
                <w:webHidden/>
              </w:rPr>
              <w:fldChar w:fldCharType="end"/>
            </w:r>
            <w:r w:rsidRPr="00B3187C">
              <w:rPr>
                <w:rStyle w:val="Hyperlink"/>
                <w:noProof/>
              </w:rPr>
              <w:fldChar w:fldCharType="end"/>
            </w:r>
          </w:ins>
        </w:p>
        <w:p w14:paraId="63F79DDA" w14:textId="7709F549" w:rsidR="00DC6C96" w:rsidRPr="00035CEB" w:rsidDel="0002480F" w:rsidRDefault="419D2A02">
          <w:pPr>
            <w:pStyle w:val="TOC2"/>
            <w:rPr>
              <w:del w:id="160" w:author="Zachary Cappella" w:date="2023-10-09T13:32:00Z"/>
              <w:rStyle w:val="Hyperlink"/>
              <w:rFonts w:ascii="Times New Roman" w:hAnsi="Times New Roman" w:cs="Times New Roman"/>
              <w:noProof/>
              <w:rPrChange w:id="161" w:author="Zachary Cappella" w:date="2023-10-23T16:02:00Z">
                <w:rPr>
                  <w:del w:id="162" w:author="Zachary Cappella" w:date="2023-10-09T13:32:00Z"/>
                  <w:rStyle w:val="Hyperlink"/>
                  <w:noProof/>
                </w:rPr>
              </w:rPrChange>
            </w:rPr>
            <w:pPrChange w:id="163" w:author="Zachary Cappella" w:date="2023-10-09T13:32:00Z">
              <w:pPr>
                <w:pStyle w:val="TOC1"/>
                <w:tabs>
                  <w:tab w:val="clear" w:pos="9350"/>
                  <w:tab w:val="right" w:leader="dot" w:pos="9360"/>
                </w:tabs>
              </w:pPr>
            </w:pPrChange>
          </w:pPr>
          <w:del w:id="164" w:author="Zachary Cappella" w:date="2023-10-09T13:32:00Z">
            <w:r w:rsidRPr="00035CEB" w:rsidDel="0002480F">
              <w:rPr>
                <w:rFonts w:ascii="Times New Roman" w:hAnsi="Times New Roman" w:cs="Times New Roman"/>
                <w:noProof/>
                <w:rPrChange w:id="165" w:author="Zachary Cappella" w:date="2023-10-23T16:02:00Z">
                  <w:rPr>
                    <w:rStyle w:val="Hyperlink"/>
                  </w:rPr>
                </w:rPrChange>
              </w:rPr>
              <w:delText>Table of Contents</w:delText>
            </w:r>
            <w:r w:rsidR="00C82EEF" w:rsidRPr="00035CEB" w:rsidDel="0002480F">
              <w:rPr>
                <w:rFonts w:ascii="Times New Roman" w:hAnsi="Times New Roman" w:cs="Times New Roman"/>
                <w:noProof/>
                <w:rPrChange w:id="166" w:author="Zachary Cappella" w:date="2023-10-23T16:02:00Z">
                  <w:rPr/>
                </w:rPrChange>
              </w:rPr>
              <w:tab/>
            </w:r>
            <w:r w:rsidRPr="00035CEB" w:rsidDel="0002480F">
              <w:rPr>
                <w:rFonts w:ascii="Times New Roman" w:hAnsi="Times New Roman" w:cs="Times New Roman"/>
                <w:noProof/>
                <w:rPrChange w:id="167" w:author="Zachary Cappella" w:date="2023-10-23T16:02:00Z">
                  <w:rPr>
                    <w:rStyle w:val="Hyperlink"/>
                  </w:rPr>
                </w:rPrChange>
              </w:rPr>
              <w:delText>1</w:delText>
            </w:r>
          </w:del>
        </w:p>
        <w:p w14:paraId="2D6F8FE9" w14:textId="55A0B8CD" w:rsidR="00DC6C96" w:rsidRPr="00035CEB" w:rsidDel="0002480F" w:rsidRDefault="419D2A02">
          <w:pPr>
            <w:pStyle w:val="TOC2"/>
            <w:rPr>
              <w:del w:id="168" w:author="Zachary Cappella" w:date="2023-10-09T13:32:00Z"/>
              <w:rStyle w:val="Hyperlink"/>
              <w:rFonts w:ascii="Times New Roman" w:hAnsi="Times New Roman" w:cs="Times New Roman"/>
              <w:noProof/>
              <w:rPrChange w:id="169" w:author="Zachary Cappella" w:date="2023-10-23T16:02:00Z">
                <w:rPr>
                  <w:del w:id="170" w:author="Zachary Cappella" w:date="2023-10-09T13:32:00Z"/>
                  <w:rStyle w:val="Hyperlink"/>
                  <w:noProof/>
                </w:rPr>
              </w:rPrChange>
            </w:rPr>
            <w:pPrChange w:id="171" w:author="Zachary Cappella" w:date="2023-10-09T13:32:00Z">
              <w:pPr>
                <w:pStyle w:val="TOC1"/>
                <w:tabs>
                  <w:tab w:val="clear" w:pos="9350"/>
                  <w:tab w:val="right" w:leader="dot" w:pos="9360"/>
                </w:tabs>
              </w:pPr>
            </w:pPrChange>
          </w:pPr>
          <w:del w:id="172" w:author="Zachary Cappella" w:date="2023-10-09T13:32:00Z">
            <w:r w:rsidRPr="00035CEB" w:rsidDel="0002480F">
              <w:rPr>
                <w:rFonts w:ascii="Times New Roman" w:hAnsi="Times New Roman" w:cs="Times New Roman"/>
                <w:noProof/>
                <w:rPrChange w:id="173" w:author="Zachary Cappella" w:date="2023-10-23T16:02:00Z">
                  <w:rPr>
                    <w:rStyle w:val="Hyperlink"/>
                  </w:rPr>
                </w:rPrChange>
              </w:rPr>
              <w:delText>Revision History</w:delText>
            </w:r>
            <w:r w:rsidR="003509AD" w:rsidRPr="00035CEB" w:rsidDel="0002480F">
              <w:rPr>
                <w:rFonts w:ascii="Times New Roman" w:hAnsi="Times New Roman" w:cs="Times New Roman"/>
                <w:noProof/>
                <w:rPrChange w:id="174" w:author="Zachary Cappella" w:date="2023-10-23T16:02:00Z">
                  <w:rPr/>
                </w:rPrChange>
              </w:rPr>
              <w:tab/>
            </w:r>
            <w:r w:rsidRPr="00035CEB" w:rsidDel="0002480F">
              <w:rPr>
                <w:rFonts w:ascii="Times New Roman" w:hAnsi="Times New Roman" w:cs="Times New Roman"/>
                <w:noProof/>
                <w:rPrChange w:id="175" w:author="Zachary Cappella" w:date="2023-10-23T16:02:00Z">
                  <w:rPr>
                    <w:rStyle w:val="Hyperlink"/>
                  </w:rPr>
                </w:rPrChange>
              </w:rPr>
              <w:delText>2</w:delText>
            </w:r>
          </w:del>
        </w:p>
        <w:p w14:paraId="2BF09DB6" w14:textId="4E36DE10" w:rsidR="00DC6C96" w:rsidRPr="00035CEB" w:rsidDel="0002480F" w:rsidRDefault="419D2A02">
          <w:pPr>
            <w:pStyle w:val="TOC2"/>
            <w:rPr>
              <w:del w:id="176" w:author="Zachary Cappella" w:date="2023-10-09T13:32:00Z"/>
              <w:rStyle w:val="Hyperlink"/>
              <w:rFonts w:ascii="Times New Roman" w:hAnsi="Times New Roman" w:cs="Times New Roman"/>
              <w:noProof/>
              <w:rPrChange w:id="177" w:author="Zachary Cappella" w:date="2023-10-23T16:02:00Z">
                <w:rPr>
                  <w:del w:id="178" w:author="Zachary Cappella" w:date="2023-10-09T13:32:00Z"/>
                  <w:rStyle w:val="Hyperlink"/>
                  <w:noProof/>
                </w:rPr>
              </w:rPrChange>
            </w:rPr>
            <w:pPrChange w:id="179" w:author="Zachary Cappella" w:date="2023-10-09T13:32:00Z">
              <w:pPr>
                <w:pStyle w:val="TOC1"/>
                <w:tabs>
                  <w:tab w:val="clear" w:pos="9350"/>
                  <w:tab w:val="right" w:leader="dot" w:pos="9360"/>
                </w:tabs>
              </w:pPr>
            </w:pPrChange>
          </w:pPr>
          <w:del w:id="180" w:author="Zachary Cappella" w:date="2023-10-09T13:32:00Z">
            <w:r w:rsidRPr="00035CEB" w:rsidDel="0002480F">
              <w:rPr>
                <w:rFonts w:ascii="Times New Roman" w:hAnsi="Times New Roman" w:cs="Times New Roman"/>
                <w:noProof/>
                <w:rPrChange w:id="181" w:author="Zachary Cappella" w:date="2023-10-23T16:02:00Z">
                  <w:rPr>
                    <w:rStyle w:val="Hyperlink"/>
                  </w:rPr>
                </w:rPrChange>
              </w:rPr>
              <w:delText>1. Introduction</w:delText>
            </w:r>
            <w:r w:rsidR="003509AD" w:rsidRPr="00035CEB" w:rsidDel="0002480F">
              <w:rPr>
                <w:rFonts w:ascii="Times New Roman" w:hAnsi="Times New Roman" w:cs="Times New Roman"/>
                <w:noProof/>
                <w:rPrChange w:id="182" w:author="Zachary Cappella" w:date="2023-10-23T16:02:00Z">
                  <w:rPr/>
                </w:rPrChange>
              </w:rPr>
              <w:tab/>
            </w:r>
            <w:r w:rsidRPr="00035CEB" w:rsidDel="0002480F">
              <w:rPr>
                <w:rFonts w:ascii="Times New Roman" w:hAnsi="Times New Roman" w:cs="Times New Roman"/>
                <w:noProof/>
                <w:rPrChange w:id="183" w:author="Zachary Cappella" w:date="2023-10-23T16:02:00Z">
                  <w:rPr>
                    <w:rStyle w:val="Hyperlink"/>
                  </w:rPr>
                </w:rPrChange>
              </w:rPr>
              <w:delText>3</w:delText>
            </w:r>
          </w:del>
        </w:p>
        <w:p w14:paraId="48DF0E35" w14:textId="0D6CDCA5" w:rsidR="00DC6C96" w:rsidRPr="00035CEB" w:rsidDel="0002480F" w:rsidRDefault="419D2A02">
          <w:pPr>
            <w:pStyle w:val="TOC2"/>
            <w:rPr>
              <w:del w:id="184" w:author="Zachary Cappella" w:date="2023-10-09T13:32:00Z"/>
              <w:rStyle w:val="Hyperlink"/>
              <w:rFonts w:ascii="Times New Roman" w:hAnsi="Times New Roman" w:cs="Times New Roman"/>
              <w:noProof/>
              <w:rPrChange w:id="185" w:author="Zachary Cappella" w:date="2023-10-23T16:02:00Z">
                <w:rPr>
                  <w:del w:id="186" w:author="Zachary Cappella" w:date="2023-10-09T13:32:00Z"/>
                  <w:rStyle w:val="Hyperlink"/>
                  <w:noProof/>
                </w:rPr>
              </w:rPrChange>
            </w:rPr>
          </w:pPr>
          <w:del w:id="187" w:author="Zachary Cappella" w:date="2023-10-09T13:32:00Z">
            <w:r w:rsidRPr="00035CEB" w:rsidDel="0002480F">
              <w:rPr>
                <w:rFonts w:ascii="Times New Roman" w:hAnsi="Times New Roman" w:cs="Times New Roman"/>
                <w:noProof/>
                <w:rPrChange w:id="188" w:author="Zachary Cappella" w:date="2023-10-23T16:02:00Z">
                  <w:rPr>
                    <w:rStyle w:val="Hyperlink"/>
                  </w:rPr>
                </w:rPrChange>
              </w:rPr>
              <w:delText>1.1 Purpose</w:delText>
            </w:r>
            <w:r w:rsidR="003509AD" w:rsidRPr="00035CEB" w:rsidDel="0002480F">
              <w:rPr>
                <w:rFonts w:ascii="Times New Roman" w:hAnsi="Times New Roman" w:cs="Times New Roman"/>
                <w:noProof/>
                <w:rPrChange w:id="189" w:author="Zachary Cappella" w:date="2023-10-23T16:02:00Z">
                  <w:rPr/>
                </w:rPrChange>
              </w:rPr>
              <w:tab/>
            </w:r>
            <w:r w:rsidRPr="00035CEB" w:rsidDel="0002480F">
              <w:rPr>
                <w:rFonts w:ascii="Times New Roman" w:hAnsi="Times New Roman" w:cs="Times New Roman"/>
                <w:noProof/>
                <w:rPrChange w:id="190" w:author="Zachary Cappella" w:date="2023-10-23T16:02:00Z">
                  <w:rPr>
                    <w:rStyle w:val="Hyperlink"/>
                  </w:rPr>
                </w:rPrChange>
              </w:rPr>
              <w:delText>4</w:delText>
            </w:r>
          </w:del>
        </w:p>
        <w:p w14:paraId="3030DED9" w14:textId="62117EDF" w:rsidR="00DC6C96" w:rsidRPr="00035CEB" w:rsidDel="0002480F" w:rsidRDefault="419D2A02">
          <w:pPr>
            <w:pStyle w:val="TOC2"/>
            <w:rPr>
              <w:del w:id="191" w:author="Zachary Cappella" w:date="2023-10-09T13:32:00Z"/>
              <w:rStyle w:val="Hyperlink"/>
              <w:rFonts w:ascii="Times New Roman" w:hAnsi="Times New Roman" w:cs="Times New Roman"/>
              <w:noProof/>
              <w:rPrChange w:id="192" w:author="Zachary Cappella" w:date="2023-10-23T16:02:00Z">
                <w:rPr>
                  <w:del w:id="193" w:author="Zachary Cappella" w:date="2023-10-09T13:32:00Z"/>
                  <w:rStyle w:val="Hyperlink"/>
                  <w:noProof/>
                </w:rPr>
              </w:rPrChange>
            </w:rPr>
          </w:pPr>
          <w:del w:id="194" w:author="Zachary Cappella" w:date="2023-10-09T13:32:00Z">
            <w:r w:rsidRPr="00035CEB" w:rsidDel="0002480F">
              <w:rPr>
                <w:rFonts w:ascii="Times New Roman" w:hAnsi="Times New Roman" w:cs="Times New Roman"/>
                <w:noProof/>
                <w:rPrChange w:id="195" w:author="Zachary Cappella" w:date="2023-10-23T16:02:00Z">
                  <w:rPr>
                    <w:rStyle w:val="Hyperlink"/>
                  </w:rPr>
                </w:rPrChange>
              </w:rPr>
              <w:delText>1.2 Scope</w:delText>
            </w:r>
            <w:r w:rsidR="003509AD" w:rsidRPr="00035CEB" w:rsidDel="0002480F">
              <w:rPr>
                <w:rFonts w:ascii="Times New Roman" w:hAnsi="Times New Roman" w:cs="Times New Roman"/>
                <w:noProof/>
                <w:rPrChange w:id="196" w:author="Zachary Cappella" w:date="2023-10-23T16:02:00Z">
                  <w:rPr/>
                </w:rPrChange>
              </w:rPr>
              <w:tab/>
            </w:r>
            <w:r w:rsidRPr="00035CEB" w:rsidDel="0002480F">
              <w:rPr>
                <w:rFonts w:ascii="Times New Roman" w:hAnsi="Times New Roman" w:cs="Times New Roman"/>
                <w:noProof/>
                <w:rPrChange w:id="197" w:author="Zachary Cappella" w:date="2023-10-23T16:02:00Z">
                  <w:rPr>
                    <w:rStyle w:val="Hyperlink"/>
                  </w:rPr>
                </w:rPrChange>
              </w:rPr>
              <w:delText>5</w:delText>
            </w:r>
          </w:del>
        </w:p>
        <w:p w14:paraId="5DE1EB45" w14:textId="06D29456" w:rsidR="00DC6C96" w:rsidRPr="00035CEB" w:rsidDel="0002480F" w:rsidRDefault="419D2A02">
          <w:pPr>
            <w:pStyle w:val="TOC2"/>
            <w:rPr>
              <w:del w:id="198" w:author="Zachary Cappella" w:date="2023-10-09T13:32:00Z"/>
              <w:rStyle w:val="Hyperlink"/>
              <w:rFonts w:ascii="Times New Roman" w:hAnsi="Times New Roman" w:cs="Times New Roman"/>
              <w:noProof/>
              <w:rPrChange w:id="199" w:author="Zachary Cappella" w:date="2023-10-23T16:02:00Z">
                <w:rPr>
                  <w:del w:id="200" w:author="Zachary Cappella" w:date="2023-10-09T13:32:00Z"/>
                  <w:rStyle w:val="Hyperlink"/>
                  <w:noProof/>
                </w:rPr>
              </w:rPrChange>
            </w:rPr>
          </w:pPr>
          <w:del w:id="201" w:author="Zachary Cappella" w:date="2023-10-09T13:32:00Z">
            <w:r w:rsidRPr="00035CEB" w:rsidDel="0002480F">
              <w:rPr>
                <w:rFonts w:ascii="Times New Roman" w:hAnsi="Times New Roman" w:cs="Times New Roman"/>
                <w:noProof/>
                <w:rPrChange w:id="202" w:author="Zachary Cappella" w:date="2023-10-23T16:02:00Z">
                  <w:rPr>
                    <w:rStyle w:val="Hyperlink"/>
                  </w:rPr>
                </w:rPrChange>
              </w:rPr>
              <w:delText>1.3 Objectives</w:delText>
            </w:r>
            <w:r w:rsidR="003509AD" w:rsidRPr="00035CEB" w:rsidDel="0002480F">
              <w:rPr>
                <w:rFonts w:ascii="Times New Roman" w:hAnsi="Times New Roman" w:cs="Times New Roman"/>
                <w:noProof/>
                <w:rPrChange w:id="203" w:author="Zachary Cappella" w:date="2023-10-23T16:02:00Z">
                  <w:rPr/>
                </w:rPrChange>
              </w:rPr>
              <w:tab/>
            </w:r>
            <w:r w:rsidRPr="00035CEB" w:rsidDel="0002480F">
              <w:rPr>
                <w:rFonts w:ascii="Times New Roman" w:hAnsi="Times New Roman" w:cs="Times New Roman"/>
                <w:noProof/>
                <w:rPrChange w:id="204" w:author="Zachary Cappella" w:date="2023-10-23T16:02:00Z">
                  <w:rPr>
                    <w:rStyle w:val="Hyperlink"/>
                  </w:rPr>
                </w:rPrChange>
              </w:rPr>
              <w:delText>5</w:delText>
            </w:r>
          </w:del>
        </w:p>
        <w:p w14:paraId="3F0B9800" w14:textId="4F413AFF" w:rsidR="00DC6C96" w:rsidRPr="00035CEB" w:rsidDel="0002480F" w:rsidRDefault="419D2A02">
          <w:pPr>
            <w:pStyle w:val="TOC2"/>
            <w:rPr>
              <w:del w:id="205" w:author="Zachary Cappella" w:date="2023-10-09T13:32:00Z"/>
              <w:rStyle w:val="Hyperlink"/>
              <w:rFonts w:ascii="Times New Roman" w:hAnsi="Times New Roman" w:cs="Times New Roman"/>
              <w:noProof/>
              <w:rPrChange w:id="206" w:author="Zachary Cappella" w:date="2023-10-23T16:02:00Z">
                <w:rPr>
                  <w:del w:id="207" w:author="Zachary Cappella" w:date="2023-10-09T13:32:00Z"/>
                  <w:rStyle w:val="Hyperlink"/>
                  <w:noProof/>
                </w:rPr>
              </w:rPrChange>
            </w:rPr>
          </w:pPr>
          <w:del w:id="208" w:author="Zachary Cappella" w:date="2023-10-09T13:32:00Z">
            <w:r w:rsidRPr="00035CEB" w:rsidDel="0002480F">
              <w:rPr>
                <w:rFonts w:ascii="Times New Roman" w:hAnsi="Times New Roman" w:cs="Times New Roman"/>
                <w:noProof/>
                <w:rPrChange w:id="209" w:author="Zachary Cappella" w:date="2023-10-23T16:02:00Z">
                  <w:rPr>
                    <w:rStyle w:val="Hyperlink"/>
                  </w:rPr>
                </w:rPrChange>
              </w:rPr>
              <w:delText>1.4 Project Documents</w:delText>
            </w:r>
            <w:r w:rsidR="003509AD" w:rsidRPr="00035CEB" w:rsidDel="0002480F">
              <w:rPr>
                <w:rFonts w:ascii="Times New Roman" w:hAnsi="Times New Roman" w:cs="Times New Roman"/>
                <w:noProof/>
                <w:rPrChange w:id="210" w:author="Zachary Cappella" w:date="2023-10-23T16:02:00Z">
                  <w:rPr/>
                </w:rPrChange>
              </w:rPr>
              <w:tab/>
            </w:r>
            <w:r w:rsidRPr="00035CEB" w:rsidDel="0002480F">
              <w:rPr>
                <w:rFonts w:ascii="Times New Roman" w:hAnsi="Times New Roman" w:cs="Times New Roman"/>
                <w:noProof/>
                <w:rPrChange w:id="211" w:author="Zachary Cappella" w:date="2023-10-23T16:02:00Z">
                  <w:rPr>
                    <w:rStyle w:val="Hyperlink"/>
                  </w:rPr>
                </w:rPrChange>
              </w:rPr>
              <w:delText>6</w:delText>
            </w:r>
          </w:del>
        </w:p>
        <w:p w14:paraId="3AD2FAFD" w14:textId="002BC2DB" w:rsidR="00DC6C96" w:rsidRPr="00035CEB" w:rsidDel="0002480F" w:rsidRDefault="419D2A02">
          <w:pPr>
            <w:pStyle w:val="TOC2"/>
            <w:rPr>
              <w:del w:id="212" w:author="Zachary Cappella" w:date="2023-10-09T13:32:00Z"/>
              <w:rStyle w:val="Hyperlink"/>
              <w:rFonts w:ascii="Times New Roman" w:hAnsi="Times New Roman" w:cs="Times New Roman"/>
              <w:noProof/>
              <w:rPrChange w:id="213" w:author="Zachary Cappella" w:date="2023-10-23T16:02:00Z">
                <w:rPr>
                  <w:del w:id="214" w:author="Zachary Cappella" w:date="2023-10-09T13:32:00Z"/>
                  <w:rStyle w:val="Hyperlink"/>
                  <w:noProof/>
                </w:rPr>
              </w:rPrChange>
            </w:rPr>
          </w:pPr>
          <w:del w:id="215" w:author="Zachary Cappella" w:date="2023-10-09T13:32:00Z">
            <w:r w:rsidRPr="00035CEB" w:rsidDel="0002480F">
              <w:rPr>
                <w:rFonts w:ascii="Times New Roman" w:hAnsi="Times New Roman" w:cs="Times New Roman"/>
                <w:noProof/>
                <w:rPrChange w:id="216" w:author="Zachary Cappella" w:date="2023-10-23T16:02:00Z">
                  <w:rPr>
                    <w:rStyle w:val="Hyperlink"/>
                  </w:rPr>
                </w:rPrChange>
              </w:rPr>
              <w:delText>1.5. Definitions, Acronyms, and Abbreviations</w:delText>
            </w:r>
            <w:r w:rsidR="003509AD" w:rsidRPr="00035CEB" w:rsidDel="0002480F">
              <w:rPr>
                <w:rFonts w:ascii="Times New Roman" w:hAnsi="Times New Roman" w:cs="Times New Roman"/>
                <w:noProof/>
                <w:rPrChange w:id="217" w:author="Zachary Cappella" w:date="2023-10-23T16:02:00Z">
                  <w:rPr/>
                </w:rPrChange>
              </w:rPr>
              <w:tab/>
            </w:r>
            <w:r w:rsidRPr="00035CEB" w:rsidDel="0002480F">
              <w:rPr>
                <w:rFonts w:ascii="Times New Roman" w:hAnsi="Times New Roman" w:cs="Times New Roman"/>
                <w:noProof/>
                <w:rPrChange w:id="218" w:author="Zachary Cappella" w:date="2023-10-23T16:02:00Z">
                  <w:rPr>
                    <w:rStyle w:val="Hyperlink"/>
                  </w:rPr>
                </w:rPrChange>
              </w:rPr>
              <w:delText>6</w:delText>
            </w:r>
          </w:del>
        </w:p>
        <w:p w14:paraId="4AF37E39" w14:textId="61E8FD26" w:rsidR="00DC6C96" w:rsidRPr="00035CEB" w:rsidDel="0002480F" w:rsidRDefault="419D2A02">
          <w:pPr>
            <w:pStyle w:val="TOC2"/>
            <w:rPr>
              <w:del w:id="219" w:author="Zachary Cappella" w:date="2023-10-09T13:32:00Z"/>
              <w:rStyle w:val="Hyperlink"/>
              <w:rFonts w:ascii="Times New Roman" w:hAnsi="Times New Roman" w:cs="Times New Roman"/>
              <w:noProof/>
              <w:rPrChange w:id="220" w:author="Zachary Cappella" w:date="2023-10-23T16:02:00Z">
                <w:rPr>
                  <w:del w:id="221" w:author="Zachary Cappella" w:date="2023-10-09T13:32:00Z"/>
                  <w:rStyle w:val="Hyperlink"/>
                  <w:noProof/>
                </w:rPr>
              </w:rPrChange>
            </w:rPr>
          </w:pPr>
          <w:del w:id="222" w:author="Zachary Cappella" w:date="2023-10-09T13:32:00Z">
            <w:r w:rsidRPr="00035CEB" w:rsidDel="0002480F">
              <w:rPr>
                <w:rFonts w:ascii="Times New Roman" w:hAnsi="Times New Roman" w:cs="Times New Roman"/>
                <w:noProof/>
                <w:rPrChange w:id="223" w:author="Zachary Cappella" w:date="2023-10-23T16:02:00Z">
                  <w:rPr>
                    <w:rStyle w:val="Hyperlink"/>
                  </w:rPr>
                </w:rPrChange>
              </w:rPr>
              <w:delText>1.6 References</w:delText>
            </w:r>
            <w:r w:rsidR="003509AD" w:rsidRPr="00035CEB" w:rsidDel="0002480F">
              <w:rPr>
                <w:rFonts w:ascii="Times New Roman" w:hAnsi="Times New Roman" w:cs="Times New Roman"/>
                <w:noProof/>
                <w:rPrChange w:id="224" w:author="Zachary Cappella" w:date="2023-10-23T16:02:00Z">
                  <w:rPr/>
                </w:rPrChange>
              </w:rPr>
              <w:tab/>
            </w:r>
            <w:r w:rsidRPr="00035CEB" w:rsidDel="0002480F">
              <w:rPr>
                <w:rFonts w:ascii="Times New Roman" w:hAnsi="Times New Roman" w:cs="Times New Roman"/>
                <w:noProof/>
                <w:rPrChange w:id="225" w:author="Zachary Cappella" w:date="2023-10-23T16:02:00Z">
                  <w:rPr>
                    <w:rStyle w:val="Hyperlink"/>
                  </w:rPr>
                </w:rPrChange>
              </w:rPr>
              <w:delText>8</w:delText>
            </w:r>
          </w:del>
        </w:p>
        <w:p w14:paraId="7A3E2107" w14:textId="1FCB5E72" w:rsidR="00DC6C96" w:rsidRPr="00035CEB" w:rsidDel="0002480F" w:rsidRDefault="419D2A02">
          <w:pPr>
            <w:pStyle w:val="TOC2"/>
            <w:rPr>
              <w:del w:id="226" w:author="Zachary Cappella" w:date="2023-10-09T13:32:00Z"/>
              <w:rStyle w:val="Hyperlink"/>
              <w:rFonts w:ascii="Times New Roman" w:hAnsi="Times New Roman" w:cs="Times New Roman"/>
              <w:noProof/>
              <w:rPrChange w:id="227" w:author="Zachary Cappella" w:date="2023-10-23T16:02:00Z">
                <w:rPr>
                  <w:del w:id="228" w:author="Zachary Cappella" w:date="2023-10-09T13:32:00Z"/>
                  <w:rStyle w:val="Hyperlink"/>
                  <w:noProof/>
                </w:rPr>
              </w:rPrChange>
            </w:rPr>
            <w:pPrChange w:id="229" w:author="Zachary Cappella" w:date="2023-10-09T13:32:00Z">
              <w:pPr>
                <w:pStyle w:val="TOC1"/>
                <w:tabs>
                  <w:tab w:val="clear" w:pos="9350"/>
                  <w:tab w:val="right" w:leader="dot" w:pos="9360"/>
                </w:tabs>
              </w:pPr>
            </w:pPrChange>
          </w:pPr>
          <w:del w:id="230" w:author="Zachary Cappella" w:date="2023-10-09T13:32:00Z">
            <w:r w:rsidRPr="00035CEB" w:rsidDel="0002480F">
              <w:rPr>
                <w:rFonts w:ascii="Times New Roman" w:hAnsi="Times New Roman" w:cs="Times New Roman"/>
                <w:noProof/>
                <w:rPrChange w:id="231" w:author="Zachary Cappella" w:date="2023-10-23T16:02:00Z">
                  <w:rPr>
                    <w:rStyle w:val="Hyperlink"/>
                  </w:rPr>
                </w:rPrChange>
              </w:rPr>
              <w:delText>2. System Overview</w:delText>
            </w:r>
            <w:r w:rsidR="003509AD" w:rsidRPr="00035CEB" w:rsidDel="0002480F">
              <w:rPr>
                <w:rFonts w:ascii="Times New Roman" w:hAnsi="Times New Roman" w:cs="Times New Roman"/>
                <w:noProof/>
                <w:rPrChange w:id="232" w:author="Zachary Cappella" w:date="2023-10-23T16:02:00Z">
                  <w:rPr/>
                </w:rPrChange>
              </w:rPr>
              <w:tab/>
            </w:r>
            <w:r w:rsidRPr="00035CEB" w:rsidDel="0002480F">
              <w:rPr>
                <w:rFonts w:ascii="Times New Roman" w:hAnsi="Times New Roman" w:cs="Times New Roman"/>
                <w:noProof/>
                <w:rPrChange w:id="233" w:author="Zachary Cappella" w:date="2023-10-23T16:02:00Z">
                  <w:rPr>
                    <w:rStyle w:val="Hyperlink"/>
                  </w:rPr>
                </w:rPrChange>
              </w:rPr>
              <w:delText>9</w:delText>
            </w:r>
          </w:del>
        </w:p>
        <w:p w14:paraId="3C85FEF5" w14:textId="3F806D5F" w:rsidR="00DC6C96" w:rsidRPr="00035CEB" w:rsidDel="0002480F" w:rsidRDefault="419D2A02">
          <w:pPr>
            <w:pStyle w:val="TOC2"/>
            <w:rPr>
              <w:del w:id="234" w:author="Zachary Cappella" w:date="2023-10-09T13:32:00Z"/>
              <w:rStyle w:val="Hyperlink"/>
              <w:rFonts w:ascii="Times New Roman" w:hAnsi="Times New Roman" w:cs="Times New Roman"/>
              <w:noProof/>
              <w:rPrChange w:id="235" w:author="Zachary Cappella" w:date="2023-10-23T16:02:00Z">
                <w:rPr>
                  <w:del w:id="236" w:author="Zachary Cappella" w:date="2023-10-09T13:32:00Z"/>
                  <w:rStyle w:val="Hyperlink"/>
                  <w:noProof/>
                </w:rPr>
              </w:rPrChange>
            </w:rPr>
          </w:pPr>
          <w:del w:id="237" w:author="Zachary Cappella" w:date="2023-10-09T13:32:00Z">
            <w:r w:rsidRPr="00035CEB" w:rsidDel="0002480F">
              <w:rPr>
                <w:rFonts w:ascii="Times New Roman" w:hAnsi="Times New Roman" w:cs="Times New Roman"/>
                <w:noProof/>
                <w:rPrChange w:id="238" w:author="Zachary Cappella" w:date="2023-10-23T16:02:00Z">
                  <w:rPr>
                    <w:rStyle w:val="Hyperlink"/>
                  </w:rPr>
                </w:rPrChange>
              </w:rPr>
              <w:delText>2.1. In Scope</w:delText>
            </w:r>
            <w:r w:rsidR="003509AD" w:rsidRPr="00035CEB" w:rsidDel="0002480F">
              <w:rPr>
                <w:rFonts w:ascii="Times New Roman" w:hAnsi="Times New Roman" w:cs="Times New Roman"/>
                <w:noProof/>
                <w:rPrChange w:id="239" w:author="Zachary Cappella" w:date="2023-10-23T16:02:00Z">
                  <w:rPr/>
                </w:rPrChange>
              </w:rPr>
              <w:tab/>
            </w:r>
            <w:r w:rsidRPr="00035CEB" w:rsidDel="0002480F">
              <w:rPr>
                <w:rFonts w:ascii="Times New Roman" w:hAnsi="Times New Roman" w:cs="Times New Roman"/>
                <w:noProof/>
                <w:rPrChange w:id="240" w:author="Zachary Cappella" w:date="2023-10-23T16:02:00Z">
                  <w:rPr>
                    <w:rStyle w:val="Hyperlink"/>
                  </w:rPr>
                </w:rPrChange>
              </w:rPr>
              <w:delText>9</w:delText>
            </w:r>
          </w:del>
        </w:p>
        <w:p w14:paraId="7B92C8C1" w14:textId="39F6A1BF" w:rsidR="00DC6C96" w:rsidRPr="00035CEB" w:rsidDel="0002480F" w:rsidRDefault="419D2A02">
          <w:pPr>
            <w:pStyle w:val="TOC2"/>
            <w:rPr>
              <w:del w:id="241" w:author="Zachary Cappella" w:date="2023-10-09T13:32:00Z"/>
              <w:rStyle w:val="Hyperlink"/>
              <w:rFonts w:ascii="Times New Roman" w:hAnsi="Times New Roman" w:cs="Times New Roman"/>
              <w:noProof/>
              <w:rPrChange w:id="242" w:author="Zachary Cappella" w:date="2023-10-23T16:02:00Z">
                <w:rPr>
                  <w:del w:id="243" w:author="Zachary Cappella" w:date="2023-10-09T13:32:00Z"/>
                  <w:rStyle w:val="Hyperlink"/>
                  <w:noProof/>
                </w:rPr>
              </w:rPrChange>
            </w:rPr>
          </w:pPr>
          <w:del w:id="244" w:author="Zachary Cappella" w:date="2023-10-09T13:32:00Z">
            <w:r w:rsidRPr="00035CEB" w:rsidDel="0002480F">
              <w:rPr>
                <w:rFonts w:ascii="Times New Roman" w:hAnsi="Times New Roman" w:cs="Times New Roman"/>
                <w:noProof/>
                <w:rPrChange w:id="245" w:author="Zachary Cappella" w:date="2023-10-23T16:02:00Z">
                  <w:rPr>
                    <w:rStyle w:val="Hyperlink"/>
                  </w:rPr>
                </w:rPrChange>
              </w:rPr>
              <w:delText>2.2. Out of Scope</w:delText>
            </w:r>
            <w:r w:rsidR="003509AD" w:rsidRPr="00035CEB" w:rsidDel="0002480F">
              <w:rPr>
                <w:rFonts w:ascii="Times New Roman" w:hAnsi="Times New Roman" w:cs="Times New Roman"/>
                <w:noProof/>
                <w:rPrChange w:id="246" w:author="Zachary Cappella" w:date="2023-10-23T16:02:00Z">
                  <w:rPr/>
                </w:rPrChange>
              </w:rPr>
              <w:tab/>
            </w:r>
            <w:r w:rsidRPr="00035CEB" w:rsidDel="0002480F">
              <w:rPr>
                <w:rFonts w:ascii="Times New Roman" w:hAnsi="Times New Roman" w:cs="Times New Roman"/>
                <w:noProof/>
                <w:rPrChange w:id="247" w:author="Zachary Cappella" w:date="2023-10-23T16:02:00Z">
                  <w:rPr>
                    <w:rStyle w:val="Hyperlink"/>
                  </w:rPr>
                </w:rPrChange>
              </w:rPr>
              <w:delText>9</w:delText>
            </w:r>
          </w:del>
        </w:p>
        <w:p w14:paraId="492C8674" w14:textId="34E0F9B2" w:rsidR="00DC6C96" w:rsidRPr="00035CEB" w:rsidDel="0002480F" w:rsidRDefault="419D2A02">
          <w:pPr>
            <w:pStyle w:val="TOC2"/>
            <w:rPr>
              <w:del w:id="248" w:author="Zachary Cappella" w:date="2023-10-09T13:32:00Z"/>
              <w:rStyle w:val="Hyperlink"/>
              <w:rFonts w:ascii="Times New Roman" w:hAnsi="Times New Roman" w:cs="Times New Roman"/>
              <w:noProof/>
              <w:rPrChange w:id="249" w:author="Zachary Cappella" w:date="2023-10-23T16:02:00Z">
                <w:rPr>
                  <w:del w:id="250" w:author="Zachary Cappella" w:date="2023-10-09T13:32:00Z"/>
                  <w:rStyle w:val="Hyperlink"/>
                  <w:noProof/>
                </w:rPr>
              </w:rPrChange>
            </w:rPr>
            <w:pPrChange w:id="251" w:author="Zachary Cappella" w:date="2023-10-09T13:32:00Z">
              <w:pPr>
                <w:pStyle w:val="TOC1"/>
                <w:tabs>
                  <w:tab w:val="clear" w:pos="9350"/>
                  <w:tab w:val="right" w:leader="dot" w:pos="9360"/>
                </w:tabs>
              </w:pPr>
            </w:pPrChange>
          </w:pPr>
          <w:del w:id="252" w:author="Zachary Cappella" w:date="2023-10-09T13:32:00Z">
            <w:r w:rsidRPr="00035CEB" w:rsidDel="0002480F">
              <w:rPr>
                <w:rFonts w:ascii="Times New Roman" w:hAnsi="Times New Roman" w:cs="Times New Roman"/>
                <w:noProof/>
                <w:rPrChange w:id="253" w:author="Zachary Cappella" w:date="2023-10-23T16:02:00Z">
                  <w:rPr>
                    <w:rStyle w:val="Hyperlink"/>
                  </w:rPr>
                </w:rPrChange>
              </w:rPr>
              <w:delText>3. System Architecture</w:delText>
            </w:r>
            <w:r w:rsidR="003509AD" w:rsidRPr="00035CEB" w:rsidDel="0002480F">
              <w:rPr>
                <w:rFonts w:ascii="Times New Roman" w:hAnsi="Times New Roman" w:cs="Times New Roman"/>
                <w:noProof/>
                <w:rPrChange w:id="254" w:author="Zachary Cappella" w:date="2023-10-23T16:02:00Z">
                  <w:rPr/>
                </w:rPrChange>
              </w:rPr>
              <w:tab/>
            </w:r>
            <w:r w:rsidRPr="00035CEB" w:rsidDel="0002480F">
              <w:rPr>
                <w:rFonts w:ascii="Times New Roman" w:hAnsi="Times New Roman" w:cs="Times New Roman"/>
                <w:noProof/>
                <w:rPrChange w:id="255" w:author="Zachary Cappella" w:date="2023-10-23T16:02:00Z">
                  <w:rPr>
                    <w:rStyle w:val="Hyperlink"/>
                  </w:rPr>
                </w:rPrChange>
              </w:rPr>
              <w:delText>9</w:delText>
            </w:r>
          </w:del>
        </w:p>
        <w:p w14:paraId="4C2EF106" w14:textId="49503EF9" w:rsidR="00DC6C96" w:rsidRPr="00035CEB" w:rsidDel="0002480F" w:rsidRDefault="419D2A02">
          <w:pPr>
            <w:pStyle w:val="TOC2"/>
            <w:rPr>
              <w:del w:id="256" w:author="Zachary Cappella" w:date="2023-10-09T13:32:00Z"/>
              <w:rStyle w:val="Hyperlink"/>
              <w:rFonts w:ascii="Times New Roman" w:hAnsi="Times New Roman" w:cs="Times New Roman"/>
              <w:noProof/>
              <w:rPrChange w:id="257" w:author="Zachary Cappella" w:date="2023-10-23T16:02:00Z">
                <w:rPr>
                  <w:del w:id="258" w:author="Zachary Cappella" w:date="2023-10-09T13:32:00Z"/>
                  <w:rStyle w:val="Hyperlink"/>
                  <w:noProof/>
                </w:rPr>
              </w:rPrChange>
            </w:rPr>
          </w:pPr>
          <w:del w:id="259" w:author="Zachary Cappella" w:date="2023-10-09T13:32:00Z">
            <w:r w:rsidRPr="00035CEB" w:rsidDel="0002480F">
              <w:rPr>
                <w:rFonts w:ascii="Times New Roman" w:hAnsi="Times New Roman" w:cs="Times New Roman"/>
                <w:noProof/>
                <w:rPrChange w:id="260" w:author="Zachary Cappella" w:date="2023-10-23T16:02:00Z">
                  <w:rPr>
                    <w:rStyle w:val="Hyperlink"/>
                  </w:rPr>
                </w:rPrChange>
              </w:rPr>
              <w:delText>3.1. Architectural Design</w:delText>
            </w:r>
            <w:r w:rsidR="003509AD" w:rsidRPr="00035CEB" w:rsidDel="0002480F">
              <w:rPr>
                <w:rFonts w:ascii="Times New Roman" w:hAnsi="Times New Roman" w:cs="Times New Roman"/>
                <w:noProof/>
                <w:rPrChange w:id="261" w:author="Zachary Cappella" w:date="2023-10-23T16:02:00Z">
                  <w:rPr/>
                </w:rPrChange>
              </w:rPr>
              <w:tab/>
            </w:r>
            <w:r w:rsidRPr="00035CEB" w:rsidDel="0002480F">
              <w:rPr>
                <w:rFonts w:ascii="Times New Roman" w:hAnsi="Times New Roman" w:cs="Times New Roman"/>
                <w:noProof/>
                <w:rPrChange w:id="262" w:author="Zachary Cappella" w:date="2023-10-23T16:02:00Z">
                  <w:rPr>
                    <w:rStyle w:val="Hyperlink"/>
                  </w:rPr>
                </w:rPrChange>
              </w:rPr>
              <w:delText>9</w:delText>
            </w:r>
          </w:del>
        </w:p>
        <w:p w14:paraId="3FE147B3" w14:textId="60DDC176" w:rsidR="00DC6C96" w:rsidRPr="00035CEB" w:rsidDel="0002480F" w:rsidRDefault="419D2A02">
          <w:pPr>
            <w:pStyle w:val="TOC2"/>
            <w:rPr>
              <w:del w:id="263" w:author="Zachary Cappella" w:date="2023-10-09T13:32:00Z"/>
              <w:rStyle w:val="Hyperlink"/>
              <w:rFonts w:ascii="Times New Roman" w:hAnsi="Times New Roman" w:cs="Times New Roman"/>
              <w:noProof/>
              <w:rPrChange w:id="264" w:author="Zachary Cappella" w:date="2023-10-23T16:02:00Z">
                <w:rPr>
                  <w:del w:id="265" w:author="Zachary Cappella" w:date="2023-10-09T13:32:00Z"/>
                  <w:rStyle w:val="Hyperlink"/>
                  <w:noProof/>
                </w:rPr>
              </w:rPrChange>
            </w:rPr>
          </w:pPr>
          <w:del w:id="266" w:author="Zachary Cappella" w:date="2023-10-09T13:32:00Z">
            <w:r w:rsidRPr="00035CEB" w:rsidDel="0002480F">
              <w:rPr>
                <w:rFonts w:ascii="Times New Roman" w:hAnsi="Times New Roman" w:cs="Times New Roman"/>
                <w:noProof/>
                <w:rPrChange w:id="267" w:author="Zachary Cappella" w:date="2023-10-23T16:02:00Z">
                  <w:rPr>
                    <w:rStyle w:val="Hyperlink"/>
                  </w:rPr>
                </w:rPrChange>
              </w:rPr>
              <w:delText>3.2 Decomposition Description</w:delText>
            </w:r>
            <w:r w:rsidR="003509AD" w:rsidRPr="00035CEB" w:rsidDel="0002480F">
              <w:rPr>
                <w:rFonts w:ascii="Times New Roman" w:hAnsi="Times New Roman" w:cs="Times New Roman"/>
                <w:noProof/>
                <w:rPrChange w:id="268" w:author="Zachary Cappella" w:date="2023-10-23T16:02:00Z">
                  <w:rPr/>
                </w:rPrChange>
              </w:rPr>
              <w:tab/>
            </w:r>
            <w:r w:rsidRPr="00035CEB" w:rsidDel="0002480F">
              <w:rPr>
                <w:rFonts w:ascii="Times New Roman" w:hAnsi="Times New Roman" w:cs="Times New Roman"/>
                <w:noProof/>
                <w:rPrChange w:id="269" w:author="Zachary Cappella" w:date="2023-10-23T16:02:00Z">
                  <w:rPr>
                    <w:rStyle w:val="Hyperlink"/>
                  </w:rPr>
                </w:rPrChange>
              </w:rPr>
              <w:delText>10</w:delText>
            </w:r>
          </w:del>
        </w:p>
        <w:p w14:paraId="408873AC" w14:textId="0B3163B7" w:rsidR="00DC6C96" w:rsidRPr="00035CEB" w:rsidDel="0002480F" w:rsidRDefault="419D2A02">
          <w:pPr>
            <w:pStyle w:val="TOC2"/>
            <w:rPr>
              <w:del w:id="270" w:author="Zachary Cappella" w:date="2023-10-09T13:32:00Z"/>
              <w:rStyle w:val="Hyperlink"/>
              <w:rFonts w:ascii="Times New Roman" w:hAnsi="Times New Roman" w:cs="Times New Roman"/>
              <w:noProof/>
              <w:rPrChange w:id="271" w:author="Zachary Cappella" w:date="2023-10-23T16:02:00Z">
                <w:rPr>
                  <w:del w:id="272" w:author="Zachary Cappella" w:date="2023-10-09T13:32:00Z"/>
                  <w:rStyle w:val="Hyperlink"/>
                  <w:noProof/>
                </w:rPr>
              </w:rPrChange>
            </w:rPr>
          </w:pPr>
          <w:del w:id="273" w:author="Zachary Cappella" w:date="2023-10-09T13:32:00Z">
            <w:r w:rsidRPr="00035CEB" w:rsidDel="0002480F">
              <w:rPr>
                <w:rFonts w:ascii="Times New Roman" w:hAnsi="Times New Roman" w:cs="Times New Roman"/>
                <w:noProof/>
                <w:rPrChange w:id="274" w:author="Zachary Cappella" w:date="2023-10-23T16:02:00Z">
                  <w:rPr>
                    <w:rStyle w:val="Hyperlink"/>
                  </w:rPr>
                </w:rPrChange>
              </w:rPr>
              <w:delText>3.2.1 Database</w:delText>
            </w:r>
            <w:r w:rsidR="003509AD" w:rsidRPr="00035CEB" w:rsidDel="0002480F">
              <w:rPr>
                <w:rFonts w:ascii="Times New Roman" w:hAnsi="Times New Roman" w:cs="Times New Roman"/>
                <w:noProof/>
                <w:rPrChange w:id="275" w:author="Zachary Cappella" w:date="2023-10-23T16:02:00Z">
                  <w:rPr/>
                </w:rPrChange>
              </w:rPr>
              <w:tab/>
            </w:r>
            <w:r w:rsidRPr="00035CEB" w:rsidDel="0002480F">
              <w:rPr>
                <w:rFonts w:ascii="Times New Roman" w:hAnsi="Times New Roman" w:cs="Times New Roman"/>
                <w:noProof/>
                <w:rPrChange w:id="276" w:author="Zachary Cappella" w:date="2023-10-23T16:02:00Z">
                  <w:rPr>
                    <w:rStyle w:val="Hyperlink"/>
                  </w:rPr>
                </w:rPrChange>
              </w:rPr>
              <w:delText>10</w:delText>
            </w:r>
          </w:del>
        </w:p>
        <w:p w14:paraId="4DCA5890" w14:textId="3E34A511" w:rsidR="00DC6C96" w:rsidRPr="00035CEB" w:rsidDel="0002480F" w:rsidRDefault="419D2A02">
          <w:pPr>
            <w:pStyle w:val="TOC2"/>
            <w:rPr>
              <w:del w:id="277" w:author="Zachary Cappella" w:date="2023-10-09T13:32:00Z"/>
              <w:rStyle w:val="Hyperlink"/>
              <w:rFonts w:ascii="Times New Roman" w:hAnsi="Times New Roman" w:cs="Times New Roman"/>
              <w:noProof/>
              <w:rPrChange w:id="278" w:author="Zachary Cappella" w:date="2023-10-23T16:02:00Z">
                <w:rPr>
                  <w:del w:id="279" w:author="Zachary Cappella" w:date="2023-10-09T13:32:00Z"/>
                  <w:rStyle w:val="Hyperlink"/>
                  <w:noProof/>
                </w:rPr>
              </w:rPrChange>
            </w:rPr>
            <w:pPrChange w:id="280" w:author="Zachary Cappella" w:date="2023-10-09T13:32:00Z">
              <w:pPr>
                <w:pStyle w:val="TOC3"/>
                <w:tabs>
                  <w:tab w:val="right" w:leader="dot" w:pos="9360"/>
                </w:tabs>
              </w:pPr>
            </w:pPrChange>
          </w:pPr>
          <w:del w:id="281" w:author="Zachary Cappella" w:date="2023-10-09T13:32:00Z">
            <w:r w:rsidRPr="00035CEB" w:rsidDel="0002480F">
              <w:rPr>
                <w:rFonts w:ascii="Times New Roman" w:hAnsi="Times New Roman" w:cs="Times New Roman"/>
                <w:noProof/>
                <w:rPrChange w:id="282" w:author="Zachary Cappella" w:date="2023-10-23T16:02:00Z">
                  <w:rPr>
                    <w:rStyle w:val="Hyperlink"/>
                  </w:rPr>
                </w:rPrChange>
              </w:rPr>
              <w:delText>3.2.2 Transcription Service</w:delText>
            </w:r>
            <w:r w:rsidR="003509AD" w:rsidRPr="00035CEB" w:rsidDel="0002480F">
              <w:rPr>
                <w:rFonts w:ascii="Times New Roman" w:hAnsi="Times New Roman" w:cs="Times New Roman"/>
                <w:noProof/>
                <w:rPrChange w:id="283" w:author="Zachary Cappella" w:date="2023-10-23T16:02:00Z">
                  <w:rPr/>
                </w:rPrChange>
              </w:rPr>
              <w:tab/>
            </w:r>
            <w:r w:rsidRPr="00035CEB" w:rsidDel="0002480F">
              <w:rPr>
                <w:rFonts w:ascii="Times New Roman" w:hAnsi="Times New Roman" w:cs="Times New Roman"/>
                <w:noProof/>
                <w:rPrChange w:id="284" w:author="Zachary Cappella" w:date="2023-10-23T16:02:00Z">
                  <w:rPr>
                    <w:rStyle w:val="Hyperlink"/>
                  </w:rPr>
                </w:rPrChange>
              </w:rPr>
              <w:delText>10</w:delText>
            </w:r>
          </w:del>
        </w:p>
        <w:p w14:paraId="66B4664D" w14:textId="7B4EAB4D" w:rsidR="00DC6C96" w:rsidRPr="00035CEB" w:rsidDel="0002480F" w:rsidRDefault="419D2A02">
          <w:pPr>
            <w:pStyle w:val="TOC2"/>
            <w:rPr>
              <w:del w:id="285" w:author="Zachary Cappella" w:date="2023-10-09T13:32:00Z"/>
              <w:rStyle w:val="Hyperlink"/>
              <w:rFonts w:ascii="Times New Roman" w:hAnsi="Times New Roman" w:cs="Times New Roman"/>
              <w:noProof/>
              <w:rPrChange w:id="286" w:author="Zachary Cappella" w:date="2023-10-23T16:02:00Z">
                <w:rPr>
                  <w:del w:id="287" w:author="Zachary Cappella" w:date="2023-10-09T13:32:00Z"/>
                  <w:rStyle w:val="Hyperlink"/>
                  <w:noProof/>
                </w:rPr>
              </w:rPrChange>
            </w:rPr>
            <w:pPrChange w:id="288" w:author="Zachary Cappella" w:date="2023-10-09T13:32:00Z">
              <w:pPr>
                <w:pStyle w:val="TOC3"/>
                <w:tabs>
                  <w:tab w:val="right" w:leader="dot" w:pos="9360"/>
                </w:tabs>
              </w:pPr>
            </w:pPrChange>
          </w:pPr>
          <w:del w:id="289" w:author="Zachary Cappella" w:date="2023-10-09T13:32:00Z">
            <w:r w:rsidRPr="00035CEB" w:rsidDel="0002480F">
              <w:rPr>
                <w:rFonts w:ascii="Times New Roman" w:hAnsi="Times New Roman" w:cs="Times New Roman"/>
                <w:noProof/>
                <w:rPrChange w:id="290" w:author="Zachary Cappella" w:date="2023-10-23T16:02:00Z">
                  <w:rPr>
                    <w:rStyle w:val="Hyperlink"/>
                  </w:rPr>
                </w:rPrChange>
              </w:rPr>
              <w:delText>3.2.3 ChatGPT Service</w:delText>
            </w:r>
            <w:r w:rsidR="003509AD" w:rsidRPr="00035CEB" w:rsidDel="0002480F">
              <w:rPr>
                <w:rFonts w:ascii="Times New Roman" w:hAnsi="Times New Roman" w:cs="Times New Roman"/>
                <w:noProof/>
                <w:rPrChange w:id="291" w:author="Zachary Cappella" w:date="2023-10-23T16:02:00Z">
                  <w:rPr/>
                </w:rPrChange>
              </w:rPr>
              <w:tab/>
            </w:r>
            <w:r w:rsidRPr="00035CEB" w:rsidDel="0002480F">
              <w:rPr>
                <w:rFonts w:ascii="Times New Roman" w:hAnsi="Times New Roman" w:cs="Times New Roman"/>
                <w:noProof/>
                <w:rPrChange w:id="292" w:author="Zachary Cappella" w:date="2023-10-23T16:02:00Z">
                  <w:rPr>
                    <w:rStyle w:val="Hyperlink"/>
                  </w:rPr>
                </w:rPrChange>
              </w:rPr>
              <w:delText>11</w:delText>
            </w:r>
          </w:del>
        </w:p>
        <w:p w14:paraId="31C57795" w14:textId="1BAFC110" w:rsidR="00DC6C96" w:rsidRPr="00035CEB" w:rsidDel="0002480F" w:rsidRDefault="419D2A02">
          <w:pPr>
            <w:pStyle w:val="TOC2"/>
            <w:rPr>
              <w:del w:id="293" w:author="Zachary Cappella" w:date="2023-10-09T13:32:00Z"/>
              <w:rStyle w:val="Hyperlink"/>
              <w:rFonts w:ascii="Times New Roman" w:hAnsi="Times New Roman" w:cs="Times New Roman"/>
              <w:noProof/>
              <w:rPrChange w:id="294" w:author="Zachary Cappella" w:date="2023-10-23T16:02:00Z">
                <w:rPr>
                  <w:del w:id="295" w:author="Zachary Cappella" w:date="2023-10-09T13:32:00Z"/>
                  <w:rStyle w:val="Hyperlink"/>
                  <w:noProof/>
                </w:rPr>
              </w:rPrChange>
            </w:rPr>
            <w:pPrChange w:id="296" w:author="Zachary Cappella" w:date="2023-10-09T13:32:00Z">
              <w:pPr>
                <w:pStyle w:val="TOC3"/>
                <w:tabs>
                  <w:tab w:val="right" w:leader="dot" w:pos="9360"/>
                </w:tabs>
              </w:pPr>
            </w:pPrChange>
          </w:pPr>
          <w:del w:id="297" w:author="Zachary Cappella" w:date="2023-10-09T13:32:00Z">
            <w:r w:rsidRPr="00035CEB" w:rsidDel="0002480F">
              <w:rPr>
                <w:rFonts w:ascii="Times New Roman" w:hAnsi="Times New Roman" w:cs="Times New Roman"/>
                <w:noProof/>
                <w:rPrChange w:id="298" w:author="Zachary Cappella" w:date="2023-10-23T16:02:00Z">
                  <w:rPr>
                    <w:rStyle w:val="Hyperlink"/>
                  </w:rPr>
                </w:rPrChange>
              </w:rPr>
              <w:delText>3.2.4 Rekognition Service</w:delText>
            </w:r>
            <w:r w:rsidR="003509AD" w:rsidRPr="00035CEB" w:rsidDel="0002480F">
              <w:rPr>
                <w:rFonts w:ascii="Times New Roman" w:hAnsi="Times New Roman" w:cs="Times New Roman"/>
                <w:noProof/>
                <w:rPrChange w:id="299" w:author="Zachary Cappella" w:date="2023-10-23T16:02:00Z">
                  <w:rPr/>
                </w:rPrChange>
              </w:rPr>
              <w:tab/>
            </w:r>
            <w:r w:rsidRPr="00035CEB" w:rsidDel="0002480F">
              <w:rPr>
                <w:rFonts w:ascii="Times New Roman" w:hAnsi="Times New Roman" w:cs="Times New Roman"/>
                <w:noProof/>
                <w:rPrChange w:id="300" w:author="Zachary Cappella" w:date="2023-10-23T16:02:00Z">
                  <w:rPr>
                    <w:rStyle w:val="Hyperlink"/>
                  </w:rPr>
                </w:rPrChange>
              </w:rPr>
              <w:delText>12</w:delText>
            </w:r>
          </w:del>
        </w:p>
        <w:p w14:paraId="7F896046" w14:textId="43C895E1" w:rsidR="00DC6C96" w:rsidRPr="00035CEB" w:rsidDel="0002480F" w:rsidRDefault="419D2A02">
          <w:pPr>
            <w:pStyle w:val="TOC2"/>
            <w:rPr>
              <w:del w:id="301" w:author="Zachary Cappella" w:date="2023-10-09T13:32:00Z"/>
              <w:rStyle w:val="Hyperlink"/>
              <w:rFonts w:ascii="Times New Roman" w:hAnsi="Times New Roman" w:cs="Times New Roman"/>
              <w:noProof/>
              <w:rPrChange w:id="302" w:author="Zachary Cappella" w:date="2023-10-23T16:02:00Z">
                <w:rPr>
                  <w:del w:id="303" w:author="Zachary Cappella" w:date="2023-10-09T13:32:00Z"/>
                  <w:rStyle w:val="Hyperlink"/>
                  <w:noProof/>
                </w:rPr>
              </w:rPrChange>
            </w:rPr>
          </w:pPr>
          <w:del w:id="304" w:author="Zachary Cappella" w:date="2023-10-09T13:32:00Z">
            <w:r w:rsidRPr="00035CEB" w:rsidDel="0002480F">
              <w:rPr>
                <w:rFonts w:ascii="Times New Roman" w:hAnsi="Times New Roman" w:cs="Times New Roman"/>
                <w:noProof/>
                <w:rPrChange w:id="305" w:author="Zachary Cappella" w:date="2023-10-23T16:02:00Z">
                  <w:rPr>
                    <w:rStyle w:val="Hyperlink"/>
                  </w:rPr>
                </w:rPrChange>
              </w:rPr>
              <w:delText>3.3. Exception Handling</w:delText>
            </w:r>
            <w:r w:rsidR="003509AD" w:rsidRPr="00035CEB" w:rsidDel="0002480F">
              <w:rPr>
                <w:rFonts w:ascii="Times New Roman" w:hAnsi="Times New Roman" w:cs="Times New Roman"/>
                <w:noProof/>
                <w:rPrChange w:id="306" w:author="Zachary Cappella" w:date="2023-10-23T16:02:00Z">
                  <w:rPr/>
                </w:rPrChange>
              </w:rPr>
              <w:tab/>
            </w:r>
            <w:r w:rsidRPr="00035CEB" w:rsidDel="0002480F">
              <w:rPr>
                <w:rFonts w:ascii="Times New Roman" w:hAnsi="Times New Roman" w:cs="Times New Roman"/>
                <w:noProof/>
                <w:rPrChange w:id="307" w:author="Zachary Cappella" w:date="2023-10-23T16:02:00Z">
                  <w:rPr>
                    <w:rStyle w:val="Hyperlink"/>
                  </w:rPr>
                </w:rPrChange>
              </w:rPr>
              <w:delText>12</w:delText>
            </w:r>
          </w:del>
        </w:p>
        <w:p w14:paraId="543F52C4" w14:textId="178C71B9" w:rsidR="00DC6C96" w:rsidRPr="00035CEB" w:rsidDel="0002480F" w:rsidRDefault="419D2A02">
          <w:pPr>
            <w:pStyle w:val="TOC2"/>
            <w:rPr>
              <w:del w:id="308" w:author="Zachary Cappella" w:date="2023-10-09T13:32:00Z"/>
              <w:rStyle w:val="Hyperlink"/>
              <w:rFonts w:ascii="Times New Roman" w:hAnsi="Times New Roman" w:cs="Times New Roman"/>
              <w:noProof/>
              <w:rPrChange w:id="309" w:author="Zachary Cappella" w:date="2023-10-23T16:02:00Z">
                <w:rPr>
                  <w:del w:id="310" w:author="Zachary Cappella" w:date="2023-10-09T13:32:00Z"/>
                  <w:rStyle w:val="Hyperlink"/>
                  <w:noProof/>
                </w:rPr>
              </w:rPrChange>
            </w:rPr>
            <w:pPrChange w:id="311" w:author="Zachary Cappella" w:date="2023-10-09T13:32:00Z">
              <w:pPr>
                <w:pStyle w:val="TOC1"/>
                <w:tabs>
                  <w:tab w:val="clear" w:pos="9350"/>
                  <w:tab w:val="right" w:leader="dot" w:pos="9360"/>
                </w:tabs>
              </w:pPr>
            </w:pPrChange>
          </w:pPr>
          <w:del w:id="312" w:author="Zachary Cappella" w:date="2023-10-09T13:32:00Z">
            <w:r w:rsidRPr="00035CEB" w:rsidDel="0002480F">
              <w:rPr>
                <w:rFonts w:ascii="Times New Roman" w:hAnsi="Times New Roman" w:cs="Times New Roman"/>
                <w:noProof/>
                <w:rPrChange w:id="313" w:author="Zachary Cappella" w:date="2023-10-23T16:02:00Z">
                  <w:rPr>
                    <w:rStyle w:val="Hyperlink"/>
                  </w:rPr>
                </w:rPrChange>
              </w:rPr>
              <w:delText>4. Data Design</w:delText>
            </w:r>
            <w:r w:rsidR="003509AD" w:rsidRPr="00035CEB" w:rsidDel="0002480F">
              <w:rPr>
                <w:rFonts w:ascii="Times New Roman" w:hAnsi="Times New Roman" w:cs="Times New Roman"/>
                <w:noProof/>
                <w:rPrChange w:id="314" w:author="Zachary Cappella" w:date="2023-10-23T16:02:00Z">
                  <w:rPr/>
                </w:rPrChange>
              </w:rPr>
              <w:tab/>
            </w:r>
            <w:r w:rsidRPr="00035CEB" w:rsidDel="0002480F">
              <w:rPr>
                <w:rFonts w:ascii="Times New Roman" w:hAnsi="Times New Roman" w:cs="Times New Roman"/>
                <w:noProof/>
                <w:rPrChange w:id="315" w:author="Zachary Cappella" w:date="2023-10-23T16:02:00Z">
                  <w:rPr>
                    <w:rStyle w:val="Hyperlink"/>
                  </w:rPr>
                </w:rPrChange>
              </w:rPr>
              <w:delText>13</w:delText>
            </w:r>
          </w:del>
        </w:p>
        <w:p w14:paraId="1C571447" w14:textId="55453171" w:rsidR="00DC6C96" w:rsidRPr="00035CEB" w:rsidDel="0002480F" w:rsidRDefault="419D2A02">
          <w:pPr>
            <w:pStyle w:val="TOC2"/>
            <w:rPr>
              <w:del w:id="316" w:author="Zachary Cappella" w:date="2023-10-09T13:32:00Z"/>
              <w:rStyle w:val="Hyperlink"/>
              <w:rFonts w:ascii="Times New Roman" w:hAnsi="Times New Roman" w:cs="Times New Roman"/>
              <w:noProof/>
              <w:rPrChange w:id="317" w:author="Zachary Cappella" w:date="2023-10-23T16:02:00Z">
                <w:rPr>
                  <w:del w:id="318" w:author="Zachary Cappella" w:date="2023-10-09T13:32:00Z"/>
                  <w:rStyle w:val="Hyperlink"/>
                  <w:noProof/>
                </w:rPr>
              </w:rPrChange>
            </w:rPr>
          </w:pPr>
          <w:del w:id="319" w:author="Zachary Cappella" w:date="2023-10-09T13:32:00Z">
            <w:r w:rsidRPr="00035CEB" w:rsidDel="0002480F">
              <w:rPr>
                <w:rFonts w:ascii="Times New Roman" w:hAnsi="Times New Roman" w:cs="Times New Roman"/>
                <w:noProof/>
                <w:rPrChange w:id="320" w:author="Zachary Cappella" w:date="2023-10-23T16:02:00Z">
                  <w:rPr>
                    <w:rStyle w:val="Hyperlink"/>
                  </w:rPr>
                </w:rPrChange>
              </w:rPr>
              <w:delText>4.1. Data Description</w:delText>
            </w:r>
            <w:r w:rsidR="003509AD" w:rsidRPr="00035CEB" w:rsidDel="0002480F">
              <w:rPr>
                <w:rFonts w:ascii="Times New Roman" w:hAnsi="Times New Roman" w:cs="Times New Roman"/>
                <w:noProof/>
                <w:rPrChange w:id="321" w:author="Zachary Cappella" w:date="2023-10-23T16:02:00Z">
                  <w:rPr/>
                </w:rPrChange>
              </w:rPr>
              <w:tab/>
            </w:r>
            <w:r w:rsidRPr="00035CEB" w:rsidDel="0002480F">
              <w:rPr>
                <w:rFonts w:ascii="Times New Roman" w:hAnsi="Times New Roman" w:cs="Times New Roman"/>
                <w:noProof/>
                <w:rPrChange w:id="322" w:author="Zachary Cappella" w:date="2023-10-23T16:02:00Z">
                  <w:rPr>
                    <w:rStyle w:val="Hyperlink"/>
                  </w:rPr>
                </w:rPrChange>
              </w:rPr>
              <w:delText>13</w:delText>
            </w:r>
          </w:del>
        </w:p>
        <w:p w14:paraId="53B1B0EC" w14:textId="64A688F9" w:rsidR="00DC6C96" w:rsidRPr="00035CEB" w:rsidDel="0002480F" w:rsidRDefault="419D2A02">
          <w:pPr>
            <w:pStyle w:val="TOC2"/>
            <w:rPr>
              <w:del w:id="323" w:author="Zachary Cappella" w:date="2023-10-09T13:32:00Z"/>
              <w:rStyle w:val="Hyperlink"/>
              <w:rFonts w:ascii="Times New Roman" w:hAnsi="Times New Roman" w:cs="Times New Roman"/>
              <w:noProof/>
              <w:rPrChange w:id="324" w:author="Zachary Cappella" w:date="2023-10-23T16:02:00Z">
                <w:rPr>
                  <w:del w:id="325" w:author="Zachary Cappella" w:date="2023-10-09T13:32:00Z"/>
                  <w:rStyle w:val="Hyperlink"/>
                  <w:noProof/>
                </w:rPr>
              </w:rPrChange>
            </w:rPr>
          </w:pPr>
          <w:del w:id="326" w:author="Zachary Cappella" w:date="2023-10-09T13:32:00Z">
            <w:r w:rsidRPr="00035CEB" w:rsidDel="0002480F">
              <w:rPr>
                <w:rFonts w:ascii="Times New Roman" w:hAnsi="Times New Roman" w:cs="Times New Roman"/>
                <w:noProof/>
                <w:rPrChange w:id="327" w:author="Zachary Cappella" w:date="2023-10-23T16:02:00Z">
                  <w:rPr>
                    <w:rStyle w:val="Hyperlink"/>
                  </w:rPr>
                </w:rPrChange>
              </w:rPr>
              <w:delText>4.2. Data Dictionary</w:delText>
            </w:r>
            <w:r w:rsidR="003509AD" w:rsidRPr="00035CEB" w:rsidDel="0002480F">
              <w:rPr>
                <w:rFonts w:ascii="Times New Roman" w:hAnsi="Times New Roman" w:cs="Times New Roman"/>
                <w:noProof/>
                <w:rPrChange w:id="328" w:author="Zachary Cappella" w:date="2023-10-23T16:02:00Z">
                  <w:rPr/>
                </w:rPrChange>
              </w:rPr>
              <w:tab/>
            </w:r>
            <w:r w:rsidRPr="00035CEB" w:rsidDel="0002480F">
              <w:rPr>
                <w:rFonts w:ascii="Times New Roman" w:hAnsi="Times New Roman" w:cs="Times New Roman"/>
                <w:noProof/>
                <w:rPrChange w:id="329" w:author="Zachary Cappella" w:date="2023-10-23T16:02:00Z">
                  <w:rPr>
                    <w:rStyle w:val="Hyperlink"/>
                  </w:rPr>
                </w:rPrChange>
              </w:rPr>
              <w:delText>15</w:delText>
            </w:r>
          </w:del>
        </w:p>
        <w:p w14:paraId="62DD325C" w14:textId="0F1ED7DA" w:rsidR="00DC6C96" w:rsidRPr="00035CEB" w:rsidDel="0002480F" w:rsidRDefault="419D2A02">
          <w:pPr>
            <w:pStyle w:val="TOC2"/>
            <w:rPr>
              <w:del w:id="330" w:author="Zachary Cappella" w:date="2023-10-09T13:32:00Z"/>
              <w:rStyle w:val="Hyperlink"/>
              <w:rFonts w:ascii="Times New Roman" w:hAnsi="Times New Roman" w:cs="Times New Roman"/>
              <w:noProof/>
              <w:rPrChange w:id="331" w:author="Zachary Cappella" w:date="2023-10-23T16:02:00Z">
                <w:rPr>
                  <w:del w:id="332" w:author="Zachary Cappella" w:date="2023-10-09T13:32:00Z"/>
                  <w:rStyle w:val="Hyperlink"/>
                  <w:noProof/>
                </w:rPr>
              </w:rPrChange>
            </w:rPr>
            <w:pPrChange w:id="333" w:author="Zachary Cappella" w:date="2023-10-09T13:32:00Z">
              <w:pPr>
                <w:pStyle w:val="TOC1"/>
                <w:tabs>
                  <w:tab w:val="clear" w:pos="9350"/>
                  <w:tab w:val="right" w:leader="dot" w:pos="9360"/>
                </w:tabs>
              </w:pPr>
            </w:pPrChange>
          </w:pPr>
          <w:del w:id="334" w:author="Zachary Cappella" w:date="2023-10-09T13:32:00Z">
            <w:r w:rsidRPr="00035CEB" w:rsidDel="0002480F">
              <w:rPr>
                <w:rFonts w:ascii="Times New Roman" w:hAnsi="Times New Roman" w:cs="Times New Roman"/>
                <w:noProof/>
                <w:rPrChange w:id="335" w:author="Zachary Cappella" w:date="2023-10-23T16:02:00Z">
                  <w:rPr>
                    <w:rStyle w:val="Hyperlink"/>
                  </w:rPr>
                </w:rPrChange>
              </w:rPr>
              <w:delText>5. Component Design</w:delText>
            </w:r>
            <w:r w:rsidR="003509AD" w:rsidRPr="00035CEB" w:rsidDel="0002480F">
              <w:rPr>
                <w:rFonts w:ascii="Times New Roman" w:hAnsi="Times New Roman" w:cs="Times New Roman"/>
                <w:noProof/>
                <w:rPrChange w:id="336" w:author="Zachary Cappella" w:date="2023-10-23T16:02:00Z">
                  <w:rPr/>
                </w:rPrChange>
              </w:rPr>
              <w:tab/>
            </w:r>
            <w:r w:rsidRPr="00035CEB" w:rsidDel="0002480F">
              <w:rPr>
                <w:rFonts w:ascii="Times New Roman" w:hAnsi="Times New Roman" w:cs="Times New Roman"/>
                <w:noProof/>
                <w:rPrChange w:id="337" w:author="Zachary Cappella" w:date="2023-10-23T16:02:00Z">
                  <w:rPr>
                    <w:rStyle w:val="Hyperlink"/>
                  </w:rPr>
                </w:rPrChange>
              </w:rPr>
              <w:delText>17</w:delText>
            </w:r>
          </w:del>
        </w:p>
        <w:p w14:paraId="5AE1F173" w14:textId="0BE96951" w:rsidR="00DC6C96" w:rsidRPr="00035CEB" w:rsidDel="0002480F" w:rsidRDefault="419D2A02">
          <w:pPr>
            <w:pStyle w:val="TOC2"/>
            <w:rPr>
              <w:del w:id="338" w:author="Zachary Cappella" w:date="2023-10-09T13:32:00Z"/>
              <w:rStyle w:val="Hyperlink"/>
              <w:rFonts w:ascii="Times New Roman" w:hAnsi="Times New Roman" w:cs="Times New Roman"/>
              <w:noProof/>
              <w:rPrChange w:id="339" w:author="Zachary Cappella" w:date="2023-10-23T16:02:00Z">
                <w:rPr>
                  <w:del w:id="340" w:author="Zachary Cappella" w:date="2023-10-09T13:32:00Z"/>
                  <w:rStyle w:val="Hyperlink"/>
                  <w:noProof/>
                </w:rPr>
              </w:rPrChange>
            </w:rPr>
          </w:pPr>
          <w:del w:id="341" w:author="Zachary Cappella" w:date="2023-10-09T13:32:00Z">
            <w:r w:rsidRPr="00035CEB" w:rsidDel="0002480F">
              <w:rPr>
                <w:rFonts w:ascii="Times New Roman" w:hAnsi="Times New Roman" w:cs="Times New Roman"/>
                <w:noProof/>
                <w:rPrChange w:id="342" w:author="Zachary Cappella" w:date="2023-10-23T16:02:00Z">
                  <w:rPr>
                    <w:rStyle w:val="Hyperlink"/>
                  </w:rPr>
                </w:rPrChange>
              </w:rPr>
              <w:delText>5.1. Class: UserLogin</w:delText>
            </w:r>
            <w:r w:rsidR="003509AD" w:rsidRPr="00035CEB" w:rsidDel="0002480F">
              <w:rPr>
                <w:rFonts w:ascii="Times New Roman" w:hAnsi="Times New Roman" w:cs="Times New Roman"/>
                <w:noProof/>
                <w:rPrChange w:id="343" w:author="Zachary Cappella" w:date="2023-10-23T16:02:00Z">
                  <w:rPr/>
                </w:rPrChange>
              </w:rPr>
              <w:tab/>
            </w:r>
            <w:r w:rsidRPr="00035CEB" w:rsidDel="0002480F">
              <w:rPr>
                <w:rFonts w:ascii="Times New Roman" w:hAnsi="Times New Roman" w:cs="Times New Roman"/>
                <w:noProof/>
                <w:rPrChange w:id="344" w:author="Zachary Cappella" w:date="2023-10-23T16:02:00Z">
                  <w:rPr>
                    <w:rStyle w:val="Hyperlink"/>
                  </w:rPr>
                </w:rPrChange>
              </w:rPr>
              <w:delText>17</w:delText>
            </w:r>
          </w:del>
        </w:p>
        <w:p w14:paraId="28F8B68D" w14:textId="3784B4C6" w:rsidR="00DC6C96" w:rsidRPr="00035CEB" w:rsidDel="0002480F" w:rsidRDefault="419D2A02">
          <w:pPr>
            <w:pStyle w:val="TOC2"/>
            <w:rPr>
              <w:del w:id="345" w:author="Zachary Cappella" w:date="2023-10-09T13:32:00Z"/>
              <w:rStyle w:val="Hyperlink"/>
              <w:rFonts w:ascii="Times New Roman" w:hAnsi="Times New Roman" w:cs="Times New Roman"/>
              <w:noProof/>
              <w:rPrChange w:id="346" w:author="Zachary Cappella" w:date="2023-10-23T16:02:00Z">
                <w:rPr>
                  <w:del w:id="347" w:author="Zachary Cappella" w:date="2023-10-09T13:32:00Z"/>
                  <w:rStyle w:val="Hyperlink"/>
                  <w:noProof/>
                </w:rPr>
              </w:rPrChange>
            </w:rPr>
          </w:pPr>
          <w:del w:id="348" w:author="Zachary Cappella" w:date="2023-10-09T13:32:00Z">
            <w:r w:rsidRPr="00035CEB" w:rsidDel="0002480F">
              <w:rPr>
                <w:rFonts w:ascii="Times New Roman" w:hAnsi="Times New Roman" w:cs="Times New Roman"/>
                <w:noProof/>
                <w:rPrChange w:id="349" w:author="Zachary Cappella" w:date="2023-10-23T16:02:00Z">
                  <w:rPr>
                    <w:rStyle w:val="Hyperlink"/>
                  </w:rPr>
                </w:rPrChange>
              </w:rPr>
              <w:delText>5.2. Class: UserRegistration</w:delText>
            </w:r>
            <w:r w:rsidR="003509AD" w:rsidRPr="00035CEB" w:rsidDel="0002480F">
              <w:rPr>
                <w:rFonts w:ascii="Times New Roman" w:hAnsi="Times New Roman" w:cs="Times New Roman"/>
                <w:noProof/>
                <w:rPrChange w:id="350" w:author="Zachary Cappella" w:date="2023-10-23T16:02:00Z">
                  <w:rPr/>
                </w:rPrChange>
              </w:rPr>
              <w:tab/>
            </w:r>
            <w:r w:rsidRPr="00035CEB" w:rsidDel="0002480F">
              <w:rPr>
                <w:rFonts w:ascii="Times New Roman" w:hAnsi="Times New Roman" w:cs="Times New Roman"/>
                <w:noProof/>
                <w:rPrChange w:id="351" w:author="Zachary Cappella" w:date="2023-10-23T16:02:00Z">
                  <w:rPr>
                    <w:rStyle w:val="Hyperlink"/>
                  </w:rPr>
                </w:rPrChange>
              </w:rPr>
              <w:delText>17</w:delText>
            </w:r>
          </w:del>
        </w:p>
        <w:p w14:paraId="687FF6AB" w14:textId="7568EBE4" w:rsidR="00DC6C96" w:rsidRPr="00035CEB" w:rsidDel="0002480F" w:rsidRDefault="419D2A02">
          <w:pPr>
            <w:pStyle w:val="TOC2"/>
            <w:rPr>
              <w:del w:id="352" w:author="Zachary Cappella" w:date="2023-10-09T13:32:00Z"/>
              <w:rStyle w:val="Hyperlink"/>
              <w:rFonts w:ascii="Times New Roman" w:hAnsi="Times New Roman" w:cs="Times New Roman"/>
              <w:noProof/>
              <w:rPrChange w:id="353" w:author="Zachary Cappella" w:date="2023-10-23T16:02:00Z">
                <w:rPr>
                  <w:del w:id="354" w:author="Zachary Cappella" w:date="2023-10-09T13:32:00Z"/>
                  <w:rStyle w:val="Hyperlink"/>
                  <w:noProof/>
                </w:rPr>
              </w:rPrChange>
            </w:rPr>
          </w:pPr>
          <w:del w:id="355" w:author="Zachary Cappella" w:date="2023-10-09T13:32:00Z">
            <w:r w:rsidRPr="00035CEB" w:rsidDel="0002480F">
              <w:rPr>
                <w:rFonts w:ascii="Times New Roman" w:hAnsi="Times New Roman" w:cs="Times New Roman"/>
                <w:noProof/>
                <w:rPrChange w:id="356" w:author="Zachary Cappella" w:date="2023-10-23T16:02:00Z">
                  <w:rPr>
                    <w:rStyle w:val="Hyperlink"/>
                  </w:rPr>
                </w:rPrChange>
              </w:rPr>
              <w:delText>5.3. Class: HomeScreen</w:delText>
            </w:r>
            <w:r w:rsidR="003509AD" w:rsidRPr="00035CEB" w:rsidDel="0002480F">
              <w:rPr>
                <w:rFonts w:ascii="Times New Roman" w:hAnsi="Times New Roman" w:cs="Times New Roman"/>
                <w:noProof/>
                <w:rPrChange w:id="357" w:author="Zachary Cappella" w:date="2023-10-23T16:02:00Z">
                  <w:rPr/>
                </w:rPrChange>
              </w:rPr>
              <w:tab/>
            </w:r>
            <w:r w:rsidRPr="00035CEB" w:rsidDel="0002480F">
              <w:rPr>
                <w:rFonts w:ascii="Times New Roman" w:hAnsi="Times New Roman" w:cs="Times New Roman"/>
                <w:noProof/>
                <w:rPrChange w:id="358" w:author="Zachary Cappella" w:date="2023-10-23T16:02:00Z">
                  <w:rPr>
                    <w:rStyle w:val="Hyperlink"/>
                  </w:rPr>
                </w:rPrChange>
              </w:rPr>
              <w:delText>18</w:delText>
            </w:r>
          </w:del>
        </w:p>
        <w:p w14:paraId="1026E7D9" w14:textId="5ACB7E21" w:rsidR="00DC6C96" w:rsidRPr="00035CEB" w:rsidDel="0002480F" w:rsidRDefault="419D2A02">
          <w:pPr>
            <w:pStyle w:val="TOC2"/>
            <w:rPr>
              <w:del w:id="359" w:author="Zachary Cappella" w:date="2023-10-09T13:32:00Z"/>
              <w:rStyle w:val="Hyperlink"/>
              <w:rFonts w:ascii="Times New Roman" w:hAnsi="Times New Roman" w:cs="Times New Roman"/>
              <w:noProof/>
              <w:rPrChange w:id="360" w:author="Zachary Cappella" w:date="2023-10-23T16:02:00Z">
                <w:rPr>
                  <w:del w:id="361" w:author="Zachary Cappella" w:date="2023-10-09T13:32:00Z"/>
                  <w:rStyle w:val="Hyperlink"/>
                  <w:noProof/>
                </w:rPr>
              </w:rPrChange>
            </w:rPr>
          </w:pPr>
          <w:del w:id="362" w:author="Zachary Cappella" w:date="2023-10-09T13:32:00Z">
            <w:r w:rsidRPr="00035CEB" w:rsidDel="0002480F">
              <w:rPr>
                <w:rFonts w:ascii="Times New Roman" w:hAnsi="Times New Roman" w:cs="Times New Roman"/>
                <w:noProof/>
                <w:rPrChange w:id="363" w:author="Zachary Cappella" w:date="2023-10-23T16:02:00Z">
                  <w:rPr>
                    <w:rStyle w:val="Hyperlink"/>
                  </w:rPr>
                </w:rPrChange>
              </w:rPr>
              <w:delText>5.4. Class: Chatbot</w:delText>
            </w:r>
            <w:r w:rsidR="003509AD" w:rsidRPr="00035CEB" w:rsidDel="0002480F">
              <w:rPr>
                <w:rFonts w:ascii="Times New Roman" w:hAnsi="Times New Roman" w:cs="Times New Roman"/>
                <w:noProof/>
                <w:rPrChange w:id="364" w:author="Zachary Cappella" w:date="2023-10-23T16:02:00Z">
                  <w:rPr/>
                </w:rPrChange>
              </w:rPr>
              <w:tab/>
            </w:r>
            <w:r w:rsidRPr="00035CEB" w:rsidDel="0002480F">
              <w:rPr>
                <w:rFonts w:ascii="Times New Roman" w:hAnsi="Times New Roman" w:cs="Times New Roman"/>
                <w:noProof/>
                <w:rPrChange w:id="365" w:author="Zachary Cappella" w:date="2023-10-23T16:02:00Z">
                  <w:rPr>
                    <w:rStyle w:val="Hyperlink"/>
                  </w:rPr>
                </w:rPrChange>
              </w:rPr>
              <w:delText>18</w:delText>
            </w:r>
          </w:del>
        </w:p>
        <w:p w14:paraId="3F992E9F" w14:textId="14835807" w:rsidR="00DC6C96" w:rsidRPr="00035CEB" w:rsidDel="0002480F" w:rsidRDefault="419D2A02">
          <w:pPr>
            <w:pStyle w:val="TOC2"/>
            <w:rPr>
              <w:del w:id="366" w:author="Zachary Cappella" w:date="2023-10-09T13:32:00Z"/>
              <w:rStyle w:val="Hyperlink"/>
              <w:rFonts w:ascii="Times New Roman" w:hAnsi="Times New Roman" w:cs="Times New Roman"/>
              <w:noProof/>
              <w:rPrChange w:id="367" w:author="Zachary Cappella" w:date="2023-10-23T16:02:00Z">
                <w:rPr>
                  <w:del w:id="368" w:author="Zachary Cappella" w:date="2023-10-09T13:32:00Z"/>
                  <w:rStyle w:val="Hyperlink"/>
                  <w:noProof/>
                </w:rPr>
              </w:rPrChange>
            </w:rPr>
          </w:pPr>
          <w:del w:id="369" w:author="Zachary Cappella" w:date="2023-10-09T13:32:00Z">
            <w:r w:rsidRPr="00035CEB" w:rsidDel="0002480F">
              <w:rPr>
                <w:rFonts w:ascii="Times New Roman" w:hAnsi="Times New Roman" w:cs="Times New Roman"/>
                <w:noProof/>
                <w:rPrChange w:id="370" w:author="Zachary Cappella" w:date="2023-10-23T16:02:00Z">
                  <w:rPr>
                    <w:rStyle w:val="Hyperlink"/>
                  </w:rPr>
                </w:rPrChange>
              </w:rPr>
              <w:delText>5.5. Class: Audio</w:delText>
            </w:r>
            <w:r w:rsidR="003509AD" w:rsidRPr="00035CEB" w:rsidDel="0002480F">
              <w:rPr>
                <w:rFonts w:ascii="Times New Roman" w:hAnsi="Times New Roman" w:cs="Times New Roman"/>
                <w:noProof/>
                <w:rPrChange w:id="371" w:author="Zachary Cappella" w:date="2023-10-23T16:02:00Z">
                  <w:rPr/>
                </w:rPrChange>
              </w:rPr>
              <w:tab/>
            </w:r>
            <w:r w:rsidRPr="00035CEB" w:rsidDel="0002480F">
              <w:rPr>
                <w:rFonts w:ascii="Times New Roman" w:hAnsi="Times New Roman" w:cs="Times New Roman"/>
                <w:noProof/>
                <w:rPrChange w:id="372" w:author="Zachary Cappella" w:date="2023-10-23T16:02:00Z">
                  <w:rPr>
                    <w:rStyle w:val="Hyperlink"/>
                  </w:rPr>
                </w:rPrChange>
              </w:rPr>
              <w:delText>19</w:delText>
            </w:r>
          </w:del>
        </w:p>
        <w:p w14:paraId="729E6BD7" w14:textId="083F6320" w:rsidR="00DC6C96" w:rsidRPr="00035CEB" w:rsidDel="0002480F" w:rsidRDefault="419D2A02">
          <w:pPr>
            <w:pStyle w:val="TOC2"/>
            <w:rPr>
              <w:del w:id="373" w:author="Zachary Cappella" w:date="2023-10-09T13:32:00Z"/>
              <w:rStyle w:val="Hyperlink"/>
              <w:rFonts w:ascii="Times New Roman" w:hAnsi="Times New Roman" w:cs="Times New Roman"/>
              <w:noProof/>
              <w:rPrChange w:id="374" w:author="Zachary Cappella" w:date="2023-10-23T16:02:00Z">
                <w:rPr>
                  <w:del w:id="375" w:author="Zachary Cappella" w:date="2023-10-09T13:32:00Z"/>
                  <w:rStyle w:val="Hyperlink"/>
                  <w:noProof/>
                </w:rPr>
              </w:rPrChange>
            </w:rPr>
          </w:pPr>
          <w:del w:id="376" w:author="Zachary Cappella" w:date="2023-10-09T13:32:00Z">
            <w:r w:rsidRPr="00035CEB" w:rsidDel="0002480F">
              <w:rPr>
                <w:rFonts w:ascii="Times New Roman" w:hAnsi="Times New Roman" w:cs="Times New Roman"/>
                <w:noProof/>
                <w:rPrChange w:id="377" w:author="Zachary Cappella" w:date="2023-10-23T16:02:00Z">
                  <w:rPr>
                    <w:rStyle w:val="Hyperlink"/>
                  </w:rPr>
                </w:rPrChange>
              </w:rPr>
              <w:delText>5.6. Class: Search</w:delText>
            </w:r>
            <w:r w:rsidR="003509AD" w:rsidRPr="00035CEB" w:rsidDel="0002480F">
              <w:rPr>
                <w:rFonts w:ascii="Times New Roman" w:hAnsi="Times New Roman" w:cs="Times New Roman"/>
                <w:noProof/>
                <w:rPrChange w:id="378" w:author="Zachary Cappella" w:date="2023-10-23T16:02:00Z">
                  <w:rPr/>
                </w:rPrChange>
              </w:rPr>
              <w:tab/>
            </w:r>
            <w:r w:rsidRPr="00035CEB" w:rsidDel="0002480F">
              <w:rPr>
                <w:rFonts w:ascii="Times New Roman" w:hAnsi="Times New Roman" w:cs="Times New Roman"/>
                <w:noProof/>
                <w:rPrChange w:id="379" w:author="Zachary Cappella" w:date="2023-10-23T16:02:00Z">
                  <w:rPr>
                    <w:rStyle w:val="Hyperlink"/>
                  </w:rPr>
                </w:rPrChange>
              </w:rPr>
              <w:delText>20</w:delText>
            </w:r>
          </w:del>
        </w:p>
        <w:p w14:paraId="429C0E64" w14:textId="3C5002ED" w:rsidR="00DC6C96" w:rsidRPr="00035CEB" w:rsidDel="0002480F" w:rsidRDefault="419D2A02">
          <w:pPr>
            <w:pStyle w:val="TOC2"/>
            <w:rPr>
              <w:del w:id="380" w:author="Zachary Cappella" w:date="2023-10-09T13:32:00Z"/>
              <w:rStyle w:val="Hyperlink"/>
              <w:rFonts w:ascii="Times New Roman" w:hAnsi="Times New Roman" w:cs="Times New Roman"/>
              <w:noProof/>
              <w:rPrChange w:id="381" w:author="Zachary Cappella" w:date="2023-10-23T16:02:00Z">
                <w:rPr>
                  <w:del w:id="382" w:author="Zachary Cappella" w:date="2023-10-09T13:32:00Z"/>
                  <w:rStyle w:val="Hyperlink"/>
                  <w:noProof/>
                </w:rPr>
              </w:rPrChange>
            </w:rPr>
          </w:pPr>
          <w:del w:id="383" w:author="Zachary Cappella" w:date="2023-10-09T13:32:00Z">
            <w:r w:rsidRPr="00035CEB" w:rsidDel="0002480F">
              <w:rPr>
                <w:rFonts w:ascii="Times New Roman" w:hAnsi="Times New Roman" w:cs="Times New Roman"/>
                <w:noProof/>
                <w:rPrChange w:id="384" w:author="Zachary Cappella" w:date="2023-10-23T16:02:00Z">
                  <w:rPr>
                    <w:rStyle w:val="Hyperlink"/>
                  </w:rPr>
                </w:rPrChange>
              </w:rPr>
              <w:delText>5.7. Class: PreviouslyAskedQuestions</w:delText>
            </w:r>
            <w:r w:rsidR="003509AD" w:rsidRPr="00035CEB" w:rsidDel="0002480F">
              <w:rPr>
                <w:rFonts w:ascii="Times New Roman" w:hAnsi="Times New Roman" w:cs="Times New Roman"/>
                <w:noProof/>
                <w:rPrChange w:id="385" w:author="Zachary Cappella" w:date="2023-10-23T16:02:00Z">
                  <w:rPr/>
                </w:rPrChange>
              </w:rPr>
              <w:tab/>
            </w:r>
            <w:r w:rsidRPr="00035CEB" w:rsidDel="0002480F">
              <w:rPr>
                <w:rFonts w:ascii="Times New Roman" w:hAnsi="Times New Roman" w:cs="Times New Roman"/>
                <w:noProof/>
                <w:rPrChange w:id="386" w:author="Zachary Cappella" w:date="2023-10-23T16:02:00Z">
                  <w:rPr>
                    <w:rStyle w:val="Hyperlink"/>
                  </w:rPr>
                </w:rPrChange>
              </w:rPr>
              <w:delText>21</w:delText>
            </w:r>
          </w:del>
        </w:p>
        <w:p w14:paraId="77E0F2C2" w14:textId="4BA0EF73" w:rsidR="00DC6C96" w:rsidRPr="00035CEB" w:rsidDel="0002480F" w:rsidRDefault="419D2A02">
          <w:pPr>
            <w:pStyle w:val="TOC2"/>
            <w:rPr>
              <w:del w:id="387" w:author="Zachary Cappella" w:date="2023-10-09T13:32:00Z"/>
              <w:rStyle w:val="Hyperlink"/>
              <w:rFonts w:ascii="Times New Roman" w:hAnsi="Times New Roman" w:cs="Times New Roman"/>
              <w:noProof/>
              <w:rPrChange w:id="388" w:author="Zachary Cappella" w:date="2023-10-23T16:02:00Z">
                <w:rPr>
                  <w:del w:id="389" w:author="Zachary Cappella" w:date="2023-10-09T13:32:00Z"/>
                  <w:rStyle w:val="Hyperlink"/>
                  <w:noProof/>
                </w:rPr>
              </w:rPrChange>
            </w:rPr>
          </w:pPr>
          <w:del w:id="390" w:author="Zachary Cappella" w:date="2023-10-09T13:32:00Z">
            <w:r w:rsidRPr="00035CEB" w:rsidDel="0002480F">
              <w:rPr>
                <w:rFonts w:ascii="Times New Roman" w:hAnsi="Times New Roman" w:cs="Times New Roman"/>
                <w:noProof/>
                <w:rPrChange w:id="391" w:author="Zachary Cappella" w:date="2023-10-23T16:02:00Z">
                  <w:rPr>
                    <w:rStyle w:val="Hyperlink"/>
                  </w:rPr>
                </w:rPrChange>
              </w:rPr>
              <w:delText>5.8. Class: MenuInterfaceScreen</w:delText>
            </w:r>
            <w:r w:rsidR="003509AD" w:rsidRPr="00035CEB" w:rsidDel="0002480F">
              <w:rPr>
                <w:rFonts w:ascii="Times New Roman" w:hAnsi="Times New Roman" w:cs="Times New Roman"/>
                <w:noProof/>
                <w:rPrChange w:id="392" w:author="Zachary Cappella" w:date="2023-10-23T16:02:00Z">
                  <w:rPr/>
                </w:rPrChange>
              </w:rPr>
              <w:tab/>
            </w:r>
            <w:r w:rsidRPr="00035CEB" w:rsidDel="0002480F">
              <w:rPr>
                <w:rFonts w:ascii="Times New Roman" w:hAnsi="Times New Roman" w:cs="Times New Roman"/>
                <w:noProof/>
                <w:rPrChange w:id="393" w:author="Zachary Cappella" w:date="2023-10-23T16:02:00Z">
                  <w:rPr>
                    <w:rStyle w:val="Hyperlink"/>
                  </w:rPr>
                </w:rPrChange>
              </w:rPr>
              <w:delText>22</w:delText>
            </w:r>
          </w:del>
        </w:p>
        <w:p w14:paraId="0BCDF3EA" w14:textId="15431972" w:rsidR="00DC6C96" w:rsidRPr="00035CEB" w:rsidDel="0002480F" w:rsidRDefault="419D2A02">
          <w:pPr>
            <w:pStyle w:val="TOC2"/>
            <w:rPr>
              <w:del w:id="394" w:author="Zachary Cappella" w:date="2023-10-09T13:32:00Z"/>
              <w:rStyle w:val="Hyperlink"/>
              <w:rFonts w:ascii="Times New Roman" w:hAnsi="Times New Roman" w:cs="Times New Roman"/>
              <w:noProof/>
              <w:rPrChange w:id="395" w:author="Zachary Cappella" w:date="2023-10-23T16:02:00Z">
                <w:rPr>
                  <w:del w:id="396" w:author="Zachary Cappella" w:date="2023-10-09T13:32:00Z"/>
                  <w:rStyle w:val="Hyperlink"/>
                  <w:noProof/>
                </w:rPr>
              </w:rPrChange>
            </w:rPr>
          </w:pPr>
          <w:del w:id="397" w:author="Zachary Cappella" w:date="2023-10-09T13:32:00Z">
            <w:r w:rsidRPr="00035CEB" w:rsidDel="0002480F">
              <w:rPr>
                <w:rFonts w:ascii="Times New Roman" w:hAnsi="Times New Roman" w:cs="Times New Roman"/>
                <w:noProof/>
                <w:rPrChange w:id="398" w:author="Zachary Cappella" w:date="2023-10-23T16:02:00Z">
                  <w:rPr>
                    <w:rStyle w:val="Hyperlink"/>
                  </w:rPr>
                </w:rPrChange>
              </w:rPr>
              <w:delText>5.9. Class: MyProfile</w:delText>
            </w:r>
            <w:r w:rsidR="003509AD" w:rsidRPr="00035CEB" w:rsidDel="0002480F">
              <w:rPr>
                <w:rFonts w:ascii="Times New Roman" w:hAnsi="Times New Roman" w:cs="Times New Roman"/>
                <w:noProof/>
                <w:rPrChange w:id="399" w:author="Zachary Cappella" w:date="2023-10-23T16:02:00Z">
                  <w:rPr/>
                </w:rPrChange>
              </w:rPr>
              <w:tab/>
            </w:r>
            <w:r w:rsidRPr="00035CEB" w:rsidDel="0002480F">
              <w:rPr>
                <w:rFonts w:ascii="Times New Roman" w:hAnsi="Times New Roman" w:cs="Times New Roman"/>
                <w:noProof/>
                <w:rPrChange w:id="400" w:author="Zachary Cappella" w:date="2023-10-23T16:02:00Z">
                  <w:rPr>
                    <w:rStyle w:val="Hyperlink"/>
                  </w:rPr>
                </w:rPrChange>
              </w:rPr>
              <w:delText>22</w:delText>
            </w:r>
          </w:del>
        </w:p>
        <w:p w14:paraId="77132003" w14:textId="6B6CA407" w:rsidR="00DC6C96" w:rsidRPr="00035CEB" w:rsidDel="0002480F" w:rsidRDefault="419D2A02">
          <w:pPr>
            <w:pStyle w:val="TOC2"/>
            <w:rPr>
              <w:del w:id="401" w:author="Zachary Cappella" w:date="2023-10-09T13:32:00Z"/>
              <w:rStyle w:val="Hyperlink"/>
              <w:rFonts w:ascii="Times New Roman" w:hAnsi="Times New Roman" w:cs="Times New Roman"/>
              <w:noProof/>
              <w:rPrChange w:id="402" w:author="Zachary Cappella" w:date="2023-10-23T16:02:00Z">
                <w:rPr>
                  <w:del w:id="403" w:author="Zachary Cappella" w:date="2023-10-09T13:32:00Z"/>
                  <w:rStyle w:val="Hyperlink"/>
                  <w:noProof/>
                </w:rPr>
              </w:rPrChange>
            </w:rPr>
          </w:pPr>
          <w:del w:id="404" w:author="Zachary Cappella" w:date="2023-10-09T13:32:00Z">
            <w:r w:rsidRPr="00035CEB" w:rsidDel="0002480F">
              <w:rPr>
                <w:rFonts w:ascii="Times New Roman" w:hAnsi="Times New Roman" w:cs="Times New Roman"/>
                <w:noProof/>
                <w:rPrChange w:id="405" w:author="Zachary Cappella" w:date="2023-10-23T16:02:00Z">
                  <w:rPr>
                    <w:rStyle w:val="Hyperlink"/>
                  </w:rPr>
                </w:rPrChange>
              </w:rPr>
              <w:delText>5.10. Class: GuidedTour</w:delText>
            </w:r>
            <w:r w:rsidR="003509AD" w:rsidRPr="00035CEB" w:rsidDel="0002480F">
              <w:rPr>
                <w:rFonts w:ascii="Times New Roman" w:hAnsi="Times New Roman" w:cs="Times New Roman"/>
                <w:noProof/>
                <w:rPrChange w:id="406" w:author="Zachary Cappella" w:date="2023-10-23T16:02:00Z">
                  <w:rPr/>
                </w:rPrChange>
              </w:rPr>
              <w:tab/>
            </w:r>
            <w:r w:rsidRPr="00035CEB" w:rsidDel="0002480F">
              <w:rPr>
                <w:rFonts w:ascii="Times New Roman" w:hAnsi="Times New Roman" w:cs="Times New Roman"/>
                <w:noProof/>
                <w:rPrChange w:id="407" w:author="Zachary Cappella" w:date="2023-10-23T16:02:00Z">
                  <w:rPr>
                    <w:rStyle w:val="Hyperlink"/>
                  </w:rPr>
                </w:rPrChange>
              </w:rPr>
              <w:delText>24</w:delText>
            </w:r>
          </w:del>
        </w:p>
        <w:p w14:paraId="33C00249" w14:textId="46D1A1F8" w:rsidR="00DC6C96" w:rsidRPr="00035CEB" w:rsidDel="0002480F" w:rsidRDefault="419D2A02">
          <w:pPr>
            <w:pStyle w:val="TOC2"/>
            <w:rPr>
              <w:del w:id="408" w:author="Zachary Cappella" w:date="2023-10-09T13:32:00Z"/>
              <w:rStyle w:val="Hyperlink"/>
              <w:rFonts w:ascii="Times New Roman" w:hAnsi="Times New Roman" w:cs="Times New Roman"/>
              <w:noProof/>
              <w:rPrChange w:id="409" w:author="Zachary Cappella" w:date="2023-10-23T16:02:00Z">
                <w:rPr>
                  <w:del w:id="410" w:author="Zachary Cappella" w:date="2023-10-09T13:32:00Z"/>
                  <w:rStyle w:val="Hyperlink"/>
                  <w:noProof/>
                </w:rPr>
              </w:rPrChange>
            </w:rPr>
            <w:pPrChange w:id="411" w:author="Zachary Cappella" w:date="2023-10-09T13:32:00Z">
              <w:pPr>
                <w:pStyle w:val="TOC1"/>
                <w:tabs>
                  <w:tab w:val="clear" w:pos="9350"/>
                  <w:tab w:val="right" w:leader="dot" w:pos="9360"/>
                </w:tabs>
              </w:pPr>
            </w:pPrChange>
          </w:pPr>
          <w:del w:id="412" w:author="Zachary Cappella" w:date="2023-10-09T13:32:00Z">
            <w:r w:rsidRPr="00035CEB" w:rsidDel="0002480F">
              <w:rPr>
                <w:rFonts w:ascii="Times New Roman" w:hAnsi="Times New Roman" w:cs="Times New Roman"/>
                <w:noProof/>
                <w:rPrChange w:id="413" w:author="Zachary Cappella" w:date="2023-10-23T16:02:00Z">
                  <w:rPr>
                    <w:rStyle w:val="Hyperlink"/>
                  </w:rPr>
                </w:rPrChange>
              </w:rPr>
              <w:delText>6. Application Interface Design</w:delText>
            </w:r>
            <w:r w:rsidR="003509AD" w:rsidRPr="00035CEB" w:rsidDel="0002480F">
              <w:rPr>
                <w:rFonts w:ascii="Times New Roman" w:hAnsi="Times New Roman" w:cs="Times New Roman"/>
                <w:noProof/>
                <w:rPrChange w:id="414" w:author="Zachary Cappella" w:date="2023-10-23T16:02:00Z">
                  <w:rPr/>
                </w:rPrChange>
              </w:rPr>
              <w:tab/>
            </w:r>
            <w:r w:rsidRPr="00035CEB" w:rsidDel="0002480F">
              <w:rPr>
                <w:rFonts w:ascii="Times New Roman" w:hAnsi="Times New Roman" w:cs="Times New Roman"/>
                <w:noProof/>
                <w:rPrChange w:id="415" w:author="Zachary Cappella" w:date="2023-10-23T16:02:00Z">
                  <w:rPr>
                    <w:rStyle w:val="Hyperlink"/>
                  </w:rPr>
                </w:rPrChange>
              </w:rPr>
              <w:delText>24</w:delText>
            </w:r>
          </w:del>
        </w:p>
        <w:p w14:paraId="68247346" w14:textId="02BD3374" w:rsidR="00DC6C96" w:rsidRPr="00035CEB" w:rsidDel="0002480F" w:rsidRDefault="419D2A02">
          <w:pPr>
            <w:pStyle w:val="TOC2"/>
            <w:rPr>
              <w:del w:id="416" w:author="Zachary Cappella" w:date="2023-10-09T13:32:00Z"/>
              <w:rStyle w:val="Hyperlink"/>
              <w:rFonts w:ascii="Times New Roman" w:hAnsi="Times New Roman" w:cs="Times New Roman"/>
              <w:noProof/>
              <w:rPrChange w:id="417" w:author="Zachary Cappella" w:date="2023-10-23T16:02:00Z">
                <w:rPr>
                  <w:del w:id="418" w:author="Zachary Cappella" w:date="2023-10-09T13:32:00Z"/>
                  <w:rStyle w:val="Hyperlink"/>
                  <w:noProof/>
                </w:rPr>
              </w:rPrChange>
            </w:rPr>
          </w:pPr>
          <w:del w:id="419" w:author="Zachary Cappella" w:date="2023-10-09T13:32:00Z">
            <w:r w:rsidRPr="00035CEB" w:rsidDel="0002480F">
              <w:rPr>
                <w:rFonts w:ascii="Times New Roman" w:hAnsi="Times New Roman" w:cs="Times New Roman"/>
                <w:noProof/>
                <w:rPrChange w:id="420" w:author="Zachary Cappella" w:date="2023-10-23T16:02:00Z">
                  <w:rPr>
                    <w:rStyle w:val="Hyperlink"/>
                  </w:rPr>
                </w:rPrChange>
              </w:rPr>
              <w:delText>6.1. User Interface Design</w:delText>
            </w:r>
            <w:r w:rsidR="003509AD" w:rsidRPr="00035CEB" w:rsidDel="0002480F">
              <w:rPr>
                <w:rFonts w:ascii="Times New Roman" w:hAnsi="Times New Roman" w:cs="Times New Roman"/>
                <w:noProof/>
                <w:rPrChange w:id="421" w:author="Zachary Cappella" w:date="2023-10-23T16:02:00Z">
                  <w:rPr/>
                </w:rPrChange>
              </w:rPr>
              <w:tab/>
            </w:r>
            <w:r w:rsidRPr="00035CEB" w:rsidDel="0002480F">
              <w:rPr>
                <w:rFonts w:ascii="Times New Roman" w:hAnsi="Times New Roman" w:cs="Times New Roman"/>
                <w:noProof/>
                <w:rPrChange w:id="422" w:author="Zachary Cappella" w:date="2023-10-23T16:02:00Z">
                  <w:rPr>
                    <w:rStyle w:val="Hyperlink"/>
                  </w:rPr>
                </w:rPrChange>
              </w:rPr>
              <w:delText>24</w:delText>
            </w:r>
          </w:del>
        </w:p>
        <w:p w14:paraId="59672C94" w14:textId="3F0FB34B" w:rsidR="00DC6C96" w:rsidRPr="00035CEB" w:rsidDel="0002480F" w:rsidRDefault="419D2A02">
          <w:pPr>
            <w:pStyle w:val="TOC2"/>
            <w:rPr>
              <w:del w:id="423" w:author="Zachary Cappella" w:date="2023-10-09T13:32:00Z"/>
              <w:rStyle w:val="Hyperlink"/>
              <w:rFonts w:ascii="Times New Roman" w:hAnsi="Times New Roman" w:cs="Times New Roman"/>
              <w:noProof/>
              <w:rPrChange w:id="424" w:author="Zachary Cappella" w:date="2023-10-23T16:02:00Z">
                <w:rPr>
                  <w:del w:id="425" w:author="Zachary Cappella" w:date="2023-10-09T13:32:00Z"/>
                  <w:rStyle w:val="Hyperlink"/>
                  <w:noProof/>
                </w:rPr>
              </w:rPrChange>
            </w:rPr>
          </w:pPr>
          <w:del w:id="426" w:author="Zachary Cappella" w:date="2023-10-09T13:32:00Z">
            <w:r w:rsidRPr="00035CEB" w:rsidDel="0002480F">
              <w:rPr>
                <w:rFonts w:ascii="Times New Roman" w:hAnsi="Times New Roman" w:cs="Times New Roman"/>
                <w:noProof/>
                <w:rPrChange w:id="427" w:author="Zachary Cappella" w:date="2023-10-23T16:02:00Z">
                  <w:rPr>
                    <w:rStyle w:val="Hyperlink"/>
                  </w:rPr>
                </w:rPrChange>
              </w:rPr>
              <w:delText>6.2. Considerations for Designing the User Interface</w:delText>
            </w:r>
            <w:r w:rsidR="003509AD" w:rsidRPr="00035CEB" w:rsidDel="0002480F">
              <w:rPr>
                <w:rFonts w:ascii="Times New Roman" w:hAnsi="Times New Roman" w:cs="Times New Roman"/>
                <w:noProof/>
                <w:rPrChange w:id="428" w:author="Zachary Cappella" w:date="2023-10-23T16:02:00Z">
                  <w:rPr/>
                </w:rPrChange>
              </w:rPr>
              <w:tab/>
            </w:r>
            <w:r w:rsidRPr="00035CEB" w:rsidDel="0002480F">
              <w:rPr>
                <w:rFonts w:ascii="Times New Roman" w:hAnsi="Times New Roman" w:cs="Times New Roman"/>
                <w:noProof/>
                <w:rPrChange w:id="429" w:author="Zachary Cappella" w:date="2023-10-23T16:02:00Z">
                  <w:rPr>
                    <w:rStyle w:val="Hyperlink"/>
                  </w:rPr>
                </w:rPrChange>
              </w:rPr>
              <w:delText>25</w:delText>
            </w:r>
          </w:del>
        </w:p>
        <w:p w14:paraId="66261609" w14:textId="52DB978A" w:rsidR="00DC6C96" w:rsidRPr="00035CEB" w:rsidDel="0002480F" w:rsidRDefault="419D2A02">
          <w:pPr>
            <w:pStyle w:val="TOC2"/>
            <w:rPr>
              <w:del w:id="430" w:author="Zachary Cappella" w:date="2023-10-09T13:32:00Z"/>
              <w:rStyle w:val="Hyperlink"/>
              <w:rFonts w:ascii="Times New Roman" w:hAnsi="Times New Roman" w:cs="Times New Roman"/>
              <w:noProof/>
              <w:rPrChange w:id="431" w:author="Zachary Cappella" w:date="2023-10-23T16:02:00Z">
                <w:rPr>
                  <w:del w:id="432" w:author="Zachary Cappella" w:date="2023-10-09T13:32:00Z"/>
                  <w:rStyle w:val="Hyperlink"/>
                  <w:noProof/>
                </w:rPr>
              </w:rPrChange>
            </w:rPr>
          </w:pPr>
          <w:del w:id="433" w:author="Zachary Cappella" w:date="2023-10-09T13:32:00Z">
            <w:r w:rsidRPr="00035CEB" w:rsidDel="0002480F">
              <w:rPr>
                <w:rFonts w:ascii="Times New Roman" w:hAnsi="Times New Roman" w:cs="Times New Roman"/>
                <w:noProof/>
                <w:rPrChange w:id="434" w:author="Zachary Cappella" w:date="2023-10-23T16:02:00Z">
                  <w:rPr>
                    <w:rStyle w:val="Hyperlink"/>
                  </w:rPr>
                </w:rPrChange>
              </w:rPr>
              <w:delText>6.3 Screen Image</w:delText>
            </w:r>
            <w:r w:rsidR="003509AD" w:rsidRPr="00035CEB" w:rsidDel="0002480F">
              <w:rPr>
                <w:rFonts w:ascii="Times New Roman" w:hAnsi="Times New Roman" w:cs="Times New Roman"/>
                <w:noProof/>
                <w:rPrChange w:id="435" w:author="Zachary Cappella" w:date="2023-10-23T16:02:00Z">
                  <w:rPr/>
                </w:rPrChange>
              </w:rPr>
              <w:tab/>
            </w:r>
            <w:r w:rsidRPr="00035CEB" w:rsidDel="0002480F">
              <w:rPr>
                <w:rFonts w:ascii="Times New Roman" w:hAnsi="Times New Roman" w:cs="Times New Roman"/>
                <w:noProof/>
                <w:rPrChange w:id="436" w:author="Zachary Cappella" w:date="2023-10-23T16:02:00Z">
                  <w:rPr>
                    <w:rStyle w:val="Hyperlink"/>
                  </w:rPr>
                </w:rPrChange>
              </w:rPr>
              <w:delText>25</w:delText>
            </w:r>
          </w:del>
        </w:p>
        <w:p w14:paraId="5E28432A" w14:textId="029B0FDD" w:rsidR="00DC6C96" w:rsidRPr="00035CEB" w:rsidDel="0002480F" w:rsidRDefault="419D2A02">
          <w:pPr>
            <w:pStyle w:val="TOC2"/>
            <w:rPr>
              <w:del w:id="437" w:author="Zachary Cappella" w:date="2023-10-09T13:32:00Z"/>
              <w:rStyle w:val="Hyperlink"/>
              <w:rFonts w:ascii="Times New Roman" w:hAnsi="Times New Roman" w:cs="Times New Roman"/>
              <w:noProof/>
              <w:rPrChange w:id="438" w:author="Zachary Cappella" w:date="2023-10-23T16:02:00Z">
                <w:rPr>
                  <w:del w:id="439" w:author="Zachary Cappella" w:date="2023-10-09T13:32:00Z"/>
                  <w:rStyle w:val="Hyperlink"/>
                  <w:noProof/>
                </w:rPr>
              </w:rPrChange>
            </w:rPr>
            <w:pPrChange w:id="440" w:author="Zachary Cappella" w:date="2023-10-09T13:32:00Z">
              <w:pPr>
                <w:pStyle w:val="TOC3"/>
                <w:tabs>
                  <w:tab w:val="right" w:leader="dot" w:pos="9360"/>
                </w:tabs>
              </w:pPr>
            </w:pPrChange>
          </w:pPr>
          <w:del w:id="441" w:author="Zachary Cappella" w:date="2023-10-09T13:32:00Z">
            <w:r w:rsidRPr="00035CEB" w:rsidDel="0002480F">
              <w:rPr>
                <w:rFonts w:ascii="Times New Roman" w:hAnsi="Times New Roman" w:cs="Times New Roman"/>
                <w:noProof/>
                <w:rPrChange w:id="442" w:author="Zachary Cappella" w:date="2023-10-23T16:02:00Z">
                  <w:rPr>
                    <w:rStyle w:val="Hyperlink"/>
                  </w:rPr>
                </w:rPrChange>
              </w:rPr>
              <w:delText>6.3.1: User Login Credential Screen</w:delText>
            </w:r>
            <w:r w:rsidR="003509AD" w:rsidRPr="00035CEB" w:rsidDel="0002480F">
              <w:rPr>
                <w:rFonts w:ascii="Times New Roman" w:hAnsi="Times New Roman" w:cs="Times New Roman"/>
                <w:noProof/>
                <w:rPrChange w:id="443" w:author="Zachary Cappella" w:date="2023-10-23T16:02:00Z">
                  <w:rPr/>
                </w:rPrChange>
              </w:rPr>
              <w:tab/>
            </w:r>
            <w:r w:rsidRPr="00035CEB" w:rsidDel="0002480F">
              <w:rPr>
                <w:rFonts w:ascii="Times New Roman" w:hAnsi="Times New Roman" w:cs="Times New Roman"/>
                <w:noProof/>
                <w:rPrChange w:id="444" w:author="Zachary Cappella" w:date="2023-10-23T16:02:00Z">
                  <w:rPr>
                    <w:rStyle w:val="Hyperlink"/>
                  </w:rPr>
                </w:rPrChange>
              </w:rPr>
              <w:delText>26</w:delText>
            </w:r>
          </w:del>
        </w:p>
        <w:p w14:paraId="49A591AD" w14:textId="19E3412C" w:rsidR="00DC6C96" w:rsidRPr="00035CEB" w:rsidDel="0002480F" w:rsidRDefault="419D2A02">
          <w:pPr>
            <w:pStyle w:val="TOC2"/>
            <w:rPr>
              <w:del w:id="445" w:author="Zachary Cappella" w:date="2023-10-09T13:32:00Z"/>
              <w:rStyle w:val="Hyperlink"/>
              <w:rFonts w:ascii="Times New Roman" w:hAnsi="Times New Roman" w:cs="Times New Roman"/>
              <w:noProof/>
              <w:rPrChange w:id="446" w:author="Zachary Cappella" w:date="2023-10-23T16:02:00Z">
                <w:rPr>
                  <w:del w:id="447" w:author="Zachary Cappella" w:date="2023-10-09T13:32:00Z"/>
                  <w:rStyle w:val="Hyperlink"/>
                  <w:noProof/>
                </w:rPr>
              </w:rPrChange>
            </w:rPr>
            <w:pPrChange w:id="448" w:author="Zachary Cappella" w:date="2023-10-09T13:32:00Z">
              <w:pPr>
                <w:pStyle w:val="TOC3"/>
                <w:tabs>
                  <w:tab w:val="right" w:leader="dot" w:pos="9360"/>
                </w:tabs>
              </w:pPr>
            </w:pPrChange>
          </w:pPr>
          <w:del w:id="449" w:author="Zachary Cappella" w:date="2023-10-09T13:32:00Z">
            <w:r w:rsidRPr="00035CEB" w:rsidDel="0002480F">
              <w:rPr>
                <w:rFonts w:ascii="Times New Roman" w:hAnsi="Times New Roman" w:cs="Times New Roman"/>
                <w:noProof/>
                <w:rPrChange w:id="450" w:author="Zachary Cappella" w:date="2023-10-23T16:02:00Z">
                  <w:rPr>
                    <w:rStyle w:val="Hyperlink"/>
                  </w:rPr>
                </w:rPrChange>
              </w:rPr>
              <w:delText>6.3.2: User Application Registration Screen</w:delText>
            </w:r>
            <w:r w:rsidR="003509AD" w:rsidRPr="00035CEB" w:rsidDel="0002480F">
              <w:rPr>
                <w:rFonts w:ascii="Times New Roman" w:hAnsi="Times New Roman" w:cs="Times New Roman"/>
                <w:noProof/>
                <w:rPrChange w:id="451" w:author="Zachary Cappella" w:date="2023-10-23T16:02:00Z">
                  <w:rPr/>
                </w:rPrChange>
              </w:rPr>
              <w:tab/>
            </w:r>
            <w:r w:rsidRPr="00035CEB" w:rsidDel="0002480F">
              <w:rPr>
                <w:rFonts w:ascii="Times New Roman" w:hAnsi="Times New Roman" w:cs="Times New Roman"/>
                <w:noProof/>
                <w:rPrChange w:id="452" w:author="Zachary Cappella" w:date="2023-10-23T16:02:00Z">
                  <w:rPr>
                    <w:rStyle w:val="Hyperlink"/>
                  </w:rPr>
                </w:rPrChange>
              </w:rPr>
              <w:delText>27</w:delText>
            </w:r>
          </w:del>
        </w:p>
        <w:p w14:paraId="6FD27781" w14:textId="0B1A6673" w:rsidR="00DC6C96" w:rsidRPr="00035CEB" w:rsidDel="0002480F" w:rsidRDefault="419D2A02">
          <w:pPr>
            <w:pStyle w:val="TOC2"/>
            <w:rPr>
              <w:del w:id="453" w:author="Zachary Cappella" w:date="2023-10-09T13:32:00Z"/>
              <w:rStyle w:val="Hyperlink"/>
              <w:rFonts w:ascii="Times New Roman" w:hAnsi="Times New Roman" w:cs="Times New Roman"/>
              <w:noProof/>
              <w:rPrChange w:id="454" w:author="Zachary Cappella" w:date="2023-10-23T16:02:00Z">
                <w:rPr>
                  <w:del w:id="455" w:author="Zachary Cappella" w:date="2023-10-09T13:32:00Z"/>
                  <w:rStyle w:val="Hyperlink"/>
                  <w:noProof/>
                </w:rPr>
              </w:rPrChange>
            </w:rPr>
            <w:pPrChange w:id="456" w:author="Zachary Cappella" w:date="2023-10-09T13:32:00Z">
              <w:pPr>
                <w:pStyle w:val="TOC3"/>
                <w:tabs>
                  <w:tab w:val="right" w:leader="dot" w:pos="9360"/>
                </w:tabs>
              </w:pPr>
            </w:pPrChange>
          </w:pPr>
          <w:del w:id="457" w:author="Zachary Cappella" w:date="2023-10-09T13:32:00Z">
            <w:r w:rsidRPr="00035CEB" w:rsidDel="0002480F">
              <w:rPr>
                <w:rFonts w:ascii="Times New Roman" w:hAnsi="Times New Roman" w:cs="Times New Roman"/>
                <w:noProof/>
                <w:rPrChange w:id="458" w:author="Zachary Cappella" w:date="2023-10-23T16:02:00Z">
                  <w:rPr>
                    <w:rStyle w:val="Hyperlink"/>
                  </w:rPr>
                </w:rPrChange>
              </w:rPr>
              <w:delText>6.3.3: Home Interface Screen</w:delText>
            </w:r>
            <w:r w:rsidR="003509AD" w:rsidRPr="00035CEB" w:rsidDel="0002480F">
              <w:rPr>
                <w:rFonts w:ascii="Times New Roman" w:hAnsi="Times New Roman" w:cs="Times New Roman"/>
                <w:noProof/>
                <w:rPrChange w:id="459" w:author="Zachary Cappella" w:date="2023-10-23T16:02:00Z">
                  <w:rPr/>
                </w:rPrChange>
              </w:rPr>
              <w:tab/>
            </w:r>
            <w:r w:rsidRPr="00035CEB" w:rsidDel="0002480F">
              <w:rPr>
                <w:rFonts w:ascii="Times New Roman" w:hAnsi="Times New Roman" w:cs="Times New Roman"/>
                <w:noProof/>
                <w:rPrChange w:id="460" w:author="Zachary Cappella" w:date="2023-10-23T16:02:00Z">
                  <w:rPr>
                    <w:rStyle w:val="Hyperlink"/>
                  </w:rPr>
                </w:rPrChange>
              </w:rPr>
              <w:delText>28</w:delText>
            </w:r>
          </w:del>
        </w:p>
        <w:p w14:paraId="783F9203" w14:textId="55AD0131" w:rsidR="00DC6C96" w:rsidRPr="00035CEB" w:rsidDel="0002480F" w:rsidRDefault="419D2A02">
          <w:pPr>
            <w:pStyle w:val="TOC2"/>
            <w:rPr>
              <w:del w:id="461" w:author="Zachary Cappella" w:date="2023-10-09T13:32:00Z"/>
              <w:rStyle w:val="Hyperlink"/>
              <w:rFonts w:ascii="Times New Roman" w:hAnsi="Times New Roman" w:cs="Times New Roman"/>
              <w:noProof/>
              <w:rPrChange w:id="462" w:author="Zachary Cappella" w:date="2023-10-23T16:02:00Z">
                <w:rPr>
                  <w:del w:id="463" w:author="Zachary Cappella" w:date="2023-10-09T13:32:00Z"/>
                  <w:rStyle w:val="Hyperlink"/>
                  <w:noProof/>
                </w:rPr>
              </w:rPrChange>
            </w:rPr>
            <w:pPrChange w:id="464" w:author="Zachary Cappella" w:date="2023-10-09T13:32:00Z">
              <w:pPr>
                <w:pStyle w:val="TOC3"/>
                <w:tabs>
                  <w:tab w:val="right" w:leader="dot" w:pos="9360"/>
                </w:tabs>
              </w:pPr>
            </w:pPrChange>
          </w:pPr>
          <w:del w:id="465" w:author="Zachary Cappella" w:date="2023-10-09T13:32:00Z">
            <w:r w:rsidRPr="00035CEB" w:rsidDel="0002480F">
              <w:rPr>
                <w:rFonts w:ascii="Times New Roman" w:hAnsi="Times New Roman" w:cs="Times New Roman"/>
                <w:noProof/>
                <w:rPrChange w:id="466" w:author="Zachary Cappella" w:date="2023-10-23T16:02:00Z">
                  <w:rPr>
                    <w:rStyle w:val="Hyperlink"/>
                  </w:rPr>
                </w:rPrChange>
              </w:rPr>
              <w:delText>6.3.4: Chatbot Interface Screen</w:delText>
            </w:r>
            <w:r w:rsidR="003509AD" w:rsidRPr="00035CEB" w:rsidDel="0002480F">
              <w:rPr>
                <w:rFonts w:ascii="Times New Roman" w:hAnsi="Times New Roman" w:cs="Times New Roman"/>
                <w:noProof/>
                <w:rPrChange w:id="467" w:author="Zachary Cappella" w:date="2023-10-23T16:02:00Z">
                  <w:rPr/>
                </w:rPrChange>
              </w:rPr>
              <w:tab/>
            </w:r>
            <w:r w:rsidRPr="00035CEB" w:rsidDel="0002480F">
              <w:rPr>
                <w:rFonts w:ascii="Times New Roman" w:hAnsi="Times New Roman" w:cs="Times New Roman"/>
                <w:noProof/>
                <w:rPrChange w:id="468" w:author="Zachary Cappella" w:date="2023-10-23T16:02:00Z">
                  <w:rPr>
                    <w:rStyle w:val="Hyperlink"/>
                  </w:rPr>
                </w:rPrChange>
              </w:rPr>
              <w:delText>29</w:delText>
            </w:r>
          </w:del>
        </w:p>
        <w:p w14:paraId="39D16A90" w14:textId="2477CB40" w:rsidR="00DC6C96" w:rsidRPr="00035CEB" w:rsidDel="0002480F" w:rsidRDefault="419D2A02">
          <w:pPr>
            <w:pStyle w:val="TOC2"/>
            <w:rPr>
              <w:del w:id="469" w:author="Zachary Cappella" w:date="2023-10-09T13:32:00Z"/>
              <w:rStyle w:val="Hyperlink"/>
              <w:rFonts w:ascii="Times New Roman" w:hAnsi="Times New Roman" w:cs="Times New Roman"/>
              <w:noProof/>
              <w:rPrChange w:id="470" w:author="Zachary Cappella" w:date="2023-10-23T16:02:00Z">
                <w:rPr>
                  <w:del w:id="471" w:author="Zachary Cappella" w:date="2023-10-09T13:32:00Z"/>
                  <w:rStyle w:val="Hyperlink"/>
                  <w:noProof/>
                </w:rPr>
              </w:rPrChange>
            </w:rPr>
            <w:pPrChange w:id="472" w:author="Zachary Cappella" w:date="2023-10-09T13:32:00Z">
              <w:pPr>
                <w:pStyle w:val="TOC3"/>
                <w:tabs>
                  <w:tab w:val="right" w:leader="dot" w:pos="9360"/>
                </w:tabs>
              </w:pPr>
            </w:pPrChange>
          </w:pPr>
          <w:del w:id="473" w:author="Zachary Cappella" w:date="2023-10-09T13:32:00Z">
            <w:r w:rsidRPr="00035CEB" w:rsidDel="0002480F">
              <w:rPr>
                <w:rFonts w:ascii="Times New Roman" w:hAnsi="Times New Roman" w:cs="Times New Roman"/>
                <w:noProof/>
                <w:rPrChange w:id="474" w:author="Zachary Cappella" w:date="2023-10-23T16:02:00Z">
                  <w:rPr>
                    <w:rStyle w:val="Hyperlink"/>
                  </w:rPr>
                </w:rPrChange>
              </w:rPr>
              <w:delText>6.3.5: Record Audio Interface Screens</w:delText>
            </w:r>
            <w:r w:rsidR="003509AD" w:rsidRPr="00035CEB" w:rsidDel="0002480F">
              <w:rPr>
                <w:rFonts w:ascii="Times New Roman" w:hAnsi="Times New Roman" w:cs="Times New Roman"/>
                <w:noProof/>
                <w:rPrChange w:id="475" w:author="Zachary Cappella" w:date="2023-10-23T16:02:00Z">
                  <w:rPr/>
                </w:rPrChange>
              </w:rPr>
              <w:tab/>
            </w:r>
            <w:r w:rsidRPr="00035CEB" w:rsidDel="0002480F">
              <w:rPr>
                <w:rFonts w:ascii="Times New Roman" w:hAnsi="Times New Roman" w:cs="Times New Roman"/>
                <w:noProof/>
                <w:rPrChange w:id="476" w:author="Zachary Cappella" w:date="2023-10-23T16:02:00Z">
                  <w:rPr>
                    <w:rStyle w:val="Hyperlink"/>
                  </w:rPr>
                </w:rPrChange>
              </w:rPr>
              <w:delText>31</w:delText>
            </w:r>
          </w:del>
        </w:p>
        <w:p w14:paraId="31F1D853" w14:textId="06090C95" w:rsidR="00DC6C96" w:rsidRPr="00035CEB" w:rsidDel="0002480F" w:rsidRDefault="419D2A02">
          <w:pPr>
            <w:pStyle w:val="TOC2"/>
            <w:rPr>
              <w:del w:id="477" w:author="Zachary Cappella" w:date="2023-10-09T13:32:00Z"/>
              <w:rStyle w:val="Hyperlink"/>
              <w:rFonts w:ascii="Times New Roman" w:hAnsi="Times New Roman" w:cs="Times New Roman"/>
              <w:noProof/>
              <w:rPrChange w:id="478" w:author="Zachary Cappella" w:date="2023-10-23T16:02:00Z">
                <w:rPr>
                  <w:del w:id="479" w:author="Zachary Cappella" w:date="2023-10-09T13:32:00Z"/>
                  <w:rStyle w:val="Hyperlink"/>
                  <w:noProof/>
                </w:rPr>
              </w:rPrChange>
            </w:rPr>
            <w:pPrChange w:id="480" w:author="Zachary Cappella" w:date="2023-10-09T13:32:00Z">
              <w:pPr>
                <w:pStyle w:val="TOC3"/>
                <w:tabs>
                  <w:tab w:val="right" w:leader="dot" w:pos="9360"/>
                </w:tabs>
              </w:pPr>
            </w:pPrChange>
          </w:pPr>
          <w:del w:id="481" w:author="Zachary Cappella" w:date="2023-10-09T13:32:00Z">
            <w:r w:rsidRPr="00035CEB" w:rsidDel="0002480F">
              <w:rPr>
                <w:rFonts w:ascii="Times New Roman" w:hAnsi="Times New Roman" w:cs="Times New Roman"/>
                <w:noProof/>
                <w:rPrChange w:id="482" w:author="Zachary Cappella" w:date="2023-10-23T16:02:00Z">
                  <w:rPr>
                    <w:rStyle w:val="Hyperlink"/>
                  </w:rPr>
                </w:rPrChange>
              </w:rPr>
              <w:delText>6.3.6: Search Interface Screen</w:delText>
            </w:r>
            <w:r w:rsidR="003509AD" w:rsidRPr="00035CEB" w:rsidDel="0002480F">
              <w:rPr>
                <w:rFonts w:ascii="Times New Roman" w:hAnsi="Times New Roman" w:cs="Times New Roman"/>
                <w:noProof/>
                <w:rPrChange w:id="483" w:author="Zachary Cappella" w:date="2023-10-23T16:02:00Z">
                  <w:rPr/>
                </w:rPrChange>
              </w:rPr>
              <w:tab/>
            </w:r>
            <w:r w:rsidRPr="00035CEB" w:rsidDel="0002480F">
              <w:rPr>
                <w:rFonts w:ascii="Times New Roman" w:hAnsi="Times New Roman" w:cs="Times New Roman"/>
                <w:noProof/>
                <w:rPrChange w:id="484" w:author="Zachary Cappella" w:date="2023-10-23T16:02:00Z">
                  <w:rPr>
                    <w:rStyle w:val="Hyperlink"/>
                  </w:rPr>
                </w:rPrChange>
              </w:rPr>
              <w:delText>33</w:delText>
            </w:r>
          </w:del>
        </w:p>
        <w:p w14:paraId="2604C2F8" w14:textId="73197053" w:rsidR="00DC6C96" w:rsidRPr="00035CEB" w:rsidDel="0002480F" w:rsidRDefault="419D2A02">
          <w:pPr>
            <w:pStyle w:val="TOC2"/>
            <w:rPr>
              <w:del w:id="485" w:author="Zachary Cappella" w:date="2023-10-09T13:32:00Z"/>
              <w:rStyle w:val="Hyperlink"/>
              <w:rFonts w:ascii="Times New Roman" w:hAnsi="Times New Roman" w:cs="Times New Roman"/>
              <w:noProof/>
              <w:rPrChange w:id="486" w:author="Zachary Cappella" w:date="2023-10-23T16:02:00Z">
                <w:rPr>
                  <w:del w:id="487" w:author="Zachary Cappella" w:date="2023-10-09T13:32:00Z"/>
                  <w:rStyle w:val="Hyperlink"/>
                  <w:noProof/>
                </w:rPr>
              </w:rPrChange>
            </w:rPr>
            <w:pPrChange w:id="488" w:author="Zachary Cappella" w:date="2023-10-09T13:32:00Z">
              <w:pPr>
                <w:pStyle w:val="TOC3"/>
                <w:tabs>
                  <w:tab w:val="right" w:leader="dot" w:pos="9360"/>
                </w:tabs>
              </w:pPr>
            </w:pPrChange>
          </w:pPr>
          <w:del w:id="489" w:author="Zachary Cappella" w:date="2023-10-09T13:32:00Z">
            <w:r w:rsidRPr="00035CEB" w:rsidDel="0002480F">
              <w:rPr>
                <w:rFonts w:ascii="Times New Roman" w:hAnsi="Times New Roman" w:cs="Times New Roman"/>
                <w:noProof/>
                <w:rPrChange w:id="490" w:author="Zachary Cappella" w:date="2023-10-23T16:02:00Z">
                  <w:rPr>
                    <w:rStyle w:val="Hyperlink"/>
                  </w:rPr>
                </w:rPrChange>
              </w:rPr>
              <w:delText>6.3.7: Previously Asked Questions Interface Screen</w:delText>
            </w:r>
            <w:r w:rsidR="003509AD" w:rsidRPr="00035CEB" w:rsidDel="0002480F">
              <w:rPr>
                <w:rFonts w:ascii="Times New Roman" w:hAnsi="Times New Roman" w:cs="Times New Roman"/>
                <w:noProof/>
                <w:rPrChange w:id="491" w:author="Zachary Cappella" w:date="2023-10-23T16:02:00Z">
                  <w:rPr/>
                </w:rPrChange>
              </w:rPr>
              <w:tab/>
            </w:r>
            <w:r w:rsidRPr="00035CEB" w:rsidDel="0002480F">
              <w:rPr>
                <w:rFonts w:ascii="Times New Roman" w:hAnsi="Times New Roman" w:cs="Times New Roman"/>
                <w:noProof/>
                <w:rPrChange w:id="492" w:author="Zachary Cappella" w:date="2023-10-23T16:02:00Z">
                  <w:rPr>
                    <w:rStyle w:val="Hyperlink"/>
                  </w:rPr>
                </w:rPrChange>
              </w:rPr>
              <w:delText>34</w:delText>
            </w:r>
          </w:del>
        </w:p>
        <w:p w14:paraId="1FB85D44" w14:textId="30A17502" w:rsidR="00DC6C96" w:rsidRPr="00035CEB" w:rsidDel="0002480F" w:rsidRDefault="419D2A02">
          <w:pPr>
            <w:pStyle w:val="TOC2"/>
            <w:rPr>
              <w:del w:id="493" w:author="Zachary Cappella" w:date="2023-10-09T13:32:00Z"/>
              <w:rStyle w:val="Hyperlink"/>
              <w:rFonts w:ascii="Times New Roman" w:hAnsi="Times New Roman" w:cs="Times New Roman"/>
              <w:noProof/>
              <w:rPrChange w:id="494" w:author="Zachary Cappella" w:date="2023-10-23T16:02:00Z">
                <w:rPr>
                  <w:del w:id="495" w:author="Zachary Cappella" w:date="2023-10-09T13:32:00Z"/>
                  <w:rStyle w:val="Hyperlink"/>
                  <w:noProof/>
                </w:rPr>
              </w:rPrChange>
            </w:rPr>
            <w:pPrChange w:id="496" w:author="Zachary Cappella" w:date="2023-10-09T13:32:00Z">
              <w:pPr>
                <w:pStyle w:val="TOC3"/>
                <w:tabs>
                  <w:tab w:val="right" w:leader="dot" w:pos="9360"/>
                </w:tabs>
              </w:pPr>
            </w:pPrChange>
          </w:pPr>
          <w:del w:id="497" w:author="Zachary Cappella" w:date="2023-10-09T13:32:00Z">
            <w:r w:rsidRPr="00035CEB" w:rsidDel="0002480F">
              <w:rPr>
                <w:rFonts w:ascii="Times New Roman" w:hAnsi="Times New Roman" w:cs="Times New Roman"/>
                <w:noProof/>
                <w:rPrChange w:id="498" w:author="Zachary Cappella" w:date="2023-10-23T16:02:00Z">
                  <w:rPr>
                    <w:rStyle w:val="Hyperlink"/>
                  </w:rPr>
                </w:rPrChange>
              </w:rPr>
              <w:delText>6.3.8: Menu Interface Screen</w:delText>
            </w:r>
            <w:r w:rsidR="003509AD" w:rsidRPr="00035CEB" w:rsidDel="0002480F">
              <w:rPr>
                <w:rFonts w:ascii="Times New Roman" w:hAnsi="Times New Roman" w:cs="Times New Roman"/>
                <w:noProof/>
                <w:rPrChange w:id="499" w:author="Zachary Cappella" w:date="2023-10-23T16:02:00Z">
                  <w:rPr/>
                </w:rPrChange>
              </w:rPr>
              <w:tab/>
            </w:r>
            <w:r w:rsidRPr="00035CEB" w:rsidDel="0002480F">
              <w:rPr>
                <w:rFonts w:ascii="Times New Roman" w:hAnsi="Times New Roman" w:cs="Times New Roman"/>
                <w:noProof/>
                <w:rPrChange w:id="500" w:author="Zachary Cappella" w:date="2023-10-23T16:02:00Z">
                  <w:rPr>
                    <w:rStyle w:val="Hyperlink"/>
                  </w:rPr>
                </w:rPrChange>
              </w:rPr>
              <w:delText>35</w:delText>
            </w:r>
          </w:del>
        </w:p>
        <w:p w14:paraId="7EDEC3E1" w14:textId="1BBF3F5A" w:rsidR="00DC6C96" w:rsidRPr="00035CEB" w:rsidDel="0002480F" w:rsidRDefault="419D2A02">
          <w:pPr>
            <w:pStyle w:val="TOC2"/>
            <w:rPr>
              <w:del w:id="501" w:author="Zachary Cappella" w:date="2023-10-09T13:32:00Z"/>
              <w:rStyle w:val="Hyperlink"/>
              <w:rFonts w:ascii="Times New Roman" w:hAnsi="Times New Roman" w:cs="Times New Roman"/>
              <w:noProof/>
              <w:rPrChange w:id="502" w:author="Zachary Cappella" w:date="2023-10-23T16:02:00Z">
                <w:rPr>
                  <w:del w:id="503" w:author="Zachary Cappella" w:date="2023-10-09T13:32:00Z"/>
                  <w:rStyle w:val="Hyperlink"/>
                  <w:noProof/>
                </w:rPr>
              </w:rPrChange>
            </w:rPr>
            <w:pPrChange w:id="504" w:author="Zachary Cappella" w:date="2023-10-09T13:32:00Z">
              <w:pPr>
                <w:pStyle w:val="TOC3"/>
                <w:tabs>
                  <w:tab w:val="right" w:leader="dot" w:pos="9360"/>
                </w:tabs>
              </w:pPr>
            </w:pPrChange>
          </w:pPr>
          <w:del w:id="505" w:author="Zachary Cappella" w:date="2023-10-09T13:32:00Z">
            <w:r w:rsidRPr="00035CEB" w:rsidDel="0002480F">
              <w:rPr>
                <w:rFonts w:ascii="Times New Roman" w:hAnsi="Times New Roman" w:cs="Times New Roman"/>
                <w:noProof/>
                <w:rPrChange w:id="506" w:author="Zachary Cappella" w:date="2023-10-23T16:02:00Z">
                  <w:rPr>
                    <w:rStyle w:val="Hyperlink"/>
                  </w:rPr>
                </w:rPrChange>
              </w:rPr>
              <w:delText>6.3.9: Profile Interface Screen</w:delText>
            </w:r>
            <w:r w:rsidR="003509AD" w:rsidRPr="00035CEB" w:rsidDel="0002480F">
              <w:rPr>
                <w:rFonts w:ascii="Times New Roman" w:hAnsi="Times New Roman" w:cs="Times New Roman"/>
                <w:noProof/>
                <w:rPrChange w:id="507" w:author="Zachary Cappella" w:date="2023-10-23T16:02:00Z">
                  <w:rPr/>
                </w:rPrChange>
              </w:rPr>
              <w:tab/>
            </w:r>
            <w:r w:rsidRPr="00035CEB" w:rsidDel="0002480F">
              <w:rPr>
                <w:rFonts w:ascii="Times New Roman" w:hAnsi="Times New Roman" w:cs="Times New Roman"/>
                <w:noProof/>
                <w:rPrChange w:id="508" w:author="Zachary Cappella" w:date="2023-10-23T16:02:00Z">
                  <w:rPr>
                    <w:rStyle w:val="Hyperlink"/>
                  </w:rPr>
                </w:rPrChange>
              </w:rPr>
              <w:delText>36</w:delText>
            </w:r>
          </w:del>
        </w:p>
        <w:p w14:paraId="430D8832" w14:textId="3DAC1997" w:rsidR="00DC6C96" w:rsidRPr="00035CEB" w:rsidDel="0002480F" w:rsidRDefault="419D2A02">
          <w:pPr>
            <w:pStyle w:val="TOC2"/>
            <w:rPr>
              <w:del w:id="509" w:author="Zachary Cappella" w:date="2023-10-09T13:32:00Z"/>
              <w:rStyle w:val="Hyperlink"/>
              <w:rFonts w:ascii="Times New Roman" w:hAnsi="Times New Roman" w:cs="Times New Roman"/>
              <w:noProof/>
              <w:rPrChange w:id="510" w:author="Zachary Cappella" w:date="2023-10-23T16:02:00Z">
                <w:rPr>
                  <w:del w:id="511" w:author="Zachary Cappella" w:date="2023-10-09T13:32:00Z"/>
                  <w:rStyle w:val="Hyperlink"/>
                  <w:noProof/>
                </w:rPr>
              </w:rPrChange>
            </w:rPr>
            <w:pPrChange w:id="512" w:author="Zachary Cappella" w:date="2023-10-09T13:32:00Z">
              <w:pPr>
                <w:pStyle w:val="TOC3"/>
                <w:tabs>
                  <w:tab w:val="right" w:leader="dot" w:pos="9360"/>
                </w:tabs>
              </w:pPr>
            </w:pPrChange>
          </w:pPr>
          <w:del w:id="513" w:author="Zachary Cappella" w:date="2023-10-09T13:32:00Z">
            <w:r w:rsidRPr="00035CEB" w:rsidDel="0002480F">
              <w:rPr>
                <w:rFonts w:ascii="Times New Roman" w:hAnsi="Times New Roman" w:cs="Times New Roman"/>
                <w:noProof/>
                <w:rPrChange w:id="514" w:author="Zachary Cappella" w:date="2023-10-23T16:02:00Z">
                  <w:rPr>
                    <w:rStyle w:val="Hyperlink"/>
                  </w:rPr>
                </w:rPrChange>
              </w:rPr>
              <w:delText>6.3.10: Guided Tour Interface Screens</w:delText>
            </w:r>
            <w:r w:rsidR="003509AD" w:rsidRPr="00035CEB" w:rsidDel="0002480F">
              <w:rPr>
                <w:rFonts w:ascii="Times New Roman" w:hAnsi="Times New Roman" w:cs="Times New Roman"/>
                <w:noProof/>
                <w:rPrChange w:id="515" w:author="Zachary Cappella" w:date="2023-10-23T16:02:00Z">
                  <w:rPr/>
                </w:rPrChange>
              </w:rPr>
              <w:tab/>
            </w:r>
            <w:r w:rsidRPr="00035CEB" w:rsidDel="0002480F">
              <w:rPr>
                <w:rFonts w:ascii="Times New Roman" w:hAnsi="Times New Roman" w:cs="Times New Roman"/>
                <w:noProof/>
                <w:rPrChange w:id="516" w:author="Zachary Cappella" w:date="2023-10-23T16:02:00Z">
                  <w:rPr>
                    <w:rStyle w:val="Hyperlink"/>
                  </w:rPr>
                </w:rPrChange>
              </w:rPr>
              <w:delText>38</w:delText>
            </w:r>
          </w:del>
        </w:p>
        <w:p w14:paraId="792ED0EF" w14:textId="3EC959D6" w:rsidR="00DC6C96" w:rsidRPr="00035CEB" w:rsidDel="0002480F" w:rsidRDefault="419D2A02">
          <w:pPr>
            <w:pStyle w:val="TOC2"/>
            <w:rPr>
              <w:del w:id="517" w:author="Zachary Cappella" w:date="2023-10-09T13:32:00Z"/>
              <w:rStyle w:val="Hyperlink"/>
              <w:rFonts w:ascii="Times New Roman" w:hAnsi="Times New Roman" w:cs="Times New Roman"/>
              <w:noProof/>
              <w:rPrChange w:id="518" w:author="Zachary Cappella" w:date="2023-10-23T16:02:00Z">
                <w:rPr>
                  <w:del w:id="519" w:author="Zachary Cappella" w:date="2023-10-09T13:32:00Z"/>
                  <w:rStyle w:val="Hyperlink"/>
                  <w:noProof/>
                </w:rPr>
              </w:rPrChange>
            </w:rPr>
            <w:pPrChange w:id="520" w:author="Zachary Cappella" w:date="2023-10-09T13:32:00Z">
              <w:pPr>
                <w:pStyle w:val="TOC1"/>
                <w:tabs>
                  <w:tab w:val="clear" w:pos="9350"/>
                  <w:tab w:val="right" w:leader="dot" w:pos="9360"/>
                </w:tabs>
              </w:pPr>
            </w:pPrChange>
          </w:pPr>
          <w:del w:id="521" w:author="Zachary Cappella" w:date="2023-10-09T13:32:00Z">
            <w:r w:rsidRPr="00035CEB" w:rsidDel="0002480F">
              <w:rPr>
                <w:rFonts w:ascii="Times New Roman" w:hAnsi="Times New Roman" w:cs="Times New Roman"/>
                <w:noProof/>
                <w:rPrChange w:id="522" w:author="Zachary Cappella" w:date="2023-10-23T16:02:00Z">
                  <w:rPr>
                    <w:rStyle w:val="Hyperlink"/>
                  </w:rPr>
                </w:rPrChange>
              </w:rPr>
              <w:delText>7. Requirements Matrix</w:delText>
            </w:r>
            <w:r w:rsidR="003509AD" w:rsidRPr="00035CEB" w:rsidDel="0002480F">
              <w:rPr>
                <w:rFonts w:ascii="Times New Roman" w:hAnsi="Times New Roman" w:cs="Times New Roman"/>
                <w:noProof/>
                <w:rPrChange w:id="523" w:author="Zachary Cappella" w:date="2023-10-23T16:02:00Z">
                  <w:rPr/>
                </w:rPrChange>
              </w:rPr>
              <w:tab/>
            </w:r>
            <w:r w:rsidRPr="00035CEB" w:rsidDel="0002480F">
              <w:rPr>
                <w:rFonts w:ascii="Times New Roman" w:hAnsi="Times New Roman" w:cs="Times New Roman"/>
                <w:noProof/>
                <w:rPrChange w:id="524" w:author="Zachary Cappella" w:date="2023-10-23T16:02:00Z">
                  <w:rPr>
                    <w:rStyle w:val="Hyperlink"/>
                  </w:rPr>
                </w:rPrChange>
              </w:rPr>
              <w:delText>44</w:delText>
            </w:r>
          </w:del>
        </w:p>
        <w:p w14:paraId="14125ACF" w14:textId="5D0B8678" w:rsidR="00DC6C96" w:rsidRPr="00035CEB" w:rsidDel="0002480F" w:rsidRDefault="419D2A02">
          <w:pPr>
            <w:pStyle w:val="TOC2"/>
            <w:rPr>
              <w:del w:id="525" w:author="Zachary Cappella" w:date="2023-10-09T13:32:00Z"/>
              <w:rStyle w:val="Hyperlink"/>
              <w:rFonts w:ascii="Times New Roman" w:hAnsi="Times New Roman" w:cs="Times New Roman"/>
              <w:noProof/>
              <w:rPrChange w:id="526" w:author="Zachary Cappella" w:date="2023-10-23T16:02:00Z">
                <w:rPr>
                  <w:del w:id="527" w:author="Zachary Cappella" w:date="2023-10-09T13:32:00Z"/>
                  <w:rStyle w:val="Hyperlink"/>
                  <w:noProof/>
                </w:rPr>
              </w:rPrChange>
            </w:rPr>
            <w:pPrChange w:id="528" w:author="Zachary Cappella" w:date="2023-10-09T13:32:00Z">
              <w:pPr>
                <w:pStyle w:val="TOC1"/>
                <w:tabs>
                  <w:tab w:val="clear" w:pos="9350"/>
                  <w:tab w:val="right" w:leader="dot" w:pos="9360"/>
                </w:tabs>
              </w:pPr>
            </w:pPrChange>
          </w:pPr>
          <w:del w:id="529" w:author="Zachary Cappella" w:date="2023-10-09T13:32:00Z">
            <w:r w:rsidRPr="00035CEB" w:rsidDel="0002480F">
              <w:rPr>
                <w:rFonts w:ascii="Times New Roman" w:hAnsi="Times New Roman" w:cs="Times New Roman"/>
                <w:noProof/>
                <w:rPrChange w:id="530" w:author="Zachary Cappella" w:date="2023-10-23T16:02:00Z">
                  <w:rPr>
                    <w:rStyle w:val="Hyperlink"/>
                  </w:rPr>
                </w:rPrChange>
              </w:rPr>
              <w:delText>8. Appendices</w:delText>
            </w:r>
            <w:r w:rsidR="003509AD" w:rsidRPr="00035CEB" w:rsidDel="0002480F">
              <w:rPr>
                <w:rFonts w:ascii="Times New Roman" w:hAnsi="Times New Roman" w:cs="Times New Roman"/>
                <w:noProof/>
                <w:rPrChange w:id="531" w:author="Zachary Cappella" w:date="2023-10-23T16:02:00Z">
                  <w:rPr/>
                </w:rPrChange>
              </w:rPr>
              <w:tab/>
            </w:r>
            <w:r w:rsidRPr="00035CEB" w:rsidDel="0002480F">
              <w:rPr>
                <w:rFonts w:ascii="Times New Roman" w:hAnsi="Times New Roman" w:cs="Times New Roman"/>
                <w:noProof/>
                <w:rPrChange w:id="532" w:author="Zachary Cappella" w:date="2023-10-23T16:02:00Z">
                  <w:rPr>
                    <w:rStyle w:val="Hyperlink"/>
                  </w:rPr>
                </w:rPrChange>
              </w:rPr>
              <w:delText>45</w:delText>
            </w:r>
          </w:del>
        </w:p>
        <w:p w14:paraId="1F3285F4" w14:textId="05705E03" w:rsidR="00DC6C96" w:rsidRPr="00035CEB" w:rsidRDefault="419D2A02" w:rsidP="005576F9">
          <w:pPr>
            <w:pStyle w:val="TOC2"/>
            <w:rPr>
              <w:rStyle w:val="Hyperlink"/>
              <w:rFonts w:ascii="Times New Roman" w:hAnsi="Times New Roman" w:cs="Times New Roman"/>
              <w:noProof/>
              <w:rPrChange w:id="533" w:author="Zachary Cappella" w:date="2023-10-23T16:02:00Z">
                <w:rPr>
                  <w:rStyle w:val="Hyperlink"/>
                  <w:noProof/>
                </w:rPr>
              </w:rPrChange>
            </w:rPr>
          </w:pPr>
          <w:del w:id="534" w:author="Zachary Cappella" w:date="2023-10-09T13:32:00Z">
            <w:r w:rsidRPr="00035CEB" w:rsidDel="0002480F">
              <w:rPr>
                <w:rFonts w:ascii="Times New Roman" w:hAnsi="Times New Roman" w:cs="Times New Roman"/>
                <w:noProof/>
                <w:rPrChange w:id="535" w:author="Zachary Cappella" w:date="2023-10-23T16:02:00Z">
                  <w:rPr>
                    <w:rStyle w:val="Hyperlink"/>
                  </w:rPr>
                </w:rPrChange>
              </w:rPr>
              <w:delText>8.1 Speech to Text service provider comparison</w:delText>
            </w:r>
            <w:r w:rsidR="003509AD" w:rsidRPr="00035CEB" w:rsidDel="0002480F">
              <w:rPr>
                <w:rFonts w:ascii="Times New Roman" w:hAnsi="Times New Roman" w:cs="Times New Roman"/>
                <w:noProof/>
                <w:rPrChange w:id="536" w:author="Zachary Cappella" w:date="2023-10-23T16:02:00Z">
                  <w:rPr/>
                </w:rPrChange>
              </w:rPr>
              <w:tab/>
            </w:r>
            <w:r w:rsidRPr="00035CEB" w:rsidDel="0002480F">
              <w:rPr>
                <w:rFonts w:ascii="Times New Roman" w:hAnsi="Times New Roman" w:cs="Times New Roman"/>
                <w:noProof/>
                <w:rPrChange w:id="537" w:author="Zachary Cappella" w:date="2023-10-23T16:02:00Z">
                  <w:rPr>
                    <w:rStyle w:val="Hyperlink"/>
                  </w:rPr>
                </w:rPrChange>
              </w:rPr>
              <w:delText>45</w:delText>
            </w:r>
          </w:del>
          <w:r w:rsidR="003509AD" w:rsidRPr="00035CEB">
            <w:rPr>
              <w:rFonts w:ascii="Times New Roman" w:hAnsi="Times New Roman" w:cs="Times New Roman"/>
              <w:rPrChange w:id="538" w:author="Zachary Cappella" w:date="2023-10-23T16:02:00Z">
                <w:rPr/>
              </w:rPrChange>
            </w:rPr>
            <w:fldChar w:fldCharType="end"/>
          </w:r>
        </w:p>
      </w:sdtContent>
    </w:sdt>
    <w:p w14:paraId="46EB412D" w14:textId="70499171" w:rsidR="00031AB0" w:rsidRPr="00035CEB" w:rsidRDefault="00031AB0" w:rsidP="005576F9">
      <w:pPr>
        <w:pStyle w:val="TOC2"/>
        <w:rPr>
          <w:rStyle w:val="Hyperlink"/>
          <w:rFonts w:ascii="Times New Roman" w:hAnsi="Times New Roman" w:cs="Times New Roman"/>
          <w:noProof/>
          <w:rPrChange w:id="539" w:author="Zachary Cappella" w:date="2023-10-23T16:02:00Z">
            <w:rPr>
              <w:rStyle w:val="Hyperlink"/>
              <w:rFonts w:ascii="Candara" w:eastAsia="Candara" w:hAnsi="Candara" w:cs="Candara"/>
              <w:b/>
              <w:bCs/>
              <w:noProof/>
              <w:sz w:val="32"/>
              <w:szCs w:val="32"/>
            </w:rPr>
          </w:rPrChange>
        </w:rPr>
      </w:pPr>
    </w:p>
    <w:p w14:paraId="0998F4A7" w14:textId="47B6BD38" w:rsidR="63F00417" w:rsidRPr="00035CEB" w:rsidRDefault="63F00417" w:rsidP="005576F9">
      <w:pPr>
        <w:pStyle w:val="TOC2"/>
        <w:rPr>
          <w:rStyle w:val="Hyperlink"/>
          <w:rFonts w:ascii="Times New Roman" w:hAnsi="Times New Roman" w:cs="Times New Roman"/>
        </w:rPr>
      </w:pPr>
    </w:p>
    <w:p w14:paraId="5420E263" w14:textId="29A503ED" w:rsidR="619DC715" w:rsidRPr="00035CEB" w:rsidDel="00035CEB" w:rsidRDefault="619DC715" w:rsidP="005576F9">
      <w:pPr>
        <w:pStyle w:val="TOC2"/>
        <w:rPr>
          <w:del w:id="540" w:author="Zachary Cappella" w:date="2023-10-23T16:02:00Z"/>
          <w:rStyle w:val="Hyperlink"/>
          <w:rFonts w:ascii="Times New Roman" w:hAnsi="Times New Roman" w:cs="Times New Roman"/>
        </w:rPr>
      </w:pPr>
    </w:p>
    <w:p w14:paraId="36118B72" w14:textId="62A50684" w:rsidR="004756A5" w:rsidRPr="00035CEB" w:rsidDel="00035CEB" w:rsidRDefault="004756A5">
      <w:pPr>
        <w:spacing w:line="360" w:lineRule="auto"/>
        <w:rPr>
          <w:del w:id="541" w:author="Zachary Cappella" w:date="2023-10-23T16:02:00Z"/>
          <w:rFonts w:ascii="Times New Roman" w:hAnsi="Times New Roman" w:cs="Times New Roman"/>
        </w:rPr>
        <w:pPrChange w:id="542" w:author="Zachary Cappella" w:date="2023-10-09T13:10:00Z">
          <w:pPr/>
        </w:pPrChange>
      </w:pPr>
    </w:p>
    <w:p w14:paraId="5E1F0947" w14:textId="1B0DDCB1" w:rsidR="003A6CE4" w:rsidRPr="00035CEB" w:rsidDel="00035CEB" w:rsidRDefault="003A6CE4">
      <w:pPr>
        <w:tabs>
          <w:tab w:val="left" w:pos="7218"/>
        </w:tabs>
        <w:spacing w:after="0" w:line="360" w:lineRule="auto"/>
        <w:jc w:val="center"/>
        <w:rPr>
          <w:del w:id="543" w:author="Zachary Cappella" w:date="2023-10-23T16:02:00Z"/>
          <w:rFonts w:ascii="Times New Roman" w:eastAsiaTheme="majorEastAsia" w:hAnsi="Times New Roman" w:cs="Times New Roman"/>
          <w:kern w:val="0"/>
          <w:sz w:val="28"/>
          <w:szCs w:val="28"/>
          <w14:ligatures w14:val="none"/>
        </w:rPr>
        <w:pPrChange w:id="544" w:author="Zachary Cappella" w:date="2023-10-09T13:10:00Z">
          <w:pPr>
            <w:tabs>
              <w:tab w:val="left" w:pos="7218"/>
            </w:tabs>
            <w:spacing w:after="0" w:line="240" w:lineRule="auto"/>
            <w:jc w:val="center"/>
          </w:pPr>
        </w:pPrChange>
      </w:pPr>
    </w:p>
    <w:p w14:paraId="13F44961" w14:textId="77777777" w:rsidR="001963A0" w:rsidRPr="00035CEB" w:rsidRDefault="001963A0">
      <w:pPr>
        <w:spacing w:line="360" w:lineRule="auto"/>
        <w:rPr>
          <w:rFonts w:ascii="Times New Roman" w:eastAsiaTheme="majorEastAsia" w:hAnsi="Times New Roman" w:cs="Times New Roman"/>
          <w:color w:val="B43412" w:themeColor="accent1" w:themeShade="BF"/>
          <w:kern w:val="0"/>
          <w:sz w:val="32"/>
          <w:szCs w:val="32"/>
        </w:rPr>
        <w:pPrChange w:id="545" w:author="Zachary Cappella" w:date="2023-10-09T13:10:00Z">
          <w:pPr/>
        </w:pPrChange>
      </w:pPr>
      <w:r w:rsidRPr="00035CEB">
        <w:rPr>
          <w:rFonts w:ascii="Times New Roman" w:hAnsi="Times New Roman" w:cs="Times New Roman"/>
        </w:rPr>
        <w:br w:type="page"/>
      </w:r>
    </w:p>
    <w:p w14:paraId="4DFEB9B3" w14:textId="0B2A6D91" w:rsidR="003A6CE4" w:rsidRPr="00035CEB" w:rsidRDefault="0072491E">
      <w:pPr>
        <w:pStyle w:val="Heading1"/>
        <w:spacing w:line="360" w:lineRule="auto"/>
        <w:rPr>
          <w:rFonts w:ascii="Times New Roman" w:hAnsi="Times New Roman" w:cs="Times New Roman"/>
          <w:sz w:val="28"/>
          <w:szCs w:val="28"/>
        </w:rPr>
        <w:pPrChange w:id="546" w:author="Zachary Cappella" w:date="2023-10-09T13:10:00Z">
          <w:pPr>
            <w:pStyle w:val="Heading1"/>
          </w:pPr>
        </w:pPrChange>
      </w:pPr>
      <w:bookmarkStart w:id="547" w:name="_Toc145022215"/>
      <w:bookmarkStart w:id="548" w:name="_Toc149373329"/>
      <w:r w:rsidRPr="00035CEB">
        <w:rPr>
          <w:rFonts w:ascii="Times New Roman" w:hAnsi="Times New Roman" w:cs="Times New Roman"/>
          <w:sz w:val="28"/>
          <w:szCs w:val="28"/>
        </w:rPr>
        <w:lastRenderedPageBreak/>
        <w:t>Revision History</w:t>
      </w:r>
      <w:bookmarkEnd w:id="547"/>
      <w:bookmarkEnd w:id="548"/>
    </w:p>
    <w:tbl>
      <w:tblPr>
        <w:tblStyle w:val="TableGrid"/>
        <w:tblW w:w="0" w:type="auto"/>
        <w:tblLook w:val="04A0" w:firstRow="1" w:lastRow="0" w:firstColumn="1" w:lastColumn="0" w:noHBand="0" w:noVBand="1"/>
      </w:tblPr>
      <w:tblGrid>
        <w:gridCol w:w="2337"/>
        <w:gridCol w:w="2337"/>
        <w:gridCol w:w="2338"/>
        <w:gridCol w:w="2338"/>
      </w:tblGrid>
      <w:tr w:rsidR="000C0D0A" w:rsidRPr="00035CEB" w14:paraId="08CE02EF" w14:textId="77777777" w:rsidTr="000C0D0A">
        <w:tc>
          <w:tcPr>
            <w:tcW w:w="2337" w:type="dxa"/>
          </w:tcPr>
          <w:p w14:paraId="087E9B5E" w14:textId="53A848C9" w:rsidR="000C0D0A" w:rsidRPr="00035CEB" w:rsidRDefault="000C0D0A">
            <w:pPr>
              <w:spacing w:line="360" w:lineRule="auto"/>
              <w:rPr>
                <w:rFonts w:ascii="Times New Roman" w:hAnsi="Times New Roman" w:cs="Times New Roman"/>
              </w:rPr>
              <w:pPrChange w:id="549" w:author="Zachary Cappella" w:date="2023-10-09T13:10:00Z">
                <w:pPr/>
              </w:pPrChange>
            </w:pPr>
            <w:r w:rsidRPr="00035CEB">
              <w:rPr>
                <w:rFonts w:ascii="Times New Roman" w:hAnsi="Times New Roman" w:cs="Times New Roman"/>
              </w:rPr>
              <w:t>Version</w:t>
            </w:r>
          </w:p>
        </w:tc>
        <w:tc>
          <w:tcPr>
            <w:tcW w:w="2337" w:type="dxa"/>
          </w:tcPr>
          <w:p w14:paraId="7C1B28F5" w14:textId="5490C8D5" w:rsidR="000C0D0A" w:rsidRPr="00035CEB" w:rsidRDefault="000C0D0A">
            <w:pPr>
              <w:spacing w:line="360" w:lineRule="auto"/>
              <w:rPr>
                <w:rFonts w:ascii="Times New Roman" w:hAnsi="Times New Roman" w:cs="Times New Roman"/>
              </w:rPr>
              <w:pPrChange w:id="550" w:author="Zachary Cappella" w:date="2023-10-09T13:10:00Z">
                <w:pPr/>
              </w:pPrChange>
            </w:pPr>
            <w:r w:rsidRPr="00035CEB">
              <w:rPr>
                <w:rFonts w:ascii="Times New Roman" w:hAnsi="Times New Roman" w:cs="Times New Roman"/>
              </w:rPr>
              <w:t>Description</w:t>
            </w:r>
          </w:p>
        </w:tc>
        <w:tc>
          <w:tcPr>
            <w:tcW w:w="2338" w:type="dxa"/>
          </w:tcPr>
          <w:p w14:paraId="38FF279B" w14:textId="15982509" w:rsidR="000C0D0A" w:rsidRPr="00035CEB" w:rsidRDefault="000C0D0A">
            <w:pPr>
              <w:spacing w:line="360" w:lineRule="auto"/>
              <w:rPr>
                <w:rFonts w:ascii="Times New Roman" w:hAnsi="Times New Roman" w:cs="Times New Roman"/>
              </w:rPr>
              <w:pPrChange w:id="551" w:author="Zachary Cappella" w:date="2023-10-09T13:10:00Z">
                <w:pPr/>
              </w:pPrChange>
            </w:pPr>
            <w:r w:rsidRPr="00035CEB">
              <w:rPr>
                <w:rFonts w:ascii="Times New Roman" w:hAnsi="Times New Roman" w:cs="Times New Roman"/>
              </w:rPr>
              <w:t>Author</w:t>
            </w:r>
          </w:p>
        </w:tc>
        <w:tc>
          <w:tcPr>
            <w:tcW w:w="2338" w:type="dxa"/>
          </w:tcPr>
          <w:p w14:paraId="2F9F2EAA" w14:textId="2298A259" w:rsidR="000C0D0A" w:rsidRPr="00035CEB" w:rsidRDefault="000C0D0A">
            <w:pPr>
              <w:spacing w:line="360" w:lineRule="auto"/>
              <w:rPr>
                <w:rFonts w:ascii="Times New Roman" w:hAnsi="Times New Roman" w:cs="Times New Roman"/>
              </w:rPr>
              <w:pPrChange w:id="552" w:author="Zachary Cappella" w:date="2023-10-09T13:10:00Z">
                <w:pPr/>
              </w:pPrChange>
            </w:pPr>
            <w:r w:rsidRPr="00035CEB">
              <w:rPr>
                <w:rFonts w:ascii="Times New Roman" w:hAnsi="Times New Roman" w:cs="Times New Roman"/>
              </w:rPr>
              <w:t>Date</w:t>
            </w:r>
          </w:p>
        </w:tc>
      </w:tr>
      <w:tr w:rsidR="000C0D0A" w:rsidRPr="00035CEB" w14:paraId="0697F0FB" w14:textId="77777777" w:rsidTr="000C0D0A">
        <w:tc>
          <w:tcPr>
            <w:tcW w:w="2337" w:type="dxa"/>
          </w:tcPr>
          <w:p w14:paraId="62532FC3" w14:textId="07C3CF70" w:rsidR="000C0D0A" w:rsidRPr="00035CEB" w:rsidRDefault="000C0D0A">
            <w:pPr>
              <w:spacing w:line="360" w:lineRule="auto"/>
              <w:rPr>
                <w:rFonts w:ascii="Times New Roman" w:hAnsi="Times New Roman" w:cs="Times New Roman"/>
              </w:rPr>
              <w:pPrChange w:id="553" w:author="Zachary Cappella" w:date="2023-10-09T13:10:00Z">
                <w:pPr/>
              </w:pPrChange>
            </w:pPr>
            <w:r w:rsidRPr="00035CEB">
              <w:rPr>
                <w:rFonts w:ascii="Times New Roman" w:hAnsi="Times New Roman" w:cs="Times New Roman"/>
              </w:rPr>
              <w:t>1.0</w:t>
            </w:r>
          </w:p>
        </w:tc>
        <w:tc>
          <w:tcPr>
            <w:tcW w:w="2337" w:type="dxa"/>
          </w:tcPr>
          <w:p w14:paraId="2C5C3ABC" w14:textId="69F8E3A6" w:rsidR="000C0D0A" w:rsidRPr="00035CEB" w:rsidRDefault="004A597F">
            <w:pPr>
              <w:spacing w:line="360" w:lineRule="auto"/>
              <w:rPr>
                <w:rFonts w:ascii="Times New Roman" w:hAnsi="Times New Roman" w:cs="Times New Roman"/>
              </w:rPr>
              <w:pPrChange w:id="554" w:author="Zachary Cappella" w:date="2023-10-09T13:10:00Z">
                <w:pPr/>
              </w:pPrChange>
            </w:pPr>
            <w:r w:rsidRPr="00035CEB">
              <w:rPr>
                <w:rFonts w:ascii="Times New Roman" w:hAnsi="Times New Roman" w:cs="Times New Roman"/>
              </w:rPr>
              <w:t>Initial</w:t>
            </w:r>
            <w:r w:rsidR="000C0D0A" w:rsidRPr="00035CEB">
              <w:rPr>
                <w:rFonts w:ascii="Times New Roman" w:hAnsi="Times New Roman" w:cs="Times New Roman"/>
              </w:rPr>
              <w:t xml:space="preserve"> Draft</w:t>
            </w:r>
          </w:p>
        </w:tc>
        <w:tc>
          <w:tcPr>
            <w:tcW w:w="2338" w:type="dxa"/>
          </w:tcPr>
          <w:p w14:paraId="6946118A" w14:textId="558F624E" w:rsidR="000C0D0A" w:rsidRPr="00035CEB" w:rsidRDefault="000C0D0A">
            <w:pPr>
              <w:spacing w:line="360" w:lineRule="auto"/>
              <w:rPr>
                <w:rFonts w:ascii="Times New Roman" w:hAnsi="Times New Roman" w:cs="Times New Roman"/>
              </w:rPr>
              <w:pPrChange w:id="555" w:author="Zachary Cappella" w:date="2023-10-09T13:10:00Z">
                <w:pPr/>
              </w:pPrChange>
            </w:pPr>
            <w:r w:rsidRPr="00035CEB">
              <w:rPr>
                <w:rFonts w:ascii="Times New Roman" w:hAnsi="Times New Roman" w:cs="Times New Roman"/>
              </w:rPr>
              <w:t>Team B</w:t>
            </w:r>
          </w:p>
        </w:tc>
        <w:tc>
          <w:tcPr>
            <w:tcW w:w="2338" w:type="dxa"/>
          </w:tcPr>
          <w:p w14:paraId="401BD3C5" w14:textId="7553E22C" w:rsidR="000C0D0A" w:rsidRPr="00035CEB" w:rsidRDefault="000C0D0A">
            <w:pPr>
              <w:spacing w:line="360" w:lineRule="auto"/>
              <w:rPr>
                <w:rFonts w:ascii="Times New Roman" w:hAnsi="Times New Roman" w:cs="Times New Roman"/>
              </w:rPr>
              <w:pPrChange w:id="556" w:author="Zachary Cappella" w:date="2023-10-09T13:10:00Z">
                <w:pPr/>
              </w:pPrChange>
            </w:pPr>
            <w:r w:rsidRPr="00035CEB">
              <w:rPr>
                <w:rFonts w:ascii="Times New Roman" w:hAnsi="Times New Roman" w:cs="Times New Roman"/>
              </w:rPr>
              <w:t>09/03/2023</w:t>
            </w:r>
          </w:p>
        </w:tc>
      </w:tr>
      <w:tr w:rsidR="000C0D0A" w:rsidRPr="00035CEB" w14:paraId="7D3F840A" w14:textId="77777777" w:rsidTr="000C0D0A">
        <w:tc>
          <w:tcPr>
            <w:tcW w:w="2337" w:type="dxa"/>
          </w:tcPr>
          <w:p w14:paraId="0E047A72" w14:textId="18AB35AD" w:rsidR="000C0D0A" w:rsidRPr="00035CEB" w:rsidRDefault="00383947">
            <w:pPr>
              <w:spacing w:line="360" w:lineRule="auto"/>
              <w:rPr>
                <w:rFonts w:ascii="Times New Roman" w:hAnsi="Times New Roman" w:cs="Times New Roman"/>
              </w:rPr>
              <w:pPrChange w:id="557" w:author="Zachary Cappella" w:date="2023-10-09T13:10:00Z">
                <w:pPr/>
              </w:pPrChange>
            </w:pPr>
            <w:r w:rsidRPr="00035CEB">
              <w:rPr>
                <w:rFonts w:ascii="Times New Roman" w:hAnsi="Times New Roman" w:cs="Times New Roman"/>
              </w:rPr>
              <w:t>1.1</w:t>
            </w:r>
          </w:p>
        </w:tc>
        <w:tc>
          <w:tcPr>
            <w:tcW w:w="2337" w:type="dxa"/>
          </w:tcPr>
          <w:p w14:paraId="5CDA0FCD" w14:textId="5D24D920" w:rsidR="000C0D0A" w:rsidRPr="00035CEB" w:rsidRDefault="00383947">
            <w:pPr>
              <w:spacing w:line="360" w:lineRule="auto"/>
              <w:rPr>
                <w:rFonts w:ascii="Times New Roman" w:hAnsi="Times New Roman" w:cs="Times New Roman"/>
              </w:rPr>
              <w:pPrChange w:id="558" w:author="Zachary Cappella" w:date="2023-10-09T13:10:00Z">
                <w:pPr/>
              </w:pPrChange>
            </w:pPr>
            <w:r w:rsidRPr="00035CEB">
              <w:rPr>
                <w:rFonts w:ascii="Times New Roman" w:hAnsi="Times New Roman" w:cs="Times New Roman"/>
              </w:rPr>
              <w:t>Update document with image explanations</w:t>
            </w:r>
          </w:p>
        </w:tc>
        <w:tc>
          <w:tcPr>
            <w:tcW w:w="2338" w:type="dxa"/>
          </w:tcPr>
          <w:p w14:paraId="349D01A4" w14:textId="10B932BE" w:rsidR="000C0D0A" w:rsidRPr="00035CEB" w:rsidRDefault="00383947">
            <w:pPr>
              <w:spacing w:line="360" w:lineRule="auto"/>
              <w:rPr>
                <w:rFonts w:ascii="Times New Roman" w:hAnsi="Times New Roman" w:cs="Times New Roman"/>
              </w:rPr>
              <w:pPrChange w:id="559" w:author="Zachary Cappella" w:date="2023-10-09T13:10:00Z">
                <w:pPr/>
              </w:pPrChange>
            </w:pPr>
            <w:r w:rsidRPr="00035CEB">
              <w:rPr>
                <w:rFonts w:ascii="Times New Roman" w:hAnsi="Times New Roman" w:cs="Times New Roman"/>
              </w:rPr>
              <w:t>Zachary Cappella</w:t>
            </w:r>
          </w:p>
        </w:tc>
        <w:tc>
          <w:tcPr>
            <w:tcW w:w="2338" w:type="dxa"/>
          </w:tcPr>
          <w:p w14:paraId="0654C613" w14:textId="10E2F3EE" w:rsidR="000C0D0A" w:rsidRPr="00035CEB" w:rsidRDefault="001B16FC">
            <w:pPr>
              <w:spacing w:line="360" w:lineRule="auto"/>
              <w:rPr>
                <w:rFonts w:ascii="Times New Roman" w:hAnsi="Times New Roman" w:cs="Times New Roman"/>
              </w:rPr>
              <w:pPrChange w:id="560" w:author="Zachary Cappella" w:date="2023-10-09T13:10:00Z">
                <w:pPr/>
              </w:pPrChange>
            </w:pPr>
            <w:r w:rsidRPr="00035CEB">
              <w:rPr>
                <w:rFonts w:ascii="Times New Roman" w:hAnsi="Times New Roman" w:cs="Times New Roman"/>
              </w:rPr>
              <w:t>10/01/2023</w:t>
            </w:r>
          </w:p>
        </w:tc>
      </w:tr>
      <w:tr w:rsidR="000C0D0A" w:rsidRPr="00035CEB" w14:paraId="3CC18404" w14:textId="77777777" w:rsidTr="000C0D0A">
        <w:tc>
          <w:tcPr>
            <w:tcW w:w="2337" w:type="dxa"/>
          </w:tcPr>
          <w:p w14:paraId="08B97C3B" w14:textId="77777777" w:rsidR="000C0D0A" w:rsidRPr="00035CEB" w:rsidRDefault="000C0D0A">
            <w:pPr>
              <w:spacing w:line="360" w:lineRule="auto"/>
              <w:rPr>
                <w:rFonts w:ascii="Times New Roman" w:hAnsi="Times New Roman" w:cs="Times New Roman"/>
              </w:rPr>
              <w:pPrChange w:id="561" w:author="Zachary Cappella" w:date="2023-10-09T13:10:00Z">
                <w:pPr/>
              </w:pPrChange>
            </w:pPr>
          </w:p>
        </w:tc>
        <w:tc>
          <w:tcPr>
            <w:tcW w:w="2337" w:type="dxa"/>
          </w:tcPr>
          <w:p w14:paraId="4EDF9C01" w14:textId="77777777" w:rsidR="000C0D0A" w:rsidRPr="00035CEB" w:rsidRDefault="000C0D0A">
            <w:pPr>
              <w:spacing w:line="360" w:lineRule="auto"/>
              <w:rPr>
                <w:rFonts w:ascii="Times New Roman" w:hAnsi="Times New Roman" w:cs="Times New Roman"/>
              </w:rPr>
              <w:pPrChange w:id="562" w:author="Zachary Cappella" w:date="2023-10-09T13:10:00Z">
                <w:pPr/>
              </w:pPrChange>
            </w:pPr>
          </w:p>
        </w:tc>
        <w:tc>
          <w:tcPr>
            <w:tcW w:w="2338" w:type="dxa"/>
          </w:tcPr>
          <w:p w14:paraId="7370B185" w14:textId="77777777" w:rsidR="000C0D0A" w:rsidRPr="00035CEB" w:rsidRDefault="000C0D0A">
            <w:pPr>
              <w:spacing w:line="360" w:lineRule="auto"/>
              <w:rPr>
                <w:rFonts w:ascii="Times New Roman" w:hAnsi="Times New Roman" w:cs="Times New Roman"/>
              </w:rPr>
              <w:pPrChange w:id="563" w:author="Zachary Cappella" w:date="2023-10-09T13:10:00Z">
                <w:pPr/>
              </w:pPrChange>
            </w:pPr>
          </w:p>
        </w:tc>
        <w:tc>
          <w:tcPr>
            <w:tcW w:w="2338" w:type="dxa"/>
          </w:tcPr>
          <w:p w14:paraId="45572F61" w14:textId="77777777" w:rsidR="000C0D0A" w:rsidRPr="00035CEB" w:rsidRDefault="000C0D0A">
            <w:pPr>
              <w:spacing w:line="360" w:lineRule="auto"/>
              <w:rPr>
                <w:rFonts w:ascii="Times New Roman" w:hAnsi="Times New Roman" w:cs="Times New Roman"/>
              </w:rPr>
              <w:pPrChange w:id="564" w:author="Zachary Cappella" w:date="2023-10-09T13:10:00Z">
                <w:pPr/>
              </w:pPrChange>
            </w:pPr>
          </w:p>
        </w:tc>
      </w:tr>
      <w:tr w:rsidR="000C0D0A" w:rsidRPr="00035CEB" w14:paraId="1F1751DD" w14:textId="77777777" w:rsidTr="000C0D0A">
        <w:tc>
          <w:tcPr>
            <w:tcW w:w="2337" w:type="dxa"/>
          </w:tcPr>
          <w:p w14:paraId="66F256E1" w14:textId="77777777" w:rsidR="000C0D0A" w:rsidRPr="00035CEB" w:rsidRDefault="000C0D0A">
            <w:pPr>
              <w:spacing w:line="360" w:lineRule="auto"/>
              <w:rPr>
                <w:rFonts w:ascii="Times New Roman" w:hAnsi="Times New Roman" w:cs="Times New Roman"/>
              </w:rPr>
              <w:pPrChange w:id="565" w:author="Zachary Cappella" w:date="2023-10-09T13:10:00Z">
                <w:pPr/>
              </w:pPrChange>
            </w:pPr>
          </w:p>
        </w:tc>
        <w:tc>
          <w:tcPr>
            <w:tcW w:w="2337" w:type="dxa"/>
          </w:tcPr>
          <w:p w14:paraId="79FBF63D" w14:textId="77777777" w:rsidR="000C0D0A" w:rsidRPr="00035CEB" w:rsidRDefault="000C0D0A">
            <w:pPr>
              <w:spacing w:line="360" w:lineRule="auto"/>
              <w:rPr>
                <w:rFonts w:ascii="Times New Roman" w:hAnsi="Times New Roman" w:cs="Times New Roman"/>
              </w:rPr>
              <w:pPrChange w:id="566" w:author="Zachary Cappella" w:date="2023-10-09T13:10:00Z">
                <w:pPr/>
              </w:pPrChange>
            </w:pPr>
          </w:p>
        </w:tc>
        <w:tc>
          <w:tcPr>
            <w:tcW w:w="2338" w:type="dxa"/>
          </w:tcPr>
          <w:p w14:paraId="52226FB4" w14:textId="77777777" w:rsidR="000C0D0A" w:rsidRPr="00035CEB" w:rsidRDefault="000C0D0A">
            <w:pPr>
              <w:spacing w:line="360" w:lineRule="auto"/>
              <w:rPr>
                <w:rFonts w:ascii="Times New Roman" w:hAnsi="Times New Roman" w:cs="Times New Roman"/>
              </w:rPr>
              <w:pPrChange w:id="567" w:author="Zachary Cappella" w:date="2023-10-09T13:10:00Z">
                <w:pPr/>
              </w:pPrChange>
            </w:pPr>
          </w:p>
        </w:tc>
        <w:tc>
          <w:tcPr>
            <w:tcW w:w="2338" w:type="dxa"/>
          </w:tcPr>
          <w:p w14:paraId="0E243BD0" w14:textId="77777777" w:rsidR="000C0D0A" w:rsidRPr="00035CEB" w:rsidRDefault="000C0D0A">
            <w:pPr>
              <w:spacing w:line="360" w:lineRule="auto"/>
              <w:rPr>
                <w:rFonts w:ascii="Times New Roman" w:hAnsi="Times New Roman" w:cs="Times New Roman"/>
              </w:rPr>
              <w:pPrChange w:id="568" w:author="Zachary Cappella" w:date="2023-10-09T13:10:00Z">
                <w:pPr/>
              </w:pPrChange>
            </w:pPr>
          </w:p>
        </w:tc>
      </w:tr>
    </w:tbl>
    <w:p w14:paraId="50BA4C94" w14:textId="48CEB869" w:rsidR="000C0D0A" w:rsidRPr="00035CEB" w:rsidRDefault="000C0D0A">
      <w:pPr>
        <w:spacing w:line="360" w:lineRule="auto"/>
        <w:rPr>
          <w:rFonts w:ascii="Times New Roman" w:hAnsi="Times New Roman" w:cs="Times New Roman"/>
        </w:rPr>
        <w:pPrChange w:id="569" w:author="Zachary Cappella" w:date="2023-10-09T13:10:00Z">
          <w:pPr/>
        </w:pPrChange>
      </w:pPr>
    </w:p>
    <w:p w14:paraId="3D85710E" w14:textId="77777777" w:rsidR="000C0D0A" w:rsidRPr="00035CEB" w:rsidRDefault="000C0D0A">
      <w:pPr>
        <w:spacing w:line="360" w:lineRule="auto"/>
        <w:rPr>
          <w:rFonts w:ascii="Times New Roman" w:hAnsi="Times New Roman" w:cs="Times New Roman"/>
        </w:rPr>
        <w:pPrChange w:id="570" w:author="Zachary Cappella" w:date="2023-10-09T13:10:00Z">
          <w:pPr/>
        </w:pPrChange>
      </w:pPr>
      <w:r w:rsidRPr="00035CEB">
        <w:rPr>
          <w:rFonts w:ascii="Times New Roman" w:hAnsi="Times New Roman" w:cs="Times New Roman"/>
        </w:rPr>
        <w:br w:type="page"/>
      </w:r>
    </w:p>
    <w:p w14:paraId="52C212A4" w14:textId="77777777" w:rsidR="00275D3E" w:rsidRPr="00035CEB" w:rsidRDefault="00275D3E">
      <w:pPr>
        <w:pStyle w:val="Heading1"/>
        <w:spacing w:line="360" w:lineRule="auto"/>
        <w:rPr>
          <w:rFonts w:ascii="Times New Roman" w:hAnsi="Times New Roman" w:cs="Times New Roman"/>
        </w:rPr>
        <w:pPrChange w:id="571" w:author="Zachary Cappella" w:date="2023-10-09T13:10:00Z">
          <w:pPr>
            <w:pStyle w:val="Heading1"/>
          </w:pPr>
        </w:pPrChange>
      </w:pPr>
      <w:bookmarkStart w:id="572" w:name="_Toc145022216"/>
      <w:bookmarkStart w:id="573" w:name="_Toc149373330"/>
      <w:r w:rsidRPr="00035CEB">
        <w:rPr>
          <w:rFonts w:ascii="Times New Roman" w:hAnsi="Times New Roman" w:cs="Times New Roman"/>
        </w:rPr>
        <w:lastRenderedPageBreak/>
        <w:t>1. Introduction</w:t>
      </w:r>
      <w:bookmarkEnd w:id="572"/>
      <w:bookmarkEnd w:id="573"/>
    </w:p>
    <w:p w14:paraId="7A5203A1" w14:textId="77777777" w:rsidR="00275D3E" w:rsidRPr="00035CEB" w:rsidRDefault="00275D3E">
      <w:pPr>
        <w:pStyle w:val="Heading2"/>
        <w:spacing w:line="360" w:lineRule="auto"/>
        <w:rPr>
          <w:rFonts w:ascii="Times New Roman" w:hAnsi="Times New Roman" w:cs="Times New Roman"/>
        </w:rPr>
        <w:pPrChange w:id="574" w:author="Zachary Cappella" w:date="2023-10-09T13:10:00Z">
          <w:pPr>
            <w:pStyle w:val="Heading2"/>
          </w:pPr>
        </w:pPrChange>
      </w:pPr>
      <w:bookmarkStart w:id="575" w:name="_Toc145022217"/>
      <w:bookmarkStart w:id="576" w:name="_Toc149373331"/>
      <w:r w:rsidRPr="00035CEB">
        <w:rPr>
          <w:rFonts w:ascii="Times New Roman" w:hAnsi="Times New Roman" w:cs="Times New Roman"/>
        </w:rPr>
        <w:t>1.1 Purpose</w:t>
      </w:r>
      <w:bookmarkEnd w:id="575"/>
      <w:bookmarkEnd w:id="576"/>
    </w:p>
    <w:p w14:paraId="7412BF87" w14:textId="77777777" w:rsidR="00BC0AFB" w:rsidRPr="00035CEB" w:rsidRDefault="00BC0AFB" w:rsidP="008F037A">
      <w:pPr>
        <w:spacing w:line="360" w:lineRule="auto"/>
        <w:ind w:firstLine="720"/>
        <w:rPr>
          <w:rFonts w:ascii="Times New Roman" w:hAnsi="Times New Roman" w:cs="Times New Roman"/>
        </w:rPr>
      </w:pPr>
    </w:p>
    <w:p w14:paraId="6B996271" w14:textId="701F1919" w:rsidR="009F1D51" w:rsidRPr="00035CEB" w:rsidRDefault="009F1D51" w:rsidP="008F037A">
      <w:pPr>
        <w:spacing w:line="360" w:lineRule="auto"/>
        <w:ind w:firstLine="720"/>
        <w:rPr>
          <w:rFonts w:ascii="Times New Roman" w:hAnsi="Times New Roman" w:cs="Times New Roman"/>
        </w:rPr>
      </w:pPr>
      <w:r w:rsidRPr="00035CEB">
        <w:rPr>
          <w:rFonts w:ascii="Times New Roman" w:hAnsi="Times New Roman" w:cs="Times New Roman"/>
        </w:rPr>
        <w:t xml:space="preserve">The Technical Design Document (TDD) for the mobile application </w:t>
      </w:r>
      <w:r w:rsidR="00FC0445" w:rsidRPr="00035CEB">
        <w:rPr>
          <w:rFonts w:ascii="Times New Roman" w:hAnsi="Times New Roman" w:cs="Times New Roman"/>
        </w:rPr>
        <w:t>CogniOpen</w:t>
      </w:r>
      <w:r w:rsidRPr="00035CEB">
        <w:rPr>
          <w:rFonts w:ascii="Times New Roman" w:hAnsi="Times New Roman" w:cs="Times New Roman"/>
        </w:rPr>
        <w:t xml:space="preserve"> is a crucial resource for numerous stakeholders involved in the development process and has multiple purposes. The following</w:t>
      </w:r>
      <w:r w:rsidR="00D1382B" w:rsidRPr="00035CEB">
        <w:rPr>
          <w:rFonts w:ascii="Times New Roman" w:hAnsi="Times New Roman" w:cs="Times New Roman"/>
        </w:rPr>
        <w:t xml:space="preserve"> section details</w:t>
      </w:r>
      <w:r w:rsidRPr="00035CEB">
        <w:rPr>
          <w:rFonts w:ascii="Times New Roman" w:hAnsi="Times New Roman" w:cs="Times New Roman"/>
        </w:rPr>
        <w:t xml:space="preserve"> </w:t>
      </w:r>
      <w:r w:rsidR="00D1382B" w:rsidRPr="00035CEB">
        <w:rPr>
          <w:rFonts w:ascii="Times New Roman" w:hAnsi="Times New Roman" w:cs="Times New Roman"/>
        </w:rPr>
        <w:t>primary goals for the document</w:t>
      </w:r>
      <w:r w:rsidRPr="00035CEB">
        <w:rPr>
          <w:rFonts w:ascii="Times New Roman" w:hAnsi="Times New Roman" w:cs="Times New Roman"/>
        </w:rPr>
        <w:t>:</w:t>
      </w:r>
    </w:p>
    <w:p w14:paraId="76628B20" w14:textId="79738DDF" w:rsidR="009F1D51" w:rsidRPr="00035CEB" w:rsidRDefault="009F1D51" w:rsidP="008F037A">
      <w:pPr>
        <w:spacing w:line="360" w:lineRule="auto"/>
        <w:ind w:left="720"/>
        <w:rPr>
          <w:rFonts w:ascii="Times New Roman" w:hAnsi="Times New Roman" w:cs="Times New Roman"/>
        </w:rPr>
      </w:pPr>
      <w:r w:rsidRPr="00035CEB">
        <w:rPr>
          <w:rFonts w:ascii="Times New Roman" w:hAnsi="Times New Roman" w:cs="Times New Roman"/>
          <w:b/>
          <w:bCs/>
        </w:rPr>
        <w:t>Reference and Direction:</w:t>
      </w:r>
      <w:r w:rsidRPr="00035CEB">
        <w:rPr>
          <w:rFonts w:ascii="Times New Roman" w:hAnsi="Times New Roman" w:cs="Times New Roman"/>
        </w:rPr>
        <w:t xml:space="preserve"> The development team is led by a clear and organized technical roadmap provided by </w:t>
      </w:r>
      <w:r w:rsidR="00E17B12" w:rsidRPr="00035CEB">
        <w:rPr>
          <w:rFonts w:ascii="Times New Roman" w:hAnsi="Times New Roman" w:cs="Times New Roman"/>
        </w:rPr>
        <w:t xml:space="preserve">the </w:t>
      </w:r>
      <w:r w:rsidRPr="00035CEB">
        <w:rPr>
          <w:rFonts w:ascii="Times New Roman" w:hAnsi="Times New Roman" w:cs="Times New Roman"/>
        </w:rPr>
        <w:t xml:space="preserve">TDD throughout the project lifecycle. It is a point of reference for programmers, graphic designers, and other team members to comprehend the technical architecture, design tenets, and </w:t>
      </w:r>
      <w:r w:rsidR="00E17B12" w:rsidRPr="00035CEB">
        <w:rPr>
          <w:rFonts w:ascii="Times New Roman" w:hAnsi="Times New Roman" w:cs="Times New Roman"/>
        </w:rPr>
        <w:t xml:space="preserve">specific </w:t>
      </w:r>
      <w:r w:rsidRPr="00035CEB">
        <w:rPr>
          <w:rFonts w:ascii="Times New Roman" w:hAnsi="Times New Roman" w:cs="Times New Roman"/>
        </w:rPr>
        <w:t>implementation</w:t>
      </w:r>
      <w:r w:rsidR="00E17B12" w:rsidRPr="00035CEB">
        <w:rPr>
          <w:rFonts w:ascii="Times New Roman" w:hAnsi="Times New Roman" w:cs="Times New Roman"/>
        </w:rPr>
        <w:t xml:space="preserve"> details</w:t>
      </w:r>
      <w:r w:rsidRPr="00035CEB">
        <w:rPr>
          <w:rFonts w:ascii="Times New Roman" w:hAnsi="Times New Roman" w:cs="Times New Roman"/>
        </w:rPr>
        <w:t>.</w:t>
      </w:r>
    </w:p>
    <w:p w14:paraId="3D80310D" w14:textId="3E94792C" w:rsidR="009F1D51" w:rsidRPr="00035CEB" w:rsidRDefault="009F1D51" w:rsidP="008F037A">
      <w:pPr>
        <w:spacing w:line="360" w:lineRule="auto"/>
        <w:ind w:left="720"/>
        <w:rPr>
          <w:rFonts w:ascii="Times New Roman" w:hAnsi="Times New Roman" w:cs="Times New Roman"/>
        </w:rPr>
      </w:pPr>
      <w:r w:rsidRPr="00035CEB">
        <w:rPr>
          <w:rFonts w:ascii="Times New Roman" w:hAnsi="Times New Roman" w:cs="Times New Roman"/>
          <w:b/>
          <w:bCs/>
        </w:rPr>
        <w:t>Communication:</w:t>
      </w:r>
      <w:r w:rsidRPr="00035CEB">
        <w:rPr>
          <w:rFonts w:ascii="Times New Roman" w:hAnsi="Times New Roman" w:cs="Times New Roman"/>
        </w:rPr>
        <w:t> Effective project stakeholder communication is facilitated</w:t>
      </w:r>
      <w:r w:rsidR="00E61A8F" w:rsidRPr="00035CEB">
        <w:rPr>
          <w:rFonts w:ascii="Times New Roman" w:hAnsi="Times New Roman" w:cs="Times New Roman"/>
        </w:rPr>
        <w:t xml:space="preserve"> through the TDD</w:t>
      </w:r>
      <w:r w:rsidRPr="00035CEB">
        <w:rPr>
          <w:rFonts w:ascii="Times New Roman" w:hAnsi="Times New Roman" w:cs="Times New Roman"/>
        </w:rPr>
        <w:t>, resulting in a shared comprehension of the technical details of the mobile app among all parties. This encourages cooperation and aligns objectives and expectations.</w:t>
      </w:r>
    </w:p>
    <w:p w14:paraId="79E6A53F" w14:textId="77777777" w:rsidR="009F1D51" w:rsidRPr="00035CEB" w:rsidRDefault="009F1D51" w:rsidP="008F037A">
      <w:pPr>
        <w:spacing w:line="360" w:lineRule="auto"/>
        <w:ind w:left="720"/>
        <w:rPr>
          <w:rFonts w:ascii="Times New Roman" w:hAnsi="Times New Roman" w:cs="Times New Roman"/>
        </w:rPr>
      </w:pPr>
      <w:r w:rsidRPr="00035CEB">
        <w:rPr>
          <w:rFonts w:ascii="Times New Roman" w:hAnsi="Times New Roman" w:cs="Times New Roman"/>
          <w:b/>
          <w:bCs/>
        </w:rPr>
        <w:t>Quality Assurance:</w:t>
      </w:r>
      <w:r w:rsidRPr="00035CEB">
        <w:rPr>
          <w:rFonts w:ascii="Times New Roman" w:hAnsi="Times New Roman" w:cs="Times New Roman"/>
        </w:rPr>
        <w:t> The document outlines design factors, testing methods, and best practices that improve the overall reliability and quality of the mobile application. It ensures the finished product meets performance, security, and usability requirements.</w:t>
      </w:r>
    </w:p>
    <w:p w14:paraId="205E66D0" w14:textId="5305445D" w:rsidR="009F1D51" w:rsidRPr="00035CEB" w:rsidRDefault="009F1D51" w:rsidP="008F037A">
      <w:pPr>
        <w:spacing w:line="360" w:lineRule="auto"/>
        <w:ind w:left="720"/>
        <w:rPr>
          <w:rFonts w:ascii="Times New Roman" w:hAnsi="Times New Roman" w:cs="Times New Roman"/>
        </w:rPr>
      </w:pPr>
      <w:r w:rsidRPr="00035CEB">
        <w:rPr>
          <w:rFonts w:ascii="Times New Roman" w:hAnsi="Times New Roman" w:cs="Times New Roman"/>
          <w:b/>
          <w:bCs/>
        </w:rPr>
        <w:t xml:space="preserve">Risk </w:t>
      </w:r>
      <w:r w:rsidR="00514C25" w:rsidRPr="00035CEB">
        <w:rPr>
          <w:rFonts w:ascii="Times New Roman" w:hAnsi="Times New Roman" w:cs="Times New Roman"/>
          <w:b/>
          <w:bCs/>
        </w:rPr>
        <w:t>R</w:t>
      </w:r>
      <w:r w:rsidRPr="00035CEB">
        <w:rPr>
          <w:rFonts w:ascii="Times New Roman" w:hAnsi="Times New Roman" w:cs="Times New Roman"/>
          <w:b/>
          <w:bCs/>
        </w:rPr>
        <w:t>eduction:</w:t>
      </w:r>
      <w:r w:rsidRPr="00035CEB">
        <w:rPr>
          <w:rFonts w:ascii="Times New Roman" w:hAnsi="Times New Roman" w:cs="Times New Roman"/>
        </w:rPr>
        <w:t> By considering security, privacy, and scalability issues, the TDD helps identify potential risks and offers techniques for reducing them. During development, it promotes proactive risk management.</w:t>
      </w:r>
    </w:p>
    <w:p w14:paraId="609AF607" w14:textId="77777777" w:rsidR="009F1D51" w:rsidRPr="00035CEB" w:rsidRDefault="009F1D51" w:rsidP="008F037A">
      <w:pPr>
        <w:spacing w:line="360" w:lineRule="auto"/>
        <w:ind w:left="720"/>
        <w:rPr>
          <w:rFonts w:ascii="Times New Roman" w:hAnsi="Times New Roman" w:cs="Times New Roman"/>
        </w:rPr>
      </w:pPr>
      <w:r w:rsidRPr="00035CEB">
        <w:rPr>
          <w:rFonts w:ascii="Times New Roman" w:hAnsi="Times New Roman" w:cs="Times New Roman"/>
          <w:b/>
          <w:bCs/>
        </w:rPr>
        <w:t>Documentation:</w:t>
      </w:r>
      <w:r w:rsidRPr="00035CEB">
        <w:rPr>
          <w:rFonts w:ascii="Times New Roman" w:hAnsi="Times New Roman" w:cs="Times New Roman"/>
        </w:rPr>
        <w:t> It is an exhaustive account of all technological choices made during development. This documentation is helpful for maintenance, troubleshooting, and future reference.</w:t>
      </w:r>
    </w:p>
    <w:p w14:paraId="33DD5AC9" w14:textId="1BC4CFAC" w:rsidR="009F1D51" w:rsidRPr="00035CEB" w:rsidRDefault="009F1D51" w:rsidP="008F037A">
      <w:pPr>
        <w:spacing w:line="360" w:lineRule="auto"/>
        <w:ind w:left="720"/>
        <w:rPr>
          <w:rFonts w:ascii="Times New Roman" w:hAnsi="Times New Roman" w:cs="Times New Roman"/>
        </w:rPr>
      </w:pPr>
      <w:r w:rsidRPr="00035CEB">
        <w:rPr>
          <w:rFonts w:ascii="Times New Roman" w:hAnsi="Times New Roman" w:cs="Times New Roman"/>
          <w:b/>
          <w:bCs/>
        </w:rPr>
        <w:t xml:space="preserve">Onboarding and </w:t>
      </w:r>
      <w:r w:rsidR="004B18D1" w:rsidRPr="00035CEB">
        <w:rPr>
          <w:rFonts w:ascii="Times New Roman" w:hAnsi="Times New Roman" w:cs="Times New Roman"/>
          <w:b/>
          <w:bCs/>
        </w:rPr>
        <w:t>T</w:t>
      </w:r>
      <w:r w:rsidRPr="00035CEB">
        <w:rPr>
          <w:rFonts w:ascii="Times New Roman" w:hAnsi="Times New Roman" w:cs="Times New Roman"/>
          <w:b/>
          <w:bCs/>
        </w:rPr>
        <w:t>raining:</w:t>
      </w:r>
      <w:r w:rsidRPr="00035CEB">
        <w:rPr>
          <w:rFonts w:ascii="Times New Roman" w:hAnsi="Times New Roman" w:cs="Times New Roman"/>
        </w:rPr>
        <w:t> The TDD can be used to onboard new team members to the project. Their onboarding process is accelerated due to their ability to understand the technological architecture and design ideas quickly.</w:t>
      </w:r>
    </w:p>
    <w:p w14:paraId="4DF0AE9B" w14:textId="0F291F18" w:rsidR="009F1D51" w:rsidRPr="00035CEB" w:rsidRDefault="009F1D51" w:rsidP="008F037A">
      <w:pPr>
        <w:spacing w:line="360" w:lineRule="auto"/>
        <w:ind w:left="720"/>
        <w:rPr>
          <w:rFonts w:ascii="Times New Roman" w:hAnsi="Times New Roman" w:cs="Times New Roman"/>
        </w:rPr>
      </w:pPr>
      <w:r w:rsidRPr="00035CEB">
        <w:rPr>
          <w:rFonts w:ascii="Times New Roman" w:hAnsi="Times New Roman" w:cs="Times New Roman"/>
          <w:b/>
          <w:bCs/>
        </w:rPr>
        <w:t xml:space="preserve">Project </w:t>
      </w:r>
      <w:r w:rsidR="004B18D1" w:rsidRPr="00035CEB">
        <w:rPr>
          <w:rFonts w:ascii="Times New Roman" w:hAnsi="Times New Roman" w:cs="Times New Roman"/>
          <w:b/>
          <w:bCs/>
        </w:rPr>
        <w:t>M</w:t>
      </w:r>
      <w:r w:rsidRPr="00035CEB">
        <w:rPr>
          <w:rFonts w:ascii="Times New Roman" w:hAnsi="Times New Roman" w:cs="Times New Roman"/>
          <w:b/>
          <w:bCs/>
        </w:rPr>
        <w:t>anagement:</w:t>
      </w:r>
      <w:r w:rsidRPr="00035CEB">
        <w:rPr>
          <w:rFonts w:ascii="Times New Roman" w:hAnsi="Times New Roman" w:cs="Times New Roman"/>
        </w:rPr>
        <w:t xml:space="preserve"> Project managers can use </w:t>
      </w:r>
      <w:r w:rsidR="0069469C" w:rsidRPr="00035CEB">
        <w:rPr>
          <w:rFonts w:ascii="Times New Roman" w:hAnsi="Times New Roman" w:cs="Times New Roman"/>
        </w:rPr>
        <w:t xml:space="preserve">the </w:t>
      </w:r>
      <w:r w:rsidRPr="00035CEB">
        <w:rPr>
          <w:rFonts w:ascii="Times New Roman" w:hAnsi="Times New Roman" w:cs="Times New Roman"/>
        </w:rPr>
        <w:t xml:space="preserve">TDD to keep track of milestones, monitor development, and ensure the development team complies with all agreed </w:t>
      </w:r>
      <w:r w:rsidR="008D1696" w:rsidRPr="00035CEB">
        <w:rPr>
          <w:rFonts w:ascii="Times New Roman" w:hAnsi="Times New Roman" w:cs="Times New Roman"/>
        </w:rPr>
        <w:t xml:space="preserve">upon </w:t>
      </w:r>
      <w:r w:rsidRPr="00035CEB">
        <w:rPr>
          <w:rFonts w:ascii="Times New Roman" w:hAnsi="Times New Roman" w:cs="Times New Roman"/>
        </w:rPr>
        <w:t>technical standards and specifications.</w:t>
      </w:r>
    </w:p>
    <w:p w14:paraId="25674521" w14:textId="77777777" w:rsidR="009F1D51" w:rsidRPr="00035CEB" w:rsidRDefault="009F1D51" w:rsidP="008F037A">
      <w:pPr>
        <w:spacing w:line="360" w:lineRule="auto"/>
        <w:ind w:left="720"/>
        <w:rPr>
          <w:rFonts w:ascii="Times New Roman" w:hAnsi="Times New Roman" w:cs="Times New Roman"/>
        </w:rPr>
      </w:pPr>
      <w:r w:rsidRPr="00035CEB">
        <w:rPr>
          <w:rFonts w:ascii="Times New Roman" w:hAnsi="Times New Roman" w:cs="Times New Roman"/>
          <w:b/>
          <w:bCs/>
        </w:rPr>
        <w:lastRenderedPageBreak/>
        <w:t>Compliance and Governance:</w:t>
      </w:r>
      <w:r w:rsidRPr="00035CEB">
        <w:rPr>
          <w:rFonts w:ascii="Times New Roman" w:hAnsi="Times New Roman" w:cs="Times New Roman"/>
        </w:rPr>
        <w:t> The TDD describes how the application complies with regulatory or compliance requirements, enabling audits and governance procedures for projects subject to these requirements.</w:t>
      </w:r>
    </w:p>
    <w:p w14:paraId="05D3CE25" w14:textId="0EE86F3D" w:rsidR="009F1D51" w:rsidRPr="00035CEB" w:rsidRDefault="00086406" w:rsidP="008F037A">
      <w:pPr>
        <w:spacing w:line="360" w:lineRule="auto"/>
        <w:ind w:firstLine="720"/>
        <w:rPr>
          <w:rFonts w:ascii="Times New Roman" w:hAnsi="Times New Roman" w:cs="Times New Roman"/>
        </w:rPr>
      </w:pPr>
      <w:r w:rsidRPr="00035CEB">
        <w:rPr>
          <w:rFonts w:ascii="Times New Roman" w:hAnsi="Times New Roman" w:cs="Times New Roman"/>
        </w:rPr>
        <w:t>T</w:t>
      </w:r>
      <w:r w:rsidR="009F1D51" w:rsidRPr="00035CEB">
        <w:rPr>
          <w:rFonts w:ascii="Times New Roman" w:hAnsi="Times New Roman" w:cs="Times New Roman"/>
        </w:rPr>
        <w:t xml:space="preserve">he </w:t>
      </w:r>
      <w:r w:rsidR="005141EC" w:rsidRPr="00035CEB">
        <w:rPr>
          <w:rFonts w:ascii="Times New Roman" w:hAnsi="Times New Roman" w:cs="Times New Roman"/>
        </w:rPr>
        <w:t>TDD</w:t>
      </w:r>
      <w:r w:rsidR="009F1D51" w:rsidRPr="00035CEB">
        <w:rPr>
          <w:rFonts w:ascii="Times New Roman" w:hAnsi="Times New Roman" w:cs="Times New Roman"/>
        </w:rPr>
        <w:t xml:space="preserve"> </w:t>
      </w:r>
      <w:r w:rsidRPr="00035CEB">
        <w:rPr>
          <w:rFonts w:ascii="Times New Roman" w:hAnsi="Times New Roman" w:cs="Times New Roman"/>
        </w:rPr>
        <w:t>will</w:t>
      </w:r>
      <w:r w:rsidR="009F1D51" w:rsidRPr="00035CEB">
        <w:rPr>
          <w:rFonts w:ascii="Times New Roman" w:hAnsi="Times New Roman" w:cs="Times New Roman"/>
        </w:rPr>
        <w:t xml:space="preserve"> offer thorough technical guidance and documentation for the creation of the </w:t>
      </w:r>
      <w:r w:rsidR="00FC0445" w:rsidRPr="00035CEB">
        <w:rPr>
          <w:rFonts w:ascii="Times New Roman" w:hAnsi="Times New Roman" w:cs="Times New Roman"/>
        </w:rPr>
        <w:t>CogniOpen</w:t>
      </w:r>
      <w:r w:rsidR="009F1D51" w:rsidRPr="00035CEB">
        <w:rPr>
          <w:rFonts w:ascii="Times New Roman" w:hAnsi="Times New Roman" w:cs="Times New Roman"/>
        </w:rPr>
        <w:t xml:space="preserve"> application, simplifying efficient communication, ensuring quality, and supporting all phases of the project from inception to maintenance.</w:t>
      </w:r>
    </w:p>
    <w:p w14:paraId="37623777" w14:textId="77777777" w:rsidR="00275D3E" w:rsidRPr="00035CEB" w:rsidRDefault="00275D3E">
      <w:pPr>
        <w:pStyle w:val="Heading2"/>
        <w:spacing w:line="360" w:lineRule="auto"/>
        <w:rPr>
          <w:rFonts w:ascii="Times New Roman" w:hAnsi="Times New Roman" w:cs="Times New Roman"/>
        </w:rPr>
        <w:pPrChange w:id="577" w:author="Zachary Cappella" w:date="2023-10-09T13:10:00Z">
          <w:pPr>
            <w:pStyle w:val="Heading2"/>
          </w:pPr>
        </w:pPrChange>
      </w:pPr>
      <w:bookmarkStart w:id="578" w:name="_Toc145022218"/>
      <w:bookmarkStart w:id="579" w:name="_Toc149373332"/>
      <w:r w:rsidRPr="00035CEB">
        <w:rPr>
          <w:rFonts w:ascii="Times New Roman" w:hAnsi="Times New Roman" w:cs="Times New Roman"/>
        </w:rPr>
        <w:t>1.2 Scope</w:t>
      </w:r>
      <w:bookmarkEnd w:id="578"/>
      <w:bookmarkEnd w:id="579"/>
    </w:p>
    <w:p w14:paraId="6A70454A" w14:textId="77777777" w:rsidR="00BC0AFB" w:rsidRPr="00035CEB" w:rsidRDefault="00BC0AFB" w:rsidP="008F037A">
      <w:pPr>
        <w:spacing w:line="360" w:lineRule="auto"/>
        <w:ind w:firstLine="720"/>
        <w:rPr>
          <w:rFonts w:ascii="Times New Roman" w:hAnsi="Times New Roman" w:cs="Times New Roman"/>
        </w:rPr>
      </w:pPr>
    </w:p>
    <w:p w14:paraId="0FD11D30" w14:textId="5AF45511" w:rsidR="00732BD0" w:rsidRPr="00035CEB" w:rsidRDefault="00732BD0" w:rsidP="008F037A">
      <w:pPr>
        <w:spacing w:line="360" w:lineRule="auto"/>
        <w:ind w:firstLine="720"/>
        <w:rPr>
          <w:rFonts w:ascii="Times New Roman" w:hAnsi="Times New Roman" w:cs="Times New Roman"/>
        </w:rPr>
      </w:pPr>
      <w:r w:rsidRPr="00035CEB">
        <w:rPr>
          <w:rFonts w:ascii="Times New Roman" w:hAnsi="Times New Roman" w:cs="Times New Roman"/>
        </w:rPr>
        <w:t xml:space="preserve">The TDD for the </w:t>
      </w:r>
      <w:r w:rsidR="00FC0445" w:rsidRPr="00035CEB">
        <w:rPr>
          <w:rFonts w:ascii="Times New Roman" w:hAnsi="Times New Roman" w:cs="Times New Roman"/>
        </w:rPr>
        <w:t>CogniOpen</w:t>
      </w:r>
      <w:r w:rsidRPr="00035CEB">
        <w:rPr>
          <w:rFonts w:ascii="Times New Roman" w:hAnsi="Times New Roman" w:cs="Times New Roman"/>
        </w:rPr>
        <w:t xml:space="preserve"> is intended to provide a comprehensive technical blueprint that governs the entire application development lifecycle. This document addresses crucial aspects</w:t>
      </w:r>
      <w:r w:rsidR="00517B50" w:rsidRPr="00035CEB">
        <w:rPr>
          <w:rFonts w:ascii="Times New Roman" w:hAnsi="Times New Roman" w:cs="Times New Roman"/>
        </w:rPr>
        <w:t xml:space="preserve"> of the </w:t>
      </w:r>
      <w:r w:rsidR="00A847D2" w:rsidRPr="00035CEB">
        <w:rPr>
          <w:rFonts w:ascii="Times New Roman" w:hAnsi="Times New Roman" w:cs="Times New Roman"/>
        </w:rPr>
        <w:t>application</w:t>
      </w:r>
      <w:r w:rsidRPr="00035CEB">
        <w:rPr>
          <w:rFonts w:ascii="Times New Roman" w:hAnsi="Times New Roman" w:cs="Times New Roman"/>
        </w:rPr>
        <w:t>, including architecture and design, database structure, backend services, front-end design, and application logic. The TDD is an exhaustive resource for the development team and stakeholders, ensuring that the mobile application is crafted efficiently, securely, and following the project's objectives. It describes the technical nuances, specifications, and guidelines necessary for the mobile application's successful development, testing, deployment, and ongoing support.</w:t>
      </w:r>
    </w:p>
    <w:p w14:paraId="4DF6B35C" w14:textId="77777777" w:rsidR="00275D3E" w:rsidRPr="00035CEB" w:rsidRDefault="00275D3E">
      <w:pPr>
        <w:pStyle w:val="Heading2"/>
        <w:spacing w:line="360" w:lineRule="auto"/>
        <w:rPr>
          <w:rFonts w:ascii="Times New Roman" w:hAnsi="Times New Roman" w:cs="Times New Roman"/>
        </w:rPr>
        <w:pPrChange w:id="580" w:author="Zachary Cappella" w:date="2023-10-09T13:10:00Z">
          <w:pPr>
            <w:pStyle w:val="Heading2"/>
          </w:pPr>
        </w:pPrChange>
      </w:pPr>
      <w:bookmarkStart w:id="581" w:name="_Toc145022219"/>
      <w:bookmarkStart w:id="582" w:name="_Toc149373333"/>
      <w:r w:rsidRPr="00035CEB">
        <w:rPr>
          <w:rFonts w:ascii="Times New Roman" w:hAnsi="Times New Roman" w:cs="Times New Roman"/>
        </w:rPr>
        <w:t>1.3 Objectives</w:t>
      </w:r>
      <w:bookmarkEnd w:id="581"/>
      <w:bookmarkEnd w:id="582"/>
    </w:p>
    <w:p w14:paraId="69FAF0CA" w14:textId="77777777" w:rsidR="00BC0AFB" w:rsidRPr="00035CEB" w:rsidRDefault="00BC0AFB" w:rsidP="008F037A">
      <w:pPr>
        <w:spacing w:line="360" w:lineRule="auto"/>
        <w:ind w:firstLine="720"/>
        <w:rPr>
          <w:rFonts w:ascii="Times New Roman" w:hAnsi="Times New Roman" w:cs="Times New Roman"/>
        </w:rPr>
      </w:pPr>
    </w:p>
    <w:p w14:paraId="37F0B4DE" w14:textId="37E1BC20" w:rsidR="00DA16B1" w:rsidRPr="00035CEB" w:rsidRDefault="00DA16B1" w:rsidP="008F037A">
      <w:pPr>
        <w:spacing w:line="360" w:lineRule="auto"/>
        <w:ind w:firstLine="720"/>
        <w:rPr>
          <w:rFonts w:ascii="Times New Roman" w:hAnsi="Times New Roman" w:cs="Times New Roman"/>
        </w:rPr>
      </w:pPr>
      <w:r w:rsidRPr="00035CEB">
        <w:rPr>
          <w:rFonts w:ascii="Times New Roman" w:hAnsi="Times New Roman" w:cs="Times New Roman"/>
        </w:rPr>
        <w:t xml:space="preserve">The goal of </w:t>
      </w:r>
      <w:r w:rsidR="00FC0445" w:rsidRPr="00035CEB">
        <w:rPr>
          <w:rFonts w:ascii="Times New Roman" w:hAnsi="Times New Roman" w:cs="Times New Roman"/>
        </w:rPr>
        <w:t>CogniOpen</w:t>
      </w:r>
      <w:r w:rsidRPr="00035CEB">
        <w:rPr>
          <w:rFonts w:ascii="Times New Roman" w:hAnsi="Times New Roman" w:cs="Times New Roman"/>
        </w:rPr>
        <w:t xml:space="preserve"> is to develop a cross-platform, technically superior, and user-friendly app</w:t>
      </w:r>
      <w:r w:rsidR="00896726" w:rsidRPr="00035CEB">
        <w:rPr>
          <w:rFonts w:ascii="Times New Roman" w:hAnsi="Times New Roman" w:cs="Times New Roman"/>
        </w:rPr>
        <w:t>,</w:t>
      </w:r>
      <w:r w:rsidRPr="00035CEB">
        <w:rPr>
          <w:rFonts w:ascii="Times New Roman" w:hAnsi="Times New Roman" w:cs="Times New Roman"/>
        </w:rPr>
        <w:t xml:space="preserve"> </w:t>
      </w:r>
      <w:r w:rsidR="00896726" w:rsidRPr="00035CEB">
        <w:rPr>
          <w:rFonts w:ascii="Times New Roman" w:hAnsi="Times New Roman" w:cs="Times New Roman"/>
        </w:rPr>
        <w:t>p</w:t>
      </w:r>
      <w:r w:rsidRPr="00035CEB">
        <w:rPr>
          <w:rFonts w:ascii="Times New Roman" w:hAnsi="Times New Roman" w:cs="Times New Roman"/>
        </w:rPr>
        <w:t xml:space="preserve">rioritizing security, scalability, and performance while easily interacting with outside services. The app's dependability and continuous improvement </w:t>
      </w:r>
      <w:r w:rsidR="00376D27" w:rsidRPr="00035CEB">
        <w:rPr>
          <w:rFonts w:ascii="Times New Roman" w:hAnsi="Times New Roman" w:cs="Times New Roman"/>
        </w:rPr>
        <w:t>relies</w:t>
      </w:r>
      <w:r w:rsidRPr="00035CEB">
        <w:rPr>
          <w:rFonts w:ascii="Times New Roman" w:hAnsi="Times New Roman" w:cs="Times New Roman"/>
        </w:rPr>
        <w:t xml:space="preserve"> on effective testing, deployment, monitoring, and maintenance procedures. These </w:t>
      </w:r>
      <w:r w:rsidR="00F0684F" w:rsidRPr="00035CEB">
        <w:rPr>
          <w:rFonts w:ascii="Times New Roman" w:hAnsi="Times New Roman" w:cs="Times New Roman"/>
        </w:rPr>
        <w:t>pillars of dependability</w:t>
      </w:r>
      <w:r w:rsidRPr="00035CEB">
        <w:rPr>
          <w:rFonts w:ascii="Times New Roman" w:hAnsi="Times New Roman" w:cs="Times New Roman"/>
        </w:rPr>
        <w:t xml:space="preserve"> work together to produce a high-quality, user-centered, and technically sound mobile application that is in line with the project's objectives. From a technological standpoint, </w:t>
      </w:r>
      <w:r w:rsidR="00F814D8" w:rsidRPr="00035CEB">
        <w:rPr>
          <w:rFonts w:ascii="Times New Roman" w:hAnsi="Times New Roman" w:cs="Times New Roman"/>
        </w:rPr>
        <w:t>the following</w:t>
      </w:r>
      <w:r w:rsidRPr="00035CEB">
        <w:rPr>
          <w:rFonts w:ascii="Times New Roman" w:hAnsi="Times New Roman" w:cs="Times New Roman"/>
        </w:rPr>
        <w:t xml:space="preserve"> objectives specify the application's purpose and objectives:</w:t>
      </w:r>
    </w:p>
    <w:p w14:paraId="285785DC" w14:textId="5A4DC32A" w:rsidR="00DA16B1" w:rsidRPr="00035CEB" w:rsidRDefault="00DA16B1" w:rsidP="008F037A">
      <w:pPr>
        <w:spacing w:line="360" w:lineRule="auto"/>
        <w:ind w:left="720"/>
        <w:rPr>
          <w:rFonts w:ascii="Times New Roman" w:hAnsi="Times New Roman" w:cs="Times New Roman"/>
        </w:rPr>
      </w:pPr>
      <w:r w:rsidRPr="00035CEB">
        <w:rPr>
          <w:rFonts w:ascii="Times New Roman" w:hAnsi="Times New Roman" w:cs="Times New Roman"/>
          <w:b/>
          <w:bCs/>
        </w:rPr>
        <w:t>Technical Excellence</w:t>
      </w:r>
      <w:r w:rsidRPr="00035CEB">
        <w:rPr>
          <w:rFonts w:ascii="Times New Roman" w:hAnsi="Times New Roman" w:cs="Times New Roman"/>
        </w:rPr>
        <w:t xml:space="preserve">: Ensure that </w:t>
      </w:r>
      <w:r w:rsidR="00F814D8" w:rsidRPr="00035CEB">
        <w:rPr>
          <w:rFonts w:ascii="Times New Roman" w:hAnsi="Times New Roman" w:cs="Times New Roman"/>
        </w:rPr>
        <w:t>the</w:t>
      </w:r>
      <w:r w:rsidRPr="00035CEB">
        <w:rPr>
          <w:rFonts w:ascii="Times New Roman" w:hAnsi="Times New Roman" w:cs="Times New Roman"/>
        </w:rPr>
        <w:t xml:space="preserve"> mobile application is developed that satisfies high requirements for performance, security, and scalability.</w:t>
      </w:r>
    </w:p>
    <w:p w14:paraId="40B72143" w14:textId="6ACC840A" w:rsidR="00DA16B1" w:rsidRPr="00035CEB" w:rsidRDefault="00DA16B1" w:rsidP="008F037A">
      <w:pPr>
        <w:spacing w:line="360" w:lineRule="auto"/>
        <w:ind w:left="720"/>
        <w:rPr>
          <w:rFonts w:ascii="Times New Roman" w:hAnsi="Times New Roman" w:cs="Times New Roman"/>
        </w:rPr>
      </w:pPr>
      <w:r w:rsidRPr="00035CEB">
        <w:rPr>
          <w:rFonts w:ascii="Times New Roman" w:hAnsi="Times New Roman" w:cs="Times New Roman"/>
          <w:b/>
          <w:bCs/>
        </w:rPr>
        <w:t>Cross-Platform Compatibility</w:t>
      </w:r>
      <w:r w:rsidRPr="00035CEB">
        <w:rPr>
          <w:rFonts w:ascii="Times New Roman" w:hAnsi="Times New Roman" w:cs="Times New Roman"/>
        </w:rPr>
        <w:t xml:space="preserve">: Create the </w:t>
      </w:r>
      <w:r w:rsidR="00517119" w:rsidRPr="00035CEB">
        <w:rPr>
          <w:rFonts w:ascii="Times New Roman" w:hAnsi="Times New Roman" w:cs="Times New Roman"/>
        </w:rPr>
        <w:t>software</w:t>
      </w:r>
      <w:r w:rsidRPr="00035CEB">
        <w:rPr>
          <w:rFonts w:ascii="Times New Roman" w:hAnsi="Times New Roman" w:cs="Times New Roman"/>
        </w:rPr>
        <w:t xml:space="preserve"> with the goal of having it run smoothly across a variety of platforms, such as iOS, Android, and the web, while if necessary, adhering to platform-specific design standards.</w:t>
      </w:r>
    </w:p>
    <w:p w14:paraId="4C83E719" w14:textId="77777777" w:rsidR="00DA16B1" w:rsidRPr="00035CEB" w:rsidRDefault="00DA16B1" w:rsidP="008F037A">
      <w:pPr>
        <w:spacing w:line="360" w:lineRule="auto"/>
        <w:ind w:left="720"/>
        <w:rPr>
          <w:rFonts w:ascii="Times New Roman" w:hAnsi="Times New Roman" w:cs="Times New Roman"/>
        </w:rPr>
      </w:pPr>
      <w:r w:rsidRPr="00035CEB">
        <w:rPr>
          <w:rFonts w:ascii="Times New Roman" w:hAnsi="Times New Roman" w:cs="Times New Roman"/>
          <w:b/>
          <w:bCs/>
        </w:rPr>
        <w:lastRenderedPageBreak/>
        <w:t>User Experience (UX):</w:t>
      </w:r>
      <w:r w:rsidRPr="00035CEB">
        <w:rPr>
          <w:rFonts w:ascii="Times New Roman" w:hAnsi="Times New Roman" w:cs="Times New Roman"/>
        </w:rPr>
        <w:t xml:space="preserve"> Develop a user-friendly interface that is visually appealing while adhering to UX design principles. A great user experience will increase user happiness and engagement.</w:t>
      </w:r>
    </w:p>
    <w:p w14:paraId="7B45892A" w14:textId="4B2EA992" w:rsidR="00DA16B1" w:rsidRPr="00035CEB" w:rsidRDefault="00DA16B1" w:rsidP="008F037A">
      <w:pPr>
        <w:spacing w:line="360" w:lineRule="auto"/>
        <w:ind w:left="720"/>
        <w:rPr>
          <w:rFonts w:ascii="Times New Roman" w:hAnsi="Times New Roman" w:cs="Times New Roman"/>
        </w:rPr>
      </w:pPr>
      <w:r w:rsidRPr="00035CEB">
        <w:rPr>
          <w:rFonts w:ascii="Times New Roman" w:hAnsi="Times New Roman" w:cs="Times New Roman"/>
          <w:b/>
          <w:bCs/>
        </w:rPr>
        <w:t xml:space="preserve">Security and </w:t>
      </w:r>
      <w:r w:rsidR="00517119" w:rsidRPr="00035CEB">
        <w:rPr>
          <w:rFonts w:ascii="Times New Roman" w:hAnsi="Times New Roman" w:cs="Times New Roman"/>
          <w:b/>
          <w:bCs/>
        </w:rPr>
        <w:t>P</w:t>
      </w:r>
      <w:r w:rsidRPr="00035CEB">
        <w:rPr>
          <w:rFonts w:ascii="Times New Roman" w:hAnsi="Times New Roman" w:cs="Times New Roman"/>
          <w:b/>
          <w:bCs/>
        </w:rPr>
        <w:t>rivacy</w:t>
      </w:r>
      <w:r w:rsidRPr="00035CEB">
        <w:rPr>
          <w:rFonts w:ascii="Times New Roman" w:hAnsi="Times New Roman" w:cs="Times New Roman"/>
        </w:rPr>
        <w:t>: Implement strict security controls, such as data encryption, authentication, and authorization procedures to safeguard user information and privacy while upholding user confidence.</w:t>
      </w:r>
    </w:p>
    <w:p w14:paraId="35ABFD5B" w14:textId="77777777" w:rsidR="00DA16B1" w:rsidRPr="00035CEB" w:rsidRDefault="00DA16B1" w:rsidP="008F037A">
      <w:pPr>
        <w:spacing w:line="360" w:lineRule="auto"/>
        <w:ind w:left="720"/>
        <w:rPr>
          <w:rFonts w:ascii="Times New Roman" w:hAnsi="Times New Roman" w:cs="Times New Roman"/>
        </w:rPr>
      </w:pPr>
      <w:r w:rsidRPr="00035CEB">
        <w:rPr>
          <w:rFonts w:ascii="Times New Roman" w:hAnsi="Times New Roman" w:cs="Times New Roman"/>
          <w:b/>
          <w:bCs/>
        </w:rPr>
        <w:t>Improved Performance</w:t>
      </w:r>
      <w:r w:rsidRPr="00035CEB">
        <w:rPr>
          <w:rFonts w:ascii="Times New Roman" w:hAnsi="Times New Roman" w:cs="Times New Roman"/>
        </w:rPr>
        <w:t>: To ensure quick load times and seamless user interactions, improve the application's performance through effective coding techniques, suitable caching systems, and responsive design.</w:t>
      </w:r>
    </w:p>
    <w:p w14:paraId="22235185" w14:textId="77777777" w:rsidR="00DA16B1" w:rsidRPr="00035CEB" w:rsidRDefault="00DA16B1" w:rsidP="008F037A">
      <w:pPr>
        <w:spacing w:line="360" w:lineRule="auto"/>
        <w:ind w:left="720"/>
        <w:rPr>
          <w:rFonts w:ascii="Times New Roman" w:hAnsi="Times New Roman" w:cs="Times New Roman"/>
        </w:rPr>
      </w:pPr>
      <w:r w:rsidRPr="00035CEB">
        <w:rPr>
          <w:rFonts w:ascii="Times New Roman" w:hAnsi="Times New Roman" w:cs="Times New Roman"/>
          <w:b/>
          <w:bCs/>
        </w:rPr>
        <w:t>Scalability</w:t>
      </w:r>
      <w:r w:rsidRPr="00035CEB">
        <w:rPr>
          <w:rFonts w:ascii="Times New Roman" w:hAnsi="Times New Roman" w:cs="Times New Roman"/>
        </w:rPr>
        <w:t>: Create an architecture and backend services that are scalable so that the application can accommodate growing user demand and data volumes.</w:t>
      </w:r>
    </w:p>
    <w:p w14:paraId="3FFB1D67" w14:textId="77777777" w:rsidR="00DA16B1" w:rsidRPr="00035CEB" w:rsidRDefault="00DA16B1" w:rsidP="008F037A">
      <w:pPr>
        <w:spacing w:line="360" w:lineRule="auto"/>
        <w:ind w:left="720"/>
        <w:rPr>
          <w:rFonts w:ascii="Times New Roman" w:hAnsi="Times New Roman" w:cs="Times New Roman"/>
        </w:rPr>
      </w:pPr>
      <w:r w:rsidRPr="00035CEB">
        <w:rPr>
          <w:rFonts w:ascii="Times New Roman" w:hAnsi="Times New Roman" w:cs="Times New Roman"/>
          <w:b/>
          <w:bCs/>
        </w:rPr>
        <w:t>Seamless Integration:</w:t>
      </w:r>
      <w:r w:rsidRPr="00035CEB">
        <w:rPr>
          <w:rFonts w:ascii="Times New Roman" w:hAnsi="Times New Roman" w:cs="Times New Roman"/>
        </w:rPr>
        <w:t xml:space="preserve"> Integrate third-party services and APIs easily to improve the functionality of the application and give users more features.</w:t>
      </w:r>
    </w:p>
    <w:p w14:paraId="368791A4" w14:textId="49C8BFB2" w:rsidR="00DA16B1" w:rsidRPr="00035CEB" w:rsidRDefault="00DA16B1" w:rsidP="008F037A">
      <w:pPr>
        <w:spacing w:line="360" w:lineRule="auto"/>
        <w:ind w:left="720"/>
        <w:rPr>
          <w:rFonts w:ascii="Times New Roman" w:hAnsi="Times New Roman" w:cs="Times New Roman"/>
        </w:rPr>
      </w:pPr>
      <w:r w:rsidRPr="00035CEB">
        <w:rPr>
          <w:rFonts w:ascii="Times New Roman" w:hAnsi="Times New Roman" w:cs="Times New Roman"/>
          <w:b/>
          <w:bCs/>
        </w:rPr>
        <w:t>Resilient Backend</w:t>
      </w:r>
      <w:r w:rsidRPr="00035CEB">
        <w:rPr>
          <w:rFonts w:ascii="Times New Roman" w:hAnsi="Times New Roman" w:cs="Times New Roman"/>
        </w:rPr>
        <w:t>: To support the functionality of the application, establish a durable backend infrastructure with strong APIs, data storage, and server components.</w:t>
      </w:r>
    </w:p>
    <w:p w14:paraId="09EB11F4" w14:textId="1907C1E1" w:rsidR="00DA16B1" w:rsidRPr="00035CEB" w:rsidRDefault="00DA16B1" w:rsidP="008F037A">
      <w:pPr>
        <w:spacing w:line="360" w:lineRule="auto"/>
        <w:ind w:firstLine="720"/>
        <w:rPr>
          <w:rFonts w:ascii="Times New Roman" w:hAnsi="Times New Roman" w:cs="Times New Roman"/>
        </w:rPr>
      </w:pPr>
      <w:r w:rsidRPr="00035CEB">
        <w:rPr>
          <w:rFonts w:ascii="Times New Roman" w:hAnsi="Times New Roman" w:cs="Times New Roman"/>
        </w:rPr>
        <w:t xml:space="preserve">The development team is directed by these objectives, which jointly describe the technical </w:t>
      </w:r>
      <w:r w:rsidR="006B6DC8" w:rsidRPr="00035CEB">
        <w:rPr>
          <w:rFonts w:ascii="Times New Roman" w:hAnsi="Times New Roman" w:cs="Times New Roman"/>
        </w:rPr>
        <w:t>goals</w:t>
      </w:r>
      <w:r w:rsidRPr="00035CEB">
        <w:rPr>
          <w:rFonts w:ascii="Times New Roman" w:hAnsi="Times New Roman" w:cs="Times New Roman"/>
        </w:rPr>
        <w:t xml:space="preserve"> of "CogniOpen," to provide a high-quality, user-friendly, and technically sound product consistent with the project's overarching goals and vision.</w:t>
      </w:r>
    </w:p>
    <w:p w14:paraId="0C4BB62E" w14:textId="61C5EC2F" w:rsidR="00275D3E" w:rsidRPr="00035CEB" w:rsidRDefault="00275D3E">
      <w:pPr>
        <w:pStyle w:val="Heading2"/>
        <w:spacing w:line="360" w:lineRule="auto"/>
        <w:rPr>
          <w:rFonts w:ascii="Times New Roman" w:hAnsi="Times New Roman" w:cs="Times New Roman"/>
        </w:rPr>
        <w:pPrChange w:id="583" w:author="Zachary Cappella" w:date="2023-10-09T13:10:00Z">
          <w:pPr>
            <w:pStyle w:val="Heading2"/>
          </w:pPr>
        </w:pPrChange>
      </w:pPr>
      <w:bookmarkStart w:id="584" w:name="_Toc145022220"/>
      <w:bookmarkStart w:id="585" w:name="_Toc149373334"/>
      <w:r w:rsidRPr="00035CEB">
        <w:rPr>
          <w:rFonts w:ascii="Times New Roman" w:hAnsi="Times New Roman" w:cs="Times New Roman"/>
        </w:rPr>
        <w:t xml:space="preserve">1.4 </w:t>
      </w:r>
      <w:r w:rsidR="00BC138C" w:rsidRPr="00035CEB">
        <w:rPr>
          <w:rFonts w:ascii="Times New Roman" w:hAnsi="Times New Roman" w:cs="Times New Roman"/>
        </w:rPr>
        <w:t xml:space="preserve">Project </w:t>
      </w:r>
      <w:r w:rsidRPr="00035CEB">
        <w:rPr>
          <w:rFonts w:ascii="Times New Roman" w:hAnsi="Times New Roman" w:cs="Times New Roman"/>
        </w:rPr>
        <w:t>Document</w:t>
      </w:r>
      <w:r w:rsidR="00BC138C" w:rsidRPr="00035CEB">
        <w:rPr>
          <w:rFonts w:ascii="Times New Roman" w:hAnsi="Times New Roman" w:cs="Times New Roman"/>
        </w:rPr>
        <w:t>s</w:t>
      </w:r>
      <w:bookmarkEnd w:id="584"/>
      <w:bookmarkEnd w:id="585"/>
    </w:p>
    <w:p w14:paraId="28A0B237" w14:textId="77777777" w:rsidR="00BC0AFB" w:rsidRPr="00035CEB" w:rsidRDefault="00BC0AFB" w:rsidP="008F037A">
      <w:pPr>
        <w:spacing w:line="360" w:lineRule="auto"/>
        <w:ind w:firstLine="720"/>
        <w:rPr>
          <w:rFonts w:ascii="Times New Roman" w:hAnsi="Times New Roman" w:cs="Times New Roman"/>
        </w:rPr>
      </w:pPr>
    </w:p>
    <w:p w14:paraId="27EAF5B3" w14:textId="156D4536" w:rsidR="0048421C" w:rsidRPr="00035CEB" w:rsidRDefault="00BC138C" w:rsidP="008F037A">
      <w:pPr>
        <w:spacing w:line="360" w:lineRule="auto"/>
        <w:ind w:firstLine="720"/>
        <w:rPr>
          <w:rFonts w:ascii="Times New Roman" w:hAnsi="Times New Roman" w:cs="Times New Roman"/>
        </w:rPr>
      </w:pPr>
      <w:r w:rsidRPr="00035CEB">
        <w:rPr>
          <w:rFonts w:ascii="Times New Roman" w:hAnsi="Times New Roman" w:cs="Times New Roman"/>
        </w:rPr>
        <w:t xml:space="preserve">This TDD will be included in the project deliverables' documentation. Throughout the project lifetime, every document is developed with the goal of assisting in the understanding, implementation, and maintenance of the </w:t>
      </w:r>
      <w:commentRangeStart w:id="586"/>
      <w:r w:rsidRPr="00035CEB">
        <w:rPr>
          <w:rFonts w:ascii="Times New Roman" w:hAnsi="Times New Roman" w:cs="Times New Roman"/>
        </w:rPr>
        <w:t>CogniOpen </w:t>
      </w:r>
      <w:commentRangeEnd w:id="586"/>
      <w:r w:rsidR="005A3240" w:rsidRPr="00035CEB">
        <w:rPr>
          <w:rStyle w:val="CommentReference"/>
          <w:rFonts w:ascii="Times New Roman" w:hAnsi="Times New Roman" w:cs="Times New Roman"/>
        </w:rPr>
        <w:commentReference w:id="586"/>
      </w:r>
      <w:r w:rsidRPr="00035CEB">
        <w:rPr>
          <w:rFonts w:ascii="Times New Roman" w:hAnsi="Times New Roman" w:cs="Times New Roman"/>
        </w:rPr>
        <w:t>application. The documents listed below will be included as project deliverables.</w:t>
      </w:r>
    </w:p>
    <w:p w14:paraId="2E267BEF" w14:textId="169B89D1" w:rsidR="00BC138C" w:rsidRPr="00035CEB" w:rsidRDefault="0048421C">
      <w:pPr>
        <w:spacing w:line="360" w:lineRule="auto"/>
        <w:rPr>
          <w:rFonts w:ascii="Times New Roman" w:hAnsi="Times New Roman" w:cs="Times New Roman"/>
        </w:rPr>
        <w:pPrChange w:id="587" w:author="Zachary Cappella" w:date="2023-10-09T13:10:00Z">
          <w:pPr/>
        </w:pPrChange>
      </w:pPr>
      <w:r w:rsidRPr="00035CEB">
        <w:rPr>
          <w:rFonts w:ascii="Times New Roman" w:hAnsi="Times New Roman" w:cs="Times New Roman"/>
        </w:rPr>
        <w:br w:type="page"/>
      </w:r>
    </w:p>
    <w:tbl>
      <w:tblPr>
        <w:tblStyle w:val="GridTable4"/>
        <w:tblW w:w="0" w:type="auto"/>
        <w:tblLook w:val="04A0" w:firstRow="1" w:lastRow="0" w:firstColumn="1" w:lastColumn="0" w:noHBand="0" w:noVBand="1"/>
      </w:tblPr>
      <w:tblGrid>
        <w:gridCol w:w="3116"/>
        <w:gridCol w:w="3117"/>
        <w:gridCol w:w="3117"/>
      </w:tblGrid>
      <w:tr w:rsidR="00BC138C" w:rsidRPr="00035CEB" w14:paraId="76778960" w14:textId="77777777" w:rsidTr="3506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E0937D" w14:textId="77777777" w:rsidR="00BC138C" w:rsidRPr="00035CEB" w:rsidRDefault="00BC138C">
            <w:pPr>
              <w:spacing w:line="360" w:lineRule="auto"/>
              <w:rPr>
                <w:rFonts w:ascii="Times New Roman" w:hAnsi="Times New Roman" w:cs="Times New Roman"/>
              </w:rPr>
              <w:pPrChange w:id="588" w:author="Zachary Cappella" w:date="2023-10-09T13:10:00Z">
                <w:pPr/>
              </w:pPrChange>
            </w:pPr>
            <w:r w:rsidRPr="00035CEB">
              <w:rPr>
                <w:rFonts w:ascii="Times New Roman" w:hAnsi="Times New Roman" w:cs="Times New Roman"/>
              </w:rPr>
              <w:lastRenderedPageBreak/>
              <w:t>Document</w:t>
            </w:r>
          </w:p>
        </w:tc>
        <w:tc>
          <w:tcPr>
            <w:tcW w:w="3117" w:type="dxa"/>
          </w:tcPr>
          <w:p w14:paraId="71871CD7" w14:textId="77777777" w:rsidR="00BC138C" w:rsidRPr="00035CEB" w:rsidRDefault="00BC138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Change w:id="589" w:author="Zachary Cappella" w:date="2023-10-09T13:10:00Z">
                <w:pPr>
                  <w:cnfStyle w:val="100000000000" w:firstRow="1"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
              <w:t>Version</w:t>
            </w:r>
          </w:p>
        </w:tc>
        <w:tc>
          <w:tcPr>
            <w:tcW w:w="3117" w:type="dxa"/>
          </w:tcPr>
          <w:p w14:paraId="676A5CD0" w14:textId="77777777" w:rsidR="00BC138C" w:rsidRPr="00035CEB" w:rsidRDefault="00BC138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Change w:id="590" w:author="Zachary Cappella" w:date="2023-10-09T13:10:00Z">
                <w:pPr>
                  <w:cnfStyle w:val="100000000000" w:firstRow="1"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
              <w:t>Date</w:t>
            </w:r>
          </w:p>
        </w:tc>
      </w:tr>
      <w:tr w:rsidR="006841C8" w:rsidRPr="00035CEB" w14:paraId="14725ECD" w14:textId="77777777" w:rsidTr="3506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2DE24B4" w14:textId="77777777" w:rsidR="006841C8" w:rsidRPr="00035CEB" w:rsidRDefault="006841C8">
            <w:pPr>
              <w:spacing w:line="360" w:lineRule="auto"/>
              <w:rPr>
                <w:rFonts w:ascii="Times New Roman" w:hAnsi="Times New Roman" w:cs="Times New Roman"/>
                <w:b w:val="0"/>
                <w:bCs w:val="0"/>
              </w:rPr>
              <w:pPrChange w:id="591" w:author="Zachary Cappella" w:date="2023-10-09T13:10:00Z">
                <w:pPr/>
              </w:pPrChange>
            </w:pPr>
            <w:r w:rsidRPr="00035CEB">
              <w:rPr>
                <w:rFonts w:ascii="Times New Roman" w:hAnsi="Times New Roman" w:cs="Times New Roman"/>
                <w:b w:val="0"/>
                <w:bCs w:val="0"/>
              </w:rPr>
              <w:t xml:space="preserve">Project Plan (PPL) </w:t>
            </w:r>
          </w:p>
        </w:tc>
        <w:tc>
          <w:tcPr>
            <w:tcW w:w="3117" w:type="dxa"/>
          </w:tcPr>
          <w:p w14:paraId="7F32FEE7" w14:textId="01B10FC6" w:rsidR="006841C8" w:rsidRPr="00035CEB" w:rsidRDefault="006841C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592"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1.</w:t>
            </w:r>
            <w:ins w:id="593" w:author="Zachary Cappella" w:date="2023-10-26T18:10:00Z">
              <w:r>
                <w:rPr>
                  <w:rFonts w:ascii="Times New Roman" w:hAnsi="Times New Roman" w:cs="Times New Roman"/>
                </w:rPr>
                <w:t>2</w:t>
              </w:r>
            </w:ins>
            <w:del w:id="594" w:author="Zachary Cappella" w:date="2023-10-26T18:10:00Z">
              <w:r w:rsidRPr="00035CEB" w:rsidDel="006841C8">
                <w:rPr>
                  <w:rFonts w:ascii="Times New Roman" w:hAnsi="Times New Roman" w:cs="Times New Roman"/>
                </w:rPr>
                <w:delText>1</w:delText>
              </w:r>
            </w:del>
          </w:p>
        </w:tc>
        <w:tc>
          <w:tcPr>
            <w:tcW w:w="3117" w:type="dxa"/>
          </w:tcPr>
          <w:p w14:paraId="6269EB3D" w14:textId="1B48CD6B" w:rsidR="006841C8" w:rsidRPr="00035CEB" w:rsidRDefault="006841C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595" w:author="Zachary Cappella" w:date="2023-10-09T13:10:00Z">
                <w:pPr>
                  <w:cnfStyle w:val="000000100000" w:firstRow="0" w:lastRow="0" w:firstColumn="0" w:lastColumn="0" w:oddVBand="0" w:evenVBand="0" w:oddHBand="1" w:evenHBand="0" w:firstRowFirstColumn="0" w:firstRowLastColumn="0" w:lastRowFirstColumn="0" w:lastRowLastColumn="0"/>
                </w:pPr>
              </w:pPrChange>
            </w:pPr>
            <w:ins w:id="596" w:author="Zachary Cappella" w:date="2023-10-26T18:10:00Z">
              <w:r>
                <w:rPr>
                  <w:rFonts w:ascii="Times New Roman" w:hAnsi="Times New Roman" w:cs="Times New Roman"/>
                </w:rPr>
                <w:t>10/28</w:t>
              </w:r>
              <w:r w:rsidRPr="00035CEB">
                <w:rPr>
                  <w:rFonts w:ascii="Times New Roman" w:hAnsi="Times New Roman" w:cs="Times New Roman"/>
                </w:rPr>
                <w:t>/2023</w:t>
              </w:r>
            </w:ins>
            <w:del w:id="597" w:author="Zachary Cappella" w:date="2023-10-26T18:10:00Z">
              <w:r w:rsidRPr="00035CEB" w:rsidDel="00502945">
                <w:rPr>
                  <w:rFonts w:ascii="Times New Roman" w:hAnsi="Times New Roman" w:cs="Times New Roman"/>
                </w:rPr>
                <w:delText>09/20/2023</w:delText>
              </w:r>
            </w:del>
          </w:p>
        </w:tc>
      </w:tr>
      <w:tr w:rsidR="006841C8" w:rsidRPr="00035CEB" w14:paraId="1431838D" w14:textId="77777777" w:rsidTr="35060863">
        <w:tc>
          <w:tcPr>
            <w:cnfStyle w:val="001000000000" w:firstRow="0" w:lastRow="0" w:firstColumn="1" w:lastColumn="0" w:oddVBand="0" w:evenVBand="0" w:oddHBand="0" w:evenHBand="0" w:firstRowFirstColumn="0" w:firstRowLastColumn="0" w:lastRowFirstColumn="0" w:lastRowLastColumn="0"/>
            <w:tcW w:w="3116" w:type="dxa"/>
          </w:tcPr>
          <w:p w14:paraId="02AB9792" w14:textId="77777777" w:rsidR="006841C8" w:rsidRPr="00035CEB" w:rsidRDefault="006841C8">
            <w:pPr>
              <w:spacing w:line="360" w:lineRule="auto"/>
              <w:rPr>
                <w:rFonts w:ascii="Times New Roman" w:hAnsi="Times New Roman" w:cs="Times New Roman"/>
                <w:b w:val="0"/>
                <w:bCs w:val="0"/>
              </w:rPr>
              <w:pPrChange w:id="598" w:author="Zachary Cappella" w:date="2023-10-09T13:10:00Z">
                <w:pPr/>
              </w:pPrChange>
            </w:pPr>
            <w:r w:rsidRPr="00035CEB">
              <w:rPr>
                <w:rFonts w:ascii="Times New Roman" w:hAnsi="Times New Roman" w:cs="Times New Roman"/>
                <w:b w:val="0"/>
                <w:bCs w:val="0"/>
              </w:rPr>
              <w:t xml:space="preserve">Software Requirements Specification (SRS) </w:t>
            </w:r>
          </w:p>
        </w:tc>
        <w:tc>
          <w:tcPr>
            <w:tcW w:w="3117" w:type="dxa"/>
          </w:tcPr>
          <w:p w14:paraId="0BE27F41" w14:textId="5B631F3F" w:rsidR="006841C8" w:rsidRPr="00035CEB" w:rsidRDefault="006841C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599"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
              <w:t>1.</w:t>
            </w:r>
            <w:ins w:id="600" w:author="Zachary Cappella" w:date="2023-10-26T18:10:00Z">
              <w:r>
                <w:rPr>
                  <w:rFonts w:ascii="Times New Roman" w:hAnsi="Times New Roman" w:cs="Times New Roman"/>
                </w:rPr>
                <w:t>2</w:t>
              </w:r>
            </w:ins>
            <w:del w:id="601" w:author="Zachary Cappella" w:date="2023-10-26T18:10:00Z">
              <w:r w:rsidRPr="00035CEB" w:rsidDel="006841C8">
                <w:rPr>
                  <w:rFonts w:ascii="Times New Roman" w:hAnsi="Times New Roman" w:cs="Times New Roman"/>
                </w:rPr>
                <w:delText>1</w:delText>
              </w:r>
            </w:del>
          </w:p>
        </w:tc>
        <w:tc>
          <w:tcPr>
            <w:tcW w:w="3117" w:type="dxa"/>
          </w:tcPr>
          <w:p w14:paraId="0B389179" w14:textId="2B4B3839" w:rsidR="006841C8" w:rsidRPr="00035CEB" w:rsidRDefault="006841C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602" w:author="Zachary Cappella" w:date="2023-10-09T13:10:00Z">
                <w:pPr>
                  <w:cnfStyle w:val="000000000000" w:firstRow="0" w:lastRow="0" w:firstColumn="0" w:lastColumn="0" w:oddVBand="0" w:evenVBand="0" w:oddHBand="0" w:evenHBand="0" w:firstRowFirstColumn="0" w:firstRowLastColumn="0" w:lastRowFirstColumn="0" w:lastRowLastColumn="0"/>
                </w:pPr>
              </w:pPrChange>
            </w:pPr>
            <w:ins w:id="603" w:author="Zachary Cappella" w:date="2023-10-26T18:10:00Z">
              <w:r>
                <w:rPr>
                  <w:rFonts w:ascii="Times New Roman" w:hAnsi="Times New Roman" w:cs="Times New Roman"/>
                </w:rPr>
                <w:t>10/28</w:t>
              </w:r>
              <w:r w:rsidRPr="00035CEB">
                <w:rPr>
                  <w:rFonts w:ascii="Times New Roman" w:hAnsi="Times New Roman" w:cs="Times New Roman"/>
                </w:rPr>
                <w:t>/2023</w:t>
              </w:r>
            </w:ins>
            <w:del w:id="604" w:author="Zachary Cappella" w:date="2023-10-26T18:10:00Z">
              <w:r w:rsidRPr="00035CEB" w:rsidDel="00F90A5D">
                <w:rPr>
                  <w:rFonts w:ascii="Times New Roman" w:hAnsi="Times New Roman" w:cs="Times New Roman"/>
                </w:rPr>
                <w:delText>09/23/2023</w:delText>
              </w:r>
            </w:del>
          </w:p>
        </w:tc>
      </w:tr>
      <w:tr w:rsidR="00BC138C" w:rsidRPr="00035CEB" w14:paraId="05FBC52C" w14:textId="77777777" w:rsidTr="3506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907012" w14:textId="77777777" w:rsidR="00BC138C" w:rsidRPr="00035CEB" w:rsidRDefault="00BC138C">
            <w:pPr>
              <w:spacing w:line="360" w:lineRule="auto"/>
              <w:rPr>
                <w:rFonts w:ascii="Times New Roman" w:hAnsi="Times New Roman" w:cs="Times New Roman"/>
                <w:b w:val="0"/>
                <w:bCs w:val="0"/>
              </w:rPr>
              <w:pPrChange w:id="605" w:author="Zachary Cappella" w:date="2023-10-09T13:10:00Z">
                <w:pPr/>
              </w:pPrChange>
            </w:pPr>
            <w:r w:rsidRPr="00035CEB">
              <w:rPr>
                <w:rFonts w:ascii="Times New Roman" w:hAnsi="Times New Roman" w:cs="Times New Roman"/>
                <w:b w:val="0"/>
                <w:bCs w:val="0"/>
              </w:rPr>
              <w:t xml:space="preserve">Technical Design Document (TDD </w:t>
            </w:r>
          </w:p>
        </w:tc>
        <w:tc>
          <w:tcPr>
            <w:tcW w:w="3117" w:type="dxa"/>
          </w:tcPr>
          <w:p w14:paraId="22285029" w14:textId="3499F7D5" w:rsidR="00BC138C" w:rsidRPr="00035CEB" w:rsidRDefault="00BD686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606"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1.</w:t>
            </w:r>
            <w:ins w:id="607" w:author="Zachary Cappella" w:date="2023-10-26T18:06:00Z">
              <w:r w:rsidR="00D56E4E">
                <w:rPr>
                  <w:rFonts w:ascii="Times New Roman" w:hAnsi="Times New Roman" w:cs="Times New Roman"/>
                </w:rPr>
                <w:t>1</w:t>
              </w:r>
            </w:ins>
            <w:del w:id="608" w:author="Zachary Cappella" w:date="2023-10-26T18:06:00Z">
              <w:r w:rsidRPr="00035CEB" w:rsidDel="00D56E4E">
                <w:rPr>
                  <w:rFonts w:ascii="Times New Roman" w:hAnsi="Times New Roman" w:cs="Times New Roman"/>
                </w:rPr>
                <w:delText>0</w:delText>
              </w:r>
            </w:del>
          </w:p>
        </w:tc>
        <w:tc>
          <w:tcPr>
            <w:tcW w:w="3117" w:type="dxa"/>
          </w:tcPr>
          <w:p w14:paraId="7F9804C4" w14:textId="757DD33D" w:rsidR="00BC138C" w:rsidRPr="00035CEB" w:rsidRDefault="00D56E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60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ins w:id="610" w:author="Zachary Cappella" w:date="2023-10-26T18:07:00Z">
              <w:r>
                <w:rPr>
                  <w:rFonts w:ascii="Times New Roman" w:hAnsi="Times New Roman" w:cs="Times New Roman"/>
                </w:rPr>
                <w:t>10/28</w:t>
              </w:r>
            </w:ins>
            <w:del w:id="611" w:author="Zachary Cappella" w:date="2023-10-26T18:07:00Z">
              <w:r w:rsidR="00186323" w:rsidRPr="00035CEB" w:rsidDel="00D56E4E">
                <w:rPr>
                  <w:rFonts w:ascii="Times New Roman" w:hAnsi="Times New Roman" w:cs="Times New Roman"/>
                </w:rPr>
                <w:delText>09/23</w:delText>
              </w:r>
            </w:del>
            <w:r w:rsidR="00186323" w:rsidRPr="00035CEB">
              <w:rPr>
                <w:rFonts w:ascii="Times New Roman" w:hAnsi="Times New Roman" w:cs="Times New Roman"/>
              </w:rPr>
              <w:t>/2023</w:t>
            </w:r>
          </w:p>
        </w:tc>
      </w:tr>
      <w:tr w:rsidR="00BC138C" w:rsidRPr="00035CEB" w14:paraId="4DE736B2" w14:textId="77777777" w:rsidTr="35060863">
        <w:tc>
          <w:tcPr>
            <w:cnfStyle w:val="001000000000" w:firstRow="0" w:lastRow="0" w:firstColumn="1" w:lastColumn="0" w:oddVBand="0" w:evenVBand="0" w:oddHBand="0" w:evenHBand="0" w:firstRowFirstColumn="0" w:firstRowLastColumn="0" w:lastRowFirstColumn="0" w:lastRowLastColumn="0"/>
            <w:tcW w:w="3116" w:type="dxa"/>
          </w:tcPr>
          <w:p w14:paraId="26C7E71A" w14:textId="4A343DE3" w:rsidR="00BC138C" w:rsidRPr="00035CEB" w:rsidRDefault="00BC138C">
            <w:pPr>
              <w:spacing w:line="360" w:lineRule="auto"/>
              <w:rPr>
                <w:rFonts w:ascii="Times New Roman" w:hAnsi="Times New Roman" w:cs="Times New Roman"/>
                <w:b w:val="0"/>
                <w:bCs w:val="0"/>
              </w:rPr>
              <w:pPrChange w:id="612" w:author="Zachary Cappella" w:date="2023-10-09T13:10:00Z">
                <w:pPr/>
              </w:pPrChange>
            </w:pPr>
            <w:r w:rsidRPr="00035CEB">
              <w:rPr>
                <w:rFonts w:ascii="Times New Roman" w:hAnsi="Times New Roman" w:cs="Times New Roman"/>
                <w:b w:val="0"/>
                <w:bCs w:val="0"/>
              </w:rPr>
              <w:t xml:space="preserve">Test Plan (TP) </w:t>
            </w:r>
          </w:p>
        </w:tc>
        <w:tc>
          <w:tcPr>
            <w:tcW w:w="3117" w:type="dxa"/>
          </w:tcPr>
          <w:p w14:paraId="5DF99A2C" w14:textId="023E9CB2" w:rsidR="00BC138C" w:rsidRPr="00035CEB" w:rsidRDefault="002A0A2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613"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
              <w:t>1.</w:t>
            </w:r>
            <w:ins w:id="614" w:author="Zachary Cappella" w:date="2023-10-26T18:06:00Z">
              <w:r w:rsidR="00D56E4E">
                <w:rPr>
                  <w:rFonts w:ascii="Times New Roman" w:hAnsi="Times New Roman" w:cs="Times New Roman"/>
                </w:rPr>
                <w:t>1</w:t>
              </w:r>
            </w:ins>
            <w:del w:id="615" w:author="Zachary Cappella" w:date="2023-10-26T18:06:00Z">
              <w:r w:rsidRPr="00035CEB" w:rsidDel="00D56E4E">
                <w:rPr>
                  <w:rFonts w:ascii="Times New Roman" w:hAnsi="Times New Roman" w:cs="Times New Roman"/>
                </w:rPr>
                <w:delText>0</w:delText>
              </w:r>
            </w:del>
          </w:p>
        </w:tc>
        <w:tc>
          <w:tcPr>
            <w:tcW w:w="3117" w:type="dxa"/>
          </w:tcPr>
          <w:p w14:paraId="4B9C7FFF" w14:textId="7BC7539A" w:rsidR="00BC138C" w:rsidRPr="00035CEB" w:rsidRDefault="00D56E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616" w:author="Zachary Cappella" w:date="2023-10-09T13:10:00Z">
                <w:pPr>
                  <w:cnfStyle w:val="000000000000" w:firstRow="0" w:lastRow="0" w:firstColumn="0" w:lastColumn="0" w:oddVBand="0" w:evenVBand="0" w:oddHBand="0" w:evenHBand="0" w:firstRowFirstColumn="0" w:firstRowLastColumn="0" w:lastRowFirstColumn="0" w:lastRowLastColumn="0"/>
                </w:pPr>
              </w:pPrChange>
            </w:pPr>
            <w:ins w:id="617" w:author="Zachary Cappella" w:date="2023-10-26T18:07:00Z">
              <w:r>
                <w:rPr>
                  <w:rFonts w:ascii="Times New Roman" w:hAnsi="Times New Roman" w:cs="Times New Roman"/>
                </w:rPr>
                <w:t>10/28</w:t>
              </w:r>
            </w:ins>
            <w:del w:id="618" w:author="Zachary Cappella" w:date="2023-10-26T18:07:00Z">
              <w:r w:rsidR="002A0A20" w:rsidRPr="00035CEB" w:rsidDel="00D56E4E">
                <w:rPr>
                  <w:rFonts w:ascii="Times New Roman" w:hAnsi="Times New Roman" w:cs="Times New Roman"/>
                </w:rPr>
                <w:delText>09/23</w:delText>
              </w:r>
            </w:del>
            <w:r w:rsidR="002A0A20" w:rsidRPr="00035CEB">
              <w:rPr>
                <w:rFonts w:ascii="Times New Roman" w:hAnsi="Times New Roman" w:cs="Times New Roman"/>
              </w:rPr>
              <w:t>/2023</w:t>
            </w:r>
          </w:p>
        </w:tc>
      </w:tr>
      <w:tr w:rsidR="00BC138C" w:rsidRPr="00035CEB" w14:paraId="790F982A" w14:textId="77777777" w:rsidTr="3506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2A3B6F" w14:textId="77777777" w:rsidR="00BC138C" w:rsidRPr="00035CEB" w:rsidRDefault="00BC138C">
            <w:pPr>
              <w:spacing w:line="360" w:lineRule="auto"/>
              <w:rPr>
                <w:rFonts w:ascii="Times New Roman" w:hAnsi="Times New Roman" w:cs="Times New Roman"/>
                <w:b w:val="0"/>
                <w:bCs w:val="0"/>
              </w:rPr>
              <w:pPrChange w:id="619" w:author="Zachary Cappella" w:date="2023-10-09T13:10:00Z">
                <w:pPr/>
              </w:pPrChange>
            </w:pPr>
            <w:r w:rsidRPr="00035CEB">
              <w:rPr>
                <w:rFonts w:ascii="Times New Roman" w:hAnsi="Times New Roman" w:cs="Times New Roman"/>
                <w:b w:val="0"/>
                <w:bCs w:val="0"/>
              </w:rPr>
              <w:t xml:space="preserve">Programmer Guide (PG) </w:t>
            </w:r>
          </w:p>
        </w:tc>
        <w:tc>
          <w:tcPr>
            <w:tcW w:w="3117" w:type="dxa"/>
          </w:tcPr>
          <w:p w14:paraId="0136D2F7" w14:textId="221643AC" w:rsidR="00BC138C" w:rsidRPr="00035CEB" w:rsidRDefault="00D56E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620" w:author="Zachary Cappella" w:date="2023-10-09T13:10:00Z">
                <w:pPr>
                  <w:cnfStyle w:val="000000100000" w:firstRow="0" w:lastRow="0" w:firstColumn="0" w:lastColumn="0" w:oddVBand="0" w:evenVBand="0" w:oddHBand="1" w:evenHBand="0" w:firstRowFirstColumn="0" w:firstRowLastColumn="0" w:lastRowFirstColumn="0" w:lastRowLastColumn="0"/>
                </w:pPr>
              </w:pPrChange>
            </w:pPr>
            <w:ins w:id="621" w:author="Zachary Cappella" w:date="2023-10-26T18:06:00Z">
              <w:r>
                <w:rPr>
                  <w:rFonts w:ascii="Times New Roman" w:hAnsi="Times New Roman" w:cs="Times New Roman"/>
                </w:rPr>
                <w:t>1.0</w:t>
              </w:r>
            </w:ins>
          </w:p>
        </w:tc>
        <w:tc>
          <w:tcPr>
            <w:tcW w:w="3117" w:type="dxa"/>
          </w:tcPr>
          <w:p w14:paraId="2F4805B4" w14:textId="09BB843F" w:rsidR="00BC138C" w:rsidRPr="00035CEB" w:rsidRDefault="00D56E4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622" w:author="Zachary Cappella" w:date="2023-10-09T13:10:00Z">
                <w:pPr>
                  <w:cnfStyle w:val="000000100000" w:firstRow="0" w:lastRow="0" w:firstColumn="0" w:lastColumn="0" w:oddVBand="0" w:evenVBand="0" w:oddHBand="1" w:evenHBand="0" w:firstRowFirstColumn="0" w:firstRowLastColumn="0" w:lastRowFirstColumn="0" w:lastRowLastColumn="0"/>
                </w:pPr>
              </w:pPrChange>
            </w:pPr>
            <w:ins w:id="623" w:author="Zachary Cappella" w:date="2023-10-26T18:07:00Z">
              <w:r>
                <w:rPr>
                  <w:rFonts w:ascii="Times New Roman" w:hAnsi="Times New Roman" w:cs="Times New Roman"/>
                </w:rPr>
                <w:t>10/28/2023</w:t>
              </w:r>
            </w:ins>
          </w:p>
        </w:tc>
      </w:tr>
      <w:tr w:rsidR="00BC138C" w:rsidRPr="00035CEB" w14:paraId="2291636C" w14:textId="77777777" w:rsidTr="35060863">
        <w:tc>
          <w:tcPr>
            <w:cnfStyle w:val="001000000000" w:firstRow="0" w:lastRow="0" w:firstColumn="1" w:lastColumn="0" w:oddVBand="0" w:evenVBand="0" w:oddHBand="0" w:evenHBand="0" w:firstRowFirstColumn="0" w:firstRowLastColumn="0" w:lastRowFirstColumn="0" w:lastRowLastColumn="0"/>
            <w:tcW w:w="3116" w:type="dxa"/>
          </w:tcPr>
          <w:p w14:paraId="664D7D6D" w14:textId="77777777" w:rsidR="00BC138C" w:rsidRPr="00035CEB" w:rsidRDefault="00BC138C">
            <w:pPr>
              <w:spacing w:line="360" w:lineRule="auto"/>
              <w:rPr>
                <w:rFonts w:ascii="Times New Roman" w:hAnsi="Times New Roman" w:cs="Times New Roman"/>
                <w:b w:val="0"/>
                <w:bCs w:val="0"/>
              </w:rPr>
              <w:pPrChange w:id="624" w:author="Zachary Cappella" w:date="2023-10-09T13:10:00Z">
                <w:pPr/>
              </w:pPrChange>
            </w:pPr>
            <w:r w:rsidRPr="00035CEB">
              <w:rPr>
                <w:rFonts w:ascii="Times New Roman" w:hAnsi="Times New Roman" w:cs="Times New Roman"/>
                <w:b w:val="0"/>
                <w:bCs w:val="0"/>
              </w:rPr>
              <w:t xml:space="preserve">Deployment and Operations Guide (DOG) </w:t>
            </w:r>
          </w:p>
        </w:tc>
        <w:tc>
          <w:tcPr>
            <w:tcW w:w="3117" w:type="dxa"/>
          </w:tcPr>
          <w:p w14:paraId="45D1B210" w14:textId="7FE63930" w:rsidR="00BC138C" w:rsidRPr="00035CEB" w:rsidRDefault="00D56E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625" w:author="Zachary Cappella" w:date="2023-10-09T13:10:00Z">
                <w:pPr>
                  <w:cnfStyle w:val="000000000000" w:firstRow="0" w:lastRow="0" w:firstColumn="0" w:lastColumn="0" w:oddVBand="0" w:evenVBand="0" w:oddHBand="0" w:evenHBand="0" w:firstRowFirstColumn="0" w:firstRowLastColumn="0" w:lastRowFirstColumn="0" w:lastRowLastColumn="0"/>
                </w:pPr>
              </w:pPrChange>
            </w:pPr>
            <w:ins w:id="626" w:author="Zachary Cappella" w:date="2023-10-26T18:07:00Z">
              <w:r>
                <w:rPr>
                  <w:rFonts w:ascii="Times New Roman" w:hAnsi="Times New Roman" w:cs="Times New Roman"/>
                </w:rPr>
                <w:t>1.0</w:t>
              </w:r>
            </w:ins>
          </w:p>
        </w:tc>
        <w:tc>
          <w:tcPr>
            <w:tcW w:w="3117" w:type="dxa"/>
          </w:tcPr>
          <w:p w14:paraId="18A8E622" w14:textId="2418BF77" w:rsidR="00BC138C" w:rsidRPr="00035CEB" w:rsidRDefault="00D56E4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627" w:author="Zachary Cappella" w:date="2023-10-09T13:10:00Z">
                <w:pPr>
                  <w:cnfStyle w:val="000000000000" w:firstRow="0" w:lastRow="0" w:firstColumn="0" w:lastColumn="0" w:oddVBand="0" w:evenVBand="0" w:oddHBand="0" w:evenHBand="0" w:firstRowFirstColumn="0" w:firstRowLastColumn="0" w:lastRowFirstColumn="0" w:lastRowLastColumn="0"/>
                </w:pPr>
              </w:pPrChange>
            </w:pPr>
            <w:ins w:id="628" w:author="Zachary Cappella" w:date="2023-10-26T18:07:00Z">
              <w:r>
                <w:rPr>
                  <w:rFonts w:ascii="Times New Roman" w:hAnsi="Times New Roman" w:cs="Times New Roman"/>
                </w:rPr>
                <w:t>10/28/2023</w:t>
              </w:r>
            </w:ins>
          </w:p>
        </w:tc>
      </w:tr>
      <w:tr w:rsidR="00BC138C" w:rsidRPr="00035CEB" w14:paraId="290EA002" w14:textId="77777777" w:rsidTr="3506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9FDB22" w14:textId="77777777" w:rsidR="00BC138C" w:rsidRPr="00035CEB" w:rsidRDefault="00BC138C">
            <w:pPr>
              <w:spacing w:line="360" w:lineRule="auto"/>
              <w:rPr>
                <w:rFonts w:ascii="Times New Roman" w:hAnsi="Times New Roman" w:cs="Times New Roman"/>
                <w:b w:val="0"/>
                <w:bCs w:val="0"/>
              </w:rPr>
              <w:pPrChange w:id="629" w:author="Zachary Cappella" w:date="2023-10-09T13:10:00Z">
                <w:pPr/>
              </w:pPrChange>
            </w:pPr>
            <w:r w:rsidRPr="00035CEB">
              <w:rPr>
                <w:rFonts w:ascii="Times New Roman" w:hAnsi="Times New Roman" w:cs="Times New Roman"/>
                <w:b w:val="0"/>
                <w:bCs w:val="0"/>
              </w:rPr>
              <w:t xml:space="preserve">Software Test Report (STR) </w:t>
            </w:r>
          </w:p>
        </w:tc>
        <w:tc>
          <w:tcPr>
            <w:tcW w:w="3117" w:type="dxa"/>
          </w:tcPr>
          <w:p w14:paraId="15A68A56" w14:textId="77777777" w:rsidR="00BC138C" w:rsidRPr="00035CEB" w:rsidRDefault="00BC138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630" w:author="Zachary Cappella" w:date="2023-10-09T13:10:00Z">
                <w:pPr>
                  <w:cnfStyle w:val="000000100000" w:firstRow="0" w:lastRow="0" w:firstColumn="0" w:lastColumn="0" w:oddVBand="0" w:evenVBand="0" w:oddHBand="1" w:evenHBand="0" w:firstRowFirstColumn="0" w:firstRowLastColumn="0" w:lastRowFirstColumn="0" w:lastRowLastColumn="0"/>
                </w:pPr>
              </w:pPrChange>
            </w:pPr>
          </w:p>
        </w:tc>
        <w:tc>
          <w:tcPr>
            <w:tcW w:w="3117" w:type="dxa"/>
          </w:tcPr>
          <w:p w14:paraId="3115B6B2" w14:textId="77777777" w:rsidR="00BC138C" w:rsidRPr="00035CEB" w:rsidRDefault="00BC138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631" w:author="Zachary Cappella" w:date="2023-10-09T13:10:00Z">
                <w:pPr>
                  <w:cnfStyle w:val="000000100000" w:firstRow="0" w:lastRow="0" w:firstColumn="0" w:lastColumn="0" w:oddVBand="0" w:evenVBand="0" w:oddHBand="1" w:evenHBand="0" w:firstRowFirstColumn="0" w:firstRowLastColumn="0" w:lastRowFirstColumn="0" w:lastRowLastColumn="0"/>
                </w:pPr>
              </w:pPrChange>
            </w:pPr>
          </w:p>
        </w:tc>
      </w:tr>
      <w:tr w:rsidR="00BC138C" w:rsidRPr="00035CEB" w14:paraId="646608DF" w14:textId="77777777" w:rsidTr="35060863">
        <w:tc>
          <w:tcPr>
            <w:cnfStyle w:val="001000000000" w:firstRow="0" w:lastRow="0" w:firstColumn="1" w:lastColumn="0" w:oddVBand="0" w:evenVBand="0" w:oddHBand="0" w:evenHBand="0" w:firstRowFirstColumn="0" w:firstRowLastColumn="0" w:lastRowFirstColumn="0" w:lastRowLastColumn="0"/>
            <w:tcW w:w="3116" w:type="dxa"/>
          </w:tcPr>
          <w:p w14:paraId="311D424C" w14:textId="77777777" w:rsidR="00BC138C" w:rsidRPr="00035CEB" w:rsidRDefault="00BC138C">
            <w:pPr>
              <w:spacing w:line="360" w:lineRule="auto"/>
              <w:rPr>
                <w:rFonts w:ascii="Times New Roman" w:hAnsi="Times New Roman" w:cs="Times New Roman"/>
                <w:b w:val="0"/>
                <w:bCs w:val="0"/>
              </w:rPr>
              <w:pPrChange w:id="632" w:author="Zachary Cappella" w:date="2023-10-09T13:10:00Z">
                <w:pPr/>
              </w:pPrChange>
            </w:pPr>
            <w:r w:rsidRPr="00035CEB">
              <w:rPr>
                <w:rFonts w:ascii="Times New Roman" w:hAnsi="Times New Roman" w:cs="Times New Roman"/>
                <w:b w:val="0"/>
                <w:bCs w:val="0"/>
              </w:rPr>
              <w:t xml:space="preserve">User Guide (UG) </w:t>
            </w:r>
          </w:p>
        </w:tc>
        <w:tc>
          <w:tcPr>
            <w:tcW w:w="3117" w:type="dxa"/>
          </w:tcPr>
          <w:p w14:paraId="4A8521B8" w14:textId="77777777" w:rsidR="00BC138C" w:rsidRPr="00035CEB" w:rsidRDefault="00BC138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633" w:author="Zachary Cappella" w:date="2023-10-09T13:10:00Z">
                <w:pPr>
                  <w:cnfStyle w:val="000000000000" w:firstRow="0" w:lastRow="0" w:firstColumn="0" w:lastColumn="0" w:oddVBand="0" w:evenVBand="0" w:oddHBand="0" w:evenHBand="0" w:firstRowFirstColumn="0" w:firstRowLastColumn="0" w:lastRowFirstColumn="0" w:lastRowLastColumn="0"/>
                </w:pPr>
              </w:pPrChange>
            </w:pPr>
          </w:p>
        </w:tc>
        <w:tc>
          <w:tcPr>
            <w:tcW w:w="3117" w:type="dxa"/>
          </w:tcPr>
          <w:p w14:paraId="706B6DF3" w14:textId="77777777" w:rsidR="00BC138C" w:rsidRPr="00035CEB" w:rsidRDefault="00BC138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63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p>
        </w:tc>
      </w:tr>
      <w:tr w:rsidR="00BC138C" w:rsidRPr="00035CEB" w14:paraId="386C85F6" w14:textId="77777777" w:rsidTr="3506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6F4E1F" w14:textId="77777777" w:rsidR="00BC138C" w:rsidRPr="00035CEB" w:rsidRDefault="00BC138C">
            <w:pPr>
              <w:spacing w:line="360" w:lineRule="auto"/>
              <w:rPr>
                <w:rFonts w:ascii="Times New Roman" w:hAnsi="Times New Roman" w:cs="Times New Roman"/>
                <w:b w:val="0"/>
                <w:bCs w:val="0"/>
              </w:rPr>
              <w:pPrChange w:id="635" w:author="Zachary Cappella" w:date="2023-10-09T13:10:00Z">
                <w:pPr/>
              </w:pPrChange>
            </w:pPr>
            <w:r w:rsidRPr="00035CEB">
              <w:rPr>
                <w:rFonts w:ascii="Times New Roman" w:hAnsi="Times New Roman" w:cs="Times New Roman"/>
                <w:b w:val="0"/>
                <w:bCs w:val="0"/>
              </w:rPr>
              <w:t xml:space="preserve">Traceability Matrix (TM) </w:t>
            </w:r>
          </w:p>
        </w:tc>
        <w:tc>
          <w:tcPr>
            <w:tcW w:w="3117" w:type="dxa"/>
          </w:tcPr>
          <w:p w14:paraId="7E14BF71" w14:textId="77777777" w:rsidR="00BC138C" w:rsidRPr="00035CEB" w:rsidRDefault="00BC138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636" w:author="Zachary Cappella" w:date="2023-10-09T13:10:00Z">
                <w:pPr>
                  <w:cnfStyle w:val="000000100000" w:firstRow="0" w:lastRow="0" w:firstColumn="0" w:lastColumn="0" w:oddVBand="0" w:evenVBand="0" w:oddHBand="1" w:evenHBand="0" w:firstRowFirstColumn="0" w:firstRowLastColumn="0" w:lastRowFirstColumn="0" w:lastRowLastColumn="0"/>
                </w:pPr>
              </w:pPrChange>
            </w:pPr>
          </w:p>
        </w:tc>
        <w:tc>
          <w:tcPr>
            <w:tcW w:w="3117" w:type="dxa"/>
          </w:tcPr>
          <w:p w14:paraId="7D015D7D" w14:textId="77777777" w:rsidR="00BC138C" w:rsidRPr="00035CEB" w:rsidRDefault="00BC138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637" w:author="Zachary Cappella" w:date="2023-10-09T13:10:00Z">
                <w:pPr>
                  <w:cnfStyle w:val="000000100000" w:firstRow="0" w:lastRow="0" w:firstColumn="0" w:lastColumn="0" w:oddVBand="0" w:evenVBand="0" w:oddHBand="1" w:evenHBand="0" w:firstRowFirstColumn="0" w:firstRowLastColumn="0" w:lastRowFirstColumn="0" w:lastRowLastColumn="0"/>
                </w:pPr>
              </w:pPrChange>
            </w:pPr>
          </w:p>
        </w:tc>
      </w:tr>
    </w:tbl>
    <w:p w14:paraId="365C0A74" w14:textId="2ADCB4C8" w:rsidR="00BC138C" w:rsidRPr="00035CEB" w:rsidRDefault="00BC138C">
      <w:pPr>
        <w:spacing w:line="360" w:lineRule="auto"/>
        <w:jc w:val="center"/>
        <w:rPr>
          <w:rFonts w:ascii="Times New Roman" w:hAnsi="Times New Roman" w:cs="Times New Roman"/>
        </w:rPr>
        <w:pPrChange w:id="638" w:author="Zachary Cappella" w:date="2023-10-09T13:10:00Z">
          <w:pPr>
            <w:jc w:val="center"/>
          </w:pPr>
        </w:pPrChange>
      </w:pPr>
      <w:r w:rsidRPr="00035CEB">
        <w:rPr>
          <w:rFonts w:ascii="Times New Roman" w:hAnsi="Times New Roman" w:cs="Times New Roman"/>
        </w:rPr>
        <w:t>Table 1</w:t>
      </w:r>
      <w:r w:rsidR="2EAA1B7A" w:rsidRPr="00035CEB">
        <w:rPr>
          <w:rFonts w:ascii="Times New Roman" w:hAnsi="Times New Roman" w:cs="Times New Roman"/>
        </w:rPr>
        <w:t xml:space="preserve"> -</w:t>
      </w:r>
      <w:r w:rsidRPr="00035CEB">
        <w:rPr>
          <w:rFonts w:ascii="Times New Roman" w:hAnsi="Times New Roman" w:cs="Times New Roman"/>
        </w:rPr>
        <w:t xml:space="preserve"> Project Documents</w:t>
      </w:r>
    </w:p>
    <w:p w14:paraId="5CAA8544" w14:textId="4D0987F5" w:rsidR="00BC138C" w:rsidRPr="00035CEB" w:rsidRDefault="00BC138C">
      <w:pPr>
        <w:pStyle w:val="Heading2"/>
        <w:spacing w:line="360" w:lineRule="auto"/>
        <w:rPr>
          <w:rFonts w:ascii="Times New Roman" w:hAnsi="Times New Roman" w:cs="Times New Roman"/>
        </w:rPr>
        <w:pPrChange w:id="639" w:author="Zachary Cappella" w:date="2023-10-09T13:10:00Z">
          <w:pPr>
            <w:pStyle w:val="Heading2"/>
          </w:pPr>
        </w:pPrChange>
      </w:pPr>
      <w:bookmarkStart w:id="640" w:name="_Toc145022221"/>
      <w:bookmarkStart w:id="641" w:name="_Toc149373335"/>
      <w:r w:rsidRPr="00035CEB">
        <w:rPr>
          <w:rFonts w:ascii="Times New Roman" w:hAnsi="Times New Roman" w:cs="Times New Roman"/>
        </w:rPr>
        <w:t xml:space="preserve">1.5. Definitions, </w:t>
      </w:r>
      <w:r w:rsidR="04598343" w:rsidRPr="00035CEB">
        <w:rPr>
          <w:rFonts w:ascii="Times New Roman" w:hAnsi="Times New Roman" w:cs="Times New Roman"/>
        </w:rPr>
        <w:t xml:space="preserve">Acronyms, </w:t>
      </w:r>
      <w:r w:rsidRPr="00035CEB">
        <w:rPr>
          <w:rFonts w:ascii="Times New Roman" w:hAnsi="Times New Roman" w:cs="Times New Roman"/>
        </w:rPr>
        <w:t>and Abbreviations</w:t>
      </w:r>
      <w:bookmarkEnd w:id="640"/>
      <w:bookmarkEnd w:id="641"/>
    </w:p>
    <w:p w14:paraId="5C9D8B8D" w14:textId="77777777" w:rsidR="00BC0AFB" w:rsidRPr="00035CEB" w:rsidRDefault="00BC0AFB" w:rsidP="008F037A">
      <w:pPr>
        <w:spacing w:line="360" w:lineRule="auto"/>
        <w:ind w:firstLine="720"/>
        <w:rPr>
          <w:rFonts w:ascii="Times New Roman" w:hAnsi="Times New Roman" w:cs="Times New Roman"/>
        </w:rPr>
      </w:pPr>
    </w:p>
    <w:p w14:paraId="551F8904" w14:textId="310CA70D" w:rsidR="00AF62B6" w:rsidRPr="00035CEB" w:rsidRDefault="00260185" w:rsidP="008F037A">
      <w:pPr>
        <w:spacing w:line="360" w:lineRule="auto"/>
        <w:ind w:firstLine="720"/>
        <w:rPr>
          <w:rFonts w:ascii="Times New Roman" w:hAnsi="Times New Roman" w:cs="Times New Roman"/>
        </w:rPr>
      </w:pPr>
      <w:r w:rsidRPr="00035CEB">
        <w:rPr>
          <w:rFonts w:ascii="Times New Roman" w:hAnsi="Times New Roman" w:cs="Times New Roman"/>
        </w:rPr>
        <w:t xml:space="preserve">Throughout this </w:t>
      </w:r>
      <w:r w:rsidR="00C7649B" w:rsidRPr="00035CEB">
        <w:rPr>
          <w:rFonts w:ascii="Times New Roman" w:hAnsi="Times New Roman" w:cs="Times New Roman"/>
        </w:rPr>
        <w:t>TDD</w:t>
      </w:r>
      <w:r w:rsidRPr="00035CEB">
        <w:rPr>
          <w:rFonts w:ascii="Times New Roman" w:hAnsi="Times New Roman" w:cs="Times New Roman"/>
        </w:rPr>
        <w:t xml:space="preserve">, various terms and acronyms are used that are specifically related to the </w:t>
      </w:r>
      <w:r w:rsidR="00FC0445" w:rsidRPr="00035CEB">
        <w:rPr>
          <w:rFonts w:ascii="Times New Roman" w:hAnsi="Times New Roman" w:cs="Times New Roman"/>
        </w:rPr>
        <w:t>CogniOpen</w:t>
      </w:r>
      <w:r w:rsidRPr="00035CEB">
        <w:rPr>
          <w:rFonts w:ascii="Times New Roman" w:hAnsi="Times New Roman" w:cs="Times New Roman"/>
        </w:rPr>
        <w:t xml:space="preserve"> application. Defining these terms and acronyms guarantees complete clarity and comprehension, which in turn aids in understanding the application's features and parts. This inclusive glossary serves as a valuable point of reference for developers and stakeholders involved in the project, allowing for effective communication and alignment of understanding. </w:t>
      </w:r>
      <w:r w:rsidR="004F0851" w:rsidRPr="00035CEB">
        <w:rPr>
          <w:rFonts w:ascii="Times New Roman" w:hAnsi="Times New Roman" w:cs="Times New Roman"/>
        </w:rPr>
        <w:t>To ensure clarity, their explanations are given below</w:t>
      </w:r>
      <w:r w:rsidR="00B22382" w:rsidRPr="00035CEB">
        <w:rPr>
          <w:rFonts w:ascii="Times New Roman" w:hAnsi="Times New Roman" w:cs="Times New Roman"/>
        </w:rPr>
        <w:t>.</w:t>
      </w:r>
    </w:p>
    <w:p w14:paraId="5E42503A" w14:textId="195ACFB3" w:rsidR="004F0851" w:rsidRPr="00035CEB" w:rsidRDefault="00AF62B6">
      <w:pPr>
        <w:spacing w:line="360" w:lineRule="auto"/>
        <w:rPr>
          <w:rFonts w:ascii="Times New Roman" w:hAnsi="Times New Roman" w:cs="Times New Roman"/>
        </w:rPr>
        <w:pPrChange w:id="642" w:author="Zachary Cappella" w:date="2023-10-09T13:10:00Z">
          <w:pPr/>
        </w:pPrChange>
      </w:pPr>
      <w:r w:rsidRPr="00035CEB">
        <w:rPr>
          <w:rFonts w:ascii="Times New Roman" w:hAnsi="Times New Roman" w:cs="Times New Roman"/>
        </w:rPr>
        <w:br w:type="page"/>
      </w:r>
    </w:p>
    <w:tbl>
      <w:tblPr>
        <w:tblStyle w:val="GridTable4"/>
        <w:tblW w:w="9506" w:type="dxa"/>
        <w:tblLook w:val="04A0" w:firstRow="1" w:lastRow="0" w:firstColumn="1" w:lastColumn="0" w:noHBand="0" w:noVBand="1"/>
      </w:tblPr>
      <w:tblGrid>
        <w:gridCol w:w="3934"/>
        <w:gridCol w:w="5572"/>
      </w:tblGrid>
      <w:tr w:rsidR="2C88984E" w:rsidRPr="00B601F6" w14:paraId="417A1AC1" w14:textId="77777777" w:rsidTr="35060863">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452BF06C" w14:textId="6436EE35" w:rsidR="004F0851" w:rsidRPr="00B601F6" w:rsidRDefault="79167778">
            <w:pPr>
              <w:spacing w:line="360" w:lineRule="auto"/>
              <w:rPr>
                <w:rFonts w:ascii="Times New Roman" w:hAnsi="Times New Roman" w:cs="Times New Roman"/>
                <w:sz w:val="18"/>
                <w:szCs w:val="18"/>
                <w:rPrChange w:id="643" w:author="Zachary Cappella" w:date="2023-10-23T16:03:00Z">
                  <w:rPr/>
                </w:rPrChange>
              </w:rPr>
              <w:pPrChange w:id="644" w:author="Zachary Cappella" w:date="2023-10-09T13:10:00Z">
                <w:pPr>
                  <w:spacing w:line="259" w:lineRule="auto"/>
                </w:pPr>
              </w:pPrChange>
            </w:pPr>
            <w:r w:rsidRPr="00B601F6">
              <w:rPr>
                <w:rFonts w:ascii="Times New Roman" w:eastAsia="Candara" w:hAnsi="Times New Roman" w:cs="Times New Roman"/>
                <w:sz w:val="18"/>
                <w:szCs w:val="18"/>
                <w:rPrChange w:id="645" w:author="Zachary Cappella" w:date="2023-10-23T16:03:00Z">
                  <w:rPr>
                    <w:rFonts w:ascii="Times New Roman" w:eastAsia="Candara" w:hAnsi="Times New Roman" w:cs="Times New Roman"/>
                  </w:rPr>
                </w:rPrChange>
              </w:rPr>
              <w:lastRenderedPageBreak/>
              <w:t>Terms</w:t>
            </w:r>
          </w:p>
        </w:tc>
        <w:tc>
          <w:tcPr>
            <w:tcW w:w="5572" w:type="dxa"/>
            <w:hideMark/>
          </w:tcPr>
          <w:p w14:paraId="310D4B8F" w14:textId="4ED0CA37" w:rsidR="004F0851" w:rsidRPr="00B601F6" w:rsidRDefault="7916777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646" w:author="Zachary Cappella" w:date="2023-10-23T16:03:00Z">
                  <w:rPr>
                    <w:rFonts w:ascii="Times New Roman" w:eastAsia="Candara" w:hAnsi="Times New Roman" w:cs="Times New Roman"/>
                  </w:rPr>
                </w:rPrChange>
              </w:rPr>
              <w:pPrChange w:id="647" w:author="Zachary Cappella" w:date="2023-10-09T13:10:00Z">
                <w:pPr>
                  <w:spacing w:line="259" w:lineRule="auto"/>
                  <w:cnfStyle w:val="100000000000" w:firstRow="1"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648" w:author="Zachary Cappella" w:date="2023-10-23T16:03:00Z">
                  <w:rPr>
                    <w:rFonts w:ascii="Times New Roman" w:eastAsia="Candara" w:hAnsi="Times New Roman" w:cs="Times New Roman"/>
                  </w:rPr>
                </w:rPrChange>
              </w:rPr>
              <w:t>Definition</w:t>
            </w:r>
          </w:p>
        </w:tc>
      </w:tr>
      <w:tr w:rsidR="2C88984E" w:rsidRPr="00B601F6" w14:paraId="26DCDCA6"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64410C7B" w14:textId="77777777" w:rsidR="004F0851" w:rsidRPr="00B601F6" w:rsidRDefault="004F0851">
            <w:pPr>
              <w:spacing w:line="360" w:lineRule="auto"/>
              <w:rPr>
                <w:rFonts w:ascii="Times New Roman" w:eastAsia="Candara" w:hAnsi="Times New Roman" w:cs="Times New Roman"/>
                <w:sz w:val="18"/>
                <w:szCs w:val="18"/>
                <w:rPrChange w:id="649" w:author="Zachary Cappella" w:date="2023-10-23T16:03:00Z">
                  <w:rPr>
                    <w:rFonts w:ascii="Times New Roman" w:eastAsia="Candara" w:hAnsi="Times New Roman" w:cs="Times New Roman"/>
                  </w:rPr>
                </w:rPrChange>
              </w:rPr>
              <w:pPrChange w:id="650" w:author="Zachary Cappella" w:date="2023-10-09T13:10:00Z">
                <w:pPr/>
              </w:pPrChange>
            </w:pPr>
            <w:r w:rsidRPr="00B601F6">
              <w:rPr>
                <w:rFonts w:ascii="Times New Roman" w:eastAsia="Candara" w:hAnsi="Times New Roman" w:cs="Times New Roman"/>
                <w:sz w:val="18"/>
                <w:szCs w:val="18"/>
                <w:rPrChange w:id="651" w:author="Zachary Cappella" w:date="2023-10-23T16:03:00Z">
                  <w:rPr>
                    <w:rFonts w:ascii="Times New Roman" w:eastAsia="Candara" w:hAnsi="Times New Roman" w:cs="Times New Roman"/>
                  </w:rPr>
                </w:rPrChange>
              </w:rPr>
              <w:t xml:space="preserve">API </w:t>
            </w:r>
          </w:p>
        </w:tc>
        <w:tc>
          <w:tcPr>
            <w:tcW w:w="5572" w:type="dxa"/>
            <w:hideMark/>
          </w:tcPr>
          <w:p w14:paraId="3E5D6BB2"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652" w:author="Zachary Cappella" w:date="2023-10-23T16:03:00Z">
                  <w:rPr>
                    <w:rFonts w:ascii="Times New Roman" w:eastAsia="Candara" w:hAnsi="Times New Roman" w:cs="Times New Roman"/>
                  </w:rPr>
                </w:rPrChange>
              </w:rPr>
              <w:pPrChange w:id="653"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654" w:author="Zachary Cappella" w:date="2023-10-23T16:03:00Z">
                  <w:rPr>
                    <w:rFonts w:ascii="Times New Roman" w:eastAsia="Candara" w:hAnsi="Times New Roman" w:cs="Times New Roman"/>
                  </w:rPr>
                </w:rPrChange>
              </w:rPr>
              <w:t>Application Programming Interface</w:t>
            </w:r>
          </w:p>
        </w:tc>
      </w:tr>
      <w:tr w:rsidR="2C88984E" w:rsidRPr="00B601F6" w14:paraId="513EC98D"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6905D70A" w14:textId="77777777" w:rsidR="004F0851" w:rsidRPr="00B601F6" w:rsidRDefault="004F0851">
            <w:pPr>
              <w:spacing w:line="360" w:lineRule="auto"/>
              <w:rPr>
                <w:rFonts w:ascii="Times New Roman" w:eastAsia="Candara" w:hAnsi="Times New Roman" w:cs="Times New Roman"/>
                <w:sz w:val="18"/>
                <w:szCs w:val="18"/>
                <w:rPrChange w:id="655" w:author="Zachary Cappella" w:date="2023-10-23T16:03:00Z">
                  <w:rPr>
                    <w:rFonts w:ascii="Times New Roman" w:eastAsia="Candara" w:hAnsi="Times New Roman" w:cs="Times New Roman"/>
                  </w:rPr>
                </w:rPrChange>
              </w:rPr>
              <w:pPrChange w:id="656" w:author="Zachary Cappella" w:date="2023-10-09T13:10:00Z">
                <w:pPr/>
              </w:pPrChange>
            </w:pPr>
            <w:r w:rsidRPr="00B601F6">
              <w:rPr>
                <w:rFonts w:ascii="Times New Roman" w:eastAsia="Candara" w:hAnsi="Times New Roman" w:cs="Times New Roman"/>
                <w:sz w:val="18"/>
                <w:szCs w:val="18"/>
                <w:rPrChange w:id="657" w:author="Zachary Cappella" w:date="2023-10-23T16:03:00Z">
                  <w:rPr>
                    <w:rFonts w:ascii="Times New Roman" w:eastAsia="Candara" w:hAnsi="Times New Roman" w:cs="Times New Roman"/>
                  </w:rPr>
                </w:rPrChange>
              </w:rPr>
              <w:t xml:space="preserve">App </w:t>
            </w:r>
          </w:p>
        </w:tc>
        <w:tc>
          <w:tcPr>
            <w:tcW w:w="5572" w:type="dxa"/>
            <w:hideMark/>
          </w:tcPr>
          <w:p w14:paraId="06685CFF"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658" w:author="Zachary Cappella" w:date="2023-10-23T16:03:00Z">
                  <w:rPr>
                    <w:rFonts w:ascii="Times New Roman" w:eastAsia="Candara" w:hAnsi="Times New Roman" w:cs="Times New Roman"/>
                  </w:rPr>
                </w:rPrChange>
              </w:rPr>
              <w:pPrChange w:id="659"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660" w:author="Zachary Cappella" w:date="2023-10-23T16:03:00Z">
                  <w:rPr>
                    <w:rFonts w:ascii="Times New Roman" w:eastAsia="Candara" w:hAnsi="Times New Roman" w:cs="Times New Roman"/>
                  </w:rPr>
                </w:rPrChange>
              </w:rPr>
              <w:t>A program that is included on the App User’s mobile device</w:t>
            </w:r>
          </w:p>
        </w:tc>
      </w:tr>
      <w:tr w:rsidR="2C88984E" w:rsidRPr="00B601F6" w14:paraId="23AE0DAC"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2584D666" w14:textId="77777777" w:rsidR="004F0851" w:rsidRPr="00B601F6" w:rsidRDefault="004F0851">
            <w:pPr>
              <w:spacing w:line="360" w:lineRule="auto"/>
              <w:rPr>
                <w:rFonts w:ascii="Times New Roman" w:eastAsia="Candara" w:hAnsi="Times New Roman" w:cs="Times New Roman"/>
                <w:sz w:val="18"/>
                <w:szCs w:val="18"/>
                <w:rPrChange w:id="661" w:author="Zachary Cappella" w:date="2023-10-23T16:03:00Z">
                  <w:rPr>
                    <w:rFonts w:ascii="Times New Roman" w:eastAsia="Candara" w:hAnsi="Times New Roman" w:cs="Times New Roman"/>
                  </w:rPr>
                </w:rPrChange>
              </w:rPr>
              <w:pPrChange w:id="662" w:author="Zachary Cappella" w:date="2023-10-09T13:10:00Z">
                <w:pPr/>
              </w:pPrChange>
            </w:pPr>
            <w:r w:rsidRPr="00B601F6">
              <w:rPr>
                <w:rFonts w:ascii="Times New Roman" w:eastAsia="Candara" w:hAnsi="Times New Roman" w:cs="Times New Roman"/>
                <w:sz w:val="18"/>
                <w:szCs w:val="18"/>
                <w:rPrChange w:id="663" w:author="Zachary Cappella" w:date="2023-10-23T16:03:00Z">
                  <w:rPr>
                    <w:rFonts w:ascii="Times New Roman" w:eastAsia="Candara" w:hAnsi="Times New Roman" w:cs="Times New Roman"/>
                  </w:rPr>
                </w:rPrChange>
              </w:rPr>
              <w:t xml:space="preserve">ASR </w:t>
            </w:r>
          </w:p>
        </w:tc>
        <w:tc>
          <w:tcPr>
            <w:tcW w:w="5572" w:type="dxa"/>
            <w:hideMark/>
          </w:tcPr>
          <w:p w14:paraId="6042994B"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664" w:author="Zachary Cappella" w:date="2023-10-23T16:03:00Z">
                  <w:rPr>
                    <w:rFonts w:ascii="Times New Roman" w:eastAsia="Candara" w:hAnsi="Times New Roman" w:cs="Times New Roman"/>
                  </w:rPr>
                </w:rPrChange>
              </w:rPr>
              <w:pPrChange w:id="665"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666" w:author="Zachary Cappella" w:date="2023-10-23T16:03:00Z">
                  <w:rPr>
                    <w:rFonts w:ascii="Times New Roman" w:eastAsia="Candara" w:hAnsi="Times New Roman" w:cs="Times New Roman"/>
                  </w:rPr>
                </w:rPrChange>
              </w:rPr>
              <w:t>Automatic Speech Recognition</w:t>
            </w:r>
          </w:p>
        </w:tc>
      </w:tr>
      <w:tr w:rsidR="16DE2345" w:rsidRPr="00B601F6" w14:paraId="74273B1D"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2BEC06ED" w14:textId="156FD94F" w:rsidR="16DE2345" w:rsidRPr="00B601F6" w:rsidRDefault="1994AC3A">
            <w:pPr>
              <w:spacing w:line="360" w:lineRule="auto"/>
              <w:rPr>
                <w:rFonts w:ascii="Times New Roman" w:eastAsia="Candara" w:hAnsi="Times New Roman" w:cs="Times New Roman"/>
                <w:sz w:val="18"/>
                <w:szCs w:val="18"/>
                <w:rPrChange w:id="667" w:author="Zachary Cappella" w:date="2023-10-23T16:03:00Z">
                  <w:rPr>
                    <w:rFonts w:ascii="Times New Roman" w:eastAsia="Candara" w:hAnsi="Times New Roman" w:cs="Times New Roman"/>
                  </w:rPr>
                </w:rPrChange>
              </w:rPr>
              <w:pPrChange w:id="668" w:author="Zachary Cappella" w:date="2023-10-09T13:10:00Z">
                <w:pPr/>
              </w:pPrChange>
            </w:pPr>
            <w:r w:rsidRPr="00B601F6">
              <w:rPr>
                <w:rFonts w:ascii="Times New Roman" w:eastAsia="Candara" w:hAnsi="Times New Roman" w:cs="Times New Roman"/>
                <w:sz w:val="18"/>
                <w:szCs w:val="18"/>
                <w:rPrChange w:id="669" w:author="Zachary Cappella" w:date="2023-10-23T16:03:00Z">
                  <w:rPr>
                    <w:rFonts w:ascii="Times New Roman" w:eastAsia="Candara" w:hAnsi="Times New Roman" w:cs="Times New Roman"/>
                  </w:rPr>
                </w:rPrChange>
              </w:rPr>
              <w:t>AWS</w:t>
            </w:r>
          </w:p>
        </w:tc>
        <w:tc>
          <w:tcPr>
            <w:tcW w:w="5572" w:type="dxa"/>
            <w:hideMark/>
          </w:tcPr>
          <w:p w14:paraId="1346A977" w14:textId="63B47810" w:rsidR="16DE2345" w:rsidRPr="00B601F6" w:rsidRDefault="1994AC3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670" w:author="Zachary Cappella" w:date="2023-10-23T16:03:00Z">
                  <w:rPr>
                    <w:rFonts w:ascii="Times New Roman" w:eastAsia="Candara" w:hAnsi="Times New Roman" w:cs="Times New Roman"/>
                  </w:rPr>
                </w:rPrChange>
              </w:rPr>
              <w:pPrChange w:id="67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672" w:author="Zachary Cappella" w:date="2023-10-23T16:03:00Z">
                  <w:rPr>
                    <w:rFonts w:ascii="Times New Roman" w:eastAsia="Candara" w:hAnsi="Times New Roman" w:cs="Times New Roman"/>
                  </w:rPr>
                </w:rPrChange>
              </w:rPr>
              <w:t>Amazon Web Services</w:t>
            </w:r>
          </w:p>
        </w:tc>
      </w:tr>
      <w:tr w:rsidR="2C88984E" w:rsidRPr="00B601F6" w14:paraId="4C08E689"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12292F81" w14:textId="77777777" w:rsidR="004F0851" w:rsidRPr="00B601F6" w:rsidRDefault="004F0851">
            <w:pPr>
              <w:spacing w:line="360" w:lineRule="auto"/>
              <w:rPr>
                <w:rFonts w:ascii="Times New Roman" w:eastAsia="Candara" w:hAnsi="Times New Roman" w:cs="Times New Roman"/>
                <w:sz w:val="18"/>
                <w:szCs w:val="18"/>
                <w:rPrChange w:id="673" w:author="Zachary Cappella" w:date="2023-10-23T16:03:00Z">
                  <w:rPr>
                    <w:rFonts w:ascii="Times New Roman" w:eastAsia="Candara" w:hAnsi="Times New Roman" w:cs="Times New Roman"/>
                  </w:rPr>
                </w:rPrChange>
              </w:rPr>
              <w:pPrChange w:id="674" w:author="Zachary Cappella" w:date="2023-10-09T13:10:00Z">
                <w:pPr/>
              </w:pPrChange>
            </w:pPr>
            <w:r w:rsidRPr="00B601F6">
              <w:rPr>
                <w:rFonts w:ascii="Times New Roman" w:eastAsia="Candara" w:hAnsi="Times New Roman" w:cs="Times New Roman"/>
                <w:sz w:val="18"/>
                <w:szCs w:val="18"/>
                <w:rPrChange w:id="675" w:author="Zachary Cappella" w:date="2023-10-23T16:03:00Z">
                  <w:rPr>
                    <w:rFonts w:ascii="Times New Roman" w:eastAsia="Candara" w:hAnsi="Times New Roman" w:cs="Times New Roman"/>
                  </w:rPr>
                </w:rPrChange>
              </w:rPr>
              <w:t>Azure</w:t>
            </w:r>
          </w:p>
        </w:tc>
        <w:tc>
          <w:tcPr>
            <w:tcW w:w="5572" w:type="dxa"/>
            <w:hideMark/>
          </w:tcPr>
          <w:p w14:paraId="3DF4DDA8"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676" w:author="Zachary Cappella" w:date="2023-10-23T16:03:00Z">
                  <w:rPr>
                    <w:rFonts w:ascii="Times New Roman" w:eastAsia="Candara" w:hAnsi="Times New Roman" w:cs="Times New Roman"/>
                  </w:rPr>
                </w:rPrChange>
              </w:rPr>
              <w:pPrChange w:id="677"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678" w:author="Zachary Cappella" w:date="2023-10-23T16:03:00Z">
                  <w:rPr>
                    <w:rFonts w:ascii="Times New Roman" w:eastAsia="Candara" w:hAnsi="Times New Roman" w:cs="Times New Roman"/>
                  </w:rPr>
                </w:rPrChange>
              </w:rPr>
              <w:t>Azure Web Services, a cloud provider of many services.</w:t>
            </w:r>
          </w:p>
        </w:tc>
      </w:tr>
      <w:tr w:rsidR="2C88984E" w:rsidRPr="00B601F6" w14:paraId="6CAFE0C6"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20F8AD18" w14:textId="77777777" w:rsidR="004F0851" w:rsidRPr="00B601F6" w:rsidRDefault="004F0851">
            <w:pPr>
              <w:spacing w:line="360" w:lineRule="auto"/>
              <w:rPr>
                <w:rFonts w:ascii="Times New Roman" w:eastAsia="Candara" w:hAnsi="Times New Roman" w:cs="Times New Roman"/>
                <w:sz w:val="18"/>
                <w:szCs w:val="18"/>
                <w:rPrChange w:id="679" w:author="Zachary Cappella" w:date="2023-10-23T16:03:00Z">
                  <w:rPr>
                    <w:rFonts w:ascii="Times New Roman" w:eastAsia="Candara" w:hAnsi="Times New Roman" w:cs="Times New Roman"/>
                  </w:rPr>
                </w:rPrChange>
              </w:rPr>
              <w:pPrChange w:id="680" w:author="Zachary Cappella" w:date="2023-10-09T13:10:00Z">
                <w:pPr/>
              </w:pPrChange>
            </w:pPr>
            <w:r w:rsidRPr="00B601F6">
              <w:rPr>
                <w:rFonts w:ascii="Times New Roman" w:eastAsia="Candara" w:hAnsi="Times New Roman" w:cs="Times New Roman"/>
                <w:sz w:val="18"/>
                <w:szCs w:val="18"/>
                <w:rPrChange w:id="681" w:author="Zachary Cappella" w:date="2023-10-23T16:03:00Z">
                  <w:rPr>
                    <w:rFonts w:ascii="Times New Roman" w:eastAsia="Candara" w:hAnsi="Times New Roman" w:cs="Times New Roman"/>
                  </w:rPr>
                </w:rPrChange>
              </w:rPr>
              <w:t>Deployment and Operations Guide</w:t>
            </w:r>
          </w:p>
        </w:tc>
        <w:tc>
          <w:tcPr>
            <w:tcW w:w="5572" w:type="dxa"/>
            <w:hideMark/>
          </w:tcPr>
          <w:p w14:paraId="47ECB585"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682" w:author="Zachary Cappella" w:date="2023-10-23T16:03:00Z">
                  <w:rPr>
                    <w:rFonts w:ascii="Times New Roman" w:eastAsia="Candara" w:hAnsi="Times New Roman" w:cs="Times New Roman"/>
                  </w:rPr>
                </w:rPrChange>
              </w:rPr>
              <w:pPrChange w:id="683"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684" w:author="Zachary Cappella" w:date="2023-10-23T16:03:00Z">
                  <w:rPr>
                    <w:rFonts w:ascii="Times New Roman" w:eastAsia="Candara" w:hAnsi="Times New Roman" w:cs="Times New Roman"/>
                  </w:rPr>
                </w:rPrChange>
              </w:rPr>
              <w:t>A document that explains how to deploy the program</w:t>
            </w:r>
          </w:p>
        </w:tc>
      </w:tr>
      <w:tr w:rsidR="2C88984E" w:rsidRPr="00B601F6" w14:paraId="1E67B11D"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76B5AF7F" w14:textId="77777777" w:rsidR="004F0851" w:rsidRPr="00B601F6" w:rsidRDefault="004F0851">
            <w:pPr>
              <w:spacing w:line="360" w:lineRule="auto"/>
              <w:rPr>
                <w:rFonts w:ascii="Times New Roman" w:eastAsia="Candara" w:hAnsi="Times New Roman" w:cs="Times New Roman"/>
                <w:sz w:val="18"/>
                <w:szCs w:val="18"/>
                <w:rPrChange w:id="685" w:author="Zachary Cappella" w:date="2023-10-23T16:03:00Z">
                  <w:rPr>
                    <w:rFonts w:ascii="Times New Roman" w:eastAsia="Candara" w:hAnsi="Times New Roman" w:cs="Times New Roman"/>
                  </w:rPr>
                </w:rPrChange>
              </w:rPr>
              <w:pPrChange w:id="686" w:author="Zachary Cappella" w:date="2023-10-09T13:10:00Z">
                <w:pPr/>
              </w:pPrChange>
            </w:pPr>
            <w:r w:rsidRPr="00B601F6">
              <w:rPr>
                <w:rFonts w:ascii="Times New Roman" w:eastAsia="Candara" w:hAnsi="Times New Roman" w:cs="Times New Roman"/>
                <w:sz w:val="18"/>
                <w:szCs w:val="18"/>
                <w:rPrChange w:id="687" w:author="Zachary Cappella" w:date="2023-10-23T16:03:00Z">
                  <w:rPr>
                    <w:rFonts w:ascii="Times New Roman" w:eastAsia="Candara" w:hAnsi="Times New Roman" w:cs="Times New Roman"/>
                  </w:rPr>
                </w:rPrChange>
              </w:rPr>
              <w:t xml:space="preserve">DevOps </w:t>
            </w:r>
          </w:p>
        </w:tc>
        <w:tc>
          <w:tcPr>
            <w:tcW w:w="5572" w:type="dxa"/>
            <w:hideMark/>
          </w:tcPr>
          <w:p w14:paraId="689E5202"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688" w:author="Zachary Cappella" w:date="2023-10-23T16:03:00Z">
                  <w:rPr>
                    <w:rFonts w:ascii="Times New Roman" w:eastAsia="Candara" w:hAnsi="Times New Roman" w:cs="Times New Roman"/>
                  </w:rPr>
                </w:rPrChange>
              </w:rPr>
              <w:pPrChange w:id="68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690" w:author="Zachary Cappella" w:date="2023-10-23T16:03:00Z">
                  <w:rPr>
                    <w:rFonts w:ascii="Times New Roman" w:eastAsia="Candara" w:hAnsi="Times New Roman" w:cs="Times New Roman"/>
                  </w:rPr>
                </w:rPrChange>
              </w:rPr>
              <w:t>Development and Operations</w:t>
            </w:r>
          </w:p>
        </w:tc>
      </w:tr>
      <w:tr w:rsidR="2C88984E" w:rsidRPr="00B601F6" w14:paraId="63EA4F16"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3FC265E0" w14:textId="77777777" w:rsidR="004F0851" w:rsidRPr="00B601F6" w:rsidRDefault="004F0851">
            <w:pPr>
              <w:spacing w:line="360" w:lineRule="auto"/>
              <w:rPr>
                <w:rFonts w:ascii="Times New Roman" w:eastAsia="Candara" w:hAnsi="Times New Roman" w:cs="Times New Roman"/>
                <w:sz w:val="18"/>
                <w:szCs w:val="18"/>
                <w:rPrChange w:id="691" w:author="Zachary Cappella" w:date="2023-10-23T16:03:00Z">
                  <w:rPr>
                    <w:rFonts w:ascii="Times New Roman" w:eastAsia="Candara" w:hAnsi="Times New Roman" w:cs="Times New Roman"/>
                  </w:rPr>
                </w:rPrChange>
              </w:rPr>
              <w:pPrChange w:id="692" w:author="Zachary Cappella" w:date="2023-10-09T13:10:00Z">
                <w:pPr/>
              </w:pPrChange>
            </w:pPr>
            <w:r w:rsidRPr="00B601F6">
              <w:rPr>
                <w:rFonts w:ascii="Times New Roman" w:eastAsia="Candara" w:hAnsi="Times New Roman" w:cs="Times New Roman"/>
                <w:sz w:val="18"/>
                <w:szCs w:val="18"/>
                <w:rPrChange w:id="693" w:author="Zachary Cappella" w:date="2023-10-23T16:03:00Z">
                  <w:rPr>
                    <w:rFonts w:ascii="Times New Roman" w:eastAsia="Candara" w:hAnsi="Times New Roman" w:cs="Times New Roman"/>
                  </w:rPr>
                </w:rPrChange>
              </w:rPr>
              <w:t xml:space="preserve">DOM </w:t>
            </w:r>
          </w:p>
        </w:tc>
        <w:tc>
          <w:tcPr>
            <w:tcW w:w="5572" w:type="dxa"/>
            <w:hideMark/>
          </w:tcPr>
          <w:p w14:paraId="1205BF9B"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694" w:author="Zachary Cappella" w:date="2023-10-23T16:03:00Z">
                  <w:rPr>
                    <w:rFonts w:ascii="Times New Roman" w:eastAsia="Candara" w:hAnsi="Times New Roman" w:cs="Times New Roman"/>
                  </w:rPr>
                </w:rPrChange>
              </w:rPr>
              <w:pPrChange w:id="695"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696" w:author="Zachary Cappella" w:date="2023-10-23T16:03:00Z">
                  <w:rPr>
                    <w:rFonts w:ascii="Times New Roman" w:eastAsia="Candara" w:hAnsi="Times New Roman" w:cs="Times New Roman"/>
                  </w:rPr>
                </w:rPrChange>
              </w:rPr>
              <w:t>Document Object Model</w:t>
            </w:r>
          </w:p>
        </w:tc>
      </w:tr>
      <w:tr w:rsidR="2C88984E" w:rsidRPr="00B601F6" w14:paraId="04098EF3"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2FDD0051" w14:textId="0366C795" w:rsidR="004F0851" w:rsidRPr="00B601F6" w:rsidRDefault="004F0851">
            <w:pPr>
              <w:spacing w:line="360" w:lineRule="auto"/>
              <w:rPr>
                <w:rFonts w:ascii="Times New Roman" w:eastAsia="Candara" w:hAnsi="Times New Roman" w:cs="Times New Roman"/>
                <w:sz w:val="18"/>
                <w:szCs w:val="18"/>
                <w:rPrChange w:id="697" w:author="Zachary Cappella" w:date="2023-10-23T16:03:00Z">
                  <w:rPr>
                    <w:rFonts w:ascii="Times New Roman" w:eastAsia="Candara" w:hAnsi="Times New Roman" w:cs="Times New Roman"/>
                  </w:rPr>
                </w:rPrChange>
              </w:rPr>
              <w:pPrChange w:id="698" w:author="Zachary Cappella" w:date="2023-10-09T13:10:00Z">
                <w:pPr/>
              </w:pPrChange>
            </w:pPr>
            <w:r w:rsidRPr="00B601F6">
              <w:rPr>
                <w:rFonts w:ascii="Times New Roman" w:eastAsia="Candara" w:hAnsi="Times New Roman" w:cs="Times New Roman"/>
                <w:sz w:val="18"/>
                <w:szCs w:val="18"/>
                <w:rPrChange w:id="699" w:author="Zachary Cappella" w:date="2023-10-23T16:03:00Z">
                  <w:rPr>
                    <w:rFonts w:ascii="Times New Roman" w:eastAsia="Candara" w:hAnsi="Times New Roman" w:cs="Times New Roman"/>
                  </w:rPr>
                </w:rPrChange>
              </w:rPr>
              <w:t>E</w:t>
            </w:r>
            <w:r w:rsidR="49196F24" w:rsidRPr="00B601F6">
              <w:rPr>
                <w:rFonts w:ascii="Times New Roman" w:eastAsia="Candara" w:hAnsi="Times New Roman" w:cs="Times New Roman"/>
                <w:sz w:val="18"/>
                <w:szCs w:val="18"/>
                <w:rPrChange w:id="700" w:author="Zachary Cappella" w:date="2023-10-23T16:03:00Z">
                  <w:rPr>
                    <w:rFonts w:ascii="Times New Roman" w:eastAsia="Candara" w:hAnsi="Times New Roman" w:cs="Times New Roman"/>
                  </w:rPr>
                </w:rPrChange>
              </w:rPr>
              <w:t>RD</w:t>
            </w:r>
          </w:p>
        </w:tc>
        <w:tc>
          <w:tcPr>
            <w:tcW w:w="5572" w:type="dxa"/>
            <w:hideMark/>
          </w:tcPr>
          <w:p w14:paraId="4695874B" w14:textId="29A5DC12"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701" w:author="Zachary Cappella" w:date="2023-10-23T16:03:00Z">
                  <w:rPr>
                    <w:rFonts w:ascii="Times New Roman" w:eastAsia="Candara" w:hAnsi="Times New Roman" w:cs="Times New Roman"/>
                  </w:rPr>
                </w:rPrChange>
              </w:rPr>
              <w:pPrChange w:id="702"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703" w:author="Zachary Cappella" w:date="2023-10-23T16:03:00Z">
                  <w:rPr>
                    <w:rFonts w:ascii="Times New Roman" w:eastAsia="Candara" w:hAnsi="Times New Roman" w:cs="Times New Roman"/>
                  </w:rPr>
                </w:rPrChange>
              </w:rPr>
              <w:t>En</w:t>
            </w:r>
            <w:r w:rsidR="69D937BC" w:rsidRPr="00B601F6">
              <w:rPr>
                <w:rFonts w:ascii="Times New Roman" w:eastAsia="Candara" w:hAnsi="Times New Roman" w:cs="Times New Roman"/>
                <w:sz w:val="18"/>
                <w:szCs w:val="18"/>
                <w:rPrChange w:id="704" w:author="Zachary Cappella" w:date="2023-10-23T16:03:00Z">
                  <w:rPr>
                    <w:rFonts w:ascii="Times New Roman" w:eastAsia="Candara" w:hAnsi="Times New Roman" w:cs="Times New Roman"/>
                  </w:rPr>
                </w:rPrChange>
              </w:rPr>
              <w:t>tity Relationship Diagram</w:t>
            </w:r>
          </w:p>
        </w:tc>
      </w:tr>
      <w:tr w:rsidR="3C477F3B" w:rsidRPr="00B601F6" w14:paraId="05D70826" w14:textId="77777777" w:rsidTr="35060863">
        <w:trPr>
          <w:trHeight w:val="613"/>
        </w:trPr>
        <w:tc>
          <w:tcPr>
            <w:cnfStyle w:val="001000000000" w:firstRow="0" w:lastRow="0" w:firstColumn="1" w:lastColumn="0" w:oddVBand="0" w:evenVBand="0" w:oddHBand="0" w:evenHBand="0" w:firstRowFirstColumn="0" w:firstRowLastColumn="0" w:lastRowFirstColumn="0" w:lastRowLastColumn="0"/>
            <w:tcW w:w="3934" w:type="dxa"/>
            <w:noWrap/>
            <w:hideMark/>
          </w:tcPr>
          <w:p w14:paraId="7D1C7AFD" w14:textId="77777777" w:rsidR="7A20C45F" w:rsidRPr="00B601F6" w:rsidRDefault="7A20C45F">
            <w:pPr>
              <w:spacing w:line="360" w:lineRule="auto"/>
              <w:rPr>
                <w:rFonts w:ascii="Times New Roman" w:eastAsia="Candara" w:hAnsi="Times New Roman" w:cs="Times New Roman"/>
                <w:sz w:val="18"/>
                <w:szCs w:val="18"/>
                <w:rPrChange w:id="705" w:author="Zachary Cappella" w:date="2023-10-23T16:03:00Z">
                  <w:rPr>
                    <w:rFonts w:ascii="Times New Roman" w:eastAsia="Candara" w:hAnsi="Times New Roman" w:cs="Times New Roman"/>
                  </w:rPr>
                </w:rPrChange>
              </w:rPr>
              <w:pPrChange w:id="706" w:author="Zachary Cappella" w:date="2023-10-09T13:10:00Z">
                <w:pPr/>
              </w:pPrChange>
            </w:pPr>
            <w:r w:rsidRPr="00B601F6">
              <w:rPr>
                <w:rFonts w:ascii="Times New Roman" w:eastAsia="Candara" w:hAnsi="Times New Roman" w:cs="Times New Roman"/>
                <w:sz w:val="18"/>
                <w:szCs w:val="18"/>
                <w:rPrChange w:id="707" w:author="Zachary Cappella" w:date="2023-10-23T16:03:00Z">
                  <w:rPr>
                    <w:rFonts w:ascii="Times New Roman" w:eastAsia="Candara" w:hAnsi="Times New Roman" w:cs="Times New Roman"/>
                  </w:rPr>
                </w:rPrChange>
              </w:rPr>
              <w:t xml:space="preserve">EULA </w:t>
            </w:r>
          </w:p>
        </w:tc>
        <w:tc>
          <w:tcPr>
            <w:tcW w:w="5572" w:type="dxa"/>
            <w:hideMark/>
          </w:tcPr>
          <w:p w14:paraId="769B5B70" w14:textId="77777777" w:rsidR="7A20C45F" w:rsidRPr="00B601F6" w:rsidRDefault="7A20C45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708" w:author="Zachary Cappella" w:date="2023-10-23T16:03:00Z">
                  <w:rPr>
                    <w:rFonts w:ascii="Times New Roman" w:eastAsia="Candara" w:hAnsi="Times New Roman" w:cs="Times New Roman"/>
                  </w:rPr>
                </w:rPrChange>
              </w:rPr>
              <w:pPrChange w:id="709"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710" w:author="Zachary Cappella" w:date="2023-10-23T16:03:00Z">
                  <w:rPr>
                    <w:rFonts w:ascii="Times New Roman" w:eastAsia="Candara" w:hAnsi="Times New Roman" w:cs="Times New Roman"/>
                  </w:rPr>
                </w:rPrChange>
              </w:rPr>
              <w:t>End User License Agreement</w:t>
            </w:r>
          </w:p>
        </w:tc>
      </w:tr>
      <w:tr w:rsidR="2C88984E" w:rsidRPr="00B601F6" w14:paraId="022E9152" w14:textId="77777777" w:rsidTr="35060863">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3934" w:type="dxa"/>
            <w:noWrap/>
            <w:hideMark/>
          </w:tcPr>
          <w:p w14:paraId="78BBB295" w14:textId="77777777" w:rsidR="004F0851" w:rsidRPr="00B601F6" w:rsidRDefault="004F0851">
            <w:pPr>
              <w:spacing w:line="360" w:lineRule="auto"/>
              <w:rPr>
                <w:rFonts w:ascii="Times New Roman" w:eastAsia="Candara" w:hAnsi="Times New Roman" w:cs="Times New Roman"/>
                <w:sz w:val="18"/>
                <w:szCs w:val="18"/>
                <w:rPrChange w:id="711" w:author="Zachary Cappella" w:date="2023-10-23T16:03:00Z">
                  <w:rPr>
                    <w:rFonts w:ascii="Times New Roman" w:eastAsia="Candara" w:hAnsi="Times New Roman" w:cs="Times New Roman"/>
                  </w:rPr>
                </w:rPrChange>
              </w:rPr>
              <w:pPrChange w:id="712" w:author="Zachary Cappella" w:date="2023-10-09T13:10:00Z">
                <w:pPr/>
              </w:pPrChange>
            </w:pPr>
            <w:r w:rsidRPr="00B601F6">
              <w:rPr>
                <w:rFonts w:ascii="Times New Roman" w:eastAsia="Candara" w:hAnsi="Times New Roman" w:cs="Times New Roman"/>
                <w:sz w:val="18"/>
                <w:szCs w:val="18"/>
                <w:rPrChange w:id="713" w:author="Zachary Cappella" w:date="2023-10-23T16:03:00Z">
                  <w:rPr>
                    <w:rFonts w:ascii="Times New Roman" w:eastAsia="Candara" w:hAnsi="Times New Roman" w:cs="Times New Roman"/>
                  </w:rPr>
                </w:rPrChange>
              </w:rPr>
              <w:t xml:space="preserve">Flutter </w:t>
            </w:r>
          </w:p>
        </w:tc>
        <w:tc>
          <w:tcPr>
            <w:tcW w:w="5572" w:type="dxa"/>
            <w:hideMark/>
          </w:tcPr>
          <w:p w14:paraId="4F2B4850"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714" w:author="Zachary Cappella" w:date="2023-10-23T16:03:00Z">
                  <w:rPr>
                    <w:rFonts w:ascii="Times New Roman" w:eastAsia="Candara" w:hAnsi="Times New Roman" w:cs="Times New Roman"/>
                  </w:rPr>
                </w:rPrChange>
              </w:rPr>
              <w:pPrChange w:id="715"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716" w:author="Zachary Cappella" w:date="2023-10-23T16:03:00Z">
                  <w:rPr>
                    <w:rFonts w:ascii="Times New Roman" w:eastAsia="Candara" w:hAnsi="Times New Roman" w:cs="Times New Roman"/>
                  </w:rPr>
                </w:rPrChange>
              </w:rPr>
              <w:t>A software framework for developing cross-platform mobile applications</w:t>
            </w:r>
          </w:p>
        </w:tc>
      </w:tr>
      <w:tr w:rsidR="2C88984E" w:rsidRPr="00B601F6" w14:paraId="10DCF135"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47477691" w14:textId="77777777" w:rsidR="004F0851" w:rsidRPr="00B601F6" w:rsidRDefault="004F0851">
            <w:pPr>
              <w:spacing w:line="360" w:lineRule="auto"/>
              <w:rPr>
                <w:rFonts w:ascii="Times New Roman" w:eastAsia="Candara" w:hAnsi="Times New Roman" w:cs="Times New Roman"/>
                <w:sz w:val="18"/>
                <w:szCs w:val="18"/>
                <w:rPrChange w:id="717" w:author="Zachary Cappella" w:date="2023-10-23T16:03:00Z">
                  <w:rPr>
                    <w:rFonts w:ascii="Times New Roman" w:eastAsia="Candara" w:hAnsi="Times New Roman" w:cs="Times New Roman"/>
                  </w:rPr>
                </w:rPrChange>
              </w:rPr>
              <w:pPrChange w:id="718" w:author="Zachary Cappella" w:date="2023-10-09T13:10:00Z">
                <w:pPr/>
              </w:pPrChange>
            </w:pPr>
            <w:r w:rsidRPr="00B601F6">
              <w:rPr>
                <w:rFonts w:ascii="Times New Roman" w:eastAsia="Candara" w:hAnsi="Times New Roman" w:cs="Times New Roman"/>
                <w:sz w:val="18"/>
                <w:szCs w:val="18"/>
                <w:rPrChange w:id="719" w:author="Zachary Cappella" w:date="2023-10-23T16:03:00Z">
                  <w:rPr>
                    <w:rFonts w:ascii="Times New Roman" w:eastAsia="Candara" w:hAnsi="Times New Roman" w:cs="Times New Roman"/>
                  </w:rPr>
                </w:rPrChange>
              </w:rPr>
              <w:t>HTTP</w:t>
            </w:r>
          </w:p>
        </w:tc>
        <w:tc>
          <w:tcPr>
            <w:tcW w:w="5572" w:type="dxa"/>
            <w:hideMark/>
          </w:tcPr>
          <w:p w14:paraId="1565AB8D" w14:textId="51B7B83B"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720" w:author="Zachary Cappella" w:date="2023-10-23T16:03:00Z">
                  <w:rPr>
                    <w:rFonts w:ascii="Times New Roman" w:eastAsia="Candara" w:hAnsi="Times New Roman" w:cs="Times New Roman"/>
                  </w:rPr>
                </w:rPrChange>
              </w:rPr>
              <w:pPrChange w:id="72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722" w:author="Zachary Cappella" w:date="2023-10-23T16:03:00Z">
                  <w:rPr>
                    <w:rFonts w:ascii="Times New Roman" w:eastAsia="Candara" w:hAnsi="Times New Roman" w:cs="Times New Roman"/>
                  </w:rPr>
                </w:rPrChange>
              </w:rPr>
              <w:t>Hypertext Transfer Protocol</w:t>
            </w:r>
          </w:p>
        </w:tc>
      </w:tr>
      <w:tr w:rsidR="2C88984E" w:rsidRPr="00B601F6" w14:paraId="70C34F2F"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073712C4" w14:textId="41753026" w:rsidR="004F0851" w:rsidRPr="00B601F6" w:rsidRDefault="004F0851">
            <w:pPr>
              <w:spacing w:line="360" w:lineRule="auto"/>
              <w:rPr>
                <w:rFonts w:ascii="Times New Roman" w:eastAsia="Candara" w:hAnsi="Times New Roman" w:cs="Times New Roman"/>
                <w:sz w:val="18"/>
                <w:szCs w:val="18"/>
                <w:rPrChange w:id="723" w:author="Zachary Cappella" w:date="2023-10-23T16:03:00Z">
                  <w:rPr>
                    <w:rFonts w:ascii="Times New Roman" w:eastAsia="Candara" w:hAnsi="Times New Roman" w:cs="Times New Roman"/>
                  </w:rPr>
                </w:rPrChange>
              </w:rPr>
              <w:pPrChange w:id="724" w:author="Zachary Cappella" w:date="2023-10-09T13:10:00Z">
                <w:pPr/>
              </w:pPrChange>
            </w:pPr>
            <w:r w:rsidRPr="00B601F6">
              <w:rPr>
                <w:rFonts w:ascii="Times New Roman" w:eastAsia="Candara" w:hAnsi="Times New Roman" w:cs="Times New Roman"/>
                <w:sz w:val="18"/>
                <w:szCs w:val="18"/>
                <w:rPrChange w:id="725" w:author="Zachary Cappella" w:date="2023-10-23T16:03:00Z">
                  <w:rPr>
                    <w:rFonts w:ascii="Times New Roman" w:eastAsia="Candara" w:hAnsi="Times New Roman" w:cs="Times New Roman"/>
                  </w:rPr>
                </w:rPrChange>
              </w:rPr>
              <w:t>HTTP</w:t>
            </w:r>
            <w:r w:rsidR="00F65DCD" w:rsidRPr="00B601F6">
              <w:rPr>
                <w:rFonts w:ascii="Times New Roman" w:eastAsia="Candara" w:hAnsi="Times New Roman" w:cs="Times New Roman"/>
                <w:sz w:val="18"/>
                <w:szCs w:val="18"/>
                <w:rPrChange w:id="726" w:author="Zachary Cappella" w:date="2023-10-23T16:03:00Z">
                  <w:rPr>
                    <w:rFonts w:ascii="Times New Roman" w:eastAsia="Candara" w:hAnsi="Times New Roman" w:cs="Times New Roman"/>
                  </w:rPr>
                </w:rPrChange>
              </w:rPr>
              <w:t>S</w:t>
            </w:r>
          </w:p>
        </w:tc>
        <w:tc>
          <w:tcPr>
            <w:tcW w:w="5572" w:type="dxa"/>
            <w:hideMark/>
          </w:tcPr>
          <w:p w14:paraId="445D6AC8" w14:textId="21E0BF52"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727" w:author="Zachary Cappella" w:date="2023-10-23T16:03:00Z">
                  <w:rPr>
                    <w:rFonts w:ascii="Times New Roman" w:eastAsia="Candara" w:hAnsi="Times New Roman" w:cs="Times New Roman"/>
                  </w:rPr>
                </w:rPrChange>
              </w:rPr>
              <w:pPrChange w:id="728"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729" w:author="Zachary Cappella" w:date="2023-10-23T16:03:00Z">
                  <w:rPr>
                    <w:rFonts w:ascii="Times New Roman" w:eastAsia="Candara" w:hAnsi="Times New Roman" w:cs="Times New Roman"/>
                  </w:rPr>
                </w:rPrChange>
              </w:rPr>
              <w:t>Hypertext Transfer Protocol</w:t>
            </w:r>
            <w:r w:rsidR="00E72318" w:rsidRPr="00B601F6">
              <w:rPr>
                <w:rFonts w:ascii="Times New Roman" w:eastAsia="Candara" w:hAnsi="Times New Roman" w:cs="Times New Roman"/>
                <w:sz w:val="18"/>
                <w:szCs w:val="18"/>
                <w:rPrChange w:id="730" w:author="Zachary Cappella" w:date="2023-10-23T16:03:00Z">
                  <w:rPr>
                    <w:rFonts w:ascii="Times New Roman" w:eastAsia="Candara" w:hAnsi="Times New Roman" w:cs="Times New Roman"/>
                  </w:rPr>
                </w:rPrChange>
              </w:rPr>
              <w:t xml:space="preserve"> Secure</w:t>
            </w:r>
          </w:p>
        </w:tc>
      </w:tr>
      <w:tr w:rsidR="2C88984E" w:rsidRPr="00B601F6" w14:paraId="133CC266"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1C5456F6" w14:textId="77777777" w:rsidR="004F0851" w:rsidRPr="00B601F6" w:rsidRDefault="004F0851">
            <w:pPr>
              <w:spacing w:line="360" w:lineRule="auto"/>
              <w:rPr>
                <w:rFonts w:ascii="Times New Roman" w:eastAsia="Candara" w:hAnsi="Times New Roman" w:cs="Times New Roman"/>
                <w:sz w:val="18"/>
                <w:szCs w:val="18"/>
                <w:rPrChange w:id="731" w:author="Zachary Cappella" w:date="2023-10-23T16:03:00Z">
                  <w:rPr>
                    <w:rFonts w:ascii="Times New Roman" w:eastAsia="Candara" w:hAnsi="Times New Roman" w:cs="Times New Roman"/>
                  </w:rPr>
                </w:rPrChange>
              </w:rPr>
              <w:pPrChange w:id="732" w:author="Zachary Cappella" w:date="2023-10-09T13:10:00Z">
                <w:pPr/>
              </w:pPrChange>
            </w:pPr>
            <w:r w:rsidRPr="00B601F6">
              <w:rPr>
                <w:rFonts w:ascii="Times New Roman" w:eastAsia="Candara" w:hAnsi="Times New Roman" w:cs="Times New Roman"/>
                <w:sz w:val="18"/>
                <w:szCs w:val="18"/>
                <w:rPrChange w:id="733" w:author="Zachary Cappella" w:date="2023-10-23T16:03:00Z">
                  <w:rPr>
                    <w:rFonts w:ascii="Times New Roman" w:eastAsia="Candara" w:hAnsi="Times New Roman" w:cs="Times New Roman"/>
                  </w:rPr>
                </w:rPrChange>
              </w:rPr>
              <w:t xml:space="preserve">iOS </w:t>
            </w:r>
          </w:p>
        </w:tc>
        <w:tc>
          <w:tcPr>
            <w:tcW w:w="5572" w:type="dxa"/>
            <w:hideMark/>
          </w:tcPr>
          <w:p w14:paraId="1FF5BA95"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734" w:author="Zachary Cappella" w:date="2023-10-23T16:03:00Z">
                  <w:rPr>
                    <w:rFonts w:ascii="Times New Roman" w:eastAsia="Candara" w:hAnsi="Times New Roman" w:cs="Times New Roman"/>
                  </w:rPr>
                </w:rPrChange>
              </w:rPr>
              <w:pPrChange w:id="735"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736" w:author="Zachary Cappella" w:date="2023-10-23T16:03:00Z">
                  <w:rPr>
                    <w:rFonts w:ascii="Times New Roman" w:eastAsia="Candara" w:hAnsi="Times New Roman" w:cs="Times New Roman"/>
                  </w:rPr>
                </w:rPrChange>
              </w:rPr>
              <w:t>iPhone Operating System</w:t>
            </w:r>
          </w:p>
        </w:tc>
      </w:tr>
      <w:tr w:rsidR="2C88984E" w:rsidRPr="00B601F6" w14:paraId="775FECD2"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00678508" w14:textId="77777777" w:rsidR="004F0851" w:rsidRPr="00B601F6" w:rsidRDefault="004F0851">
            <w:pPr>
              <w:spacing w:line="360" w:lineRule="auto"/>
              <w:rPr>
                <w:rFonts w:ascii="Times New Roman" w:eastAsia="Candara" w:hAnsi="Times New Roman" w:cs="Times New Roman"/>
                <w:sz w:val="18"/>
                <w:szCs w:val="18"/>
                <w:rPrChange w:id="737" w:author="Zachary Cappella" w:date="2023-10-23T16:03:00Z">
                  <w:rPr>
                    <w:rFonts w:ascii="Times New Roman" w:eastAsia="Candara" w:hAnsi="Times New Roman" w:cs="Times New Roman"/>
                  </w:rPr>
                </w:rPrChange>
              </w:rPr>
              <w:pPrChange w:id="738" w:author="Zachary Cappella" w:date="2023-10-09T13:10:00Z">
                <w:pPr/>
              </w:pPrChange>
            </w:pPr>
            <w:r w:rsidRPr="00B601F6">
              <w:rPr>
                <w:rFonts w:ascii="Times New Roman" w:eastAsia="Candara" w:hAnsi="Times New Roman" w:cs="Times New Roman"/>
                <w:sz w:val="18"/>
                <w:szCs w:val="18"/>
                <w:rPrChange w:id="739" w:author="Zachary Cappella" w:date="2023-10-23T16:03:00Z">
                  <w:rPr>
                    <w:rFonts w:ascii="Times New Roman" w:eastAsia="Candara" w:hAnsi="Times New Roman" w:cs="Times New Roman"/>
                  </w:rPr>
                </w:rPrChange>
              </w:rPr>
              <w:t>JSON</w:t>
            </w:r>
          </w:p>
        </w:tc>
        <w:tc>
          <w:tcPr>
            <w:tcW w:w="5572" w:type="dxa"/>
            <w:hideMark/>
          </w:tcPr>
          <w:p w14:paraId="227E0DE8"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740" w:author="Zachary Cappella" w:date="2023-10-23T16:03:00Z">
                  <w:rPr>
                    <w:rFonts w:ascii="Times New Roman" w:eastAsia="Candara" w:hAnsi="Times New Roman" w:cs="Times New Roman"/>
                  </w:rPr>
                </w:rPrChange>
              </w:rPr>
              <w:pPrChange w:id="741"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742" w:author="Zachary Cappella" w:date="2023-10-23T16:03:00Z">
                  <w:rPr>
                    <w:rFonts w:ascii="Times New Roman" w:eastAsia="Candara" w:hAnsi="Times New Roman" w:cs="Times New Roman"/>
                  </w:rPr>
                </w:rPrChange>
              </w:rPr>
              <w:t>JavaScript Object Notation</w:t>
            </w:r>
          </w:p>
        </w:tc>
      </w:tr>
      <w:tr w:rsidR="2C88984E" w:rsidRPr="00B601F6" w14:paraId="12628932" w14:textId="77777777" w:rsidTr="35060863">
        <w:trPr>
          <w:trHeight w:val="613"/>
        </w:trPr>
        <w:tc>
          <w:tcPr>
            <w:cnfStyle w:val="001000000000" w:firstRow="0" w:lastRow="0" w:firstColumn="1" w:lastColumn="0" w:oddVBand="0" w:evenVBand="0" w:oddHBand="0" w:evenHBand="0" w:firstRowFirstColumn="0" w:firstRowLastColumn="0" w:lastRowFirstColumn="0" w:lastRowLastColumn="0"/>
            <w:tcW w:w="3934" w:type="dxa"/>
            <w:noWrap/>
            <w:hideMark/>
          </w:tcPr>
          <w:p w14:paraId="137F16CB" w14:textId="77777777" w:rsidR="004F0851" w:rsidRPr="00B601F6" w:rsidRDefault="004F0851">
            <w:pPr>
              <w:spacing w:line="360" w:lineRule="auto"/>
              <w:rPr>
                <w:rFonts w:ascii="Times New Roman" w:eastAsia="Candara" w:hAnsi="Times New Roman" w:cs="Times New Roman"/>
                <w:sz w:val="18"/>
                <w:szCs w:val="18"/>
                <w:rPrChange w:id="743" w:author="Zachary Cappella" w:date="2023-10-23T16:03:00Z">
                  <w:rPr>
                    <w:rFonts w:ascii="Times New Roman" w:eastAsia="Candara" w:hAnsi="Times New Roman" w:cs="Times New Roman"/>
                  </w:rPr>
                </w:rPrChange>
              </w:rPr>
              <w:pPrChange w:id="744" w:author="Zachary Cappella" w:date="2023-10-09T13:10:00Z">
                <w:pPr/>
              </w:pPrChange>
            </w:pPr>
            <w:r w:rsidRPr="00B601F6">
              <w:rPr>
                <w:rFonts w:ascii="Times New Roman" w:eastAsia="Candara" w:hAnsi="Times New Roman" w:cs="Times New Roman"/>
                <w:sz w:val="18"/>
                <w:szCs w:val="18"/>
                <w:rPrChange w:id="745" w:author="Zachary Cappella" w:date="2023-10-23T16:03:00Z">
                  <w:rPr>
                    <w:rFonts w:ascii="Times New Roman" w:eastAsia="Candara" w:hAnsi="Times New Roman" w:cs="Times New Roman"/>
                  </w:rPr>
                </w:rPrChange>
              </w:rPr>
              <w:t xml:space="preserve">Mobile Device </w:t>
            </w:r>
          </w:p>
        </w:tc>
        <w:tc>
          <w:tcPr>
            <w:tcW w:w="5572" w:type="dxa"/>
            <w:hideMark/>
          </w:tcPr>
          <w:p w14:paraId="5C390A58"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746" w:author="Zachary Cappella" w:date="2023-10-23T16:03:00Z">
                  <w:rPr>
                    <w:rFonts w:ascii="Times New Roman" w:eastAsia="Candara" w:hAnsi="Times New Roman" w:cs="Times New Roman"/>
                  </w:rPr>
                </w:rPrChange>
              </w:rPr>
              <w:pPrChange w:id="747"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748" w:author="Zachary Cappella" w:date="2023-10-23T16:03:00Z">
                  <w:rPr>
                    <w:rFonts w:ascii="Times New Roman" w:eastAsia="Candara" w:hAnsi="Times New Roman" w:cs="Times New Roman"/>
                  </w:rPr>
                </w:rPrChange>
              </w:rPr>
              <w:t>A smart phone, tablet, or some other portable computer with either the iOS or Android operating system</w:t>
            </w:r>
          </w:p>
        </w:tc>
      </w:tr>
      <w:tr w:rsidR="2C88984E" w:rsidRPr="00B601F6" w14:paraId="620B752D"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4B93A835" w14:textId="77777777" w:rsidR="004F0851" w:rsidRPr="00B601F6" w:rsidRDefault="004F0851">
            <w:pPr>
              <w:spacing w:line="360" w:lineRule="auto"/>
              <w:rPr>
                <w:rFonts w:ascii="Times New Roman" w:eastAsia="Candara" w:hAnsi="Times New Roman" w:cs="Times New Roman"/>
                <w:sz w:val="18"/>
                <w:szCs w:val="18"/>
                <w:rPrChange w:id="749" w:author="Zachary Cappella" w:date="2023-10-23T16:03:00Z">
                  <w:rPr>
                    <w:rFonts w:ascii="Times New Roman" w:eastAsia="Candara" w:hAnsi="Times New Roman" w:cs="Times New Roman"/>
                  </w:rPr>
                </w:rPrChange>
              </w:rPr>
              <w:pPrChange w:id="750" w:author="Zachary Cappella" w:date="2023-10-09T13:10:00Z">
                <w:pPr/>
              </w:pPrChange>
            </w:pPr>
            <w:r w:rsidRPr="00B601F6">
              <w:rPr>
                <w:rFonts w:ascii="Times New Roman" w:eastAsia="Candara" w:hAnsi="Times New Roman" w:cs="Times New Roman"/>
                <w:sz w:val="18"/>
                <w:szCs w:val="18"/>
                <w:rPrChange w:id="751" w:author="Zachary Cappella" w:date="2023-10-23T16:03:00Z">
                  <w:rPr>
                    <w:rFonts w:ascii="Times New Roman" w:eastAsia="Candara" w:hAnsi="Times New Roman" w:cs="Times New Roman"/>
                  </w:rPr>
                </w:rPrChange>
              </w:rPr>
              <w:t xml:space="preserve">NPM </w:t>
            </w:r>
          </w:p>
        </w:tc>
        <w:tc>
          <w:tcPr>
            <w:tcW w:w="5572" w:type="dxa"/>
            <w:hideMark/>
          </w:tcPr>
          <w:p w14:paraId="3BC64C56"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752" w:author="Zachary Cappella" w:date="2023-10-23T16:03:00Z">
                  <w:rPr>
                    <w:rFonts w:ascii="Times New Roman" w:eastAsia="Candara" w:hAnsi="Times New Roman" w:cs="Times New Roman"/>
                  </w:rPr>
                </w:rPrChange>
              </w:rPr>
              <w:pPrChange w:id="753"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754" w:author="Zachary Cappella" w:date="2023-10-23T16:03:00Z">
                  <w:rPr>
                    <w:rFonts w:ascii="Times New Roman" w:eastAsia="Candara" w:hAnsi="Times New Roman" w:cs="Times New Roman"/>
                  </w:rPr>
                </w:rPrChange>
              </w:rPr>
              <w:t>Node Package Manager</w:t>
            </w:r>
          </w:p>
        </w:tc>
      </w:tr>
      <w:tr w:rsidR="2C88984E" w:rsidRPr="00B601F6" w14:paraId="1BBA273B"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51CD64C7" w14:textId="77777777" w:rsidR="004F0851" w:rsidRPr="00B601F6" w:rsidRDefault="004F0851">
            <w:pPr>
              <w:spacing w:line="360" w:lineRule="auto"/>
              <w:rPr>
                <w:rFonts w:ascii="Times New Roman" w:eastAsia="Candara" w:hAnsi="Times New Roman" w:cs="Times New Roman"/>
                <w:sz w:val="18"/>
                <w:szCs w:val="18"/>
                <w:rPrChange w:id="755" w:author="Zachary Cappella" w:date="2023-10-23T16:03:00Z">
                  <w:rPr>
                    <w:rFonts w:ascii="Times New Roman" w:eastAsia="Candara" w:hAnsi="Times New Roman" w:cs="Times New Roman"/>
                  </w:rPr>
                </w:rPrChange>
              </w:rPr>
              <w:pPrChange w:id="756" w:author="Zachary Cappella" w:date="2023-10-09T13:10:00Z">
                <w:pPr/>
              </w:pPrChange>
            </w:pPr>
            <w:r w:rsidRPr="00B601F6">
              <w:rPr>
                <w:rFonts w:ascii="Times New Roman" w:eastAsia="Candara" w:hAnsi="Times New Roman" w:cs="Times New Roman"/>
                <w:sz w:val="18"/>
                <w:szCs w:val="18"/>
                <w:rPrChange w:id="757" w:author="Zachary Cappella" w:date="2023-10-23T16:03:00Z">
                  <w:rPr>
                    <w:rFonts w:ascii="Times New Roman" w:eastAsia="Candara" w:hAnsi="Times New Roman" w:cs="Times New Roman"/>
                  </w:rPr>
                </w:rPrChange>
              </w:rPr>
              <w:t xml:space="preserve">OO </w:t>
            </w:r>
          </w:p>
        </w:tc>
        <w:tc>
          <w:tcPr>
            <w:tcW w:w="5572" w:type="dxa"/>
            <w:hideMark/>
          </w:tcPr>
          <w:p w14:paraId="370FC450"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758" w:author="Zachary Cappella" w:date="2023-10-23T16:03:00Z">
                  <w:rPr>
                    <w:rFonts w:ascii="Times New Roman" w:eastAsia="Candara" w:hAnsi="Times New Roman" w:cs="Times New Roman"/>
                  </w:rPr>
                </w:rPrChange>
              </w:rPr>
              <w:pPrChange w:id="759"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760" w:author="Zachary Cappella" w:date="2023-10-23T16:03:00Z">
                  <w:rPr>
                    <w:rFonts w:ascii="Times New Roman" w:eastAsia="Candara" w:hAnsi="Times New Roman" w:cs="Times New Roman"/>
                  </w:rPr>
                </w:rPrChange>
              </w:rPr>
              <w:t>Object Oriented</w:t>
            </w:r>
          </w:p>
        </w:tc>
      </w:tr>
      <w:tr w:rsidR="2C88984E" w:rsidRPr="00B601F6" w14:paraId="4B85C5FB"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615003F2" w14:textId="77777777" w:rsidR="004F0851" w:rsidRPr="00B601F6" w:rsidRDefault="004F0851">
            <w:pPr>
              <w:spacing w:line="360" w:lineRule="auto"/>
              <w:rPr>
                <w:rFonts w:ascii="Times New Roman" w:eastAsia="Candara" w:hAnsi="Times New Roman" w:cs="Times New Roman"/>
                <w:sz w:val="18"/>
                <w:szCs w:val="18"/>
                <w:rPrChange w:id="761" w:author="Zachary Cappella" w:date="2023-10-23T16:03:00Z">
                  <w:rPr>
                    <w:rFonts w:ascii="Times New Roman" w:eastAsia="Candara" w:hAnsi="Times New Roman" w:cs="Times New Roman"/>
                  </w:rPr>
                </w:rPrChange>
              </w:rPr>
              <w:pPrChange w:id="762" w:author="Zachary Cappella" w:date="2023-10-09T13:10:00Z">
                <w:pPr/>
              </w:pPrChange>
            </w:pPr>
            <w:r w:rsidRPr="00B601F6">
              <w:rPr>
                <w:rFonts w:ascii="Times New Roman" w:eastAsia="Candara" w:hAnsi="Times New Roman" w:cs="Times New Roman"/>
                <w:sz w:val="18"/>
                <w:szCs w:val="18"/>
                <w:rPrChange w:id="763" w:author="Zachary Cappella" w:date="2023-10-23T16:03:00Z">
                  <w:rPr>
                    <w:rFonts w:ascii="Times New Roman" w:eastAsia="Candara" w:hAnsi="Times New Roman" w:cs="Times New Roman"/>
                  </w:rPr>
                </w:rPrChange>
              </w:rPr>
              <w:t xml:space="preserve">PG </w:t>
            </w:r>
          </w:p>
        </w:tc>
        <w:tc>
          <w:tcPr>
            <w:tcW w:w="5572" w:type="dxa"/>
            <w:hideMark/>
          </w:tcPr>
          <w:p w14:paraId="77DB02D2"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764" w:author="Zachary Cappella" w:date="2023-10-23T16:03:00Z">
                  <w:rPr>
                    <w:rFonts w:ascii="Times New Roman" w:eastAsia="Candara" w:hAnsi="Times New Roman" w:cs="Times New Roman"/>
                  </w:rPr>
                </w:rPrChange>
              </w:rPr>
              <w:pPrChange w:id="765"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766" w:author="Zachary Cappella" w:date="2023-10-23T16:03:00Z">
                  <w:rPr>
                    <w:rFonts w:ascii="Times New Roman" w:eastAsia="Candara" w:hAnsi="Times New Roman" w:cs="Times New Roman"/>
                  </w:rPr>
                </w:rPrChange>
              </w:rPr>
              <w:t>Programmer’s Guide</w:t>
            </w:r>
          </w:p>
        </w:tc>
      </w:tr>
      <w:tr w:rsidR="2C88984E" w:rsidRPr="00B601F6" w14:paraId="2A9C01FE"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0FE745BC" w14:textId="77777777" w:rsidR="004F0851" w:rsidRPr="00B601F6" w:rsidRDefault="004F0851">
            <w:pPr>
              <w:spacing w:line="360" w:lineRule="auto"/>
              <w:rPr>
                <w:rFonts w:ascii="Times New Roman" w:eastAsia="Candara" w:hAnsi="Times New Roman" w:cs="Times New Roman"/>
                <w:sz w:val="18"/>
                <w:szCs w:val="18"/>
                <w:rPrChange w:id="767" w:author="Zachary Cappella" w:date="2023-10-23T16:03:00Z">
                  <w:rPr>
                    <w:rFonts w:ascii="Times New Roman" w:eastAsia="Candara" w:hAnsi="Times New Roman" w:cs="Times New Roman"/>
                  </w:rPr>
                </w:rPrChange>
              </w:rPr>
              <w:pPrChange w:id="768" w:author="Zachary Cappella" w:date="2023-10-09T13:10:00Z">
                <w:pPr/>
              </w:pPrChange>
            </w:pPr>
            <w:r w:rsidRPr="00B601F6">
              <w:rPr>
                <w:rFonts w:ascii="Times New Roman" w:eastAsia="Candara" w:hAnsi="Times New Roman" w:cs="Times New Roman"/>
                <w:sz w:val="18"/>
                <w:szCs w:val="18"/>
                <w:rPrChange w:id="769" w:author="Zachary Cappella" w:date="2023-10-23T16:03:00Z">
                  <w:rPr>
                    <w:rFonts w:ascii="Times New Roman" w:eastAsia="Candara" w:hAnsi="Times New Roman" w:cs="Times New Roman"/>
                  </w:rPr>
                </w:rPrChange>
              </w:rPr>
              <w:t xml:space="preserve">PMP </w:t>
            </w:r>
          </w:p>
        </w:tc>
        <w:tc>
          <w:tcPr>
            <w:tcW w:w="5572" w:type="dxa"/>
            <w:hideMark/>
          </w:tcPr>
          <w:p w14:paraId="4F359A78"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770" w:author="Zachary Cappella" w:date="2023-10-23T16:03:00Z">
                  <w:rPr>
                    <w:rFonts w:ascii="Times New Roman" w:eastAsia="Candara" w:hAnsi="Times New Roman" w:cs="Times New Roman"/>
                  </w:rPr>
                </w:rPrChange>
              </w:rPr>
              <w:pPrChange w:id="77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772" w:author="Zachary Cappella" w:date="2023-10-23T16:03:00Z">
                  <w:rPr>
                    <w:rFonts w:ascii="Times New Roman" w:eastAsia="Candara" w:hAnsi="Times New Roman" w:cs="Times New Roman"/>
                  </w:rPr>
                </w:rPrChange>
              </w:rPr>
              <w:t>Project Management Plan</w:t>
            </w:r>
          </w:p>
        </w:tc>
      </w:tr>
      <w:tr w:rsidR="2C88984E" w:rsidRPr="00B601F6" w14:paraId="07B34BEF"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563DA4AD" w14:textId="77777777" w:rsidR="004F0851" w:rsidRPr="00B601F6" w:rsidRDefault="004F0851">
            <w:pPr>
              <w:spacing w:line="360" w:lineRule="auto"/>
              <w:rPr>
                <w:rFonts w:ascii="Times New Roman" w:eastAsia="Candara" w:hAnsi="Times New Roman" w:cs="Times New Roman"/>
                <w:sz w:val="18"/>
                <w:szCs w:val="18"/>
                <w:rPrChange w:id="773" w:author="Zachary Cappella" w:date="2023-10-23T16:03:00Z">
                  <w:rPr>
                    <w:rFonts w:ascii="Times New Roman" w:eastAsia="Candara" w:hAnsi="Times New Roman" w:cs="Times New Roman"/>
                  </w:rPr>
                </w:rPrChange>
              </w:rPr>
              <w:pPrChange w:id="774" w:author="Zachary Cappella" w:date="2023-10-09T13:10:00Z">
                <w:pPr/>
              </w:pPrChange>
            </w:pPr>
            <w:r w:rsidRPr="00B601F6">
              <w:rPr>
                <w:rFonts w:ascii="Times New Roman" w:eastAsia="Candara" w:hAnsi="Times New Roman" w:cs="Times New Roman"/>
                <w:sz w:val="18"/>
                <w:szCs w:val="18"/>
                <w:rPrChange w:id="775" w:author="Zachary Cappella" w:date="2023-10-23T16:03:00Z">
                  <w:rPr>
                    <w:rFonts w:ascii="Times New Roman" w:eastAsia="Candara" w:hAnsi="Times New Roman" w:cs="Times New Roman"/>
                  </w:rPr>
                </w:rPrChange>
              </w:rPr>
              <w:t xml:space="preserve">PPL </w:t>
            </w:r>
          </w:p>
        </w:tc>
        <w:tc>
          <w:tcPr>
            <w:tcW w:w="5572" w:type="dxa"/>
            <w:hideMark/>
          </w:tcPr>
          <w:p w14:paraId="3CC8BF1E"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776" w:author="Zachary Cappella" w:date="2023-10-23T16:03:00Z">
                  <w:rPr>
                    <w:rFonts w:ascii="Times New Roman" w:eastAsia="Candara" w:hAnsi="Times New Roman" w:cs="Times New Roman"/>
                  </w:rPr>
                </w:rPrChange>
              </w:rPr>
              <w:pPrChange w:id="777"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778" w:author="Zachary Cappella" w:date="2023-10-23T16:03:00Z">
                  <w:rPr>
                    <w:rFonts w:ascii="Times New Roman" w:eastAsia="Candara" w:hAnsi="Times New Roman" w:cs="Times New Roman"/>
                  </w:rPr>
                </w:rPrChange>
              </w:rPr>
              <w:t>Project Plan</w:t>
            </w:r>
          </w:p>
        </w:tc>
      </w:tr>
      <w:tr w:rsidR="2C88984E" w:rsidRPr="00B601F6" w14:paraId="7573D771"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6B0E6C38" w14:textId="77777777" w:rsidR="004F0851" w:rsidRPr="00B601F6" w:rsidRDefault="004F0851">
            <w:pPr>
              <w:spacing w:line="360" w:lineRule="auto"/>
              <w:rPr>
                <w:rFonts w:ascii="Times New Roman" w:eastAsia="Candara" w:hAnsi="Times New Roman" w:cs="Times New Roman"/>
                <w:sz w:val="18"/>
                <w:szCs w:val="18"/>
                <w:rPrChange w:id="779" w:author="Zachary Cappella" w:date="2023-10-23T16:03:00Z">
                  <w:rPr>
                    <w:rFonts w:ascii="Times New Roman" w:eastAsia="Candara" w:hAnsi="Times New Roman" w:cs="Times New Roman"/>
                  </w:rPr>
                </w:rPrChange>
              </w:rPr>
              <w:pPrChange w:id="780" w:author="Zachary Cappella" w:date="2023-10-09T13:10:00Z">
                <w:pPr/>
              </w:pPrChange>
            </w:pPr>
            <w:r w:rsidRPr="00B601F6">
              <w:rPr>
                <w:rFonts w:ascii="Times New Roman" w:eastAsia="Candara" w:hAnsi="Times New Roman" w:cs="Times New Roman"/>
                <w:sz w:val="18"/>
                <w:szCs w:val="18"/>
                <w:rPrChange w:id="781" w:author="Zachary Cappella" w:date="2023-10-23T16:03:00Z">
                  <w:rPr>
                    <w:rFonts w:ascii="Times New Roman" w:eastAsia="Candara" w:hAnsi="Times New Roman" w:cs="Times New Roman"/>
                  </w:rPr>
                </w:rPrChange>
              </w:rPr>
              <w:t xml:space="preserve">REST </w:t>
            </w:r>
          </w:p>
        </w:tc>
        <w:tc>
          <w:tcPr>
            <w:tcW w:w="5572" w:type="dxa"/>
            <w:hideMark/>
          </w:tcPr>
          <w:p w14:paraId="335A365F"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782" w:author="Zachary Cappella" w:date="2023-10-23T16:03:00Z">
                  <w:rPr>
                    <w:rFonts w:ascii="Times New Roman" w:eastAsia="Candara" w:hAnsi="Times New Roman" w:cs="Times New Roman"/>
                  </w:rPr>
                </w:rPrChange>
              </w:rPr>
              <w:pPrChange w:id="783"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784" w:author="Zachary Cappella" w:date="2023-10-23T16:03:00Z">
                  <w:rPr>
                    <w:rFonts w:ascii="Times New Roman" w:eastAsia="Candara" w:hAnsi="Times New Roman" w:cs="Times New Roman"/>
                  </w:rPr>
                </w:rPrChange>
              </w:rPr>
              <w:t>Representational State Transfer</w:t>
            </w:r>
          </w:p>
        </w:tc>
      </w:tr>
      <w:tr w:rsidR="2C88984E" w:rsidRPr="00B601F6" w14:paraId="65853B60"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4B70C66D" w14:textId="77777777" w:rsidR="004F0851" w:rsidRPr="00B601F6" w:rsidRDefault="004F0851">
            <w:pPr>
              <w:spacing w:line="360" w:lineRule="auto"/>
              <w:rPr>
                <w:rFonts w:ascii="Times New Roman" w:eastAsia="Candara" w:hAnsi="Times New Roman" w:cs="Times New Roman"/>
                <w:sz w:val="18"/>
                <w:szCs w:val="18"/>
                <w:rPrChange w:id="785" w:author="Zachary Cappella" w:date="2023-10-23T16:03:00Z">
                  <w:rPr>
                    <w:rFonts w:ascii="Times New Roman" w:eastAsia="Candara" w:hAnsi="Times New Roman" w:cs="Times New Roman"/>
                  </w:rPr>
                </w:rPrChange>
              </w:rPr>
              <w:pPrChange w:id="786" w:author="Zachary Cappella" w:date="2023-10-09T13:10:00Z">
                <w:pPr/>
              </w:pPrChange>
            </w:pPr>
            <w:r w:rsidRPr="00B601F6">
              <w:rPr>
                <w:rFonts w:ascii="Times New Roman" w:eastAsia="Candara" w:hAnsi="Times New Roman" w:cs="Times New Roman"/>
                <w:sz w:val="18"/>
                <w:szCs w:val="18"/>
                <w:rPrChange w:id="787" w:author="Zachary Cappella" w:date="2023-10-23T16:03:00Z">
                  <w:rPr>
                    <w:rFonts w:ascii="Times New Roman" w:eastAsia="Candara" w:hAnsi="Times New Roman" w:cs="Times New Roman"/>
                  </w:rPr>
                </w:rPrChange>
              </w:rPr>
              <w:t xml:space="preserve">SRS </w:t>
            </w:r>
          </w:p>
        </w:tc>
        <w:tc>
          <w:tcPr>
            <w:tcW w:w="5572" w:type="dxa"/>
            <w:hideMark/>
          </w:tcPr>
          <w:p w14:paraId="28A3438D"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788" w:author="Zachary Cappella" w:date="2023-10-23T16:03:00Z">
                  <w:rPr>
                    <w:rFonts w:ascii="Times New Roman" w:eastAsia="Candara" w:hAnsi="Times New Roman" w:cs="Times New Roman"/>
                  </w:rPr>
                </w:rPrChange>
              </w:rPr>
              <w:pPrChange w:id="78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790" w:author="Zachary Cappella" w:date="2023-10-23T16:03:00Z">
                  <w:rPr>
                    <w:rFonts w:ascii="Times New Roman" w:eastAsia="Candara" w:hAnsi="Times New Roman" w:cs="Times New Roman"/>
                  </w:rPr>
                </w:rPrChange>
              </w:rPr>
              <w:t>Software Requirements Specification</w:t>
            </w:r>
          </w:p>
        </w:tc>
      </w:tr>
      <w:tr w:rsidR="2C88984E" w:rsidRPr="00B601F6" w14:paraId="6CFD0BAC"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654492A5" w14:textId="77777777" w:rsidR="004F0851" w:rsidRPr="00B601F6" w:rsidRDefault="004F0851">
            <w:pPr>
              <w:spacing w:line="360" w:lineRule="auto"/>
              <w:rPr>
                <w:rFonts w:ascii="Times New Roman" w:eastAsia="Candara" w:hAnsi="Times New Roman" w:cs="Times New Roman"/>
                <w:sz w:val="18"/>
                <w:szCs w:val="18"/>
                <w:rPrChange w:id="791" w:author="Zachary Cappella" w:date="2023-10-23T16:03:00Z">
                  <w:rPr>
                    <w:rFonts w:ascii="Times New Roman" w:eastAsia="Candara" w:hAnsi="Times New Roman" w:cs="Times New Roman"/>
                  </w:rPr>
                </w:rPrChange>
              </w:rPr>
              <w:pPrChange w:id="792" w:author="Zachary Cappella" w:date="2023-10-09T13:10:00Z">
                <w:pPr/>
              </w:pPrChange>
            </w:pPr>
            <w:r w:rsidRPr="00B601F6">
              <w:rPr>
                <w:rFonts w:ascii="Times New Roman" w:eastAsia="Candara" w:hAnsi="Times New Roman" w:cs="Times New Roman"/>
                <w:sz w:val="18"/>
                <w:szCs w:val="18"/>
                <w:rPrChange w:id="793" w:author="Zachary Cappella" w:date="2023-10-23T16:03:00Z">
                  <w:rPr>
                    <w:rFonts w:ascii="Times New Roman" w:eastAsia="Candara" w:hAnsi="Times New Roman" w:cs="Times New Roman"/>
                  </w:rPr>
                </w:rPrChange>
              </w:rPr>
              <w:t xml:space="preserve">STML </w:t>
            </w:r>
          </w:p>
        </w:tc>
        <w:tc>
          <w:tcPr>
            <w:tcW w:w="5572" w:type="dxa"/>
            <w:hideMark/>
          </w:tcPr>
          <w:p w14:paraId="546FF499"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794" w:author="Zachary Cappella" w:date="2023-10-23T16:03:00Z">
                  <w:rPr>
                    <w:rFonts w:ascii="Times New Roman" w:eastAsia="Candara" w:hAnsi="Times New Roman" w:cs="Times New Roman"/>
                  </w:rPr>
                </w:rPrChange>
              </w:rPr>
              <w:pPrChange w:id="795"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796" w:author="Zachary Cappella" w:date="2023-10-23T16:03:00Z">
                  <w:rPr>
                    <w:rFonts w:ascii="Times New Roman" w:eastAsia="Candara" w:hAnsi="Times New Roman" w:cs="Times New Roman"/>
                  </w:rPr>
                </w:rPrChange>
              </w:rPr>
              <w:t>Short-Term Memory Loss</w:t>
            </w:r>
          </w:p>
        </w:tc>
      </w:tr>
      <w:tr w:rsidR="2C88984E" w:rsidRPr="00B601F6" w14:paraId="0476D43B"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088C8235" w14:textId="77777777" w:rsidR="004F0851" w:rsidRPr="00B601F6" w:rsidRDefault="004F0851">
            <w:pPr>
              <w:spacing w:line="360" w:lineRule="auto"/>
              <w:rPr>
                <w:rFonts w:ascii="Times New Roman" w:eastAsia="Candara" w:hAnsi="Times New Roman" w:cs="Times New Roman"/>
                <w:sz w:val="18"/>
                <w:szCs w:val="18"/>
                <w:rPrChange w:id="797" w:author="Zachary Cappella" w:date="2023-10-23T16:03:00Z">
                  <w:rPr>
                    <w:rFonts w:ascii="Times New Roman" w:eastAsia="Candara" w:hAnsi="Times New Roman" w:cs="Times New Roman"/>
                  </w:rPr>
                </w:rPrChange>
              </w:rPr>
              <w:pPrChange w:id="798" w:author="Zachary Cappella" w:date="2023-10-09T13:10:00Z">
                <w:pPr/>
              </w:pPrChange>
            </w:pPr>
            <w:r w:rsidRPr="00B601F6">
              <w:rPr>
                <w:rFonts w:ascii="Times New Roman" w:eastAsia="Candara" w:hAnsi="Times New Roman" w:cs="Times New Roman"/>
                <w:sz w:val="18"/>
                <w:szCs w:val="18"/>
                <w:rPrChange w:id="799" w:author="Zachary Cappella" w:date="2023-10-23T16:03:00Z">
                  <w:rPr>
                    <w:rFonts w:ascii="Times New Roman" w:eastAsia="Candara" w:hAnsi="Times New Roman" w:cs="Times New Roman"/>
                  </w:rPr>
                </w:rPrChange>
              </w:rPr>
              <w:t xml:space="preserve">STP </w:t>
            </w:r>
          </w:p>
        </w:tc>
        <w:tc>
          <w:tcPr>
            <w:tcW w:w="5572" w:type="dxa"/>
            <w:hideMark/>
          </w:tcPr>
          <w:p w14:paraId="798D7ADE"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800" w:author="Zachary Cappella" w:date="2023-10-23T16:03:00Z">
                  <w:rPr>
                    <w:rFonts w:ascii="Times New Roman" w:eastAsia="Candara" w:hAnsi="Times New Roman" w:cs="Times New Roman"/>
                  </w:rPr>
                </w:rPrChange>
              </w:rPr>
              <w:pPrChange w:id="801"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802" w:author="Zachary Cappella" w:date="2023-10-23T16:03:00Z">
                  <w:rPr>
                    <w:rFonts w:ascii="Times New Roman" w:eastAsia="Candara" w:hAnsi="Times New Roman" w:cs="Times New Roman"/>
                  </w:rPr>
                </w:rPrChange>
              </w:rPr>
              <w:t>Software Test Plan</w:t>
            </w:r>
          </w:p>
        </w:tc>
      </w:tr>
      <w:tr w:rsidR="2C88984E" w:rsidRPr="00B601F6" w14:paraId="0290E54D"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14B61996" w14:textId="77777777" w:rsidR="004F0851" w:rsidRPr="00B601F6" w:rsidRDefault="004F0851">
            <w:pPr>
              <w:spacing w:line="360" w:lineRule="auto"/>
              <w:rPr>
                <w:rFonts w:ascii="Times New Roman" w:eastAsia="Candara" w:hAnsi="Times New Roman" w:cs="Times New Roman"/>
                <w:sz w:val="18"/>
                <w:szCs w:val="18"/>
                <w:rPrChange w:id="803" w:author="Zachary Cappella" w:date="2023-10-23T16:03:00Z">
                  <w:rPr>
                    <w:rFonts w:ascii="Times New Roman" w:eastAsia="Candara" w:hAnsi="Times New Roman" w:cs="Times New Roman"/>
                  </w:rPr>
                </w:rPrChange>
              </w:rPr>
              <w:pPrChange w:id="804" w:author="Zachary Cappella" w:date="2023-10-09T13:10:00Z">
                <w:pPr/>
              </w:pPrChange>
            </w:pPr>
            <w:r w:rsidRPr="00B601F6">
              <w:rPr>
                <w:rFonts w:ascii="Times New Roman" w:eastAsia="Candara" w:hAnsi="Times New Roman" w:cs="Times New Roman"/>
                <w:sz w:val="18"/>
                <w:szCs w:val="18"/>
                <w:rPrChange w:id="805" w:author="Zachary Cappella" w:date="2023-10-23T16:03:00Z">
                  <w:rPr>
                    <w:rFonts w:ascii="Times New Roman" w:eastAsia="Candara" w:hAnsi="Times New Roman" w:cs="Times New Roman"/>
                  </w:rPr>
                </w:rPrChange>
              </w:rPr>
              <w:t xml:space="preserve">STT </w:t>
            </w:r>
          </w:p>
        </w:tc>
        <w:tc>
          <w:tcPr>
            <w:tcW w:w="5572" w:type="dxa"/>
            <w:hideMark/>
          </w:tcPr>
          <w:p w14:paraId="319D085A"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806" w:author="Zachary Cappella" w:date="2023-10-23T16:03:00Z">
                  <w:rPr>
                    <w:rFonts w:ascii="Times New Roman" w:eastAsia="Candara" w:hAnsi="Times New Roman" w:cs="Times New Roman"/>
                  </w:rPr>
                </w:rPrChange>
              </w:rPr>
              <w:pPrChange w:id="807"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808" w:author="Zachary Cappella" w:date="2023-10-23T16:03:00Z">
                  <w:rPr>
                    <w:rFonts w:ascii="Times New Roman" w:eastAsia="Candara" w:hAnsi="Times New Roman" w:cs="Times New Roman"/>
                  </w:rPr>
                </w:rPrChange>
              </w:rPr>
              <w:t>Speech to Text</w:t>
            </w:r>
          </w:p>
        </w:tc>
      </w:tr>
      <w:tr w:rsidR="2C88984E" w:rsidRPr="00B601F6" w14:paraId="1536E3DB"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7C5E0DBC" w14:textId="77777777" w:rsidR="004F0851" w:rsidRPr="00B601F6" w:rsidRDefault="004F0851">
            <w:pPr>
              <w:spacing w:line="360" w:lineRule="auto"/>
              <w:rPr>
                <w:rFonts w:ascii="Times New Roman" w:eastAsia="Candara" w:hAnsi="Times New Roman" w:cs="Times New Roman"/>
                <w:sz w:val="18"/>
                <w:szCs w:val="18"/>
                <w:rPrChange w:id="809" w:author="Zachary Cappella" w:date="2023-10-23T16:03:00Z">
                  <w:rPr>
                    <w:rFonts w:ascii="Times New Roman" w:eastAsia="Candara" w:hAnsi="Times New Roman" w:cs="Times New Roman"/>
                  </w:rPr>
                </w:rPrChange>
              </w:rPr>
              <w:pPrChange w:id="810" w:author="Zachary Cappella" w:date="2023-10-09T13:10:00Z">
                <w:pPr/>
              </w:pPrChange>
            </w:pPr>
            <w:r w:rsidRPr="00B601F6">
              <w:rPr>
                <w:rFonts w:ascii="Times New Roman" w:eastAsia="Candara" w:hAnsi="Times New Roman" w:cs="Times New Roman"/>
                <w:sz w:val="18"/>
                <w:szCs w:val="18"/>
                <w:rPrChange w:id="811" w:author="Zachary Cappella" w:date="2023-10-23T16:03:00Z">
                  <w:rPr>
                    <w:rFonts w:ascii="Times New Roman" w:eastAsia="Candara" w:hAnsi="Times New Roman" w:cs="Times New Roman"/>
                  </w:rPr>
                </w:rPrChange>
              </w:rPr>
              <w:t xml:space="preserve">TCP </w:t>
            </w:r>
          </w:p>
        </w:tc>
        <w:tc>
          <w:tcPr>
            <w:tcW w:w="5572" w:type="dxa"/>
            <w:hideMark/>
          </w:tcPr>
          <w:p w14:paraId="34130067"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812" w:author="Zachary Cappella" w:date="2023-10-23T16:03:00Z">
                  <w:rPr>
                    <w:rFonts w:ascii="Times New Roman" w:eastAsia="Candara" w:hAnsi="Times New Roman" w:cs="Times New Roman"/>
                  </w:rPr>
                </w:rPrChange>
              </w:rPr>
              <w:pPrChange w:id="813"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814" w:author="Zachary Cappella" w:date="2023-10-23T16:03:00Z">
                  <w:rPr>
                    <w:rFonts w:ascii="Times New Roman" w:eastAsia="Candara" w:hAnsi="Times New Roman" w:cs="Times New Roman"/>
                  </w:rPr>
                </w:rPrChange>
              </w:rPr>
              <w:t>Transmission Control Protocol</w:t>
            </w:r>
          </w:p>
        </w:tc>
      </w:tr>
      <w:tr w:rsidR="2C88984E" w:rsidRPr="00B601F6" w14:paraId="46F7A153"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1504A5A9" w14:textId="77777777" w:rsidR="004F0851" w:rsidRPr="00B601F6" w:rsidRDefault="004F0851">
            <w:pPr>
              <w:spacing w:line="360" w:lineRule="auto"/>
              <w:rPr>
                <w:rFonts w:ascii="Times New Roman" w:eastAsia="Candara" w:hAnsi="Times New Roman" w:cs="Times New Roman"/>
                <w:sz w:val="18"/>
                <w:szCs w:val="18"/>
                <w:rPrChange w:id="815" w:author="Zachary Cappella" w:date="2023-10-23T16:03:00Z">
                  <w:rPr>
                    <w:rFonts w:ascii="Times New Roman" w:eastAsia="Candara" w:hAnsi="Times New Roman" w:cs="Times New Roman"/>
                  </w:rPr>
                </w:rPrChange>
              </w:rPr>
              <w:pPrChange w:id="816" w:author="Zachary Cappella" w:date="2023-10-09T13:10:00Z">
                <w:pPr/>
              </w:pPrChange>
            </w:pPr>
            <w:r w:rsidRPr="00B601F6">
              <w:rPr>
                <w:rFonts w:ascii="Times New Roman" w:eastAsia="Candara" w:hAnsi="Times New Roman" w:cs="Times New Roman"/>
                <w:sz w:val="18"/>
                <w:szCs w:val="18"/>
                <w:rPrChange w:id="817" w:author="Zachary Cappella" w:date="2023-10-23T16:03:00Z">
                  <w:rPr>
                    <w:rFonts w:ascii="Times New Roman" w:eastAsia="Candara" w:hAnsi="Times New Roman" w:cs="Times New Roman"/>
                  </w:rPr>
                </w:rPrChange>
              </w:rPr>
              <w:t xml:space="preserve">TDD </w:t>
            </w:r>
          </w:p>
        </w:tc>
        <w:tc>
          <w:tcPr>
            <w:tcW w:w="5572" w:type="dxa"/>
            <w:hideMark/>
          </w:tcPr>
          <w:p w14:paraId="419BECDE"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818" w:author="Zachary Cappella" w:date="2023-10-23T16:03:00Z">
                  <w:rPr>
                    <w:rFonts w:ascii="Times New Roman" w:eastAsia="Candara" w:hAnsi="Times New Roman" w:cs="Times New Roman"/>
                  </w:rPr>
                </w:rPrChange>
              </w:rPr>
              <w:pPrChange w:id="819"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820" w:author="Zachary Cappella" w:date="2023-10-23T16:03:00Z">
                  <w:rPr>
                    <w:rFonts w:ascii="Times New Roman" w:eastAsia="Candara" w:hAnsi="Times New Roman" w:cs="Times New Roman"/>
                  </w:rPr>
                </w:rPrChange>
              </w:rPr>
              <w:t>Technical Design Document</w:t>
            </w:r>
          </w:p>
        </w:tc>
      </w:tr>
      <w:tr w:rsidR="004F0851" w:rsidRPr="00B601F6" w14:paraId="04D53109"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37B24DD9" w14:textId="77777777" w:rsidR="004F0851" w:rsidRPr="00B601F6" w:rsidRDefault="004F0851">
            <w:pPr>
              <w:spacing w:line="360" w:lineRule="auto"/>
              <w:rPr>
                <w:rFonts w:ascii="Times New Roman" w:eastAsia="Candara" w:hAnsi="Times New Roman" w:cs="Times New Roman"/>
                <w:sz w:val="18"/>
                <w:szCs w:val="18"/>
                <w:rPrChange w:id="821" w:author="Zachary Cappella" w:date="2023-10-23T16:03:00Z">
                  <w:rPr>
                    <w:rFonts w:ascii="Times New Roman" w:eastAsia="Candara" w:hAnsi="Times New Roman" w:cs="Times New Roman"/>
                  </w:rPr>
                </w:rPrChange>
              </w:rPr>
              <w:pPrChange w:id="822" w:author="Zachary Cappella" w:date="2023-10-09T13:10:00Z">
                <w:pPr/>
              </w:pPrChange>
            </w:pPr>
            <w:r w:rsidRPr="00B601F6">
              <w:rPr>
                <w:rFonts w:ascii="Times New Roman" w:eastAsia="Candara" w:hAnsi="Times New Roman" w:cs="Times New Roman"/>
                <w:sz w:val="18"/>
                <w:szCs w:val="18"/>
                <w:rPrChange w:id="823" w:author="Zachary Cappella" w:date="2023-10-23T16:03:00Z">
                  <w:rPr>
                    <w:rFonts w:ascii="Times New Roman" w:eastAsia="Candara" w:hAnsi="Times New Roman" w:cs="Times New Roman"/>
                  </w:rPr>
                </w:rPrChange>
              </w:rPr>
              <w:t>Term</w:t>
            </w:r>
          </w:p>
        </w:tc>
        <w:tc>
          <w:tcPr>
            <w:tcW w:w="5572" w:type="dxa"/>
            <w:hideMark/>
          </w:tcPr>
          <w:p w14:paraId="4E61465D"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824" w:author="Zachary Cappella" w:date="2023-10-23T16:03:00Z">
                  <w:rPr>
                    <w:rFonts w:ascii="Times New Roman" w:eastAsia="Candara" w:hAnsi="Times New Roman" w:cs="Times New Roman"/>
                  </w:rPr>
                </w:rPrChange>
              </w:rPr>
              <w:pPrChange w:id="825"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826" w:author="Zachary Cappella" w:date="2023-10-23T16:03:00Z">
                  <w:rPr>
                    <w:rFonts w:ascii="Times New Roman" w:eastAsia="Candara" w:hAnsi="Times New Roman" w:cs="Times New Roman"/>
                  </w:rPr>
                </w:rPrChange>
              </w:rPr>
              <w:t>Definition</w:t>
            </w:r>
          </w:p>
        </w:tc>
      </w:tr>
      <w:tr w:rsidR="2C88984E" w:rsidRPr="00B601F6" w14:paraId="5EDBBF7E" w14:textId="77777777" w:rsidTr="35060863">
        <w:trPr>
          <w:trHeight w:val="613"/>
        </w:trPr>
        <w:tc>
          <w:tcPr>
            <w:cnfStyle w:val="001000000000" w:firstRow="0" w:lastRow="0" w:firstColumn="1" w:lastColumn="0" w:oddVBand="0" w:evenVBand="0" w:oddHBand="0" w:evenHBand="0" w:firstRowFirstColumn="0" w:firstRowLastColumn="0" w:lastRowFirstColumn="0" w:lastRowLastColumn="0"/>
            <w:tcW w:w="3934" w:type="dxa"/>
            <w:noWrap/>
            <w:hideMark/>
          </w:tcPr>
          <w:p w14:paraId="2DF5CD93" w14:textId="77777777" w:rsidR="004F0851" w:rsidRPr="00B601F6" w:rsidRDefault="004F0851">
            <w:pPr>
              <w:spacing w:line="360" w:lineRule="auto"/>
              <w:rPr>
                <w:rFonts w:ascii="Times New Roman" w:eastAsia="Candara" w:hAnsi="Times New Roman" w:cs="Times New Roman"/>
                <w:sz w:val="18"/>
                <w:szCs w:val="18"/>
                <w:rPrChange w:id="827" w:author="Zachary Cappella" w:date="2023-10-23T16:03:00Z">
                  <w:rPr>
                    <w:rFonts w:ascii="Times New Roman" w:eastAsia="Candara" w:hAnsi="Times New Roman" w:cs="Times New Roman"/>
                  </w:rPr>
                </w:rPrChange>
              </w:rPr>
              <w:pPrChange w:id="828" w:author="Zachary Cappella" w:date="2023-10-09T13:10:00Z">
                <w:pPr/>
              </w:pPrChange>
            </w:pPr>
            <w:r w:rsidRPr="00B601F6">
              <w:rPr>
                <w:rFonts w:ascii="Times New Roman" w:eastAsia="Candara" w:hAnsi="Times New Roman" w:cs="Times New Roman"/>
                <w:sz w:val="18"/>
                <w:szCs w:val="18"/>
                <w:rPrChange w:id="829" w:author="Zachary Cappella" w:date="2023-10-23T16:03:00Z">
                  <w:rPr>
                    <w:rFonts w:ascii="Times New Roman" w:eastAsia="Candara" w:hAnsi="Times New Roman" w:cs="Times New Roman"/>
                  </w:rPr>
                </w:rPrChange>
              </w:rPr>
              <w:t xml:space="preserve">TM </w:t>
            </w:r>
          </w:p>
        </w:tc>
        <w:tc>
          <w:tcPr>
            <w:tcW w:w="5572" w:type="dxa"/>
            <w:hideMark/>
          </w:tcPr>
          <w:p w14:paraId="1255C772"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830" w:author="Zachary Cappella" w:date="2023-10-23T16:03:00Z">
                  <w:rPr>
                    <w:rFonts w:ascii="Times New Roman" w:eastAsia="Candara" w:hAnsi="Times New Roman" w:cs="Times New Roman"/>
                  </w:rPr>
                </w:rPrChange>
              </w:rPr>
              <w:pPrChange w:id="83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832" w:author="Zachary Cappella" w:date="2023-10-23T16:03:00Z">
                  <w:rPr>
                    <w:rFonts w:ascii="Times New Roman" w:eastAsia="Candara" w:hAnsi="Times New Roman" w:cs="Times New Roman"/>
                  </w:rPr>
                </w:rPrChange>
              </w:rPr>
              <w:t>Traceability Matrix. A document that traces defects and test cases back to their requirement.</w:t>
            </w:r>
          </w:p>
        </w:tc>
      </w:tr>
      <w:tr w:rsidR="2C88984E" w:rsidRPr="00B601F6" w14:paraId="14756412"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52C1B78A" w14:textId="77777777" w:rsidR="004F0851" w:rsidRPr="00B601F6" w:rsidRDefault="004F0851">
            <w:pPr>
              <w:spacing w:line="360" w:lineRule="auto"/>
              <w:rPr>
                <w:rFonts w:ascii="Times New Roman" w:eastAsia="Candara" w:hAnsi="Times New Roman" w:cs="Times New Roman"/>
                <w:sz w:val="18"/>
                <w:szCs w:val="18"/>
                <w:rPrChange w:id="833" w:author="Zachary Cappella" w:date="2023-10-23T16:03:00Z">
                  <w:rPr>
                    <w:rFonts w:ascii="Times New Roman" w:eastAsia="Candara" w:hAnsi="Times New Roman" w:cs="Times New Roman"/>
                  </w:rPr>
                </w:rPrChange>
              </w:rPr>
              <w:pPrChange w:id="834" w:author="Zachary Cappella" w:date="2023-10-09T13:10:00Z">
                <w:pPr/>
              </w:pPrChange>
            </w:pPr>
            <w:r w:rsidRPr="00B601F6">
              <w:rPr>
                <w:rFonts w:ascii="Times New Roman" w:eastAsia="Candara" w:hAnsi="Times New Roman" w:cs="Times New Roman"/>
                <w:sz w:val="18"/>
                <w:szCs w:val="18"/>
                <w:rPrChange w:id="835" w:author="Zachary Cappella" w:date="2023-10-23T16:03:00Z">
                  <w:rPr>
                    <w:rFonts w:ascii="Times New Roman" w:eastAsia="Candara" w:hAnsi="Times New Roman" w:cs="Times New Roman"/>
                  </w:rPr>
                </w:rPrChange>
              </w:rPr>
              <w:t xml:space="preserve">TR </w:t>
            </w:r>
          </w:p>
        </w:tc>
        <w:tc>
          <w:tcPr>
            <w:tcW w:w="5572" w:type="dxa"/>
            <w:hideMark/>
          </w:tcPr>
          <w:p w14:paraId="11CBF188"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836" w:author="Zachary Cappella" w:date="2023-10-23T16:03:00Z">
                  <w:rPr>
                    <w:rFonts w:ascii="Times New Roman" w:eastAsia="Candara" w:hAnsi="Times New Roman" w:cs="Times New Roman"/>
                  </w:rPr>
                </w:rPrChange>
              </w:rPr>
              <w:pPrChange w:id="837"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838" w:author="Zachary Cappella" w:date="2023-10-23T16:03:00Z">
                  <w:rPr>
                    <w:rFonts w:ascii="Times New Roman" w:eastAsia="Candara" w:hAnsi="Times New Roman" w:cs="Times New Roman"/>
                  </w:rPr>
                </w:rPrChange>
              </w:rPr>
              <w:t>Test Report</w:t>
            </w:r>
          </w:p>
        </w:tc>
      </w:tr>
      <w:tr w:rsidR="004F0851" w:rsidRPr="00B601F6" w14:paraId="51B56FEB"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5053CB5D" w14:textId="77777777" w:rsidR="004F0851" w:rsidRPr="00B601F6" w:rsidRDefault="004F0851">
            <w:pPr>
              <w:spacing w:line="360" w:lineRule="auto"/>
              <w:rPr>
                <w:rFonts w:ascii="Times New Roman" w:eastAsia="Candara" w:hAnsi="Times New Roman" w:cs="Times New Roman"/>
                <w:sz w:val="18"/>
                <w:szCs w:val="18"/>
                <w:rPrChange w:id="839" w:author="Zachary Cappella" w:date="2023-10-23T16:03:00Z">
                  <w:rPr>
                    <w:rFonts w:ascii="Times New Roman" w:eastAsia="Candara" w:hAnsi="Times New Roman" w:cs="Times New Roman"/>
                  </w:rPr>
                </w:rPrChange>
              </w:rPr>
              <w:pPrChange w:id="840" w:author="Zachary Cappella" w:date="2023-10-09T13:10:00Z">
                <w:pPr/>
              </w:pPrChange>
            </w:pPr>
            <w:r w:rsidRPr="00B601F6">
              <w:rPr>
                <w:rFonts w:ascii="Times New Roman" w:eastAsia="Candara" w:hAnsi="Times New Roman" w:cs="Times New Roman"/>
                <w:sz w:val="18"/>
                <w:szCs w:val="18"/>
                <w:rPrChange w:id="841" w:author="Zachary Cappella" w:date="2023-10-23T16:03:00Z">
                  <w:rPr>
                    <w:rFonts w:ascii="Times New Roman" w:eastAsia="Candara" w:hAnsi="Times New Roman" w:cs="Times New Roman"/>
                  </w:rPr>
                </w:rPrChange>
              </w:rPr>
              <w:t xml:space="preserve">UG </w:t>
            </w:r>
          </w:p>
        </w:tc>
        <w:tc>
          <w:tcPr>
            <w:tcW w:w="5572" w:type="dxa"/>
            <w:hideMark/>
          </w:tcPr>
          <w:p w14:paraId="39AD8ADF"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842" w:author="Zachary Cappella" w:date="2023-10-23T16:03:00Z">
                  <w:rPr>
                    <w:rFonts w:ascii="Times New Roman" w:eastAsia="Candara" w:hAnsi="Times New Roman" w:cs="Times New Roman"/>
                  </w:rPr>
                </w:rPrChange>
              </w:rPr>
              <w:pPrChange w:id="843"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844" w:author="Zachary Cappella" w:date="2023-10-23T16:03:00Z">
                  <w:rPr>
                    <w:rFonts w:ascii="Times New Roman" w:eastAsia="Candara" w:hAnsi="Times New Roman" w:cs="Times New Roman"/>
                  </w:rPr>
                </w:rPrChange>
              </w:rPr>
              <w:t>User Guide</w:t>
            </w:r>
          </w:p>
        </w:tc>
      </w:tr>
      <w:tr w:rsidR="004F0851" w:rsidRPr="00B601F6" w14:paraId="1C9FF11D" w14:textId="77777777" w:rsidTr="35060863">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439313DD" w14:textId="77777777" w:rsidR="004F0851" w:rsidRPr="00B601F6" w:rsidRDefault="004F0851">
            <w:pPr>
              <w:spacing w:line="360" w:lineRule="auto"/>
              <w:rPr>
                <w:rFonts w:ascii="Times New Roman" w:eastAsia="Candara" w:hAnsi="Times New Roman" w:cs="Times New Roman"/>
                <w:sz w:val="18"/>
                <w:szCs w:val="18"/>
                <w:rPrChange w:id="845" w:author="Zachary Cappella" w:date="2023-10-23T16:03:00Z">
                  <w:rPr>
                    <w:rFonts w:ascii="Times New Roman" w:eastAsia="Candara" w:hAnsi="Times New Roman" w:cs="Times New Roman"/>
                  </w:rPr>
                </w:rPrChange>
              </w:rPr>
              <w:pPrChange w:id="846" w:author="Zachary Cappella" w:date="2023-10-09T13:10:00Z">
                <w:pPr/>
              </w:pPrChange>
            </w:pPr>
            <w:r w:rsidRPr="00B601F6">
              <w:rPr>
                <w:rFonts w:ascii="Times New Roman" w:eastAsia="Candara" w:hAnsi="Times New Roman" w:cs="Times New Roman"/>
                <w:sz w:val="18"/>
                <w:szCs w:val="18"/>
                <w:rPrChange w:id="847" w:author="Zachary Cappella" w:date="2023-10-23T16:03:00Z">
                  <w:rPr>
                    <w:rFonts w:ascii="Times New Roman" w:eastAsia="Candara" w:hAnsi="Times New Roman" w:cs="Times New Roman"/>
                  </w:rPr>
                </w:rPrChange>
              </w:rPr>
              <w:t xml:space="preserve">UI/UX </w:t>
            </w:r>
          </w:p>
        </w:tc>
        <w:tc>
          <w:tcPr>
            <w:tcW w:w="5572" w:type="dxa"/>
            <w:hideMark/>
          </w:tcPr>
          <w:p w14:paraId="7C6DD561" w14:textId="77777777" w:rsidR="004F0851" w:rsidRPr="00B601F6" w:rsidRDefault="004F085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18"/>
                <w:szCs w:val="18"/>
                <w:rPrChange w:id="848" w:author="Zachary Cappella" w:date="2023-10-23T16:03:00Z">
                  <w:rPr>
                    <w:rFonts w:ascii="Times New Roman" w:eastAsia="Candara" w:hAnsi="Times New Roman" w:cs="Times New Roman"/>
                  </w:rPr>
                </w:rPrChange>
              </w:rPr>
              <w:pPrChange w:id="84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B601F6">
              <w:rPr>
                <w:rFonts w:ascii="Times New Roman" w:eastAsia="Candara" w:hAnsi="Times New Roman" w:cs="Times New Roman"/>
                <w:sz w:val="18"/>
                <w:szCs w:val="18"/>
                <w:rPrChange w:id="850" w:author="Zachary Cappella" w:date="2023-10-23T16:03:00Z">
                  <w:rPr>
                    <w:rFonts w:ascii="Times New Roman" w:eastAsia="Candara" w:hAnsi="Times New Roman" w:cs="Times New Roman"/>
                  </w:rPr>
                </w:rPrChange>
              </w:rPr>
              <w:t>User Interface / User Experience</w:t>
            </w:r>
          </w:p>
        </w:tc>
      </w:tr>
      <w:tr w:rsidR="004F0851" w:rsidRPr="00B601F6" w14:paraId="011FF9DC" w14:textId="77777777" w:rsidTr="35060863">
        <w:trPr>
          <w:trHeight w:val="305"/>
        </w:trPr>
        <w:tc>
          <w:tcPr>
            <w:cnfStyle w:val="001000000000" w:firstRow="0" w:lastRow="0" w:firstColumn="1" w:lastColumn="0" w:oddVBand="0" w:evenVBand="0" w:oddHBand="0" w:evenHBand="0" w:firstRowFirstColumn="0" w:firstRowLastColumn="0" w:lastRowFirstColumn="0" w:lastRowLastColumn="0"/>
            <w:tcW w:w="3934" w:type="dxa"/>
            <w:noWrap/>
            <w:hideMark/>
          </w:tcPr>
          <w:p w14:paraId="3EF19737" w14:textId="77777777" w:rsidR="004F0851" w:rsidRPr="00B601F6" w:rsidRDefault="004F0851">
            <w:pPr>
              <w:spacing w:line="360" w:lineRule="auto"/>
              <w:rPr>
                <w:rFonts w:ascii="Times New Roman" w:eastAsia="Candara" w:hAnsi="Times New Roman" w:cs="Times New Roman"/>
                <w:sz w:val="18"/>
                <w:szCs w:val="18"/>
                <w:rPrChange w:id="851" w:author="Zachary Cappella" w:date="2023-10-23T16:03:00Z">
                  <w:rPr>
                    <w:rFonts w:ascii="Times New Roman" w:eastAsia="Candara" w:hAnsi="Times New Roman" w:cs="Times New Roman"/>
                  </w:rPr>
                </w:rPrChange>
              </w:rPr>
              <w:pPrChange w:id="852" w:author="Zachary Cappella" w:date="2023-10-09T13:10:00Z">
                <w:pPr/>
              </w:pPrChange>
            </w:pPr>
            <w:r w:rsidRPr="00B601F6">
              <w:rPr>
                <w:rFonts w:ascii="Times New Roman" w:eastAsia="Candara" w:hAnsi="Times New Roman" w:cs="Times New Roman"/>
                <w:sz w:val="18"/>
                <w:szCs w:val="18"/>
                <w:rPrChange w:id="853" w:author="Zachary Cappella" w:date="2023-10-23T16:03:00Z">
                  <w:rPr>
                    <w:rFonts w:ascii="Times New Roman" w:eastAsia="Candara" w:hAnsi="Times New Roman" w:cs="Times New Roman"/>
                  </w:rPr>
                </w:rPrChange>
              </w:rPr>
              <w:t xml:space="preserve">URL </w:t>
            </w:r>
          </w:p>
        </w:tc>
        <w:tc>
          <w:tcPr>
            <w:tcW w:w="5572" w:type="dxa"/>
            <w:hideMark/>
          </w:tcPr>
          <w:p w14:paraId="5542DCDD" w14:textId="77777777" w:rsidR="004F0851" w:rsidRPr="00B601F6" w:rsidRDefault="004F085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18"/>
                <w:szCs w:val="18"/>
                <w:rPrChange w:id="854" w:author="Zachary Cappella" w:date="2023-10-23T16:03:00Z">
                  <w:rPr>
                    <w:rFonts w:ascii="Times New Roman" w:eastAsia="Candara" w:hAnsi="Times New Roman" w:cs="Times New Roman"/>
                  </w:rPr>
                </w:rPrChange>
              </w:rPr>
              <w:pPrChange w:id="855"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B601F6">
              <w:rPr>
                <w:rFonts w:ascii="Times New Roman" w:eastAsia="Candara" w:hAnsi="Times New Roman" w:cs="Times New Roman"/>
                <w:sz w:val="18"/>
                <w:szCs w:val="18"/>
                <w:rPrChange w:id="856" w:author="Zachary Cappella" w:date="2023-10-23T16:03:00Z">
                  <w:rPr>
                    <w:rFonts w:ascii="Times New Roman" w:eastAsia="Candara" w:hAnsi="Times New Roman" w:cs="Times New Roman"/>
                  </w:rPr>
                </w:rPrChange>
              </w:rPr>
              <w:t>Uniform Resource Locator</w:t>
            </w:r>
          </w:p>
        </w:tc>
      </w:tr>
    </w:tbl>
    <w:p w14:paraId="299099FF" w14:textId="6ADFABFA" w:rsidR="004F0851" w:rsidRPr="00035CEB" w:rsidRDefault="00260185">
      <w:pPr>
        <w:spacing w:line="360" w:lineRule="auto"/>
        <w:jc w:val="center"/>
        <w:rPr>
          <w:rFonts w:ascii="Times New Roman" w:hAnsi="Times New Roman" w:cs="Times New Roman"/>
        </w:rPr>
        <w:pPrChange w:id="857" w:author="Zachary Cappella" w:date="2023-10-09T13:10:00Z">
          <w:pPr>
            <w:jc w:val="center"/>
          </w:pPr>
        </w:pPrChange>
      </w:pPr>
      <w:r w:rsidRPr="00035CEB">
        <w:rPr>
          <w:rFonts w:ascii="Times New Roman" w:hAnsi="Times New Roman" w:cs="Times New Roman"/>
        </w:rPr>
        <w:t>Table 2</w:t>
      </w:r>
      <w:r w:rsidR="5D7F68C1" w:rsidRPr="00035CEB">
        <w:rPr>
          <w:rFonts w:ascii="Times New Roman" w:hAnsi="Times New Roman" w:cs="Times New Roman"/>
        </w:rPr>
        <w:t xml:space="preserve"> -</w:t>
      </w:r>
      <w:r w:rsidRPr="00035CEB">
        <w:rPr>
          <w:rFonts w:ascii="Times New Roman" w:hAnsi="Times New Roman" w:cs="Times New Roman"/>
        </w:rPr>
        <w:t xml:space="preserve"> Acron</w:t>
      </w:r>
      <w:r w:rsidR="00BC0DA9" w:rsidRPr="00035CEB">
        <w:rPr>
          <w:rFonts w:ascii="Times New Roman" w:hAnsi="Times New Roman" w:cs="Times New Roman"/>
        </w:rPr>
        <w:t>ym</w:t>
      </w:r>
      <w:r w:rsidR="00BD5EAD" w:rsidRPr="00035CEB">
        <w:rPr>
          <w:rFonts w:ascii="Times New Roman" w:hAnsi="Times New Roman" w:cs="Times New Roman"/>
        </w:rPr>
        <w:t>s</w:t>
      </w:r>
      <w:r w:rsidRPr="00035CEB">
        <w:rPr>
          <w:rFonts w:ascii="Times New Roman" w:hAnsi="Times New Roman" w:cs="Times New Roman"/>
        </w:rPr>
        <w:t>, Definitions</w:t>
      </w:r>
      <w:r w:rsidR="00BD5EAD" w:rsidRPr="00035CEB">
        <w:rPr>
          <w:rFonts w:ascii="Times New Roman" w:hAnsi="Times New Roman" w:cs="Times New Roman"/>
        </w:rPr>
        <w:t>,</w:t>
      </w:r>
      <w:r w:rsidRPr="00035CEB">
        <w:rPr>
          <w:rFonts w:ascii="Times New Roman" w:hAnsi="Times New Roman" w:cs="Times New Roman"/>
        </w:rPr>
        <w:t xml:space="preserve"> and Abbreviations</w:t>
      </w:r>
    </w:p>
    <w:p w14:paraId="4F98A973" w14:textId="1FF2D256" w:rsidR="00275D3E" w:rsidRPr="00035CEB" w:rsidRDefault="00275D3E">
      <w:pPr>
        <w:pStyle w:val="Heading2"/>
        <w:spacing w:line="360" w:lineRule="auto"/>
        <w:rPr>
          <w:rFonts w:ascii="Times New Roman" w:hAnsi="Times New Roman" w:cs="Times New Roman"/>
        </w:rPr>
        <w:pPrChange w:id="858" w:author="Zachary Cappella" w:date="2023-10-09T13:10:00Z">
          <w:pPr>
            <w:pStyle w:val="Heading2"/>
          </w:pPr>
        </w:pPrChange>
      </w:pPr>
      <w:bookmarkStart w:id="859" w:name="_Toc145022222"/>
      <w:bookmarkStart w:id="860" w:name="_Toc149373336"/>
      <w:r w:rsidRPr="00035CEB">
        <w:rPr>
          <w:rFonts w:ascii="Times New Roman" w:hAnsi="Times New Roman" w:cs="Times New Roman"/>
        </w:rPr>
        <w:lastRenderedPageBreak/>
        <w:t>1.</w:t>
      </w:r>
      <w:r w:rsidR="00BC138C" w:rsidRPr="00035CEB">
        <w:rPr>
          <w:rFonts w:ascii="Times New Roman" w:hAnsi="Times New Roman" w:cs="Times New Roman"/>
        </w:rPr>
        <w:t>6</w:t>
      </w:r>
      <w:r w:rsidRPr="00035CEB">
        <w:rPr>
          <w:rFonts w:ascii="Times New Roman" w:hAnsi="Times New Roman" w:cs="Times New Roman"/>
        </w:rPr>
        <w:t xml:space="preserve"> References</w:t>
      </w:r>
      <w:bookmarkEnd w:id="859"/>
      <w:bookmarkEnd w:id="860"/>
    </w:p>
    <w:p w14:paraId="41F79AFB" w14:textId="059136B4" w:rsidR="3742B559" w:rsidRPr="00035CEB" w:rsidRDefault="3742B559">
      <w:pPr>
        <w:spacing w:line="360" w:lineRule="auto"/>
        <w:ind w:left="720" w:hanging="720"/>
        <w:rPr>
          <w:rFonts w:ascii="Times New Roman" w:hAnsi="Times New Roman" w:cs="Times New Roman"/>
          <w:rPrChange w:id="861" w:author="Zachary Cappella" w:date="2023-10-23T16:02:00Z">
            <w:rPr/>
          </w:rPrChange>
        </w:rPr>
        <w:pPrChange w:id="862" w:author="Zachary Cappella" w:date="2023-10-09T13:10:00Z">
          <w:pPr>
            <w:ind w:left="720" w:hanging="720"/>
          </w:pPr>
        </w:pPrChange>
      </w:pPr>
      <w:r w:rsidRPr="00035CEB">
        <w:rPr>
          <w:rFonts w:ascii="Times New Roman" w:eastAsia="Times New Roman" w:hAnsi="Times New Roman" w:cs="Times New Roman"/>
          <w:i/>
          <w:iCs/>
          <w:color w:val="000000" w:themeColor="text1"/>
          <w:sz w:val="24"/>
          <w:szCs w:val="24"/>
        </w:rPr>
        <w:t>University of Maryland Global Campus(UMGC) SWEN 670 Capstone Project Management System - CaPPMS</w:t>
      </w:r>
      <w:r w:rsidRPr="00035CEB">
        <w:rPr>
          <w:rFonts w:ascii="Times New Roman" w:eastAsia="Times New Roman" w:hAnsi="Times New Roman" w:cs="Times New Roman"/>
          <w:color w:val="000000" w:themeColor="text1"/>
          <w:sz w:val="24"/>
          <w:szCs w:val="24"/>
        </w:rPr>
        <w:t xml:space="preserve">. (2023). Azurewebsites.net; CaPPMS. </w:t>
      </w:r>
      <w:r w:rsidRPr="00035CEB">
        <w:rPr>
          <w:rFonts w:ascii="Times New Roman" w:eastAsia="Times New Roman" w:hAnsi="Times New Roman" w:cs="Times New Roman"/>
          <w:sz w:val="24"/>
          <w:szCs w:val="24"/>
        </w:rPr>
        <w:t>https://umgc-cappms.azurewebsites.net/previousprojects</w:t>
      </w:r>
    </w:p>
    <w:p w14:paraId="57BCDFDA" w14:textId="54E536EA" w:rsidR="00AF1D58" w:rsidRPr="00035CEB" w:rsidRDefault="00AD292D">
      <w:pPr>
        <w:pStyle w:val="Heading1"/>
        <w:spacing w:line="360" w:lineRule="auto"/>
        <w:rPr>
          <w:rFonts w:ascii="Times New Roman" w:hAnsi="Times New Roman" w:cs="Times New Roman"/>
        </w:rPr>
        <w:pPrChange w:id="863" w:author="Zachary Cappella" w:date="2023-10-09T13:10:00Z">
          <w:pPr>
            <w:pStyle w:val="Heading1"/>
          </w:pPr>
        </w:pPrChange>
      </w:pPr>
      <w:bookmarkStart w:id="864" w:name="_Toc145021491"/>
      <w:bookmarkStart w:id="865" w:name="_Toc145022223"/>
      <w:bookmarkStart w:id="866" w:name="_Toc149373337"/>
      <w:r w:rsidRPr="00035CEB">
        <w:rPr>
          <w:rFonts w:ascii="Times New Roman" w:hAnsi="Times New Roman" w:cs="Times New Roman"/>
        </w:rPr>
        <w:t xml:space="preserve">2. </w:t>
      </w:r>
      <w:r w:rsidR="00AF1D58" w:rsidRPr="00035CEB">
        <w:rPr>
          <w:rFonts w:ascii="Times New Roman" w:hAnsi="Times New Roman" w:cs="Times New Roman"/>
        </w:rPr>
        <w:t>System Overview</w:t>
      </w:r>
      <w:bookmarkEnd w:id="864"/>
      <w:bookmarkEnd w:id="865"/>
      <w:bookmarkEnd w:id="866"/>
      <w:r w:rsidR="00AF1D58" w:rsidRPr="00035CEB">
        <w:rPr>
          <w:rFonts w:ascii="Times New Roman" w:hAnsi="Times New Roman" w:cs="Times New Roman"/>
        </w:rPr>
        <w:t> </w:t>
      </w:r>
    </w:p>
    <w:p w14:paraId="4294CA61" w14:textId="354EE1A9" w:rsidR="00C448BD" w:rsidRPr="00035CEB" w:rsidRDefault="00AD292D">
      <w:pPr>
        <w:pStyle w:val="Heading2"/>
        <w:spacing w:line="360" w:lineRule="auto"/>
        <w:rPr>
          <w:rStyle w:val="normaltextrun"/>
          <w:rFonts w:ascii="Times New Roman" w:hAnsi="Times New Roman" w:cs="Times New Roman"/>
          <w:sz w:val="32"/>
          <w:szCs w:val="32"/>
        </w:rPr>
        <w:pPrChange w:id="867" w:author="Zachary Cappella" w:date="2023-10-09T13:10:00Z">
          <w:pPr>
            <w:pStyle w:val="Heading2"/>
          </w:pPr>
        </w:pPrChange>
      </w:pPr>
      <w:bookmarkStart w:id="868" w:name="_Toc149373338"/>
      <w:r w:rsidRPr="00035CEB">
        <w:rPr>
          <w:rFonts w:ascii="Times New Roman" w:hAnsi="Times New Roman" w:cs="Times New Roman"/>
        </w:rPr>
        <w:t xml:space="preserve">2.1. </w:t>
      </w:r>
      <w:bookmarkStart w:id="869" w:name="_Toc145021493"/>
      <w:bookmarkStart w:id="870" w:name="_Toc145022225"/>
      <w:r w:rsidR="00AF1D58" w:rsidRPr="00035CEB">
        <w:rPr>
          <w:rFonts w:ascii="Times New Roman" w:hAnsi="Times New Roman" w:cs="Times New Roman"/>
        </w:rPr>
        <w:t>In Scope</w:t>
      </w:r>
      <w:bookmarkEnd w:id="869"/>
      <w:bookmarkEnd w:id="870"/>
      <w:bookmarkEnd w:id="868"/>
    </w:p>
    <w:p w14:paraId="48C0EF8D" w14:textId="2A4237E0" w:rsidR="4644E416" w:rsidRPr="00035CEB" w:rsidRDefault="000A7367" w:rsidP="008F037A">
      <w:pPr>
        <w:spacing w:line="360" w:lineRule="auto"/>
        <w:ind w:firstLine="720"/>
        <w:rPr>
          <w:rFonts w:ascii="Times New Roman" w:hAnsi="Times New Roman" w:cs="Times New Roman"/>
        </w:rPr>
      </w:pPr>
      <w:r w:rsidRPr="00035CEB">
        <w:rPr>
          <w:rFonts w:ascii="Times New Roman" w:eastAsia="Candara" w:hAnsi="Times New Roman" w:cs="Times New Roman"/>
        </w:rPr>
        <w:t>T</w:t>
      </w:r>
      <w:r w:rsidR="4644E416" w:rsidRPr="00035CEB">
        <w:rPr>
          <w:rFonts w:ascii="Times New Roman" w:eastAsia="Candara" w:hAnsi="Times New Roman" w:cs="Times New Roman"/>
        </w:rPr>
        <w:t xml:space="preserve">he scope of this TDD includes </w:t>
      </w:r>
      <w:r w:rsidR="4644E416" w:rsidRPr="00035CEB">
        <w:rPr>
          <w:rFonts w:ascii="Times New Roman" w:hAnsi="Times New Roman" w:cs="Times New Roman"/>
        </w:rPr>
        <w:t>crucial aspects of the application, including architecture and design, database structure, backend services, front-end design, and application logic.</w:t>
      </w:r>
      <w:r w:rsidR="36B5115A" w:rsidRPr="00035CEB">
        <w:rPr>
          <w:rFonts w:ascii="Times New Roman" w:hAnsi="Times New Roman" w:cs="Times New Roman"/>
        </w:rPr>
        <w:t xml:space="preserve"> System design, database design, and associated services will include data flow diagrams. </w:t>
      </w:r>
      <w:r w:rsidR="0053528B" w:rsidRPr="00035CEB">
        <w:rPr>
          <w:rFonts w:ascii="Times New Roman" w:hAnsi="Times New Roman" w:cs="Times New Roman"/>
        </w:rPr>
        <w:t>The c</w:t>
      </w:r>
      <w:r w:rsidR="27A4B553" w:rsidRPr="00035CEB">
        <w:rPr>
          <w:rFonts w:ascii="Times New Roman" w:hAnsi="Times New Roman" w:cs="Times New Roman"/>
        </w:rPr>
        <w:t>omponent design and user interface design will be considered in scope for the previously mentioned areas of focus.</w:t>
      </w:r>
    </w:p>
    <w:p w14:paraId="75941E04" w14:textId="68E932CD" w:rsidR="00C448BD" w:rsidRPr="00035CEB" w:rsidRDefault="00AD292D">
      <w:pPr>
        <w:pStyle w:val="Heading2"/>
        <w:spacing w:line="360" w:lineRule="auto"/>
        <w:rPr>
          <w:rStyle w:val="normaltextrun"/>
          <w:rFonts w:ascii="Times New Roman" w:eastAsiaTheme="minorHAnsi" w:hAnsi="Times New Roman" w:cs="Times New Roman"/>
          <w:b w:val="0"/>
          <w:bCs w:val="0"/>
          <w:color w:val="auto"/>
          <w:sz w:val="22"/>
          <w:szCs w:val="22"/>
        </w:rPr>
        <w:pPrChange w:id="871" w:author="Zachary Cappella" w:date="2023-10-09T13:10:00Z">
          <w:pPr>
            <w:pStyle w:val="Heading2"/>
          </w:pPr>
        </w:pPrChange>
      </w:pPr>
      <w:bookmarkStart w:id="872" w:name="_Toc145021494"/>
      <w:bookmarkStart w:id="873" w:name="_Toc145022226"/>
      <w:bookmarkStart w:id="874" w:name="_Toc149373339"/>
      <w:r w:rsidRPr="00035CEB">
        <w:rPr>
          <w:rFonts w:ascii="Times New Roman" w:hAnsi="Times New Roman" w:cs="Times New Roman"/>
        </w:rPr>
        <w:t>2.</w:t>
      </w:r>
      <w:r w:rsidR="4FE856BD" w:rsidRPr="00035CEB">
        <w:rPr>
          <w:rFonts w:ascii="Times New Roman" w:hAnsi="Times New Roman" w:cs="Times New Roman"/>
        </w:rPr>
        <w:t>2</w:t>
      </w:r>
      <w:r w:rsidRPr="00035CEB">
        <w:rPr>
          <w:rFonts w:ascii="Times New Roman" w:hAnsi="Times New Roman" w:cs="Times New Roman"/>
        </w:rPr>
        <w:t xml:space="preserve">. </w:t>
      </w:r>
      <w:r w:rsidR="00AF1D58" w:rsidRPr="00035CEB">
        <w:rPr>
          <w:rFonts w:ascii="Times New Roman" w:hAnsi="Times New Roman" w:cs="Times New Roman"/>
        </w:rPr>
        <w:t>Out of Scope</w:t>
      </w:r>
      <w:bookmarkEnd w:id="872"/>
      <w:bookmarkEnd w:id="873"/>
      <w:bookmarkEnd w:id="874"/>
    </w:p>
    <w:p w14:paraId="781EC3AE" w14:textId="230310CD" w:rsidR="0048421C" w:rsidRPr="00035CEB" w:rsidRDefault="5C335CAF" w:rsidP="008F037A">
      <w:pPr>
        <w:spacing w:line="360" w:lineRule="auto"/>
        <w:ind w:firstLine="720"/>
        <w:rPr>
          <w:rFonts w:ascii="Times New Roman" w:eastAsia="Times New Roman" w:hAnsi="Times New Roman" w:cs="Times New Roman"/>
          <w:sz w:val="24"/>
          <w:szCs w:val="24"/>
        </w:rPr>
      </w:pPr>
      <w:r w:rsidRPr="00035CEB">
        <w:rPr>
          <w:rFonts w:ascii="Times New Roman" w:eastAsia="Times New Roman" w:hAnsi="Times New Roman" w:cs="Times New Roman"/>
          <w:sz w:val="24"/>
          <w:szCs w:val="24"/>
        </w:rPr>
        <w:t>This document will not cover design aspects related to the video recording interface, photo gallery interface, video gallery interface, or audio gallery interface screens.</w:t>
      </w:r>
      <w:r w:rsidR="7D89929A" w:rsidRPr="00035CEB">
        <w:rPr>
          <w:rFonts w:ascii="Times New Roman" w:eastAsia="Times New Roman" w:hAnsi="Times New Roman" w:cs="Times New Roman"/>
          <w:sz w:val="24"/>
          <w:szCs w:val="24"/>
        </w:rPr>
        <w:t xml:space="preserve"> This work will be covered by Team A (Dream Team)</w:t>
      </w:r>
      <w:r w:rsidR="26941E6C" w:rsidRPr="00035CEB">
        <w:rPr>
          <w:rFonts w:ascii="Times New Roman" w:eastAsia="Times New Roman" w:hAnsi="Times New Roman" w:cs="Times New Roman"/>
          <w:sz w:val="24"/>
          <w:szCs w:val="24"/>
        </w:rPr>
        <w:t>, including</w:t>
      </w:r>
      <w:r w:rsidR="7D89929A" w:rsidRPr="00035CEB">
        <w:rPr>
          <w:rFonts w:ascii="Times New Roman" w:eastAsia="Times New Roman" w:hAnsi="Times New Roman" w:cs="Times New Roman"/>
          <w:sz w:val="24"/>
          <w:szCs w:val="24"/>
        </w:rPr>
        <w:t xml:space="preserve"> front</w:t>
      </w:r>
      <w:r w:rsidR="64B6F055" w:rsidRPr="00035CEB">
        <w:rPr>
          <w:rFonts w:ascii="Times New Roman" w:eastAsia="Times New Roman" w:hAnsi="Times New Roman" w:cs="Times New Roman"/>
          <w:sz w:val="24"/>
          <w:szCs w:val="24"/>
        </w:rPr>
        <w:t>-</w:t>
      </w:r>
      <w:r w:rsidR="7D89929A" w:rsidRPr="00035CEB">
        <w:rPr>
          <w:rFonts w:ascii="Times New Roman" w:eastAsia="Times New Roman" w:hAnsi="Times New Roman" w:cs="Times New Roman"/>
          <w:sz w:val="24"/>
          <w:szCs w:val="24"/>
        </w:rPr>
        <w:t xml:space="preserve">end and </w:t>
      </w:r>
      <w:r w:rsidR="54B39982" w:rsidRPr="00035CEB">
        <w:rPr>
          <w:rFonts w:ascii="Times New Roman" w:eastAsia="Times New Roman" w:hAnsi="Times New Roman" w:cs="Times New Roman"/>
          <w:sz w:val="24"/>
          <w:szCs w:val="24"/>
        </w:rPr>
        <w:t>back-end</w:t>
      </w:r>
      <w:r w:rsidR="7D89929A" w:rsidRPr="00035CEB">
        <w:rPr>
          <w:rFonts w:ascii="Times New Roman" w:eastAsia="Times New Roman" w:hAnsi="Times New Roman" w:cs="Times New Roman"/>
          <w:sz w:val="24"/>
          <w:szCs w:val="24"/>
        </w:rPr>
        <w:t xml:space="preserve"> services. </w:t>
      </w:r>
      <w:r w:rsidR="74586C8E" w:rsidRPr="00035CEB">
        <w:rPr>
          <w:rFonts w:ascii="Times New Roman" w:eastAsia="Times New Roman" w:hAnsi="Times New Roman" w:cs="Times New Roman"/>
          <w:sz w:val="24"/>
          <w:szCs w:val="24"/>
        </w:rPr>
        <w:t>Team A will provide a separate TDD including their design choices.</w:t>
      </w:r>
    </w:p>
    <w:p w14:paraId="41FD0705" w14:textId="7830B1A7" w:rsidR="5C335CAF" w:rsidRPr="00035CEB" w:rsidRDefault="0048421C">
      <w:pPr>
        <w:spacing w:line="360" w:lineRule="auto"/>
        <w:rPr>
          <w:rFonts w:ascii="Times New Roman" w:eastAsia="Times New Roman" w:hAnsi="Times New Roman" w:cs="Times New Roman"/>
          <w:sz w:val="24"/>
          <w:szCs w:val="24"/>
        </w:rPr>
        <w:pPrChange w:id="875" w:author="Zachary Cappella" w:date="2023-10-09T13:10:00Z">
          <w:pPr/>
        </w:pPrChange>
      </w:pPr>
      <w:r w:rsidRPr="00035CEB">
        <w:rPr>
          <w:rFonts w:ascii="Times New Roman" w:eastAsia="Times New Roman" w:hAnsi="Times New Roman" w:cs="Times New Roman"/>
          <w:sz w:val="24"/>
          <w:szCs w:val="24"/>
        </w:rPr>
        <w:br w:type="page"/>
      </w:r>
    </w:p>
    <w:p w14:paraId="76B16AFB" w14:textId="0C387F0E" w:rsidR="00AF1D58" w:rsidRPr="00035CEB" w:rsidRDefault="00AD292D">
      <w:pPr>
        <w:pStyle w:val="Heading1"/>
        <w:spacing w:line="360" w:lineRule="auto"/>
        <w:rPr>
          <w:rFonts w:ascii="Times New Roman" w:hAnsi="Times New Roman" w:cs="Times New Roman"/>
        </w:rPr>
        <w:pPrChange w:id="876" w:author="Zachary Cappella" w:date="2023-10-09T13:10:00Z">
          <w:pPr>
            <w:pStyle w:val="Heading1"/>
          </w:pPr>
        </w:pPrChange>
      </w:pPr>
      <w:bookmarkStart w:id="877" w:name="_Toc145021495"/>
      <w:bookmarkStart w:id="878" w:name="_Toc145022227"/>
      <w:bookmarkStart w:id="879" w:name="_Toc149373340"/>
      <w:r w:rsidRPr="00035CEB">
        <w:rPr>
          <w:rFonts w:ascii="Times New Roman" w:hAnsi="Times New Roman" w:cs="Times New Roman"/>
        </w:rPr>
        <w:lastRenderedPageBreak/>
        <w:t xml:space="preserve">3. </w:t>
      </w:r>
      <w:r w:rsidR="00AF1D58" w:rsidRPr="00035CEB">
        <w:rPr>
          <w:rFonts w:ascii="Times New Roman" w:hAnsi="Times New Roman" w:cs="Times New Roman"/>
        </w:rPr>
        <w:t>System Architecture</w:t>
      </w:r>
      <w:bookmarkEnd w:id="877"/>
      <w:bookmarkEnd w:id="878"/>
      <w:bookmarkEnd w:id="879"/>
      <w:r w:rsidR="00AF1D58" w:rsidRPr="00035CEB">
        <w:rPr>
          <w:rFonts w:ascii="Times New Roman" w:hAnsi="Times New Roman" w:cs="Times New Roman"/>
        </w:rPr>
        <w:t> </w:t>
      </w:r>
    </w:p>
    <w:p w14:paraId="40334424" w14:textId="77777777" w:rsidR="00C448BD" w:rsidRPr="00035CEB" w:rsidRDefault="00AD292D">
      <w:pPr>
        <w:pStyle w:val="Heading2"/>
        <w:spacing w:line="360" w:lineRule="auto"/>
        <w:rPr>
          <w:rStyle w:val="normaltextrun"/>
          <w:rFonts w:ascii="Times New Roman" w:hAnsi="Times New Roman" w:cs="Times New Roman"/>
          <w:sz w:val="32"/>
          <w:szCs w:val="32"/>
        </w:rPr>
        <w:pPrChange w:id="880" w:author="Zachary Cappella" w:date="2023-10-09T13:10:00Z">
          <w:pPr>
            <w:pStyle w:val="Heading2"/>
          </w:pPr>
        </w:pPrChange>
      </w:pPr>
      <w:bookmarkStart w:id="881" w:name="_Toc145021496"/>
      <w:bookmarkStart w:id="882" w:name="_Toc145022228"/>
      <w:bookmarkStart w:id="883" w:name="_Toc149373341"/>
      <w:r w:rsidRPr="00035CEB">
        <w:rPr>
          <w:rFonts w:ascii="Times New Roman" w:hAnsi="Times New Roman" w:cs="Times New Roman"/>
        </w:rPr>
        <w:t xml:space="preserve">3.1. </w:t>
      </w:r>
      <w:r w:rsidR="00AF1D58" w:rsidRPr="00035CEB">
        <w:rPr>
          <w:rFonts w:ascii="Times New Roman" w:hAnsi="Times New Roman" w:cs="Times New Roman"/>
        </w:rPr>
        <w:t>Architectural Design</w:t>
      </w:r>
      <w:bookmarkEnd w:id="881"/>
      <w:bookmarkEnd w:id="882"/>
      <w:bookmarkEnd w:id="883"/>
    </w:p>
    <w:p w14:paraId="07F58141" w14:textId="77777777" w:rsidR="0083321A" w:rsidRPr="00035CEB" w:rsidRDefault="0083321A">
      <w:pPr>
        <w:spacing w:line="360" w:lineRule="auto"/>
        <w:rPr>
          <w:rFonts w:ascii="Times New Roman" w:eastAsia="Candara" w:hAnsi="Times New Roman" w:cs="Times New Roman"/>
        </w:rPr>
        <w:pPrChange w:id="884" w:author="Zachary Cappella" w:date="2023-10-09T13:10:00Z">
          <w:pPr/>
        </w:pPrChange>
      </w:pPr>
    </w:p>
    <w:p w14:paraId="7AB8EF81" w14:textId="7570EB08" w:rsidR="44B267E6" w:rsidRPr="00035CEB" w:rsidRDefault="44B267E6" w:rsidP="008F037A">
      <w:pPr>
        <w:spacing w:line="360" w:lineRule="auto"/>
        <w:ind w:firstLine="720"/>
        <w:rPr>
          <w:rFonts w:ascii="Times New Roman" w:eastAsia="Candara" w:hAnsi="Times New Roman" w:cs="Times New Roman"/>
          <w:sz w:val="24"/>
          <w:szCs w:val="24"/>
          <w:rPrChange w:id="885" w:author="Zachary Cappella" w:date="2023-10-23T16:02:00Z">
            <w:rPr>
              <w:rFonts w:ascii="Times New Roman" w:eastAsia="Candara" w:hAnsi="Times New Roman" w:cs="Times New Roman"/>
            </w:rPr>
          </w:rPrChange>
        </w:rPr>
      </w:pPr>
      <w:r w:rsidRPr="00035CEB">
        <w:rPr>
          <w:rFonts w:ascii="Times New Roman" w:eastAsia="Candara" w:hAnsi="Times New Roman" w:cs="Times New Roman"/>
          <w:sz w:val="24"/>
          <w:szCs w:val="24"/>
          <w:rPrChange w:id="886" w:author="Zachary Cappella" w:date="2023-10-23T16:02:00Z">
            <w:rPr>
              <w:rFonts w:ascii="Times New Roman" w:eastAsia="Candara" w:hAnsi="Times New Roman" w:cs="Times New Roman"/>
            </w:rPr>
          </w:rPrChange>
        </w:rPr>
        <w:t xml:space="preserve">This section describes the system architecture of CogniOpen. CogniOpen is composed of </w:t>
      </w:r>
      <w:r w:rsidR="00FD4657" w:rsidRPr="00035CEB">
        <w:rPr>
          <w:rFonts w:ascii="Times New Roman" w:eastAsia="Candara" w:hAnsi="Times New Roman" w:cs="Times New Roman"/>
          <w:sz w:val="24"/>
          <w:szCs w:val="24"/>
          <w:rPrChange w:id="887" w:author="Zachary Cappella" w:date="2023-10-23T16:02:00Z">
            <w:rPr>
              <w:rFonts w:ascii="Times New Roman" w:eastAsia="Candara" w:hAnsi="Times New Roman" w:cs="Times New Roman"/>
            </w:rPr>
          </w:rPrChange>
        </w:rPr>
        <w:t>four</w:t>
      </w:r>
      <w:r w:rsidRPr="00035CEB">
        <w:rPr>
          <w:rFonts w:ascii="Times New Roman" w:eastAsia="Candara" w:hAnsi="Times New Roman" w:cs="Times New Roman"/>
          <w:sz w:val="24"/>
          <w:szCs w:val="24"/>
          <w:rPrChange w:id="888" w:author="Zachary Cappella" w:date="2023-10-23T16:02:00Z">
            <w:rPr>
              <w:rFonts w:ascii="Times New Roman" w:eastAsia="Candara" w:hAnsi="Times New Roman" w:cs="Times New Roman"/>
            </w:rPr>
          </w:rPrChange>
        </w:rPr>
        <w:t xml:space="preserve"> main service domains: the Local Storage Service</w:t>
      </w:r>
      <w:r w:rsidR="00FD4657" w:rsidRPr="00035CEB">
        <w:rPr>
          <w:rFonts w:ascii="Times New Roman" w:eastAsia="Candara" w:hAnsi="Times New Roman" w:cs="Times New Roman"/>
          <w:sz w:val="24"/>
          <w:szCs w:val="24"/>
          <w:rPrChange w:id="889" w:author="Zachary Cappella" w:date="2023-10-23T16:02:00Z">
            <w:rPr>
              <w:rFonts w:ascii="Times New Roman" w:eastAsia="Candara" w:hAnsi="Times New Roman" w:cs="Times New Roman"/>
            </w:rPr>
          </w:rPrChange>
        </w:rPr>
        <w:t>;</w:t>
      </w:r>
      <w:r w:rsidRPr="00035CEB">
        <w:rPr>
          <w:rFonts w:ascii="Times New Roman" w:eastAsia="Candara" w:hAnsi="Times New Roman" w:cs="Times New Roman"/>
          <w:sz w:val="24"/>
          <w:szCs w:val="24"/>
          <w:rPrChange w:id="890" w:author="Zachary Cappella" w:date="2023-10-23T16:02:00Z">
            <w:rPr>
              <w:rFonts w:ascii="Times New Roman" w:eastAsia="Candara" w:hAnsi="Times New Roman" w:cs="Times New Roman"/>
            </w:rPr>
          </w:rPrChange>
        </w:rPr>
        <w:t xml:space="preserve"> </w:t>
      </w:r>
      <w:r w:rsidR="00FD4657" w:rsidRPr="00035CEB">
        <w:rPr>
          <w:rFonts w:ascii="Times New Roman" w:eastAsia="Candara" w:hAnsi="Times New Roman" w:cs="Times New Roman"/>
          <w:sz w:val="24"/>
          <w:szCs w:val="24"/>
          <w:rPrChange w:id="891" w:author="Zachary Cappella" w:date="2023-10-23T16:02:00Z">
            <w:rPr>
              <w:rFonts w:ascii="Times New Roman" w:eastAsia="Candara" w:hAnsi="Times New Roman" w:cs="Times New Roman"/>
            </w:rPr>
          </w:rPrChange>
        </w:rPr>
        <w:t xml:space="preserve">Database Storage; </w:t>
      </w:r>
      <w:r w:rsidR="00856F99" w:rsidRPr="00035CEB">
        <w:rPr>
          <w:rFonts w:ascii="Times New Roman" w:eastAsia="Candara" w:hAnsi="Times New Roman" w:cs="Times New Roman"/>
          <w:sz w:val="24"/>
          <w:szCs w:val="24"/>
          <w:rPrChange w:id="892" w:author="Zachary Cappella" w:date="2023-10-23T16:02:00Z">
            <w:rPr>
              <w:rFonts w:ascii="Times New Roman" w:eastAsia="Candara" w:hAnsi="Times New Roman" w:cs="Times New Roman"/>
            </w:rPr>
          </w:rPrChange>
        </w:rPr>
        <w:t>AWS Transcribe</w:t>
      </w:r>
      <w:r w:rsidRPr="00035CEB">
        <w:rPr>
          <w:rFonts w:ascii="Times New Roman" w:eastAsia="Candara" w:hAnsi="Times New Roman" w:cs="Times New Roman"/>
          <w:sz w:val="24"/>
          <w:szCs w:val="24"/>
          <w:rPrChange w:id="893" w:author="Zachary Cappella" w:date="2023-10-23T16:02:00Z">
            <w:rPr>
              <w:rFonts w:ascii="Times New Roman" w:eastAsia="Candara" w:hAnsi="Times New Roman" w:cs="Times New Roman"/>
            </w:rPr>
          </w:rPrChange>
        </w:rPr>
        <w:t xml:space="preserve">, a </w:t>
      </w:r>
      <w:r w:rsidR="00856F99" w:rsidRPr="00035CEB">
        <w:rPr>
          <w:rFonts w:ascii="Times New Roman" w:eastAsia="Candara" w:hAnsi="Times New Roman" w:cs="Times New Roman"/>
          <w:sz w:val="24"/>
          <w:szCs w:val="24"/>
          <w:rPrChange w:id="894" w:author="Zachary Cappella" w:date="2023-10-23T16:02:00Z">
            <w:rPr>
              <w:rFonts w:ascii="Times New Roman" w:eastAsia="Candara" w:hAnsi="Times New Roman" w:cs="Times New Roman"/>
            </w:rPr>
          </w:rPrChange>
        </w:rPr>
        <w:t>STT</w:t>
      </w:r>
      <w:r w:rsidRPr="00035CEB">
        <w:rPr>
          <w:rFonts w:ascii="Times New Roman" w:eastAsia="Candara" w:hAnsi="Times New Roman" w:cs="Times New Roman"/>
          <w:sz w:val="24"/>
          <w:szCs w:val="24"/>
          <w:rPrChange w:id="895" w:author="Zachary Cappella" w:date="2023-10-23T16:02:00Z">
            <w:rPr>
              <w:rFonts w:ascii="Times New Roman" w:eastAsia="Candara" w:hAnsi="Times New Roman" w:cs="Times New Roman"/>
            </w:rPr>
          </w:rPrChange>
        </w:rPr>
        <w:t xml:space="preserve"> service from </w:t>
      </w:r>
      <w:r w:rsidR="00FD4657" w:rsidRPr="00035CEB">
        <w:rPr>
          <w:rFonts w:ascii="Times New Roman" w:eastAsia="Candara" w:hAnsi="Times New Roman" w:cs="Times New Roman"/>
          <w:sz w:val="24"/>
          <w:szCs w:val="24"/>
          <w:rPrChange w:id="896" w:author="Zachary Cappella" w:date="2023-10-23T16:02:00Z">
            <w:rPr>
              <w:rFonts w:ascii="Times New Roman" w:eastAsia="Candara" w:hAnsi="Times New Roman" w:cs="Times New Roman"/>
            </w:rPr>
          </w:rPrChange>
        </w:rPr>
        <w:t>AWS;</w:t>
      </w:r>
      <w:r w:rsidRPr="00035CEB">
        <w:rPr>
          <w:rFonts w:ascii="Times New Roman" w:eastAsia="Candara" w:hAnsi="Times New Roman" w:cs="Times New Roman"/>
          <w:sz w:val="24"/>
          <w:szCs w:val="24"/>
          <w:rPrChange w:id="897" w:author="Zachary Cappella" w:date="2023-10-23T16:02:00Z">
            <w:rPr>
              <w:rFonts w:ascii="Times New Roman" w:eastAsia="Candara" w:hAnsi="Times New Roman" w:cs="Times New Roman"/>
            </w:rPr>
          </w:rPrChange>
        </w:rPr>
        <w:t xml:space="preserve"> and the ChatGPT API service. Each service is able </w:t>
      </w:r>
      <w:r w:rsidR="00516674" w:rsidRPr="00035CEB">
        <w:rPr>
          <w:rFonts w:ascii="Times New Roman" w:eastAsia="Candara" w:hAnsi="Times New Roman" w:cs="Times New Roman"/>
          <w:sz w:val="24"/>
          <w:szCs w:val="24"/>
          <w:rPrChange w:id="898" w:author="Zachary Cappella" w:date="2023-10-23T16:02:00Z">
            <w:rPr>
              <w:rFonts w:ascii="Times New Roman" w:eastAsia="Candara" w:hAnsi="Times New Roman" w:cs="Times New Roman"/>
            </w:rPr>
          </w:rPrChange>
        </w:rPr>
        <w:t xml:space="preserve">to </w:t>
      </w:r>
      <w:r w:rsidRPr="00035CEB">
        <w:rPr>
          <w:rFonts w:ascii="Times New Roman" w:eastAsia="Candara" w:hAnsi="Times New Roman" w:cs="Times New Roman"/>
          <w:sz w:val="24"/>
          <w:szCs w:val="24"/>
          <w:rPrChange w:id="899" w:author="Zachary Cappella" w:date="2023-10-23T16:02:00Z">
            <w:rPr>
              <w:rFonts w:ascii="Times New Roman" w:eastAsia="Candara" w:hAnsi="Times New Roman" w:cs="Times New Roman"/>
            </w:rPr>
          </w:rPrChange>
        </w:rPr>
        <w:t>send, transform</w:t>
      </w:r>
      <w:r w:rsidR="00516674" w:rsidRPr="00035CEB">
        <w:rPr>
          <w:rFonts w:ascii="Times New Roman" w:eastAsia="Candara" w:hAnsi="Times New Roman" w:cs="Times New Roman"/>
          <w:sz w:val="24"/>
          <w:szCs w:val="24"/>
          <w:rPrChange w:id="900" w:author="Zachary Cappella" w:date="2023-10-23T16:02:00Z">
            <w:rPr>
              <w:rFonts w:ascii="Times New Roman" w:eastAsia="Candara" w:hAnsi="Times New Roman" w:cs="Times New Roman"/>
            </w:rPr>
          </w:rPrChange>
        </w:rPr>
        <w:t>,</w:t>
      </w:r>
      <w:r w:rsidRPr="00035CEB">
        <w:rPr>
          <w:rFonts w:ascii="Times New Roman" w:eastAsia="Candara" w:hAnsi="Times New Roman" w:cs="Times New Roman"/>
          <w:sz w:val="24"/>
          <w:szCs w:val="24"/>
          <w:rPrChange w:id="901" w:author="Zachary Cappella" w:date="2023-10-23T16:02:00Z">
            <w:rPr>
              <w:rFonts w:ascii="Times New Roman" w:eastAsia="Candara" w:hAnsi="Times New Roman" w:cs="Times New Roman"/>
            </w:rPr>
          </w:rPrChange>
        </w:rPr>
        <w:t xml:space="preserve"> and respond to data that is passed from the front-end services of CogniOpen</w:t>
      </w:r>
      <w:r w:rsidR="00516674" w:rsidRPr="00035CEB">
        <w:rPr>
          <w:rFonts w:ascii="Times New Roman" w:eastAsia="Candara" w:hAnsi="Times New Roman" w:cs="Times New Roman"/>
          <w:sz w:val="24"/>
          <w:szCs w:val="24"/>
          <w:rPrChange w:id="902" w:author="Zachary Cappella" w:date="2023-10-23T16:02:00Z">
            <w:rPr>
              <w:rFonts w:ascii="Times New Roman" w:eastAsia="Candara" w:hAnsi="Times New Roman" w:cs="Times New Roman"/>
            </w:rPr>
          </w:rPrChange>
        </w:rPr>
        <w:t xml:space="preserve"> to the back-end services</w:t>
      </w:r>
      <w:r w:rsidRPr="00035CEB">
        <w:rPr>
          <w:rFonts w:ascii="Times New Roman" w:eastAsia="Candara" w:hAnsi="Times New Roman" w:cs="Times New Roman"/>
          <w:sz w:val="24"/>
          <w:szCs w:val="24"/>
          <w:rPrChange w:id="903" w:author="Zachary Cappella" w:date="2023-10-23T16:02:00Z">
            <w:rPr>
              <w:rFonts w:ascii="Times New Roman" w:eastAsia="Candara" w:hAnsi="Times New Roman" w:cs="Times New Roman"/>
            </w:rPr>
          </w:rPrChange>
        </w:rPr>
        <w:t xml:space="preserve">. The </w:t>
      </w:r>
      <w:r w:rsidR="00E07FCD" w:rsidRPr="00035CEB">
        <w:rPr>
          <w:rFonts w:ascii="Times New Roman" w:eastAsia="Candara" w:hAnsi="Times New Roman" w:cs="Times New Roman"/>
          <w:sz w:val="24"/>
          <w:szCs w:val="24"/>
          <w:rPrChange w:id="904" w:author="Zachary Cappella" w:date="2023-10-23T16:02:00Z">
            <w:rPr>
              <w:rFonts w:ascii="Times New Roman" w:eastAsia="Candara" w:hAnsi="Times New Roman" w:cs="Times New Roman"/>
            </w:rPr>
          </w:rPrChange>
        </w:rPr>
        <w:t xml:space="preserve">high-level </w:t>
      </w:r>
      <w:r w:rsidRPr="00035CEB">
        <w:rPr>
          <w:rFonts w:ascii="Times New Roman" w:eastAsia="Candara" w:hAnsi="Times New Roman" w:cs="Times New Roman"/>
          <w:sz w:val="24"/>
          <w:szCs w:val="24"/>
          <w:rPrChange w:id="905" w:author="Zachary Cappella" w:date="2023-10-23T16:02:00Z">
            <w:rPr>
              <w:rFonts w:ascii="Times New Roman" w:eastAsia="Candara" w:hAnsi="Times New Roman" w:cs="Times New Roman"/>
            </w:rPr>
          </w:rPrChange>
        </w:rPr>
        <w:t>structural flow of data is described in the below diagram:</w:t>
      </w:r>
    </w:p>
    <w:p w14:paraId="32AB386D" w14:textId="53E05D0F" w:rsidR="2C88984E" w:rsidRPr="00035CEB" w:rsidRDefault="2C88984E">
      <w:pPr>
        <w:spacing w:line="360" w:lineRule="auto"/>
        <w:rPr>
          <w:rFonts w:ascii="Times New Roman" w:eastAsia="Candara" w:hAnsi="Times New Roman" w:cs="Times New Roman"/>
          <w:sz w:val="24"/>
          <w:szCs w:val="24"/>
        </w:rPr>
        <w:pPrChange w:id="906" w:author="Zachary Cappella" w:date="2023-10-09T13:10:00Z">
          <w:pPr/>
        </w:pPrChange>
      </w:pPr>
    </w:p>
    <w:p w14:paraId="66566ACF" w14:textId="6CB62697" w:rsidR="44B267E6" w:rsidRPr="00035CEB" w:rsidRDefault="00656DA4">
      <w:pPr>
        <w:spacing w:line="360" w:lineRule="auto"/>
        <w:jc w:val="center"/>
        <w:rPr>
          <w:rFonts w:ascii="Times New Roman" w:eastAsia="Candara" w:hAnsi="Times New Roman" w:cs="Times New Roman"/>
          <w:sz w:val="24"/>
          <w:szCs w:val="24"/>
        </w:rPr>
        <w:pPrChange w:id="907" w:author="Zachary Cappella" w:date="2023-10-09T13:10:00Z">
          <w:pPr>
            <w:jc w:val="center"/>
          </w:pPr>
        </w:pPrChange>
      </w:pPr>
      <w:r w:rsidRPr="00035CEB">
        <w:rPr>
          <w:rFonts w:ascii="Times New Roman" w:eastAsia="Candara" w:hAnsi="Times New Roman" w:cs="Times New Roman"/>
          <w:noProof/>
        </w:rPr>
        <w:drawing>
          <wp:inline distT="0" distB="0" distL="0" distR="0" wp14:anchorId="4A3B2BB0" wp14:editId="07228728">
            <wp:extent cx="5486400" cy="3380935"/>
            <wp:effectExtent l="0" t="0" r="0" b="0"/>
            <wp:docPr id="1306449439" name="Picture 1306449439" descr="A diagram of several types of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49439" name="Picture 1" descr="A diagram of several types of softwar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5647" cy="3392796"/>
                    </a:xfrm>
                    <a:prstGeom prst="rect">
                      <a:avLst/>
                    </a:prstGeom>
                    <a:noFill/>
                    <a:ln>
                      <a:noFill/>
                    </a:ln>
                  </pic:spPr>
                </pic:pic>
              </a:graphicData>
            </a:graphic>
          </wp:inline>
        </w:drawing>
      </w:r>
    </w:p>
    <w:p w14:paraId="5C5E3053" w14:textId="3DFE25D6" w:rsidR="2C88984E" w:rsidRPr="00035CEB" w:rsidRDefault="1CFBBE56">
      <w:pPr>
        <w:spacing w:line="360" w:lineRule="auto"/>
        <w:jc w:val="center"/>
        <w:rPr>
          <w:ins w:id="908" w:author="Zachary Cappella" w:date="2023-10-09T12:43:00Z"/>
          <w:rStyle w:val="eop"/>
          <w:rFonts w:ascii="Times New Roman" w:hAnsi="Times New Roman" w:cs="Times New Roman"/>
          <w:color w:val="000000" w:themeColor="text1"/>
        </w:rPr>
        <w:pPrChange w:id="909" w:author="Zachary Cappella" w:date="2023-10-09T13:10:00Z">
          <w:pPr>
            <w:jc w:val="center"/>
          </w:pPr>
        </w:pPrChange>
      </w:pPr>
      <w:r w:rsidRPr="00035CEB">
        <w:rPr>
          <w:rStyle w:val="eop"/>
          <w:rFonts w:ascii="Times New Roman" w:hAnsi="Times New Roman" w:cs="Times New Roman"/>
          <w:color w:val="000000" w:themeColor="text1"/>
        </w:rPr>
        <w:t>Figure 1 – Architectural Overview</w:t>
      </w:r>
    </w:p>
    <w:p w14:paraId="35D6E12F" w14:textId="18CCF227" w:rsidR="00136202" w:rsidRPr="00035CEB" w:rsidRDefault="00136202">
      <w:pPr>
        <w:spacing w:line="360" w:lineRule="auto"/>
        <w:rPr>
          <w:rStyle w:val="eop"/>
          <w:rFonts w:ascii="Times New Roman" w:hAnsi="Times New Roman" w:cs="Times New Roman"/>
          <w:b/>
          <w:bCs/>
          <w:color w:val="000000" w:themeColor="text1"/>
          <w:sz w:val="24"/>
          <w:szCs w:val="24"/>
          <w:rPrChange w:id="910" w:author="Zachary Cappella" w:date="2023-10-23T16:02:00Z">
            <w:rPr>
              <w:rStyle w:val="eop"/>
              <w:rFonts w:ascii="Times New Roman" w:hAnsi="Times New Roman" w:cs="Times New Roman"/>
              <w:b/>
              <w:bCs/>
              <w:color w:val="000000" w:themeColor="text1"/>
            </w:rPr>
          </w:rPrChange>
        </w:rPr>
        <w:pPrChange w:id="911" w:author="Zachary Cappella" w:date="2023-10-09T13:10:00Z">
          <w:pPr>
            <w:jc w:val="center"/>
          </w:pPr>
        </w:pPrChange>
      </w:pPr>
      <w:ins w:id="912" w:author="Zachary Cappella" w:date="2023-10-09T12:43:00Z">
        <w:r w:rsidRPr="00035CEB">
          <w:rPr>
            <w:rStyle w:val="eop"/>
            <w:rFonts w:ascii="Times New Roman" w:hAnsi="Times New Roman" w:cs="Times New Roman"/>
            <w:color w:val="000000" w:themeColor="text1"/>
            <w:sz w:val="24"/>
            <w:szCs w:val="24"/>
            <w:rPrChange w:id="913" w:author="Zachary Cappella" w:date="2023-10-23T16:02:00Z">
              <w:rPr>
                <w:rStyle w:val="eop"/>
                <w:rFonts w:ascii="Times New Roman" w:hAnsi="Times New Roman" w:cs="Times New Roman"/>
                <w:color w:val="000000" w:themeColor="text1"/>
              </w:rPr>
            </w:rPrChange>
          </w:rPr>
          <w:t xml:space="preserve">In the architecture of the CogniOpen application, </w:t>
        </w:r>
        <w:r w:rsidR="00E51F05" w:rsidRPr="00035CEB">
          <w:rPr>
            <w:rStyle w:val="eop"/>
            <w:rFonts w:ascii="Times New Roman" w:hAnsi="Times New Roman" w:cs="Times New Roman"/>
            <w:color w:val="000000" w:themeColor="text1"/>
            <w:sz w:val="24"/>
            <w:szCs w:val="24"/>
            <w:rPrChange w:id="914" w:author="Zachary Cappella" w:date="2023-10-23T16:02:00Z">
              <w:rPr>
                <w:rStyle w:val="eop"/>
                <w:rFonts w:ascii="Times New Roman" w:hAnsi="Times New Roman" w:cs="Times New Roman"/>
                <w:color w:val="000000" w:themeColor="text1"/>
              </w:rPr>
            </w:rPrChange>
          </w:rPr>
          <w:t xml:space="preserve">everything is driven by the </w:t>
        </w:r>
      </w:ins>
      <w:ins w:id="915" w:author="Edward Devine" w:date="2023-10-18T04:24:00Z">
        <w:r w:rsidR="7757194A" w:rsidRPr="00035CEB">
          <w:rPr>
            <w:rStyle w:val="eop"/>
            <w:rFonts w:ascii="Times New Roman" w:hAnsi="Times New Roman" w:cs="Times New Roman"/>
            <w:color w:val="000000" w:themeColor="text1"/>
            <w:sz w:val="24"/>
            <w:szCs w:val="24"/>
          </w:rPr>
          <w:t>u</w:t>
        </w:r>
      </w:ins>
      <w:ins w:id="916" w:author="Zachary Cappella" w:date="2023-10-09T12:43:00Z">
        <w:del w:id="917" w:author="Edward Devine" w:date="2023-10-18T04:24:00Z">
          <w:r w:rsidRPr="00035CEB" w:rsidDel="00E51F05">
            <w:rPr>
              <w:rStyle w:val="eop"/>
              <w:rFonts w:ascii="Times New Roman" w:hAnsi="Times New Roman" w:cs="Times New Roman"/>
              <w:color w:val="000000" w:themeColor="text1"/>
              <w:sz w:val="24"/>
              <w:szCs w:val="24"/>
              <w:rPrChange w:id="918" w:author="Zachary Cappella" w:date="2023-10-23T16:02:00Z">
                <w:rPr>
                  <w:rStyle w:val="eop"/>
                  <w:rFonts w:ascii="Times New Roman" w:hAnsi="Times New Roman" w:cs="Times New Roman"/>
                  <w:color w:val="000000" w:themeColor="text1"/>
                </w:rPr>
              </w:rPrChange>
            </w:rPr>
            <w:delText>U</w:delText>
          </w:r>
        </w:del>
        <w:r w:rsidR="00E51F05" w:rsidRPr="00035CEB">
          <w:rPr>
            <w:rStyle w:val="eop"/>
            <w:rFonts w:ascii="Times New Roman" w:hAnsi="Times New Roman" w:cs="Times New Roman"/>
            <w:color w:val="000000" w:themeColor="text1"/>
            <w:sz w:val="24"/>
            <w:szCs w:val="24"/>
            <w:rPrChange w:id="919" w:author="Zachary Cappella" w:date="2023-10-23T16:02:00Z">
              <w:rPr>
                <w:rStyle w:val="eop"/>
                <w:rFonts w:ascii="Times New Roman" w:hAnsi="Times New Roman" w:cs="Times New Roman"/>
                <w:color w:val="000000" w:themeColor="text1"/>
              </w:rPr>
            </w:rPrChange>
          </w:rPr>
          <w:t>ser</w:t>
        </w:r>
      </w:ins>
      <w:ins w:id="920" w:author="Zachary Cappella" w:date="2023-10-09T12:44:00Z">
        <w:r w:rsidR="00E51F05" w:rsidRPr="00035CEB">
          <w:rPr>
            <w:rStyle w:val="eop"/>
            <w:rFonts w:ascii="Times New Roman" w:hAnsi="Times New Roman" w:cs="Times New Roman"/>
            <w:color w:val="000000" w:themeColor="text1"/>
            <w:sz w:val="24"/>
            <w:szCs w:val="24"/>
            <w:rPrChange w:id="921" w:author="Zachary Cappella" w:date="2023-10-23T16:02:00Z">
              <w:rPr>
                <w:rStyle w:val="eop"/>
                <w:rFonts w:ascii="Times New Roman" w:hAnsi="Times New Roman" w:cs="Times New Roman"/>
                <w:color w:val="000000" w:themeColor="text1"/>
              </w:rPr>
            </w:rPrChange>
          </w:rPr>
          <w:t xml:space="preserve"> and their personal phone. </w:t>
        </w:r>
      </w:ins>
      <w:ins w:id="922" w:author="Zachary Cappella" w:date="2023-10-09T12:50:00Z">
        <w:r w:rsidR="003B7706" w:rsidRPr="00035CEB">
          <w:rPr>
            <w:rStyle w:val="eop"/>
            <w:rFonts w:ascii="Times New Roman" w:hAnsi="Times New Roman" w:cs="Times New Roman"/>
            <w:color w:val="000000" w:themeColor="text1"/>
            <w:sz w:val="24"/>
            <w:szCs w:val="24"/>
            <w:rPrChange w:id="923" w:author="Zachary Cappella" w:date="2023-10-23T16:02:00Z">
              <w:rPr>
                <w:rStyle w:val="eop"/>
                <w:rFonts w:ascii="Times New Roman" w:hAnsi="Times New Roman" w:cs="Times New Roman"/>
                <w:color w:val="000000" w:themeColor="text1"/>
              </w:rPr>
            </w:rPrChange>
          </w:rPr>
          <w:t xml:space="preserve">The only interaction the </w:t>
        </w:r>
      </w:ins>
      <w:ins w:id="924" w:author="Zachary Cappella" w:date="2023-10-09T12:51:00Z">
        <w:r w:rsidR="003A5486" w:rsidRPr="00035CEB">
          <w:rPr>
            <w:rStyle w:val="eop"/>
            <w:rFonts w:ascii="Times New Roman" w:hAnsi="Times New Roman" w:cs="Times New Roman"/>
            <w:color w:val="000000" w:themeColor="text1"/>
            <w:sz w:val="24"/>
            <w:szCs w:val="24"/>
            <w:rPrChange w:id="925" w:author="Zachary Cappella" w:date="2023-10-23T16:02:00Z">
              <w:rPr>
                <w:rStyle w:val="eop"/>
                <w:rFonts w:ascii="Times New Roman" w:hAnsi="Times New Roman" w:cs="Times New Roman"/>
                <w:color w:val="000000" w:themeColor="text1"/>
              </w:rPr>
            </w:rPrChange>
          </w:rPr>
          <w:t xml:space="preserve">CogniOpen </w:t>
        </w:r>
      </w:ins>
      <w:ins w:id="926" w:author="Zachary Cappella" w:date="2023-10-09T12:50:00Z">
        <w:r w:rsidR="003B7706" w:rsidRPr="00035CEB">
          <w:rPr>
            <w:rStyle w:val="eop"/>
            <w:rFonts w:ascii="Times New Roman" w:hAnsi="Times New Roman" w:cs="Times New Roman"/>
            <w:color w:val="000000" w:themeColor="text1"/>
            <w:sz w:val="24"/>
            <w:szCs w:val="24"/>
            <w:rPrChange w:id="927" w:author="Zachary Cappella" w:date="2023-10-23T16:02:00Z">
              <w:rPr>
                <w:rStyle w:val="eop"/>
                <w:rFonts w:ascii="Times New Roman" w:hAnsi="Times New Roman" w:cs="Times New Roman"/>
                <w:color w:val="000000" w:themeColor="text1"/>
              </w:rPr>
            </w:rPrChange>
          </w:rPr>
          <w:t>application will how with another</w:t>
        </w:r>
        <w:r w:rsidR="003A5486" w:rsidRPr="00035CEB">
          <w:rPr>
            <w:rStyle w:val="eop"/>
            <w:rFonts w:ascii="Times New Roman" w:hAnsi="Times New Roman" w:cs="Times New Roman"/>
            <w:color w:val="000000" w:themeColor="text1"/>
            <w:sz w:val="24"/>
            <w:szCs w:val="24"/>
            <w:rPrChange w:id="928" w:author="Zachary Cappella" w:date="2023-10-23T16:02:00Z">
              <w:rPr>
                <w:rStyle w:val="eop"/>
                <w:rFonts w:ascii="Times New Roman" w:hAnsi="Times New Roman" w:cs="Times New Roman"/>
                <w:color w:val="000000" w:themeColor="text1"/>
              </w:rPr>
            </w:rPrChange>
          </w:rPr>
          <w:t xml:space="preserve"> application on the </w:t>
        </w:r>
      </w:ins>
      <w:ins w:id="929" w:author="Edward Devine" w:date="2023-10-18T04:24:00Z">
        <w:r w:rsidR="52284153" w:rsidRPr="00035CEB">
          <w:rPr>
            <w:rStyle w:val="eop"/>
            <w:rFonts w:ascii="Times New Roman" w:hAnsi="Times New Roman" w:cs="Times New Roman"/>
            <w:color w:val="000000" w:themeColor="text1"/>
            <w:sz w:val="24"/>
            <w:szCs w:val="24"/>
          </w:rPr>
          <w:t>u</w:t>
        </w:r>
      </w:ins>
      <w:ins w:id="930" w:author="Zachary Cappella" w:date="2023-10-09T12:50:00Z">
        <w:del w:id="931" w:author="Edward Devine" w:date="2023-10-18T04:24:00Z">
          <w:r w:rsidRPr="00035CEB" w:rsidDel="003A5486">
            <w:rPr>
              <w:rStyle w:val="eop"/>
              <w:rFonts w:ascii="Times New Roman" w:hAnsi="Times New Roman" w:cs="Times New Roman"/>
              <w:color w:val="000000" w:themeColor="text1"/>
              <w:sz w:val="24"/>
              <w:szCs w:val="24"/>
              <w:rPrChange w:id="932" w:author="Zachary Cappella" w:date="2023-10-23T16:02:00Z">
                <w:rPr>
                  <w:rStyle w:val="eop"/>
                  <w:rFonts w:ascii="Times New Roman" w:hAnsi="Times New Roman" w:cs="Times New Roman"/>
                  <w:color w:val="000000" w:themeColor="text1"/>
                </w:rPr>
              </w:rPrChange>
            </w:rPr>
            <w:delText>U</w:delText>
          </w:r>
        </w:del>
        <w:r w:rsidR="003A5486" w:rsidRPr="00035CEB">
          <w:rPr>
            <w:rStyle w:val="eop"/>
            <w:rFonts w:ascii="Times New Roman" w:hAnsi="Times New Roman" w:cs="Times New Roman"/>
            <w:color w:val="000000" w:themeColor="text1"/>
            <w:sz w:val="24"/>
            <w:szCs w:val="24"/>
            <w:rPrChange w:id="933" w:author="Zachary Cappella" w:date="2023-10-23T16:02:00Z">
              <w:rPr>
                <w:rStyle w:val="eop"/>
                <w:rFonts w:ascii="Times New Roman" w:hAnsi="Times New Roman" w:cs="Times New Roman"/>
                <w:color w:val="000000" w:themeColor="text1"/>
              </w:rPr>
            </w:rPrChange>
          </w:rPr>
          <w:t>ser’s phone</w:t>
        </w:r>
      </w:ins>
      <w:ins w:id="934" w:author="Zachary Cappella" w:date="2023-10-09T12:51:00Z">
        <w:r w:rsidR="003A5486" w:rsidRPr="00035CEB">
          <w:rPr>
            <w:rStyle w:val="eop"/>
            <w:rFonts w:ascii="Times New Roman" w:hAnsi="Times New Roman" w:cs="Times New Roman"/>
            <w:color w:val="000000" w:themeColor="text1"/>
            <w:sz w:val="24"/>
            <w:szCs w:val="24"/>
            <w:rPrChange w:id="935" w:author="Zachary Cappella" w:date="2023-10-23T16:02:00Z">
              <w:rPr>
                <w:rStyle w:val="eop"/>
                <w:rFonts w:ascii="Times New Roman" w:hAnsi="Times New Roman" w:cs="Times New Roman"/>
                <w:color w:val="000000" w:themeColor="text1"/>
              </w:rPr>
            </w:rPrChange>
          </w:rPr>
          <w:t xml:space="preserve"> is with their preferred Calendar application. Since the audio portion of the application is the only set of features in scope for Team B, the diagram shows how actions the </w:t>
        </w:r>
      </w:ins>
      <w:ins w:id="936" w:author="Edward Devine" w:date="2023-10-18T04:24:00Z">
        <w:r w:rsidR="33F6C088" w:rsidRPr="00035CEB">
          <w:rPr>
            <w:rStyle w:val="eop"/>
            <w:rFonts w:ascii="Times New Roman" w:hAnsi="Times New Roman" w:cs="Times New Roman"/>
            <w:color w:val="000000" w:themeColor="text1"/>
            <w:sz w:val="24"/>
            <w:szCs w:val="24"/>
          </w:rPr>
          <w:t>u</w:t>
        </w:r>
      </w:ins>
      <w:ins w:id="937" w:author="Zachary Cappella" w:date="2023-10-09T12:51:00Z">
        <w:del w:id="938" w:author="Edward Devine" w:date="2023-10-18T04:24:00Z">
          <w:r w:rsidRPr="00035CEB" w:rsidDel="003A5486">
            <w:rPr>
              <w:rStyle w:val="eop"/>
              <w:rFonts w:ascii="Times New Roman" w:hAnsi="Times New Roman" w:cs="Times New Roman"/>
              <w:color w:val="000000" w:themeColor="text1"/>
              <w:sz w:val="24"/>
              <w:szCs w:val="24"/>
              <w:rPrChange w:id="939" w:author="Zachary Cappella" w:date="2023-10-23T16:02:00Z">
                <w:rPr>
                  <w:rStyle w:val="eop"/>
                  <w:rFonts w:ascii="Times New Roman" w:hAnsi="Times New Roman" w:cs="Times New Roman"/>
                  <w:color w:val="000000" w:themeColor="text1"/>
                </w:rPr>
              </w:rPrChange>
            </w:rPr>
            <w:delText>U</w:delText>
          </w:r>
        </w:del>
        <w:r w:rsidR="003A5486" w:rsidRPr="00035CEB">
          <w:rPr>
            <w:rStyle w:val="eop"/>
            <w:rFonts w:ascii="Times New Roman" w:hAnsi="Times New Roman" w:cs="Times New Roman"/>
            <w:color w:val="000000" w:themeColor="text1"/>
            <w:sz w:val="24"/>
            <w:szCs w:val="24"/>
            <w:rPrChange w:id="940" w:author="Zachary Cappella" w:date="2023-10-23T16:02:00Z">
              <w:rPr>
                <w:rStyle w:val="eop"/>
                <w:rFonts w:ascii="Times New Roman" w:hAnsi="Times New Roman" w:cs="Times New Roman"/>
                <w:color w:val="000000" w:themeColor="text1"/>
              </w:rPr>
            </w:rPrChange>
          </w:rPr>
          <w:t xml:space="preserve">ser may take will </w:t>
        </w:r>
        <w:r w:rsidR="001073AA" w:rsidRPr="00035CEB">
          <w:rPr>
            <w:rStyle w:val="eop"/>
            <w:rFonts w:ascii="Times New Roman" w:hAnsi="Times New Roman" w:cs="Times New Roman"/>
            <w:color w:val="000000" w:themeColor="text1"/>
            <w:sz w:val="24"/>
            <w:szCs w:val="24"/>
            <w:rPrChange w:id="941" w:author="Zachary Cappella" w:date="2023-10-23T16:02:00Z">
              <w:rPr>
                <w:rStyle w:val="eop"/>
                <w:rFonts w:ascii="Times New Roman" w:hAnsi="Times New Roman" w:cs="Times New Roman"/>
                <w:color w:val="000000" w:themeColor="text1"/>
              </w:rPr>
            </w:rPrChange>
          </w:rPr>
          <w:t>flo</w:t>
        </w:r>
      </w:ins>
      <w:ins w:id="942" w:author="Zachary Cappella" w:date="2023-10-09T12:52:00Z">
        <w:r w:rsidR="001073AA" w:rsidRPr="00035CEB">
          <w:rPr>
            <w:rStyle w:val="eop"/>
            <w:rFonts w:ascii="Times New Roman" w:hAnsi="Times New Roman" w:cs="Times New Roman"/>
            <w:color w:val="000000" w:themeColor="text1"/>
            <w:sz w:val="24"/>
            <w:szCs w:val="24"/>
            <w:rPrChange w:id="943" w:author="Zachary Cappella" w:date="2023-10-23T16:02:00Z">
              <w:rPr>
                <w:rStyle w:val="eop"/>
                <w:rFonts w:ascii="Times New Roman" w:hAnsi="Times New Roman" w:cs="Times New Roman"/>
                <w:color w:val="000000" w:themeColor="text1"/>
              </w:rPr>
            </w:rPrChange>
          </w:rPr>
          <w:t xml:space="preserve">w through the system. The user may request to create an audio </w:t>
        </w:r>
        <w:r w:rsidR="001073AA" w:rsidRPr="00035CEB">
          <w:rPr>
            <w:rStyle w:val="eop"/>
            <w:rFonts w:ascii="Times New Roman" w:hAnsi="Times New Roman" w:cs="Times New Roman"/>
            <w:color w:val="000000" w:themeColor="text1"/>
            <w:sz w:val="24"/>
            <w:szCs w:val="24"/>
            <w:rPrChange w:id="944" w:author="Zachary Cappella" w:date="2023-10-23T16:02:00Z">
              <w:rPr>
                <w:rStyle w:val="eop"/>
                <w:rFonts w:ascii="Times New Roman" w:hAnsi="Times New Roman" w:cs="Times New Roman"/>
                <w:color w:val="000000" w:themeColor="text1"/>
              </w:rPr>
            </w:rPrChange>
          </w:rPr>
          <w:lastRenderedPageBreak/>
          <w:t xml:space="preserve">recording or use the default audio recording on startup. This </w:t>
        </w:r>
      </w:ins>
      <w:ins w:id="945" w:author="Zachary Cappella" w:date="2023-10-09T12:59:00Z">
        <w:r w:rsidR="00B262EA" w:rsidRPr="00035CEB">
          <w:rPr>
            <w:rStyle w:val="eop"/>
            <w:rFonts w:ascii="Times New Roman" w:hAnsi="Times New Roman" w:cs="Times New Roman"/>
            <w:color w:val="000000" w:themeColor="text1"/>
            <w:sz w:val="24"/>
            <w:szCs w:val="24"/>
            <w:rPrChange w:id="946" w:author="Zachary Cappella" w:date="2023-10-23T16:02:00Z">
              <w:rPr>
                <w:rStyle w:val="eop"/>
                <w:rFonts w:ascii="Times New Roman" w:hAnsi="Times New Roman" w:cs="Times New Roman"/>
                <w:color w:val="000000" w:themeColor="text1"/>
              </w:rPr>
            </w:rPrChange>
          </w:rPr>
          <w:t xml:space="preserve">audio data </w:t>
        </w:r>
      </w:ins>
      <w:ins w:id="947" w:author="Zachary Cappella" w:date="2023-10-09T12:52:00Z">
        <w:r w:rsidR="001073AA" w:rsidRPr="00035CEB">
          <w:rPr>
            <w:rStyle w:val="eop"/>
            <w:rFonts w:ascii="Times New Roman" w:hAnsi="Times New Roman" w:cs="Times New Roman"/>
            <w:color w:val="000000" w:themeColor="text1"/>
            <w:sz w:val="24"/>
            <w:szCs w:val="24"/>
            <w:rPrChange w:id="948" w:author="Zachary Cappella" w:date="2023-10-23T16:02:00Z">
              <w:rPr>
                <w:rStyle w:val="eop"/>
                <w:rFonts w:ascii="Times New Roman" w:hAnsi="Times New Roman" w:cs="Times New Roman"/>
                <w:color w:val="000000" w:themeColor="text1"/>
              </w:rPr>
            </w:rPrChange>
          </w:rPr>
          <w:t>will be fed into the CogniOpen Audio Processor which will interface with two third-party tools – AWS Transcribe and ChatGPT. The specific interactions with these tools will be des</w:t>
        </w:r>
      </w:ins>
      <w:ins w:id="949" w:author="Zachary Cappella" w:date="2023-10-09T12:53:00Z">
        <w:r w:rsidR="001073AA" w:rsidRPr="00035CEB">
          <w:rPr>
            <w:rStyle w:val="eop"/>
            <w:rFonts w:ascii="Times New Roman" w:hAnsi="Times New Roman" w:cs="Times New Roman"/>
            <w:color w:val="000000" w:themeColor="text1"/>
            <w:sz w:val="24"/>
            <w:szCs w:val="24"/>
            <w:rPrChange w:id="950" w:author="Zachary Cappella" w:date="2023-10-23T16:02:00Z">
              <w:rPr>
                <w:rStyle w:val="eop"/>
                <w:rFonts w:ascii="Times New Roman" w:hAnsi="Times New Roman" w:cs="Times New Roman"/>
                <w:color w:val="000000" w:themeColor="text1"/>
              </w:rPr>
            </w:rPrChange>
          </w:rPr>
          <w:t>cribed below.</w:t>
        </w:r>
      </w:ins>
    </w:p>
    <w:p w14:paraId="40E81B78" w14:textId="1E3F6EC0" w:rsidR="00AF1D58" w:rsidRPr="00035CEB" w:rsidRDefault="00AD292D">
      <w:pPr>
        <w:pStyle w:val="Heading2"/>
        <w:spacing w:line="360" w:lineRule="auto"/>
        <w:rPr>
          <w:rFonts w:ascii="Times New Roman" w:hAnsi="Times New Roman" w:cs="Times New Roman"/>
        </w:rPr>
        <w:pPrChange w:id="951" w:author="Zachary Cappella" w:date="2023-10-09T13:10:00Z">
          <w:pPr>
            <w:pStyle w:val="Heading2"/>
          </w:pPr>
        </w:pPrChange>
      </w:pPr>
      <w:bookmarkStart w:id="952" w:name="_Toc145021497"/>
      <w:bookmarkStart w:id="953" w:name="_Toc145022229"/>
      <w:bookmarkStart w:id="954" w:name="_Toc149373342"/>
      <w:r w:rsidRPr="00035CEB">
        <w:rPr>
          <w:rFonts w:ascii="Times New Roman" w:hAnsi="Times New Roman" w:cs="Times New Roman"/>
        </w:rPr>
        <w:t xml:space="preserve">3.2 </w:t>
      </w:r>
      <w:r w:rsidR="00AF1D58" w:rsidRPr="00035CEB">
        <w:rPr>
          <w:rFonts w:ascii="Times New Roman" w:hAnsi="Times New Roman" w:cs="Times New Roman"/>
        </w:rPr>
        <w:t>Decomposition Description</w:t>
      </w:r>
      <w:bookmarkEnd w:id="952"/>
      <w:bookmarkEnd w:id="953"/>
      <w:bookmarkEnd w:id="954"/>
      <w:r w:rsidR="00AF1D58" w:rsidRPr="00035CEB">
        <w:rPr>
          <w:rFonts w:ascii="Times New Roman" w:hAnsi="Times New Roman" w:cs="Times New Roman"/>
        </w:rPr>
        <w:t> </w:t>
      </w:r>
    </w:p>
    <w:p w14:paraId="2372AC74" w14:textId="6FC0515A" w:rsidR="00AF1D58" w:rsidRPr="00035CEB" w:rsidRDefault="00AD292D">
      <w:pPr>
        <w:pStyle w:val="Heading2"/>
        <w:spacing w:line="360" w:lineRule="auto"/>
        <w:rPr>
          <w:rStyle w:val="eop"/>
          <w:rFonts w:ascii="Times New Roman" w:hAnsi="Times New Roman" w:cs="Times New Roman"/>
        </w:rPr>
        <w:pPrChange w:id="955" w:author="Zachary Cappella" w:date="2023-10-09T13:10:00Z">
          <w:pPr>
            <w:pStyle w:val="Heading2"/>
          </w:pPr>
        </w:pPrChange>
      </w:pPr>
      <w:bookmarkStart w:id="956" w:name="_Toc145021498"/>
      <w:bookmarkStart w:id="957" w:name="_Toc145022230"/>
      <w:bookmarkStart w:id="958" w:name="_Toc149373343"/>
      <w:r w:rsidRPr="00035CEB">
        <w:rPr>
          <w:rStyle w:val="Heading3Char"/>
          <w:rFonts w:ascii="Times New Roman" w:hAnsi="Times New Roman" w:cs="Times New Roman"/>
          <w:b/>
        </w:rPr>
        <w:t xml:space="preserve">3.2.1 </w:t>
      </w:r>
      <w:r w:rsidR="00AF1D58" w:rsidRPr="00035CEB">
        <w:rPr>
          <w:rStyle w:val="Heading3Char"/>
          <w:rFonts w:ascii="Times New Roman" w:hAnsi="Times New Roman" w:cs="Times New Roman"/>
          <w:b/>
        </w:rPr>
        <w:t>Database</w:t>
      </w:r>
      <w:bookmarkEnd w:id="956"/>
      <w:bookmarkEnd w:id="957"/>
      <w:bookmarkEnd w:id="958"/>
      <w:r w:rsidR="00AF1D58" w:rsidRPr="00035CEB">
        <w:rPr>
          <w:rFonts w:ascii="Times New Roman" w:hAnsi="Times New Roman" w:cs="Times New Roman"/>
        </w:rPr>
        <w:t> </w:t>
      </w:r>
    </w:p>
    <w:p w14:paraId="068A4856" w14:textId="47EB18B9" w:rsidR="00FF6783" w:rsidRPr="00035CEB" w:rsidRDefault="619DC28D">
      <w:pPr>
        <w:jc w:val="center"/>
        <w:rPr>
          <w:ins w:id="959" w:author="Zachary Cappella" w:date="2023-10-09T13:23:00Z"/>
          <w:rStyle w:val="normaltextrun"/>
          <w:rFonts w:ascii="Times New Roman" w:eastAsia="Candara" w:hAnsi="Times New Roman" w:cs="Times New Roman"/>
          <w:b/>
          <w:bCs/>
          <w:color w:val="000000" w:themeColor="text1"/>
          <w:sz w:val="28"/>
          <w:szCs w:val="28"/>
        </w:rPr>
        <w:pPrChange w:id="960" w:author="Zachary Cappella" w:date="2023-10-09T13:25:00Z">
          <w:pPr>
            <w:spacing w:line="360" w:lineRule="auto"/>
            <w:ind w:left="-864"/>
            <w:jc w:val="center"/>
          </w:pPr>
        </w:pPrChange>
      </w:pPr>
      <w:r w:rsidRPr="00035CEB">
        <w:rPr>
          <w:rFonts w:ascii="Times New Roman" w:hAnsi="Times New Roman" w:cs="Times New Roman"/>
          <w:noProof/>
          <w:rPrChange w:id="961" w:author="Zachary Cappella" w:date="2023-10-23T16:02:00Z">
            <w:rPr>
              <w:noProof/>
            </w:rPr>
          </w:rPrChange>
        </w:rPr>
        <w:drawing>
          <wp:inline distT="0" distB="0" distL="0" distR="0" wp14:anchorId="0BB5E288" wp14:editId="28A6B64B">
            <wp:extent cx="5648179" cy="3965491"/>
            <wp:effectExtent l="0" t="0" r="3810" b="0"/>
            <wp:docPr id="1624538417" name="Picture 162453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538417"/>
                    <pic:cNvPicPr/>
                  </pic:nvPicPr>
                  <pic:blipFill>
                    <a:blip r:embed="rId18">
                      <a:extLst>
                        <a:ext uri="{28A0092B-C50C-407E-A947-70E740481C1C}">
                          <a14:useLocalDpi xmlns:a14="http://schemas.microsoft.com/office/drawing/2010/main" val="0"/>
                        </a:ext>
                      </a:extLst>
                    </a:blip>
                    <a:stretch>
                      <a:fillRect/>
                    </a:stretch>
                  </pic:blipFill>
                  <pic:spPr>
                    <a:xfrm>
                      <a:off x="0" y="0"/>
                      <a:ext cx="5725104" cy="4019499"/>
                    </a:xfrm>
                    <a:prstGeom prst="rect">
                      <a:avLst/>
                    </a:prstGeom>
                  </pic:spPr>
                </pic:pic>
              </a:graphicData>
            </a:graphic>
          </wp:inline>
        </w:drawing>
      </w:r>
      <w:bookmarkStart w:id="962" w:name="_Toc145021499"/>
      <w:bookmarkStart w:id="963" w:name="_Toc145022231"/>
    </w:p>
    <w:p w14:paraId="0A09CED6" w14:textId="246FBB91" w:rsidR="00AE7B5E" w:rsidRPr="00035CEB" w:rsidRDefault="7E8764C7">
      <w:pPr>
        <w:jc w:val="center"/>
        <w:rPr>
          <w:ins w:id="964" w:author="Zachary Cappella" w:date="2023-10-09T13:25:00Z"/>
          <w:rStyle w:val="normaltextrun"/>
          <w:rFonts w:ascii="Times New Roman" w:hAnsi="Times New Roman" w:cs="Times New Roman"/>
        </w:rPr>
        <w:pPrChange w:id="965" w:author="Zachary Cappella" w:date="2023-10-09T13:25:00Z">
          <w:pPr/>
        </w:pPrChange>
      </w:pPr>
      <w:r w:rsidRPr="00035CEB">
        <w:rPr>
          <w:rStyle w:val="normaltextrun"/>
          <w:rFonts w:ascii="Times New Roman" w:hAnsi="Times New Roman" w:cs="Times New Roman"/>
        </w:rPr>
        <w:t>Figure 2 – Class Diagram</w:t>
      </w:r>
    </w:p>
    <w:p w14:paraId="2E9428B4" w14:textId="5208078B" w:rsidR="00AE7B5E" w:rsidRPr="00035CEB" w:rsidRDefault="00AE7B5E">
      <w:pPr>
        <w:spacing w:line="360" w:lineRule="auto"/>
        <w:rPr>
          <w:rStyle w:val="normaltextrun"/>
          <w:rFonts w:ascii="Times New Roman" w:hAnsi="Times New Roman" w:cs="Times New Roman"/>
          <w:rPrChange w:id="966" w:author="Zachary Cappella" w:date="2023-10-23T16:02:00Z">
            <w:rPr>
              <w:rStyle w:val="normaltextrun"/>
              <w:rFonts w:ascii="Times New Roman" w:hAnsi="Times New Roman" w:cs="Times New Roman"/>
              <w:highlight w:val="yellow"/>
            </w:rPr>
          </w:rPrChange>
        </w:rPr>
        <w:pPrChange w:id="967" w:author="Zachary Cappella" w:date="2023-10-09T13:26:00Z">
          <w:pPr>
            <w:ind w:left="-864"/>
            <w:jc w:val="center"/>
          </w:pPr>
        </w:pPrChange>
      </w:pPr>
      <w:ins w:id="968" w:author="Zachary Cappella" w:date="2023-10-09T13:25:00Z">
        <w:r w:rsidRPr="00035CEB">
          <w:rPr>
            <w:rStyle w:val="normaltextrun"/>
            <w:rFonts w:ascii="Times New Roman" w:hAnsi="Times New Roman" w:cs="Times New Roman"/>
          </w:rPr>
          <w:tab/>
          <w:t>The diagram above provides a high-level overview of the application’s classes,</w:t>
        </w:r>
      </w:ins>
      <w:ins w:id="969" w:author="Zachary Cappella" w:date="2023-10-09T13:26:00Z">
        <w:r w:rsidR="0017663C" w:rsidRPr="00035CEB">
          <w:rPr>
            <w:rStyle w:val="normaltextrun"/>
            <w:rFonts w:ascii="Times New Roman" w:hAnsi="Times New Roman" w:cs="Times New Roman"/>
          </w:rPr>
          <w:t xml:space="preserve"> class attributes,</w:t>
        </w:r>
      </w:ins>
      <w:ins w:id="970" w:author="Zachary Cappella" w:date="2023-10-09T13:25:00Z">
        <w:r w:rsidRPr="00035CEB">
          <w:rPr>
            <w:rStyle w:val="normaltextrun"/>
            <w:rFonts w:ascii="Times New Roman" w:hAnsi="Times New Roman" w:cs="Times New Roman"/>
          </w:rPr>
          <w:t xml:space="preserve"> </w:t>
        </w:r>
        <w:r w:rsidR="00705123" w:rsidRPr="00035CEB">
          <w:rPr>
            <w:rStyle w:val="normaltextrun"/>
            <w:rFonts w:ascii="Times New Roman" w:hAnsi="Times New Roman" w:cs="Times New Roman"/>
          </w:rPr>
          <w:t>inher</w:t>
        </w:r>
        <w:r w:rsidR="006F76F4" w:rsidRPr="00035CEB">
          <w:rPr>
            <w:rStyle w:val="normaltextrun"/>
            <w:rFonts w:ascii="Times New Roman" w:hAnsi="Times New Roman" w:cs="Times New Roman"/>
          </w:rPr>
          <w:t>itance, functions,</w:t>
        </w:r>
      </w:ins>
      <w:ins w:id="971" w:author="Zachary Cappella" w:date="2023-10-09T13:26:00Z">
        <w:r w:rsidR="006F76F4" w:rsidRPr="00035CEB">
          <w:rPr>
            <w:rStyle w:val="normaltextrun"/>
            <w:rFonts w:ascii="Times New Roman" w:hAnsi="Times New Roman" w:cs="Times New Roman"/>
          </w:rPr>
          <w:t xml:space="preserve"> parameters, and return types.</w:t>
        </w:r>
        <w:r w:rsidR="0017663C" w:rsidRPr="00035CEB">
          <w:rPr>
            <w:rStyle w:val="normaltextrun"/>
            <w:rFonts w:ascii="Times New Roman" w:hAnsi="Times New Roman" w:cs="Times New Roman"/>
          </w:rPr>
          <w:t xml:space="preserve"> While subject to change</w:t>
        </w:r>
      </w:ins>
      <w:ins w:id="972" w:author="Zachary Cappella" w:date="2023-10-09T13:27:00Z">
        <w:r w:rsidR="004E5A94" w:rsidRPr="00035CEB">
          <w:rPr>
            <w:rStyle w:val="normaltextrun"/>
            <w:rFonts w:ascii="Times New Roman" w:hAnsi="Times New Roman" w:cs="Times New Roman"/>
          </w:rPr>
          <w:t xml:space="preserve"> as development continues, this provides implementing software developers a blueprint for how to start. </w:t>
        </w:r>
        <w:r w:rsidR="006A44A4" w:rsidRPr="00035CEB">
          <w:rPr>
            <w:rStyle w:val="normaltextrun"/>
            <w:rFonts w:ascii="Times New Roman" w:hAnsi="Times New Roman" w:cs="Times New Roman"/>
          </w:rPr>
          <w:t>Primarily driven by the MainMenu</w:t>
        </w:r>
      </w:ins>
      <w:ins w:id="973" w:author="Zachary Cappella" w:date="2023-10-09T13:28:00Z">
        <w:r w:rsidR="00282C16" w:rsidRPr="00035CEB">
          <w:rPr>
            <w:rStyle w:val="normaltextrun"/>
            <w:rFonts w:ascii="Times New Roman" w:hAnsi="Times New Roman" w:cs="Times New Roman"/>
          </w:rPr>
          <w:t xml:space="preserve">, inherited from Main, the Search, Audio, and VirtualAssistant classes </w:t>
        </w:r>
        <w:r w:rsidR="00B962CE" w:rsidRPr="00035CEB">
          <w:rPr>
            <w:rStyle w:val="normaltextrun"/>
            <w:rFonts w:ascii="Times New Roman" w:hAnsi="Times New Roman" w:cs="Times New Roman"/>
          </w:rPr>
          <w:t xml:space="preserve">each play an active role in providing integration services to the MainMenu class. </w:t>
        </w:r>
      </w:ins>
      <w:ins w:id="974" w:author="Zachary Cappella" w:date="2023-10-09T13:29:00Z">
        <w:r w:rsidR="00BE5D1D" w:rsidRPr="00035CEB">
          <w:rPr>
            <w:rStyle w:val="normaltextrun"/>
            <w:rFonts w:ascii="Times New Roman" w:hAnsi="Times New Roman" w:cs="Times New Roman"/>
          </w:rPr>
          <w:t>The Re</w:t>
        </w:r>
      </w:ins>
      <w:ins w:id="975" w:author="Edward Devine" w:date="2023-10-18T04:25:00Z">
        <w:r w:rsidR="0C45555B" w:rsidRPr="00035CEB">
          <w:rPr>
            <w:rStyle w:val="normaltextrun"/>
            <w:rFonts w:ascii="Times New Roman" w:hAnsi="Times New Roman" w:cs="Times New Roman"/>
          </w:rPr>
          <w:t>s</w:t>
        </w:r>
      </w:ins>
      <w:ins w:id="976" w:author="Zachary Cappella" w:date="2023-10-09T13:29:00Z">
        <w:r w:rsidR="00BE5D1D" w:rsidRPr="00035CEB">
          <w:rPr>
            <w:rStyle w:val="normaltextrun"/>
            <w:rFonts w:ascii="Times New Roman" w:hAnsi="Times New Roman" w:cs="Times New Roman"/>
          </w:rPr>
          <w:t xml:space="preserve">ponse class will service the querying components of the Search, VirtualAssistant, and Audio classes. Finally, the EmergencyContact and Account classes will all provide critical </w:t>
        </w:r>
      </w:ins>
      <w:ins w:id="977" w:author="Edward Devine" w:date="2023-10-18T04:25:00Z">
        <w:r w:rsidR="77E0C299" w:rsidRPr="00035CEB">
          <w:rPr>
            <w:rStyle w:val="normaltextrun"/>
            <w:rFonts w:ascii="Times New Roman" w:hAnsi="Times New Roman" w:cs="Times New Roman"/>
          </w:rPr>
          <w:t>u</w:t>
        </w:r>
      </w:ins>
      <w:ins w:id="978" w:author="Zachary Cappella" w:date="2023-10-09T13:29:00Z">
        <w:del w:id="979" w:author="Edward Devine" w:date="2023-10-18T04:25:00Z">
          <w:r w:rsidRPr="00035CEB" w:rsidDel="00BE5D1D">
            <w:rPr>
              <w:rStyle w:val="normaltextrun"/>
              <w:rFonts w:ascii="Times New Roman" w:hAnsi="Times New Roman" w:cs="Times New Roman"/>
            </w:rPr>
            <w:delText>U</w:delText>
          </w:r>
        </w:del>
        <w:r w:rsidR="00BE5D1D" w:rsidRPr="00035CEB">
          <w:rPr>
            <w:rStyle w:val="normaltextrun"/>
            <w:rFonts w:ascii="Times New Roman" w:hAnsi="Times New Roman" w:cs="Times New Roman"/>
          </w:rPr>
          <w:t>ser information that will be used with the Main class.</w:t>
        </w:r>
      </w:ins>
    </w:p>
    <w:p w14:paraId="014E9A2A" w14:textId="11989DE3" w:rsidR="00AF1D58" w:rsidRPr="00035CEB" w:rsidRDefault="00363FCB">
      <w:pPr>
        <w:pStyle w:val="Heading3"/>
        <w:spacing w:line="360" w:lineRule="auto"/>
        <w:rPr>
          <w:rStyle w:val="eop"/>
          <w:rFonts w:ascii="Times New Roman" w:eastAsiaTheme="minorHAnsi" w:hAnsi="Times New Roman" w:cs="Times New Roman"/>
          <w:b w:val="0"/>
          <w:bCs w:val="0"/>
          <w:sz w:val="22"/>
          <w:szCs w:val="22"/>
        </w:rPr>
        <w:pPrChange w:id="980" w:author="Zachary Cappella" w:date="2023-10-09T13:10:00Z">
          <w:pPr>
            <w:pStyle w:val="Heading3"/>
          </w:pPr>
        </w:pPrChange>
      </w:pPr>
      <w:bookmarkStart w:id="981" w:name="_Toc149373344"/>
      <w:r w:rsidRPr="00035CEB">
        <w:rPr>
          <w:rFonts w:ascii="Times New Roman" w:hAnsi="Times New Roman" w:cs="Times New Roman"/>
        </w:rPr>
        <w:lastRenderedPageBreak/>
        <w:t>3.2.</w:t>
      </w:r>
      <w:r w:rsidR="00001D5F" w:rsidRPr="00035CEB">
        <w:rPr>
          <w:rFonts w:ascii="Times New Roman" w:hAnsi="Times New Roman" w:cs="Times New Roman"/>
        </w:rPr>
        <w:t>2</w:t>
      </w:r>
      <w:r w:rsidRPr="00035CEB">
        <w:rPr>
          <w:rFonts w:ascii="Times New Roman" w:hAnsi="Times New Roman" w:cs="Times New Roman"/>
        </w:rPr>
        <w:t xml:space="preserve"> </w:t>
      </w:r>
      <w:r w:rsidR="00AF1D58" w:rsidRPr="00035CEB">
        <w:rPr>
          <w:rFonts w:ascii="Times New Roman" w:hAnsi="Times New Roman" w:cs="Times New Roman"/>
        </w:rPr>
        <w:t>Transcription Service</w:t>
      </w:r>
      <w:bookmarkEnd w:id="962"/>
      <w:bookmarkEnd w:id="963"/>
      <w:bookmarkEnd w:id="981"/>
      <w:r w:rsidR="00AF1D58" w:rsidRPr="00035CEB">
        <w:rPr>
          <w:rFonts w:ascii="Times New Roman" w:hAnsi="Times New Roman" w:cs="Times New Roman"/>
        </w:rPr>
        <w:t> </w:t>
      </w:r>
    </w:p>
    <w:p w14:paraId="682FBAEC" w14:textId="7613D398" w:rsidR="4AD42C2F" w:rsidRPr="00035CEB" w:rsidRDefault="64290F45" w:rsidP="008F037A">
      <w:pPr>
        <w:spacing w:line="360" w:lineRule="auto"/>
        <w:jc w:val="center"/>
        <w:rPr>
          <w:ins w:id="982" w:author="Zachary Cappella" w:date="2023-10-09T13:17:00Z"/>
          <w:rFonts w:ascii="Times New Roman" w:hAnsi="Times New Roman" w:cs="Times New Roman"/>
        </w:rPr>
      </w:pPr>
      <w:r w:rsidRPr="00035CEB">
        <w:rPr>
          <w:rFonts w:ascii="Times New Roman" w:hAnsi="Times New Roman" w:cs="Times New Roman"/>
          <w:noProof/>
          <w:rPrChange w:id="983" w:author="Zachary Cappella" w:date="2023-10-23T16:02:00Z">
            <w:rPr>
              <w:noProof/>
            </w:rPr>
          </w:rPrChange>
        </w:rPr>
        <w:drawing>
          <wp:inline distT="0" distB="0" distL="0" distR="0" wp14:anchorId="0EC99C50" wp14:editId="3C0390AE">
            <wp:extent cx="5925266" cy="6362702"/>
            <wp:effectExtent l="0" t="0" r="0" b="0"/>
            <wp:docPr id="1266610763" name="Picture 126661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610763"/>
                    <pic:cNvPicPr/>
                  </pic:nvPicPr>
                  <pic:blipFill>
                    <a:blip r:embed="rId19">
                      <a:extLst>
                        <a:ext uri="{28A0092B-C50C-407E-A947-70E740481C1C}">
                          <a14:useLocalDpi xmlns:a14="http://schemas.microsoft.com/office/drawing/2010/main" val="0"/>
                        </a:ext>
                      </a:extLst>
                    </a:blip>
                    <a:stretch>
                      <a:fillRect/>
                    </a:stretch>
                  </pic:blipFill>
                  <pic:spPr>
                    <a:xfrm>
                      <a:off x="0" y="0"/>
                      <a:ext cx="5925266" cy="6362702"/>
                    </a:xfrm>
                    <a:prstGeom prst="rect">
                      <a:avLst/>
                    </a:prstGeom>
                  </pic:spPr>
                </pic:pic>
              </a:graphicData>
            </a:graphic>
          </wp:inline>
        </w:drawing>
      </w:r>
      <w:r w:rsidR="12AF97BD" w:rsidRPr="00035CEB">
        <w:rPr>
          <w:rFonts w:ascii="Times New Roman" w:hAnsi="Times New Roman" w:cs="Times New Roman"/>
          <w:rPrChange w:id="984" w:author="Zachary Cappella" w:date="2023-10-23T16:02:00Z">
            <w:rPr/>
          </w:rPrChange>
        </w:rPr>
        <w:t>Figure 3 – Transcription Service Dataflow</w:t>
      </w:r>
    </w:p>
    <w:p w14:paraId="1A0F64AE" w14:textId="22DC95E4" w:rsidR="005733F9" w:rsidRPr="00035CEB" w:rsidRDefault="005733F9">
      <w:pPr>
        <w:spacing w:line="360" w:lineRule="auto"/>
        <w:rPr>
          <w:rFonts w:ascii="Times New Roman" w:hAnsi="Times New Roman" w:cs="Times New Roman"/>
          <w:rPrChange w:id="985" w:author="Zachary Cappella" w:date="2023-10-23T16:02:00Z">
            <w:rPr/>
          </w:rPrChange>
        </w:rPr>
        <w:pPrChange w:id="986" w:author="Zachary Cappella" w:date="2023-10-09T13:17:00Z">
          <w:pPr>
            <w:jc w:val="center"/>
          </w:pPr>
        </w:pPrChange>
      </w:pPr>
      <w:ins w:id="987" w:author="Zachary Cappella" w:date="2023-10-09T13:17:00Z">
        <w:r w:rsidRPr="00035CEB">
          <w:rPr>
            <w:rFonts w:ascii="Times New Roman" w:hAnsi="Times New Roman" w:cs="Times New Roman"/>
          </w:rPr>
          <w:tab/>
          <w:t>The Transcription Service will be how the CogniOpen application will interface and utilize AWS Transcribe</w:t>
        </w:r>
        <w:r w:rsidR="00876F9A" w:rsidRPr="00035CEB">
          <w:rPr>
            <w:rFonts w:ascii="Times New Roman" w:hAnsi="Times New Roman" w:cs="Times New Roman"/>
          </w:rPr>
          <w:t xml:space="preserve"> and process audio data. </w:t>
        </w:r>
      </w:ins>
      <w:ins w:id="988" w:author="Zachary Cappella" w:date="2023-10-09T13:19:00Z">
        <w:r w:rsidR="00434A8A" w:rsidRPr="00035CEB">
          <w:rPr>
            <w:rFonts w:ascii="Times New Roman" w:hAnsi="Times New Roman" w:cs="Times New Roman"/>
          </w:rPr>
          <w:t xml:space="preserve">There are </w:t>
        </w:r>
      </w:ins>
      <w:ins w:id="989" w:author="Zachary Cappella" w:date="2023-10-09T13:20:00Z">
        <w:r w:rsidR="00F254A2" w:rsidRPr="00035CEB">
          <w:rPr>
            <w:rFonts w:ascii="Times New Roman" w:hAnsi="Times New Roman" w:cs="Times New Roman"/>
          </w:rPr>
          <w:t>several</w:t>
        </w:r>
      </w:ins>
      <w:ins w:id="990" w:author="Zachary Cappella" w:date="2023-10-09T13:19:00Z">
        <w:r w:rsidR="00434A8A" w:rsidRPr="00035CEB">
          <w:rPr>
            <w:rFonts w:ascii="Times New Roman" w:hAnsi="Times New Roman" w:cs="Times New Roman"/>
          </w:rPr>
          <w:t xml:space="preserve"> ways to interact with audio data. </w:t>
        </w:r>
      </w:ins>
      <w:ins w:id="991" w:author="Zachary Cappella" w:date="2023-10-09T13:20:00Z">
        <w:r w:rsidR="00F254A2" w:rsidRPr="00035CEB">
          <w:rPr>
            <w:rFonts w:ascii="Times New Roman" w:hAnsi="Times New Roman" w:cs="Times New Roman"/>
          </w:rPr>
          <w:t xml:space="preserve">Some of the ways may include editing the metadata associated to an audio recording, </w:t>
        </w:r>
        <w:r w:rsidR="004F5FEB" w:rsidRPr="00035CEB">
          <w:rPr>
            <w:rFonts w:ascii="Times New Roman" w:hAnsi="Times New Roman" w:cs="Times New Roman"/>
          </w:rPr>
          <w:t xml:space="preserve">querying the metadata, seeing </w:t>
        </w:r>
      </w:ins>
      <w:ins w:id="992" w:author="Edward Devine" w:date="2023-10-18T04:26:00Z">
        <w:r w:rsidR="4DCD569D" w:rsidRPr="00035CEB">
          <w:rPr>
            <w:rFonts w:ascii="Times New Roman" w:hAnsi="Times New Roman" w:cs="Times New Roman"/>
          </w:rPr>
          <w:t>all</w:t>
        </w:r>
      </w:ins>
      <w:ins w:id="993" w:author="Zachary Cappella" w:date="2023-10-09T13:20:00Z">
        <w:r w:rsidR="004F5FEB" w:rsidRPr="00035CEB">
          <w:rPr>
            <w:rFonts w:ascii="Times New Roman" w:hAnsi="Times New Roman" w:cs="Times New Roman"/>
          </w:rPr>
          <w:t xml:space="preserve"> the available audio recordings that have been saved, searching the saved audio recordings</w:t>
        </w:r>
      </w:ins>
      <w:ins w:id="994" w:author="Zachary Cappella" w:date="2023-10-09T13:21:00Z">
        <w:r w:rsidR="004F5FEB" w:rsidRPr="00035CEB">
          <w:rPr>
            <w:rFonts w:ascii="Times New Roman" w:hAnsi="Times New Roman" w:cs="Times New Roman"/>
          </w:rPr>
          <w:t xml:space="preserve">, deleting a saved </w:t>
        </w:r>
        <w:r w:rsidR="004F5FEB" w:rsidRPr="00035CEB">
          <w:rPr>
            <w:rFonts w:ascii="Times New Roman" w:hAnsi="Times New Roman" w:cs="Times New Roman"/>
          </w:rPr>
          <w:lastRenderedPageBreak/>
          <w:t xml:space="preserve">audio recording, </w:t>
        </w:r>
        <w:r w:rsidR="00860FE2" w:rsidRPr="00035CEB">
          <w:rPr>
            <w:rFonts w:ascii="Times New Roman" w:hAnsi="Times New Roman" w:cs="Times New Roman"/>
          </w:rPr>
          <w:t>saving an audio recording, and converting an audio recording to text. This is not an exhaustive list, but some of the various ways that the CogniOpen application plans to manipulate audio data.</w:t>
        </w:r>
      </w:ins>
      <w:ins w:id="995" w:author="Zachary Cappella" w:date="2023-10-09T13:22:00Z">
        <w:r w:rsidR="004268E2" w:rsidRPr="00035CEB">
          <w:rPr>
            <w:rFonts w:ascii="Times New Roman" w:hAnsi="Times New Roman" w:cs="Times New Roman"/>
          </w:rPr>
          <w:t xml:space="preserve"> The application will pull saved recording metadata from the database and pull the physical files from cloud storage. </w:t>
        </w:r>
      </w:ins>
      <w:ins w:id="996" w:author="Zachary Cappella" w:date="2023-10-09T13:17:00Z">
        <w:r w:rsidR="00876F9A" w:rsidRPr="00035CEB">
          <w:rPr>
            <w:rFonts w:ascii="Times New Roman" w:hAnsi="Times New Roman" w:cs="Times New Roman"/>
          </w:rPr>
          <w:t xml:space="preserve">When the application is ready to convert speech recordings into text, it will send the </w:t>
        </w:r>
      </w:ins>
      <w:ins w:id="997" w:author="Zachary Cappella" w:date="2023-10-09T13:18:00Z">
        <w:r w:rsidR="00876F9A" w:rsidRPr="00035CEB">
          <w:rPr>
            <w:rFonts w:ascii="Times New Roman" w:hAnsi="Times New Roman" w:cs="Times New Roman"/>
          </w:rPr>
          <w:t>audio recording to AWS Transcribe and receive and textual transcription back. With this textual transcription, the application can query ChatGPT</w:t>
        </w:r>
        <w:r w:rsidR="005F70D2" w:rsidRPr="00035CEB">
          <w:rPr>
            <w:rFonts w:ascii="Times New Roman" w:hAnsi="Times New Roman" w:cs="Times New Roman"/>
          </w:rPr>
          <w:t>, which will be outlined in a section below.</w:t>
        </w:r>
      </w:ins>
    </w:p>
    <w:p w14:paraId="3F7CDD54" w14:textId="0A596257" w:rsidR="00AF1D58" w:rsidRPr="00035CEB" w:rsidRDefault="00AD292D">
      <w:pPr>
        <w:pStyle w:val="Heading3"/>
        <w:spacing w:line="360" w:lineRule="auto"/>
        <w:rPr>
          <w:rFonts w:ascii="Times New Roman" w:hAnsi="Times New Roman" w:cs="Times New Roman"/>
        </w:rPr>
        <w:pPrChange w:id="998" w:author="Zachary Cappella" w:date="2023-10-09T13:10:00Z">
          <w:pPr>
            <w:pStyle w:val="Heading3"/>
          </w:pPr>
        </w:pPrChange>
      </w:pPr>
      <w:bookmarkStart w:id="999" w:name="_Toc145021500"/>
      <w:bookmarkStart w:id="1000" w:name="_Toc145022232"/>
      <w:bookmarkStart w:id="1001" w:name="_Toc149373345"/>
      <w:r w:rsidRPr="00035CEB">
        <w:rPr>
          <w:rFonts w:ascii="Times New Roman" w:hAnsi="Times New Roman" w:cs="Times New Roman"/>
        </w:rPr>
        <w:t>3.2.</w:t>
      </w:r>
      <w:r w:rsidR="00001D5F" w:rsidRPr="00035CEB">
        <w:rPr>
          <w:rFonts w:ascii="Times New Roman" w:hAnsi="Times New Roman" w:cs="Times New Roman"/>
        </w:rPr>
        <w:t>3</w:t>
      </w:r>
      <w:r w:rsidRPr="00035CEB">
        <w:rPr>
          <w:rFonts w:ascii="Times New Roman" w:hAnsi="Times New Roman" w:cs="Times New Roman"/>
        </w:rPr>
        <w:t xml:space="preserve"> </w:t>
      </w:r>
      <w:r w:rsidR="00AF1D58" w:rsidRPr="00035CEB">
        <w:rPr>
          <w:rFonts w:ascii="Times New Roman" w:hAnsi="Times New Roman" w:cs="Times New Roman"/>
        </w:rPr>
        <w:t>ChatGPT Service</w:t>
      </w:r>
      <w:bookmarkEnd w:id="999"/>
      <w:bookmarkEnd w:id="1000"/>
      <w:bookmarkEnd w:id="1001"/>
      <w:r w:rsidR="00AF1D58" w:rsidRPr="00035CEB">
        <w:rPr>
          <w:rFonts w:ascii="Times New Roman" w:hAnsi="Times New Roman" w:cs="Times New Roman"/>
        </w:rPr>
        <w:t> </w:t>
      </w:r>
    </w:p>
    <w:p w14:paraId="68D4582B" w14:textId="77777777" w:rsidR="00C00DF1" w:rsidRPr="00035CEB" w:rsidRDefault="00C00DF1">
      <w:pPr>
        <w:spacing w:line="360" w:lineRule="auto"/>
        <w:rPr>
          <w:rFonts w:ascii="Times New Roman" w:hAnsi="Times New Roman" w:cs="Times New Roman"/>
        </w:rPr>
        <w:pPrChange w:id="1002" w:author="Zachary Cappella" w:date="2023-10-09T13:10:00Z">
          <w:pPr/>
        </w:pPrChange>
      </w:pPr>
    </w:p>
    <w:p w14:paraId="62156E40" w14:textId="6B126B44" w:rsidR="00656DA4" w:rsidRPr="00035CEB" w:rsidRDefault="0052072A">
      <w:pPr>
        <w:spacing w:line="360" w:lineRule="auto"/>
        <w:jc w:val="center"/>
        <w:rPr>
          <w:ins w:id="1003" w:author="Zachary Cappella" w:date="2023-10-09T13:00:00Z"/>
          <w:rFonts w:ascii="Times New Roman" w:hAnsi="Times New Roman" w:cs="Times New Roman"/>
        </w:rPr>
        <w:pPrChange w:id="1004" w:author="Zachary Cappella" w:date="2023-10-09T13:10:00Z">
          <w:pPr>
            <w:jc w:val="center"/>
          </w:pPr>
        </w:pPrChange>
      </w:pPr>
      <w:bookmarkStart w:id="1005" w:name="_Toc145021501"/>
      <w:bookmarkStart w:id="1006" w:name="_Toc145022233"/>
      <w:r w:rsidRPr="00035CEB">
        <w:rPr>
          <w:rFonts w:ascii="Times New Roman" w:hAnsi="Times New Roman" w:cs="Times New Roman"/>
          <w:noProof/>
          <w:rPrChange w:id="1007" w:author="Zachary Cappella" w:date="2023-10-23T16:02:00Z">
            <w:rPr>
              <w:noProof/>
            </w:rPr>
          </w:rPrChange>
        </w:rPr>
        <w:drawing>
          <wp:inline distT="0" distB="0" distL="0" distR="0" wp14:anchorId="240ABCD3" wp14:editId="4855A4B4">
            <wp:extent cx="5943600" cy="2899410"/>
            <wp:effectExtent l="0" t="0" r="0" b="0"/>
            <wp:docPr id="1907642480" name="Picture 1907642480"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42480"/>
                    <pic:cNvPicPr/>
                  </pic:nvPicPr>
                  <pic:blipFill>
                    <a:blip r:embed="rId20">
                      <a:extLst>
                        <a:ext uri="{28A0092B-C50C-407E-A947-70E740481C1C}">
                          <a14:useLocalDpi xmlns:a14="http://schemas.microsoft.com/office/drawing/2010/main" val="0"/>
                        </a:ext>
                      </a:extLst>
                    </a:blip>
                    <a:stretch>
                      <a:fillRect/>
                    </a:stretch>
                  </pic:blipFill>
                  <pic:spPr>
                    <a:xfrm>
                      <a:off x="0" y="0"/>
                      <a:ext cx="5943600" cy="2899410"/>
                    </a:xfrm>
                    <a:prstGeom prst="rect">
                      <a:avLst/>
                    </a:prstGeom>
                  </pic:spPr>
                </pic:pic>
              </a:graphicData>
            </a:graphic>
          </wp:inline>
        </w:drawing>
      </w:r>
      <w:r w:rsidR="152E7C42" w:rsidRPr="00035CEB">
        <w:rPr>
          <w:rFonts w:ascii="Times New Roman" w:hAnsi="Times New Roman" w:cs="Times New Roman"/>
        </w:rPr>
        <w:t>Figure 4 – ChatGPT Dataflow</w:t>
      </w:r>
    </w:p>
    <w:p w14:paraId="113EBA64" w14:textId="02002AFE" w:rsidR="00695835" w:rsidRPr="00035CEB" w:rsidRDefault="00695835">
      <w:pPr>
        <w:spacing w:line="360" w:lineRule="auto"/>
        <w:ind w:firstLine="720"/>
        <w:rPr>
          <w:rFonts w:ascii="Times New Roman" w:hAnsi="Times New Roman" w:cs="Times New Roman"/>
          <w:sz w:val="24"/>
          <w:szCs w:val="24"/>
          <w:rPrChange w:id="1008" w:author="Zachary Cappella" w:date="2023-10-23T16:02:00Z">
            <w:rPr>
              <w:rFonts w:ascii="Times New Roman" w:hAnsi="Times New Roman" w:cs="Times New Roman"/>
            </w:rPr>
          </w:rPrChange>
        </w:rPr>
        <w:pPrChange w:id="1009" w:author="Edward Devine" w:date="2023-10-18T04:26:00Z">
          <w:pPr>
            <w:jc w:val="center"/>
          </w:pPr>
        </w:pPrChange>
      </w:pPr>
      <w:ins w:id="1010" w:author="Zachary Cappella" w:date="2023-10-09T13:00:00Z">
        <w:r w:rsidRPr="00035CEB">
          <w:rPr>
            <w:rFonts w:ascii="Times New Roman" w:hAnsi="Times New Roman" w:cs="Times New Roman"/>
            <w:sz w:val="24"/>
            <w:szCs w:val="24"/>
            <w:rPrChange w:id="1011" w:author="Zachary Cappella" w:date="2023-10-23T16:02:00Z">
              <w:rPr>
                <w:rFonts w:ascii="Times New Roman" w:hAnsi="Times New Roman" w:cs="Times New Roman"/>
              </w:rPr>
            </w:rPrChange>
          </w:rPr>
          <w:t>ChatGPT will be used to query textual data for context</w:t>
        </w:r>
        <w:r w:rsidR="00C363E4" w:rsidRPr="00035CEB">
          <w:rPr>
            <w:rFonts w:ascii="Times New Roman" w:hAnsi="Times New Roman" w:cs="Times New Roman"/>
            <w:sz w:val="24"/>
            <w:szCs w:val="24"/>
            <w:rPrChange w:id="1012" w:author="Zachary Cappella" w:date="2023-10-23T16:02:00Z">
              <w:rPr>
                <w:rFonts w:ascii="Times New Roman" w:hAnsi="Times New Roman" w:cs="Times New Roman"/>
              </w:rPr>
            </w:rPrChange>
          </w:rPr>
          <w:t>. There are three primary ways that the CogniOpen team is planning to utilize ChatGPT, but there are many more possible uses that might be utilized</w:t>
        </w:r>
      </w:ins>
      <w:ins w:id="1013" w:author="Zachary Cappella" w:date="2023-10-09T13:01:00Z">
        <w:r w:rsidR="00C363E4" w:rsidRPr="00035CEB">
          <w:rPr>
            <w:rFonts w:ascii="Times New Roman" w:hAnsi="Times New Roman" w:cs="Times New Roman"/>
            <w:sz w:val="24"/>
            <w:szCs w:val="24"/>
            <w:rPrChange w:id="1014" w:author="Zachary Cappella" w:date="2023-10-23T16:02:00Z">
              <w:rPr>
                <w:rFonts w:ascii="Times New Roman" w:hAnsi="Times New Roman" w:cs="Times New Roman"/>
              </w:rPr>
            </w:rPrChange>
          </w:rPr>
          <w:t xml:space="preserve"> as development continues.</w:t>
        </w:r>
      </w:ins>
      <w:ins w:id="1015" w:author="Zachary Cappella" w:date="2023-10-09T13:16:00Z">
        <w:r w:rsidR="002F046E" w:rsidRPr="00035CEB">
          <w:rPr>
            <w:rFonts w:ascii="Times New Roman" w:hAnsi="Times New Roman" w:cs="Times New Roman"/>
            <w:sz w:val="24"/>
            <w:szCs w:val="24"/>
          </w:rPr>
          <w:t xml:space="preserve"> </w:t>
        </w:r>
      </w:ins>
      <w:ins w:id="1016" w:author="Zachary Cappella" w:date="2023-10-09T13:01:00Z">
        <w:r w:rsidR="00C363E4" w:rsidRPr="00035CEB">
          <w:rPr>
            <w:rFonts w:ascii="Times New Roman" w:hAnsi="Times New Roman" w:cs="Times New Roman"/>
            <w:sz w:val="24"/>
            <w:szCs w:val="24"/>
            <w:rPrChange w:id="1017" w:author="Zachary Cappella" w:date="2023-10-23T16:02:00Z">
              <w:rPr>
                <w:rFonts w:ascii="Times New Roman" w:hAnsi="Times New Roman" w:cs="Times New Roman"/>
              </w:rPr>
            </w:rPrChange>
          </w:rPr>
          <w:t>The</w:t>
        </w:r>
        <w:r w:rsidR="007D157F" w:rsidRPr="00035CEB">
          <w:rPr>
            <w:rFonts w:ascii="Times New Roman" w:hAnsi="Times New Roman" w:cs="Times New Roman"/>
            <w:sz w:val="24"/>
            <w:szCs w:val="24"/>
            <w:rPrChange w:id="1018" w:author="Zachary Cappella" w:date="2023-10-23T16:02:00Z">
              <w:rPr>
                <w:rFonts w:ascii="Times New Roman" w:hAnsi="Times New Roman" w:cs="Times New Roman"/>
              </w:rPr>
            </w:rPrChange>
          </w:rPr>
          <w:t xml:space="preserve"> three ways the team plans to utilize ChatGPT include keyword textual analysis, phrase contextual analysis, and emergency service requests. </w:t>
        </w:r>
      </w:ins>
      <w:ins w:id="1019" w:author="Zachary Cappella" w:date="2023-10-09T13:04:00Z">
        <w:r w:rsidR="00495F58" w:rsidRPr="00035CEB">
          <w:rPr>
            <w:rFonts w:ascii="Times New Roman" w:hAnsi="Times New Roman" w:cs="Times New Roman"/>
            <w:sz w:val="24"/>
            <w:szCs w:val="24"/>
          </w:rPr>
          <w:t xml:space="preserve">When performing keyword textual analysis, the system is trying to find the usage of a single word in a series of conversations. This may be useful to remember </w:t>
        </w:r>
        <w:r w:rsidR="002A1078" w:rsidRPr="00035CEB">
          <w:rPr>
            <w:rFonts w:ascii="Times New Roman" w:hAnsi="Times New Roman" w:cs="Times New Roman"/>
            <w:sz w:val="24"/>
            <w:szCs w:val="24"/>
          </w:rPr>
          <w:t xml:space="preserve">when you spoke </w:t>
        </w:r>
      </w:ins>
      <w:ins w:id="1020" w:author="Zachary Cappella" w:date="2023-10-09T13:05:00Z">
        <w:r w:rsidR="002A1078" w:rsidRPr="00035CEB">
          <w:rPr>
            <w:rFonts w:ascii="Times New Roman" w:hAnsi="Times New Roman" w:cs="Times New Roman"/>
            <w:sz w:val="24"/>
            <w:szCs w:val="24"/>
          </w:rPr>
          <w:t>to your doctor about an issue</w:t>
        </w:r>
        <w:r w:rsidR="00E845DD" w:rsidRPr="00035CEB">
          <w:rPr>
            <w:rFonts w:ascii="Times New Roman" w:hAnsi="Times New Roman" w:cs="Times New Roman"/>
            <w:sz w:val="24"/>
            <w:szCs w:val="24"/>
          </w:rPr>
          <w:t>, the user may search for the term “fibromyalgia</w:t>
        </w:r>
      </w:ins>
      <w:ins w:id="1021" w:author="Zachary Cappella" w:date="2023-10-09T13:06:00Z">
        <w:r w:rsidR="00E845DD" w:rsidRPr="00035CEB">
          <w:rPr>
            <w:rFonts w:ascii="Times New Roman" w:hAnsi="Times New Roman" w:cs="Times New Roman"/>
            <w:sz w:val="24"/>
            <w:szCs w:val="24"/>
          </w:rPr>
          <w:t>.” Phrase</w:t>
        </w:r>
        <w:r w:rsidR="00E13475" w:rsidRPr="00035CEB">
          <w:rPr>
            <w:rFonts w:ascii="Times New Roman" w:hAnsi="Times New Roman" w:cs="Times New Roman"/>
            <w:sz w:val="24"/>
            <w:szCs w:val="24"/>
          </w:rPr>
          <w:t xml:space="preserve"> contextual analysis will most likely be the most common use for textual analysis, allowing the </w:t>
        </w:r>
        <w:del w:id="1022" w:author="Edward Devine" w:date="2023-10-18T04:26:00Z">
          <w:r w:rsidRPr="00035CEB" w:rsidDel="0040523F">
            <w:rPr>
              <w:rFonts w:ascii="Times New Roman" w:hAnsi="Times New Roman" w:cs="Times New Roman"/>
              <w:sz w:val="24"/>
              <w:szCs w:val="24"/>
            </w:rPr>
            <w:delText>U</w:delText>
          </w:r>
        </w:del>
      </w:ins>
      <w:ins w:id="1023" w:author="Edward Devine" w:date="2023-10-18T04:26:00Z">
        <w:r w:rsidR="7E4758FD" w:rsidRPr="00035CEB">
          <w:rPr>
            <w:rFonts w:ascii="Times New Roman" w:hAnsi="Times New Roman" w:cs="Times New Roman"/>
            <w:sz w:val="24"/>
            <w:szCs w:val="24"/>
          </w:rPr>
          <w:t>u</w:t>
        </w:r>
      </w:ins>
      <w:ins w:id="1024" w:author="Zachary Cappella" w:date="2023-10-09T13:06:00Z">
        <w:r w:rsidR="00E13475" w:rsidRPr="00035CEB">
          <w:rPr>
            <w:rFonts w:ascii="Times New Roman" w:hAnsi="Times New Roman" w:cs="Times New Roman"/>
            <w:sz w:val="24"/>
            <w:szCs w:val="24"/>
          </w:rPr>
          <w:t>sers to ask complex questions or phrases</w:t>
        </w:r>
        <w:r w:rsidR="0040523F" w:rsidRPr="00035CEB">
          <w:rPr>
            <w:rFonts w:ascii="Times New Roman" w:hAnsi="Times New Roman" w:cs="Times New Roman"/>
            <w:sz w:val="24"/>
            <w:szCs w:val="24"/>
          </w:rPr>
          <w:t xml:space="preserve">. When performing contextual analysis, a User may </w:t>
        </w:r>
      </w:ins>
      <w:ins w:id="1025" w:author="Zachary Cappella" w:date="2023-10-09T13:07:00Z">
        <w:r w:rsidR="0040523F" w:rsidRPr="00035CEB">
          <w:rPr>
            <w:rFonts w:ascii="Times New Roman" w:hAnsi="Times New Roman" w:cs="Times New Roman"/>
            <w:sz w:val="24"/>
            <w:szCs w:val="24"/>
          </w:rPr>
          <w:t xml:space="preserve">ask “did I commit to any appointments yesterday?” and the application can utilize ChatGPT to determine if </w:t>
        </w:r>
        <w:r w:rsidR="0040523F" w:rsidRPr="00035CEB">
          <w:rPr>
            <w:rFonts w:ascii="Times New Roman" w:hAnsi="Times New Roman" w:cs="Times New Roman"/>
            <w:sz w:val="24"/>
            <w:szCs w:val="24"/>
          </w:rPr>
          <w:lastRenderedPageBreak/>
          <w:t>any commitments were made.</w:t>
        </w:r>
      </w:ins>
      <w:ins w:id="1026" w:author="Zachary Cappella" w:date="2023-10-09T13:08:00Z">
        <w:r w:rsidR="007443B5" w:rsidRPr="00035CEB">
          <w:rPr>
            <w:rFonts w:ascii="Times New Roman" w:hAnsi="Times New Roman" w:cs="Times New Roman"/>
            <w:sz w:val="24"/>
            <w:szCs w:val="24"/>
          </w:rPr>
          <w:t xml:space="preserve"> Finally, the CogniOpen application </w:t>
        </w:r>
        <w:r w:rsidR="00CA1477" w:rsidRPr="00035CEB">
          <w:rPr>
            <w:rFonts w:ascii="Times New Roman" w:hAnsi="Times New Roman" w:cs="Times New Roman"/>
            <w:sz w:val="24"/>
            <w:szCs w:val="24"/>
          </w:rPr>
          <w:t>may</w:t>
        </w:r>
        <w:r w:rsidR="007443B5" w:rsidRPr="00035CEB">
          <w:rPr>
            <w:rFonts w:ascii="Times New Roman" w:hAnsi="Times New Roman" w:cs="Times New Roman"/>
            <w:sz w:val="24"/>
            <w:szCs w:val="24"/>
          </w:rPr>
          <w:t xml:space="preserve"> </w:t>
        </w:r>
        <w:r w:rsidR="00CA1477" w:rsidRPr="00035CEB">
          <w:rPr>
            <w:rFonts w:ascii="Times New Roman" w:hAnsi="Times New Roman" w:cs="Times New Roman"/>
            <w:sz w:val="24"/>
            <w:szCs w:val="24"/>
          </w:rPr>
          <w:t>send periodic requests to ChatGPT to parse audio conversations for emergency service needs. Using a customized set of textual and contextual analyses, the CogniOpen app</w:t>
        </w:r>
      </w:ins>
      <w:ins w:id="1027" w:author="Zachary Cappella" w:date="2023-10-09T13:09:00Z">
        <w:r w:rsidR="00734C5B" w:rsidRPr="00035CEB">
          <w:rPr>
            <w:rFonts w:ascii="Times New Roman" w:hAnsi="Times New Roman" w:cs="Times New Roman"/>
            <w:sz w:val="24"/>
            <w:szCs w:val="24"/>
          </w:rPr>
          <w:t xml:space="preserve"> could be used to determine if someone experienced a physical</w:t>
        </w:r>
        <w:r w:rsidR="003E1F61" w:rsidRPr="00035CEB">
          <w:rPr>
            <w:rFonts w:ascii="Times New Roman" w:hAnsi="Times New Roman" w:cs="Times New Roman"/>
            <w:sz w:val="24"/>
            <w:szCs w:val="24"/>
          </w:rPr>
          <w:t xml:space="preserve"> or emotional emergency.</w:t>
        </w:r>
        <w:r w:rsidR="00734C5B" w:rsidRPr="00035CEB">
          <w:rPr>
            <w:rFonts w:ascii="Times New Roman" w:hAnsi="Times New Roman" w:cs="Times New Roman"/>
            <w:sz w:val="24"/>
            <w:szCs w:val="24"/>
          </w:rPr>
          <w:t xml:space="preserve"> </w:t>
        </w:r>
      </w:ins>
    </w:p>
    <w:p w14:paraId="1866D285" w14:textId="008117FF" w:rsidR="00FF756F" w:rsidRPr="00035CEB" w:rsidRDefault="00AD292D">
      <w:pPr>
        <w:pStyle w:val="Heading3"/>
        <w:spacing w:line="360" w:lineRule="auto"/>
        <w:rPr>
          <w:rFonts w:ascii="Times New Roman" w:hAnsi="Times New Roman" w:cs="Times New Roman"/>
        </w:rPr>
        <w:pPrChange w:id="1028" w:author="Zachary Cappella" w:date="2023-10-09T13:10:00Z">
          <w:pPr>
            <w:pStyle w:val="Heading3"/>
          </w:pPr>
        </w:pPrChange>
      </w:pPr>
      <w:bookmarkStart w:id="1029" w:name="_Toc149373346"/>
      <w:r w:rsidRPr="00035CEB">
        <w:rPr>
          <w:rFonts w:ascii="Times New Roman" w:hAnsi="Times New Roman" w:cs="Times New Roman"/>
        </w:rPr>
        <w:t>3.2.</w:t>
      </w:r>
      <w:r w:rsidR="00001D5F" w:rsidRPr="00035CEB">
        <w:rPr>
          <w:rFonts w:ascii="Times New Roman" w:hAnsi="Times New Roman" w:cs="Times New Roman"/>
        </w:rPr>
        <w:t>4</w:t>
      </w:r>
      <w:r w:rsidRPr="00035CEB">
        <w:rPr>
          <w:rFonts w:ascii="Times New Roman" w:hAnsi="Times New Roman" w:cs="Times New Roman"/>
        </w:rPr>
        <w:t xml:space="preserve"> </w:t>
      </w:r>
      <w:r w:rsidR="00AF1D58" w:rsidRPr="00035CEB">
        <w:rPr>
          <w:rFonts w:ascii="Times New Roman" w:hAnsi="Times New Roman" w:cs="Times New Roman"/>
        </w:rPr>
        <w:t>Rekognition Service</w:t>
      </w:r>
      <w:bookmarkEnd w:id="1005"/>
      <w:bookmarkEnd w:id="1006"/>
      <w:bookmarkEnd w:id="1029"/>
    </w:p>
    <w:p w14:paraId="4778819B" w14:textId="77777777" w:rsidR="00BC0AFB" w:rsidRPr="00035CEB" w:rsidRDefault="00BC0AFB">
      <w:pPr>
        <w:spacing w:line="360" w:lineRule="auto"/>
        <w:rPr>
          <w:rFonts w:ascii="Times New Roman" w:hAnsi="Times New Roman" w:cs="Times New Roman"/>
        </w:rPr>
        <w:pPrChange w:id="1030" w:author="Zachary Cappella" w:date="2023-10-09T13:10:00Z">
          <w:pPr/>
        </w:pPrChange>
      </w:pPr>
    </w:p>
    <w:p w14:paraId="719DE125" w14:textId="77633C63" w:rsidR="0048421C" w:rsidRPr="00035CEB" w:rsidRDefault="00FF756F" w:rsidP="008F037A">
      <w:pPr>
        <w:spacing w:line="360" w:lineRule="auto"/>
        <w:ind w:firstLine="720"/>
        <w:rPr>
          <w:rFonts w:ascii="Times New Roman" w:hAnsi="Times New Roman" w:cs="Times New Roman"/>
          <w:sz w:val="24"/>
          <w:szCs w:val="24"/>
        </w:rPr>
      </w:pPr>
      <w:r w:rsidRPr="00035CEB">
        <w:rPr>
          <w:rFonts w:ascii="Times New Roman" w:hAnsi="Times New Roman" w:cs="Times New Roman"/>
          <w:sz w:val="24"/>
          <w:szCs w:val="24"/>
        </w:rPr>
        <w:t xml:space="preserve">The CogniOpen Application will use the </w:t>
      </w:r>
      <w:r w:rsidR="00516F1D" w:rsidRPr="00035CEB">
        <w:rPr>
          <w:rFonts w:ascii="Times New Roman" w:hAnsi="Times New Roman" w:cs="Times New Roman"/>
          <w:sz w:val="24"/>
          <w:szCs w:val="24"/>
        </w:rPr>
        <w:t>AWS Rekognition Service for ingesting, processing, and inspecting video data. This specific service is out of scope for this TDD, but our accompanying team will cover the use of the AWS Rekognition Service in their supporting documentation.</w:t>
      </w:r>
    </w:p>
    <w:p w14:paraId="62C9EBAD" w14:textId="1FB70EAF" w:rsidR="00001D5F" w:rsidRPr="00035CEB" w:rsidRDefault="0048421C">
      <w:pPr>
        <w:spacing w:line="360" w:lineRule="auto"/>
        <w:rPr>
          <w:rFonts w:ascii="Times New Roman" w:hAnsi="Times New Roman" w:cs="Times New Roman"/>
          <w:sz w:val="24"/>
          <w:szCs w:val="24"/>
        </w:rPr>
        <w:pPrChange w:id="1031" w:author="Zachary Cappella" w:date="2023-10-09T13:10:00Z">
          <w:pPr/>
        </w:pPrChange>
      </w:pPr>
      <w:r w:rsidRPr="00035CEB">
        <w:rPr>
          <w:rFonts w:ascii="Times New Roman" w:hAnsi="Times New Roman" w:cs="Times New Roman"/>
          <w:sz w:val="24"/>
          <w:szCs w:val="24"/>
        </w:rPr>
        <w:br w:type="page"/>
      </w:r>
    </w:p>
    <w:p w14:paraId="345DD757" w14:textId="77777777" w:rsidR="00C448BD" w:rsidRPr="00035CEB" w:rsidRDefault="00AD292D">
      <w:pPr>
        <w:pStyle w:val="Heading2"/>
        <w:spacing w:line="360" w:lineRule="auto"/>
        <w:rPr>
          <w:rStyle w:val="normaltextrun"/>
          <w:rFonts w:ascii="Times New Roman" w:eastAsiaTheme="minorHAnsi" w:hAnsi="Times New Roman" w:cs="Times New Roman"/>
          <w:b w:val="0"/>
          <w:bCs w:val="0"/>
          <w:color w:val="auto"/>
          <w:sz w:val="22"/>
          <w:szCs w:val="22"/>
        </w:rPr>
        <w:pPrChange w:id="1032" w:author="Zachary Cappella" w:date="2023-10-09T13:10:00Z">
          <w:pPr>
            <w:pStyle w:val="Heading2"/>
          </w:pPr>
        </w:pPrChange>
      </w:pPr>
      <w:bookmarkStart w:id="1033" w:name="_Toc145021502"/>
      <w:bookmarkStart w:id="1034" w:name="_Toc145022234"/>
      <w:bookmarkStart w:id="1035" w:name="_Toc149373347"/>
      <w:r w:rsidRPr="00035CEB">
        <w:rPr>
          <w:rFonts w:ascii="Times New Roman" w:hAnsi="Times New Roman" w:cs="Times New Roman"/>
        </w:rPr>
        <w:lastRenderedPageBreak/>
        <w:t xml:space="preserve">3.3. </w:t>
      </w:r>
      <w:r w:rsidR="00AF1D58" w:rsidRPr="00035CEB">
        <w:rPr>
          <w:rFonts w:ascii="Times New Roman" w:hAnsi="Times New Roman" w:cs="Times New Roman"/>
        </w:rPr>
        <w:t>Exception Handling</w:t>
      </w:r>
      <w:bookmarkEnd w:id="1033"/>
      <w:bookmarkEnd w:id="1034"/>
      <w:bookmarkEnd w:id="1035"/>
    </w:p>
    <w:p w14:paraId="23FE8129" w14:textId="2963659F" w:rsidR="738FC7C6" w:rsidRPr="00035CEB" w:rsidRDefault="738FC7C6">
      <w:pPr>
        <w:spacing w:line="360" w:lineRule="auto"/>
        <w:rPr>
          <w:rFonts w:ascii="Times New Roman" w:hAnsi="Times New Roman" w:cs="Times New Roman"/>
          <w:rPrChange w:id="1036" w:author="Zachary Cappella" w:date="2023-10-23T16:02:00Z">
            <w:rPr/>
          </w:rPrChange>
        </w:rPr>
        <w:pPrChange w:id="1037" w:author="Zachary Cappella" w:date="2023-10-09T13:10:00Z">
          <w:pPr/>
        </w:pPrChange>
      </w:pPr>
    </w:p>
    <w:tbl>
      <w:tblPr>
        <w:tblStyle w:val="GridTable4"/>
        <w:tblW w:w="0" w:type="auto"/>
        <w:tblLayout w:type="fixed"/>
        <w:tblLook w:val="04A0" w:firstRow="1" w:lastRow="0" w:firstColumn="1" w:lastColumn="0" w:noHBand="0" w:noVBand="1"/>
      </w:tblPr>
      <w:tblGrid>
        <w:gridCol w:w="3855"/>
        <w:gridCol w:w="5505"/>
      </w:tblGrid>
      <w:tr w:rsidR="420B2264" w:rsidRPr="00035CEB" w14:paraId="6706123C" w14:textId="77777777" w:rsidTr="3506086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855" w:type="dxa"/>
          </w:tcPr>
          <w:p w14:paraId="13461C58" w14:textId="344DD09E" w:rsidR="420B2264" w:rsidRPr="00035CEB" w:rsidRDefault="420B2264">
            <w:pPr>
              <w:spacing w:line="360" w:lineRule="auto"/>
              <w:rPr>
                <w:rFonts w:ascii="Times New Roman" w:eastAsia="Calibri" w:hAnsi="Times New Roman" w:cs="Times New Roman"/>
                <w:sz w:val="28"/>
                <w:szCs w:val="28"/>
                <w:rPrChange w:id="1038" w:author="Zachary Cappella" w:date="2023-10-23T16:02:00Z">
                  <w:rPr>
                    <w:rFonts w:ascii="Calibri" w:eastAsia="Calibri" w:hAnsi="Calibri" w:cs="Calibri"/>
                    <w:sz w:val="28"/>
                    <w:szCs w:val="28"/>
                  </w:rPr>
                </w:rPrChange>
              </w:rPr>
              <w:pPrChange w:id="1039" w:author="Zachary Cappella" w:date="2023-10-09T13:10:00Z">
                <w:pPr/>
              </w:pPrChange>
            </w:pPr>
            <w:r w:rsidRPr="00035CEB">
              <w:rPr>
                <w:rFonts w:ascii="Times New Roman" w:eastAsia="Calibri" w:hAnsi="Times New Roman" w:cs="Times New Roman"/>
                <w:sz w:val="28"/>
                <w:szCs w:val="28"/>
                <w:rPrChange w:id="1040" w:author="Zachary Cappella" w:date="2023-10-23T16:02:00Z">
                  <w:rPr>
                    <w:rFonts w:ascii="Calibri" w:eastAsia="Calibri" w:hAnsi="Calibri" w:cs="Calibri"/>
                    <w:sz w:val="28"/>
                    <w:szCs w:val="28"/>
                  </w:rPr>
                </w:rPrChange>
              </w:rPr>
              <w:t>Exception</w:t>
            </w:r>
          </w:p>
        </w:tc>
        <w:tc>
          <w:tcPr>
            <w:tcW w:w="5505" w:type="dxa"/>
          </w:tcPr>
          <w:p w14:paraId="735EB7AB" w14:textId="492A3F32" w:rsidR="420B2264" w:rsidRPr="00035CEB" w:rsidRDefault="420B2264">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8"/>
                <w:szCs w:val="28"/>
                <w:rPrChange w:id="1041" w:author="Zachary Cappella" w:date="2023-10-23T16:02:00Z">
                  <w:rPr>
                    <w:rFonts w:ascii="Calibri" w:eastAsia="Calibri" w:hAnsi="Calibri" w:cs="Calibri"/>
                    <w:sz w:val="28"/>
                    <w:szCs w:val="28"/>
                  </w:rPr>
                </w:rPrChange>
              </w:rPr>
              <w:pPrChange w:id="1042" w:author="Zachary Cappella" w:date="2023-10-09T13:10:00Z">
                <w:pPr>
                  <w:cnfStyle w:val="100000000000" w:firstRow="1" w:lastRow="0" w:firstColumn="0" w:lastColumn="0" w:oddVBand="0" w:evenVBand="0" w:oddHBand="0" w:evenHBand="0" w:firstRowFirstColumn="0" w:firstRowLastColumn="0" w:lastRowFirstColumn="0" w:lastRowLastColumn="0"/>
                </w:pPr>
              </w:pPrChange>
            </w:pPr>
            <w:r w:rsidRPr="00035CEB">
              <w:rPr>
                <w:rFonts w:ascii="Times New Roman" w:eastAsia="Calibri" w:hAnsi="Times New Roman" w:cs="Times New Roman"/>
                <w:sz w:val="28"/>
                <w:szCs w:val="28"/>
                <w:rPrChange w:id="1043" w:author="Zachary Cappella" w:date="2023-10-23T16:02:00Z">
                  <w:rPr>
                    <w:rFonts w:ascii="Calibri" w:eastAsia="Calibri" w:hAnsi="Calibri" w:cs="Calibri"/>
                    <w:sz w:val="28"/>
                    <w:szCs w:val="28"/>
                  </w:rPr>
                </w:rPrChange>
              </w:rPr>
              <w:t>Description</w:t>
            </w:r>
          </w:p>
        </w:tc>
      </w:tr>
      <w:tr w:rsidR="420B2264" w:rsidRPr="00035CEB" w14:paraId="311697DB" w14:textId="77777777" w:rsidTr="35060863">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855" w:type="dxa"/>
          </w:tcPr>
          <w:p w14:paraId="207222CF" w14:textId="0F1B9BD9" w:rsidR="420B2264" w:rsidRPr="00035CEB" w:rsidRDefault="420B2264">
            <w:pPr>
              <w:spacing w:line="360" w:lineRule="auto"/>
              <w:rPr>
                <w:rFonts w:ascii="Times New Roman" w:hAnsi="Times New Roman" w:cs="Times New Roman"/>
                <w:rPrChange w:id="1044" w:author="Zachary Cappella" w:date="2023-10-23T16:02:00Z">
                  <w:rPr/>
                </w:rPrChange>
              </w:rPr>
              <w:pPrChange w:id="1045" w:author="Zachary Cappella" w:date="2023-10-09T13:10:00Z">
                <w:pPr/>
              </w:pPrChange>
            </w:pPr>
            <w:r w:rsidRPr="00035CEB">
              <w:rPr>
                <w:rFonts w:ascii="Times New Roman" w:eastAsia="Calibri" w:hAnsi="Times New Roman" w:cs="Times New Roman"/>
                <w:color w:val="000000" w:themeColor="text1"/>
                <w:sz w:val="24"/>
                <w:szCs w:val="24"/>
                <w:rPrChange w:id="1046" w:author="Zachary Cappella" w:date="2023-10-23T16:02:00Z">
                  <w:rPr>
                    <w:rFonts w:ascii="Calibri" w:eastAsia="Calibri" w:hAnsi="Calibri" w:cs="Calibri"/>
                    <w:color w:val="000000" w:themeColor="text1"/>
                    <w:sz w:val="24"/>
                    <w:szCs w:val="24"/>
                  </w:rPr>
                </w:rPrChange>
              </w:rPr>
              <w:t>InvalidUsernameException</w:t>
            </w:r>
          </w:p>
        </w:tc>
        <w:tc>
          <w:tcPr>
            <w:tcW w:w="5505" w:type="dxa"/>
          </w:tcPr>
          <w:p w14:paraId="0DE29753" w14:textId="1427F366" w:rsidR="420B2264" w:rsidRPr="00035CEB" w:rsidRDefault="420B226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1047" w:author="Zachary Cappella" w:date="2023-10-23T16:02:00Z">
                  <w:rPr/>
                </w:rPrChange>
              </w:rPr>
              <w:pPrChange w:id="1048"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049" w:author="Zachary Cappella" w:date="2023-10-23T16:02:00Z">
                  <w:rPr>
                    <w:rFonts w:ascii="Calibri" w:eastAsia="Calibri" w:hAnsi="Calibri" w:cs="Calibri"/>
                    <w:color w:val="000000" w:themeColor="text1"/>
                    <w:sz w:val="24"/>
                    <w:szCs w:val="24"/>
                  </w:rPr>
                </w:rPrChange>
              </w:rPr>
              <w:t>Username does not exist.</w:t>
            </w:r>
          </w:p>
        </w:tc>
      </w:tr>
      <w:tr w:rsidR="420B2264" w:rsidRPr="00035CEB" w14:paraId="07676FA3" w14:textId="77777777" w:rsidTr="35060863">
        <w:trPr>
          <w:trHeight w:val="405"/>
        </w:trPr>
        <w:tc>
          <w:tcPr>
            <w:cnfStyle w:val="001000000000" w:firstRow="0" w:lastRow="0" w:firstColumn="1" w:lastColumn="0" w:oddVBand="0" w:evenVBand="0" w:oddHBand="0" w:evenHBand="0" w:firstRowFirstColumn="0" w:firstRowLastColumn="0" w:lastRowFirstColumn="0" w:lastRowLastColumn="0"/>
            <w:tcW w:w="3855" w:type="dxa"/>
          </w:tcPr>
          <w:p w14:paraId="6E6FB238" w14:textId="72E4D2A8" w:rsidR="420B2264" w:rsidRPr="00035CEB" w:rsidRDefault="420B2264">
            <w:pPr>
              <w:spacing w:line="360" w:lineRule="auto"/>
              <w:rPr>
                <w:rFonts w:ascii="Times New Roman" w:hAnsi="Times New Roman" w:cs="Times New Roman"/>
                <w:rPrChange w:id="1050" w:author="Zachary Cappella" w:date="2023-10-23T16:02:00Z">
                  <w:rPr/>
                </w:rPrChange>
              </w:rPr>
              <w:pPrChange w:id="1051" w:author="Zachary Cappella" w:date="2023-10-09T13:10:00Z">
                <w:pPr/>
              </w:pPrChange>
            </w:pPr>
            <w:r w:rsidRPr="00035CEB">
              <w:rPr>
                <w:rFonts w:ascii="Times New Roman" w:eastAsia="Calibri" w:hAnsi="Times New Roman" w:cs="Times New Roman"/>
                <w:color w:val="000000" w:themeColor="text1"/>
                <w:sz w:val="24"/>
                <w:szCs w:val="24"/>
                <w:rPrChange w:id="1052" w:author="Zachary Cappella" w:date="2023-10-23T16:02:00Z">
                  <w:rPr>
                    <w:rFonts w:ascii="Calibri" w:eastAsia="Calibri" w:hAnsi="Calibri" w:cs="Calibri"/>
                    <w:color w:val="000000" w:themeColor="text1"/>
                    <w:sz w:val="24"/>
                    <w:szCs w:val="24"/>
                  </w:rPr>
                </w:rPrChange>
              </w:rPr>
              <w:t>InvalidPasswordException</w:t>
            </w:r>
          </w:p>
        </w:tc>
        <w:tc>
          <w:tcPr>
            <w:tcW w:w="5505" w:type="dxa"/>
          </w:tcPr>
          <w:p w14:paraId="5617E9B9" w14:textId="578715EE" w:rsidR="420B2264" w:rsidRPr="00035CEB" w:rsidRDefault="420B226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053" w:author="Zachary Cappella" w:date="2023-10-23T16:02:00Z">
                  <w:rPr/>
                </w:rPrChange>
              </w:rPr>
              <w:pPrChange w:id="105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055" w:author="Zachary Cappella" w:date="2023-10-23T16:02:00Z">
                  <w:rPr>
                    <w:rFonts w:ascii="Calibri" w:eastAsia="Calibri" w:hAnsi="Calibri" w:cs="Calibri"/>
                    <w:color w:val="000000" w:themeColor="text1"/>
                    <w:sz w:val="24"/>
                    <w:szCs w:val="24"/>
                  </w:rPr>
                </w:rPrChange>
              </w:rPr>
              <w:t>The password is invalid.</w:t>
            </w:r>
          </w:p>
        </w:tc>
      </w:tr>
      <w:tr w:rsidR="1D212C78" w:rsidRPr="00035CEB" w14:paraId="7F40AFDA" w14:textId="77777777" w:rsidTr="35060863">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855" w:type="dxa"/>
          </w:tcPr>
          <w:p w14:paraId="0CB93F10" w14:textId="38BCB95C" w:rsidR="1D212C78" w:rsidRPr="00035CEB" w:rsidRDefault="1723B593">
            <w:pPr>
              <w:spacing w:line="360" w:lineRule="auto"/>
              <w:rPr>
                <w:rFonts w:ascii="Times New Roman" w:eastAsia="Calibri" w:hAnsi="Times New Roman" w:cs="Times New Roman"/>
                <w:color w:val="000000" w:themeColor="text1"/>
                <w:sz w:val="24"/>
                <w:szCs w:val="24"/>
                <w:rPrChange w:id="1056" w:author="Zachary Cappella" w:date="2023-10-23T16:02:00Z">
                  <w:rPr>
                    <w:rFonts w:ascii="Calibri" w:eastAsia="Calibri" w:hAnsi="Calibri" w:cs="Calibri"/>
                    <w:color w:val="000000" w:themeColor="text1"/>
                    <w:sz w:val="24"/>
                    <w:szCs w:val="24"/>
                  </w:rPr>
                </w:rPrChange>
              </w:rPr>
              <w:pPrChange w:id="1057" w:author="Zachary Cappella" w:date="2023-10-09T13:10:00Z">
                <w:pPr/>
              </w:pPrChange>
            </w:pPr>
            <w:r w:rsidRPr="00035CEB">
              <w:rPr>
                <w:rFonts w:ascii="Times New Roman" w:eastAsia="Calibri" w:hAnsi="Times New Roman" w:cs="Times New Roman"/>
                <w:color w:val="000000" w:themeColor="text1"/>
                <w:sz w:val="24"/>
                <w:szCs w:val="24"/>
                <w:rPrChange w:id="1058" w:author="Zachary Cappella" w:date="2023-10-23T16:02:00Z">
                  <w:rPr>
                    <w:rFonts w:ascii="Calibri" w:eastAsia="Calibri" w:hAnsi="Calibri" w:cs="Calibri"/>
                    <w:color w:val="000000" w:themeColor="text1"/>
                    <w:sz w:val="24"/>
                    <w:szCs w:val="24"/>
                  </w:rPr>
                </w:rPrChange>
              </w:rPr>
              <w:t>DuplicateUsernameException</w:t>
            </w:r>
          </w:p>
        </w:tc>
        <w:tc>
          <w:tcPr>
            <w:tcW w:w="5505" w:type="dxa"/>
          </w:tcPr>
          <w:p w14:paraId="7C5A0060" w14:textId="18A26077" w:rsidR="1D212C78" w:rsidRPr="00035CEB" w:rsidRDefault="1723B59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color w:val="000000" w:themeColor="text1"/>
                <w:sz w:val="24"/>
                <w:szCs w:val="24"/>
                <w:rPrChange w:id="1059" w:author="Zachary Cappella" w:date="2023-10-23T16:02:00Z">
                  <w:rPr>
                    <w:rFonts w:ascii="Calibri" w:eastAsia="Calibri" w:hAnsi="Calibri" w:cs="Calibri"/>
                    <w:color w:val="000000" w:themeColor="text1"/>
                    <w:sz w:val="24"/>
                    <w:szCs w:val="24"/>
                  </w:rPr>
                </w:rPrChange>
              </w:rPr>
              <w:pPrChange w:id="1060"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061" w:author="Zachary Cappella" w:date="2023-10-23T16:02:00Z">
                  <w:rPr>
                    <w:rFonts w:ascii="Calibri" w:eastAsia="Calibri" w:hAnsi="Calibri" w:cs="Calibri"/>
                    <w:color w:val="000000" w:themeColor="text1"/>
                    <w:sz w:val="24"/>
                    <w:szCs w:val="24"/>
                  </w:rPr>
                </w:rPrChange>
              </w:rPr>
              <w:t>The Username already exists.</w:t>
            </w:r>
          </w:p>
        </w:tc>
      </w:tr>
      <w:tr w:rsidR="72D9A6AF" w:rsidRPr="00035CEB" w14:paraId="49590A04" w14:textId="77777777" w:rsidTr="35060863">
        <w:trPr>
          <w:trHeight w:val="405"/>
        </w:trPr>
        <w:tc>
          <w:tcPr>
            <w:cnfStyle w:val="001000000000" w:firstRow="0" w:lastRow="0" w:firstColumn="1" w:lastColumn="0" w:oddVBand="0" w:evenVBand="0" w:oddHBand="0" w:evenHBand="0" w:firstRowFirstColumn="0" w:firstRowLastColumn="0" w:lastRowFirstColumn="0" w:lastRowLastColumn="0"/>
            <w:tcW w:w="3855" w:type="dxa"/>
          </w:tcPr>
          <w:p w14:paraId="08AF7CF8" w14:textId="17D7EAB8" w:rsidR="72D9A6AF" w:rsidRPr="00035CEB" w:rsidRDefault="1723B593">
            <w:pPr>
              <w:spacing w:line="360" w:lineRule="auto"/>
              <w:rPr>
                <w:rFonts w:ascii="Times New Roman" w:eastAsia="Calibri" w:hAnsi="Times New Roman" w:cs="Times New Roman"/>
                <w:color w:val="000000" w:themeColor="text1"/>
                <w:sz w:val="24"/>
                <w:szCs w:val="24"/>
                <w:rPrChange w:id="1062" w:author="Zachary Cappella" w:date="2023-10-23T16:02:00Z">
                  <w:rPr>
                    <w:rFonts w:ascii="Calibri" w:eastAsia="Calibri" w:hAnsi="Calibri" w:cs="Calibri"/>
                    <w:color w:val="000000" w:themeColor="text1"/>
                    <w:sz w:val="24"/>
                    <w:szCs w:val="24"/>
                  </w:rPr>
                </w:rPrChange>
              </w:rPr>
              <w:pPrChange w:id="1063" w:author="Zachary Cappella" w:date="2023-10-09T13:10:00Z">
                <w:pPr/>
              </w:pPrChange>
            </w:pPr>
            <w:r w:rsidRPr="00035CEB">
              <w:rPr>
                <w:rFonts w:ascii="Times New Roman" w:eastAsia="Calibri" w:hAnsi="Times New Roman" w:cs="Times New Roman"/>
                <w:color w:val="000000" w:themeColor="text1"/>
                <w:sz w:val="24"/>
                <w:szCs w:val="24"/>
                <w:rPrChange w:id="1064" w:author="Zachary Cappella" w:date="2023-10-23T16:02:00Z">
                  <w:rPr>
                    <w:rFonts w:ascii="Calibri" w:eastAsia="Calibri" w:hAnsi="Calibri" w:cs="Calibri"/>
                    <w:color w:val="000000" w:themeColor="text1"/>
                    <w:sz w:val="24"/>
                    <w:szCs w:val="24"/>
                  </w:rPr>
                </w:rPrChange>
              </w:rPr>
              <w:t>PasswordNotMatchException</w:t>
            </w:r>
          </w:p>
        </w:tc>
        <w:tc>
          <w:tcPr>
            <w:tcW w:w="5505" w:type="dxa"/>
          </w:tcPr>
          <w:p w14:paraId="1B8EB6B5" w14:textId="04452C00" w:rsidR="72D9A6AF" w:rsidRPr="00035CEB" w:rsidRDefault="1723B59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sz w:val="24"/>
                <w:szCs w:val="24"/>
                <w:rPrChange w:id="1065" w:author="Zachary Cappella" w:date="2023-10-23T16:02:00Z">
                  <w:rPr>
                    <w:rFonts w:ascii="Calibri" w:eastAsia="Calibri" w:hAnsi="Calibri" w:cs="Calibri"/>
                    <w:color w:val="000000" w:themeColor="text1"/>
                    <w:sz w:val="24"/>
                    <w:szCs w:val="24"/>
                  </w:rPr>
                </w:rPrChange>
              </w:rPr>
              <w:pPrChange w:id="1066"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067" w:author="Zachary Cappella" w:date="2023-10-23T16:02:00Z">
                  <w:rPr>
                    <w:rFonts w:ascii="Calibri" w:eastAsia="Calibri" w:hAnsi="Calibri" w:cs="Calibri"/>
                    <w:color w:val="000000" w:themeColor="text1"/>
                    <w:sz w:val="24"/>
                    <w:szCs w:val="24"/>
                  </w:rPr>
                </w:rPrChange>
              </w:rPr>
              <w:t>The passwords do not match.</w:t>
            </w:r>
          </w:p>
        </w:tc>
      </w:tr>
      <w:tr w:rsidR="420B2264" w:rsidRPr="00035CEB" w14:paraId="124A47FF" w14:textId="77777777" w:rsidTr="35060863">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855" w:type="dxa"/>
          </w:tcPr>
          <w:p w14:paraId="3C25E0B4" w14:textId="4B84B3AA" w:rsidR="420B2264" w:rsidRPr="00035CEB" w:rsidRDefault="420B2264">
            <w:pPr>
              <w:spacing w:line="360" w:lineRule="auto"/>
              <w:rPr>
                <w:rFonts w:ascii="Times New Roman" w:hAnsi="Times New Roman" w:cs="Times New Roman"/>
                <w:rPrChange w:id="1068" w:author="Zachary Cappella" w:date="2023-10-23T16:02:00Z">
                  <w:rPr/>
                </w:rPrChange>
              </w:rPr>
              <w:pPrChange w:id="1069" w:author="Zachary Cappella" w:date="2023-10-09T13:10:00Z">
                <w:pPr/>
              </w:pPrChange>
            </w:pPr>
            <w:r w:rsidRPr="00035CEB">
              <w:rPr>
                <w:rFonts w:ascii="Times New Roman" w:eastAsia="Calibri" w:hAnsi="Times New Roman" w:cs="Times New Roman"/>
                <w:color w:val="000000" w:themeColor="text1"/>
                <w:sz w:val="24"/>
                <w:szCs w:val="24"/>
                <w:rPrChange w:id="1070" w:author="Zachary Cappella" w:date="2023-10-23T16:02:00Z">
                  <w:rPr>
                    <w:rFonts w:ascii="Calibri" w:eastAsia="Calibri" w:hAnsi="Calibri" w:cs="Calibri"/>
                    <w:color w:val="000000" w:themeColor="text1"/>
                    <w:sz w:val="24"/>
                    <w:szCs w:val="24"/>
                  </w:rPr>
                </w:rPrChange>
              </w:rPr>
              <w:t>EmailAddressAlreadyExistsException</w:t>
            </w:r>
          </w:p>
        </w:tc>
        <w:tc>
          <w:tcPr>
            <w:tcW w:w="5505" w:type="dxa"/>
          </w:tcPr>
          <w:p w14:paraId="485DEF54" w14:textId="4855E263" w:rsidR="420B2264" w:rsidRPr="00035CEB" w:rsidRDefault="420B226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1071" w:author="Zachary Cappella" w:date="2023-10-23T16:02:00Z">
                  <w:rPr/>
                </w:rPrChange>
              </w:rPr>
              <w:pPrChange w:id="1072"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073" w:author="Zachary Cappella" w:date="2023-10-23T16:02:00Z">
                  <w:rPr>
                    <w:rFonts w:ascii="Calibri" w:eastAsia="Calibri" w:hAnsi="Calibri" w:cs="Calibri"/>
                    <w:color w:val="000000" w:themeColor="text1"/>
                    <w:sz w:val="24"/>
                    <w:szCs w:val="24"/>
                  </w:rPr>
                </w:rPrChange>
              </w:rPr>
              <w:t>An account with this email address already exists.</w:t>
            </w:r>
          </w:p>
        </w:tc>
      </w:tr>
      <w:tr w:rsidR="420B2264" w:rsidRPr="00035CEB" w14:paraId="3FA0C958" w14:textId="77777777" w:rsidTr="35060863">
        <w:trPr>
          <w:trHeight w:val="405"/>
        </w:trPr>
        <w:tc>
          <w:tcPr>
            <w:cnfStyle w:val="001000000000" w:firstRow="0" w:lastRow="0" w:firstColumn="1" w:lastColumn="0" w:oddVBand="0" w:evenVBand="0" w:oddHBand="0" w:evenHBand="0" w:firstRowFirstColumn="0" w:firstRowLastColumn="0" w:lastRowFirstColumn="0" w:lastRowLastColumn="0"/>
            <w:tcW w:w="3855" w:type="dxa"/>
          </w:tcPr>
          <w:p w14:paraId="1E724202" w14:textId="6D6B6E53" w:rsidR="420B2264" w:rsidRPr="00035CEB" w:rsidRDefault="420B2264">
            <w:pPr>
              <w:spacing w:line="360" w:lineRule="auto"/>
              <w:rPr>
                <w:rFonts w:ascii="Times New Roman" w:hAnsi="Times New Roman" w:cs="Times New Roman"/>
                <w:rPrChange w:id="1074" w:author="Zachary Cappella" w:date="2023-10-23T16:02:00Z">
                  <w:rPr/>
                </w:rPrChange>
              </w:rPr>
              <w:pPrChange w:id="1075" w:author="Zachary Cappella" w:date="2023-10-09T13:10:00Z">
                <w:pPr/>
              </w:pPrChange>
            </w:pPr>
            <w:r w:rsidRPr="00035CEB">
              <w:rPr>
                <w:rFonts w:ascii="Times New Roman" w:eastAsia="Calibri" w:hAnsi="Times New Roman" w:cs="Times New Roman"/>
                <w:color w:val="000000" w:themeColor="text1"/>
                <w:sz w:val="24"/>
                <w:szCs w:val="24"/>
                <w:rPrChange w:id="1076" w:author="Zachary Cappella" w:date="2023-10-23T16:02:00Z">
                  <w:rPr>
                    <w:rFonts w:ascii="Calibri" w:eastAsia="Calibri" w:hAnsi="Calibri" w:cs="Calibri"/>
                    <w:color w:val="000000" w:themeColor="text1"/>
                    <w:sz w:val="24"/>
                    <w:szCs w:val="24"/>
                  </w:rPr>
                </w:rPrChange>
              </w:rPr>
              <w:t>DatabaseException</w:t>
            </w:r>
          </w:p>
        </w:tc>
        <w:tc>
          <w:tcPr>
            <w:tcW w:w="5505" w:type="dxa"/>
          </w:tcPr>
          <w:p w14:paraId="79FA8660" w14:textId="6C0E8B2C" w:rsidR="420B2264" w:rsidRPr="00035CEB" w:rsidRDefault="420B226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077" w:author="Zachary Cappella" w:date="2023-10-23T16:02:00Z">
                  <w:rPr/>
                </w:rPrChange>
              </w:rPr>
              <w:pPrChange w:id="1078"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079" w:author="Zachary Cappella" w:date="2023-10-23T16:02:00Z">
                  <w:rPr>
                    <w:rFonts w:ascii="Calibri" w:eastAsia="Calibri" w:hAnsi="Calibri" w:cs="Calibri"/>
                    <w:color w:val="000000" w:themeColor="text1"/>
                    <w:sz w:val="24"/>
                    <w:szCs w:val="24"/>
                  </w:rPr>
                </w:rPrChange>
              </w:rPr>
              <w:t xml:space="preserve">An error occurred while </w:t>
            </w:r>
            <w:r w:rsidR="53A3EE32" w:rsidRPr="00035CEB">
              <w:rPr>
                <w:rFonts w:ascii="Times New Roman" w:eastAsia="Calibri" w:hAnsi="Times New Roman" w:cs="Times New Roman"/>
                <w:color w:val="000000" w:themeColor="text1"/>
                <w:sz w:val="24"/>
                <w:szCs w:val="24"/>
                <w:rPrChange w:id="1080" w:author="Zachary Cappella" w:date="2023-10-23T16:02:00Z">
                  <w:rPr>
                    <w:rFonts w:ascii="Calibri" w:eastAsia="Calibri" w:hAnsi="Calibri" w:cs="Calibri"/>
                    <w:color w:val="000000" w:themeColor="text1"/>
                    <w:sz w:val="24"/>
                    <w:szCs w:val="24"/>
                  </w:rPr>
                </w:rPrChange>
              </w:rPr>
              <w:t>se</w:t>
            </w:r>
            <w:r w:rsidR="7BD78F65" w:rsidRPr="00035CEB">
              <w:rPr>
                <w:rFonts w:ascii="Times New Roman" w:eastAsia="Calibri" w:hAnsi="Times New Roman" w:cs="Times New Roman"/>
                <w:color w:val="000000" w:themeColor="text1"/>
                <w:sz w:val="24"/>
                <w:szCs w:val="24"/>
                <w:rPrChange w:id="1081" w:author="Zachary Cappella" w:date="2023-10-23T16:02:00Z">
                  <w:rPr>
                    <w:rFonts w:ascii="Calibri" w:eastAsia="Calibri" w:hAnsi="Calibri" w:cs="Calibri"/>
                    <w:color w:val="000000" w:themeColor="text1"/>
                    <w:sz w:val="24"/>
                    <w:szCs w:val="24"/>
                  </w:rPr>
                </w:rPrChange>
              </w:rPr>
              <w:t>ar</w:t>
            </w:r>
            <w:r w:rsidR="53A3EE32" w:rsidRPr="00035CEB">
              <w:rPr>
                <w:rFonts w:ascii="Times New Roman" w:eastAsia="Calibri" w:hAnsi="Times New Roman" w:cs="Times New Roman"/>
                <w:color w:val="000000" w:themeColor="text1"/>
                <w:sz w:val="24"/>
                <w:szCs w:val="24"/>
                <w:rPrChange w:id="1082" w:author="Zachary Cappella" w:date="2023-10-23T16:02:00Z">
                  <w:rPr>
                    <w:rFonts w:ascii="Calibri" w:eastAsia="Calibri" w:hAnsi="Calibri" w:cs="Calibri"/>
                    <w:color w:val="000000" w:themeColor="text1"/>
                    <w:sz w:val="24"/>
                    <w:szCs w:val="24"/>
                  </w:rPr>
                </w:rPrChange>
              </w:rPr>
              <w:t>ching</w:t>
            </w:r>
            <w:r w:rsidRPr="00035CEB">
              <w:rPr>
                <w:rFonts w:ascii="Times New Roman" w:eastAsia="Calibri" w:hAnsi="Times New Roman" w:cs="Times New Roman"/>
                <w:color w:val="000000" w:themeColor="text1"/>
                <w:sz w:val="24"/>
                <w:szCs w:val="24"/>
                <w:rPrChange w:id="1083" w:author="Zachary Cappella" w:date="2023-10-23T16:02:00Z">
                  <w:rPr>
                    <w:rFonts w:ascii="Calibri" w:eastAsia="Calibri" w:hAnsi="Calibri" w:cs="Calibri"/>
                    <w:color w:val="000000" w:themeColor="text1"/>
                    <w:sz w:val="24"/>
                    <w:szCs w:val="24"/>
                  </w:rPr>
                </w:rPrChange>
              </w:rPr>
              <w:t xml:space="preserve"> the database</w:t>
            </w:r>
          </w:p>
        </w:tc>
      </w:tr>
      <w:tr w:rsidR="420B2264" w:rsidRPr="00035CEB" w14:paraId="36D5BB37" w14:textId="77777777" w:rsidTr="35060863">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855" w:type="dxa"/>
          </w:tcPr>
          <w:p w14:paraId="10F70B5D" w14:textId="47E74F39" w:rsidR="420B2264" w:rsidRPr="00035CEB" w:rsidRDefault="420B2264">
            <w:pPr>
              <w:spacing w:line="360" w:lineRule="auto"/>
              <w:rPr>
                <w:rFonts w:ascii="Times New Roman" w:hAnsi="Times New Roman" w:cs="Times New Roman"/>
                <w:rPrChange w:id="1084" w:author="Zachary Cappella" w:date="2023-10-23T16:02:00Z">
                  <w:rPr/>
                </w:rPrChange>
              </w:rPr>
              <w:pPrChange w:id="1085" w:author="Zachary Cappella" w:date="2023-10-09T13:10:00Z">
                <w:pPr/>
              </w:pPrChange>
            </w:pPr>
            <w:r w:rsidRPr="00035CEB">
              <w:rPr>
                <w:rFonts w:ascii="Times New Roman" w:eastAsia="Calibri" w:hAnsi="Times New Roman" w:cs="Times New Roman"/>
                <w:color w:val="000000" w:themeColor="text1"/>
                <w:sz w:val="24"/>
                <w:szCs w:val="24"/>
                <w:rPrChange w:id="1086" w:author="Zachary Cappella" w:date="2023-10-23T16:02:00Z">
                  <w:rPr>
                    <w:rFonts w:ascii="Calibri" w:eastAsia="Calibri" w:hAnsi="Calibri" w:cs="Calibri"/>
                    <w:color w:val="000000" w:themeColor="text1"/>
                    <w:sz w:val="24"/>
                    <w:szCs w:val="24"/>
                  </w:rPr>
                </w:rPrChange>
              </w:rPr>
              <w:t>FileNotFoundException</w:t>
            </w:r>
          </w:p>
        </w:tc>
        <w:tc>
          <w:tcPr>
            <w:tcW w:w="5505" w:type="dxa"/>
          </w:tcPr>
          <w:p w14:paraId="4B968D49" w14:textId="5C77E933" w:rsidR="420B2264" w:rsidRPr="00035CEB" w:rsidRDefault="420B226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1087" w:author="Zachary Cappella" w:date="2023-10-23T16:02:00Z">
                  <w:rPr/>
                </w:rPrChange>
              </w:rPr>
              <w:pPrChange w:id="1088"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089" w:author="Zachary Cappella" w:date="2023-10-23T16:02:00Z">
                  <w:rPr>
                    <w:rFonts w:ascii="Calibri" w:eastAsia="Calibri" w:hAnsi="Calibri" w:cs="Calibri"/>
                    <w:color w:val="000000" w:themeColor="text1"/>
                    <w:sz w:val="24"/>
                    <w:szCs w:val="24"/>
                  </w:rPr>
                </w:rPrChange>
              </w:rPr>
              <w:t>Audio file could not be found.</w:t>
            </w:r>
          </w:p>
        </w:tc>
      </w:tr>
      <w:tr w:rsidR="420B2264" w:rsidRPr="00035CEB" w14:paraId="0457651B" w14:textId="77777777" w:rsidTr="35060863">
        <w:trPr>
          <w:trHeight w:val="405"/>
        </w:trPr>
        <w:tc>
          <w:tcPr>
            <w:cnfStyle w:val="001000000000" w:firstRow="0" w:lastRow="0" w:firstColumn="1" w:lastColumn="0" w:oddVBand="0" w:evenVBand="0" w:oddHBand="0" w:evenHBand="0" w:firstRowFirstColumn="0" w:firstRowLastColumn="0" w:lastRowFirstColumn="0" w:lastRowLastColumn="0"/>
            <w:tcW w:w="3855" w:type="dxa"/>
          </w:tcPr>
          <w:p w14:paraId="5A531CAA" w14:textId="2991AD05" w:rsidR="420B2264" w:rsidRPr="00035CEB" w:rsidRDefault="420B2264">
            <w:pPr>
              <w:spacing w:line="360" w:lineRule="auto"/>
              <w:rPr>
                <w:rFonts w:ascii="Times New Roman" w:hAnsi="Times New Roman" w:cs="Times New Roman"/>
                <w:rPrChange w:id="1090" w:author="Zachary Cappella" w:date="2023-10-23T16:02:00Z">
                  <w:rPr/>
                </w:rPrChange>
              </w:rPr>
              <w:pPrChange w:id="1091" w:author="Zachary Cappella" w:date="2023-10-09T13:10:00Z">
                <w:pPr/>
              </w:pPrChange>
            </w:pPr>
            <w:r w:rsidRPr="00035CEB">
              <w:rPr>
                <w:rFonts w:ascii="Times New Roman" w:eastAsia="Calibri" w:hAnsi="Times New Roman" w:cs="Times New Roman"/>
                <w:color w:val="000000" w:themeColor="text1"/>
                <w:sz w:val="24"/>
                <w:szCs w:val="24"/>
                <w:rPrChange w:id="1092" w:author="Zachary Cappella" w:date="2023-10-23T16:02:00Z">
                  <w:rPr>
                    <w:rFonts w:ascii="Calibri" w:eastAsia="Calibri" w:hAnsi="Calibri" w:cs="Calibri"/>
                    <w:color w:val="000000" w:themeColor="text1"/>
                    <w:sz w:val="24"/>
                    <w:szCs w:val="24"/>
                  </w:rPr>
                </w:rPrChange>
              </w:rPr>
              <w:t>UnsupportedFileFormatException</w:t>
            </w:r>
          </w:p>
        </w:tc>
        <w:tc>
          <w:tcPr>
            <w:tcW w:w="5505" w:type="dxa"/>
          </w:tcPr>
          <w:p w14:paraId="792B47C5" w14:textId="36B50DE9" w:rsidR="420B2264" w:rsidRPr="00035CEB" w:rsidRDefault="420B226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093" w:author="Zachary Cappella" w:date="2023-10-23T16:02:00Z">
                  <w:rPr/>
                </w:rPrChange>
              </w:rPr>
              <w:pPrChange w:id="109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095" w:author="Zachary Cappella" w:date="2023-10-23T16:02:00Z">
                  <w:rPr>
                    <w:rFonts w:ascii="Calibri" w:eastAsia="Calibri" w:hAnsi="Calibri" w:cs="Calibri"/>
                    <w:color w:val="000000" w:themeColor="text1"/>
                    <w:sz w:val="24"/>
                    <w:szCs w:val="24"/>
                  </w:rPr>
                </w:rPrChange>
              </w:rPr>
              <w:t>The audio file format is not supported.</w:t>
            </w:r>
          </w:p>
        </w:tc>
      </w:tr>
      <w:tr w:rsidR="420B2264" w:rsidRPr="00035CEB" w14:paraId="08FD6075" w14:textId="77777777" w:rsidTr="35060863">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855" w:type="dxa"/>
          </w:tcPr>
          <w:p w14:paraId="37509609" w14:textId="119A42C4" w:rsidR="420B2264" w:rsidRPr="00035CEB" w:rsidRDefault="420B2264">
            <w:pPr>
              <w:spacing w:line="360" w:lineRule="auto"/>
              <w:rPr>
                <w:rFonts w:ascii="Times New Roman" w:hAnsi="Times New Roman" w:cs="Times New Roman"/>
                <w:rPrChange w:id="1096" w:author="Zachary Cappella" w:date="2023-10-23T16:02:00Z">
                  <w:rPr/>
                </w:rPrChange>
              </w:rPr>
              <w:pPrChange w:id="1097" w:author="Zachary Cappella" w:date="2023-10-09T13:10:00Z">
                <w:pPr/>
              </w:pPrChange>
            </w:pPr>
            <w:r w:rsidRPr="00035CEB">
              <w:rPr>
                <w:rFonts w:ascii="Times New Roman" w:eastAsia="Calibri" w:hAnsi="Times New Roman" w:cs="Times New Roman"/>
                <w:color w:val="000000" w:themeColor="text1"/>
                <w:sz w:val="24"/>
                <w:szCs w:val="24"/>
                <w:rPrChange w:id="1098" w:author="Zachary Cappella" w:date="2023-10-23T16:02:00Z">
                  <w:rPr>
                    <w:rFonts w:ascii="Calibri" w:eastAsia="Calibri" w:hAnsi="Calibri" w:cs="Calibri"/>
                    <w:color w:val="000000" w:themeColor="text1"/>
                    <w:sz w:val="24"/>
                    <w:szCs w:val="24"/>
                  </w:rPr>
                </w:rPrChange>
              </w:rPr>
              <w:t>InsufficientPermissionsException</w:t>
            </w:r>
          </w:p>
        </w:tc>
        <w:tc>
          <w:tcPr>
            <w:tcW w:w="5505" w:type="dxa"/>
          </w:tcPr>
          <w:p w14:paraId="624ECBC2" w14:textId="5F1D7EE4" w:rsidR="420B2264" w:rsidRPr="00035CEB" w:rsidRDefault="420B226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1099" w:author="Zachary Cappella" w:date="2023-10-23T16:02:00Z">
                  <w:rPr/>
                </w:rPrChange>
              </w:rPr>
              <w:pPrChange w:id="1100"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101" w:author="Zachary Cappella" w:date="2023-10-23T16:02:00Z">
                  <w:rPr>
                    <w:rFonts w:ascii="Calibri" w:eastAsia="Calibri" w:hAnsi="Calibri" w:cs="Calibri"/>
                    <w:color w:val="000000" w:themeColor="text1"/>
                    <w:sz w:val="24"/>
                    <w:szCs w:val="24"/>
                  </w:rPr>
                </w:rPrChange>
              </w:rPr>
              <w:t xml:space="preserve">The user does not have </w:t>
            </w:r>
            <w:r w:rsidR="53A3EE32" w:rsidRPr="00035CEB">
              <w:rPr>
                <w:rFonts w:ascii="Times New Roman" w:eastAsia="Calibri" w:hAnsi="Times New Roman" w:cs="Times New Roman"/>
                <w:color w:val="000000" w:themeColor="text1"/>
                <w:sz w:val="24"/>
                <w:szCs w:val="24"/>
                <w:rPrChange w:id="1102" w:author="Zachary Cappella" w:date="2023-10-23T16:02:00Z">
                  <w:rPr>
                    <w:rFonts w:ascii="Calibri" w:eastAsia="Calibri" w:hAnsi="Calibri" w:cs="Calibri"/>
                    <w:color w:val="000000" w:themeColor="text1"/>
                    <w:sz w:val="24"/>
                    <w:szCs w:val="24"/>
                  </w:rPr>
                </w:rPrChange>
              </w:rPr>
              <w:t>permission</w:t>
            </w:r>
            <w:r w:rsidRPr="00035CEB">
              <w:rPr>
                <w:rFonts w:ascii="Times New Roman" w:eastAsia="Calibri" w:hAnsi="Times New Roman" w:cs="Times New Roman"/>
                <w:color w:val="000000" w:themeColor="text1"/>
                <w:sz w:val="24"/>
                <w:szCs w:val="24"/>
                <w:rPrChange w:id="1103" w:author="Zachary Cappella" w:date="2023-10-23T16:02:00Z">
                  <w:rPr>
                    <w:rFonts w:ascii="Calibri" w:eastAsia="Calibri" w:hAnsi="Calibri" w:cs="Calibri"/>
                    <w:color w:val="000000" w:themeColor="text1"/>
                    <w:sz w:val="24"/>
                    <w:szCs w:val="24"/>
                  </w:rPr>
                </w:rPrChange>
              </w:rPr>
              <w:t xml:space="preserve"> to access the audio file.</w:t>
            </w:r>
          </w:p>
        </w:tc>
      </w:tr>
      <w:tr w:rsidR="420B2264" w:rsidRPr="00035CEB" w14:paraId="4DA7D582" w14:textId="77777777" w:rsidTr="35060863">
        <w:trPr>
          <w:trHeight w:val="405"/>
        </w:trPr>
        <w:tc>
          <w:tcPr>
            <w:cnfStyle w:val="001000000000" w:firstRow="0" w:lastRow="0" w:firstColumn="1" w:lastColumn="0" w:oddVBand="0" w:evenVBand="0" w:oddHBand="0" w:evenHBand="0" w:firstRowFirstColumn="0" w:firstRowLastColumn="0" w:lastRowFirstColumn="0" w:lastRowLastColumn="0"/>
            <w:tcW w:w="3855" w:type="dxa"/>
          </w:tcPr>
          <w:p w14:paraId="36568E83" w14:textId="74EFE0C2" w:rsidR="420B2264" w:rsidRPr="00035CEB" w:rsidRDefault="420B2264">
            <w:pPr>
              <w:spacing w:line="360" w:lineRule="auto"/>
              <w:rPr>
                <w:rFonts w:ascii="Times New Roman" w:hAnsi="Times New Roman" w:cs="Times New Roman"/>
                <w:rPrChange w:id="1104" w:author="Zachary Cappella" w:date="2023-10-23T16:02:00Z">
                  <w:rPr/>
                </w:rPrChange>
              </w:rPr>
              <w:pPrChange w:id="1105" w:author="Zachary Cappella" w:date="2023-10-09T13:10:00Z">
                <w:pPr/>
              </w:pPrChange>
            </w:pPr>
            <w:r w:rsidRPr="00035CEB">
              <w:rPr>
                <w:rFonts w:ascii="Times New Roman" w:eastAsia="Calibri" w:hAnsi="Times New Roman" w:cs="Times New Roman"/>
                <w:color w:val="000000" w:themeColor="text1"/>
                <w:sz w:val="24"/>
                <w:szCs w:val="24"/>
                <w:rPrChange w:id="1106" w:author="Zachary Cappella" w:date="2023-10-23T16:02:00Z">
                  <w:rPr>
                    <w:rFonts w:ascii="Calibri" w:eastAsia="Calibri" w:hAnsi="Calibri" w:cs="Calibri"/>
                    <w:color w:val="000000" w:themeColor="text1"/>
                    <w:sz w:val="24"/>
                    <w:szCs w:val="24"/>
                  </w:rPr>
                </w:rPrChange>
              </w:rPr>
              <w:t>IOError</w:t>
            </w:r>
          </w:p>
        </w:tc>
        <w:tc>
          <w:tcPr>
            <w:tcW w:w="5505" w:type="dxa"/>
          </w:tcPr>
          <w:p w14:paraId="4AAAE278" w14:textId="27F0A089" w:rsidR="420B2264" w:rsidRPr="00035CEB" w:rsidRDefault="420B226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107" w:author="Zachary Cappella" w:date="2023-10-23T16:02:00Z">
                  <w:rPr/>
                </w:rPrChange>
              </w:rPr>
              <w:pPrChange w:id="1108"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109" w:author="Zachary Cappella" w:date="2023-10-23T16:02:00Z">
                  <w:rPr>
                    <w:rFonts w:ascii="Calibri" w:eastAsia="Calibri" w:hAnsi="Calibri" w:cs="Calibri"/>
                    <w:color w:val="000000" w:themeColor="text1"/>
                    <w:sz w:val="24"/>
                    <w:szCs w:val="24"/>
                  </w:rPr>
                </w:rPrChange>
              </w:rPr>
              <w:t>An error occurred while reading or writing the audio file.</w:t>
            </w:r>
          </w:p>
        </w:tc>
      </w:tr>
      <w:tr w:rsidR="420B2264" w:rsidRPr="00035CEB" w14:paraId="70588E6A" w14:textId="77777777" w:rsidTr="35060863">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855" w:type="dxa"/>
          </w:tcPr>
          <w:p w14:paraId="147C373E" w14:textId="6A5515B1" w:rsidR="420B2264" w:rsidRPr="00035CEB" w:rsidRDefault="420B2264">
            <w:pPr>
              <w:spacing w:line="360" w:lineRule="auto"/>
              <w:rPr>
                <w:rFonts w:ascii="Times New Roman" w:hAnsi="Times New Roman" w:cs="Times New Roman"/>
                <w:rPrChange w:id="1110" w:author="Zachary Cappella" w:date="2023-10-23T16:02:00Z">
                  <w:rPr/>
                </w:rPrChange>
              </w:rPr>
              <w:pPrChange w:id="1111" w:author="Zachary Cappella" w:date="2023-10-09T13:10:00Z">
                <w:pPr/>
              </w:pPrChange>
            </w:pPr>
            <w:r w:rsidRPr="00035CEB">
              <w:rPr>
                <w:rFonts w:ascii="Times New Roman" w:eastAsia="Calibri" w:hAnsi="Times New Roman" w:cs="Times New Roman"/>
                <w:color w:val="000000" w:themeColor="text1"/>
                <w:sz w:val="24"/>
                <w:szCs w:val="24"/>
                <w:rPrChange w:id="1112" w:author="Zachary Cappella" w:date="2023-10-23T16:02:00Z">
                  <w:rPr>
                    <w:rFonts w:ascii="Calibri" w:eastAsia="Calibri" w:hAnsi="Calibri" w:cs="Calibri"/>
                    <w:color w:val="000000" w:themeColor="text1"/>
                    <w:sz w:val="24"/>
                    <w:szCs w:val="24"/>
                  </w:rPr>
                </w:rPrChange>
              </w:rPr>
              <w:t>AudioDeviceNotFoundError</w:t>
            </w:r>
          </w:p>
        </w:tc>
        <w:tc>
          <w:tcPr>
            <w:tcW w:w="5505" w:type="dxa"/>
          </w:tcPr>
          <w:p w14:paraId="2AA9133A" w14:textId="32348DED" w:rsidR="420B2264" w:rsidRPr="00035CEB" w:rsidRDefault="420B226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1113" w:author="Zachary Cappella" w:date="2023-10-23T16:02:00Z">
                  <w:rPr/>
                </w:rPrChange>
              </w:rPr>
              <w:pPrChange w:id="1114"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115" w:author="Zachary Cappella" w:date="2023-10-23T16:02:00Z">
                  <w:rPr>
                    <w:rFonts w:ascii="Calibri" w:eastAsia="Calibri" w:hAnsi="Calibri" w:cs="Calibri"/>
                    <w:color w:val="000000" w:themeColor="text1"/>
                    <w:sz w:val="24"/>
                    <w:szCs w:val="24"/>
                  </w:rPr>
                </w:rPrChange>
              </w:rPr>
              <w:t>The audio device is not available.</w:t>
            </w:r>
          </w:p>
        </w:tc>
      </w:tr>
      <w:tr w:rsidR="420B2264" w:rsidRPr="00035CEB" w14:paraId="6743F9B5" w14:textId="77777777" w:rsidTr="35060863">
        <w:trPr>
          <w:trHeight w:val="405"/>
        </w:trPr>
        <w:tc>
          <w:tcPr>
            <w:cnfStyle w:val="001000000000" w:firstRow="0" w:lastRow="0" w:firstColumn="1" w:lastColumn="0" w:oddVBand="0" w:evenVBand="0" w:oddHBand="0" w:evenHBand="0" w:firstRowFirstColumn="0" w:firstRowLastColumn="0" w:lastRowFirstColumn="0" w:lastRowLastColumn="0"/>
            <w:tcW w:w="3855" w:type="dxa"/>
          </w:tcPr>
          <w:p w14:paraId="13F030B7" w14:textId="14A97C64" w:rsidR="420B2264" w:rsidRPr="00035CEB" w:rsidRDefault="420B2264">
            <w:pPr>
              <w:spacing w:line="360" w:lineRule="auto"/>
              <w:rPr>
                <w:rFonts w:ascii="Times New Roman" w:hAnsi="Times New Roman" w:cs="Times New Roman"/>
                <w:rPrChange w:id="1116" w:author="Zachary Cappella" w:date="2023-10-23T16:02:00Z">
                  <w:rPr/>
                </w:rPrChange>
              </w:rPr>
              <w:pPrChange w:id="1117" w:author="Zachary Cappella" w:date="2023-10-09T13:10:00Z">
                <w:pPr/>
              </w:pPrChange>
            </w:pPr>
            <w:r w:rsidRPr="00035CEB">
              <w:rPr>
                <w:rFonts w:ascii="Times New Roman" w:eastAsia="Calibri" w:hAnsi="Times New Roman" w:cs="Times New Roman"/>
                <w:color w:val="000000" w:themeColor="text1"/>
                <w:sz w:val="24"/>
                <w:szCs w:val="24"/>
                <w:rPrChange w:id="1118" w:author="Zachary Cappella" w:date="2023-10-23T16:02:00Z">
                  <w:rPr>
                    <w:rFonts w:ascii="Calibri" w:eastAsia="Calibri" w:hAnsi="Calibri" w:cs="Calibri"/>
                    <w:color w:val="000000" w:themeColor="text1"/>
                    <w:sz w:val="24"/>
                    <w:szCs w:val="24"/>
                  </w:rPr>
                </w:rPrChange>
              </w:rPr>
              <w:t>AudioDeviceError</w:t>
            </w:r>
          </w:p>
        </w:tc>
        <w:tc>
          <w:tcPr>
            <w:tcW w:w="5505" w:type="dxa"/>
          </w:tcPr>
          <w:p w14:paraId="33974DFE" w14:textId="6696EA15" w:rsidR="420B2264" w:rsidRPr="00035CEB" w:rsidRDefault="420B226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119" w:author="Zachary Cappella" w:date="2023-10-23T16:02:00Z">
                  <w:rPr/>
                </w:rPrChange>
              </w:rPr>
              <w:pPrChange w:id="1120"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121" w:author="Zachary Cappella" w:date="2023-10-23T16:02:00Z">
                  <w:rPr>
                    <w:rFonts w:ascii="Calibri" w:eastAsia="Calibri" w:hAnsi="Calibri" w:cs="Calibri"/>
                    <w:color w:val="000000" w:themeColor="text1"/>
                    <w:sz w:val="24"/>
                    <w:szCs w:val="24"/>
                  </w:rPr>
                </w:rPrChange>
              </w:rPr>
              <w:t>An error occurred while using the audio device.</w:t>
            </w:r>
          </w:p>
        </w:tc>
      </w:tr>
      <w:tr w:rsidR="420B2264" w:rsidRPr="00035CEB" w14:paraId="05BF5426" w14:textId="77777777" w:rsidTr="35060863">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855" w:type="dxa"/>
          </w:tcPr>
          <w:p w14:paraId="4EECDC42" w14:textId="601CA9E0" w:rsidR="420B2264" w:rsidRPr="00035CEB" w:rsidRDefault="420B2264">
            <w:pPr>
              <w:spacing w:line="360" w:lineRule="auto"/>
              <w:rPr>
                <w:rFonts w:ascii="Times New Roman" w:hAnsi="Times New Roman" w:cs="Times New Roman"/>
                <w:rPrChange w:id="1122" w:author="Zachary Cappella" w:date="2023-10-23T16:02:00Z">
                  <w:rPr/>
                </w:rPrChange>
              </w:rPr>
              <w:pPrChange w:id="1123" w:author="Zachary Cappella" w:date="2023-10-09T13:10:00Z">
                <w:pPr/>
              </w:pPrChange>
            </w:pPr>
            <w:r w:rsidRPr="00035CEB">
              <w:rPr>
                <w:rFonts w:ascii="Times New Roman" w:eastAsia="Calibri" w:hAnsi="Times New Roman" w:cs="Times New Roman"/>
                <w:color w:val="000000" w:themeColor="text1"/>
                <w:sz w:val="24"/>
                <w:szCs w:val="24"/>
                <w:rPrChange w:id="1124" w:author="Zachary Cappella" w:date="2023-10-23T16:02:00Z">
                  <w:rPr>
                    <w:rFonts w:ascii="Calibri" w:eastAsia="Calibri" w:hAnsi="Calibri" w:cs="Calibri"/>
                    <w:color w:val="000000" w:themeColor="text1"/>
                    <w:sz w:val="24"/>
                    <w:szCs w:val="24"/>
                  </w:rPr>
                </w:rPrChange>
              </w:rPr>
              <w:t>ItemNotFoundError</w:t>
            </w:r>
          </w:p>
        </w:tc>
        <w:tc>
          <w:tcPr>
            <w:tcW w:w="5505" w:type="dxa"/>
          </w:tcPr>
          <w:p w14:paraId="1AE39E3F" w14:textId="272DF9DB" w:rsidR="420B2264" w:rsidRPr="00035CEB" w:rsidRDefault="420B226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1125" w:author="Zachary Cappella" w:date="2023-10-23T16:02:00Z">
                  <w:rPr/>
                </w:rPrChange>
              </w:rPr>
              <w:pPrChange w:id="1126"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127" w:author="Zachary Cappella" w:date="2023-10-23T16:02:00Z">
                  <w:rPr>
                    <w:rFonts w:ascii="Calibri" w:eastAsia="Calibri" w:hAnsi="Calibri" w:cs="Calibri"/>
                    <w:color w:val="000000" w:themeColor="text1"/>
                    <w:sz w:val="24"/>
                    <w:szCs w:val="24"/>
                  </w:rPr>
                </w:rPrChange>
              </w:rPr>
              <w:t>The item being searched for could not be found</w:t>
            </w:r>
          </w:p>
        </w:tc>
      </w:tr>
      <w:tr w:rsidR="420B2264" w:rsidRPr="00035CEB" w14:paraId="5D75F97F" w14:textId="77777777" w:rsidTr="35060863">
        <w:trPr>
          <w:trHeight w:val="405"/>
        </w:trPr>
        <w:tc>
          <w:tcPr>
            <w:cnfStyle w:val="001000000000" w:firstRow="0" w:lastRow="0" w:firstColumn="1" w:lastColumn="0" w:oddVBand="0" w:evenVBand="0" w:oddHBand="0" w:evenHBand="0" w:firstRowFirstColumn="0" w:firstRowLastColumn="0" w:lastRowFirstColumn="0" w:lastRowLastColumn="0"/>
            <w:tcW w:w="3855" w:type="dxa"/>
          </w:tcPr>
          <w:p w14:paraId="6FBD4425" w14:textId="5D732F59" w:rsidR="420B2264" w:rsidRPr="00035CEB" w:rsidRDefault="420B2264">
            <w:pPr>
              <w:spacing w:line="360" w:lineRule="auto"/>
              <w:rPr>
                <w:rFonts w:ascii="Times New Roman" w:hAnsi="Times New Roman" w:cs="Times New Roman"/>
                <w:rPrChange w:id="1128" w:author="Zachary Cappella" w:date="2023-10-23T16:02:00Z">
                  <w:rPr/>
                </w:rPrChange>
              </w:rPr>
              <w:pPrChange w:id="1129" w:author="Zachary Cappella" w:date="2023-10-09T13:10:00Z">
                <w:pPr/>
              </w:pPrChange>
            </w:pPr>
            <w:r w:rsidRPr="00035CEB">
              <w:rPr>
                <w:rFonts w:ascii="Times New Roman" w:eastAsia="Calibri" w:hAnsi="Times New Roman" w:cs="Times New Roman"/>
                <w:color w:val="000000" w:themeColor="text1"/>
                <w:sz w:val="24"/>
                <w:szCs w:val="24"/>
                <w:rPrChange w:id="1130" w:author="Zachary Cappella" w:date="2023-10-23T16:02:00Z">
                  <w:rPr>
                    <w:rFonts w:ascii="Calibri" w:eastAsia="Calibri" w:hAnsi="Calibri" w:cs="Calibri"/>
                    <w:color w:val="000000" w:themeColor="text1"/>
                    <w:sz w:val="24"/>
                    <w:szCs w:val="24"/>
                  </w:rPr>
                </w:rPrChange>
              </w:rPr>
              <w:t>UnsupportedSearchCriteriaError</w:t>
            </w:r>
          </w:p>
        </w:tc>
        <w:tc>
          <w:tcPr>
            <w:tcW w:w="5505" w:type="dxa"/>
          </w:tcPr>
          <w:p w14:paraId="31C9F3CE" w14:textId="488AF443" w:rsidR="420B2264" w:rsidRPr="00035CEB" w:rsidRDefault="420B226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131" w:author="Zachary Cappella" w:date="2023-10-23T16:02:00Z">
                  <w:rPr/>
                </w:rPrChange>
              </w:rPr>
              <w:pPrChange w:id="1132"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133" w:author="Zachary Cappella" w:date="2023-10-23T16:02:00Z">
                  <w:rPr>
                    <w:rFonts w:ascii="Calibri" w:eastAsia="Calibri" w:hAnsi="Calibri" w:cs="Calibri"/>
                    <w:color w:val="000000" w:themeColor="text1"/>
                    <w:sz w:val="24"/>
                    <w:szCs w:val="24"/>
                  </w:rPr>
                </w:rPrChange>
              </w:rPr>
              <w:t>The search criteria is not supported.</w:t>
            </w:r>
          </w:p>
        </w:tc>
      </w:tr>
      <w:tr w:rsidR="420B2264" w:rsidRPr="00035CEB" w14:paraId="2CDAF9E8" w14:textId="77777777" w:rsidTr="35060863">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855" w:type="dxa"/>
          </w:tcPr>
          <w:p w14:paraId="611DE746" w14:textId="0D790FAB" w:rsidR="420B2264" w:rsidRPr="00035CEB" w:rsidRDefault="420B2264">
            <w:pPr>
              <w:spacing w:line="360" w:lineRule="auto"/>
              <w:rPr>
                <w:rFonts w:ascii="Times New Roman" w:hAnsi="Times New Roman" w:cs="Times New Roman"/>
                <w:rPrChange w:id="1134" w:author="Zachary Cappella" w:date="2023-10-23T16:02:00Z">
                  <w:rPr/>
                </w:rPrChange>
              </w:rPr>
              <w:pPrChange w:id="1135" w:author="Zachary Cappella" w:date="2023-10-09T13:10:00Z">
                <w:pPr/>
              </w:pPrChange>
            </w:pPr>
            <w:r w:rsidRPr="00035CEB">
              <w:rPr>
                <w:rFonts w:ascii="Times New Roman" w:eastAsia="Calibri" w:hAnsi="Times New Roman" w:cs="Times New Roman"/>
                <w:color w:val="000000" w:themeColor="text1"/>
                <w:sz w:val="24"/>
                <w:szCs w:val="24"/>
                <w:rPrChange w:id="1136" w:author="Zachary Cappella" w:date="2023-10-23T16:02:00Z">
                  <w:rPr>
                    <w:rFonts w:ascii="Calibri" w:eastAsia="Calibri" w:hAnsi="Calibri" w:cs="Calibri"/>
                    <w:color w:val="000000" w:themeColor="text1"/>
                    <w:sz w:val="24"/>
                    <w:szCs w:val="24"/>
                  </w:rPr>
                </w:rPrChange>
              </w:rPr>
              <w:t>InvalidSearchQueryError</w:t>
            </w:r>
          </w:p>
        </w:tc>
        <w:tc>
          <w:tcPr>
            <w:tcW w:w="5505" w:type="dxa"/>
          </w:tcPr>
          <w:p w14:paraId="54EBC11C" w14:textId="725D1316" w:rsidR="420B2264" w:rsidRPr="00035CEB" w:rsidRDefault="420B226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1137" w:author="Zachary Cappella" w:date="2023-10-23T16:02:00Z">
                  <w:rPr/>
                </w:rPrChange>
              </w:rPr>
              <w:pPrChange w:id="1138"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139" w:author="Zachary Cappella" w:date="2023-10-23T16:02:00Z">
                  <w:rPr>
                    <w:rFonts w:ascii="Calibri" w:eastAsia="Calibri" w:hAnsi="Calibri" w:cs="Calibri"/>
                    <w:color w:val="000000" w:themeColor="text1"/>
                    <w:sz w:val="24"/>
                    <w:szCs w:val="24"/>
                  </w:rPr>
                </w:rPrChange>
              </w:rPr>
              <w:t>The search query is invalid.</w:t>
            </w:r>
          </w:p>
        </w:tc>
      </w:tr>
      <w:tr w:rsidR="420B2264" w:rsidRPr="00035CEB" w14:paraId="11C7A8C1" w14:textId="77777777" w:rsidTr="35060863">
        <w:trPr>
          <w:trHeight w:val="405"/>
        </w:trPr>
        <w:tc>
          <w:tcPr>
            <w:cnfStyle w:val="001000000000" w:firstRow="0" w:lastRow="0" w:firstColumn="1" w:lastColumn="0" w:oddVBand="0" w:evenVBand="0" w:oddHBand="0" w:evenHBand="0" w:firstRowFirstColumn="0" w:firstRowLastColumn="0" w:lastRowFirstColumn="0" w:lastRowLastColumn="0"/>
            <w:tcW w:w="3855" w:type="dxa"/>
          </w:tcPr>
          <w:p w14:paraId="7B050B09" w14:textId="5A6509BE" w:rsidR="420B2264" w:rsidRPr="00035CEB" w:rsidRDefault="420B2264">
            <w:pPr>
              <w:spacing w:line="360" w:lineRule="auto"/>
              <w:rPr>
                <w:rFonts w:ascii="Times New Roman" w:hAnsi="Times New Roman" w:cs="Times New Roman"/>
                <w:rPrChange w:id="1140" w:author="Zachary Cappella" w:date="2023-10-23T16:02:00Z">
                  <w:rPr/>
                </w:rPrChange>
              </w:rPr>
              <w:pPrChange w:id="1141" w:author="Zachary Cappella" w:date="2023-10-09T13:10:00Z">
                <w:pPr/>
              </w:pPrChange>
            </w:pPr>
            <w:r w:rsidRPr="00035CEB">
              <w:rPr>
                <w:rFonts w:ascii="Times New Roman" w:eastAsia="Calibri" w:hAnsi="Times New Roman" w:cs="Times New Roman"/>
                <w:color w:val="000000" w:themeColor="text1"/>
                <w:sz w:val="24"/>
                <w:szCs w:val="24"/>
                <w:rPrChange w:id="1142" w:author="Zachary Cappella" w:date="2023-10-23T16:02:00Z">
                  <w:rPr>
                    <w:rFonts w:ascii="Calibri" w:eastAsia="Calibri" w:hAnsi="Calibri" w:cs="Calibri"/>
                    <w:color w:val="000000" w:themeColor="text1"/>
                    <w:sz w:val="24"/>
                    <w:szCs w:val="24"/>
                  </w:rPr>
                </w:rPrChange>
              </w:rPr>
              <w:t>RequiredFieldException</w:t>
            </w:r>
          </w:p>
        </w:tc>
        <w:tc>
          <w:tcPr>
            <w:tcW w:w="5505" w:type="dxa"/>
          </w:tcPr>
          <w:p w14:paraId="32EDD27A" w14:textId="04C6DFEC" w:rsidR="420B2264" w:rsidRPr="00035CEB" w:rsidRDefault="420B226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143" w:author="Zachary Cappella" w:date="2023-10-23T16:02:00Z">
                  <w:rPr/>
                </w:rPrChange>
              </w:rPr>
              <w:pPrChange w:id="114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145" w:author="Zachary Cappella" w:date="2023-10-23T16:02:00Z">
                  <w:rPr>
                    <w:rFonts w:ascii="Calibri" w:eastAsia="Calibri" w:hAnsi="Calibri" w:cs="Calibri"/>
                    <w:color w:val="000000" w:themeColor="text1"/>
                    <w:sz w:val="24"/>
                    <w:szCs w:val="24"/>
                  </w:rPr>
                </w:rPrChange>
              </w:rPr>
              <w:t>A required field is empty.</w:t>
            </w:r>
          </w:p>
        </w:tc>
      </w:tr>
      <w:tr w:rsidR="420B2264" w:rsidRPr="00035CEB" w14:paraId="0169DA79" w14:textId="77777777" w:rsidTr="35060863">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855" w:type="dxa"/>
          </w:tcPr>
          <w:p w14:paraId="588D33AC" w14:textId="33B1E100" w:rsidR="420B2264" w:rsidRPr="00035CEB" w:rsidRDefault="420B2264">
            <w:pPr>
              <w:spacing w:line="360" w:lineRule="auto"/>
              <w:rPr>
                <w:rFonts w:ascii="Times New Roman" w:hAnsi="Times New Roman" w:cs="Times New Roman"/>
                <w:rPrChange w:id="1146" w:author="Zachary Cappella" w:date="2023-10-23T16:02:00Z">
                  <w:rPr/>
                </w:rPrChange>
              </w:rPr>
              <w:pPrChange w:id="1147" w:author="Zachary Cappella" w:date="2023-10-09T13:10:00Z">
                <w:pPr/>
              </w:pPrChange>
            </w:pPr>
            <w:r w:rsidRPr="00035CEB">
              <w:rPr>
                <w:rFonts w:ascii="Times New Roman" w:eastAsia="Calibri" w:hAnsi="Times New Roman" w:cs="Times New Roman"/>
                <w:color w:val="000000" w:themeColor="text1"/>
                <w:sz w:val="24"/>
                <w:szCs w:val="24"/>
                <w:rPrChange w:id="1148" w:author="Zachary Cappella" w:date="2023-10-23T16:02:00Z">
                  <w:rPr>
                    <w:rFonts w:ascii="Calibri" w:eastAsia="Calibri" w:hAnsi="Calibri" w:cs="Calibri"/>
                    <w:color w:val="000000" w:themeColor="text1"/>
                    <w:sz w:val="24"/>
                    <w:szCs w:val="24"/>
                  </w:rPr>
                </w:rPrChange>
              </w:rPr>
              <w:t>InvalidFieldException</w:t>
            </w:r>
          </w:p>
        </w:tc>
        <w:tc>
          <w:tcPr>
            <w:tcW w:w="5505" w:type="dxa"/>
          </w:tcPr>
          <w:p w14:paraId="143BFFCD" w14:textId="35B640C8" w:rsidR="420B2264" w:rsidRPr="00035CEB" w:rsidRDefault="420B226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Change w:id="1149" w:author="Zachary Cappella" w:date="2023-10-23T16:02:00Z">
                  <w:rPr/>
                </w:rPrChange>
              </w:rPr>
              <w:pPrChange w:id="1150"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151" w:author="Zachary Cappella" w:date="2023-10-23T16:02:00Z">
                  <w:rPr>
                    <w:rFonts w:ascii="Calibri" w:eastAsia="Calibri" w:hAnsi="Calibri" w:cs="Calibri"/>
                    <w:color w:val="000000" w:themeColor="text1"/>
                    <w:sz w:val="24"/>
                    <w:szCs w:val="24"/>
                  </w:rPr>
                </w:rPrChange>
              </w:rPr>
              <w:t>a field contains invalid data.</w:t>
            </w:r>
          </w:p>
        </w:tc>
      </w:tr>
      <w:tr w:rsidR="420B2264" w:rsidRPr="00035CEB" w14:paraId="03ADBF27" w14:textId="77777777" w:rsidTr="35060863">
        <w:trPr>
          <w:trHeight w:val="405"/>
        </w:trPr>
        <w:tc>
          <w:tcPr>
            <w:cnfStyle w:val="001000000000" w:firstRow="0" w:lastRow="0" w:firstColumn="1" w:lastColumn="0" w:oddVBand="0" w:evenVBand="0" w:oddHBand="0" w:evenHBand="0" w:firstRowFirstColumn="0" w:firstRowLastColumn="0" w:lastRowFirstColumn="0" w:lastRowLastColumn="0"/>
            <w:tcW w:w="3855" w:type="dxa"/>
          </w:tcPr>
          <w:p w14:paraId="39E0CF46" w14:textId="7C5B45D0" w:rsidR="420B2264" w:rsidRPr="00035CEB" w:rsidRDefault="420B2264">
            <w:pPr>
              <w:spacing w:line="360" w:lineRule="auto"/>
              <w:rPr>
                <w:rFonts w:ascii="Times New Roman" w:hAnsi="Times New Roman" w:cs="Times New Roman"/>
                <w:rPrChange w:id="1152" w:author="Zachary Cappella" w:date="2023-10-23T16:02:00Z">
                  <w:rPr/>
                </w:rPrChange>
              </w:rPr>
              <w:pPrChange w:id="1153" w:author="Zachary Cappella" w:date="2023-10-09T13:10:00Z">
                <w:pPr/>
              </w:pPrChange>
            </w:pPr>
            <w:r w:rsidRPr="00035CEB">
              <w:rPr>
                <w:rFonts w:ascii="Times New Roman" w:eastAsia="Calibri" w:hAnsi="Times New Roman" w:cs="Times New Roman"/>
                <w:color w:val="000000" w:themeColor="text1"/>
                <w:sz w:val="24"/>
                <w:szCs w:val="24"/>
                <w:rPrChange w:id="1154" w:author="Zachary Cappella" w:date="2023-10-23T16:02:00Z">
                  <w:rPr>
                    <w:rFonts w:ascii="Calibri" w:eastAsia="Calibri" w:hAnsi="Calibri" w:cs="Calibri"/>
                    <w:color w:val="000000" w:themeColor="text1"/>
                    <w:sz w:val="24"/>
                    <w:szCs w:val="24"/>
                  </w:rPr>
                </w:rPrChange>
              </w:rPr>
              <w:t>PhoneNumberMismatchException</w:t>
            </w:r>
          </w:p>
        </w:tc>
        <w:tc>
          <w:tcPr>
            <w:tcW w:w="5505" w:type="dxa"/>
          </w:tcPr>
          <w:p w14:paraId="25811156" w14:textId="6D9A54EE" w:rsidR="420B2264" w:rsidRPr="00035CEB" w:rsidRDefault="420B226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1155" w:author="Zachary Cappella" w:date="2023-10-23T16:02:00Z">
                  <w:rPr/>
                </w:rPrChange>
              </w:rPr>
              <w:pPrChange w:id="1156"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libri" w:hAnsi="Times New Roman" w:cs="Times New Roman"/>
                <w:color w:val="000000" w:themeColor="text1"/>
                <w:sz w:val="24"/>
                <w:szCs w:val="24"/>
                <w:rPrChange w:id="1157" w:author="Zachary Cappella" w:date="2023-10-23T16:02:00Z">
                  <w:rPr>
                    <w:rFonts w:ascii="Calibri" w:eastAsia="Calibri" w:hAnsi="Calibri" w:cs="Calibri"/>
                    <w:color w:val="000000" w:themeColor="text1"/>
                    <w:sz w:val="24"/>
                    <w:szCs w:val="24"/>
                  </w:rPr>
                </w:rPrChange>
              </w:rPr>
              <w:t>The phone number and confirm phone number fields do not match.</w:t>
            </w:r>
          </w:p>
        </w:tc>
      </w:tr>
    </w:tbl>
    <w:p w14:paraId="77007052" w14:textId="1CA387FF" w:rsidR="64A51E1B" w:rsidRPr="00035CEB" w:rsidRDefault="4FDC083B">
      <w:pPr>
        <w:spacing w:line="360" w:lineRule="auto"/>
        <w:jc w:val="center"/>
        <w:rPr>
          <w:rFonts w:ascii="Times New Roman" w:hAnsi="Times New Roman" w:cs="Times New Roman"/>
          <w:rPrChange w:id="1158" w:author="Zachary Cappella" w:date="2023-10-23T16:02:00Z">
            <w:rPr/>
          </w:rPrChange>
        </w:rPr>
        <w:pPrChange w:id="1159" w:author="Zachary Cappella" w:date="2023-10-09T13:10:00Z">
          <w:pPr>
            <w:jc w:val="center"/>
          </w:pPr>
        </w:pPrChange>
      </w:pPr>
      <w:r w:rsidRPr="00035CEB">
        <w:rPr>
          <w:rFonts w:ascii="Times New Roman" w:hAnsi="Times New Roman" w:cs="Times New Roman"/>
          <w:rPrChange w:id="1160" w:author="Zachary Cappella" w:date="2023-10-23T16:02:00Z">
            <w:rPr/>
          </w:rPrChange>
        </w:rPr>
        <w:t>Table 3 - Exceptions</w:t>
      </w:r>
    </w:p>
    <w:p w14:paraId="09EBFDE7" w14:textId="40151860" w:rsidR="7ECA0102" w:rsidRPr="00035CEB" w:rsidRDefault="7ECA0102">
      <w:pPr>
        <w:spacing w:line="360" w:lineRule="auto"/>
        <w:rPr>
          <w:rFonts w:ascii="Times New Roman" w:hAnsi="Times New Roman" w:cs="Times New Roman"/>
        </w:rPr>
        <w:pPrChange w:id="1161" w:author="Zachary Cappella" w:date="2023-10-09T13:10:00Z">
          <w:pPr/>
        </w:pPrChange>
      </w:pPr>
    </w:p>
    <w:p w14:paraId="162776F9" w14:textId="55D2FA9A" w:rsidR="00AF1D58" w:rsidRPr="00035CEB" w:rsidRDefault="00AD292D">
      <w:pPr>
        <w:pStyle w:val="Heading1"/>
        <w:spacing w:line="360" w:lineRule="auto"/>
        <w:rPr>
          <w:rStyle w:val="normaltextrun"/>
          <w:rFonts w:ascii="Times New Roman" w:eastAsiaTheme="minorHAnsi" w:hAnsi="Times New Roman" w:cs="Times New Roman"/>
          <w:b w:val="0"/>
          <w:bCs w:val="0"/>
          <w:color w:val="auto"/>
          <w:sz w:val="22"/>
          <w:szCs w:val="22"/>
        </w:rPr>
        <w:pPrChange w:id="1162" w:author="Zachary Cappella" w:date="2023-10-09T13:10:00Z">
          <w:pPr>
            <w:pStyle w:val="Heading1"/>
          </w:pPr>
        </w:pPrChange>
      </w:pPr>
      <w:bookmarkStart w:id="1163" w:name="_Toc145021503"/>
      <w:bookmarkStart w:id="1164" w:name="_Toc145022235"/>
      <w:bookmarkStart w:id="1165" w:name="_Toc149373348"/>
      <w:r w:rsidRPr="00035CEB">
        <w:rPr>
          <w:rFonts w:ascii="Times New Roman" w:hAnsi="Times New Roman" w:cs="Times New Roman"/>
        </w:rPr>
        <w:lastRenderedPageBreak/>
        <w:t xml:space="preserve">4. </w:t>
      </w:r>
      <w:r w:rsidR="00AF1D58" w:rsidRPr="00035CEB">
        <w:rPr>
          <w:rFonts w:ascii="Times New Roman" w:hAnsi="Times New Roman" w:cs="Times New Roman"/>
        </w:rPr>
        <w:t>Data Design</w:t>
      </w:r>
      <w:bookmarkEnd w:id="1163"/>
      <w:bookmarkEnd w:id="1164"/>
      <w:bookmarkEnd w:id="1165"/>
      <w:r w:rsidR="00AF1D58" w:rsidRPr="00035CEB">
        <w:rPr>
          <w:rFonts w:ascii="Times New Roman" w:hAnsi="Times New Roman" w:cs="Times New Roman"/>
        </w:rPr>
        <w:t> </w:t>
      </w:r>
    </w:p>
    <w:p w14:paraId="4941E607" w14:textId="77777777" w:rsidR="00C448BD" w:rsidRPr="00035CEB" w:rsidRDefault="00AD292D">
      <w:pPr>
        <w:pStyle w:val="Heading2"/>
        <w:spacing w:line="360" w:lineRule="auto"/>
        <w:rPr>
          <w:rStyle w:val="normaltextrun"/>
          <w:rFonts w:ascii="Times New Roman" w:hAnsi="Times New Roman" w:cs="Times New Roman"/>
          <w:sz w:val="32"/>
          <w:szCs w:val="32"/>
        </w:rPr>
        <w:pPrChange w:id="1166" w:author="Zachary Cappella" w:date="2023-10-09T13:10:00Z">
          <w:pPr>
            <w:pStyle w:val="Heading2"/>
          </w:pPr>
        </w:pPrChange>
      </w:pPr>
      <w:bookmarkStart w:id="1167" w:name="_Toc145021504"/>
      <w:bookmarkStart w:id="1168" w:name="_Toc145022236"/>
      <w:bookmarkStart w:id="1169" w:name="_Toc149373349"/>
      <w:r w:rsidRPr="00035CEB">
        <w:rPr>
          <w:rFonts w:ascii="Times New Roman" w:hAnsi="Times New Roman" w:cs="Times New Roman"/>
        </w:rPr>
        <w:t xml:space="preserve">4.1. </w:t>
      </w:r>
      <w:r w:rsidR="00AF1D58" w:rsidRPr="00035CEB">
        <w:rPr>
          <w:rFonts w:ascii="Times New Roman" w:hAnsi="Times New Roman" w:cs="Times New Roman"/>
        </w:rPr>
        <w:t>Data Description</w:t>
      </w:r>
      <w:bookmarkEnd w:id="1167"/>
      <w:bookmarkEnd w:id="1168"/>
      <w:bookmarkEnd w:id="1169"/>
    </w:p>
    <w:p w14:paraId="09B7A34F" w14:textId="7EC5B60F" w:rsidR="00AF1D58" w:rsidRPr="00035CEB" w:rsidRDefault="00AF1D58">
      <w:pPr>
        <w:spacing w:line="360" w:lineRule="auto"/>
        <w:rPr>
          <w:rFonts w:ascii="Times New Roman" w:hAnsi="Times New Roman" w:cs="Times New Roman"/>
        </w:rPr>
        <w:pPrChange w:id="1170" w:author="Zachary Cappella" w:date="2023-10-09T13:10:00Z">
          <w:pPr/>
        </w:pPrChange>
      </w:pPr>
    </w:p>
    <w:p w14:paraId="3C1C88D4" w14:textId="34C884DD" w:rsidR="00AF1D58" w:rsidRPr="00035CEB" w:rsidRDefault="006C0610" w:rsidP="008F037A">
      <w:pPr>
        <w:spacing w:line="360" w:lineRule="auto"/>
        <w:ind w:firstLine="720"/>
        <w:rPr>
          <w:rFonts w:ascii="Times New Roman" w:hAnsi="Times New Roman" w:cs="Times New Roman"/>
        </w:rPr>
      </w:pPr>
      <w:r w:rsidRPr="00035CEB">
        <w:rPr>
          <w:rFonts w:ascii="Times New Roman" w:eastAsia="Times New Roman" w:hAnsi="Times New Roman" w:cs="Times New Roman"/>
          <w:color w:val="000000" w:themeColor="text1"/>
          <w:sz w:val="24"/>
          <w:szCs w:val="24"/>
        </w:rPr>
        <w:t>This section explains the data design of the CogniOpen App. Each component within this architectural foundation is precisely tailored to support one or more functionalities of the app. The aspect of our strategy is the local storage of data on the device's file system, which offers rapid access while enhancing user data privacy.</w:t>
      </w:r>
    </w:p>
    <w:p w14:paraId="7CE04013" w14:textId="4361C25F" w:rsidR="00AF1D58" w:rsidRPr="00035CEB" w:rsidRDefault="006C0610" w:rsidP="008F037A">
      <w:pPr>
        <w:spacing w:line="360" w:lineRule="auto"/>
        <w:ind w:firstLine="720"/>
        <w:rPr>
          <w:rFonts w:ascii="Times New Roman" w:hAnsi="Times New Roman" w:cs="Times New Roman"/>
        </w:rPr>
      </w:pPr>
      <w:r w:rsidRPr="00035CEB">
        <w:rPr>
          <w:rFonts w:ascii="Times New Roman" w:eastAsia="Times New Roman" w:hAnsi="Times New Roman" w:cs="Times New Roman"/>
          <w:color w:val="000000" w:themeColor="text1"/>
          <w:sz w:val="24"/>
          <w:szCs w:val="24"/>
        </w:rPr>
        <w:t xml:space="preserve">The Users Table acts as a repository for user credentials and activity logs. </w:t>
      </w:r>
      <w:r w:rsidRPr="00035CEB">
        <w:rPr>
          <w:rFonts w:ascii="Times New Roman" w:eastAsia="Times New Roman" w:hAnsi="Times New Roman" w:cs="Times New Roman"/>
          <w:sz w:val="24"/>
          <w:szCs w:val="24"/>
        </w:rPr>
        <w:t xml:space="preserve">Its structured format </w:t>
      </w:r>
      <w:r w:rsidR="5B871533" w:rsidRPr="00035CEB">
        <w:rPr>
          <w:rFonts w:ascii="Times New Roman" w:eastAsia="Times New Roman" w:hAnsi="Times New Roman" w:cs="Times New Roman"/>
          <w:sz w:val="24"/>
          <w:szCs w:val="24"/>
        </w:rPr>
        <w:t>streamlines</w:t>
      </w:r>
      <w:r w:rsidRPr="00035CEB">
        <w:rPr>
          <w:rFonts w:ascii="Times New Roman" w:eastAsia="Times New Roman" w:hAnsi="Times New Roman" w:cs="Times New Roman"/>
          <w:sz w:val="24"/>
          <w:szCs w:val="24"/>
        </w:rPr>
        <w:t xml:space="preserve"> the user authentication </w:t>
      </w:r>
      <w:r w:rsidR="5B871533" w:rsidRPr="00035CEB">
        <w:rPr>
          <w:rFonts w:ascii="Times New Roman" w:eastAsia="Times New Roman" w:hAnsi="Times New Roman" w:cs="Times New Roman"/>
          <w:sz w:val="24"/>
          <w:szCs w:val="24"/>
        </w:rPr>
        <w:t xml:space="preserve">process </w:t>
      </w:r>
      <w:r w:rsidRPr="00035CEB">
        <w:rPr>
          <w:rFonts w:ascii="Times New Roman" w:eastAsia="Times New Roman" w:hAnsi="Times New Roman" w:cs="Times New Roman"/>
          <w:sz w:val="24"/>
          <w:szCs w:val="24"/>
        </w:rPr>
        <w:t xml:space="preserve">and </w:t>
      </w:r>
      <w:r w:rsidR="5B871533" w:rsidRPr="00035CEB">
        <w:rPr>
          <w:rFonts w:ascii="Times New Roman" w:eastAsia="Times New Roman" w:hAnsi="Times New Roman" w:cs="Times New Roman"/>
          <w:sz w:val="24"/>
          <w:szCs w:val="24"/>
        </w:rPr>
        <w:t>provides a blueprint for a seamless and enhanced</w:t>
      </w:r>
      <w:r w:rsidRPr="00035CEB">
        <w:rPr>
          <w:rFonts w:ascii="Times New Roman" w:eastAsia="Times New Roman" w:hAnsi="Times New Roman" w:cs="Times New Roman"/>
          <w:sz w:val="24"/>
          <w:szCs w:val="24"/>
        </w:rPr>
        <w:t xml:space="preserve"> user </w:t>
      </w:r>
      <w:r w:rsidR="5B871533" w:rsidRPr="00035CEB">
        <w:rPr>
          <w:rFonts w:ascii="Times New Roman" w:eastAsia="Times New Roman" w:hAnsi="Times New Roman" w:cs="Times New Roman"/>
          <w:sz w:val="24"/>
          <w:szCs w:val="24"/>
        </w:rPr>
        <w:t>experience</w:t>
      </w:r>
      <w:r w:rsidRPr="00035CEB">
        <w:rPr>
          <w:rFonts w:ascii="Times New Roman" w:eastAsia="Times New Roman" w:hAnsi="Times New Roman" w:cs="Times New Roman"/>
          <w:color w:val="000000" w:themeColor="text1"/>
          <w:sz w:val="24"/>
          <w:szCs w:val="24"/>
        </w:rPr>
        <w:t>. The Audio Table plays a crucial role, systematically cataloguing audio recordings. Every entry in this table captures essential details, including file paths and recording durations, ensuring users can easily access their stored memories</w:t>
      </w:r>
      <w:r w:rsidR="00B52F71" w:rsidRPr="00035CEB">
        <w:rPr>
          <w:rFonts w:ascii="Times New Roman" w:eastAsia="Times New Roman" w:hAnsi="Times New Roman" w:cs="Times New Roman"/>
          <w:color w:val="000000" w:themeColor="text1"/>
          <w:sz w:val="24"/>
          <w:szCs w:val="24"/>
        </w:rPr>
        <w:t xml:space="preserve"> easily</w:t>
      </w:r>
      <w:r w:rsidRPr="00035CEB">
        <w:rPr>
          <w:rFonts w:ascii="Times New Roman" w:eastAsia="Times New Roman" w:hAnsi="Times New Roman" w:cs="Times New Roman"/>
          <w:color w:val="000000" w:themeColor="text1"/>
          <w:sz w:val="24"/>
          <w:szCs w:val="24"/>
        </w:rPr>
        <w:t xml:space="preserve">. The RecognizedSounds Table uses the JSON format, with data accessible via “recognized_sounds.json”.  Additionally, the TranscribedTexts Table and SummarizedChats Table are designed to provide users with easy access to transcriptions of their recordings and concise conversation summaries, respectively. Through this design, CogniOpen exemplifies its dedication to delivering structured organization and </w:t>
      </w:r>
      <w:r w:rsidR="000D0CE7" w:rsidRPr="00035CEB">
        <w:rPr>
          <w:rFonts w:ascii="Times New Roman" w:eastAsia="Times New Roman" w:hAnsi="Times New Roman" w:cs="Times New Roman"/>
          <w:color w:val="000000" w:themeColor="text1"/>
          <w:sz w:val="24"/>
          <w:szCs w:val="24"/>
        </w:rPr>
        <w:t xml:space="preserve">a </w:t>
      </w:r>
      <w:r w:rsidRPr="00035CEB">
        <w:rPr>
          <w:rFonts w:ascii="Times New Roman" w:eastAsia="Times New Roman" w:hAnsi="Times New Roman" w:cs="Times New Roman"/>
          <w:color w:val="000000" w:themeColor="text1"/>
          <w:sz w:val="24"/>
          <w:szCs w:val="24"/>
        </w:rPr>
        <w:t>user-centric experience.</w:t>
      </w:r>
    </w:p>
    <w:p w14:paraId="79208AC4" w14:textId="635C7B77" w:rsidR="00AF1D58" w:rsidRPr="00035CEB" w:rsidRDefault="006C0610">
      <w:pPr>
        <w:spacing w:line="360" w:lineRule="auto"/>
        <w:jc w:val="center"/>
        <w:rPr>
          <w:rFonts w:ascii="Times New Roman" w:hAnsi="Times New Roman" w:cs="Times New Roman"/>
        </w:rPr>
        <w:pPrChange w:id="1171" w:author="Zachary Cappella" w:date="2023-10-09T13:10:00Z">
          <w:pPr>
            <w:spacing w:line="257" w:lineRule="auto"/>
            <w:jc w:val="center"/>
          </w:pPr>
        </w:pPrChange>
      </w:pPr>
      <w:r w:rsidRPr="00035CEB">
        <w:rPr>
          <w:rFonts w:ascii="Times New Roman" w:eastAsia="Arial" w:hAnsi="Times New Roman" w:cs="Times New Roman"/>
          <w:color w:val="000000" w:themeColor="text1"/>
        </w:rPr>
        <w:lastRenderedPageBreak/>
        <w:t xml:space="preserve"> </w:t>
      </w:r>
      <w:r w:rsidRPr="00035CEB">
        <w:rPr>
          <w:rFonts w:ascii="Times New Roman" w:hAnsi="Times New Roman" w:cs="Times New Roman"/>
          <w:noProof/>
          <w:rPrChange w:id="1172" w:author="Zachary Cappella" w:date="2023-10-23T16:02:00Z">
            <w:rPr>
              <w:noProof/>
            </w:rPr>
          </w:rPrChange>
        </w:rPr>
        <w:drawing>
          <wp:inline distT="0" distB="0" distL="0" distR="0" wp14:anchorId="3D7182BF" wp14:editId="51F16E67">
            <wp:extent cx="4572000" cy="3771900"/>
            <wp:effectExtent l="0" t="0" r="0" b="0"/>
            <wp:docPr id="644486261" name="Picture 64448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486261"/>
                    <pic:cNvPicPr/>
                  </pic:nvPicPr>
                  <pic:blipFill>
                    <a:blip r:embed="rId21">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049B0C8D" w14:textId="169546A4" w:rsidR="00AF1D58" w:rsidRPr="00035CEB" w:rsidRDefault="006C0610">
      <w:pPr>
        <w:spacing w:line="360" w:lineRule="auto"/>
        <w:jc w:val="center"/>
        <w:rPr>
          <w:rFonts w:ascii="Times New Roman" w:hAnsi="Times New Roman" w:cs="Times New Roman"/>
        </w:rPr>
        <w:pPrChange w:id="1173" w:author="Zachary Cappella" w:date="2023-10-09T13:10:00Z">
          <w:pPr>
            <w:spacing w:line="257" w:lineRule="auto"/>
            <w:jc w:val="center"/>
          </w:pPr>
        </w:pPrChange>
      </w:pPr>
      <w:r w:rsidRPr="00035CEB">
        <w:rPr>
          <w:rFonts w:ascii="Times New Roman" w:eastAsia="Arial" w:hAnsi="Times New Roman" w:cs="Times New Roman"/>
          <w:color w:val="000000" w:themeColor="text1"/>
        </w:rPr>
        <w:t xml:space="preserve"> </w:t>
      </w:r>
      <w:r w:rsidR="733164ED" w:rsidRPr="00035CEB">
        <w:rPr>
          <w:rFonts w:ascii="Times New Roman" w:eastAsia="Arial" w:hAnsi="Times New Roman" w:cs="Times New Roman"/>
          <w:color w:val="000000" w:themeColor="text1"/>
        </w:rPr>
        <w:t>Figure 5 – File Format Example</w:t>
      </w:r>
    </w:p>
    <w:p w14:paraId="27E2722B" w14:textId="52C84F37" w:rsidR="65EF2C4D" w:rsidRPr="00035CEB" w:rsidRDefault="006C0610">
      <w:pPr>
        <w:spacing w:line="360" w:lineRule="auto"/>
        <w:rPr>
          <w:rFonts w:ascii="Times New Roman" w:hAnsi="Times New Roman" w:cs="Times New Roman"/>
        </w:rPr>
        <w:pPrChange w:id="1174" w:author="Zachary Cappella" w:date="2023-10-09T13:10:00Z">
          <w:pPr>
            <w:spacing w:line="257" w:lineRule="auto"/>
          </w:pPr>
        </w:pPrChange>
      </w:pPr>
      <w:r w:rsidRPr="00035CEB">
        <w:rPr>
          <w:rFonts w:ascii="Times New Roman" w:eastAsia="Times New Roman" w:hAnsi="Times New Roman" w:cs="Times New Roman"/>
          <w:color w:val="000000" w:themeColor="text1"/>
          <w:sz w:val="24"/>
          <w:szCs w:val="24"/>
        </w:rPr>
        <w:t>In the above JSON structure</w:t>
      </w:r>
      <w:r w:rsidR="008B5BBE" w:rsidRPr="00035CEB">
        <w:rPr>
          <w:rFonts w:ascii="Times New Roman" w:eastAsia="Times New Roman" w:hAnsi="Times New Roman" w:cs="Times New Roman"/>
          <w:color w:val="000000" w:themeColor="text1"/>
          <w:sz w:val="24"/>
          <w:szCs w:val="24"/>
        </w:rPr>
        <w:t>, t</w:t>
      </w:r>
      <w:r w:rsidRPr="00035CEB">
        <w:rPr>
          <w:rFonts w:ascii="Times New Roman" w:eastAsia="Times New Roman" w:hAnsi="Times New Roman" w:cs="Times New Roman"/>
          <w:color w:val="000000" w:themeColor="text1"/>
          <w:sz w:val="24"/>
          <w:szCs w:val="24"/>
        </w:rPr>
        <w:t>he root object has a key `recognized_sounds` which holds an array of sound entries.</w:t>
      </w:r>
      <w:r w:rsidR="008B5BBE" w:rsidRPr="00035CEB">
        <w:rPr>
          <w:rFonts w:ascii="Times New Roman" w:hAnsi="Times New Roman" w:cs="Times New Roman"/>
        </w:rPr>
        <w:t xml:space="preserve"> </w:t>
      </w:r>
      <w:r w:rsidRPr="00035CEB">
        <w:rPr>
          <w:rFonts w:ascii="Times New Roman" w:eastAsia="Times New Roman" w:hAnsi="Times New Roman" w:cs="Times New Roman"/>
          <w:color w:val="000000" w:themeColor="text1"/>
          <w:sz w:val="24"/>
          <w:szCs w:val="24"/>
        </w:rPr>
        <w:t>Each sound entry is an object that corresponds to a row in the `RecognizedSounds Table` with keys representing the columns: `SoundID`, `AudioID`, `SoundName`, and `Timestamp`.</w:t>
      </w:r>
    </w:p>
    <w:p w14:paraId="4E8627FA" w14:textId="5F7EB204" w:rsidR="00AF1D58" w:rsidRPr="00035CEB" w:rsidRDefault="00C448BD">
      <w:pPr>
        <w:spacing w:line="360" w:lineRule="auto"/>
        <w:rPr>
          <w:rStyle w:val="normaltextrun"/>
          <w:rFonts w:ascii="Times New Roman" w:eastAsia="Candara" w:hAnsi="Times New Roman" w:cs="Times New Roman"/>
          <w:sz w:val="28"/>
          <w:szCs w:val="28"/>
        </w:rPr>
        <w:pPrChange w:id="1175" w:author="Zachary Cappella" w:date="2023-10-09T13:10:00Z">
          <w:pPr/>
        </w:pPrChange>
      </w:pPr>
      <w:r w:rsidRPr="00035CEB">
        <w:rPr>
          <w:rStyle w:val="normaltextrun"/>
          <w:rFonts w:ascii="Times New Roman" w:hAnsi="Times New Roman" w:cs="Times New Roman"/>
          <w:b/>
          <w:bCs/>
          <w:color w:val="000000" w:themeColor="text1"/>
          <w:kern w:val="0"/>
          <w:sz w:val="24"/>
          <w:szCs w:val="24"/>
          <w:highlight w:val="yellow"/>
        </w:rPr>
        <w:br/>
      </w:r>
      <w:r w:rsidR="1887D100" w:rsidRPr="00035CEB">
        <w:rPr>
          <w:rStyle w:val="normaltextrun"/>
          <w:rFonts w:ascii="Times New Roman" w:eastAsia="Candara" w:hAnsi="Times New Roman" w:cs="Times New Roman"/>
          <w:b/>
          <w:bCs/>
          <w:color w:val="000000" w:themeColor="text1"/>
          <w:kern w:val="0"/>
          <w:sz w:val="28"/>
          <w:szCs w:val="28"/>
        </w:rPr>
        <w:t>Figure</w:t>
      </w:r>
      <w:r w:rsidR="58146C2A" w:rsidRPr="00035CEB">
        <w:rPr>
          <w:rStyle w:val="normaltextrun"/>
          <w:rFonts w:ascii="Times New Roman" w:eastAsia="Candara" w:hAnsi="Times New Roman" w:cs="Times New Roman"/>
          <w:b/>
          <w:bCs/>
          <w:color w:val="000000" w:themeColor="text1"/>
          <w:kern w:val="0"/>
          <w:sz w:val="28"/>
          <w:szCs w:val="28"/>
        </w:rPr>
        <w:t xml:space="preserve">: </w:t>
      </w:r>
      <w:r w:rsidRPr="00035CEB">
        <w:rPr>
          <w:rStyle w:val="normaltextrun"/>
          <w:rFonts w:ascii="Times New Roman" w:eastAsia="Candara" w:hAnsi="Times New Roman" w:cs="Times New Roman"/>
          <w:b/>
          <w:bCs/>
          <w:color w:val="000000" w:themeColor="text1"/>
          <w:kern w:val="0"/>
          <w:sz w:val="28"/>
          <w:szCs w:val="28"/>
        </w:rPr>
        <w:t>ERD Diagram</w:t>
      </w:r>
    </w:p>
    <w:p w14:paraId="3E6E680A" w14:textId="080753AF" w:rsidR="08DEDC4A" w:rsidRPr="00035CEB" w:rsidRDefault="1027F7C1" w:rsidP="008F037A">
      <w:pPr>
        <w:spacing w:line="360" w:lineRule="auto"/>
        <w:jc w:val="center"/>
        <w:rPr>
          <w:ins w:id="1176" w:author="Zachary Cappella" w:date="2023-10-09T13:11:00Z"/>
          <w:rFonts w:ascii="Times New Roman" w:hAnsi="Times New Roman" w:cs="Times New Roman"/>
        </w:rPr>
      </w:pPr>
      <w:r w:rsidRPr="00035CEB">
        <w:rPr>
          <w:rFonts w:ascii="Times New Roman" w:hAnsi="Times New Roman" w:cs="Times New Roman"/>
          <w:noProof/>
          <w:rPrChange w:id="1177" w:author="Zachary Cappella" w:date="2023-10-23T16:02:00Z">
            <w:rPr>
              <w:noProof/>
            </w:rPr>
          </w:rPrChange>
        </w:rPr>
        <w:lastRenderedPageBreak/>
        <w:drawing>
          <wp:inline distT="0" distB="0" distL="0" distR="0" wp14:anchorId="4BDECC3C" wp14:editId="70754637">
            <wp:extent cx="6143625" cy="3254041"/>
            <wp:effectExtent l="0" t="0" r="0" b="0"/>
            <wp:docPr id="2050187965" name="Picture 2050187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187965"/>
                    <pic:cNvPicPr/>
                  </pic:nvPicPr>
                  <pic:blipFill>
                    <a:blip r:embed="rId22">
                      <a:extLst>
                        <a:ext uri="{28A0092B-C50C-407E-A947-70E740481C1C}">
                          <a14:useLocalDpi xmlns:a14="http://schemas.microsoft.com/office/drawing/2010/main" val="0"/>
                        </a:ext>
                      </a:extLst>
                    </a:blip>
                    <a:stretch>
                      <a:fillRect/>
                    </a:stretch>
                  </pic:blipFill>
                  <pic:spPr>
                    <a:xfrm>
                      <a:off x="0" y="0"/>
                      <a:ext cx="6143625" cy="3254041"/>
                    </a:xfrm>
                    <a:prstGeom prst="rect">
                      <a:avLst/>
                    </a:prstGeom>
                  </pic:spPr>
                </pic:pic>
              </a:graphicData>
            </a:graphic>
          </wp:inline>
        </w:drawing>
      </w:r>
      <w:r w:rsidR="6D4F00AB" w:rsidRPr="00035CEB">
        <w:rPr>
          <w:rFonts w:ascii="Times New Roman" w:hAnsi="Times New Roman" w:cs="Times New Roman"/>
        </w:rPr>
        <w:t>Figure 6 – Entity Relationship Diagram</w:t>
      </w:r>
    </w:p>
    <w:p w14:paraId="79B3EF54" w14:textId="7AA6950E" w:rsidR="00105590" w:rsidRPr="00035CEB" w:rsidRDefault="00105590">
      <w:pPr>
        <w:spacing w:line="360" w:lineRule="auto"/>
        <w:rPr>
          <w:rFonts w:ascii="Times New Roman" w:hAnsi="Times New Roman" w:cs="Times New Roman"/>
        </w:rPr>
        <w:pPrChange w:id="1178" w:author="Zachary Cappella" w:date="2023-10-09T13:11:00Z">
          <w:pPr>
            <w:jc w:val="center"/>
          </w:pPr>
        </w:pPrChange>
      </w:pPr>
      <w:ins w:id="1179" w:author="Zachary Cappella" w:date="2023-10-09T13:11:00Z">
        <w:r w:rsidRPr="00035CEB">
          <w:rPr>
            <w:rFonts w:ascii="Times New Roman" w:hAnsi="Times New Roman" w:cs="Times New Roman"/>
          </w:rPr>
          <w:t xml:space="preserve">The figure above is an ERD </w:t>
        </w:r>
        <w:r w:rsidR="008D3F3D" w:rsidRPr="00035CEB">
          <w:rPr>
            <w:rFonts w:ascii="Times New Roman" w:hAnsi="Times New Roman" w:cs="Times New Roman"/>
          </w:rPr>
          <w:t>representing how the database tables will be constructed and their relationships to one another. The sec</w:t>
        </w:r>
      </w:ins>
      <w:ins w:id="1180" w:author="Zachary Cappella" w:date="2023-10-09T13:12:00Z">
        <w:r w:rsidR="008D3F3D" w:rsidRPr="00035CEB">
          <w:rPr>
            <w:rFonts w:ascii="Times New Roman" w:hAnsi="Times New Roman" w:cs="Times New Roman"/>
          </w:rPr>
          <w:t xml:space="preserve">tion below will go into detail about the individual table names, the column names in each table, the data type of each </w:t>
        </w:r>
        <w:r w:rsidR="005C2C38" w:rsidRPr="00035CEB">
          <w:rPr>
            <w:rFonts w:ascii="Times New Roman" w:hAnsi="Times New Roman" w:cs="Times New Roman"/>
          </w:rPr>
          <w:t>column, a brief description of what that field is used for, and any constraints that field may have.</w:t>
        </w:r>
      </w:ins>
    </w:p>
    <w:p w14:paraId="77104DAD" w14:textId="2A977EE6" w:rsidR="00AF1D58" w:rsidRPr="00035CEB" w:rsidRDefault="00AD292D" w:rsidP="008F037A">
      <w:pPr>
        <w:pStyle w:val="Heading2"/>
        <w:spacing w:line="360" w:lineRule="auto"/>
        <w:rPr>
          <w:ins w:id="1181" w:author="Zachary Cappella" w:date="2023-10-09T13:33:00Z"/>
          <w:rFonts w:ascii="Times New Roman" w:hAnsi="Times New Roman" w:cs="Times New Roman"/>
        </w:rPr>
      </w:pPr>
      <w:bookmarkStart w:id="1182" w:name="_Toc145021505"/>
      <w:bookmarkStart w:id="1183" w:name="_Toc145022237"/>
      <w:bookmarkStart w:id="1184" w:name="_Toc149373350"/>
      <w:r w:rsidRPr="00035CEB">
        <w:rPr>
          <w:rFonts w:ascii="Times New Roman" w:hAnsi="Times New Roman" w:cs="Times New Roman"/>
        </w:rPr>
        <w:t xml:space="preserve">4.2. </w:t>
      </w:r>
      <w:r w:rsidR="00AF1D58" w:rsidRPr="00035CEB">
        <w:rPr>
          <w:rFonts w:ascii="Times New Roman" w:hAnsi="Times New Roman" w:cs="Times New Roman"/>
        </w:rPr>
        <w:t>Data Dictionary</w:t>
      </w:r>
      <w:bookmarkEnd w:id="1182"/>
      <w:bookmarkEnd w:id="1183"/>
      <w:bookmarkEnd w:id="1184"/>
    </w:p>
    <w:p w14:paraId="6B73C0EC" w14:textId="77777777" w:rsidR="00E46F03" w:rsidRPr="00035CEB" w:rsidRDefault="00E46F03">
      <w:pPr>
        <w:rPr>
          <w:ins w:id="1185" w:author="Zachary Cappella" w:date="2023-10-09T13:34:00Z"/>
          <w:rFonts w:ascii="Times New Roman" w:eastAsia="Candara" w:hAnsi="Times New Roman" w:cs="Times New Roman"/>
          <w:b/>
          <w:bCs/>
          <w:sz w:val="24"/>
          <w:szCs w:val="24"/>
          <w:rPrChange w:id="1186" w:author="Zachary Cappella" w:date="2023-10-23T16:02:00Z">
            <w:rPr>
              <w:ins w:id="1187" w:author="Zachary Cappella" w:date="2023-10-09T13:34:00Z"/>
              <w:rFonts w:ascii="Candara" w:eastAsia="Candara" w:hAnsi="Candara" w:cs="Candara"/>
              <w:b/>
              <w:bCs/>
              <w:sz w:val="24"/>
              <w:szCs w:val="24"/>
            </w:rPr>
          </w:rPrChange>
        </w:rPr>
      </w:pPr>
      <w:ins w:id="1188" w:author="Zachary Cappella" w:date="2023-10-09T13:34:00Z">
        <w:r w:rsidRPr="00035CEB">
          <w:rPr>
            <w:rFonts w:ascii="Times New Roman" w:hAnsi="Times New Roman" w:cs="Times New Roman"/>
            <w:rPrChange w:id="1189" w:author="Zachary Cappella" w:date="2023-10-23T16:02:00Z">
              <w:rPr/>
            </w:rPrChange>
          </w:rPr>
          <w:br w:type="page"/>
        </w:r>
      </w:ins>
    </w:p>
    <w:p w14:paraId="3A920385" w14:textId="19479D8C" w:rsidR="00E46F03" w:rsidRPr="00035CEB" w:rsidRDefault="00E46F03">
      <w:pPr>
        <w:pStyle w:val="Heading3"/>
        <w:rPr>
          <w:rPrChange w:id="1190" w:author="Zachary Cappella" w:date="2023-10-23T16:02:00Z">
            <w:rPr>
              <w:rStyle w:val="eop"/>
              <w:rFonts w:ascii="Times New Roman" w:eastAsiaTheme="minorHAnsi" w:hAnsi="Times New Roman" w:cs="Times New Roman"/>
              <w:b w:val="0"/>
              <w:bCs w:val="0"/>
              <w:color w:val="auto"/>
              <w:sz w:val="22"/>
              <w:szCs w:val="22"/>
            </w:rPr>
          </w:rPrChange>
        </w:rPr>
        <w:pPrChange w:id="1191" w:author="Zachary Cappella" w:date="2023-10-09T13:33:00Z">
          <w:pPr>
            <w:pStyle w:val="Heading2"/>
          </w:pPr>
        </w:pPrChange>
      </w:pPr>
      <w:bookmarkStart w:id="1192" w:name="_Toc149373351"/>
      <w:ins w:id="1193" w:author="Zachary Cappella" w:date="2023-10-09T13:33:00Z">
        <w:r w:rsidRPr="00035CEB">
          <w:rPr>
            <w:rFonts w:ascii="Times New Roman" w:hAnsi="Times New Roman" w:cs="Times New Roman"/>
            <w:rPrChange w:id="1194" w:author="Zachary Cappella" w:date="2023-10-23T16:02:00Z">
              <w:rPr/>
            </w:rPrChange>
          </w:rPr>
          <w:lastRenderedPageBreak/>
          <w:t>4.2.1 Users Table</w:t>
        </w:r>
      </w:ins>
      <w:bookmarkEnd w:id="1192"/>
    </w:p>
    <w:p w14:paraId="338EDFCB" w14:textId="27A612DA" w:rsidR="00AF1D58" w:rsidRPr="00035CEB" w:rsidRDefault="19862F95">
      <w:pPr>
        <w:spacing w:line="360" w:lineRule="auto"/>
        <w:rPr>
          <w:rFonts w:ascii="Times New Roman" w:hAnsi="Times New Roman" w:cs="Times New Roman"/>
        </w:rPr>
        <w:pPrChange w:id="1195" w:author="Zachary Cappella" w:date="2023-10-09T13:10:00Z">
          <w:pPr/>
        </w:pPrChange>
      </w:pPr>
      <w:r w:rsidRPr="00035CEB">
        <w:rPr>
          <w:rFonts w:ascii="Times New Roman" w:hAnsi="Times New Roman" w:cs="Times New Roman"/>
        </w:rPr>
        <w:t xml:space="preserve">  </w:t>
      </w:r>
    </w:p>
    <w:tbl>
      <w:tblPr>
        <w:tblStyle w:val="GridTable4"/>
        <w:tblW w:w="9473" w:type="dxa"/>
        <w:tblLayout w:type="fixed"/>
        <w:tblLook w:val="04A0" w:firstRow="1" w:lastRow="0" w:firstColumn="1" w:lastColumn="0" w:noHBand="0" w:noVBand="1"/>
      </w:tblPr>
      <w:tblGrid>
        <w:gridCol w:w="1970"/>
        <w:gridCol w:w="1903"/>
        <w:gridCol w:w="1819"/>
        <w:gridCol w:w="1834"/>
        <w:gridCol w:w="1947"/>
      </w:tblGrid>
      <w:tr w:rsidR="0E153957" w:rsidRPr="00035CEB" w14:paraId="574300C4" w14:textId="77777777" w:rsidTr="3506086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0BA1F524" w14:textId="291BC750" w:rsidR="0E153957" w:rsidRPr="00035CEB" w:rsidRDefault="0E153957">
            <w:pPr>
              <w:spacing w:line="360" w:lineRule="auto"/>
              <w:rPr>
                <w:rFonts w:ascii="Times New Roman" w:hAnsi="Times New Roman" w:cs="Times New Roman"/>
                <w:sz w:val="20"/>
                <w:szCs w:val="20"/>
                <w:rPrChange w:id="1196" w:author="Zachary Cappella" w:date="2023-10-23T16:02:00Z">
                  <w:rPr>
                    <w:rFonts w:ascii="Times New Roman" w:hAnsi="Times New Roman" w:cs="Times New Roman"/>
                  </w:rPr>
                </w:rPrChange>
              </w:rPr>
              <w:pPrChange w:id="1197" w:author="Zachary Cappella" w:date="2023-10-09T13:10:00Z">
                <w:pPr/>
              </w:pPrChange>
            </w:pPr>
            <w:r w:rsidRPr="00035CEB">
              <w:rPr>
                <w:rFonts w:ascii="Times New Roman" w:eastAsia="Times New Roman" w:hAnsi="Times New Roman" w:cs="Times New Roman"/>
                <w:sz w:val="20"/>
                <w:szCs w:val="20"/>
                <w:rPrChange w:id="1198" w:author="Zachary Cappella" w:date="2023-10-23T16:02:00Z">
                  <w:rPr>
                    <w:rFonts w:ascii="Times New Roman" w:eastAsia="Times New Roman" w:hAnsi="Times New Roman" w:cs="Times New Roman"/>
                    <w:sz w:val="28"/>
                    <w:szCs w:val="28"/>
                  </w:rPr>
                </w:rPrChange>
              </w:rPr>
              <w:t>Table Name</w:t>
            </w:r>
          </w:p>
        </w:tc>
        <w:tc>
          <w:tcPr>
            <w:tcW w:w="1903" w:type="dxa"/>
            <w:tcMar>
              <w:left w:w="108" w:type="dxa"/>
              <w:right w:w="108" w:type="dxa"/>
            </w:tcMar>
          </w:tcPr>
          <w:p w14:paraId="267EB7F7" w14:textId="1DF475AB" w:rsidR="0E153957" w:rsidRPr="00035CEB" w:rsidRDefault="0E15395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199" w:author="Zachary Cappella" w:date="2023-10-23T16:02:00Z">
                  <w:rPr>
                    <w:rFonts w:ascii="Times New Roman" w:hAnsi="Times New Roman" w:cs="Times New Roman"/>
                  </w:rPr>
                </w:rPrChange>
              </w:rPr>
              <w:pPrChange w:id="1200" w:author="Zachary Cappella" w:date="2023-10-09T13:10:00Z">
                <w:pPr>
                  <w:cnfStyle w:val="100000000000" w:firstRow="1"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201" w:author="Zachary Cappella" w:date="2023-10-23T16:02:00Z">
                  <w:rPr>
                    <w:rFonts w:ascii="Times New Roman" w:eastAsia="Times New Roman" w:hAnsi="Times New Roman" w:cs="Times New Roman"/>
                    <w:sz w:val="28"/>
                    <w:szCs w:val="28"/>
                  </w:rPr>
                </w:rPrChange>
              </w:rPr>
              <w:t>Column Name</w:t>
            </w:r>
          </w:p>
        </w:tc>
        <w:tc>
          <w:tcPr>
            <w:tcW w:w="1819" w:type="dxa"/>
            <w:tcMar>
              <w:left w:w="108" w:type="dxa"/>
              <w:right w:w="108" w:type="dxa"/>
            </w:tcMar>
          </w:tcPr>
          <w:p w14:paraId="595AE113" w14:textId="48113884" w:rsidR="0E153957" w:rsidRPr="00035CEB" w:rsidRDefault="0E15395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202" w:author="Zachary Cappella" w:date="2023-10-23T16:02:00Z">
                  <w:rPr>
                    <w:rFonts w:ascii="Times New Roman" w:hAnsi="Times New Roman" w:cs="Times New Roman"/>
                  </w:rPr>
                </w:rPrChange>
              </w:rPr>
              <w:pPrChange w:id="1203" w:author="Zachary Cappella" w:date="2023-10-09T13:10:00Z">
                <w:pPr>
                  <w:cnfStyle w:val="100000000000" w:firstRow="1"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204" w:author="Zachary Cappella" w:date="2023-10-23T16:02:00Z">
                  <w:rPr>
                    <w:rFonts w:ascii="Times New Roman" w:eastAsia="Times New Roman" w:hAnsi="Times New Roman" w:cs="Times New Roman"/>
                    <w:sz w:val="28"/>
                    <w:szCs w:val="28"/>
                  </w:rPr>
                </w:rPrChange>
              </w:rPr>
              <w:t>Data Type</w:t>
            </w:r>
          </w:p>
        </w:tc>
        <w:tc>
          <w:tcPr>
            <w:tcW w:w="1834" w:type="dxa"/>
            <w:tcMar>
              <w:left w:w="108" w:type="dxa"/>
              <w:right w:w="108" w:type="dxa"/>
            </w:tcMar>
          </w:tcPr>
          <w:p w14:paraId="321ADEB6" w14:textId="62BD14B6" w:rsidR="0E153957" w:rsidRPr="00035CEB" w:rsidRDefault="0E15395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205" w:author="Zachary Cappella" w:date="2023-10-23T16:02:00Z">
                  <w:rPr>
                    <w:rFonts w:ascii="Times New Roman" w:hAnsi="Times New Roman" w:cs="Times New Roman"/>
                  </w:rPr>
                </w:rPrChange>
              </w:rPr>
              <w:pPrChange w:id="1206" w:author="Zachary Cappella" w:date="2023-10-09T13:10:00Z">
                <w:pPr>
                  <w:cnfStyle w:val="100000000000" w:firstRow="1"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207" w:author="Zachary Cappella" w:date="2023-10-23T16:02:00Z">
                  <w:rPr>
                    <w:rFonts w:ascii="Times New Roman" w:eastAsia="Times New Roman" w:hAnsi="Times New Roman" w:cs="Times New Roman"/>
                    <w:sz w:val="28"/>
                    <w:szCs w:val="28"/>
                  </w:rPr>
                </w:rPrChange>
              </w:rPr>
              <w:t>Description</w:t>
            </w:r>
          </w:p>
        </w:tc>
        <w:tc>
          <w:tcPr>
            <w:tcW w:w="1947" w:type="dxa"/>
            <w:tcMar>
              <w:left w:w="108" w:type="dxa"/>
              <w:right w:w="108" w:type="dxa"/>
            </w:tcMar>
          </w:tcPr>
          <w:p w14:paraId="02973787" w14:textId="420EA13A" w:rsidR="0E153957" w:rsidRPr="00035CEB" w:rsidRDefault="0E15395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208" w:author="Zachary Cappella" w:date="2023-10-23T16:02:00Z">
                  <w:rPr>
                    <w:rFonts w:ascii="Times New Roman" w:hAnsi="Times New Roman" w:cs="Times New Roman"/>
                  </w:rPr>
                </w:rPrChange>
              </w:rPr>
              <w:pPrChange w:id="1209" w:author="Zachary Cappella" w:date="2023-10-09T13:10:00Z">
                <w:pPr>
                  <w:cnfStyle w:val="100000000000" w:firstRow="1"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210" w:author="Zachary Cappella" w:date="2023-10-23T16:02:00Z">
                  <w:rPr>
                    <w:rFonts w:ascii="Times New Roman" w:eastAsia="Times New Roman" w:hAnsi="Times New Roman" w:cs="Times New Roman"/>
                    <w:sz w:val="28"/>
                    <w:szCs w:val="28"/>
                  </w:rPr>
                </w:rPrChange>
              </w:rPr>
              <w:t>Constraints</w:t>
            </w:r>
          </w:p>
        </w:tc>
      </w:tr>
      <w:tr w:rsidR="0E153957" w:rsidRPr="00035CEB" w14:paraId="1BE98CD3"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0CB0C11D" w14:textId="4A7204EA" w:rsidR="0E153957" w:rsidRPr="00035CEB" w:rsidRDefault="0E153957">
            <w:pPr>
              <w:spacing w:line="360" w:lineRule="auto"/>
              <w:rPr>
                <w:rFonts w:ascii="Times New Roman" w:hAnsi="Times New Roman" w:cs="Times New Roman"/>
                <w:sz w:val="20"/>
                <w:szCs w:val="20"/>
                <w:rPrChange w:id="1211" w:author="Zachary Cappella" w:date="2023-10-23T16:02:00Z">
                  <w:rPr>
                    <w:rFonts w:ascii="Times New Roman" w:hAnsi="Times New Roman" w:cs="Times New Roman"/>
                  </w:rPr>
                </w:rPrChange>
              </w:rPr>
              <w:pPrChange w:id="1212" w:author="Zachary Cappella" w:date="2023-10-09T13:10:00Z">
                <w:pPr/>
              </w:pPrChange>
            </w:pPr>
            <w:r w:rsidRPr="00035CEB">
              <w:rPr>
                <w:rFonts w:ascii="Times New Roman" w:eastAsia="Times New Roman" w:hAnsi="Times New Roman" w:cs="Times New Roman"/>
                <w:sz w:val="20"/>
                <w:szCs w:val="20"/>
                <w:rPrChange w:id="1213" w:author="Zachary Cappella" w:date="2023-10-23T16:02:00Z">
                  <w:rPr>
                    <w:rFonts w:ascii="Times New Roman" w:eastAsia="Times New Roman" w:hAnsi="Times New Roman" w:cs="Times New Roman"/>
                    <w:sz w:val="24"/>
                    <w:szCs w:val="24"/>
                  </w:rPr>
                </w:rPrChange>
              </w:rPr>
              <w:t>Users</w:t>
            </w:r>
          </w:p>
        </w:tc>
        <w:tc>
          <w:tcPr>
            <w:tcW w:w="1903" w:type="dxa"/>
            <w:tcMar>
              <w:left w:w="108" w:type="dxa"/>
              <w:right w:w="108" w:type="dxa"/>
            </w:tcMar>
          </w:tcPr>
          <w:p w14:paraId="0918E484" w14:textId="30AA878D" w:rsidR="0E153957" w:rsidRPr="00035CEB" w:rsidRDefault="0E1539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214" w:author="Zachary Cappella" w:date="2023-10-23T16:02:00Z">
                  <w:rPr>
                    <w:rFonts w:ascii="Times New Roman" w:hAnsi="Times New Roman" w:cs="Times New Roman"/>
                  </w:rPr>
                </w:rPrChange>
              </w:rPr>
              <w:pPrChange w:id="1215"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216" w:author="Zachary Cappella" w:date="2023-10-23T16:02:00Z">
                  <w:rPr>
                    <w:rFonts w:ascii="Times New Roman" w:eastAsia="Times New Roman" w:hAnsi="Times New Roman" w:cs="Times New Roman"/>
                    <w:sz w:val="24"/>
                    <w:szCs w:val="24"/>
                  </w:rPr>
                </w:rPrChange>
              </w:rPr>
              <w:t>UserID</w:t>
            </w:r>
          </w:p>
        </w:tc>
        <w:tc>
          <w:tcPr>
            <w:tcW w:w="1819" w:type="dxa"/>
            <w:tcMar>
              <w:left w:w="108" w:type="dxa"/>
              <w:right w:w="108" w:type="dxa"/>
            </w:tcMar>
          </w:tcPr>
          <w:p w14:paraId="2671A303" w14:textId="37163EE3" w:rsidR="0E153957" w:rsidRPr="00035CEB" w:rsidRDefault="0E1539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217" w:author="Zachary Cappella" w:date="2023-10-23T16:02:00Z">
                  <w:rPr>
                    <w:rFonts w:ascii="Times New Roman" w:hAnsi="Times New Roman" w:cs="Times New Roman"/>
                  </w:rPr>
                </w:rPrChange>
              </w:rPr>
              <w:pPrChange w:id="1218"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219" w:author="Zachary Cappella" w:date="2023-10-23T16:02:00Z">
                  <w:rPr>
                    <w:rFonts w:ascii="Times New Roman" w:eastAsia="Times New Roman" w:hAnsi="Times New Roman" w:cs="Times New Roman"/>
                    <w:sz w:val="24"/>
                    <w:szCs w:val="24"/>
                  </w:rPr>
                </w:rPrChange>
              </w:rPr>
              <w:t xml:space="preserve">INT       </w:t>
            </w:r>
          </w:p>
        </w:tc>
        <w:tc>
          <w:tcPr>
            <w:tcW w:w="1834" w:type="dxa"/>
            <w:tcMar>
              <w:left w:w="108" w:type="dxa"/>
              <w:right w:w="108" w:type="dxa"/>
            </w:tcMar>
          </w:tcPr>
          <w:p w14:paraId="5B77BBA8" w14:textId="1B74D1E8" w:rsidR="0E153957" w:rsidRPr="00035CEB" w:rsidRDefault="0E1539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220" w:author="Zachary Cappella" w:date="2023-10-23T16:02:00Z">
                  <w:rPr>
                    <w:rFonts w:ascii="Times New Roman" w:hAnsi="Times New Roman" w:cs="Times New Roman"/>
                  </w:rPr>
                </w:rPrChange>
              </w:rPr>
              <w:pPrChange w:id="1221"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222" w:author="Zachary Cappella" w:date="2023-10-23T16:02:00Z">
                  <w:rPr>
                    <w:rFonts w:ascii="Times New Roman" w:eastAsia="Times New Roman" w:hAnsi="Times New Roman" w:cs="Times New Roman"/>
                    <w:sz w:val="24"/>
                    <w:szCs w:val="24"/>
                  </w:rPr>
                </w:rPrChange>
              </w:rPr>
              <w:t xml:space="preserve">Unique identifier for each user                         </w:t>
            </w:r>
          </w:p>
        </w:tc>
        <w:tc>
          <w:tcPr>
            <w:tcW w:w="1947" w:type="dxa"/>
            <w:tcMar>
              <w:left w:w="108" w:type="dxa"/>
              <w:right w:w="108" w:type="dxa"/>
            </w:tcMar>
          </w:tcPr>
          <w:p w14:paraId="3F78BD9A" w14:textId="4A2FFDC5" w:rsidR="0E153957" w:rsidRPr="00035CEB" w:rsidRDefault="0E1539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223" w:author="Zachary Cappella" w:date="2023-10-23T16:02:00Z">
                  <w:rPr>
                    <w:rFonts w:ascii="Times New Roman" w:hAnsi="Times New Roman" w:cs="Times New Roman"/>
                  </w:rPr>
                </w:rPrChange>
              </w:rPr>
              <w:pPrChange w:id="1224"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225" w:author="Zachary Cappella" w:date="2023-10-23T16:02:00Z">
                  <w:rPr>
                    <w:rFonts w:ascii="Times New Roman" w:eastAsia="Times New Roman" w:hAnsi="Times New Roman" w:cs="Times New Roman"/>
                    <w:sz w:val="24"/>
                    <w:szCs w:val="24"/>
                  </w:rPr>
                </w:rPrChange>
              </w:rPr>
              <w:t xml:space="preserve">Primary Key, Not Null             </w:t>
            </w:r>
          </w:p>
        </w:tc>
      </w:tr>
      <w:tr w:rsidR="0E153957" w:rsidRPr="00035CEB" w14:paraId="2120280A"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2520CD73" w14:textId="4B0EF03F" w:rsidR="0E153957" w:rsidRPr="00035CEB" w:rsidRDefault="0E153957">
            <w:pPr>
              <w:spacing w:line="360" w:lineRule="auto"/>
              <w:rPr>
                <w:rFonts w:ascii="Times New Roman" w:hAnsi="Times New Roman" w:cs="Times New Roman"/>
                <w:sz w:val="20"/>
                <w:szCs w:val="20"/>
                <w:rPrChange w:id="1226" w:author="Zachary Cappella" w:date="2023-10-23T16:02:00Z">
                  <w:rPr>
                    <w:rFonts w:ascii="Times New Roman" w:hAnsi="Times New Roman" w:cs="Times New Roman"/>
                  </w:rPr>
                </w:rPrChange>
              </w:rPr>
              <w:pPrChange w:id="1227" w:author="Zachary Cappella" w:date="2023-10-09T13:10:00Z">
                <w:pPr/>
              </w:pPrChange>
            </w:pPr>
            <w:r w:rsidRPr="00035CEB">
              <w:rPr>
                <w:rFonts w:ascii="Times New Roman" w:eastAsia="Times New Roman" w:hAnsi="Times New Roman" w:cs="Times New Roman"/>
                <w:sz w:val="20"/>
                <w:szCs w:val="20"/>
                <w:rPrChange w:id="1228"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4F509F07" w14:textId="79F73525" w:rsidR="0E153957" w:rsidRPr="00035CEB" w:rsidRDefault="0E1539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229" w:author="Zachary Cappella" w:date="2023-10-23T16:02:00Z">
                  <w:rPr>
                    <w:rFonts w:ascii="Times New Roman" w:hAnsi="Times New Roman" w:cs="Times New Roman"/>
                  </w:rPr>
                </w:rPrChange>
              </w:rPr>
              <w:pPrChange w:id="1230"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231" w:author="Zachary Cappella" w:date="2023-10-23T16:02:00Z">
                  <w:rPr>
                    <w:rFonts w:ascii="Times New Roman" w:eastAsia="Times New Roman" w:hAnsi="Times New Roman" w:cs="Times New Roman"/>
                    <w:sz w:val="24"/>
                    <w:szCs w:val="24"/>
                  </w:rPr>
                </w:rPrChange>
              </w:rPr>
              <w:t>Username</w:t>
            </w:r>
          </w:p>
        </w:tc>
        <w:tc>
          <w:tcPr>
            <w:tcW w:w="1819" w:type="dxa"/>
            <w:tcMar>
              <w:left w:w="108" w:type="dxa"/>
              <w:right w:w="108" w:type="dxa"/>
            </w:tcMar>
          </w:tcPr>
          <w:p w14:paraId="5798B71D" w14:textId="29955EFC" w:rsidR="0E153957" w:rsidRPr="00035CEB" w:rsidRDefault="0E1539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232" w:author="Zachary Cappella" w:date="2023-10-23T16:02:00Z">
                  <w:rPr>
                    <w:rFonts w:ascii="Times New Roman" w:hAnsi="Times New Roman" w:cs="Times New Roman"/>
                  </w:rPr>
                </w:rPrChange>
              </w:rPr>
              <w:pPrChange w:id="1233"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234" w:author="Zachary Cappella" w:date="2023-10-23T16:02:00Z">
                  <w:rPr>
                    <w:rFonts w:ascii="Times New Roman" w:eastAsia="Times New Roman" w:hAnsi="Times New Roman" w:cs="Times New Roman"/>
                    <w:sz w:val="24"/>
                    <w:szCs w:val="24"/>
                  </w:rPr>
                </w:rPrChange>
              </w:rPr>
              <w:t xml:space="preserve">VARCHAR  </w:t>
            </w:r>
          </w:p>
        </w:tc>
        <w:tc>
          <w:tcPr>
            <w:tcW w:w="1834" w:type="dxa"/>
            <w:tcMar>
              <w:left w:w="108" w:type="dxa"/>
              <w:right w:w="108" w:type="dxa"/>
            </w:tcMar>
          </w:tcPr>
          <w:p w14:paraId="3F696C0F" w14:textId="26C3A315" w:rsidR="0E153957" w:rsidRPr="00035CEB" w:rsidRDefault="0E1539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235" w:author="Zachary Cappella" w:date="2023-10-23T16:02:00Z">
                  <w:rPr>
                    <w:rFonts w:ascii="Times New Roman" w:hAnsi="Times New Roman" w:cs="Times New Roman"/>
                  </w:rPr>
                </w:rPrChange>
              </w:rPr>
              <w:pPrChange w:id="1236"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237" w:author="Zachary Cappella" w:date="2023-10-23T16:02:00Z">
                  <w:rPr>
                    <w:rFonts w:ascii="Times New Roman" w:eastAsia="Times New Roman" w:hAnsi="Times New Roman" w:cs="Times New Roman"/>
                    <w:sz w:val="24"/>
                    <w:szCs w:val="24"/>
                  </w:rPr>
                </w:rPrChange>
              </w:rPr>
              <w:t xml:space="preserve">User's chosen name                                      </w:t>
            </w:r>
          </w:p>
        </w:tc>
        <w:tc>
          <w:tcPr>
            <w:tcW w:w="1947" w:type="dxa"/>
            <w:tcMar>
              <w:left w:w="108" w:type="dxa"/>
              <w:right w:w="108" w:type="dxa"/>
            </w:tcMar>
          </w:tcPr>
          <w:p w14:paraId="2C3CCEEF" w14:textId="32103616" w:rsidR="0E153957" w:rsidRPr="00035CEB" w:rsidRDefault="1ABDFFD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Change w:id="1238" w:author="Zachary Cappella" w:date="2023-10-23T16:02:00Z">
                  <w:rPr>
                    <w:rFonts w:ascii="Times New Roman" w:eastAsia="Times New Roman" w:hAnsi="Times New Roman" w:cs="Times New Roman"/>
                    <w:sz w:val="24"/>
                    <w:szCs w:val="24"/>
                  </w:rPr>
                </w:rPrChange>
              </w:rPr>
              <w:pPrChange w:id="1239"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240" w:author="Zachary Cappella" w:date="2023-10-23T16:02:00Z">
                  <w:rPr>
                    <w:rFonts w:ascii="Times New Roman" w:eastAsia="Times New Roman" w:hAnsi="Times New Roman" w:cs="Times New Roman"/>
                    <w:sz w:val="24"/>
                    <w:szCs w:val="24"/>
                  </w:rPr>
                </w:rPrChange>
              </w:rPr>
              <w:t>Not</w:t>
            </w:r>
            <w:r w:rsidR="1649E002" w:rsidRPr="00035CEB">
              <w:rPr>
                <w:rFonts w:ascii="Times New Roman" w:eastAsia="Times New Roman" w:hAnsi="Times New Roman" w:cs="Times New Roman"/>
                <w:sz w:val="20"/>
                <w:szCs w:val="20"/>
                <w:rPrChange w:id="1241" w:author="Zachary Cappella" w:date="2023-10-23T16:02:00Z">
                  <w:rPr>
                    <w:rFonts w:ascii="Times New Roman" w:eastAsia="Times New Roman" w:hAnsi="Times New Roman" w:cs="Times New Roman"/>
                    <w:sz w:val="24"/>
                    <w:szCs w:val="24"/>
                  </w:rPr>
                </w:rPrChange>
              </w:rPr>
              <w:t xml:space="preserve"> </w:t>
            </w:r>
            <w:r w:rsidRPr="00035CEB">
              <w:rPr>
                <w:rFonts w:ascii="Times New Roman" w:eastAsia="Times New Roman" w:hAnsi="Times New Roman" w:cs="Times New Roman"/>
                <w:sz w:val="20"/>
                <w:szCs w:val="20"/>
                <w:rPrChange w:id="1242" w:author="Zachary Cappella" w:date="2023-10-23T16:02:00Z">
                  <w:rPr>
                    <w:rFonts w:ascii="Times New Roman" w:eastAsia="Times New Roman" w:hAnsi="Times New Roman" w:cs="Times New Roman"/>
                    <w:sz w:val="24"/>
                    <w:szCs w:val="24"/>
                  </w:rPr>
                </w:rPrChange>
              </w:rPr>
              <w:t>Null</w:t>
            </w:r>
            <w:r w:rsidR="1B91EE67" w:rsidRPr="00035CEB">
              <w:rPr>
                <w:rFonts w:ascii="Times New Roman" w:eastAsia="Times New Roman" w:hAnsi="Times New Roman" w:cs="Times New Roman"/>
                <w:sz w:val="20"/>
                <w:szCs w:val="20"/>
                <w:rPrChange w:id="1243" w:author="Zachary Cappella" w:date="2023-10-23T16:02:00Z">
                  <w:rPr>
                    <w:rFonts w:ascii="Times New Roman" w:eastAsia="Times New Roman" w:hAnsi="Times New Roman" w:cs="Times New Roman"/>
                    <w:sz w:val="24"/>
                    <w:szCs w:val="24"/>
                  </w:rPr>
                </w:rPrChange>
              </w:rPr>
              <w:t>, Unique</w:t>
            </w:r>
          </w:p>
        </w:tc>
      </w:tr>
      <w:tr w:rsidR="0E153957" w:rsidRPr="00035CEB" w14:paraId="2A5FA421"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71C983DE" w14:textId="4BA2A123" w:rsidR="0E153957" w:rsidRPr="00035CEB" w:rsidRDefault="0E153957">
            <w:pPr>
              <w:spacing w:line="360" w:lineRule="auto"/>
              <w:rPr>
                <w:rFonts w:ascii="Times New Roman" w:hAnsi="Times New Roman" w:cs="Times New Roman"/>
                <w:sz w:val="20"/>
                <w:szCs w:val="20"/>
                <w:rPrChange w:id="1244" w:author="Zachary Cappella" w:date="2023-10-23T16:02:00Z">
                  <w:rPr>
                    <w:rFonts w:ascii="Times New Roman" w:hAnsi="Times New Roman" w:cs="Times New Roman"/>
                  </w:rPr>
                </w:rPrChange>
              </w:rPr>
              <w:pPrChange w:id="1245" w:author="Zachary Cappella" w:date="2023-10-09T13:10:00Z">
                <w:pPr/>
              </w:pPrChange>
            </w:pPr>
            <w:r w:rsidRPr="00035CEB">
              <w:rPr>
                <w:rFonts w:ascii="Times New Roman" w:eastAsia="Times New Roman" w:hAnsi="Times New Roman" w:cs="Times New Roman"/>
                <w:sz w:val="20"/>
                <w:szCs w:val="20"/>
                <w:rPrChange w:id="1246"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4B73EC1F" w14:textId="64ECDAA4" w:rsidR="0E153957" w:rsidRPr="00035CEB" w:rsidRDefault="0E1539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247" w:author="Zachary Cappella" w:date="2023-10-23T16:02:00Z">
                  <w:rPr>
                    <w:rFonts w:ascii="Times New Roman" w:hAnsi="Times New Roman" w:cs="Times New Roman"/>
                  </w:rPr>
                </w:rPrChange>
              </w:rPr>
              <w:pPrChange w:id="1248"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249" w:author="Zachary Cappella" w:date="2023-10-23T16:02:00Z">
                  <w:rPr>
                    <w:rFonts w:ascii="Times New Roman" w:eastAsia="Times New Roman" w:hAnsi="Times New Roman" w:cs="Times New Roman"/>
                    <w:sz w:val="24"/>
                    <w:szCs w:val="24"/>
                  </w:rPr>
                </w:rPrChange>
              </w:rPr>
              <w:t>Password</w:t>
            </w:r>
          </w:p>
        </w:tc>
        <w:tc>
          <w:tcPr>
            <w:tcW w:w="1819" w:type="dxa"/>
            <w:tcMar>
              <w:left w:w="108" w:type="dxa"/>
              <w:right w:w="108" w:type="dxa"/>
            </w:tcMar>
          </w:tcPr>
          <w:p w14:paraId="7862CF7A" w14:textId="701AC647" w:rsidR="0E153957" w:rsidRPr="00035CEB" w:rsidRDefault="0E1539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250" w:author="Zachary Cappella" w:date="2023-10-23T16:02:00Z">
                  <w:rPr>
                    <w:rFonts w:ascii="Times New Roman" w:hAnsi="Times New Roman" w:cs="Times New Roman"/>
                  </w:rPr>
                </w:rPrChange>
              </w:rPr>
              <w:pPrChange w:id="1251"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252" w:author="Zachary Cappella" w:date="2023-10-23T16:02:00Z">
                  <w:rPr>
                    <w:rFonts w:ascii="Times New Roman" w:eastAsia="Times New Roman" w:hAnsi="Times New Roman" w:cs="Times New Roman"/>
                    <w:sz w:val="24"/>
                    <w:szCs w:val="24"/>
                  </w:rPr>
                </w:rPrChange>
              </w:rPr>
              <w:t xml:space="preserve">VARCHAR   </w:t>
            </w:r>
          </w:p>
        </w:tc>
        <w:tc>
          <w:tcPr>
            <w:tcW w:w="1834" w:type="dxa"/>
            <w:tcMar>
              <w:left w:w="108" w:type="dxa"/>
              <w:right w:w="108" w:type="dxa"/>
            </w:tcMar>
          </w:tcPr>
          <w:p w14:paraId="5BD72A1B" w14:textId="544D8F6E" w:rsidR="0E153957" w:rsidRPr="00035CEB" w:rsidRDefault="0E1539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253" w:author="Zachary Cappella" w:date="2023-10-23T16:02:00Z">
                  <w:rPr>
                    <w:rFonts w:ascii="Times New Roman" w:hAnsi="Times New Roman" w:cs="Times New Roman"/>
                  </w:rPr>
                </w:rPrChange>
              </w:rPr>
              <w:pPrChange w:id="1254"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255" w:author="Zachary Cappella" w:date="2023-10-23T16:02:00Z">
                  <w:rPr>
                    <w:rFonts w:ascii="Times New Roman" w:eastAsia="Times New Roman" w:hAnsi="Times New Roman" w:cs="Times New Roman"/>
                    <w:sz w:val="24"/>
                    <w:szCs w:val="24"/>
                  </w:rPr>
                </w:rPrChange>
              </w:rPr>
              <w:t xml:space="preserve">Hashed version of the user's password                   </w:t>
            </w:r>
          </w:p>
        </w:tc>
        <w:tc>
          <w:tcPr>
            <w:tcW w:w="1947" w:type="dxa"/>
            <w:tcMar>
              <w:left w:w="108" w:type="dxa"/>
              <w:right w:w="108" w:type="dxa"/>
            </w:tcMar>
          </w:tcPr>
          <w:p w14:paraId="22A544A9" w14:textId="4BE246C7" w:rsidR="0E153957" w:rsidRPr="00035CEB" w:rsidRDefault="1ABDFFD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256" w:author="Zachary Cappella" w:date="2023-10-23T16:02:00Z">
                  <w:rPr>
                    <w:rFonts w:ascii="Times New Roman" w:hAnsi="Times New Roman" w:cs="Times New Roman"/>
                  </w:rPr>
                </w:rPrChange>
              </w:rPr>
              <w:pPrChange w:id="1257"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258" w:author="Zachary Cappella" w:date="2023-10-23T16:02:00Z">
                  <w:rPr>
                    <w:rFonts w:ascii="Times New Roman" w:eastAsia="Times New Roman" w:hAnsi="Times New Roman" w:cs="Times New Roman"/>
                    <w:sz w:val="24"/>
                    <w:szCs w:val="24"/>
                  </w:rPr>
                </w:rPrChange>
              </w:rPr>
              <w:t>Not</w:t>
            </w:r>
            <w:r w:rsidR="2B2AB7B3" w:rsidRPr="00035CEB">
              <w:rPr>
                <w:rFonts w:ascii="Times New Roman" w:eastAsia="Times New Roman" w:hAnsi="Times New Roman" w:cs="Times New Roman"/>
                <w:sz w:val="20"/>
                <w:szCs w:val="20"/>
                <w:rPrChange w:id="1259" w:author="Zachary Cappella" w:date="2023-10-23T16:02:00Z">
                  <w:rPr>
                    <w:rFonts w:ascii="Times New Roman" w:eastAsia="Times New Roman" w:hAnsi="Times New Roman" w:cs="Times New Roman"/>
                    <w:sz w:val="24"/>
                    <w:szCs w:val="24"/>
                  </w:rPr>
                </w:rPrChange>
              </w:rPr>
              <w:t xml:space="preserve"> </w:t>
            </w:r>
            <w:r w:rsidRPr="00035CEB">
              <w:rPr>
                <w:rFonts w:ascii="Times New Roman" w:eastAsia="Times New Roman" w:hAnsi="Times New Roman" w:cs="Times New Roman"/>
                <w:sz w:val="20"/>
                <w:szCs w:val="20"/>
                <w:rPrChange w:id="1260" w:author="Zachary Cappella" w:date="2023-10-23T16:02:00Z">
                  <w:rPr>
                    <w:rFonts w:ascii="Times New Roman" w:eastAsia="Times New Roman" w:hAnsi="Times New Roman" w:cs="Times New Roman"/>
                    <w:sz w:val="24"/>
                    <w:szCs w:val="24"/>
                  </w:rPr>
                </w:rPrChange>
              </w:rPr>
              <w:t xml:space="preserve">Null </w:t>
            </w:r>
          </w:p>
        </w:tc>
      </w:tr>
      <w:tr w:rsidR="0E153957" w:rsidRPr="00035CEB" w14:paraId="0DBB540E"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44D3EFE9" w14:textId="0A9316EF" w:rsidR="0E153957" w:rsidRPr="00035CEB" w:rsidRDefault="0E153957">
            <w:pPr>
              <w:spacing w:line="360" w:lineRule="auto"/>
              <w:rPr>
                <w:rFonts w:ascii="Times New Roman" w:hAnsi="Times New Roman" w:cs="Times New Roman"/>
                <w:sz w:val="20"/>
                <w:szCs w:val="20"/>
                <w:rPrChange w:id="1261" w:author="Zachary Cappella" w:date="2023-10-23T16:02:00Z">
                  <w:rPr>
                    <w:rFonts w:ascii="Times New Roman" w:hAnsi="Times New Roman" w:cs="Times New Roman"/>
                  </w:rPr>
                </w:rPrChange>
              </w:rPr>
              <w:pPrChange w:id="1262" w:author="Zachary Cappella" w:date="2023-10-09T13:10:00Z">
                <w:pPr/>
              </w:pPrChange>
            </w:pPr>
            <w:r w:rsidRPr="00035CEB">
              <w:rPr>
                <w:rFonts w:ascii="Times New Roman" w:eastAsia="Times New Roman" w:hAnsi="Times New Roman" w:cs="Times New Roman"/>
                <w:sz w:val="20"/>
                <w:szCs w:val="20"/>
                <w:rPrChange w:id="1263"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1CFE9676" w14:textId="146FD51D" w:rsidR="0E153957" w:rsidRPr="00035CEB" w:rsidRDefault="0E1539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264" w:author="Zachary Cappella" w:date="2023-10-23T16:02:00Z">
                  <w:rPr>
                    <w:rFonts w:ascii="Times New Roman" w:hAnsi="Times New Roman" w:cs="Times New Roman"/>
                  </w:rPr>
                </w:rPrChange>
              </w:rPr>
              <w:pPrChange w:id="1265"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266" w:author="Zachary Cappella" w:date="2023-10-23T16:02:00Z">
                  <w:rPr>
                    <w:rFonts w:ascii="Times New Roman" w:eastAsia="Times New Roman" w:hAnsi="Times New Roman" w:cs="Times New Roman"/>
                    <w:sz w:val="24"/>
                    <w:szCs w:val="24"/>
                  </w:rPr>
                </w:rPrChange>
              </w:rPr>
              <w:t>Email</w:t>
            </w:r>
          </w:p>
        </w:tc>
        <w:tc>
          <w:tcPr>
            <w:tcW w:w="1819" w:type="dxa"/>
            <w:tcMar>
              <w:left w:w="108" w:type="dxa"/>
              <w:right w:w="108" w:type="dxa"/>
            </w:tcMar>
          </w:tcPr>
          <w:p w14:paraId="2DA8A857" w14:textId="07960BB4" w:rsidR="0E153957" w:rsidRPr="00035CEB" w:rsidRDefault="0E1539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267" w:author="Zachary Cappella" w:date="2023-10-23T16:02:00Z">
                  <w:rPr>
                    <w:rFonts w:ascii="Times New Roman" w:hAnsi="Times New Roman" w:cs="Times New Roman"/>
                  </w:rPr>
                </w:rPrChange>
              </w:rPr>
              <w:pPrChange w:id="1268"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269" w:author="Zachary Cappella" w:date="2023-10-23T16:02:00Z">
                  <w:rPr>
                    <w:rFonts w:ascii="Times New Roman" w:eastAsia="Times New Roman" w:hAnsi="Times New Roman" w:cs="Times New Roman"/>
                    <w:sz w:val="24"/>
                    <w:szCs w:val="24"/>
                  </w:rPr>
                </w:rPrChange>
              </w:rPr>
              <w:t xml:space="preserve">VARCHAR    </w:t>
            </w:r>
          </w:p>
        </w:tc>
        <w:tc>
          <w:tcPr>
            <w:tcW w:w="1834" w:type="dxa"/>
            <w:tcMar>
              <w:left w:w="108" w:type="dxa"/>
              <w:right w:w="108" w:type="dxa"/>
            </w:tcMar>
          </w:tcPr>
          <w:p w14:paraId="6784CA54" w14:textId="1B4FF5E9" w:rsidR="0E153957" w:rsidRPr="00035CEB" w:rsidRDefault="0E1539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270" w:author="Zachary Cappella" w:date="2023-10-23T16:02:00Z">
                  <w:rPr>
                    <w:rFonts w:ascii="Times New Roman" w:hAnsi="Times New Roman" w:cs="Times New Roman"/>
                  </w:rPr>
                </w:rPrChange>
              </w:rPr>
              <w:pPrChange w:id="127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272" w:author="Zachary Cappella" w:date="2023-10-23T16:02:00Z">
                  <w:rPr>
                    <w:rFonts w:ascii="Times New Roman" w:eastAsia="Times New Roman" w:hAnsi="Times New Roman" w:cs="Times New Roman"/>
                    <w:sz w:val="24"/>
                    <w:szCs w:val="24"/>
                  </w:rPr>
                </w:rPrChange>
              </w:rPr>
              <w:t xml:space="preserve">User's email address                                    </w:t>
            </w:r>
          </w:p>
        </w:tc>
        <w:tc>
          <w:tcPr>
            <w:tcW w:w="1947" w:type="dxa"/>
            <w:tcMar>
              <w:left w:w="108" w:type="dxa"/>
              <w:right w:w="108" w:type="dxa"/>
            </w:tcMar>
          </w:tcPr>
          <w:p w14:paraId="07158DBE" w14:textId="3AD9A320" w:rsidR="0E153957" w:rsidRPr="00035CEB" w:rsidRDefault="0E1539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273" w:author="Zachary Cappella" w:date="2023-10-23T16:02:00Z">
                  <w:rPr>
                    <w:rFonts w:ascii="Times New Roman" w:hAnsi="Times New Roman" w:cs="Times New Roman"/>
                  </w:rPr>
                </w:rPrChange>
              </w:rPr>
              <w:pPrChange w:id="127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275" w:author="Zachary Cappella" w:date="2023-10-23T16:02:00Z">
                  <w:rPr>
                    <w:rFonts w:ascii="Times New Roman" w:eastAsia="Times New Roman" w:hAnsi="Times New Roman" w:cs="Times New Roman"/>
                    <w:sz w:val="24"/>
                    <w:szCs w:val="24"/>
                  </w:rPr>
                </w:rPrChange>
              </w:rPr>
              <w:t xml:space="preserve">Not Null, Unique                  </w:t>
            </w:r>
          </w:p>
        </w:tc>
      </w:tr>
      <w:tr w:rsidR="0E153957" w:rsidRPr="00035CEB" w14:paraId="3DDAFE35"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1A8E2787" w14:textId="179E2580" w:rsidR="0E153957" w:rsidRPr="00035CEB" w:rsidRDefault="0E153957">
            <w:pPr>
              <w:spacing w:line="360" w:lineRule="auto"/>
              <w:rPr>
                <w:rFonts w:ascii="Times New Roman" w:hAnsi="Times New Roman" w:cs="Times New Roman"/>
                <w:sz w:val="20"/>
                <w:szCs w:val="20"/>
                <w:rPrChange w:id="1276" w:author="Zachary Cappella" w:date="2023-10-23T16:02:00Z">
                  <w:rPr>
                    <w:rFonts w:ascii="Times New Roman" w:hAnsi="Times New Roman" w:cs="Times New Roman"/>
                  </w:rPr>
                </w:rPrChange>
              </w:rPr>
              <w:pPrChange w:id="1277" w:author="Zachary Cappella" w:date="2023-10-09T13:10:00Z">
                <w:pPr/>
              </w:pPrChange>
            </w:pPr>
            <w:r w:rsidRPr="00035CEB">
              <w:rPr>
                <w:rFonts w:ascii="Times New Roman" w:eastAsia="Times New Roman" w:hAnsi="Times New Roman" w:cs="Times New Roman"/>
                <w:sz w:val="20"/>
                <w:szCs w:val="20"/>
                <w:rPrChange w:id="1278"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4339B8F6" w14:textId="57686BD9" w:rsidR="0E153957" w:rsidRPr="00035CEB" w:rsidRDefault="0E1539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279" w:author="Zachary Cappella" w:date="2023-10-23T16:02:00Z">
                  <w:rPr>
                    <w:rFonts w:ascii="Times New Roman" w:hAnsi="Times New Roman" w:cs="Times New Roman"/>
                  </w:rPr>
                </w:rPrChange>
              </w:rPr>
              <w:pPrChange w:id="1280"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281" w:author="Zachary Cappella" w:date="2023-10-23T16:02:00Z">
                  <w:rPr>
                    <w:rFonts w:ascii="Times New Roman" w:eastAsia="Times New Roman" w:hAnsi="Times New Roman" w:cs="Times New Roman"/>
                    <w:sz w:val="24"/>
                    <w:szCs w:val="24"/>
                  </w:rPr>
                </w:rPrChange>
              </w:rPr>
              <w:t>DateJoined</w:t>
            </w:r>
          </w:p>
        </w:tc>
        <w:tc>
          <w:tcPr>
            <w:tcW w:w="1819" w:type="dxa"/>
            <w:tcMar>
              <w:left w:w="108" w:type="dxa"/>
              <w:right w:w="108" w:type="dxa"/>
            </w:tcMar>
          </w:tcPr>
          <w:p w14:paraId="217D12C8" w14:textId="73BC8495" w:rsidR="0E153957" w:rsidRPr="00035CEB" w:rsidRDefault="0E1539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282" w:author="Zachary Cappella" w:date="2023-10-23T16:02:00Z">
                  <w:rPr>
                    <w:rFonts w:ascii="Times New Roman" w:hAnsi="Times New Roman" w:cs="Times New Roman"/>
                  </w:rPr>
                </w:rPrChange>
              </w:rPr>
              <w:pPrChange w:id="1283"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284" w:author="Zachary Cappella" w:date="2023-10-23T16:02:00Z">
                  <w:rPr>
                    <w:rFonts w:ascii="Times New Roman" w:eastAsia="Times New Roman" w:hAnsi="Times New Roman" w:cs="Times New Roman"/>
                    <w:sz w:val="24"/>
                    <w:szCs w:val="24"/>
                  </w:rPr>
                </w:rPrChange>
              </w:rPr>
              <w:t>DATE</w:t>
            </w:r>
          </w:p>
        </w:tc>
        <w:tc>
          <w:tcPr>
            <w:tcW w:w="1834" w:type="dxa"/>
            <w:tcMar>
              <w:left w:w="108" w:type="dxa"/>
              <w:right w:w="108" w:type="dxa"/>
            </w:tcMar>
          </w:tcPr>
          <w:p w14:paraId="3D058CD0" w14:textId="6B4E1549" w:rsidR="0E153957" w:rsidRPr="00035CEB" w:rsidRDefault="0E1539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285" w:author="Zachary Cappella" w:date="2023-10-23T16:02:00Z">
                  <w:rPr>
                    <w:rFonts w:ascii="Times New Roman" w:hAnsi="Times New Roman" w:cs="Times New Roman"/>
                  </w:rPr>
                </w:rPrChange>
              </w:rPr>
              <w:pPrChange w:id="1286"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287" w:author="Zachary Cappella" w:date="2023-10-23T16:02:00Z">
                  <w:rPr>
                    <w:rFonts w:ascii="Times New Roman" w:eastAsia="Times New Roman" w:hAnsi="Times New Roman" w:cs="Times New Roman"/>
                    <w:sz w:val="24"/>
                    <w:szCs w:val="24"/>
                  </w:rPr>
                </w:rPrChange>
              </w:rPr>
              <w:t xml:space="preserve">Date when the user registered                           </w:t>
            </w:r>
          </w:p>
        </w:tc>
        <w:tc>
          <w:tcPr>
            <w:tcW w:w="1947" w:type="dxa"/>
            <w:tcMar>
              <w:left w:w="108" w:type="dxa"/>
              <w:right w:w="108" w:type="dxa"/>
            </w:tcMar>
          </w:tcPr>
          <w:p w14:paraId="22D315D5" w14:textId="7693C5E3" w:rsidR="0E153957" w:rsidRPr="00035CEB" w:rsidRDefault="0E1539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288" w:author="Zachary Cappella" w:date="2023-10-23T16:02:00Z">
                  <w:rPr>
                    <w:rFonts w:ascii="Times New Roman" w:hAnsi="Times New Roman" w:cs="Times New Roman"/>
                  </w:rPr>
                </w:rPrChange>
              </w:rPr>
              <w:pPrChange w:id="128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290" w:author="Zachary Cappella" w:date="2023-10-23T16:02:00Z">
                  <w:rPr>
                    <w:rFonts w:ascii="Times New Roman" w:eastAsia="Times New Roman" w:hAnsi="Times New Roman" w:cs="Times New Roman"/>
                    <w:sz w:val="24"/>
                    <w:szCs w:val="24"/>
                  </w:rPr>
                </w:rPrChange>
              </w:rPr>
              <w:t xml:space="preserve">Not Null           </w:t>
            </w:r>
          </w:p>
        </w:tc>
      </w:tr>
      <w:tr w:rsidR="0E153957" w:rsidRPr="00035CEB" w14:paraId="265D8C2D"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1DA39DD8" w14:textId="61FCCDB3" w:rsidR="0E153957" w:rsidRPr="00035CEB" w:rsidRDefault="0E153957">
            <w:pPr>
              <w:spacing w:line="360" w:lineRule="auto"/>
              <w:rPr>
                <w:rFonts w:ascii="Times New Roman" w:hAnsi="Times New Roman" w:cs="Times New Roman"/>
                <w:sz w:val="20"/>
                <w:szCs w:val="20"/>
                <w:rPrChange w:id="1291" w:author="Zachary Cappella" w:date="2023-10-23T16:02:00Z">
                  <w:rPr>
                    <w:rFonts w:ascii="Times New Roman" w:hAnsi="Times New Roman" w:cs="Times New Roman"/>
                  </w:rPr>
                </w:rPrChange>
              </w:rPr>
              <w:pPrChange w:id="1292" w:author="Zachary Cappella" w:date="2023-10-09T13:10:00Z">
                <w:pPr/>
              </w:pPrChange>
            </w:pPr>
            <w:r w:rsidRPr="00035CEB">
              <w:rPr>
                <w:rFonts w:ascii="Times New Roman" w:eastAsia="Times New Roman" w:hAnsi="Times New Roman" w:cs="Times New Roman"/>
                <w:sz w:val="20"/>
                <w:szCs w:val="20"/>
                <w:rPrChange w:id="1293"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5DED964C" w14:textId="622DB9DE" w:rsidR="0E153957" w:rsidRPr="00035CEB" w:rsidRDefault="0E1539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294" w:author="Zachary Cappella" w:date="2023-10-23T16:02:00Z">
                  <w:rPr>
                    <w:rFonts w:ascii="Times New Roman" w:hAnsi="Times New Roman" w:cs="Times New Roman"/>
                  </w:rPr>
                </w:rPrChange>
              </w:rPr>
              <w:pPrChange w:id="1295"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296" w:author="Zachary Cappella" w:date="2023-10-23T16:02:00Z">
                  <w:rPr>
                    <w:rFonts w:ascii="Times New Roman" w:eastAsia="Times New Roman" w:hAnsi="Times New Roman" w:cs="Times New Roman"/>
                    <w:sz w:val="24"/>
                    <w:szCs w:val="24"/>
                  </w:rPr>
                </w:rPrChange>
              </w:rPr>
              <w:t>LastLoginDat</w:t>
            </w:r>
            <w:r w:rsidR="00AA191D" w:rsidRPr="00035CEB">
              <w:rPr>
                <w:rFonts w:ascii="Times New Roman" w:eastAsia="Times New Roman" w:hAnsi="Times New Roman" w:cs="Times New Roman"/>
                <w:sz w:val="20"/>
                <w:szCs w:val="20"/>
                <w:rPrChange w:id="1297" w:author="Zachary Cappella" w:date="2023-10-23T16:02:00Z">
                  <w:rPr>
                    <w:rFonts w:ascii="Times New Roman" w:eastAsia="Times New Roman" w:hAnsi="Times New Roman" w:cs="Times New Roman"/>
                    <w:sz w:val="24"/>
                    <w:szCs w:val="24"/>
                  </w:rPr>
                </w:rPrChange>
              </w:rPr>
              <w:t>e</w:t>
            </w:r>
          </w:p>
        </w:tc>
        <w:tc>
          <w:tcPr>
            <w:tcW w:w="1819" w:type="dxa"/>
            <w:tcMar>
              <w:left w:w="108" w:type="dxa"/>
              <w:right w:w="108" w:type="dxa"/>
            </w:tcMar>
          </w:tcPr>
          <w:p w14:paraId="286BD1EA" w14:textId="693C7DA1" w:rsidR="0E153957" w:rsidRPr="00035CEB" w:rsidRDefault="0E1539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298" w:author="Zachary Cappella" w:date="2023-10-23T16:02:00Z">
                  <w:rPr>
                    <w:rFonts w:ascii="Times New Roman" w:hAnsi="Times New Roman" w:cs="Times New Roman"/>
                  </w:rPr>
                </w:rPrChange>
              </w:rPr>
              <w:pPrChange w:id="1299"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300" w:author="Zachary Cappella" w:date="2023-10-23T16:02:00Z">
                  <w:rPr>
                    <w:rFonts w:ascii="Times New Roman" w:eastAsia="Times New Roman" w:hAnsi="Times New Roman" w:cs="Times New Roman"/>
                    <w:sz w:val="24"/>
                    <w:szCs w:val="24"/>
                  </w:rPr>
                </w:rPrChange>
              </w:rPr>
              <w:t xml:space="preserve">TIMESTAMP                        </w:t>
            </w:r>
          </w:p>
        </w:tc>
        <w:tc>
          <w:tcPr>
            <w:tcW w:w="1834" w:type="dxa"/>
            <w:tcMar>
              <w:left w:w="108" w:type="dxa"/>
              <w:right w:w="108" w:type="dxa"/>
            </w:tcMar>
          </w:tcPr>
          <w:p w14:paraId="2A1AFE85" w14:textId="2750EA69" w:rsidR="0E153957" w:rsidRPr="00035CEB" w:rsidRDefault="0E1539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301" w:author="Zachary Cappella" w:date="2023-10-23T16:02:00Z">
                  <w:rPr>
                    <w:rFonts w:ascii="Times New Roman" w:hAnsi="Times New Roman" w:cs="Times New Roman"/>
                  </w:rPr>
                </w:rPrChange>
              </w:rPr>
              <w:pPrChange w:id="1302"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303" w:author="Zachary Cappella" w:date="2023-10-23T16:02:00Z">
                  <w:rPr>
                    <w:rFonts w:ascii="Times New Roman" w:eastAsia="Times New Roman" w:hAnsi="Times New Roman" w:cs="Times New Roman"/>
                    <w:sz w:val="24"/>
                    <w:szCs w:val="24"/>
                  </w:rPr>
                </w:rPrChange>
              </w:rPr>
              <w:t xml:space="preserve">Most recent date and time the user logged in            </w:t>
            </w:r>
          </w:p>
        </w:tc>
        <w:tc>
          <w:tcPr>
            <w:tcW w:w="1947" w:type="dxa"/>
            <w:tcMar>
              <w:left w:w="108" w:type="dxa"/>
              <w:right w:w="108" w:type="dxa"/>
            </w:tcMar>
          </w:tcPr>
          <w:p w14:paraId="213EDB63" w14:textId="3F7EF6EF" w:rsidR="0E153957" w:rsidRPr="00035CEB" w:rsidRDefault="0E1539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304" w:author="Zachary Cappella" w:date="2023-10-23T16:02:00Z">
                  <w:rPr>
                    <w:rFonts w:ascii="Times New Roman" w:hAnsi="Times New Roman" w:cs="Times New Roman"/>
                  </w:rPr>
                </w:rPrChange>
              </w:rPr>
              <w:pPrChange w:id="1305"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306" w:author="Zachary Cappella" w:date="2023-10-23T16:02:00Z">
                  <w:rPr>
                    <w:rFonts w:ascii="Times New Roman" w:eastAsia="Times New Roman" w:hAnsi="Times New Roman" w:cs="Times New Roman"/>
                    <w:sz w:val="24"/>
                    <w:szCs w:val="24"/>
                  </w:rPr>
                </w:rPrChange>
              </w:rPr>
              <w:t xml:space="preserve">Nullable  </w:t>
            </w:r>
          </w:p>
        </w:tc>
      </w:tr>
    </w:tbl>
    <w:p w14:paraId="3B2FB379" w14:textId="77815361" w:rsidR="00E46F03" w:rsidRPr="00035CEB" w:rsidRDefault="00397BD2">
      <w:pPr>
        <w:jc w:val="center"/>
        <w:rPr>
          <w:ins w:id="1307" w:author="Zachary Cappella" w:date="2023-10-09T13:34:00Z"/>
          <w:rFonts w:ascii="Times New Roman" w:hAnsi="Times New Roman" w:cs="Times New Roman"/>
          <w:rPrChange w:id="1308" w:author="Zachary Cappella" w:date="2023-10-23T16:02:00Z">
            <w:rPr>
              <w:ins w:id="1309" w:author="Zachary Cappella" w:date="2023-10-09T13:34:00Z"/>
            </w:rPr>
          </w:rPrChange>
        </w:rPr>
        <w:pPrChange w:id="1310" w:author="Zachary Cappella" w:date="2023-10-09T13:35:00Z">
          <w:pPr/>
        </w:pPrChange>
      </w:pPr>
      <w:ins w:id="1311" w:author="Zachary Cappella" w:date="2023-10-09T13:35:00Z">
        <w:r w:rsidRPr="00035CEB">
          <w:rPr>
            <w:rFonts w:ascii="Times New Roman" w:hAnsi="Times New Roman" w:cs="Times New Roman"/>
          </w:rPr>
          <w:t xml:space="preserve">Table 4 </w:t>
        </w:r>
        <w:del w:id="1312" w:author="Zachary Cappella" w:date="2023-10-09T13:35:00Z">
          <w:r w:rsidRPr="00035CEB" w:rsidDel="00397BD2">
            <w:rPr>
              <w:rFonts w:ascii="Times New Roman" w:hAnsi="Times New Roman" w:cs="Times New Roman"/>
            </w:rPr>
            <w:delText>-</w:delText>
          </w:r>
        </w:del>
        <w:r w:rsidRPr="00035CEB">
          <w:rPr>
            <w:rFonts w:ascii="Times New Roman" w:hAnsi="Times New Roman" w:cs="Times New Roman"/>
          </w:rPr>
          <w:t xml:space="preserve">– </w:t>
        </w:r>
        <w:del w:id="1313" w:author="Zachary Cappella" w:date="2023-10-09T13:35:00Z">
          <w:r w:rsidRPr="00035CEB" w:rsidDel="00397BD2">
            <w:rPr>
              <w:rFonts w:ascii="Times New Roman" w:hAnsi="Times New Roman" w:cs="Times New Roman"/>
            </w:rPr>
            <w:delText>Data Dictionary</w:delText>
          </w:r>
        </w:del>
        <w:r w:rsidRPr="00035CEB">
          <w:rPr>
            <w:rFonts w:ascii="Times New Roman" w:hAnsi="Times New Roman" w:cs="Times New Roman"/>
          </w:rPr>
          <w:t>Users Table</w:t>
        </w:r>
      </w:ins>
    </w:p>
    <w:p w14:paraId="67FF629E" w14:textId="5A99A27C" w:rsidR="00E46F03" w:rsidRPr="00035CEB" w:rsidRDefault="00E46F03" w:rsidP="00E46F03">
      <w:pPr>
        <w:pStyle w:val="Heading3"/>
        <w:rPr>
          <w:ins w:id="1314" w:author="Zachary Cappella" w:date="2023-10-09T13:34:00Z"/>
          <w:rFonts w:ascii="Times New Roman" w:hAnsi="Times New Roman" w:cs="Times New Roman"/>
          <w:rPrChange w:id="1315" w:author="Zachary Cappella" w:date="2023-10-23T16:02:00Z">
            <w:rPr>
              <w:ins w:id="1316" w:author="Zachary Cappella" w:date="2023-10-09T13:34:00Z"/>
            </w:rPr>
          </w:rPrChange>
        </w:rPr>
      </w:pPr>
      <w:bookmarkStart w:id="1317" w:name="_Toc149373352"/>
      <w:ins w:id="1318" w:author="Zachary Cappella" w:date="2023-10-09T13:34:00Z">
        <w:r w:rsidRPr="00035CEB">
          <w:rPr>
            <w:rFonts w:ascii="Times New Roman" w:hAnsi="Times New Roman" w:cs="Times New Roman"/>
            <w:rPrChange w:id="1319" w:author="Zachary Cappella" w:date="2023-10-23T16:02:00Z">
              <w:rPr/>
            </w:rPrChange>
          </w:rPr>
          <w:t>4.2.2 Audio Table</w:t>
        </w:r>
        <w:bookmarkEnd w:id="1317"/>
      </w:ins>
    </w:p>
    <w:p w14:paraId="756F3E41" w14:textId="77777777" w:rsidR="00E46F03" w:rsidRPr="00035CEB" w:rsidRDefault="00E46F03" w:rsidP="00E46F03">
      <w:pPr>
        <w:rPr>
          <w:ins w:id="1320" w:author="Zachary Cappella" w:date="2023-10-09T13:33:00Z"/>
          <w:rFonts w:ascii="Times New Roman" w:hAnsi="Times New Roman" w:cs="Times New Roman"/>
          <w:rPrChange w:id="1321" w:author="Zachary Cappella" w:date="2023-10-23T16:02:00Z">
            <w:rPr>
              <w:ins w:id="1322" w:author="Zachary Cappella" w:date="2023-10-09T13:33:00Z"/>
            </w:rPr>
          </w:rPrChange>
        </w:rPr>
      </w:pPr>
    </w:p>
    <w:tbl>
      <w:tblPr>
        <w:tblStyle w:val="GridTable4"/>
        <w:tblW w:w="9473" w:type="dxa"/>
        <w:tblLayout w:type="fixed"/>
        <w:tblLook w:val="04A0" w:firstRow="1" w:lastRow="0" w:firstColumn="1" w:lastColumn="0" w:noHBand="0" w:noVBand="1"/>
        <w:tblPrChange w:id="1323" w:author="Zachary Cappella" w:date="2023-10-09T13:15:00Z">
          <w:tblPr>
            <w:tblStyle w:val="GridTable4"/>
            <w:tblW w:w="9473" w:type="dxa"/>
            <w:tblLayout w:type="fixed"/>
            <w:tblLook w:val="04A0" w:firstRow="1" w:lastRow="0" w:firstColumn="1" w:lastColumn="0" w:noHBand="0" w:noVBand="1"/>
          </w:tblPr>
        </w:tblPrChange>
      </w:tblPr>
      <w:tblGrid>
        <w:gridCol w:w="1970"/>
        <w:gridCol w:w="1903"/>
        <w:gridCol w:w="1819"/>
        <w:gridCol w:w="1834"/>
        <w:gridCol w:w="1947"/>
        <w:tblGridChange w:id="1324">
          <w:tblGrid>
            <w:gridCol w:w="1970"/>
            <w:gridCol w:w="1903"/>
            <w:gridCol w:w="1819"/>
            <w:gridCol w:w="1834"/>
            <w:gridCol w:w="1947"/>
          </w:tblGrid>
        </w:tblGridChange>
      </w:tblGrid>
      <w:tr w:rsidR="002521BA" w:rsidRPr="00035CEB" w14:paraId="79EBC2FE" w14:textId="77777777" w:rsidTr="002521BA">
        <w:trPr>
          <w:cnfStyle w:val="100000000000" w:firstRow="1" w:lastRow="0" w:firstColumn="0" w:lastColumn="0" w:oddVBand="0" w:evenVBand="0" w:oddHBand="0" w:evenHBand="0" w:firstRowFirstColumn="0" w:firstRowLastColumn="0" w:lastRowFirstColumn="0" w:lastRowLastColumn="0"/>
          <w:trHeight w:val="300"/>
          <w:ins w:id="1325" w:author="Zachary Cappella" w:date="2023-10-09T13:15:00Z"/>
          <w:trPrChange w:id="1326" w:author="Zachary Cappella" w:date="2023-10-09T13:1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tcMar>
              <w:left w:w="108" w:type="dxa"/>
              <w:right w:w="108" w:type="dxa"/>
            </w:tcMar>
            <w:tcPrChange w:id="1327" w:author="Zachary Cappella" w:date="2023-10-09T13:15:00Z">
              <w:tcPr>
                <w:tcW w:w="1970" w:type="dxa"/>
                <w:tcMar>
                  <w:left w:w="108" w:type="dxa"/>
                  <w:right w:w="108" w:type="dxa"/>
                </w:tcMar>
              </w:tcPr>
            </w:tcPrChange>
          </w:tcPr>
          <w:p w14:paraId="3E011FA5" w14:textId="014DFE44" w:rsidR="002521BA" w:rsidRPr="00035CEB" w:rsidRDefault="002521BA" w:rsidP="002521BA">
            <w:pPr>
              <w:spacing w:line="360" w:lineRule="auto"/>
              <w:cnfStyle w:val="101000000000" w:firstRow="1" w:lastRow="0" w:firstColumn="1" w:lastColumn="0" w:oddVBand="0" w:evenVBand="0" w:oddHBand="0" w:evenHBand="0" w:firstRowFirstColumn="0" w:firstRowLastColumn="0" w:lastRowFirstColumn="0" w:lastRowLastColumn="0"/>
              <w:rPr>
                <w:ins w:id="1328" w:author="Zachary Cappella" w:date="2023-10-09T13:15:00Z"/>
                <w:rFonts w:ascii="Times New Roman" w:eastAsia="Times New Roman" w:hAnsi="Times New Roman" w:cs="Times New Roman"/>
                <w:sz w:val="20"/>
                <w:szCs w:val="20"/>
              </w:rPr>
            </w:pPr>
            <w:ins w:id="1329" w:author="Zachary Cappella" w:date="2023-10-09T13:15:00Z">
              <w:r w:rsidRPr="00035CEB">
                <w:rPr>
                  <w:rFonts w:ascii="Times New Roman" w:eastAsia="Times New Roman" w:hAnsi="Times New Roman" w:cs="Times New Roman"/>
                  <w:sz w:val="20"/>
                  <w:szCs w:val="20"/>
                </w:rPr>
                <w:t>Table Name</w:t>
              </w:r>
            </w:ins>
          </w:p>
        </w:tc>
        <w:tc>
          <w:tcPr>
            <w:tcW w:w="0" w:type="dxa"/>
            <w:tcMar>
              <w:left w:w="108" w:type="dxa"/>
              <w:right w:w="108" w:type="dxa"/>
            </w:tcMar>
            <w:tcPrChange w:id="1330" w:author="Zachary Cappella" w:date="2023-10-09T13:15:00Z">
              <w:tcPr>
                <w:tcW w:w="1903" w:type="dxa"/>
                <w:tcMar>
                  <w:left w:w="108" w:type="dxa"/>
                  <w:right w:w="108" w:type="dxa"/>
                </w:tcMar>
              </w:tcPr>
            </w:tcPrChange>
          </w:tcPr>
          <w:p w14:paraId="4C27DFEC" w14:textId="3FB9AB87" w:rsidR="002521BA" w:rsidRPr="00035CEB" w:rsidRDefault="002521BA" w:rsidP="002521BA">
            <w:pPr>
              <w:spacing w:line="360" w:lineRule="auto"/>
              <w:cnfStyle w:val="100000000000" w:firstRow="1" w:lastRow="0" w:firstColumn="0" w:lastColumn="0" w:oddVBand="0" w:evenVBand="0" w:oddHBand="0" w:evenHBand="0" w:firstRowFirstColumn="0" w:firstRowLastColumn="0" w:lastRowFirstColumn="0" w:lastRowLastColumn="0"/>
              <w:rPr>
                <w:ins w:id="1331" w:author="Zachary Cappella" w:date="2023-10-09T13:15:00Z"/>
                <w:rFonts w:ascii="Times New Roman" w:eastAsia="Times New Roman" w:hAnsi="Times New Roman" w:cs="Times New Roman"/>
                <w:b w:val="0"/>
                <w:sz w:val="20"/>
                <w:szCs w:val="20"/>
                <w:rPrChange w:id="1332" w:author="Zachary Cappella" w:date="2023-10-23T16:02:00Z">
                  <w:rPr>
                    <w:ins w:id="1333" w:author="Zachary Cappella" w:date="2023-10-09T13:15:00Z"/>
                    <w:rFonts w:ascii="Times New Roman" w:eastAsia="Times New Roman" w:hAnsi="Times New Roman" w:cs="Times New Roman"/>
                    <w:sz w:val="20"/>
                    <w:szCs w:val="20"/>
                  </w:rPr>
                </w:rPrChange>
              </w:rPr>
            </w:pPr>
            <w:ins w:id="1334" w:author="Zachary Cappella" w:date="2023-10-09T13:15:00Z">
              <w:r w:rsidRPr="00035CEB">
                <w:rPr>
                  <w:rFonts w:ascii="Times New Roman" w:eastAsia="Times New Roman" w:hAnsi="Times New Roman" w:cs="Times New Roman"/>
                  <w:sz w:val="20"/>
                  <w:szCs w:val="20"/>
                </w:rPr>
                <w:t>Column Name</w:t>
              </w:r>
            </w:ins>
          </w:p>
        </w:tc>
        <w:tc>
          <w:tcPr>
            <w:tcW w:w="0" w:type="dxa"/>
            <w:tcMar>
              <w:left w:w="108" w:type="dxa"/>
              <w:right w:w="108" w:type="dxa"/>
            </w:tcMar>
            <w:tcPrChange w:id="1335" w:author="Zachary Cappella" w:date="2023-10-09T13:15:00Z">
              <w:tcPr>
                <w:tcW w:w="1819" w:type="dxa"/>
                <w:tcMar>
                  <w:left w:w="108" w:type="dxa"/>
                  <w:right w:w="108" w:type="dxa"/>
                </w:tcMar>
              </w:tcPr>
            </w:tcPrChange>
          </w:tcPr>
          <w:p w14:paraId="30C6388D" w14:textId="50F628F1" w:rsidR="002521BA" w:rsidRPr="00035CEB" w:rsidRDefault="002521BA" w:rsidP="002521BA">
            <w:pPr>
              <w:spacing w:line="360" w:lineRule="auto"/>
              <w:cnfStyle w:val="100000000000" w:firstRow="1" w:lastRow="0" w:firstColumn="0" w:lastColumn="0" w:oddVBand="0" w:evenVBand="0" w:oddHBand="0" w:evenHBand="0" w:firstRowFirstColumn="0" w:firstRowLastColumn="0" w:lastRowFirstColumn="0" w:lastRowLastColumn="0"/>
              <w:rPr>
                <w:ins w:id="1336" w:author="Zachary Cappella" w:date="2023-10-09T13:15:00Z"/>
                <w:rFonts w:ascii="Times New Roman" w:eastAsia="Times New Roman" w:hAnsi="Times New Roman" w:cs="Times New Roman"/>
                <w:b w:val="0"/>
                <w:sz w:val="20"/>
                <w:szCs w:val="20"/>
                <w:rPrChange w:id="1337" w:author="Zachary Cappella" w:date="2023-10-23T16:02:00Z">
                  <w:rPr>
                    <w:ins w:id="1338" w:author="Zachary Cappella" w:date="2023-10-09T13:15:00Z"/>
                    <w:rFonts w:ascii="Times New Roman" w:eastAsia="Times New Roman" w:hAnsi="Times New Roman" w:cs="Times New Roman"/>
                    <w:sz w:val="20"/>
                    <w:szCs w:val="20"/>
                  </w:rPr>
                </w:rPrChange>
              </w:rPr>
            </w:pPr>
            <w:ins w:id="1339" w:author="Zachary Cappella" w:date="2023-10-09T13:15:00Z">
              <w:r w:rsidRPr="00035CEB">
                <w:rPr>
                  <w:rFonts w:ascii="Times New Roman" w:eastAsia="Times New Roman" w:hAnsi="Times New Roman" w:cs="Times New Roman"/>
                  <w:sz w:val="20"/>
                  <w:szCs w:val="20"/>
                </w:rPr>
                <w:t>Data Type</w:t>
              </w:r>
            </w:ins>
          </w:p>
        </w:tc>
        <w:tc>
          <w:tcPr>
            <w:tcW w:w="0" w:type="dxa"/>
            <w:tcMar>
              <w:left w:w="108" w:type="dxa"/>
              <w:right w:w="108" w:type="dxa"/>
            </w:tcMar>
            <w:tcPrChange w:id="1340" w:author="Zachary Cappella" w:date="2023-10-09T13:15:00Z">
              <w:tcPr>
                <w:tcW w:w="1834" w:type="dxa"/>
                <w:tcMar>
                  <w:left w:w="108" w:type="dxa"/>
                  <w:right w:w="108" w:type="dxa"/>
                </w:tcMar>
              </w:tcPr>
            </w:tcPrChange>
          </w:tcPr>
          <w:p w14:paraId="3F744E91" w14:textId="0E8D89A9" w:rsidR="002521BA" w:rsidRPr="00035CEB" w:rsidRDefault="002521BA" w:rsidP="002521BA">
            <w:pPr>
              <w:spacing w:line="360" w:lineRule="auto"/>
              <w:cnfStyle w:val="100000000000" w:firstRow="1" w:lastRow="0" w:firstColumn="0" w:lastColumn="0" w:oddVBand="0" w:evenVBand="0" w:oddHBand="0" w:evenHBand="0" w:firstRowFirstColumn="0" w:firstRowLastColumn="0" w:lastRowFirstColumn="0" w:lastRowLastColumn="0"/>
              <w:rPr>
                <w:ins w:id="1341" w:author="Zachary Cappella" w:date="2023-10-09T13:15:00Z"/>
                <w:rFonts w:ascii="Times New Roman" w:eastAsia="Times New Roman" w:hAnsi="Times New Roman" w:cs="Times New Roman"/>
                <w:b w:val="0"/>
                <w:sz w:val="20"/>
                <w:szCs w:val="20"/>
                <w:rPrChange w:id="1342" w:author="Zachary Cappella" w:date="2023-10-23T16:02:00Z">
                  <w:rPr>
                    <w:ins w:id="1343" w:author="Zachary Cappella" w:date="2023-10-09T13:15:00Z"/>
                    <w:rFonts w:ascii="Times New Roman" w:eastAsia="Times New Roman" w:hAnsi="Times New Roman" w:cs="Times New Roman"/>
                    <w:sz w:val="20"/>
                    <w:szCs w:val="20"/>
                  </w:rPr>
                </w:rPrChange>
              </w:rPr>
            </w:pPr>
            <w:ins w:id="1344" w:author="Zachary Cappella" w:date="2023-10-09T13:15:00Z">
              <w:r w:rsidRPr="00035CEB">
                <w:rPr>
                  <w:rFonts w:ascii="Times New Roman" w:eastAsia="Times New Roman" w:hAnsi="Times New Roman" w:cs="Times New Roman"/>
                  <w:sz w:val="20"/>
                  <w:szCs w:val="20"/>
                </w:rPr>
                <w:t>Description</w:t>
              </w:r>
            </w:ins>
          </w:p>
        </w:tc>
        <w:tc>
          <w:tcPr>
            <w:tcW w:w="0" w:type="dxa"/>
            <w:tcMar>
              <w:left w:w="108" w:type="dxa"/>
              <w:right w:w="108" w:type="dxa"/>
            </w:tcMar>
            <w:tcPrChange w:id="1345" w:author="Zachary Cappella" w:date="2023-10-09T13:15:00Z">
              <w:tcPr>
                <w:tcW w:w="1947" w:type="dxa"/>
                <w:tcMar>
                  <w:left w:w="108" w:type="dxa"/>
                  <w:right w:w="108" w:type="dxa"/>
                </w:tcMar>
              </w:tcPr>
            </w:tcPrChange>
          </w:tcPr>
          <w:p w14:paraId="6BF6E63E" w14:textId="66E6BF48" w:rsidR="002521BA" w:rsidRPr="00035CEB" w:rsidRDefault="002521BA" w:rsidP="002521BA">
            <w:pPr>
              <w:spacing w:line="360" w:lineRule="auto"/>
              <w:cnfStyle w:val="100000000000" w:firstRow="1" w:lastRow="0" w:firstColumn="0" w:lastColumn="0" w:oddVBand="0" w:evenVBand="0" w:oddHBand="0" w:evenHBand="0" w:firstRowFirstColumn="0" w:firstRowLastColumn="0" w:lastRowFirstColumn="0" w:lastRowLastColumn="0"/>
              <w:rPr>
                <w:ins w:id="1346" w:author="Zachary Cappella" w:date="2023-10-09T13:15:00Z"/>
                <w:rFonts w:ascii="Times New Roman" w:eastAsia="Times New Roman" w:hAnsi="Times New Roman" w:cs="Times New Roman"/>
                <w:b w:val="0"/>
                <w:sz w:val="20"/>
                <w:szCs w:val="20"/>
                <w:rPrChange w:id="1347" w:author="Zachary Cappella" w:date="2023-10-23T16:02:00Z">
                  <w:rPr>
                    <w:ins w:id="1348" w:author="Zachary Cappella" w:date="2023-10-09T13:15:00Z"/>
                    <w:rFonts w:ascii="Times New Roman" w:eastAsia="Times New Roman" w:hAnsi="Times New Roman" w:cs="Times New Roman"/>
                    <w:sz w:val="20"/>
                    <w:szCs w:val="20"/>
                  </w:rPr>
                </w:rPrChange>
              </w:rPr>
            </w:pPr>
            <w:ins w:id="1349" w:author="Zachary Cappella" w:date="2023-10-09T13:15:00Z">
              <w:r w:rsidRPr="00035CEB">
                <w:rPr>
                  <w:rFonts w:ascii="Times New Roman" w:eastAsia="Times New Roman" w:hAnsi="Times New Roman" w:cs="Times New Roman"/>
                  <w:sz w:val="20"/>
                  <w:szCs w:val="20"/>
                </w:rPr>
                <w:t>Constraints</w:t>
              </w:r>
            </w:ins>
          </w:p>
        </w:tc>
      </w:tr>
      <w:tr w:rsidR="002521BA" w:rsidRPr="00035CEB" w14:paraId="143D5920"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52A3A193" w14:textId="58BF891B" w:rsidR="002521BA" w:rsidRPr="00035CEB" w:rsidRDefault="002521BA">
            <w:pPr>
              <w:spacing w:line="360" w:lineRule="auto"/>
              <w:rPr>
                <w:rFonts w:ascii="Times New Roman" w:hAnsi="Times New Roman" w:cs="Times New Roman"/>
                <w:sz w:val="20"/>
                <w:szCs w:val="20"/>
                <w:rPrChange w:id="1350" w:author="Zachary Cappella" w:date="2023-10-23T16:02:00Z">
                  <w:rPr>
                    <w:rFonts w:ascii="Times New Roman" w:hAnsi="Times New Roman" w:cs="Times New Roman"/>
                  </w:rPr>
                </w:rPrChange>
              </w:rPr>
              <w:pPrChange w:id="1351" w:author="Zachary Cappella" w:date="2023-10-09T13:10:00Z">
                <w:pPr/>
              </w:pPrChange>
            </w:pPr>
            <w:r w:rsidRPr="00035CEB">
              <w:rPr>
                <w:rFonts w:ascii="Times New Roman" w:eastAsia="Times New Roman" w:hAnsi="Times New Roman" w:cs="Times New Roman"/>
                <w:sz w:val="20"/>
                <w:szCs w:val="20"/>
                <w:rPrChange w:id="1352" w:author="Zachary Cappella" w:date="2023-10-23T16:02:00Z">
                  <w:rPr>
                    <w:rFonts w:ascii="Times New Roman" w:eastAsia="Times New Roman" w:hAnsi="Times New Roman" w:cs="Times New Roman"/>
                    <w:sz w:val="24"/>
                    <w:szCs w:val="24"/>
                  </w:rPr>
                </w:rPrChange>
              </w:rPr>
              <w:t>Audio</w:t>
            </w:r>
          </w:p>
        </w:tc>
        <w:tc>
          <w:tcPr>
            <w:tcW w:w="1903" w:type="dxa"/>
            <w:tcMar>
              <w:left w:w="108" w:type="dxa"/>
              <w:right w:w="108" w:type="dxa"/>
            </w:tcMar>
          </w:tcPr>
          <w:p w14:paraId="4AB5750C" w14:textId="44ADA3C9"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353" w:author="Zachary Cappella" w:date="2023-10-23T16:02:00Z">
                  <w:rPr>
                    <w:rFonts w:ascii="Times New Roman" w:hAnsi="Times New Roman" w:cs="Times New Roman"/>
                  </w:rPr>
                </w:rPrChange>
              </w:rPr>
              <w:pPrChange w:id="1354"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355" w:author="Zachary Cappella" w:date="2023-10-23T16:02:00Z">
                  <w:rPr>
                    <w:rFonts w:ascii="Times New Roman" w:eastAsia="Times New Roman" w:hAnsi="Times New Roman" w:cs="Times New Roman"/>
                    <w:sz w:val="24"/>
                    <w:szCs w:val="24"/>
                  </w:rPr>
                </w:rPrChange>
              </w:rPr>
              <w:t>AudioID</w:t>
            </w:r>
          </w:p>
        </w:tc>
        <w:tc>
          <w:tcPr>
            <w:tcW w:w="1819" w:type="dxa"/>
            <w:tcMar>
              <w:left w:w="108" w:type="dxa"/>
              <w:right w:w="108" w:type="dxa"/>
            </w:tcMar>
          </w:tcPr>
          <w:p w14:paraId="00B622FD" w14:textId="455DCB1D"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356" w:author="Zachary Cappella" w:date="2023-10-23T16:02:00Z">
                  <w:rPr>
                    <w:rFonts w:ascii="Times New Roman" w:hAnsi="Times New Roman" w:cs="Times New Roman"/>
                  </w:rPr>
                </w:rPrChange>
              </w:rPr>
              <w:pPrChange w:id="1357"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358" w:author="Zachary Cappella" w:date="2023-10-23T16:02:00Z">
                  <w:rPr>
                    <w:rFonts w:ascii="Times New Roman" w:eastAsia="Times New Roman" w:hAnsi="Times New Roman" w:cs="Times New Roman"/>
                    <w:sz w:val="24"/>
                    <w:szCs w:val="24"/>
                  </w:rPr>
                </w:rPrChange>
              </w:rPr>
              <w:t xml:space="preserve">INT  </w:t>
            </w:r>
          </w:p>
        </w:tc>
        <w:tc>
          <w:tcPr>
            <w:tcW w:w="1834" w:type="dxa"/>
            <w:tcMar>
              <w:left w:w="108" w:type="dxa"/>
              <w:right w:w="108" w:type="dxa"/>
            </w:tcMar>
          </w:tcPr>
          <w:p w14:paraId="34617E45" w14:textId="1DC13CE6"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359" w:author="Zachary Cappella" w:date="2023-10-23T16:02:00Z">
                  <w:rPr>
                    <w:rFonts w:ascii="Times New Roman" w:hAnsi="Times New Roman" w:cs="Times New Roman"/>
                  </w:rPr>
                </w:rPrChange>
              </w:rPr>
              <w:pPrChange w:id="1360"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361" w:author="Zachary Cappella" w:date="2023-10-23T16:02:00Z">
                  <w:rPr>
                    <w:rFonts w:ascii="Times New Roman" w:eastAsia="Times New Roman" w:hAnsi="Times New Roman" w:cs="Times New Roman"/>
                    <w:sz w:val="24"/>
                    <w:szCs w:val="24"/>
                  </w:rPr>
                </w:rPrChange>
              </w:rPr>
              <w:t xml:space="preserve">Unique identifier for each audio recording              </w:t>
            </w:r>
          </w:p>
        </w:tc>
        <w:tc>
          <w:tcPr>
            <w:tcW w:w="1947" w:type="dxa"/>
            <w:tcMar>
              <w:left w:w="108" w:type="dxa"/>
              <w:right w:w="108" w:type="dxa"/>
            </w:tcMar>
          </w:tcPr>
          <w:p w14:paraId="5EE0EA75" w14:textId="7B73C8E9"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362" w:author="Zachary Cappella" w:date="2023-10-23T16:02:00Z">
                  <w:rPr>
                    <w:rFonts w:ascii="Times New Roman" w:hAnsi="Times New Roman" w:cs="Times New Roman"/>
                  </w:rPr>
                </w:rPrChange>
              </w:rPr>
              <w:pPrChange w:id="1363"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364" w:author="Zachary Cappella" w:date="2023-10-23T16:02:00Z">
                  <w:rPr>
                    <w:rFonts w:ascii="Times New Roman" w:eastAsia="Times New Roman" w:hAnsi="Times New Roman" w:cs="Times New Roman"/>
                    <w:sz w:val="24"/>
                    <w:szCs w:val="24"/>
                  </w:rPr>
                </w:rPrChange>
              </w:rPr>
              <w:t xml:space="preserve">Primary Key, Not Null             </w:t>
            </w:r>
          </w:p>
        </w:tc>
      </w:tr>
      <w:tr w:rsidR="002521BA" w:rsidRPr="00035CEB" w14:paraId="6B78F4CB"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2281E8F5" w14:textId="6B01D646" w:rsidR="002521BA" w:rsidRPr="00035CEB" w:rsidRDefault="002521BA">
            <w:pPr>
              <w:spacing w:line="360" w:lineRule="auto"/>
              <w:rPr>
                <w:rFonts w:ascii="Times New Roman" w:eastAsia="Times New Roman" w:hAnsi="Times New Roman" w:cs="Times New Roman"/>
                <w:sz w:val="20"/>
                <w:szCs w:val="20"/>
                <w:rPrChange w:id="1365" w:author="Zachary Cappella" w:date="2023-10-23T16:02:00Z">
                  <w:rPr>
                    <w:rFonts w:ascii="Times New Roman" w:eastAsia="Times New Roman" w:hAnsi="Times New Roman" w:cs="Times New Roman"/>
                    <w:sz w:val="24"/>
                    <w:szCs w:val="24"/>
                  </w:rPr>
                </w:rPrChange>
              </w:rPr>
              <w:pPrChange w:id="1366" w:author="Zachary Cappella" w:date="2023-10-09T13:10:00Z">
                <w:pPr/>
              </w:pPrChange>
            </w:pPr>
          </w:p>
        </w:tc>
        <w:tc>
          <w:tcPr>
            <w:tcW w:w="1903" w:type="dxa"/>
            <w:tcMar>
              <w:left w:w="108" w:type="dxa"/>
              <w:right w:w="108" w:type="dxa"/>
            </w:tcMar>
          </w:tcPr>
          <w:p w14:paraId="375F5F6B" w14:textId="6323D7B1"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Change w:id="1367" w:author="Zachary Cappella" w:date="2023-10-23T16:02:00Z">
                  <w:rPr>
                    <w:rFonts w:ascii="Times New Roman" w:eastAsia="Times New Roman" w:hAnsi="Times New Roman" w:cs="Times New Roman"/>
                    <w:sz w:val="24"/>
                    <w:szCs w:val="24"/>
                  </w:rPr>
                </w:rPrChange>
              </w:rPr>
              <w:pPrChange w:id="1368"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369" w:author="Zachary Cappella" w:date="2023-10-23T16:02:00Z">
                  <w:rPr>
                    <w:rFonts w:ascii="Times New Roman" w:eastAsia="Times New Roman" w:hAnsi="Times New Roman" w:cs="Times New Roman"/>
                    <w:sz w:val="24"/>
                    <w:szCs w:val="24"/>
                  </w:rPr>
                </w:rPrChange>
              </w:rPr>
              <w:t>UserID</w:t>
            </w:r>
          </w:p>
        </w:tc>
        <w:tc>
          <w:tcPr>
            <w:tcW w:w="1819" w:type="dxa"/>
            <w:tcMar>
              <w:left w:w="108" w:type="dxa"/>
              <w:right w:w="108" w:type="dxa"/>
            </w:tcMar>
          </w:tcPr>
          <w:p w14:paraId="5A7C422B" w14:textId="70A44011"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Change w:id="1370" w:author="Zachary Cappella" w:date="2023-10-23T16:02:00Z">
                  <w:rPr>
                    <w:rFonts w:ascii="Times New Roman" w:eastAsia="Times New Roman" w:hAnsi="Times New Roman" w:cs="Times New Roman"/>
                    <w:sz w:val="24"/>
                    <w:szCs w:val="24"/>
                  </w:rPr>
                </w:rPrChange>
              </w:rPr>
              <w:pPrChange w:id="137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372" w:author="Zachary Cappella" w:date="2023-10-23T16:02:00Z">
                  <w:rPr>
                    <w:rFonts w:ascii="Times New Roman" w:eastAsia="Times New Roman" w:hAnsi="Times New Roman" w:cs="Times New Roman"/>
                    <w:sz w:val="24"/>
                    <w:szCs w:val="24"/>
                  </w:rPr>
                </w:rPrChange>
              </w:rPr>
              <w:t>INT</w:t>
            </w:r>
          </w:p>
        </w:tc>
        <w:tc>
          <w:tcPr>
            <w:tcW w:w="1834" w:type="dxa"/>
            <w:tcMar>
              <w:left w:w="108" w:type="dxa"/>
              <w:right w:w="108" w:type="dxa"/>
            </w:tcMar>
          </w:tcPr>
          <w:p w14:paraId="70D8E147" w14:textId="45598A7B"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Change w:id="1373" w:author="Zachary Cappella" w:date="2023-10-23T16:02:00Z">
                  <w:rPr>
                    <w:rFonts w:ascii="Times New Roman" w:eastAsia="Times New Roman" w:hAnsi="Times New Roman" w:cs="Times New Roman"/>
                    <w:sz w:val="24"/>
                    <w:szCs w:val="24"/>
                  </w:rPr>
                </w:rPrChange>
              </w:rPr>
              <w:pPrChange w:id="137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375" w:author="Zachary Cappella" w:date="2023-10-23T16:02:00Z">
                  <w:rPr>
                    <w:rFonts w:ascii="Times New Roman" w:eastAsia="Times New Roman" w:hAnsi="Times New Roman" w:cs="Times New Roman"/>
                    <w:sz w:val="24"/>
                    <w:szCs w:val="24"/>
                  </w:rPr>
                </w:rPrChange>
              </w:rPr>
              <w:t>Foreign key referencing Users table</w:t>
            </w:r>
          </w:p>
        </w:tc>
        <w:tc>
          <w:tcPr>
            <w:tcW w:w="1947" w:type="dxa"/>
            <w:tcMar>
              <w:left w:w="108" w:type="dxa"/>
              <w:right w:w="108" w:type="dxa"/>
            </w:tcMar>
          </w:tcPr>
          <w:p w14:paraId="7FA62BD1" w14:textId="5B97BE6A"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Change w:id="1376" w:author="Zachary Cappella" w:date="2023-10-23T16:02:00Z">
                  <w:rPr>
                    <w:rFonts w:ascii="Times New Roman" w:eastAsia="Times New Roman" w:hAnsi="Times New Roman" w:cs="Times New Roman"/>
                    <w:sz w:val="24"/>
                    <w:szCs w:val="24"/>
                  </w:rPr>
                </w:rPrChange>
              </w:rPr>
              <w:pPrChange w:id="1377"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378" w:author="Zachary Cappella" w:date="2023-10-23T16:02:00Z">
                  <w:rPr>
                    <w:rFonts w:ascii="Times New Roman" w:eastAsia="Times New Roman" w:hAnsi="Times New Roman" w:cs="Times New Roman"/>
                    <w:sz w:val="24"/>
                    <w:szCs w:val="24"/>
                  </w:rPr>
                </w:rPrChange>
              </w:rPr>
              <w:t>Foreign Key, Not Null</w:t>
            </w:r>
          </w:p>
        </w:tc>
      </w:tr>
      <w:tr w:rsidR="002521BA" w:rsidRPr="00035CEB" w14:paraId="1FB4DE5C"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6188104F" w14:textId="0527494F" w:rsidR="002521BA" w:rsidRPr="00035CEB" w:rsidRDefault="002521BA">
            <w:pPr>
              <w:spacing w:line="360" w:lineRule="auto"/>
              <w:rPr>
                <w:rFonts w:ascii="Times New Roman" w:hAnsi="Times New Roman" w:cs="Times New Roman"/>
                <w:sz w:val="20"/>
                <w:szCs w:val="20"/>
                <w:rPrChange w:id="1379" w:author="Zachary Cappella" w:date="2023-10-23T16:02:00Z">
                  <w:rPr>
                    <w:rFonts w:ascii="Times New Roman" w:hAnsi="Times New Roman" w:cs="Times New Roman"/>
                  </w:rPr>
                </w:rPrChange>
              </w:rPr>
              <w:pPrChange w:id="1380" w:author="Zachary Cappella" w:date="2023-10-09T13:10:00Z">
                <w:pPr/>
              </w:pPrChange>
            </w:pPr>
            <w:r w:rsidRPr="00035CEB">
              <w:rPr>
                <w:rFonts w:ascii="Times New Roman" w:eastAsia="Times New Roman" w:hAnsi="Times New Roman" w:cs="Times New Roman"/>
                <w:sz w:val="20"/>
                <w:szCs w:val="20"/>
                <w:rPrChange w:id="1381"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0EF7738D" w14:textId="4A1048CF"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382" w:author="Zachary Cappella" w:date="2023-10-23T16:02:00Z">
                  <w:rPr>
                    <w:rFonts w:ascii="Times New Roman" w:hAnsi="Times New Roman" w:cs="Times New Roman"/>
                  </w:rPr>
                </w:rPrChange>
              </w:rPr>
              <w:pPrChange w:id="1383"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384" w:author="Zachary Cappella" w:date="2023-10-23T16:02:00Z">
                  <w:rPr>
                    <w:rFonts w:ascii="Times New Roman" w:eastAsia="Times New Roman" w:hAnsi="Times New Roman" w:cs="Times New Roman"/>
                    <w:sz w:val="24"/>
                    <w:szCs w:val="24"/>
                  </w:rPr>
                </w:rPrChange>
              </w:rPr>
              <w:t>FilePath</w:t>
            </w:r>
          </w:p>
        </w:tc>
        <w:tc>
          <w:tcPr>
            <w:tcW w:w="1819" w:type="dxa"/>
            <w:tcMar>
              <w:left w:w="108" w:type="dxa"/>
              <w:right w:w="108" w:type="dxa"/>
            </w:tcMar>
          </w:tcPr>
          <w:p w14:paraId="13F5F766" w14:textId="33682EF3"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385" w:author="Zachary Cappella" w:date="2023-10-23T16:02:00Z">
                  <w:rPr>
                    <w:rFonts w:ascii="Times New Roman" w:hAnsi="Times New Roman" w:cs="Times New Roman"/>
                  </w:rPr>
                </w:rPrChange>
              </w:rPr>
              <w:pPrChange w:id="1386"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387" w:author="Zachary Cappella" w:date="2023-10-23T16:02:00Z">
                  <w:rPr>
                    <w:rFonts w:ascii="Times New Roman" w:eastAsia="Times New Roman" w:hAnsi="Times New Roman" w:cs="Times New Roman"/>
                    <w:sz w:val="24"/>
                    <w:szCs w:val="24"/>
                  </w:rPr>
                </w:rPrChange>
              </w:rPr>
              <w:t xml:space="preserve">VARCHAR </w:t>
            </w:r>
          </w:p>
        </w:tc>
        <w:tc>
          <w:tcPr>
            <w:tcW w:w="1834" w:type="dxa"/>
            <w:tcMar>
              <w:left w:w="108" w:type="dxa"/>
              <w:right w:w="108" w:type="dxa"/>
            </w:tcMar>
          </w:tcPr>
          <w:p w14:paraId="2FC438F5" w14:textId="4531393F"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388" w:author="Zachary Cappella" w:date="2023-10-23T16:02:00Z">
                  <w:rPr>
                    <w:rFonts w:ascii="Times New Roman" w:hAnsi="Times New Roman" w:cs="Times New Roman"/>
                  </w:rPr>
                </w:rPrChange>
              </w:rPr>
              <w:pPrChange w:id="138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390" w:author="Zachary Cappella" w:date="2023-10-23T16:02:00Z">
                  <w:rPr>
                    <w:rFonts w:ascii="Times New Roman" w:eastAsia="Times New Roman" w:hAnsi="Times New Roman" w:cs="Times New Roman"/>
                    <w:sz w:val="24"/>
                    <w:szCs w:val="24"/>
                  </w:rPr>
                </w:rPrChange>
              </w:rPr>
              <w:t xml:space="preserve">Path to the stored audio file                           </w:t>
            </w:r>
          </w:p>
        </w:tc>
        <w:tc>
          <w:tcPr>
            <w:tcW w:w="1947" w:type="dxa"/>
            <w:tcMar>
              <w:left w:w="108" w:type="dxa"/>
              <w:right w:w="108" w:type="dxa"/>
            </w:tcMar>
          </w:tcPr>
          <w:p w14:paraId="03019C1F" w14:textId="7C69E1D3"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391" w:author="Zachary Cappella" w:date="2023-10-23T16:02:00Z">
                  <w:rPr>
                    <w:rFonts w:ascii="Times New Roman" w:hAnsi="Times New Roman" w:cs="Times New Roman"/>
                  </w:rPr>
                </w:rPrChange>
              </w:rPr>
              <w:pPrChange w:id="1392"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393" w:author="Zachary Cappella" w:date="2023-10-23T16:02:00Z">
                  <w:rPr>
                    <w:rFonts w:ascii="Times New Roman" w:eastAsia="Times New Roman" w:hAnsi="Times New Roman" w:cs="Times New Roman"/>
                    <w:sz w:val="24"/>
                    <w:szCs w:val="24"/>
                  </w:rPr>
                </w:rPrChange>
              </w:rPr>
              <w:t xml:space="preserve">Not Null           </w:t>
            </w:r>
          </w:p>
        </w:tc>
      </w:tr>
      <w:tr w:rsidR="002521BA" w:rsidRPr="00035CEB" w14:paraId="1B824C20"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523AABC8" w14:textId="1A647BC2" w:rsidR="002521BA" w:rsidRPr="00035CEB" w:rsidRDefault="002521BA">
            <w:pPr>
              <w:spacing w:line="360" w:lineRule="auto"/>
              <w:rPr>
                <w:rFonts w:ascii="Times New Roman" w:hAnsi="Times New Roman" w:cs="Times New Roman"/>
                <w:sz w:val="20"/>
                <w:szCs w:val="20"/>
                <w:rPrChange w:id="1394" w:author="Zachary Cappella" w:date="2023-10-23T16:02:00Z">
                  <w:rPr>
                    <w:rFonts w:ascii="Times New Roman" w:hAnsi="Times New Roman" w:cs="Times New Roman"/>
                  </w:rPr>
                </w:rPrChange>
              </w:rPr>
              <w:pPrChange w:id="1395" w:author="Zachary Cappella" w:date="2023-10-09T13:10:00Z">
                <w:pPr/>
              </w:pPrChange>
            </w:pPr>
            <w:r w:rsidRPr="00035CEB">
              <w:rPr>
                <w:rFonts w:ascii="Times New Roman" w:eastAsia="Times New Roman" w:hAnsi="Times New Roman" w:cs="Times New Roman"/>
                <w:sz w:val="20"/>
                <w:szCs w:val="20"/>
                <w:rPrChange w:id="1396"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3805D16E" w14:textId="7F1DE210"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397" w:author="Zachary Cappella" w:date="2023-10-23T16:02:00Z">
                  <w:rPr>
                    <w:rFonts w:ascii="Times New Roman" w:hAnsi="Times New Roman" w:cs="Times New Roman"/>
                  </w:rPr>
                </w:rPrChange>
              </w:rPr>
              <w:pPrChange w:id="1398"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399" w:author="Zachary Cappella" w:date="2023-10-23T16:02:00Z">
                  <w:rPr>
                    <w:rFonts w:ascii="Times New Roman" w:eastAsia="Times New Roman" w:hAnsi="Times New Roman" w:cs="Times New Roman"/>
                    <w:sz w:val="24"/>
                    <w:szCs w:val="24"/>
                  </w:rPr>
                </w:rPrChange>
              </w:rPr>
              <w:t>DateRecorded</w:t>
            </w:r>
          </w:p>
        </w:tc>
        <w:tc>
          <w:tcPr>
            <w:tcW w:w="1819" w:type="dxa"/>
            <w:tcMar>
              <w:left w:w="108" w:type="dxa"/>
              <w:right w:w="108" w:type="dxa"/>
            </w:tcMar>
          </w:tcPr>
          <w:p w14:paraId="7AA91CAB" w14:textId="34AD2EB0"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400" w:author="Zachary Cappella" w:date="2023-10-23T16:02:00Z">
                  <w:rPr>
                    <w:rFonts w:ascii="Times New Roman" w:hAnsi="Times New Roman" w:cs="Times New Roman"/>
                  </w:rPr>
                </w:rPrChange>
              </w:rPr>
              <w:pPrChange w:id="140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402" w:author="Zachary Cappella" w:date="2023-10-23T16:02:00Z">
                  <w:rPr>
                    <w:rFonts w:ascii="Times New Roman" w:eastAsia="Times New Roman" w:hAnsi="Times New Roman" w:cs="Times New Roman"/>
                    <w:sz w:val="24"/>
                    <w:szCs w:val="24"/>
                  </w:rPr>
                </w:rPrChange>
              </w:rPr>
              <w:t xml:space="preserve">DATE      </w:t>
            </w:r>
          </w:p>
        </w:tc>
        <w:tc>
          <w:tcPr>
            <w:tcW w:w="1834" w:type="dxa"/>
            <w:tcMar>
              <w:left w:w="108" w:type="dxa"/>
              <w:right w:w="108" w:type="dxa"/>
            </w:tcMar>
          </w:tcPr>
          <w:p w14:paraId="7334D15D" w14:textId="1A4A2836"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403" w:author="Zachary Cappella" w:date="2023-10-23T16:02:00Z">
                  <w:rPr>
                    <w:rFonts w:ascii="Times New Roman" w:hAnsi="Times New Roman" w:cs="Times New Roman"/>
                  </w:rPr>
                </w:rPrChange>
              </w:rPr>
              <w:pPrChange w:id="140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405" w:author="Zachary Cappella" w:date="2023-10-23T16:02:00Z">
                  <w:rPr>
                    <w:rFonts w:ascii="Times New Roman" w:eastAsia="Times New Roman" w:hAnsi="Times New Roman" w:cs="Times New Roman"/>
                    <w:sz w:val="24"/>
                    <w:szCs w:val="24"/>
                  </w:rPr>
                </w:rPrChange>
              </w:rPr>
              <w:t xml:space="preserve">Date when the audio was recorded                        </w:t>
            </w:r>
          </w:p>
        </w:tc>
        <w:tc>
          <w:tcPr>
            <w:tcW w:w="1947" w:type="dxa"/>
            <w:tcMar>
              <w:left w:w="108" w:type="dxa"/>
              <w:right w:w="108" w:type="dxa"/>
            </w:tcMar>
          </w:tcPr>
          <w:p w14:paraId="26000963" w14:textId="1B7649EA"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406" w:author="Zachary Cappella" w:date="2023-10-23T16:02:00Z">
                  <w:rPr>
                    <w:rFonts w:ascii="Times New Roman" w:hAnsi="Times New Roman" w:cs="Times New Roman"/>
                  </w:rPr>
                </w:rPrChange>
              </w:rPr>
              <w:pPrChange w:id="1407"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408" w:author="Zachary Cappella" w:date="2023-10-23T16:02:00Z">
                  <w:rPr>
                    <w:rFonts w:ascii="Times New Roman" w:eastAsia="Times New Roman" w:hAnsi="Times New Roman" w:cs="Times New Roman"/>
                    <w:sz w:val="24"/>
                    <w:szCs w:val="24"/>
                  </w:rPr>
                </w:rPrChange>
              </w:rPr>
              <w:t xml:space="preserve">Not Null        </w:t>
            </w:r>
          </w:p>
        </w:tc>
      </w:tr>
      <w:tr w:rsidR="002521BA" w:rsidRPr="00035CEB" w14:paraId="4ACA3C9E"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4443A02A" w14:textId="5F311BE5" w:rsidR="002521BA" w:rsidRPr="00035CEB" w:rsidRDefault="002521BA">
            <w:pPr>
              <w:spacing w:line="360" w:lineRule="auto"/>
              <w:rPr>
                <w:rFonts w:ascii="Times New Roman" w:hAnsi="Times New Roman" w:cs="Times New Roman"/>
                <w:sz w:val="20"/>
                <w:szCs w:val="20"/>
                <w:rPrChange w:id="1409" w:author="Zachary Cappella" w:date="2023-10-23T16:02:00Z">
                  <w:rPr>
                    <w:rFonts w:ascii="Times New Roman" w:hAnsi="Times New Roman" w:cs="Times New Roman"/>
                  </w:rPr>
                </w:rPrChange>
              </w:rPr>
              <w:pPrChange w:id="1410" w:author="Zachary Cappella" w:date="2023-10-09T13:10:00Z">
                <w:pPr/>
              </w:pPrChange>
            </w:pPr>
            <w:r w:rsidRPr="00035CEB">
              <w:rPr>
                <w:rFonts w:ascii="Times New Roman" w:eastAsia="Times New Roman" w:hAnsi="Times New Roman" w:cs="Times New Roman"/>
                <w:sz w:val="20"/>
                <w:szCs w:val="20"/>
                <w:rPrChange w:id="1411"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2434148B" w14:textId="7C0A130E"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412" w:author="Zachary Cappella" w:date="2023-10-23T16:02:00Z">
                  <w:rPr>
                    <w:rFonts w:ascii="Times New Roman" w:hAnsi="Times New Roman" w:cs="Times New Roman"/>
                  </w:rPr>
                </w:rPrChange>
              </w:rPr>
              <w:pPrChange w:id="1413"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414" w:author="Zachary Cappella" w:date="2023-10-23T16:02:00Z">
                  <w:rPr>
                    <w:rFonts w:ascii="Times New Roman" w:eastAsia="Times New Roman" w:hAnsi="Times New Roman" w:cs="Times New Roman"/>
                    <w:sz w:val="24"/>
                    <w:szCs w:val="24"/>
                  </w:rPr>
                </w:rPrChange>
              </w:rPr>
              <w:t>Duration</w:t>
            </w:r>
          </w:p>
        </w:tc>
        <w:tc>
          <w:tcPr>
            <w:tcW w:w="1819" w:type="dxa"/>
            <w:tcMar>
              <w:left w:w="108" w:type="dxa"/>
              <w:right w:w="108" w:type="dxa"/>
            </w:tcMar>
          </w:tcPr>
          <w:p w14:paraId="1A7B3D12" w14:textId="620073C4"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415" w:author="Zachary Cappella" w:date="2023-10-23T16:02:00Z">
                  <w:rPr>
                    <w:rFonts w:ascii="Times New Roman" w:hAnsi="Times New Roman" w:cs="Times New Roman"/>
                  </w:rPr>
                </w:rPrChange>
              </w:rPr>
              <w:pPrChange w:id="1416"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417" w:author="Zachary Cappella" w:date="2023-10-23T16:02:00Z">
                  <w:rPr>
                    <w:rFonts w:ascii="Times New Roman" w:eastAsia="Times New Roman" w:hAnsi="Times New Roman" w:cs="Times New Roman"/>
                    <w:sz w:val="24"/>
                    <w:szCs w:val="24"/>
                  </w:rPr>
                </w:rPrChange>
              </w:rPr>
              <w:t xml:space="preserve"> TIME</w:t>
            </w:r>
          </w:p>
        </w:tc>
        <w:tc>
          <w:tcPr>
            <w:tcW w:w="1834" w:type="dxa"/>
            <w:tcMar>
              <w:left w:w="108" w:type="dxa"/>
              <w:right w:w="108" w:type="dxa"/>
            </w:tcMar>
          </w:tcPr>
          <w:p w14:paraId="50AC640E" w14:textId="4FFE79C3"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418" w:author="Zachary Cappella" w:date="2023-10-23T16:02:00Z">
                  <w:rPr>
                    <w:rFonts w:ascii="Times New Roman" w:hAnsi="Times New Roman" w:cs="Times New Roman"/>
                  </w:rPr>
                </w:rPrChange>
              </w:rPr>
              <w:pPrChange w:id="141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420" w:author="Zachary Cappella" w:date="2023-10-23T16:02:00Z">
                  <w:rPr>
                    <w:rFonts w:ascii="Times New Roman" w:eastAsia="Times New Roman" w:hAnsi="Times New Roman" w:cs="Times New Roman"/>
                    <w:sz w:val="24"/>
                    <w:szCs w:val="24"/>
                  </w:rPr>
                </w:rPrChange>
              </w:rPr>
              <w:t xml:space="preserve">Duration of the audio recording                         </w:t>
            </w:r>
          </w:p>
        </w:tc>
        <w:tc>
          <w:tcPr>
            <w:tcW w:w="1947" w:type="dxa"/>
            <w:tcMar>
              <w:left w:w="108" w:type="dxa"/>
              <w:right w:w="108" w:type="dxa"/>
            </w:tcMar>
          </w:tcPr>
          <w:p w14:paraId="1C357CF2" w14:textId="5CE54121"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421" w:author="Zachary Cappella" w:date="2023-10-23T16:02:00Z">
                  <w:rPr>
                    <w:rFonts w:ascii="Times New Roman" w:hAnsi="Times New Roman" w:cs="Times New Roman"/>
                  </w:rPr>
                </w:rPrChange>
              </w:rPr>
              <w:pPrChange w:id="1422"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423" w:author="Zachary Cappella" w:date="2023-10-23T16:02:00Z">
                  <w:rPr>
                    <w:rFonts w:ascii="Times New Roman" w:eastAsia="Times New Roman" w:hAnsi="Times New Roman" w:cs="Times New Roman"/>
                    <w:sz w:val="24"/>
                    <w:szCs w:val="24"/>
                  </w:rPr>
                </w:rPrChange>
              </w:rPr>
              <w:t xml:space="preserve">Not Null                          </w:t>
            </w:r>
          </w:p>
        </w:tc>
      </w:tr>
      <w:tr w:rsidR="002521BA" w:rsidRPr="00035CEB" w14:paraId="5D22DF19"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73999967" w14:textId="0ABF12F6" w:rsidR="002521BA" w:rsidRPr="00035CEB" w:rsidRDefault="002521BA">
            <w:pPr>
              <w:spacing w:line="360" w:lineRule="auto"/>
              <w:rPr>
                <w:rFonts w:ascii="Times New Roman" w:hAnsi="Times New Roman" w:cs="Times New Roman"/>
                <w:sz w:val="20"/>
                <w:szCs w:val="20"/>
                <w:rPrChange w:id="1424" w:author="Zachary Cappella" w:date="2023-10-23T16:02:00Z">
                  <w:rPr>
                    <w:rFonts w:ascii="Times New Roman" w:hAnsi="Times New Roman" w:cs="Times New Roman"/>
                  </w:rPr>
                </w:rPrChange>
              </w:rPr>
              <w:pPrChange w:id="1425" w:author="Zachary Cappella" w:date="2023-10-09T13:10:00Z">
                <w:pPr/>
              </w:pPrChange>
            </w:pPr>
            <w:r w:rsidRPr="00035CEB">
              <w:rPr>
                <w:rFonts w:ascii="Times New Roman" w:eastAsia="Times New Roman" w:hAnsi="Times New Roman" w:cs="Times New Roman"/>
                <w:sz w:val="20"/>
                <w:szCs w:val="20"/>
                <w:rPrChange w:id="1426"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50162AB1" w14:textId="6C46CE24"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427" w:author="Zachary Cappella" w:date="2023-10-23T16:02:00Z">
                  <w:rPr>
                    <w:rFonts w:ascii="Times New Roman" w:hAnsi="Times New Roman" w:cs="Times New Roman"/>
                  </w:rPr>
                </w:rPrChange>
              </w:rPr>
              <w:pPrChange w:id="1428"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429" w:author="Zachary Cappella" w:date="2023-10-23T16:02:00Z">
                  <w:rPr>
                    <w:rFonts w:ascii="Times New Roman" w:eastAsia="Times New Roman" w:hAnsi="Times New Roman" w:cs="Times New Roman"/>
                    <w:sz w:val="24"/>
                    <w:szCs w:val="24"/>
                  </w:rPr>
                </w:rPrChange>
              </w:rPr>
              <w:t>Description</w:t>
            </w:r>
          </w:p>
        </w:tc>
        <w:tc>
          <w:tcPr>
            <w:tcW w:w="1819" w:type="dxa"/>
            <w:tcMar>
              <w:left w:w="108" w:type="dxa"/>
              <w:right w:w="108" w:type="dxa"/>
            </w:tcMar>
          </w:tcPr>
          <w:p w14:paraId="23BB7833" w14:textId="7BB33B32"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430" w:author="Zachary Cappella" w:date="2023-10-23T16:02:00Z">
                  <w:rPr>
                    <w:rFonts w:ascii="Times New Roman" w:hAnsi="Times New Roman" w:cs="Times New Roman"/>
                  </w:rPr>
                </w:rPrChange>
              </w:rPr>
              <w:pPrChange w:id="143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432" w:author="Zachary Cappella" w:date="2023-10-23T16:02:00Z">
                  <w:rPr>
                    <w:rFonts w:ascii="Times New Roman" w:eastAsia="Times New Roman" w:hAnsi="Times New Roman" w:cs="Times New Roman"/>
                    <w:sz w:val="24"/>
                    <w:szCs w:val="24"/>
                  </w:rPr>
                </w:rPrChange>
              </w:rPr>
              <w:t xml:space="preserve">VARCHAR                       </w:t>
            </w:r>
          </w:p>
        </w:tc>
        <w:tc>
          <w:tcPr>
            <w:tcW w:w="1834" w:type="dxa"/>
            <w:tcMar>
              <w:left w:w="108" w:type="dxa"/>
              <w:right w:w="108" w:type="dxa"/>
            </w:tcMar>
          </w:tcPr>
          <w:p w14:paraId="39170BEE" w14:textId="65DAA4DD"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433" w:author="Zachary Cappella" w:date="2023-10-23T16:02:00Z">
                  <w:rPr>
                    <w:rFonts w:ascii="Times New Roman" w:hAnsi="Times New Roman" w:cs="Times New Roman"/>
                  </w:rPr>
                </w:rPrChange>
              </w:rPr>
              <w:pPrChange w:id="143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435" w:author="Zachary Cappella" w:date="2023-10-23T16:02:00Z">
                  <w:rPr>
                    <w:rFonts w:ascii="Times New Roman" w:eastAsia="Times New Roman" w:hAnsi="Times New Roman" w:cs="Times New Roman"/>
                    <w:sz w:val="24"/>
                    <w:szCs w:val="24"/>
                  </w:rPr>
                </w:rPrChange>
              </w:rPr>
              <w:t xml:space="preserve">Optional notes added by the user about the recording    </w:t>
            </w:r>
          </w:p>
        </w:tc>
        <w:tc>
          <w:tcPr>
            <w:tcW w:w="1947" w:type="dxa"/>
            <w:tcMar>
              <w:left w:w="108" w:type="dxa"/>
              <w:right w:w="108" w:type="dxa"/>
            </w:tcMar>
          </w:tcPr>
          <w:p w14:paraId="3F55BFE6" w14:textId="4B3D9861"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436" w:author="Zachary Cappella" w:date="2023-10-23T16:02:00Z">
                  <w:rPr>
                    <w:rFonts w:ascii="Times New Roman" w:hAnsi="Times New Roman" w:cs="Times New Roman"/>
                  </w:rPr>
                </w:rPrChange>
              </w:rPr>
              <w:pPrChange w:id="1437"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438" w:author="Zachary Cappella" w:date="2023-10-23T16:02:00Z">
                  <w:rPr>
                    <w:rFonts w:ascii="Times New Roman" w:eastAsia="Times New Roman" w:hAnsi="Times New Roman" w:cs="Times New Roman"/>
                    <w:sz w:val="24"/>
                    <w:szCs w:val="24"/>
                  </w:rPr>
                </w:rPrChange>
              </w:rPr>
              <w:t xml:space="preserve">Nullable  </w:t>
            </w:r>
          </w:p>
        </w:tc>
      </w:tr>
    </w:tbl>
    <w:p w14:paraId="1EE8422F" w14:textId="4FDBC9DF" w:rsidR="00E46F03" w:rsidRPr="00035CEB" w:rsidRDefault="00AC1DF2">
      <w:pPr>
        <w:jc w:val="center"/>
        <w:rPr>
          <w:ins w:id="1439" w:author="Zachary Cappella" w:date="2023-10-09T13:34:00Z"/>
          <w:rFonts w:ascii="Times New Roman" w:hAnsi="Times New Roman" w:cs="Times New Roman"/>
          <w:rPrChange w:id="1440" w:author="Zachary Cappella" w:date="2023-10-23T16:02:00Z">
            <w:rPr>
              <w:ins w:id="1441" w:author="Zachary Cappella" w:date="2023-10-09T13:34:00Z"/>
            </w:rPr>
          </w:rPrChange>
        </w:rPr>
        <w:pPrChange w:id="1442" w:author="Zachary Cappella" w:date="2023-10-09T13:35:00Z">
          <w:pPr/>
        </w:pPrChange>
      </w:pPr>
      <w:ins w:id="1443" w:author="Zachary Cappella" w:date="2023-10-09T13:35:00Z">
        <w:r w:rsidRPr="00035CEB">
          <w:rPr>
            <w:rFonts w:ascii="Times New Roman" w:hAnsi="Times New Roman" w:cs="Times New Roman"/>
          </w:rPr>
          <w:t xml:space="preserve">Table </w:t>
        </w:r>
      </w:ins>
      <w:ins w:id="1444" w:author="Zachary Cappella" w:date="2023-10-09T13:36:00Z">
        <w:r w:rsidRPr="00035CEB">
          <w:rPr>
            <w:rFonts w:ascii="Times New Roman" w:hAnsi="Times New Roman" w:cs="Times New Roman"/>
          </w:rPr>
          <w:t>5</w:t>
        </w:r>
      </w:ins>
      <w:ins w:id="1445" w:author="Zachary Cappella" w:date="2023-10-09T13:35:00Z">
        <w:r w:rsidRPr="00035CEB">
          <w:rPr>
            <w:rFonts w:ascii="Times New Roman" w:hAnsi="Times New Roman" w:cs="Times New Roman"/>
          </w:rPr>
          <w:t xml:space="preserve"> </w:t>
        </w:r>
      </w:ins>
      <w:ins w:id="1446" w:author="Zachary Cappella" w:date="2023-10-09T13:36:00Z">
        <w:r w:rsidRPr="00035CEB">
          <w:rPr>
            <w:rFonts w:ascii="Times New Roman" w:hAnsi="Times New Roman" w:cs="Times New Roman"/>
          </w:rPr>
          <w:t>–</w:t>
        </w:r>
      </w:ins>
      <w:ins w:id="1447" w:author="Zachary Cappella" w:date="2023-10-09T13:35:00Z">
        <w:r w:rsidRPr="00035CEB">
          <w:rPr>
            <w:rFonts w:ascii="Times New Roman" w:hAnsi="Times New Roman" w:cs="Times New Roman"/>
          </w:rPr>
          <w:t xml:space="preserve"> </w:t>
        </w:r>
      </w:ins>
      <w:ins w:id="1448" w:author="Zachary Cappella" w:date="2023-10-09T13:36:00Z">
        <w:r w:rsidRPr="00035CEB">
          <w:rPr>
            <w:rFonts w:ascii="Times New Roman" w:hAnsi="Times New Roman" w:cs="Times New Roman"/>
          </w:rPr>
          <w:t>Audio Table</w:t>
        </w:r>
      </w:ins>
    </w:p>
    <w:p w14:paraId="6A45CDD3" w14:textId="567A75CF" w:rsidR="00325B3E" w:rsidRPr="00035CEB" w:rsidRDefault="00325B3E" w:rsidP="00325B3E">
      <w:pPr>
        <w:pStyle w:val="Heading3"/>
        <w:rPr>
          <w:ins w:id="1449" w:author="Zachary Cappella" w:date="2023-10-09T13:34:00Z"/>
          <w:rFonts w:ascii="Times New Roman" w:hAnsi="Times New Roman" w:cs="Times New Roman"/>
          <w:rPrChange w:id="1450" w:author="Zachary Cappella" w:date="2023-10-23T16:02:00Z">
            <w:rPr>
              <w:ins w:id="1451" w:author="Zachary Cappella" w:date="2023-10-09T13:34:00Z"/>
            </w:rPr>
          </w:rPrChange>
        </w:rPr>
      </w:pPr>
      <w:bookmarkStart w:id="1452" w:name="_Toc149373353"/>
      <w:ins w:id="1453" w:author="Zachary Cappella" w:date="2023-10-09T13:34:00Z">
        <w:r w:rsidRPr="00035CEB">
          <w:rPr>
            <w:rFonts w:ascii="Times New Roman" w:hAnsi="Times New Roman" w:cs="Times New Roman"/>
            <w:rPrChange w:id="1454" w:author="Zachary Cappella" w:date="2023-10-23T16:02:00Z">
              <w:rPr/>
            </w:rPrChange>
          </w:rPr>
          <w:lastRenderedPageBreak/>
          <w:t>4.2.3 Recognized Sounds Table</w:t>
        </w:r>
        <w:bookmarkEnd w:id="1452"/>
      </w:ins>
    </w:p>
    <w:p w14:paraId="353AB8A8" w14:textId="77777777" w:rsidR="00325B3E" w:rsidRPr="00035CEB" w:rsidRDefault="00325B3E" w:rsidP="00325B3E">
      <w:pPr>
        <w:rPr>
          <w:ins w:id="1455" w:author="Zachary Cappella" w:date="2023-10-09T13:33:00Z"/>
          <w:rFonts w:ascii="Times New Roman" w:hAnsi="Times New Roman" w:cs="Times New Roman"/>
          <w:rPrChange w:id="1456" w:author="Zachary Cappella" w:date="2023-10-23T16:02:00Z">
            <w:rPr>
              <w:ins w:id="1457" w:author="Zachary Cappella" w:date="2023-10-09T13:33:00Z"/>
            </w:rPr>
          </w:rPrChange>
        </w:rPr>
      </w:pPr>
    </w:p>
    <w:tbl>
      <w:tblPr>
        <w:tblStyle w:val="GridTable4"/>
        <w:tblW w:w="9473" w:type="dxa"/>
        <w:tblLayout w:type="fixed"/>
        <w:tblLook w:val="04A0" w:firstRow="1" w:lastRow="0" w:firstColumn="1" w:lastColumn="0" w:noHBand="0" w:noVBand="1"/>
        <w:tblPrChange w:id="1458" w:author="Zachary Cappella" w:date="2023-10-09T13:15:00Z">
          <w:tblPr>
            <w:tblStyle w:val="GridTable4"/>
            <w:tblW w:w="9473" w:type="dxa"/>
            <w:tblLayout w:type="fixed"/>
            <w:tblLook w:val="04A0" w:firstRow="1" w:lastRow="0" w:firstColumn="1" w:lastColumn="0" w:noHBand="0" w:noVBand="1"/>
          </w:tblPr>
        </w:tblPrChange>
      </w:tblPr>
      <w:tblGrid>
        <w:gridCol w:w="1970"/>
        <w:gridCol w:w="1903"/>
        <w:gridCol w:w="1819"/>
        <w:gridCol w:w="1834"/>
        <w:gridCol w:w="1947"/>
        <w:tblGridChange w:id="1459">
          <w:tblGrid>
            <w:gridCol w:w="1970"/>
            <w:gridCol w:w="1903"/>
            <w:gridCol w:w="1819"/>
            <w:gridCol w:w="1834"/>
            <w:gridCol w:w="1947"/>
          </w:tblGrid>
        </w:tblGridChange>
      </w:tblGrid>
      <w:tr w:rsidR="002521BA" w:rsidRPr="00035CEB" w14:paraId="51308304" w14:textId="77777777" w:rsidTr="002F0594">
        <w:trPr>
          <w:cnfStyle w:val="100000000000" w:firstRow="1" w:lastRow="0" w:firstColumn="0" w:lastColumn="0" w:oddVBand="0" w:evenVBand="0" w:oddHBand="0" w:evenHBand="0" w:firstRowFirstColumn="0" w:firstRowLastColumn="0" w:lastRowFirstColumn="0" w:lastRowLastColumn="0"/>
          <w:trHeight w:val="300"/>
          <w:ins w:id="1460" w:author="Zachary Cappella" w:date="2023-10-09T13:15:00Z"/>
          <w:trPrChange w:id="1461" w:author="Zachary Cappella" w:date="2023-10-09T13:1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tcMar>
              <w:left w:w="108" w:type="dxa"/>
              <w:right w:w="108" w:type="dxa"/>
            </w:tcMar>
            <w:tcPrChange w:id="1462" w:author="Zachary Cappella" w:date="2023-10-09T13:15:00Z">
              <w:tcPr>
                <w:tcW w:w="1970" w:type="dxa"/>
                <w:tcMar>
                  <w:left w:w="108" w:type="dxa"/>
                  <w:right w:w="108" w:type="dxa"/>
                </w:tcMar>
              </w:tcPr>
            </w:tcPrChange>
          </w:tcPr>
          <w:p w14:paraId="353E3017" w14:textId="3BCECF36" w:rsidR="002521BA" w:rsidRPr="00035CEB" w:rsidRDefault="002521BA" w:rsidP="002521BA">
            <w:pPr>
              <w:spacing w:line="360" w:lineRule="auto"/>
              <w:cnfStyle w:val="101000000000" w:firstRow="1" w:lastRow="0" w:firstColumn="1" w:lastColumn="0" w:oddVBand="0" w:evenVBand="0" w:oddHBand="0" w:evenHBand="0" w:firstRowFirstColumn="0" w:firstRowLastColumn="0" w:lastRowFirstColumn="0" w:lastRowLastColumn="0"/>
              <w:rPr>
                <w:ins w:id="1463" w:author="Zachary Cappella" w:date="2023-10-09T13:15:00Z"/>
                <w:rFonts w:ascii="Times New Roman" w:eastAsia="Times New Roman" w:hAnsi="Times New Roman" w:cs="Times New Roman"/>
                <w:sz w:val="20"/>
                <w:szCs w:val="20"/>
              </w:rPr>
            </w:pPr>
            <w:ins w:id="1464" w:author="Zachary Cappella" w:date="2023-10-09T13:15:00Z">
              <w:r w:rsidRPr="00035CEB">
                <w:rPr>
                  <w:rFonts w:ascii="Times New Roman" w:eastAsia="Times New Roman" w:hAnsi="Times New Roman" w:cs="Times New Roman"/>
                  <w:sz w:val="20"/>
                  <w:szCs w:val="20"/>
                </w:rPr>
                <w:t>Table Name</w:t>
              </w:r>
            </w:ins>
          </w:p>
        </w:tc>
        <w:tc>
          <w:tcPr>
            <w:tcW w:w="0" w:type="dxa"/>
            <w:tcMar>
              <w:left w:w="108" w:type="dxa"/>
              <w:right w:w="108" w:type="dxa"/>
            </w:tcMar>
            <w:tcPrChange w:id="1465" w:author="Zachary Cappella" w:date="2023-10-09T13:15:00Z">
              <w:tcPr>
                <w:tcW w:w="1903" w:type="dxa"/>
                <w:tcMar>
                  <w:left w:w="108" w:type="dxa"/>
                  <w:right w:w="108" w:type="dxa"/>
                </w:tcMar>
              </w:tcPr>
            </w:tcPrChange>
          </w:tcPr>
          <w:p w14:paraId="2DC7B561" w14:textId="5D85C5A0" w:rsidR="002521BA" w:rsidRPr="00035CEB" w:rsidRDefault="002521BA" w:rsidP="002521BA">
            <w:pPr>
              <w:spacing w:line="360" w:lineRule="auto"/>
              <w:cnfStyle w:val="100000000000" w:firstRow="1" w:lastRow="0" w:firstColumn="0" w:lastColumn="0" w:oddVBand="0" w:evenVBand="0" w:oddHBand="0" w:evenHBand="0" w:firstRowFirstColumn="0" w:firstRowLastColumn="0" w:lastRowFirstColumn="0" w:lastRowLastColumn="0"/>
              <w:rPr>
                <w:ins w:id="1466" w:author="Zachary Cappella" w:date="2023-10-09T13:15:00Z"/>
                <w:rFonts w:ascii="Times New Roman" w:eastAsia="Times New Roman" w:hAnsi="Times New Roman" w:cs="Times New Roman"/>
                <w:b w:val="0"/>
                <w:sz w:val="20"/>
                <w:szCs w:val="20"/>
                <w:rPrChange w:id="1467" w:author="Zachary Cappella" w:date="2023-10-23T16:02:00Z">
                  <w:rPr>
                    <w:ins w:id="1468" w:author="Zachary Cappella" w:date="2023-10-09T13:15:00Z"/>
                    <w:rFonts w:ascii="Times New Roman" w:eastAsia="Times New Roman" w:hAnsi="Times New Roman" w:cs="Times New Roman"/>
                    <w:sz w:val="20"/>
                    <w:szCs w:val="20"/>
                  </w:rPr>
                </w:rPrChange>
              </w:rPr>
            </w:pPr>
            <w:ins w:id="1469" w:author="Zachary Cappella" w:date="2023-10-09T13:15:00Z">
              <w:r w:rsidRPr="00035CEB">
                <w:rPr>
                  <w:rFonts w:ascii="Times New Roman" w:eastAsia="Times New Roman" w:hAnsi="Times New Roman" w:cs="Times New Roman"/>
                  <w:sz w:val="20"/>
                  <w:szCs w:val="20"/>
                </w:rPr>
                <w:t>Column Name</w:t>
              </w:r>
            </w:ins>
          </w:p>
        </w:tc>
        <w:tc>
          <w:tcPr>
            <w:tcW w:w="0" w:type="dxa"/>
            <w:tcMar>
              <w:left w:w="108" w:type="dxa"/>
              <w:right w:w="108" w:type="dxa"/>
            </w:tcMar>
            <w:tcPrChange w:id="1470" w:author="Zachary Cappella" w:date="2023-10-09T13:15:00Z">
              <w:tcPr>
                <w:tcW w:w="1819" w:type="dxa"/>
                <w:tcMar>
                  <w:left w:w="108" w:type="dxa"/>
                  <w:right w:w="108" w:type="dxa"/>
                </w:tcMar>
              </w:tcPr>
            </w:tcPrChange>
          </w:tcPr>
          <w:p w14:paraId="6186079A" w14:textId="6FFB7A77" w:rsidR="002521BA" w:rsidRPr="00035CEB" w:rsidRDefault="002521BA" w:rsidP="002521BA">
            <w:pPr>
              <w:spacing w:line="360" w:lineRule="auto"/>
              <w:cnfStyle w:val="100000000000" w:firstRow="1" w:lastRow="0" w:firstColumn="0" w:lastColumn="0" w:oddVBand="0" w:evenVBand="0" w:oddHBand="0" w:evenHBand="0" w:firstRowFirstColumn="0" w:firstRowLastColumn="0" w:lastRowFirstColumn="0" w:lastRowLastColumn="0"/>
              <w:rPr>
                <w:ins w:id="1471" w:author="Zachary Cappella" w:date="2023-10-09T13:15:00Z"/>
                <w:rFonts w:ascii="Times New Roman" w:eastAsia="Times New Roman" w:hAnsi="Times New Roman" w:cs="Times New Roman"/>
                <w:b w:val="0"/>
                <w:sz w:val="20"/>
                <w:szCs w:val="20"/>
                <w:rPrChange w:id="1472" w:author="Zachary Cappella" w:date="2023-10-23T16:02:00Z">
                  <w:rPr>
                    <w:ins w:id="1473" w:author="Zachary Cappella" w:date="2023-10-09T13:15:00Z"/>
                    <w:rFonts w:ascii="Times New Roman" w:eastAsia="Times New Roman" w:hAnsi="Times New Roman" w:cs="Times New Roman"/>
                    <w:sz w:val="20"/>
                    <w:szCs w:val="20"/>
                  </w:rPr>
                </w:rPrChange>
              </w:rPr>
            </w:pPr>
            <w:ins w:id="1474" w:author="Zachary Cappella" w:date="2023-10-09T13:15:00Z">
              <w:r w:rsidRPr="00035CEB">
                <w:rPr>
                  <w:rFonts w:ascii="Times New Roman" w:eastAsia="Times New Roman" w:hAnsi="Times New Roman" w:cs="Times New Roman"/>
                  <w:sz w:val="20"/>
                  <w:szCs w:val="20"/>
                </w:rPr>
                <w:t>Data Type</w:t>
              </w:r>
            </w:ins>
          </w:p>
        </w:tc>
        <w:tc>
          <w:tcPr>
            <w:tcW w:w="0" w:type="dxa"/>
            <w:tcMar>
              <w:left w:w="108" w:type="dxa"/>
              <w:right w:w="108" w:type="dxa"/>
            </w:tcMar>
            <w:tcPrChange w:id="1475" w:author="Zachary Cappella" w:date="2023-10-09T13:15:00Z">
              <w:tcPr>
                <w:tcW w:w="1834" w:type="dxa"/>
                <w:tcMar>
                  <w:left w:w="108" w:type="dxa"/>
                  <w:right w:w="108" w:type="dxa"/>
                </w:tcMar>
              </w:tcPr>
            </w:tcPrChange>
          </w:tcPr>
          <w:p w14:paraId="6DDE9614" w14:textId="1D96244A" w:rsidR="002521BA" w:rsidRPr="00035CEB" w:rsidRDefault="002521BA" w:rsidP="002521BA">
            <w:pPr>
              <w:spacing w:line="360" w:lineRule="auto"/>
              <w:cnfStyle w:val="100000000000" w:firstRow="1" w:lastRow="0" w:firstColumn="0" w:lastColumn="0" w:oddVBand="0" w:evenVBand="0" w:oddHBand="0" w:evenHBand="0" w:firstRowFirstColumn="0" w:firstRowLastColumn="0" w:lastRowFirstColumn="0" w:lastRowLastColumn="0"/>
              <w:rPr>
                <w:ins w:id="1476" w:author="Zachary Cappella" w:date="2023-10-09T13:15:00Z"/>
                <w:rFonts w:ascii="Times New Roman" w:eastAsia="Times New Roman" w:hAnsi="Times New Roman" w:cs="Times New Roman"/>
                <w:b w:val="0"/>
                <w:sz w:val="20"/>
                <w:szCs w:val="20"/>
                <w:rPrChange w:id="1477" w:author="Zachary Cappella" w:date="2023-10-23T16:02:00Z">
                  <w:rPr>
                    <w:ins w:id="1478" w:author="Zachary Cappella" w:date="2023-10-09T13:15:00Z"/>
                    <w:rFonts w:ascii="Times New Roman" w:eastAsia="Times New Roman" w:hAnsi="Times New Roman" w:cs="Times New Roman"/>
                    <w:sz w:val="20"/>
                    <w:szCs w:val="20"/>
                  </w:rPr>
                </w:rPrChange>
              </w:rPr>
            </w:pPr>
            <w:ins w:id="1479" w:author="Zachary Cappella" w:date="2023-10-09T13:15:00Z">
              <w:r w:rsidRPr="00035CEB">
                <w:rPr>
                  <w:rFonts w:ascii="Times New Roman" w:eastAsia="Times New Roman" w:hAnsi="Times New Roman" w:cs="Times New Roman"/>
                  <w:sz w:val="20"/>
                  <w:szCs w:val="20"/>
                </w:rPr>
                <w:t>Description</w:t>
              </w:r>
            </w:ins>
          </w:p>
        </w:tc>
        <w:tc>
          <w:tcPr>
            <w:tcW w:w="0" w:type="dxa"/>
            <w:tcMar>
              <w:left w:w="108" w:type="dxa"/>
              <w:right w:w="108" w:type="dxa"/>
            </w:tcMar>
            <w:tcPrChange w:id="1480" w:author="Zachary Cappella" w:date="2023-10-09T13:15:00Z">
              <w:tcPr>
                <w:tcW w:w="1947" w:type="dxa"/>
                <w:tcMar>
                  <w:left w:w="108" w:type="dxa"/>
                  <w:right w:w="108" w:type="dxa"/>
                </w:tcMar>
              </w:tcPr>
            </w:tcPrChange>
          </w:tcPr>
          <w:p w14:paraId="0F307621" w14:textId="23FAE481" w:rsidR="002521BA" w:rsidRPr="00035CEB" w:rsidRDefault="002521BA" w:rsidP="002521BA">
            <w:pPr>
              <w:spacing w:line="360" w:lineRule="auto"/>
              <w:cnfStyle w:val="100000000000" w:firstRow="1" w:lastRow="0" w:firstColumn="0" w:lastColumn="0" w:oddVBand="0" w:evenVBand="0" w:oddHBand="0" w:evenHBand="0" w:firstRowFirstColumn="0" w:firstRowLastColumn="0" w:lastRowFirstColumn="0" w:lastRowLastColumn="0"/>
              <w:rPr>
                <w:ins w:id="1481" w:author="Zachary Cappella" w:date="2023-10-09T13:15:00Z"/>
                <w:rFonts w:ascii="Times New Roman" w:eastAsia="Times New Roman" w:hAnsi="Times New Roman" w:cs="Times New Roman"/>
                <w:b w:val="0"/>
                <w:sz w:val="20"/>
                <w:szCs w:val="20"/>
                <w:rPrChange w:id="1482" w:author="Zachary Cappella" w:date="2023-10-23T16:02:00Z">
                  <w:rPr>
                    <w:ins w:id="1483" w:author="Zachary Cappella" w:date="2023-10-09T13:15:00Z"/>
                    <w:rFonts w:ascii="Times New Roman" w:eastAsia="Times New Roman" w:hAnsi="Times New Roman" w:cs="Times New Roman"/>
                    <w:sz w:val="20"/>
                    <w:szCs w:val="20"/>
                  </w:rPr>
                </w:rPrChange>
              </w:rPr>
            </w:pPr>
            <w:ins w:id="1484" w:author="Zachary Cappella" w:date="2023-10-09T13:15:00Z">
              <w:r w:rsidRPr="00035CEB">
                <w:rPr>
                  <w:rFonts w:ascii="Times New Roman" w:eastAsia="Times New Roman" w:hAnsi="Times New Roman" w:cs="Times New Roman"/>
                  <w:sz w:val="20"/>
                  <w:szCs w:val="20"/>
                </w:rPr>
                <w:t>Constraints</w:t>
              </w:r>
            </w:ins>
          </w:p>
        </w:tc>
      </w:tr>
      <w:tr w:rsidR="002521BA" w:rsidRPr="00035CEB" w14:paraId="635221E9"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50D8F2BE" w14:textId="74522F75" w:rsidR="002521BA" w:rsidRPr="00035CEB" w:rsidRDefault="002521BA">
            <w:pPr>
              <w:spacing w:line="360" w:lineRule="auto"/>
              <w:rPr>
                <w:rFonts w:ascii="Times New Roman" w:hAnsi="Times New Roman" w:cs="Times New Roman"/>
                <w:sz w:val="20"/>
                <w:szCs w:val="20"/>
                <w:rPrChange w:id="1485" w:author="Zachary Cappella" w:date="2023-10-23T16:02:00Z">
                  <w:rPr>
                    <w:rFonts w:ascii="Times New Roman" w:hAnsi="Times New Roman" w:cs="Times New Roman"/>
                  </w:rPr>
                </w:rPrChange>
              </w:rPr>
              <w:pPrChange w:id="1486" w:author="Zachary Cappella" w:date="2023-10-09T13:10:00Z">
                <w:pPr/>
              </w:pPrChange>
            </w:pPr>
            <w:r w:rsidRPr="00035CEB">
              <w:rPr>
                <w:rFonts w:ascii="Times New Roman" w:eastAsia="Times New Roman" w:hAnsi="Times New Roman" w:cs="Times New Roman"/>
                <w:sz w:val="20"/>
                <w:szCs w:val="20"/>
                <w:rPrChange w:id="1487" w:author="Zachary Cappella" w:date="2023-10-23T16:02:00Z">
                  <w:rPr>
                    <w:rFonts w:ascii="Times New Roman" w:eastAsia="Times New Roman" w:hAnsi="Times New Roman" w:cs="Times New Roman"/>
                    <w:sz w:val="24"/>
                    <w:szCs w:val="24"/>
                  </w:rPr>
                </w:rPrChange>
              </w:rPr>
              <w:t>RecognizedSounds</w:t>
            </w:r>
          </w:p>
        </w:tc>
        <w:tc>
          <w:tcPr>
            <w:tcW w:w="1903" w:type="dxa"/>
            <w:tcMar>
              <w:left w:w="108" w:type="dxa"/>
              <w:right w:w="108" w:type="dxa"/>
            </w:tcMar>
          </w:tcPr>
          <w:p w14:paraId="38DEEDF2" w14:textId="376CEFB5"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488" w:author="Zachary Cappella" w:date="2023-10-23T16:02:00Z">
                  <w:rPr>
                    <w:rFonts w:ascii="Times New Roman" w:hAnsi="Times New Roman" w:cs="Times New Roman"/>
                  </w:rPr>
                </w:rPrChange>
              </w:rPr>
              <w:pPrChange w:id="148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490" w:author="Zachary Cappella" w:date="2023-10-23T16:02:00Z">
                  <w:rPr>
                    <w:rFonts w:ascii="Times New Roman" w:eastAsia="Times New Roman" w:hAnsi="Times New Roman" w:cs="Times New Roman"/>
                    <w:sz w:val="24"/>
                    <w:szCs w:val="24"/>
                  </w:rPr>
                </w:rPrChange>
              </w:rPr>
              <w:t>SoundID</w:t>
            </w:r>
          </w:p>
        </w:tc>
        <w:tc>
          <w:tcPr>
            <w:tcW w:w="1819" w:type="dxa"/>
            <w:tcMar>
              <w:left w:w="108" w:type="dxa"/>
              <w:right w:w="108" w:type="dxa"/>
            </w:tcMar>
          </w:tcPr>
          <w:p w14:paraId="6CF84BF3" w14:textId="2EF6E25B"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491" w:author="Zachary Cappella" w:date="2023-10-23T16:02:00Z">
                  <w:rPr>
                    <w:rFonts w:ascii="Times New Roman" w:hAnsi="Times New Roman" w:cs="Times New Roman"/>
                  </w:rPr>
                </w:rPrChange>
              </w:rPr>
              <w:pPrChange w:id="1492"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493" w:author="Zachary Cappella" w:date="2023-10-23T16:02:00Z">
                  <w:rPr>
                    <w:rFonts w:ascii="Times New Roman" w:eastAsia="Times New Roman" w:hAnsi="Times New Roman" w:cs="Times New Roman"/>
                    <w:sz w:val="24"/>
                    <w:szCs w:val="24"/>
                  </w:rPr>
                </w:rPrChange>
              </w:rPr>
              <w:t xml:space="preserve">INT      </w:t>
            </w:r>
          </w:p>
        </w:tc>
        <w:tc>
          <w:tcPr>
            <w:tcW w:w="1834" w:type="dxa"/>
            <w:tcMar>
              <w:left w:w="108" w:type="dxa"/>
              <w:right w:w="108" w:type="dxa"/>
            </w:tcMar>
          </w:tcPr>
          <w:p w14:paraId="3FBBEFDE" w14:textId="19C69294"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494" w:author="Zachary Cappella" w:date="2023-10-23T16:02:00Z">
                  <w:rPr>
                    <w:rFonts w:ascii="Times New Roman" w:hAnsi="Times New Roman" w:cs="Times New Roman"/>
                  </w:rPr>
                </w:rPrChange>
              </w:rPr>
              <w:pPrChange w:id="1495"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496" w:author="Zachary Cappella" w:date="2023-10-23T16:02:00Z">
                  <w:rPr>
                    <w:rFonts w:ascii="Times New Roman" w:eastAsia="Times New Roman" w:hAnsi="Times New Roman" w:cs="Times New Roman"/>
                    <w:sz w:val="24"/>
                    <w:szCs w:val="24"/>
                  </w:rPr>
                </w:rPrChange>
              </w:rPr>
              <w:t xml:space="preserve">Unique identifier for each recognized sound             </w:t>
            </w:r>
          </w:p>
        </w:tc>
        <w:tc>
          <w:tcPr>
            <w:tcW w:w="1947" w:type="dxa"/>
            <w:tcMar>
              <w:left w:w="108" w:type="dxa"/>
              <w:right w:w="108" w:type="dxa"/>
            </w:tcMar>
          </w:tcPr>
          <w:p w14:paraId="6598F79B" w14:textId="116164B6"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497" w:author="Zachary Cappella" w:date="2023-10-23T16:02:00Z">
                  <w:rPr>
                    <w:rFonts w:ascii="Times New Roman" w:hAnsi="Times New Roman" w:cs="Times New Roman"/>
                  </w:rPr>
                </w:rPrChange>
              </w:rPr>
              <w:pPrChange w:id="1498"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499" w:author="Zachary Cappella" w:date="2023-10-23T16:02:00Z">
                  <w:rPr>
                    <w:rFonts w:ascii="Times New Roman" w:eastAsia="Times New Roman" w:hAnsi="Times New Roman" w:cs="Times New Roman"/>
                    <w:sz w:val="24"/>
                    <w:szCs w:val="24"/>
                  </w:rPr>
                </w:rPrChange>
              </w:rPr>
              <w:t xml:space="preserve">Primary Key, Not Null             </w:t>
            </w:r>
          </w:p>
        </w:tc>
      </w:tr>
      <w:tr w:rsidR="002521BA" w:rsidRPr="00035CEB" w14:paraId="269A7F32"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1861BC74" w14:textId="414DBCBE" w:rsidR="002521BA" w:rsidRPr="00035CEB" w:rsidRDefault="002521BA">
            <w:pPr>
              <w:spacing w:line="360" w:lineRule="auto"/>
              <w:rPr>
                <w:rFonts w:ascii="Times New Roman" w:hAnsi="Times New Roman" w:cs="Times New Roman"/>
                <w:sz w:val="20"/>
                <w:szCs w:val="20"/>
                <w:rPrChange w:id="1500" w:author="Zachary Cappella" w:date="2023-10-23T16:02:00Z">
                  <w:rPr>
                    <w:rFonts w:ascii="Times New Roman" w:hAnsi="Times New Roman" w:cs="Times New Roman"/>
                  </w:rPr>
                </w:rPrChange>
              </w:rPr>
              <w:pPrChange w:id="1501" w:author="Zachary Cappella" w:date="2023-10-09T13:10:00Z">
                <w:pPr/>
              </w:pPrChange>
            </w:pPr>
            <w:r w:rsidRPr="00035CEB">
              <w:rPr>
                <w:rFonts w:ascii="Times New Roman" w:eastAsia="Times New Roman" w:hAnsi="Times New Roman" w:cs="Times New Roman"/>
                <w:sz w:val="20"/>
                <w:szCs w:val="20"/>
                <w:rPrChange w:id="1502"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1375E966" w14:textId="6FF69BBB"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503" w:author="Zachary Cappella" w:date="2023-10-23T16:02:00Z">
                  <w:rPr>
                    <w:rFonts w:ascii="Times New Roman" w:hAnsi="Times New Roman" w:cs="Times New Roman"/>
                  </w:rPr>
                </w:rPrChange>
              </w:rPr>
              <w:pPrChange w:id="150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505" w:author="Zachary Cappella" w:date="2023-10-23T16:02:00Z">
                  <w:rPr>
                    <w:rFonts w:ascii="Times New Roman" w:eastAsia="Times New Roman" w:hAnsi="Times New Roman" w:cs="Times New Roman"/>
                    <w:sz w:val="24"/>
                    <w:szCs w:val="24"/>
                  </w:rPr>
                </w:rPrChange>
              </w:rPr>
              <w:t>AudioID</w:t>
            </w:r>
          </w:p>
        </w:tc>
        <w:tc>
          <w:tcPr>
            <w:tcW w:w="1819" w:type="dxa"/>
            <w:tcMar>
              <w:left w:w="108" w:type="dxa"/>
              <w:right w:w="108" w:type="dxa"/>
            </w:tcMar>
          </w:tcPr>
          <w:p w14:paraId="7A2EAC9B" w14:textId="26DD8CB7"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506" w:author="Zachary Cappella" w:date="2023-10-23T16:02:00Z">
                  <w:rPr>
                    <w:rFonts w:ascii="Times New Roman" w:hAnsi="Times New Roman" w:cs="Times New Roman"/>
                  </w:rPr>
                </w:rPrChange>
              </w:rPr>
              <w:pPrChange w:id="1507"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508" w:author="Zachary Cappella" w:date="2023-10-23T16:02:00Z">
                  <w:rPr>
                    <w:rFonts w:ascii="Times New Roman" w:eastAsia="Times New Roman" w:hAnsi="Times New Roman" w:cs="Times New Roman"/>
                    <w:sz w:val="24"/>
                    <w:szCs w:val="24"/>
                  </w:rPr>
                </w:rPrChange>
              </w:rPr>
              <w:t xml:space="preserve">INT      </w:t>
            </w:r>
          </w:p>
        </w:tc>
        <w:tc>
          <w:tcPr>
            <w:tcW w:w="1834" w:type="dxa"/>
            <w:tcMar>
              <w:left w:w="108" w:type="dxa"/>
              <w:right w:w="108" w:type="dxa"/>
            </w:tcMar>
          </w:tcPr>
          <w:p w14:paraId="5D036B44" w14:textId="6172BD08"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509" w:author="Zachary Cappella" w:date="2023-10-23T16:02:00Z">
                  <w:rPr>
                    <w:rFonts w:ascii="Times New Roman" w:hAnsi="Times New Roman" w:cs="Times New Roman"/>
                  </w:rPr>
                </w:rPrChange>
              </w:rPr>
              <w:pPrChange w:id="1510"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511" w:author="Zachary Cappella" w:date="2023-10-23T16:02:00Z">
                  <w:rPr>
                    <w:rFonts w:ascii="Times New Roman" w:eastAsia="Times New Roman" w:hAnsi="Times New Roman" w:cs="Times New Roman"/>
                    <w:sz w:val="24"/>
                    <w:szCs w:val="24"/>
                  </w:rPr>
                </w:rPrChange>
              </w:rPr>
              <w:t xml:space="preserve">Foreign key referencing Audio table                     </w:t>
            </w:r>
          </w:p>
        </w:tc>
        <w:tc>
          <w:tcPr>
            <w:tcW w:w="1947" w:type="dxa"/>
            <w:tcMar>
              <w:left w:w="108" w:type="dxa"/>
              <w:right w:w="108" w:type="dxa"/>
            </w:tcMar>
          </w:tcPr>
          <w:p w14:paraId="5B486E53" w14:textId="2CE54EBC"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512" w:author="Zachary Cappella" w:date="2023-10-23T16:02:00Z">
                  <w:rPr>
                    <w:rFonts w:ascii="Times New Roman" w:hAnsi="Times New Roman" w:cs="Times New Roman"/>
                  </w:rPr>
                </w:rPrChange>
              </w:rPr>
              <w:pPrChange w:id="1513"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514" w:author="Zachary Cappella" w:date="2023-10-23T16:02:00Z">
                  <w:rPr>
                    <w:rFonts w:ascii="Times New Roman" w:eastAsia="Times New Roman" w:hAnsi="Times New Roman" w:cs="Times New Roman"/>
                    <w:sz w:val="24"/>
                    <w:szCs w:val="24"/>
                  </w:rPr>
                </w:rPrChange>
              </w:rPr>
              <w:t xml:space="preserve">Foreign Key, Not Null             </w:t>
            </w:r>
          </w:p>
        </w:tc>
      </w:tr>
      <w:tr w:rsidR="002521BA" w:rsidRPr="00035CEB" w14:paraId="3C9609F3"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1C687995" w14:textId="6568AAFF" w:rsidR="002521BA" w:rsidRPr="00035CEB" w:rsidRDefault="002521BA">
            <w:pPr>
              <w:spacing w:line="360" w:lineRule="auto"/>
              <w:rPr>
                <w:rFonts w:ascii="Times New Roman" w:hAnsi="Times New Roman" w:cs="Times New Roman"/>
                <w:sz w:val="20"/>
                <w:szCs w:val="20"/>
                <w:rPrChange w:id="1515" w:author="Zachary Cappella" w:date="2023-10-23T16:02:00Z">
                  <w:rPr>
                    <w:rFonts w:ascii="Times New Roman" w:hAnsi="Times New Roman" w:cs="Times New Roman"/>
                  </w:rPr>
                </w:rPrChange>
              </w:rPr>
              <w:pPrChange w:id="1516" w:author="Zachary Cappella" w:date="2023-10-09T13:10:00Z">
                <w:pPr/>
              </w:pPrChange>
            </w:pPr>
            <w:r w:rsidRPr="00035CEB">
              <w:rPr>
                <w:rFonts w:ascii="Times New Roman" w:eastAsia="Times New Roman" w:hAnsi="Times New Roman" w:cs="Times New Roman"/>
                <w:sz w:val="20"/>
                <w:szCs w:val="20"/>
                <w:rPrChange w:id="1517"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7FDE8C71" w14:textId="4208BE5C"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518" w:author="Zachary Cappella" w:date="2023-10-23T16:02:00Z">
                  <w:rPr>
                    <w:rFonts w:ascii="Times New Roman" w:hAnsi="Times New Roman" w:cs="Times New Roman"/>
                  </w:rPr>
                </w:rPrChange>
              </w:rPr>
              <w:pPrChange w:id="151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520" w:author="Zachary Cappella" w:date="2023-10-23T16:02:00Z">
                  <w:rPr>
                    <w:rFonts w:ascii="Times New Roman" w:eastAsia="Times New Roman" w:hAnsi="Times New Roman" w:cs="Times New Roman"/>
                    <w:sz w:val="24"/>
                    <w:szCs w:val="24"/>
                  </w:rPr>
                </w:rPrChange>
              </w:rPr>
              <w:t>SoundName</w:t>
            </w:r>
          </w:p>
        </w:tc>
        <w:tc>
          <w:tcPr>
            <w:tcW w:w="1819" w:type="dxa"/>
            <w:tcMar>
              <w:left w:w="108" w:type="dxa"/>
              <w:right w:w="108" w:type="dxa"/>
            </w:tcMar>
          </w:tcPr>
          <w:p w14:paraId="02AE6FEC" w14:textId="51A1F67E"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521" w:author="Zachary Cappella" w:date="2023-10-23T16:02:00Z">
                  <w:rPr>
                    <w:rFonts w:ascii="Times New Roman" w:hAnsi="Times New Roman" w:cs="Times New Roman"/>
                  </w:rPr>
                </w:rPrChange>
              </w:rPr>
              <w:pPrChange w:id="1522"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523" w:author="Zachary Cappella" w:date="2023-10-23T16:02:00Z">
                  <w:rPr>
                    <w:rFonts w:ascii="Times New Roman" w:eastAsia="Times New Roman" w:hAnsi="Times New Roman" w:cs="Times New Roman"/>
                    <w:sz w:val="24"/>
                    <w:szCs w:val="24"/>
                  </w:rPr>
                </w:rPrChange>
              </w:rPr>
              <w:t xml:space="preserve">VARCHAR </w:t>
            </w:r>
          </w:p>
        </w:tc>
        <w:tc>
          <w:tcPr>
            <w:tcW w:w="1834" w:type="dxa"/>
            <w:tcMar>
              <w:left w:w="108" w:type="dxa"/>
              <w:right w:w="108" w:type="dxa"/>
            </w:tcMar>
          </w:tcPr>
          <w:p w14:paraId="519F8B90" w14:textId="7B513586"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524" w:author="Zachary Cappella" w:date="2023-10-23T16:02:00Z">
                  <w:rPr>
                    <w:rFonts w:ascii="Times New Roman" w:hAnsi="Times New Roman" w:cs="Times New Roman"/>
                  </w:rPr>
                </w:rPrChange>
              </w:rPr>
              <w:pPrChange w:id="1525"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526" w:author="Zachary Cappella" w:date="2023-10-23T16:02:00Z">
                  <w:rPr>
                    <w:rFonts w:ascii="Times New Roman" w:eastAsia="Times New Roman" w:hAnsi="Times New Roman" w:cs="Times New Roman"/>
                    <w:sz w:val="24"/>
                    <w:szCs w:val="24"/>
                  </w:rPr>
                </w:rPrChange>
              </w:rPr>
              <w:t xml:space="preserve">Name or description of the recognized sound             </w:t>
            </w:r>
          </w:p>
        </w:tc>
        <w:tc>
          <w:tcPr>
            <w:tcW w:w="1947" w:type="dxa"/>
            <w:tcMar>
              <w:left w:w="108" w:type="dxa"/>
              <w:right w:w="108" w:type="dxa"/>
            </w:tcMar>
          </w:tcPr>
          <w:p w14:paraId="6B74A6A3" w14:textId="32416737" w:rsidR="002521BA" w:rsidRPr="00035CEB" w:rsidRDefault="002521B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527" w:author="Zachary Cappella" w:date="2023-10-23T16:02:00Z">
                  <w:rPr>
                    <w:rFonts w:ascii="Times New Roman" w:hAnsi="Times New Roman" w:cs="Times New Roman"/>
                  </w:rPr>
                </w:rPrChange>
              </w:rPr>
              <w:pPrChange w:id="1528"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529" w:author="Zachary Cappella" w:date="2023-10-23T16:02:00Z">
                  <w:rPr>
                    <w:rFonts w:ascii="Times New Roman" w:eastAsia="Times New Roman" w:hAnsi="Times New Roman" w:cs="Times New Roman"/>
                    <w:sz w:val="24"/>
                    <w:szCs w:val="24"/>
                  </w:rPr>
                </w:rPrChange>
              </w:rPr>
              <w:t xml:space="preserve">Not Null         </w:t>
            </w:r>
          </w:p>
        </w:tc>
      </w:tr>
      <w:tr w:rsidR="002521BA" w:rsidRPr="00035CEB" w14:paraId="3D83C34F"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65683AA8" w14:textId="398D0E10" w:rsidR="002521BA" w:rsidRPr="00035CEB" w:rsidRDefault="002521BA">
            <w:pPr>
              <w:spacing w:line="360" w:lineRule="auto"/>
              <w:rPr>
                <w:rFonts w:ascii="Times New Roman" w:hAnsi="Times New Roman" w:cs="Times New Roman"/>
                <w:sz w:val="20"/>
                <w:szCs w:val="20"/>
                <w:rPrChange w:id="1530" w:author="Zachary Cappella" w:date="2023-10-23T16:02:00Z">
                  <w:rPr>
                    <w:rFonts w:ascii="Times New Roman" w:hAnsi="Times New Roman" w:cs="Times New Roman"/>
                  </w:rPr>
                </w:rPrChange>
              </w:rPr>
              <w:pPrChange w:id="1531" w:author="Zachary Cappella" w:date="2023-10-09T13:10:00Z">
                <w:pPr/>
              </w:pPrChange>
            </w:pPr>
            <w:r w:rsidRPr="00035CEB">
              <w:rPr>
                <w:rFonts w:ascii="Times New Roman" w:eastAsia="Times New Roman" w:hAnsi="Times New Roman" w:cs="Times New Roman"/>
                <w:sz w:val="20"/>
                <w:szCs w:val="20"/>
                <w:rPrChange w:id="1532"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1EE21CA5" w14:textId="47A4788B"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533" w:author="Zachary Cappella" w:date="2023-10-23T16:02:00Z">
                  <w:rPr>
                    <w:rFonts w:ascii="Times New Roman" w:hAnsi="Times New Roman" w:cs="Times New Roman"/>
                  </w:rPr>
                </w:rPrChange>
              </w:rPr>
              <w:pPrChange w:id="153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535" w:author="Zachary Cappella" w:date="2023-10-23T16:02:00Z">
                  <w:rPr>
                    <w:rFonts w:ascii="Times New Roman" w:eastAsia="Times New Roman" w:hAnsi="Times New Roman" w:cs="Times New Roman"/>
                    <w:sz w:val="24"/>
                    <w:szCs w:val="24"/>
                  </w:rPr>
                </w:rPrChange>
              </w:rPr>
              <w:t>Timestamp</w:t>
            </w:r>
          </w:p>
        </w:tc>
        <w:tc>
          <w:tcPr>
            <w:tcW w:w="1819" w:type="dxa"/>
            <w:tcMar>
              <w:left w:w="108" w:type="dxa"/>
              <w:right w:w="108" w:type="dxa"/>
            </w:tcMar>
          </w:tcPr>
          <w:p w14:paraId="42C64028" w14:textId="4560664B"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536" w:author="Zachary Cappella" w:date="2023-10-23T16:02:00Z">
                  <w:rPr>
                    <w:rFonts w:ascii="Times New Roman" w:hAnsi="Times New Roman" w:cs="Times New Roman"/>
                  </w:rPr>
                </w:rPrChange>
              </w:rPr>
              <w:pPrChange w:id="1537"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538" w:author="Zachary Cappella" w:date="2023-10-23T16:02:00Z">
                  <w:rPr>
                    <w:rFonts w:ascii="Times New Roman" w:eastAsia="Times New Roman" w:hAnsi="Times New Roman" w:cs="Times New Roman"/>
                    <w:sz w:val="24"/>
                    <w:szCs w:val="24"/>
                  </w:rPr>
                </w:rPrChange>
              </w:rPr>
              <w:t xml:space="preserve">TIME   </w:t>
            </w:r>
          </w:p>
        </w:tc>
        <w:tc>
          <w:tcPr>
            <w:tcW w:w="1834" w:type="dxa"/>
            <w:tcMar>
              <w:left w:w="108" w:type="dxa"/>
              <w:right w:w="108" w:type="dxa"/>
            </w:tcMar>
          </w:tcPr>
          <w:p w14:paraId="34CBDFF5" w14:textId="775FE11D"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539" w:author="Zachary Cappella" w:date="2023-10-23T16:02:00Z">
                  <w:rPr>
                    <w:rFonts w:ascii="Times New Roman" w:hAnsi="Times New Roman" w:cs="Times New Roman"/>
                  </w:rPr>
                </w:rPrChange>
              </w:rPr>
              <w:pPrChange w:id="1540"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541" w:author="Zachary Cappella" w:date="2023-10-23T16:02:00Z">
                  <w:rPr>
                    <w:rFonts w:ascii="Times New Roman" w:eastAsia="Times New Roman" w:hAnsi="Times New Roman" w:cs="Times New Roman"/>
                    <w:sz w:val="24"/>
                    <w:szCs w:val="24"/>
                  </w:rPr>
                </w:rPrChange>
              </w:rPr>
              <w:t xml:space="preserve">Exact time in the audio when the sound was recognized   </w:t>
            </w:r>
          </w:p>
        </w:tc>
        <w:tc>
          <w:tcPr>
            <w:tcW w:w="1947" w:type="dxa"/>
            <w:tcMar>
              <w:left w:w="108" w:type="dxa"/>
              <w:right w:w="108" w:type="dxa"/>
            </w:tcMar>
          </w:tcPr>
          <w:p w14:paraId="1A4C9B5F" w14:textId="5F96534E" w:rsidR="002521BA" w:rsidRPr="00035CEB" w:rsidRDefault="002521B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542" w:author="Zachary Cappella" w:date="2023-10-23T16:02:00Z">
                  <w:rPr>
                    <w:rFonts w:ascii="Times New Roman" w:hAnsi="Times New Roman" w:cs="Times New Roman"/>
                  </w:rPr>
                </w:rPrChange>
              </w:rPr>
              <w:pPrChange w:id="1543"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544" w:author="Zachary Cappella" w:date="2023-10-23T16:02:00Z">
                  <w:rPr>
                    <w:rFonts w:ascii="Times New Roman" w:eastAsia="Times New Roman" w:hAnsi="Times New Roman" w:cs="Times New Roman"/>
                    <w:sz w:val="24"/>
                    <w:szCs w:val="24"/>
                  </w:rPr>
                </w:rPrChange>
              </w:rPr>
              <w:t xml:space="preserve">Not Null   </w:t>
            </w:r>
          </w:p>
        </w:tc>
      </w:tr>
    </w:tbl>
    <w:p w14:paraId="3229C8DF" w14:textId="28079D28" w:rsidR="00E46F03" w:rsidRPr="00035CEB" w:rsidRDefault="00AC1DF2">
      <w:pPr>
        <w:jc w:val="center"/>
        <w:rPr>
          <w:ins w:id="1545" w:author="Zachary Cappella" w:date="2023-10-09T13:34:00Z"/>
          <w:rFonts w:ascii="Times New Roman" w:hAnsi="Times New Roman" w:cs="Times New Roman"/>
          <w:rPrChange w:id="1546" w:author="Zachary Cappella" w:date="2023-10-23T16:02:00Z">
            <w:rPr>
              <w:ins w:id="1547" w:author="Zachary Cappella" w:date="2023-10-09T13:34:00Z"/>
            </w:rPr>
          </w:rPrChange>
        </w:rPr>
        <w:pPrChange w:id="1548" w:author="Zachary Cappella" w:date="2023-10-09T13:36:00Z">
          <w:pPr/>
        </w:pPrChange>
      </w:pPr>
      <w:ins w:id="1549" w:author="Zachary Cappella" w:date="2023-10-09T13:36:00Z">
        <w:r w:rsidRPr="00035CEB">
          <w:rPr>
            <w:rFonts w:ascii="Times New Roman" w:hAnsi="Times New Roman" w:cs="Times New Roman"/>
          </w:rPr>
          <w:t>Table 6 – Recognized Sounds Table</w:t>
        </w:r>
      </w:ins>
    </w:p>
    <w:p w14:paraId="2C0445CE" w14:textId="34FB6E4E" w:rsidR="00325B3E" w:rsidRPr="00035CEB" w:rsidRDefault="00325B3E" w:rsidP="00325B3E">
      <w:pPr>
        <w:pStyle w:val="Heading3"/>
        <w:rPr>
          <w:ins w:id="1550" w:author="Zachary Cappella" w:date="2023-10-09T13:34:00Z"/>
          <w:rFonts w:ascii="Times New Roman" w:hAnsi="Times New Roman" w:cs="Times New Roman"/>
          <w:rPrChange w:id="1551" w:author="Zachary Cappella" w:date="2023-10-23T16:02:00Z">
            <w:rPr>
              <w:ins w:id="1552" w:author="Zachary Cappella" w:date="2023-10-09T13:34:00Z"/>
            </w:rPr>
          </w:rPrChange>
        </w:rPr>
      </w:pPr>
      <w:bookmarkStart w:id="1553" w:name="_Toc149373354"/>
      <w:ins w:id="1554" w:author="Zachary Cappella" w:date="2023-10-09T13:34:00Z">
        <w:r w:rsidRPr="00035CEB">
          <w:rPr>
            <w:rFonts w:ascii="Times New Roman" w:hAnsi="Times New Roman" w:cs="Times New Roman"/>
            <w:rPrChange w:id="1555" w:author="Zachary Cappella" w:date="2023-10-23T16:02:00Z">
              <w:rPr/>
            </w:rPrChange>
          </w:rPr>
          <w:t>4.2.4 Transcribed Texts Table</w:t>
        </w:r>
        <w:bookmarkEnd w:id="1553"/>
      </w:ins>
    </w:p>
    <w:p w14:paraId="63EAE694" w14:textId="77777777" w:rsidR="00325B3E" w:rsidRPr="00035CEB" w:rsidRDefault="00325B3E" w:rsidP="00325B3E">
      <w:pPr>
        <w:rPr>
          <w:ins w:id="1556" w:author="Zachary Cappella" w:date="2023-10-09T13:33:00Z"/>
          <w:rFonts w:ascii="Times New Roman" w:hAnsi="Times New Roman" w:cs="Times New Roman"/>
          <w:rPrChange w:id="1557" w:author="Zachary Cappella" w:date="2023-10-23T16:02:00Z">
            <w:rPr>
              <w:ins w:id="1558" w:author="Zachary Cappella" w:date="2023-10-09T13:33:00Z"/>
            </w:rPr>
          </w:rPrChange>
        </w:rPr>
      </w:pPr>
    </w:p>
    <w:tbl>
      <w:tblPr>
        <w:tblStyle w:val="GridTable4"/>
        <w:tblW w:w="9473" w:type="dxa"/>
        <w:tblLayout w:type="fixed"/>
        <w:tblLook w:val="04A0" w:firstRow="1" w:lastRow="0" w:firstColumn="1" w:lastColumn="0" w:noHBand="0" w:noVBand="1"/>
        <w:tblPrChange w:id="1559" w:author="Zachary Cappella" w:date="2023-10-09T13:15:00Z">
          <w:tblPr>
            <w:tblStyle w:val="GridTable4"/>
            <w:tblW w:w="9473" w:type="dxa"/>
            <w:tblLayout w:type="fixed"/>
            <w:tblLook w:val="04A0" w:firstRow="1" w:lastRow="0" w:firstColumn="1" w:lastColumn="0" w:noHBand="0" w:noVBand="1"/>
          </w:tblPr>
        </w:tblPrChange>
      </w:tblPr>
      <w:tblGrid>
        <w:gridCol w:w="1970"/>
        <w:gridCol w:w="1903"/>
        <w:gridCol w:w="1819"/>
        <w:gridCol w:w="1834"/>
        <w:gridCol w:w="1947"/>
        <w:tblGridChange w:id="1560">
          <w:tblGrid>
            <w:gridCol w:w="1970"/>
            <w:gridCol w:w="1903"/>
            <w:gridCol w:w="1819"/>
            <w:gridCol w:w="1834"/>
            <w:gridCol w:w="1947"/>
          </w:tblGrid>
        </w:tblGridChange>
      </w:tblGrid>
      <w:tr w:rsidR="002F0594" w:rsidRPr="00035CEB" w14:paraId="111B8FC9" w14:textId="77777777" w:rsidTr="002F0594">
        <w:trPr>
          <w:cnfStyle w:val="100000000000" w:firstRow="1" w:lastRow="0" w:firstColumn="0" w:lastColumn="0" w:oddVBand="0" w:evenVBand="0" w:oddHBand="0" w:evenHBand="0" w:firstRowFirstColumn="0" w:firstRowLastColumn="0" w:lastRowFirstColumn="0" w:lastRowLastColumn="0"/>
          <w:trHeight w:val="300"/>
          <w:ins w:id="1561" w:author="Zachary Cappella" w:date="2023-10-09T13:15:00Z"/>
          <w:trPrChange w:id="1562" w:author="Zachary Cappella" w:date="2023-10-09T13:15: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tcMar>
              <w:left w:w="108" w:type="dxa"/>
              <w:right w:w="108" w:type="dxa"/>
            </w:tcMar>
            <w:tcPrChange w:id="1563" w:author="Zachary Cappella" w:date="2023-10-09T13:15:00Z">
              <w:tcPr>
                <w:tcW w:w="1970" w:type="dxa"/>
                <w:tcMar>
                  <w:left w:w="108" w:type="dxa"/>
                  <w:right w:w="108" w:type="dxa"/>
                </w:tcMar>
              </w:tcPr>
            </w:tcPrChange>
          </w:tcPr>
          <w:p w14:paraId="6BC826C4" w14:textId="57E29291" w:rsidR="002F0594" w:rsidRPr="00035CEB" w:rsidRDefault="002F0594" w:rsidP="002F0594">
            <w:pPr>
              <w:spacing w:line="360" w:lineRule="auto"/>
              <w:cnfStyle w:val="101000000000" w:firstRow="1" w:lastRow="0" w:firstColumn="1" w:lastColumn="0" w:oddVBand="0" w:evenVBand="0" w:oddHBand="0" w:evenHBand="0" w:firstRowFirstColumn="0" w:firstRowLastColumn="0" w:lastRowFirstColumn="0" w:lastRowLastColumn="0"/>
              <w:rPr>
                <w:ins w:id="1564" w:author="Zachary Cappella" w:date="2023-10-09T13:15:00Z"/>
                <w:rFonts w:ascii="Times New Roman" w:eastAsia="Times New Roman" w:hAnsi="Times New Roman" w:cs="Times New Roman"/>
                <w:sz w:val="20"/>
                <w:szCs w:val="20"/>
              </w:rPr>
            </w:pPr>
            <w:ins w:id="1565" w:author="Zachary Cappella" w:date="2023-10-09T13:15:00Z">
              <w:r w:rsidRPr="00035CEB">
                <w:rPr>
                  <w:rFonts w:ascii="Times New Roman" w:eastAsia="Times New Roman" w:hAnsi="Times New Roman" w:cs="Times New Roman"/>
                  <w:sz w:val="20"/>
                  <w:szCs w:val="20"/>
                </w:rPr>
                <w:t>Table Name</w:t>
              </w:r>
            </w:ins>
          </w:p>
        </w:tc>
        <w:tc>
          <w:tcPr>
            <w:tcW w:w="0" w:type="dxa"/>
            <w:tcMar>
              <w:left w:w="108" w:type="dxa"/>
              <w:right w:w="108" w:type="dxa"/>
            </w:tcMar>
            <w:tcPrChange w:id="1566" w:author="Zachary Cappella" w:date="2023-10-09T13:15:00Z">
              <w:tcPr>
                <w:tcW w:w="1903" w:type="dxa"/>
                <w:tcMar>
                  <w:left w:w="108" w:type="dxa"/>
                  <w:right w:w="108" w:type="dxa"/>
                </w:tcMar>
              </w:tcPr>
            </w:tcPrChange>
          </w:tcPr>
          <w:p w14:paraId="78840B89" w14:textId="21F8CBB4" w:rsidR="002F0594" w:rsidRPr="00035CEB" w:rsidRDefault="002F0594" w:rsidP="002F0594">
            <w:pPr>
              <w:spacing w:line="360" w:lineRule="auto"/>
              <w:cnfStyle w:val="100000000000" w:firstRow="1" w:lastRow="0" w:firstColumn="0" w:lastColumn="0" w:oddVBand="0" w:evenVBand="0" w:oddHBand="0" w:evenHBand="0" w:firstRowFirstColumn="0" w:firstRowLastColumn="0" w:lastRowFirstColumn="0" w:lastRowLastColumn="0"/>
              <w:rPr>
                <w:ins w:id="1567" w:author="Zachary Cappella" w:date="2023-10-09T13:15:00Z"/>
                <w:rFonts w:ascii="Times New Roman" w:eastAsia="Times New Roman" w:hAnsi="Times New Roman" w:cs="Times New Roman"/>
                <w:b w:val="0"/>
                <w:sz w:val="20"/>
                <w:szCs w:val="20"/>
                <w:rPrChange w:id="1568" w:author="Zachary Cappella" w:date="2023-10-23T16:02:00Z">
                  <w:rPr>
                    <w:ins w:id="1569" w:author="Zachary Cappella" w:date="2023-10-09T13:15:00Z"/>
                    <w:rFonts w:ascii="Times New Roman" w:eastAsia="Times New Roman" w:hAnsi="Times New Roman" w:cs="Times New Roman"/>
                    <w:sz w:val="20"/>
                    <w:szCs w:val="20"/>
                  </w:rPr>
                </w:rPrChange>
              </w:rPr>
            </w:pPr>
            <w:ins w:id="1570" w:author="Zachary Cappella" w:date="2023-10-09T13:15:00Z">
              <w:r w:rsidRPr="00035CEB">
                <w:rPr>
                  <w:rFonts w:ascii="Times New Roman" w:eastAsia="Times New Roman" w:hAnsi="Times New Roman" w:cs="Times New Roman"/>
                  <w:sz w:val="20"/>
                  <w:szCs w:val="20"/>
                </w:rPr>
                <w:t>Column Name</w:t>
              </w:r>
            </w:ins>
          </w:p>
        </w:tc>
        <w:tc>
          <w:tcPr>
            <w:tcW w:w="0" w:type="dxa"/>
            <w:tcMar>
              <w:left w:w="108" w:type="dxa"/>
              <w:right w:w="108" w:type="dxa"/>
            </w:tcMar>
            <w:tcPrChange w:id="1571" w:author="Zachary Cappella" w:date="2023-10-09T13:15:00Z">
              <w:tcPr>
                <w:tcW w:w="1819" w:type="dxa"/>
                <w:tcMar>
                  <w:left w:w="108" w:type="dxa"/>
                  <w:right w:w="108" w:type="dxa"/>
                </w:tcMar>
              </w:tcPr>
            </w:tcPrChange>
          </w:tcPr>
          <w:p w14:paraId="7CBB7AFB" w14:textId="60AB6B44" w:rsidR="002F0594" w:rsidRPr="00035CEB" w:rsidRDefault="002F0594" w:rsidP="002F0594">
            <w:pPr>
              <w:spacing w:line="360" w:lineRule="auto"/>
              <w:cnfStyle w:val="100000000000" w:firstRow="1" w:lastRow="0" w:firstColumn="0" w:lastColumn="0" w:oddVBand="0" w:evenVBand="0" w:oddHBand="0" w:evenHBand="0" w:firstRowFirstColumn="0" w:firstRowLastColumn="0" w:lastRowFirstColumn="0" w:lastRowLastColumn="0"/>
              <w:rPr>
                <w:ins w:id="1572" w:author="Zachary Cappella" w:date="2023-10-09T13:15:00Z"/>
                <w:rFonts w:ascii="Times New Roman" w:eastAsia="Times New Roman" w:hAnsi="Times New Roman" w:cs="Times New Roman"/>
                <w:b w:val="0"/>
                <w:sz w:val="20"/>
                <w:szCs w:val="20"/>
                <w:rPrChange w:id="1573" w:author="Zachary Cappella" w:date="2023-10-23T16:02:00Z">
                  <w:rPr>
                    <w:ins w:id="1574" w:author="Zachary Cappella" w:date="2023-10-09T13:15:00Z"/>
                    <w:rFonts w:ascii="Times New Roman" w:eastAsia="Times New Roman" w:hAnsi="Times New Roman" w:cs="Times New Roman"/>
                    <w:sz w:val="20"/>
                    <w:szCs w:val="20"/>
                  </w:rPr>
                </w:rPrChange>
              </w:rPr>
            </w:pPr>
            <w:ins w:id="1575" w:author="Zachary Cappella" w:date="2023-10-09T13:15:00Z">
              <w:r w:rsidRPr="00035CEB">
                <w:rPr>
                  <w:rFonts w:ascii="Times New Roman" w:eastAsia="Times New Roman" w:hAnsi="Times New Roman" w:cs="Times New Roman"/>
                  <w:sz w:val="20"/>
                  <w:szCs w:val="20"/>
                </w:rPr>
                <w:t>Data Type</w:t>
              </w:r>
            </w:ins>
          </w:p>
        </w:tc>
        <w:tc>
          <w:tcPr>
            <w:tcW w:w="0" w:type="dxa"/>
            <w:tcMar>
              <w:left w:w="108" w:type="dxa"/>
              <w:right w:w="108" w:type="dxa"/>
            </w:tcMar>
            <w:tcPrChange w:id="1576" w:author="Zachary Cappella" w:date="2023-10-09T13:15:00Z">
              <w:tcPr>
                <w:tcW w:w="1834" w:type="dxa"/>
                <w:tcMar>
                  <w:left w:w="108" w:type="dxa"/>
                  <w:right w:w="108" w:type="dxa"/>
                </w:tcMar>
              </w:tcPr>
            </w:tcPrChange>
          </w:tcPr>
          <w:p w14:paraId="3F69E4E5" w14:textId="2B3EF65B" w:rsidR="002F0594" w:rsidRPr="00035CEB" w:rsidRDefault="002F0594" w:rsidP="002F0594">
            <w:pPr>
              <w:spacing w:line="360" w:lineRule="auto"/>
              <w:cnfStyle w:val="100000000000" w:firstRow="1" w:lastRow="0" w:firstColumn="0" w:lastColumn="0" w:oddVBand="0" w:evenVBand="0" w:oddHBand="0" w:evenHBand="0" w:firstRowFirstColumn="0" w:firstRowLastColumn="0" w:lastRowFirstColumn="0" w:lastRowLastColumn="0"/>
              <w:rPr>
                <w:ins w:id="1577" w:author="Zachary Cappella" w:date="2023-10-09T13:15:00Z"/>
                <w:rFonts w:ascii="Times New Roman" w:eastAsia="Times New Roman" w:hAnsi="Times New Roman" w:cs="Times New Roman"/>
                <w:b w:val="0"/>
                <w:sz w:val="20"/>
                <w:szCs w:val="20"/>
                <w:rPrChange w:id="1578" w:author="Zachary Cappella" w:date="2023-10-23T16:02:00Z">
                  <w:rPr>
                    <w:ins w:id="1579" w:author="Zachary Cappella" w:date="2023-10-09T13:15:00Z"/>
                    <w:rFonts w:ascii="Times New Roman" w:eastAsia="Times New Roman" w:hAnsi="Times New Roman" w:cs="Times New Roman"/>
                    <w:sz w:val="20"/>
                    <w:szCs w:val="20"/>
                  </w:rPr>
                </w:rPrChange>
              </w:rPr>
            </w:pPr>
            <w:ins w:id="1580" w:author="Zachary Cappella" w:date="2023-10-09T13:15:00Z">
              <w:r w:rsidRPr="00035CEB">
                <w:rPr>
                  <w:rFonts w:ascii="Times New Roman" w:eastAsia="Times New Roman" w:hAnsi="Times New Roman" w:cs="Times New Roman"/>
                  <w:sz w:val="20"/>
                  <w:szCs w:val="20"/>
                </w:rPr>
                <w:t>Description</w:t>
              </w:r>
            </w:ins>
          </w:p>
        </w:tc>
        <w:tc>
          <w:tcPr>
            <w:tcW w:w="0" w:type="dxa"/>
            <w:tcMar>
              <w:left w:w="108" w:type="dxa"/>
              <w:right w:w="108" w:type="dxa"/>
            </w:tcMar>
            <w:tcPrChange w:id="1581" w:author="Zachary Cappella" w:date="2023-10-09T13:15:00Z">
              <w:tcPr>
                <w:tcW w:w="1947" w:type="dxa"/>
                <w:tcMar>
                  <w:left w:w="108" w:type="dxa"/>
                  <w:right w:w="108" w:type="dxa"/>
                </w:tcMar>
              </w:tcPr>
            </w:tcPrChange>
          </w:tcPr>
          <w:p w14:paraId="5C7F0CD1" w14:textId="297DD50E" w:rsidR="002F0594" w:rsidRPr="00035CEB" w:rsidRDefault="002F0594" w:rsidP="002F0594">
            <w:pPr>
              <w:spacing w:line="360" w:lineRule="auto"/>
              <w:cnfStyle w:val="100000000000" w:firstRow="1" w:lastRow="0" w:firstColumn="0" w:lastColumn="0" w:oddVBand="0" w:evenVBand="0" w:oddHBand="0" w:evenHBand="0" w:firstRowFirstColumn="0" w:firstRowLastColumn="0" w:lastRowFirstColumn="0" w:lastRowLastColumn="0"/>
              <w:rPr>
                <w:ins w:id="1582" w:author="Zachary Cappella" w:date="2023-10-09T13:15:00Z"/>
                <w:rFonts w:ascii="Times New Roman" w:eastAsia="Times New Roman" w:hAnsi="Times New Roman" w:cs="Times New Roman"/>
                <w:b w:val="0"/>
                <w:sz w:val="20"/>
                <w:szCs w:val="20"/>
                <w:rPrChange w:id="1583" w:author="Zachary Cappella" w:date="2023-10-23T16:02:00Z">
                  <w:rPr>
                    <w:ins w:id="1584" w:author="Zachary Cappella" w:date="2023-10-09T13:15:00Z"/>
                    <w:rFonts w:ascii="Times New Roman" w:eastAsia="Times New Roman" w:hAnsi="Times New Roman" w:cs="Times New Roman"/>
                    <w:sz w:val="20"/>
                    <w:szCs w:val="20"/>
                  </w:rPr>
                </w:rPrChange>
              </w:rPr>
            </w:pPr>
            <w:ins w:id="1585" w:author="Zachary Cappella" w:date="2023-10-09T13:15:00Z">
              <w:r w:rsidRPr="00035CEB">
                <w:rPr>
                  <w:rFonts w:ascii="Times New Roman" w:eastAsia="Times New Roman" w:hAnsi="Times New Roman" w:cs="Times New Roman"/>
                  <w:sz w:val="20"/>
                  <w:szCs w:val="20"/>
                </w:rPr>
                <w:t>Constraints</w:t>
              </w:r>
            </w:ins>
          </w:p>
        </w:tc>
      </w:tr>
      <w:tr w:rsidR="00E46F03" w:rsidRPr="00035CEB" w14:paraId="0C4CD11B"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01CB911E" w14:textId="4F898A44" w:rsidR="002F0594" w:rsidRPr="00035CEB" w:rsidRDefault="002F0594">
            <w:pPr>
              <w:spacing w:line="360" w:lineRule="auto"/>
              <w:rPr>
                <w:rFonts w:ascii="Times New Roman" w:hAnsi="Times New Roman" w:cs="Times New Roman"/>
                <w:sz w:val="20"/>
                <w:szCs w:val="20"/>
                <w:rPrChange w:id="1586" w:author="Zachary Cappella" w:date="2023-10-23T16:02:00Z">
                  <w:rPr>
                    <w:rFonts w:ascii="Times New Roman" w:hAnsi="Times New Roman" w:cs="Times New Roman"/>
                  </w:rPr>
                </w:rPrChange>
              </w:rPr>
              <w:pPrChange w:id="1587" w:author="Zachary Cappella" w:date="2023-10-09T13:10:00Z">
                <w:pPr/>
              </w:pPrChange>
            </w:pPr>
            <w:r w:rsidRPr="00035CEB">
              <w:rPr>
                <w:rFonts w:ascii="Times New Roman" w:eastAsia="Times New Roman" w:hAnsi="Times New Roman" w:cs="Times New Roman"/>
                <w:sz w:val="20"/>
                <w:szCs w:val="20"/>
                <w:rPrChange w:id="1588" w:author="Zachary Cappella" w:date="2023-10-23T16:02:00Z">
                  <w:rPr>
                    <w:rFonts w:ascii="Times New Roman" w:eastAsia="Times New Roman" w:hAnsi="Times New Roman" w:cs="Times New Roman"/>
                    <w:sz w:val="24"/>
                    <w:szCs w:val="24"/>
                  </w:rPr>
                </w:rPrChange>
              </w:rPr>
              <w:t>TranscribedTexts</w:t>
            </w:r>
          </w:p>
        </w:tc>
        <w:tc>
          <w:tcPr>
            <w:tcW w:w="1903" w:type="dxa"/>
            <w:tcMar>
              <w:left w:w="108" w:type="dxa"/>
              <w:right w:w="108" w:type="dxa"/>
            </w:tcMar>
          </w:tcPr>
          <w:p w14:paraId="71F1249B" w14:textId="485E230C"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589" w:author="Zachary Cappella" w:date="2023-10-23T16:02:00Z">
                  <w:rPr>
                    <w:rFonts w:ascii="Times New Roman" w:hAnsi="Times New Roman" w:cs="Times New Roman"/>
                  </w:rPr>
                </w:rPrChange>
              </w:rPr>
              <w:pPrChange w:id="1590"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591" w:author="Zachary Cappella" w:date="2023-10-23T16:02:00Z">
                  <w:rPr>
                    <w:rFonts w:ascii="Times New Roman" w:eastAsia="Times New Roman" w:hAnsi="Times New Roman" w:cs="Times New Roman"/>
                    <w:sz w:val="24"/>
                    <w:szCs w:val="24"/>
                  </w:rPr>
                </w:rPrChange>
              </w:rPr>
              <w:t>TranscriptionID</w:t>
            </w:r>
          </w:p>
        </w:tc>
        <w:tc>
          <w:tcPr>
            <w:tcW w:w="1819" w:type="dxa"/>
            <w:tcMar>
              <w:left w:w="108" w:type="dxa"/>
              <w:right w:w="108" w:type="dxa"/>
            </w:tcMar>
          </w:tcPr>
          <w:p w14:paraId="1E996666" w14:textId="04C51AF0"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592" w:author="Zachary Cappella" w:date="2023-10-23T16:02:00Z">
                  <w:rPr>
                    <w:rFonts w:ascii="Times New Roman" w:hAnsi="Times New Roman" w:cs="Times New Roman"/>
                  </w:rPr>
                </w:rPrChange>
              </w:rPr>
              <w:pPrChange w:id="1593"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594" w:author="Zachary Cappella" w:date="2023-10-23T16:02:00Z">
                  <w:rPr>
                    <w:rFonts w:ascii="Times New Roman" w:eastAsia="Times New Roman" w:hAnsi="Times New Roman" w:cs="Times New Roman"/>
                    <w:sz w:val="24"/>
                    <w:szCs w:val="24"/>
                  </w:rPr>
                </w:rPrChange>
              </w:rPr>
              <w:t xml:space="preserve">INT       </w:t>
            </w:r>
          </w:p>
        </w:tc>
        <w:tc>
          <w:tcPr>
            <w:tcW w:w="1834" w:type="dxa"/>
            <w:tcMar>
              <w:left w:w="108" w:type="dxa"/>
              <w:right w:w="108" w:type="dxa"/>
            </w:tcMar>
          </w:tcPr>
          <w:p w14:paraId="38271067" w14:textId="6A7A0639"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595" w:author="Zachary Cappella" w:date="2023-10-23T16:02:00Z">
                  <w:rPr>
                    <w:rFonts w:ascii="Times New Roman" w:hAnsi="Times New Roman" w:cs="Times New Roman"/>
                  </w:rPr>
                </w:rPrChange>
              </w:rPr>
              <w:pPrChange w:id="1596"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597" w:author="Zachary Cappella" w:date="2023-10-23T16:02:00Z">
                  <w:rPr>
                    <w:rFonts w:ascii="Times New Roman" w:eastAsia="Times New Roman" w:hAnsi="Times New Roman" w:cs="Times New Roman"/>
                    <w:sz w:val="24"/>
                    <w:szCs w:val="24"/>
                  </w:rPr>
                </w:rPrChange>
              </w:rPr>
              <w:t xml:space="preserve">Unique identifier for each transcription               </w:t>
            </w:r>
          </w:p>
        </w:tc>
        <w:tc>
          <w:tcPr>
            <w:tcW w:w="1947" w:type="dxa"/>
            <w:tcMar>
              <w:left w:w="108" w:type="dxa"/>
              <w:right w:w="108" w:type="dxa"/>
            </w:tcMar>
          </w:tcPr>
          <w:p w14:paraId="39FEC246" w14:textId="7CEFF25B"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598" w:author="Zachary Cappella" w:date="2023-10-23T16:02:00Z">
                  <w:rPr>
                    <w:rFonts w:ascii="Times New Roman" w:hAnsi="Times New Roman" w:cs="Times New Roman"/>
                  </w:rPr>
                </w:rPrChange>
              </w:rPr>
              <w:pPrChange w:id="159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600" w:author="Zachary Cappella" w:date="2023-10-23T16:02:00Z">
                  <w:rPr>
                    <w:rFonts w:ascii="Times New Roman" w:eastAsia="Times New Roman" w:hAnsi="Times New Roman" w:cs="Times New Roman"/>
                    <w:sz w:val="24"/>
                    <w:szCs w:val="24"/>
                  </w:rPr>
                </w:rPrChange>
              </w:rPr>
              <w:t xml:space="preserve">Primary Key, Not Null             </w:t>
            </w:r>
          </w:p>
        </w:tc>
      </w:tr>
      <w:tr w:rsidR="00E46F03" w:rsidRPr="00035CEB" w14:paraId="0C619F7C"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78A745B6" w14:textId="1C6E8619" w:rsidR="002F0594" w:rsidRPr="00035CEB" w:rsidRDefault="002F0594">
            <w:pPr>
              <w:spacing w:line="360" w:lineRule="auto"/>
              <w:rPr>
                <w:rFonts w:ascii="Times New Roman" w:hAnsi="Times New Roman" w:cs="Times New Roman"/>
                <w:sz w:val="20"/>
                <w:szCs w:val="20"/>
                <w:rPrChange w:id="1601" w:author="Zachary Cappella" w:date="2023-10-23T16:02:00Z">
                  <w:rPr>
                    <w:rFonts w:ascii="Times New Roman" w:hAnsi="Times New Roman" w:cs="Times New Roman"/>
                  </w:rPr>
                </w:rPrChange>
              </w:rPr>
              <w:pPrChange w:id="1602" w:author="Zachary Cappella" w:date="2023-10-09T13:10:00Z">
                <w:pPr/>
              </w:pPrChange>
            </w:pPr>
            <w:r w:rsidRPr="00035CEB">
              <w:rPr>
                <w:rFonts w:ascii="Times New Roman" w:eastAsia="Times New Roman" w:hAnsi="Times New Roman" w:cs="Times New Roman"/>
                <w:sz w:val="20"/>
                <w:szCs w:val="20"/>
                <w:rPrChange w:id="1603"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15ADC467" w14:textId="21B51889"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604" w:author="Zachary Cappella" w:date="2023-10-23T16:02:00Z">
                  <w:rPr>
                    <w:rFonts w:ascii="Times New Roman" w:hAnsi="Times New Roman" w:cs="Times New Roman"/>
                  </w:rPr>
                </w:rPrChange>
              </w:rPr>
              <w:pPrChange w:id="1605"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606" w:author="Zachary Cappella" w:date="2023-10-23T16:02:00Z">
                  <w:rPr>
                    <w:rFonts w:ascii="Times New Roman" w:eastAsia="Times New Roman" w:hAnsi="Times New Roman" w:cs="Times New Roman"/>
                    <w:sz w:val="24"/>
                    <w:szCs w:val="24"/>
                  </w:rPr>
                </w:rPrChange>
              </w:rPr>
              <w:t>AudioID</w:t>
            </w:r>
          </w:p>
        </w:tc>
        <w:tc>
          <w:tcPr>
            <w:tcW w:w="1819" w:type="dxa"/>
            <w:tcMar>
              <w:left w:w="108" w:type="dxa"/>
              <w:right w:w="108" w:type="dxa"/>
            </w:tcMar>
          </w:tcPr>
          <w:p w14:paraId="451627E8" w14:textId="5DF6DBB5"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607" w:author="Zachary Cappella" w:date="2023-10-23T16:02:00Z">
                  <w:rPr>
                    <w:rFonts w:ascii="Times New Roman" w:hAnsi="Times New Roman" w:cs="Times New Roman"/>
                  </w:rPr>
                </w:rPrChange>
              </w:rPr>
              <w:pPrChange w:id="1608"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609" w:author="Zachary Cappella" w:date="2023-10-23T16:02:00Z">
                  <w:rPr>
                    <w:rFonts w:ascii="Times New Roman" w:eastAsia="Times New Roman" w:hAnsi="Times New Roman" w:cs="Times New Roman"/>
                    <w:sz w:val="24"/>
                    <w:szCs w:val="24"/>
                  </w:rPr>
                </w:rPrChange>
              </w:rPr>
              <w:t xml:space="preserve">INT </w:t>
            </w:r>
          </w:p>
        </w:tc>
        <w:tc>
          <w:tcPr>
            <w:tcW w:w="1834" w:type="dxa"/>
            <w:tcMar>
              <w:left w:w="108" w:type="dxa"/>
              <w:right w:w="108" w:type="dxa"/>
            </w:tcMar>
          </w:tcPr>
          <w:p w14:paraId="4A3BCF47" w14:textId="6E0AD891"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610" w:author="Zachary Cappella" w:date="2023-10-23T16:02:00Z">
                  <w:rPr>
                    <w:rFonts w:ascii="Times New Roman" w:hAnsi="Times New Roman" w:cs="Times New Roman"/>
                  </w:rPr>
                </w:rPrChange>
              </w:rPr>
              <w:pPrChange w:id="161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612" w:author="Zachary Cappella" w:date="2023-10-23T16:02:00Z">
                  <w:rPr>
                    <w:rFonts w:ascii="Times New Roman" w:eastAsia="Times New Roman" w:hAnsi="Times New Roman" w:cs="Times New Roman"/>
                    <w:sz w:val="24"/>
                    <w:szCs w:val="24"/>
                  </w:rPr>
                </w:rPrChange>
              </w:rPr>
              <w:t xml:space="preserve">Foreign key referencing Audio table                     </w:t>
            </w:r>
          </w:p>
        </w:tc>
        <w:tc>
          <w:tcPr>
            <w:tcW w:w="1947" w:type="dxa"/>
            <w:tcMar>
              <w:left w:w="108" w:type="dxa"/>
              <w:right w:w="108" w:type="dxa"/>
            </w:tcMar>
          </w:tcPr>
          <w:p w14:paraId="716AE6EB" w14:textId="25F10ACA"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613" w:author="Zachary Cappella" w:date="2023-10-23T16:02:00Z">
                  <w:rPr>
                    <w:rFonts w:ascii="Times New Roman" w:hAnsi="Times New Roman" w:cs="Times New Roman"/>
                  </w:rPr>
                </w:rPrChange>
              </w:rPr>
              <w:pPrChange w:id="161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615" w:author="Zachary Cappella" w:date="2023-10-23T16:02:00Z">
                  <w:rPr>
                    <w:rFonts w:ascii="Times New Roman" w:eastAsia="Times New Roman" w:hAnsi="Times New Roman" w:cs="Times New Roman"/>
                    <w:sz w:val="24"/>
                    <w:szCs w:val="24"/>
                  </w:rPr>
                </w:rPrChange>
              </w:rPr>
              <w:t xml:space="preserve">Foreign Key, Not Null             </w:t>
            </w:r>
          </w:p>
        </w:tc>
      </w:tr>
      <w:tr w:rsidR="00E46F03" w:rsidRPr="00035CEB" w14:paraId="33C18E68"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3464E4B7" w14:textId="5EFDEFA8" w:rsidR="002F0594" w:rsidRPr="00035CEB" w:rsidRDefault="002F0594">
            <w:pPr>
              <w:spacing w:line="360" w:lineRule="auto"/>
              <w:rPr>
                <w:rFonts w:ascii="Times New Roman" w:hAnsi="Times New Roman" w:cs="Times New Roman"/>
                <w:sz w:val="20"/>
                <w:szCs w:val="20"/>
                <w:rPrChange w:id="1616" w:author="Zachary Cappella" w:date="2023-10-23T16:02:00Z">
                  <w:rPr>
                    <w:rFonts w:ascii="Times New Roman" w:hAnsi="Times New Roman" w:cs="Times New Roman"/>
                  </w:rPr>
                </w:rPrChange>
              </w:rPr>
              <w:pPrChange w:id="1617" w:author="Zachary Cappella" w:date="2023-10-09T13:10:00Z">
                <w:pPr/>
              </w:pPrChange>
            </w:pPr>
            <w:r w:rsidRPr="00035CEB">
              <w:rPr>
                <w:rFonts w:ascii="Times New Roman" w:eastAsia="Times New Roman" w:hAnsi="Times New Roman" w:cs="Times New Roman"/>
                <w:sz w:val="20"/>
                <w:szCs w:val="20"/>
                <w:rPrChange w:id="1618"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1BE48A54" w14:textId="7C5D6CE9"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619" w:author="Zachary Cappella" w:date="2023-10-23T16:02:00Z">
                  <w:rPr>
                    <w:rFonts w:ascii="Times New Roman" w:hAnsi="Times New Roman" w:cs="Times New Roman"/>
                  </w:rPr>
                </w:rPrChange>
              </w:rPr>
              <w:pPrChange w:id="1620"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621" w:author="Zachary Cappella" w:date="2023-10-23T16:02:00Z">
                  <w:rPr>
                    <w:rFonts w:ascii="Times New Roman" w:eastAsia="Times New Roman" w:hAnsi="Times New Roman" w:cs="Times New Roman"/>
                    <w:sz w:val="24"/>
                    <w:szCs w:val="24"/>
                  </w:rPr>
                </w:rPrChange>
              </w:rPr>
              <w:t>TranscribedText</w:t>
            </w:r>
          </w:p>
        </w:tc>
        <w:tc>
          <w:tcPr>
            <w:tcW w:w="1819" w:type="dxa"/>
            <w:tcMar>
              <w:left w:w="108" w:type="dxa"/>
              <w:right w:w="108" w:type="dxa"/>
            </w:tcMar>
          </w:tcPr>
          <w:p w14:paraId="173A13DC" w14:textId="3A840090"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622" w:author="Zachary Cappella" w:date="2023-10-23T16:02:00Z">
                  <w:rPr>
                    <w:rFonts w:ascii="Times New Roman" w:hAnsi="Times New Roman" w:cs="Times New Roman"/>
                  </w:rPr>
                </w:rPrChange>
              </w:rPr>
              <w:pPrChange w:id="1623"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624" w:author="Zachary Cappella" w:date="2023-10-23T16:02:00Z">
                  <w:rPr>
                    <w:rFonts w:ascii="Times New Roman" w:eastAsia="Times New Roman" w:hAnsi="Times New Roman" w:cs="Times New Roman"/>
                    <w:sz w:val="24"/>
                    <w:szCs w:val="24"/>
                  </w:rPr>
                </w:rPrChange>
              </w:rPr>
              <w:t>TEXT</w:t>
            </w:r>
          </w:p>
        </w:tc>
        <w:tc>
          <w:tcPr>
            <w:tcW w:w="1834" w:type="dxa"/>
            <w:tcMar>
              <w:left w:w="108" w:type="dxa"/>
              <w:right w:w="108" w:type="dxa"/>
            </w:tcMar>
          </w:tcPr>
          <w:p w14:paraId="7DC6653F" w14:textId="7BC790F0"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625" w:author="Zachary Cappella" w:date="2023-10-23T16:02:00Z">
                  <w:rPr>
                    <w:rFonts w:ascii="Times New Roman" w:hAnsi="Times New Roman" w:cs="Times New Roman"/>
                  </w:rPr>
                </w:rPrChange>
              </w:rPr>
              <w:pPrChange w:id="1626"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627" w:author="Zachary Cappella" w:date="2023-10-23T16:02:00Z">
                  <w:rPr>
                    <w:rFonts w:ascii="Times New Roman" w:eastAsia="Times New Roman" w:hAnsi="Times New Roman" w:cs="Times New Roman"/>
                    <w:sz w:val="24"/>
                    <w:szCs w:val="24"/>
                  </w:rPr>
                </w:rPrChange>
              </w:rPr>
              <w:t xml:space="preserve">Textual version of the audio recording                  </w:t>
            </w:r>
          </w:p>
        </w:tc>
        <w:tc>
          <w:tcPr>
            <w:tcW w:w="1947" w:type="dxa"/>
            <w:tcMar>
              <w:left w:w="108" w:type="dxa"/>
              <w:right w:w="108" w:type="dxa"/>
            </w:tcMar>
          </w:tcPr>
          <w:p w14:paraId="1AEA99B2" w14:textId="2F3D03FA"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628" w:author="Zachary Cappella" w:date="2023-10-23T16:02:00Z">
                  <w:rPr>
                    <w:rFonts w:ascii="Times New Roman" w:hAnsi="Times New Roman" w:cs="Times New Roman"/>
                  </w:rPr>
                </w:rPrChange>
              </w:rPr>
              <w:pPrChange w:id="162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630" w:author="Zachary Cappella" w:date="2023-10-23T16:02:00Z">
                  <w:rPr>
                    <w:rFonts w:ascii="Times New Roman" w:eastAsia="Times New Roman" w:hAnsi="Times New Roman" w:cs="Times New Roman"/>
                    <w:sz w:val="24"/>
                    <w:szCs w:val="24"/>
                  </w:rPr>
                </w:rPrChange>
              </w:rPr>
              <w:t xml:space="preserve">Not Null   </w:t>
            </w:r>
          </w:p>
        </w:tc>
      </w:tr>
      <w:tr w:rsidR="00E46F03" w:rsidRPr="00035CEB" w14:paraId="5B66BAC9"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42F9F45B" w14:textId="5D62E025" w:rsidR="002F0594" w:rsidRPr="00035CEB" w:rsidRDefault="002F0594">
            <w:pPr>
              <w:spacing w:line="360" w:lineRule="auto"/>
              <w:rPr>
                <w:rFonts w:ascii="Times New Roman" w:hAnsi="Times New Roman" w:cs="Times New Roman"/>
                <w:sz w:val="20"/>
                <w:szCs w:val="20"/>
                <w:rPrChange w:id="1631" w:author="Zachary Cappella" w:date="2023-10-23T16:02:00Z">
                  <w:rPr>
                    <w:rFonts w:ascii="Times New Roman" w:hAnsi="Times New Roman" w:cs="Times New Roman"/>
                  </w:rPr>
                </w:rPrChange>
              </w:rPr>
              <w:pPrChange w:id="1632" w:author="Zachary Cappella" w:date="2023-10-09T13:10:00Z">
                <w:pPr/>
              </w:pPrChange>
            </w:pPr>
            <w:r w:rsidRPr="00035CEB">
              <w:rPr>
                <w:rFonts w:ascii="Times New Roman" w:eastAsia="Times New Roman" w:hAnsi="Times New Roman" w:cs="Times New Roman"/>
                <w:sz w:val="20"/>
                <w:szCs w:val="20"/>
                <w:rPrChange w:id="1633"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7EBB9123" w14:textId="5F09C6AA"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634" w:author="Zachary Cappella" w:date="2023-10-23T16:02:00Z">
                  <w:rPr>
                    <w:rFonts w:ascii="Times New Roman" w:hAnsi="Times New Roman" w:cs="Times New Roman"/>
                  </w:rPr>
                </w:rPrChange>
              </w:rPr>
              <w:pPrChange w:id="1635"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636" w:author="Zachary Cappella" w:date="2023-10-23T16:02:00Z">
                  <w:rPr>
                    <w:rFonts w:ascii="Times New Roman" w:eastAsia="Times New Roman" w:hAnsi="Times New Roman" w:cs="Times New Roman"/>
                    <w:sz w:val="24"/>
                    <w:szCs w:val="24"/>
                  </w:rPr>
                </w:rPrChange>
              </w:rPr>
              <w:t>DateTranscribed</w:t>
            </w:r>
          </w:p>
        </w:tc>
        <w:tc>
          <w:tcPr>
            <w:tcW w:w="1819" w:type="dxa"/>
            <w:tcMar>
              <w:left w:w="108" w:type="dxa"/>
              <w:right w:w="108" w:type="dxa"/>
            </w:tcMar>
          </w:tcPr>
          <w:p w14:paraId="42E34ECD" w14:textId="435503E5"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637" w:author="Zachary Cappella" w:date="2023-10-23T16:02:00Z">
                  <w:rPr>
                    <w:rFonts w:ascii="Times New Roman" w:hAnsi="Times New Roman" w:cs="Times New Roman"/>
                  </w:rPr>
                </w:rPrChange>
              </w:rPr>
              <w:pPrChange w:id="1638"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639" w:author="Zachary Cappella" w:date="2023-10-23T16:02:00Z">
                  <w:rPr>
                    <w:rFonts w:ascii="Times New Roman" w:eastAsia="Times New Roman" w:hAnsi="Times New Roman" w:cs="Times New Roman"/>
                    <w:sz w:val="24"/>
                    <w:szCs w:val="24"/>
                  </w:rPr>
                </w:rPrChange>
              </w:rPr>
              <w:t xml:space="preserve">DATE      </w:t>
            </w:r>
          </w:p>
        </w:tc>
        <w:tc>
          <w:tcPr>
            <w:tcW w:w="1834" w:type="dxa"/>
            <w:tcMar>
              <w:left w:w="108" w:type="dxa"/>
              <w:right w:w="108" w:type="dxa"/>
            </w:tcMar>
          </w:tcPr>
          <w:p w14:paraId="1B4CC4B6" w14:textId="221203B7"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640" w:author="Zachary Cappella" w:date="2023-10-23T16:02:00Z">
                  <w:rPr>
                    <w:rFonts w:ascii="Times New Roman" w:hAnsi="Times New Roman" w:cs="Times New Roman"/>
                  </w:rPr>
                </w:rPrChange>
              </w:rPr>
              <w:pPrChange w:id="164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642" w:author="Zachary Cappella" w:date="2023-10-23T16:02:00Z">
                  <w:rPr>
                    <w:rFonts w:ascii="Times New Roman" w:eastAsia="Times New Roman" w:hAnsi="Times New Roman" w:cs="Times New Roman"/>
                    <w:sz w:val="24"/>
                    <w:szCs w:val="24"/>
                  </w:rPr>
                </w:rPrChange>
              </w:rPr>
              <w:t xml:space="preserve">Date when the audio was transcribed                     </w:t>
            </w:r>
          </w:p>
        </w:tc>
        <w:tc>
          <w:tcPr>
            <w:tcW w:w="1947" w:type="dxa"/>
            <w:tcMar>
              <w:left w:w="108" w:type="dxa"/>
              <w:right w:w="108" w:type="dxa"/>
            </w:tcMar>
          </w:tcPr>
          <w:p w14:paraId="119EB4D6" w14:textId="5512D93C"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643" w:author="Zachary Cappella" w:date="2023-10-23T16:02:00Z">
                  <w:rPr>
                    <w:rFonts w:ascii="Times New Roman" w:hAnsi="Times New Roman" w:cs="Times New Roman"/>
                  </w:rPr>
                </w:rPrChange>
              </w:rPr>
              <w:pPrChange w:id="164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645" w:author="Zachary Cappella" w:date="2023-10-23T16:02:00Z">
                  <w:rPr>
                    <w:rFonts w:ascii="Times New Roman" w:eastAsia="Times New Roman" w:hAnsi="Times New Roman" w:cs="Times New Roman"/>
                    <w:sz w:val="24"/>
                    <w:szCs w:val="24"/>
                  </w:rPr>
                </w:rPrChange>
              </w:rPr>
              <w:t>Not Null</w:t>
            </w:r>
          </w:p>
        </w:tc>
      </w:tr>
    </w:tbl>
    <w:p w14:paraId="34D69DA2" w14:textId="7F6FC9ED" w:rsidR="00325B3E" w:rsidRPr="00035CEB" w:rsidRDefault="002412A1">
      <w:pPr>
        <w:jc w:val="center"/>
        <w:rPr>
          <w:ins w:id="1646" w:author="Zachary Cappella" w:date="2023-10-09T13:34:00Z"/>
          <w:rFonts w:ascii="Times New Roman" w:hAnsi="Times New Roman" w:cs="Times New Roman"/>
          <w:rPrChange w:id="1647" w:author="Zachary Cappella" w:date="2023-10-23T16:02:00Z">
            <w:rPr>
              <w:ins w:id="1648" w:author="Zachary Cappella" w:date="2023-10-09T13:34:00Z"/>
            </w:rPr>
          </w:rPrChange>
        </w:rPr>
        <w:pPrChange w:id="1649" w:author="Zachary Cappella" w:date="2023-10-09T13:36:00Z">
          <w:pPr/>
        </w:pPrChange>
      </w:pPr>
      <w:ins w:id="1650" w:author="Zachary Cappella" w:date="2023-10-09T13:36:00Z">
        <w:r w:rsidRPr="00035CEB">
          <w:rPr>
            <w:rFonts w:ascii="Times New Roman" w:hAnsi="Times New Roman" w:cs="Times New Roman"/>
          </w:rPr>
          <w:t>Table 7 – Transcribed Texts Table</w:t>
        </w:r>
      </w:ins>
    </w:p>
    <w:p w14:paraId="653FE719" w14:textId="77777777" w:rsidR="00325B3E" w:rsidRPr="00035CEB" w:rsidRDefault="00325B3E">
      <w:pPr>
        <w:rPr>
          <w:ins w:id="1651" w:author="Zachary Cappella" w:date="2023-10-09T13:34:00Z"/>
          <w:rFonts w:ascii="Times New Roman" w:hAnsi="Times New Roman" w:cs="Times New Roman"/>
          <w:rPrChange w:id="1652" w:author="Zachary Cappella" w:date="2023-10-23T16:02:00Z">
            <w:rPr>
              <w:ins w:id="1653" w:author="Zachary Cappella" w:date="2023-10-09T13:34:00Z"/>
            </w:rPr>
          </w:rPrChange>
        </w:rPr>
      </w:pPr>
      <w:ins w:id="1654" w:author="Zachary Cappella" w:date="2023-10-09T13:34:00Z">
        <w:r w:rsidRPr="00035CEB">
          <w:rPr>
            <w:rFonts w:ascii="Times New Roman" w:hAnsi="Times New Roman" w:cs="Times New Roman"/>
            <w:rPrChange w:id="1655" w:author="Zachary Cappella" w:date="2023-10-23T16:02:00Z">
              <w:rPr/>
            </w:rPrChange>
          </w:rPr>
          <w:br w:type="page"/>
        </w:r>
      </w:ins>
    </w:p>
    <w:p w14:paraId="796D4B72" w14:textId="43FE811F" w:rsidR="00E46F03" w:rsidRPr="00035CEB" w:rsidRDefault="00325B3E" w:rsidP="00325B3E">
      <w:pPr>
        <w:pStyle w:val="Heading3"/>
        <w:rPr>
          <w:ins w:id="1656" w:author="Zachary Cappella" w:date="2023-10-09T13:35:00Z"/>
          <w:rFonts w:ascii="Times New Roman" w:hAnsi="Times New Roman" w:cs="Times New Roman"/>
          <w:rPrChange w:id="1657" w:author="Zachary Cappella" w:date="2023-10-23T16:02:00Z">
            <w:rPr>
              <w:ins w:id="1658" w:author="Zachary Cappella" w:date="2023-10-09T13:35:00Z"/>
            </w:rPr>
          </w:rPrChange>
        </w:rPr>
      </w:pPr>
      <w:bookmarkStart w:id="1659" w:name="_Toc149373355"/>
      <w:ins w:id="1660" w:author="Zachary Cappella" w:date="2023-10-09T13:35:00Z">
        <w:r w:rsidRPr="00035CEB">
          <w:rPr>
            <w:rFonts w:ascii="Times New Roman" w:hAnsi="Times New Roman" w:cs="Times New Roman"/>
            <w:rPrChange w:id="1661" w:author="Zachary Cappella" w:date="2023-10-23T16:02:00Z">
              <w:rPr/>
            </w:rPrChange>
          </w:rPr>
          <w:lastRenderedPageBreak/>
          <w:t>4.2.5 Summarized Chats Table</w:t>
        </w:r>
        <w:bookmarkEnd w:id="1659"/>
      </w:ins>
    </w:p>
    <w:p w14:paraId="38CAD97D" w14:textId="77777777" w:rsidR="00325B3E" w:rsidRPr="00035CEB" w:rsidRDefault="00325B3E" w:rsidP="00325B3E">
      <w:pPr>
        <w:rPr>
          <w:ins w:id="1662" w:author="Zachary Cappella" w:date="2023-10-09T13:33:00Z"/>
          <w:rFonts w:ascii="Times New Roman" w:hAnsi="Times New Roman" w:cs="Times New Roman"/>
          <w:rPrChange w:id="1663" w:author="Zachary Cappella" w:date="2023-10-23T16:02:00Z">
            <w:rPr>
              <w:ins w:id="1664" w:author="Zachary Cappella" w:date="2023-10-09T13:33:00Z"/>
            </w:rPr>
          </w:rPrChange>
        </w:rPr>
      </w:pPr>
    </w:p>
    <w:tbl>
      <w:tblPr>
        <w:tblStyle w:val="GridTable4"/>
        <w:tblW w:w="9473" w:type="dxa"/>
        <w:tblLayout w:type="fixed"/>
        <w:tblLook w:val="04A0" w:firstRow="1" w:lastRow="0" w:firstColumn="1" w:lastColumn="0" w:noHBand="0" w:noVBand="1"/>
        <w:tblPrChange w:id="1665" w:author="Zachary Cappella" w:date="2023-10-09T13:16:00Z">
          <w:tblPr>
            <w:tblStyle w:val="GridTable4"/>
            <w:tblW w:w="9473" w:type="dxa"/>
            <w:tblLayout w:type="fixed"/>
            <w:tblLook w:val="04A0" w:firstRow="1" w:lastRow="0" w:firstColumn="1" w:lastColumn="0" w:noHBand="0" w:noVBand="1"/>
          </w:tblPr>
        </w:tblPrChange>
      </w:tblPr>
      <w:tblGrid>
        <w:gridCol w:w="1970"/>
        <w:gridCol w:w="1903"/>
        <w:gridCol w:w="1819"/>
        <w:gridCol w:w="1834"/>
        <w:gridCol w:w="1947"/>
        <w:tblGridChange w:id="1666">
          <w:tblGrid>
            <w:gridCol w:w="1970"/>
            <w:gridCol w:w="1903"/>
            <w:gridCol w:w="1819"/>
            <w:gridCol w:w="1834"/>
            <w:gridCol w:w="1947"/>
          </w:tblGrid>
        </w:tblGridChange>
      </w:tblGrid>
      <w:tr w:rsidR="002F0594" w:rsidRPr="00035CEB" w14:paraId="5729FDC5" w14:textId="77777777" w:rsidTr="002F0594">
        <w:trPr>
          <w:cnfStyle w:val="100000000000" w:firstRow="1" w:lastRow="0" w:firstColumn="0" w:lastColumn="0" w:oddVBand="0" w:evenVBand="0" w:oddHBand="0" w:evenHBand="0" w:firstRowFirstColumn="0" w:firstRowLastColumn="0" w:lastRowFirstColumn="0" w:lastRowLastColumn="0"/>
          <w:trHeight w:val="300"/>
          <w:ins w:id="1667" w:author="Zachary Cappella" w:date="2023-10-09T13:16:00Z"/>
          <w:trPrChange w:id="1668" w:author="Zachary Cappella" w:date="2023-10-09T13:16:00Z">
            <w:trPr>
              <w:trHeight w:val="300"/>
            </w:trPr>
          </w:trPrChange>
        </w:trPr>
        <w:tc>
          <w:tcPr>
            <w:cnfStyle w:val="001000000000" w:firstRow="0" w:lastRow="0" w:firstColumn="1" w:lastColumn="0" w:oddVBand="0" w:evenVBand="0" w:oddHBand="0" w:evenHBand="0" w:firstRowFirstColumn="0" w:firstRowLastColumn="0" w:lastRowFirstColumn="0" w:lastRowLastColumn="0"/>
            <w:tcW w:w="0" w:type="dxa"/>
            <w:tcMar>
              <w:left w:w="108" w:type="dxa"/>
              <w:right w:w="108" w:type="dxa"/>
            </w:tcMar>
            <w:tcPrChange w:id="1669" w:author="Zachary Cappella" w:date="2023-10-09T13:16:00Z">
              <w:tcPr>
                <w:tcW w:w="1970" w:type="dxa"/>
                <w:tcMar>
                  <w:left w:w="108" w:type="dxa"/>
                  <w:right w:w="108" w:type="dxa"/>
                </w:tcMar>
              </w:tcPr>
            </w:tcPrChange>
          </w:tcPr>
          <w:p w14:paraId="3E8BD922" w14:textId="6772330A" w:rsidR="002F0594" w:rsidRPr="00035CEB" w:rsidRDefault="002F0594" w:rsidP="002F0594">
            <w:pPr>
              <w:spacing w:line="360" w:lineRule="auto"/>
              <w:cnfStyle w:val="101000000000" w:firstRow="1" w:lastRow="0" w:firstColumn="1" w:lastColumn="0" w:oddVBand="0" w:evenVBand="0" w:oddHBand="0" w:evenHBand="0" w:firstRowFirstColumn="0" w:firstRowLastColumn="0" w:lastRowFirstColumn="0" w:lastRowLastColumn="0"/>
              <w:rPr>
                <w:ins w:id="1670" w:author="Zachary Cappella" w:date="2023-10-09T13:16:00Z"/>
                <w:rFonts w:ascii="Times New Roman" w:eastAsia="Times New Roman" w:hAnsi="Times New Roman" w:cs="Times New Roman"/>
                <w:sz w:val="20"/>
                <w:szCs w:val="20"/>
              </w:rPr>
            </w:pPr>
            <w:ins w:id="1671" w:author="Zachary Cappella" w:date="2023-10-09T13:16:00Z">
              <w:r w:rsidRPr="00035CEB">
                <w:rPr>
                  <w:rFonts w:ascii="Times New Roman" w:eastAsia="Times New Roman" w:hAnsi="Times New Roman" w:cs="Times New Roman"/>
                  <w:sz w:val="20"/>
                  <w:szCs w:val="20"/>
                </w:rPr>
                <w:t>Table Name</w:t>
              </w:r>
            </w:ins>
          </w:p>
        </w:tc>
        <w:tc>
          <w:tcPr>
            <w:tcW w:w="0" w:type="dxa"/>
            <w:tcMar>
              <w:left w:w="108" w:type="dxa"/>
              <w:right w:w="108" w:type="dxa"/>
            </w:tcMar>
            <w:tcPrChange w:id="1672" w:author="Zachary Cappella" w:date="2023-10-09T13:16:00Z">
              <w:tcPr>
                <w:tcW w:w="1903" w:type="dxa"/>
                <w:tcMar>
                  <w:left w:w="108" w:type="dxa"/>
                  <w:right w:w="108" w:type="dxa"/>
                </w:tcMar>
              </w:tcPr>
            </w:tcPrChange>
          </w:tcPr>
          <w:p w14:paraId="1615BF7A" w14:textId="014A00C5" w:rsidR="002F0594" w:rsidRPr="00035CEB" w:rsidRDefault="002F0594" w:rsidP="002F0594">
            <w:pPr>
              <w:spacing w:line="360" w:lineRule="auto"/>
              <w:cnfStyle w:val="100000000000" w:firstRow="1" w:lastRow="0" w:firstColumn="0" w:lastColumn="0" w:oddVBand="0" w:evenVBand="0" w:oddHBand="0" w:evenHBand="0" w:firstRowFirstColumn="0" w:firstRowLastColumn="0" w:lastRowFirstColumn="0" w:lastRowLastColumn="0"/>
              <w:rPr>
                <w:ins w:id="1673" w:author="Zachary Cappella" w:date="2023-10-09T13:16:00Z"/>
                <w:rFonts w:ascii="Times New Roman" w:eastAsia="Times New Roman" w:hAnsi="Times New Roman" w:cs="Times New Roman"/>
                <w:b w:val="0"/>
                <w:sz w:val="20"/>
                <w:szCs w:val="20"/>
                <w:rPrChange w:id="1674" w:author="Zachary Cappella" w:date="2023-10-23T16:02:00Z">
                  <w:rPr>
                    <w:ins w:id="1675" w:author="Zachary Cappella" w:date="2023-10-09T13:16:00Z"/>
                    <w:rFonts w:ascii="Times New Roman" w:eastAsia="Times New Roman" w:hAnsi="Times New Roman" w:cs="Times New Roman"/>
                    <w:sz w:val="20"/>
                    <w:szCs w:val="20"/>
                  </w:rPr>
                </w:rPrChange>
              </w:rPr>
            </w:pPr>
            <w:ins w:id="1676" w:author="Zachary Cappella" w:date="2023-10-09T13:16:00Z">
              <w:r w:rsidRPr="00035CEB">
                <w:rPr>
                  <w:rFonts w:ascii="Times New Roman" w:eastAsia="Times New Roman" w:hAnsi="Times New Roman" w:cs="Times New Roman"/>
                  <w:sz w:val="20"/>
                  <w:szCs w:val="20"/>
                </w:rPr>
                <w:t>Column Name</w:t>
              </w:r>
            </w:ins>
          </w:p>
        </w:tc>
        <w:tc>
          <w:tcPr>
            <w:tcW w:w="0" w:type="dxa"/>
            <w:tcMar>
              <w:left w:w="108" w:type="dxa"/>
              <w:right w:w="108" w:type="dxa"/>
            </w:tcMar>
            <w:tcPrChange w:id="1677" w:author="Zachary Cappella" w:date="2023-10-09T13:16:00Z">
              <w:tcPr>
                <w:tcW w:w="1819" w:type="dxa"/>
                <w:tcMar>
                  <w:left w:w="108" w:type="dxa"/>
                  <w:right w:w="108" w:type="dxa"/>
                </w:tcMar>
              </w:tcPr>
            </w:tcPrChange>
          </w:tcPr>
          <w:p w14:paraId="5B5F61CB" w14:textId="0F0C397F" w:rsidR="002F0594" w:rsidRPr="00035CEB" w:rsidRDefault="002F0594" w:rsidP="002F0594">
            <w:pPr>
              <w:spacing w:line="360" w:lineRule="auto"/>
              <w:cnfStyle w:val="100000000000" w:firstRow="1" w:lastRow="0" w:firstColumn="0" w:lastColumn="0" w:oddVBand="0" w:evenVBand="0" w:oddHBand="0" w:evenHBand="0" w:firstRowFirstColumn="0" w:firstRowLastColumn="0" w:lastRowFirstColumn="0" w:lastRowLastColumn="0"/>
              <w:rPr>
                <w:ins w:id="1678" w:author="Zachary Cappella" w:date="2023-10-09T13:16:00Z"/>
                <w:rFonts w:ascii="Times New Roman" w:eastAsia="Times New Roman" w:hAnsi="Times New Roman" w:cs="Times New Roman"/>
                <w:b w:val="0"/>
                <w:sz w:val="20"/>
                <w:szCs w:val="20"/>
                <w:rPrChange w:id="1679" w:author="Zachary Cappella" w:date="2023-10-23T16:02:00Z">
                  <w:rPr>
                    <w:ins w:id="1680" w:author="Zachary Cappella" w:date="2023-10-09T13:16:00Z"/>
                    <w:rFonts w:ascii="Times New Roman" w:eastAsia="Times New Roman" w:hAnsi="Times New Roman" w:cs="Times New Roman"/>
                    <w:sz w:val="20"/>
                    <w:szCs w:val="20"/>
                  </w:rPr>
                </w:rPrChange>
              </w:rPr>
            </w:pPr>
            <w:ins w:id="1681" w:author="Zachary Cappella" w:date="2023-10-09T13:16:00Z">
              <w:r w:rsidRPr="00035CEB">
                <w:rPr>
                  <w:rFonts w:ascii="Times New Roman" w:eastAsia="Times New Roman" w:hAnsi="Times New Roman" w:cs="Times New Roman"/>
                  <w:sz w:val="20"/>
                  <w:szCs w:val="20"/>
                </w:rPr>
                <w:t>Data Type</w:t>
              </w:r>
            </w:ins>
          </w:p>
        </w:tc>
        <w:tc>
          <w:tcPr>
            <w:tcW w:w="0" w:type="dxa"/>
            <w:tcMar>
              <w:left w:w="108" w:type="dxa"/>
              <w:right w:w="108" w:type="dxa"/>
            </w:tcMar>
            <w:tcPrChange w:id="1682" w:author="Zachary Cappella" w:date="2023-10-09T13:16:00Z">
              <w:tcPr>
                <w:tcW w:w="1834" w:type="dxa"/>
                <w:tcMar>
                  <w:left w:w="108" w:type="dxa"/>
                  <w:right w:w="108" w:type="dxa"/>
                </w:tcMar>
              </w:tcPr>
            </w:tcPrChange>
          </w:tcPr>
          <w:p w14:paraId="7537849B" w14:textId="63066BE4" w:rsidR="002F0594" w:rsidRPr="00035CEB" w:rsidRDefault="002F0594" w:rsidP="002F0594">
            <w:pPr>
              <w:spacing w:line="360" w:lineRule="auto"/>
              <w:cnfStyle w:val="100000000000" w:firstRow="1" w:lastRow="0" w:firstColumn="0" w:lastColumn="0" w:oddVBand="0" w:evenVBand="0" w:oddHBand="0" w:evenHBand="0" w:firstRowFirstColumn="0" w:firstRowLastColumn="0" w:lastRowFirstColumn="0" w:lastRowLastColumn="0"/>
              <w:rPr>
                <w:ins w:id="1683" w:author="Zachary Cappella" w:date="2023-10-09T13:16:00Z"/>
                <w:rFonts w:ascii="Times New Roman" w:eastAsia="Times New Roman" w:hAnsi="Times New Roman" w:cs="Times New Roman"/>
                <w:b w:val="0"/>
                <w:sz w:val="20"/>
                <w:szCs w:val="20"/>
                <w:rPrChange w:id="1684" w:author="Zachary Cappella" w:date="2023-10-23T16:02:00Z">
                  <w:rPr>
                    <w:ins w:id="1685" w:author="Zachary Cappella" w:date="2023-10-09T13:16:00Z"/>
                    <w:rFonts w:ascii="Times New Roman" w:eastAsia="Times New Roman" w:hAnsi="Times New Roman" w:cs="Times New Roman"/>
                    <w:sz w:val="20"/>
                    <w:szCs w:val="20"/>
                  </w:rPr>
                </w:rPrChange>
              </w:rPr>
            </w:pPr>
            <w:ins w:id="1686" w:author="Zachary Cappella" w:date="2023-10-09T13:16:00Z">
              <w:r w:rsidRPr="00035CEB">
                <w:rPr>
                  <w:rFonts w:ascii="Times New Roman" w:eastAsia="Times New Roman" w:hAnsi="Times New Roman" w:cs="Times New Roman"/>
                  <w:sz w:val="20"/>
                  <w:szCs w:val="20"/>
                </w:rPr>
                <w:t>Description</w:t>
              </w:r>
            </w:ins>
          </w:p>
        </w:tc>
        <w:tc>
          <w:tcPr>
            <w:tcW w:w="0" w:type="dxa"/>
            <w:tcMar>
              <w:left w:w="108" w:type="dxa"/>
              <w:right w:w="108" w:type="dxa"/>
            </w:tcMar>
            <w:tcPrChange w:id="1687" w:author="Zachary Cappella" w:date="2023-10-09T13:16:00Z">
              <w:tcPr>
                <w:tcW w:w="1947" w:type="dxa"/>
                <w:tcMar>
                  <w:left w:w="108" w:type="dxa"/>
                  <w:right w:w="108" w:type="dxa"/>
                </w:tcMar>
              </w:tcPr>
            </w:tcPrChange>
          </w:tcPr>
          <w:p w14:paraId="6DE722AB" w14:textId="0865FC5C" w:rsidR="002F0594" w:rsidRPr="00035CEB" w:rsidRDefault="002F0594" w:rsidP="002F0594">
            <w:pPr>
              <w:spacing w:line="360" w:lineRule="auto"/>
              <w:cnfStyle w:val="100000000000" w:firstRow="1" w:lastRow="0" w:firstColumn="0" w:lastColumn="0" w:oddVBand="0" w:evenVBand="0" w:oddHBand="0" w:evenHBand="0" w:firstRowFirstColumn="0" w:firstRowLastColumn="0" w:lastRowFirstColumn="0" w:lastRowLastColumn="0"/>
              <w:rPr>
                <w:ins w:id="1688" w:author="Zachary Cappella" w:date="2023-10-09T13:16:00Z"/>
                <w:rFonts w:ascii="Times New Roman" w:eastAsia="Times New Roman" w:hAnsi="Times New Roman" w:cs="Times New Roman"/>
                <w:b w:val="0"/>
                <w:sz w:val="20"/>
                <w:szCs w:val="20"/>
                <w:rPrChange w:id="1689" w:author="Zachary Cappella" w:date="2023-10-23T16:02:00Z">
                  <w:rPr>
                    <w:ins w:id="1690" w:author="Zachary Cappella" w:date="2023-10-09T13:16:00Z"/>
                    <w:rFonts w:ascii="Times New Roman" w:eastAsia="Times New Roman" w:hAnsi="Times New Roman" w:cs="Times New Roman"/>
                    <w:sz w:val="20"/>
                    <w:szCs w:val="20"/>
                  </w:rPr>
                </w:rPrChange>
              </w:rPr>
            </w:pPr>
            <w:ins w:id="1691" w:author="Zachary Cappella" w:date="2023-10-09T13:16:00Z">
              <w:r w:rsidRPr="00035CEB">
                <w:rPr>
                  <w:rFonts w:ascii="Times New Roman" w:eastAsia="Times New Roman" w:hAnsi="Times New Roman" w:cs="Times New Roman"/>
                  <w:sz w:val="20"/>
                  <w:szCs w:val="20"/>
                </w:rPr>
                <w:t>Constraints</w:t>
              </w:r>
            </w:ins>
          </w:p>
        </w:tc>
      </w:tr>
      <w:tr w:rsidR="00E46F03" w:rsidRPr="00035CEB" w14:paraId="5D24B96B"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747645E3" w14:textId="3719B175" w:rsidR="002F0594" w:rsidRPr="00035CEB" w:rsidRDefault="002F0594">
            <w:pPr>
              <w:spacing w:line="360" w:lineRule="auto"/>
              <w:rPr>
                <w:rFonts w:ascii="Times New Roman" w:hAnsi="Times New Roman" w:cs="Times New Roman"/>
                <w:sz w:val="20"/>
                <w:szCs w:val="20"/>
                <w:rPrChange w:id="1692" w:author="Zachary Cappella" w:date="2023-10-23T16:02:00Z">
                  <w:rPr>
                    <w:rFonts w:ascii="Times New Roman" w:hAnsi="Times New Roman" w:cs="Times New Roman"/>
                  </w:rPr>
                </w:rPrChange>
              </w:rPr>
              <w:pPrChange w:id="1693" w:author="Zachary Cappella" w:date="2023-10-09T13:10:00Z">
                <w:pPr/>
              </w:pPrChange>
            </w:pPr>
            <w:r w:rsidRPr="00035CEB">
              <w:rPr>
                <w:rFonts w:ascii="Times New Roman" w:eastAsia="Times New Roman" w:hAnsi="Times New Roman" w:cs="Times New Roman"/>
                <w:sz w:val="20"/>
                <w:szCs w:val="20"/>
                <w:rPrChange w:id="1694" w:author="Zachary Cappella" w:date="2023-10-23T16:02:00Z">
                  <w:rPr>
                    <w:rFonts w:ascii="Times New Roman" w:eastAsia="Times New Roman" w:hAnsi="Times New Roman" w:cs="Times New Roman"/>
                    <w:sz w:val="24"/>
                    <w:szCs w:val="24"/>
                  </w:rPr>
                </w:rPrChange>
              </w:rPr>
              <w:t>SummarizedChats</w:t>
            </w:r>
          </w:p>
        </w:tc>
        <w:tc>
          <w:tcPr>
            <w:tcW w:w="1903" w:type="dxa"/>
            <w:tcMar>
              <w:left w:w="108" w:type="dxa"/>
              <w:right w:w="108" w:type="dxa"/>
            </w:tcMar>
          </w:tcPr>
          <w:p w14:paraId="1B903739" w14:textId="0C203FFF"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695" w:author="Zachary Cappella" w:date="2023-10-23T16:02:00Z">
                  <w:rPr>
                    <w:rFonts w:ascii="Times New Roman" w:hAnsi="Times New Roman" w:cs="Times New Roman"/>
                  </w:rPr>
                </w:rPrChange>
              </w:rPr>
              <w:pPrChange w:id="1696"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697" w:author="Zachary Cappella" w:date="2023-10-23T16:02:00Z">
                  <w:rPr>
                    <w:rFonts w:ascii="Times New Roman" w:eastAsia="Times New Roman" w:hAnsi="Times New Roman" w:cs="Times New Roman"/>
                    <w:sz w:val="24"/>
                    <w:szCs w:val="24"/>
                  </w:rPr>
                </w:rPrChange>
              </w:rPr>
              <w:t>ChatID</w:t>
            </w:r>
          </w:p>
        </w:tc>
        <w:tc>
          <w:tcPr>
            <w:tcW w:w="1819" w:type="dxa"/>
            <w:tcMar>
              <w:left w:w="108" w:type="dxa"/>
              <w:right w:w="108" w:type="dxa"/>
            </w:tcMar>
          </w:tcPr>
          <w:p w14:paraId="6664474D" w14:textId="7B43DD74"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698" w:author="Zachary Cappella" w:date="2023-10-23T16:02:00Z">
                  <w:rPr>
                    <w:rFonts w:ascii="Times New Roman" w:hAnsi="Times New Roman" w:cs="Times New Roman"/>
                  </w:rPr>
                </w:rPrChange>
              </w:rPr>
              <w:pPrChange w:id="169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700" w:author="Zachary Cappella" w:date="2023-10-23T16:02:00Z">
                  <w:rPr>
                    <w:rFonts w:ascii="Times New Roman" w:eastAsia="Times New Roman" w:hAnsi="Times New Roman" w:cs="Times New Roman"/>
                    <w:sz w:val="24"/>
                    <w:szCs w:val="24"/>
                  </w:rPr>
                </w:rPrChange>
              </w:rPr>
              <w:t xml:space="preserve">INT </w:t>
            </w:r>
          </w:p>
        </w:tc>
        <w:tc>
          <w:tcPr>
            <w:tcW w:w="1834" w:type="dxa"/>
            <w:tcMar>
              <w:left w:w="108" w:type="dxa"/>
              <w:right w:w="108" w:type="dxa"/>
            </w:tcMar>
          </w:tcPr>
          <w:p w14:paraId="57FE32D9" w14:textId="45A5396D"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701" w:author="Zachary Cappella" w:date="2023-10-23T16:02:00Z">
                  <w:rPr>
                    <w:rFonts w:ascii="Times New Roman" w:hAnsi="Times New Roman" w:cs="Times New Roman"/>
                  </w:rPr>
                </w:rPrChange>
              </w:rPr>
              <w:pPrChange w:id="1702"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703" w:author="Zachary Cappella" w:date="2023-10-23T16:02:00Z">
                  <w:rPr>
                    <w:rFonts w:ascii="Times New Roman" w:eastAsia="Times New Roman" w:hAnsi="Times New Roman" w:cs="Times New Roman"/>
                    <w:sz w:val="24"/>
                    <w:szCs w:val="24"/>
                  </w:rPr>
                </w:rPrChange>
              </w:rPr>
              <w:t xml:space="preserve">Unique identifier for each summarized chat              </w:t>
            </w:r>
          </w:p>
        </w:tc>
        <w:tc>
          <w:tcPr>
            <w:tcW w:w="1947" w:type="dxa"/>
            <w:tcMar>
              <w:left w:w="108" w:type="dxa"/>
              <w:right w:w="108" w:type="dxa"/>
            </w:tcMar>
          </w:tcPr>
          <w:p w14:paraId="112A9B0F" w14:textId="1132095E"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704" w:author="Zachary Cappella" w:date="2023-10-23T16:02:00Z">
                  <w:rPr>
                    <w:rFonts w:ascii="Times New Roman" w:hAnsi="Times New Roman" w:cs="Times New Roman"/>
                  </w:rPr>
                </w:rPrChange>
              </w:rPr>
              <w:pPrChange w:id="1705"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706" w:author="Zachary Cappella" w:date="2023-10-23T16:02:00Z">
                  <w:rPr>
                    <w:rFonts w:ascii="Times New Roman" w:eastAsia="Times New Roman" w:hAnsi="Times New Roman" w:cs="Times New Roman"/>
                    <w:sz w:val="24"/>
                    <w:szCs w:val="24"/>
                  </w:rPr>
                </w:rPrChange>
              </w:rPr>
              <w:t xml:space="preserve">Primary Key, Not Null             </w:t>
            </w:r>
          </w:p>
        </w:tc>
      </w:tr>
      <w:tr w:rsidR="00E46F03" w:rsidRPr="00035CEB" w14:paraId="06067F01"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1C59788C" w14:textId="62024298" w:rsidR="002F0594" w:rsidRPr="00035CEB" w:rsidRDefault="002F0594">
            <w:pPr>
              <w:spacing w:line="360" w:lineRule="auto"/>
              <w:rPr>
                <w:rFonts w:ascii="Times New Roman" w:hAnsi="Times New Roman" w:cs="Times New Roman"/>
                <w:sz w:val="20"/>
                <w:szCs w:val="20"/>
                <w:rPrChange w:id="1707" w:author="Zachary Cappella" w:date="2023-10-23T16:02:00Z">
                  <w:rPr>
                    <w:rFonts w:ascii="Times New Roman" w:hAnsi="Times New Roman" w:cs="Times New Roman"/>
                  </w:rPr>
                </w:rPrChange>
              </w:rPr>
              <w:pPrChange w:id="1708" w:author="Zachary Cappella" w:date="2023-10-09T13:10:00Z">
                <w:pPr/>
              </w:pPrChange>
            </w:pPr>
            <w:r w:rsidRPr="00035CEB">
              <w:rPr>
                <w:rFonts w:ascii="Times New Roman" w:eastAsia="Times New Roman" w:hAnsi="Times New Roman" w:cs="Times New Roman"/>
                <w:sz w:val="20"/>
                <w:szCs w:val="20"/>
                <w:rPrChange w:id="1709"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47BC69E5" w14:textId="6EE29151"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710" w:author="Zachary Cappella" w:date="2023-10-23T16:02:00Z">
                  <w:rPr>
                    <w:rFonts w:ascii="Times New Roman" w:hAnsi="Times New Roman" w:cs="Times New Roman"/>
                  </w:rPr>
                </w:rPrChange>
              </w:rPr>
              <w:pPrChange w:id="171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712" w:author="Zachary Cappella" w:date="2023-10-23T16:02:00Z">
                  <w:rPr>
                    <w:rFonts w:ascii="Times New Roman" w:eastAsia="Times New Roman" w:hAnsi="Times New Roman" w:cs="Times New Roman"/>
                    <w:sz w:val="24"/>
                    <w:szCs w:val="24"/>
                  </w:rPr>
                </w:rPrChange>
              </w:rPr>
              <w:t>AudioID</w:t>
            </w:r>
          </w:p>
        </w:tc>
        <w:tc>
          <w:tcPr>
            <w:tcW w:w="1819" w:type="dxa"/>
            <w:tcMar>
              <w:left w:w="108" w:type="dxa"/>
              <w:right w:w="108" w:type="dxa"/>
            </w:tcMar>
          </w:tcPr>
          <w:p w14:paraId="73380611" w14:textId="3C3715B9"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713" w:author="Zachary Cappella" w:date="2023-10-23T16:02:00Z">
                  <w:rPr>
                    <w:rFonts w:ascii="Times New Roman" w:hAnsi="Times New Roman" w:cs="Times New Roman"/>
                  </w:rPr>
                </w:rPrChange>
              </w:rPr>
              <w:pPrChange w:id="171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715" w:author="Zachary Cappella" w:date="2023-10-23T16:02:00Z">
                  <w:rPr>
                    <w:rFonts w:ascii="Times New Roman" w:eastAsia="Times New Roman" w:hAnsi="Times New Roman" w:cs="Times New Roman"/>
                    <w:sz w:val="24"/>
                    <w:szCs w:val="24"/>
                  </w:rPr>
                </w:rPrChange>
              </w:rPr>
              <w:t xml:space="preserve">INT       </w:t>
            </w:r>
          </w:p>
        </w:tc>
        <w:tc>
          <w:tcPr>
            <w:tcW w:w="1834" w:type="dxa"/>
            <w:tcMar>
              <w:left w:w="108" w:type="dxa"/>
              <w:right w:w="108" w:type="dxa"/>
            </w:tcMar>
          </w:tcPr>
          <w:p w14:paraId="2BF0637F" w14:textId="2A6E1D7E"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716" w:author="Zachary Cappella" w:date="2023-10-23T16:02:00Z">
                  <w:rPr>
                    <w:rFonts w:ascii="Times New Roman" w:hAnsi="Times New Roman" w:cs="Times New Roman"/>
                  </w:rPr>
                </w:rPrChange>
              </w:rPr>
              <w:pPrChange w:id="1717"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718" w:author="Zachary Cappella" w:date="2023-10-23T16:02:00Z">
                  <w:rPr>
                    <w:rFonts w:ascii="Times New Roman" w:eastAsia="Times New Roman" w:hAnsi="Times New Roman" w:cs="Times New Roman"/>
                    <w:sz w:val="24"/>
                    <w:szCs w:val="24"/>
                  </w:rPr>
                </w:rPrChange>
              </w:rPr>
              <w:t xml:space="preserve">Foreign key referencing Audio table                     </w:t>
            </w:r>
          </w:p>
        </w:tc>
        <w:tc>
          <w:tcPr>
            <w:tcW w:w="1947" w:type="dxa"/>
            <w:tcMar>
              <w:left w:w="108" w:type="dxa"/>
              <w:right w:w="108" w:type="dxa"/>
            </w:tcMar>
          </w:tcPr>
          <w:p w14:paraId="2FA31F5E" w14:textId="79AFF864"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719" w:author="Zachary Cappella" w:date="2023-10-23T16:02:00Z">
                  <w:rPr>
                    <w:rFonts w:ascii="Times New Roman" w:hAnsi="Times New Roman" w:cs="Times New Roman"/>
                  </w:rPr>
                </w:rPrChange>
              </w:rPr>
              <w:pPrChange w:id="1720"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Times New Roman" w:hAnsi="Times New Roman" w:cs="Times New Roman"/>
                <w:sz w:val="20"/>
                <w:szCs w:val="20"/>
                <w:rPrChange w:id="1721" w:author="Zachary Cappella" w:date="2023-10-23T16:02:00Z">
                  <w:rPr>
                    <w:rFonts w:ascii="Times New Roman" w:eastAsia="Times New Roman" w:hAnsi="Times New Roman" w:cs="Times New Roman"/>
                    <w:sz w:val="24"/>
                    <w:szCs w:val="24"/>
                  </w:rPr>
                </w:rPrChange>
              </w:rPr>
              <w:t xml:space="preserve">Foreign Key, Not Null             </w:t>
            </w:r>
          </w:p>
        </w:tc>
      </w:tr>
      <w:tr w:rsidR="00E46F03" w:rsidRPr="00035CEB" w14:paraId="33CABCD2"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40AE90FE" w14:textId="26F9576E" w:rsidR="002F0594" w:rsidRPr="00035CEB" w:rsidRDefault="002F0594">
            <w:pPr>
              <w:spacing w:line="360" w:lineRule="auto"/>
              <w:rPr>
                <w:rFonts w:ascii="Times New Roman" w:hAnsi="Times New Roman" w:cs="Times New Roman"/>
                <w:sz w:val="20"/>
                <w:szCs w:val="20"/>
                <w:rPrChange w:id="1722" w:author="Zachary Cappella" w:date="2023-10-23T16:02:00Z">
                  <w:rPr>
                    <w:rFonts w:ascii="Times New Roman" w:hAnsi="Times New Roman" w:cs="Times New Roman"/>
                  </w:rPr>
                </w:rPrChange>
              </w:rPr>
              <w:pPrChange w:id="1723" w:author="Zachary Cappella" w:date="2023-10-09T13:10:00Z">
                <w:pPr/>
              </w:pPrChange>
            </w:pPr>
            <w:r w:rsidRPr="00035CEB">
              <w:rPr>
                <w:rFonts w:ascii="Times New Roman" w:eastAsia="Times New Roman" w:hAnsi="Times New Roman" w:cs="Times New Roman"/>
                <w:sz w:val="20"/>
                <w:szCs w:val="20"/>
                <w:rPrChange w:id="1724" w:author="Zachary Cappella" w:date="2023-10-23T16:02:00Z">
                  <w:rPr>
                    <w:rFonts w:ascii="Times New Roman" w:eastAsia="Times New Roman" w:hAnsi="Times New Roman" w:cs="Times New Roman"/>
                    <w:sz w:val="24"/>
                    <w:szCs w:val="24"/>
                  </w:rPr>
                </w:rPrChange>
              </w:rPr>
              <w:t xml:space="preserve"> </w:t>
            </w:r>
          </w:p>
        </w:tc>
        <w:tc>
          <w:tcPr>
            <w:tcW w:w="1903" w:type="dxa"/>
            <w:tcMar>
              <w:left w:w="108" w:type="dxa"/>
              <w:right w:w="108" w:type="dxa"/>
            </w:tcMar>
          </w:tcPr>
          <w:p w14:paraId="4EF5E196" w14:textId="37BEBB30"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725" w:author="Zachary Cappella" w:date="2023-10-23T16:02:00Z">
                  <w:rPr>
                    <w:rFonts w:ascii="Times New Roman" w:hAnsi="Times New Roman" w:cs="Times New Roman"/>
                  </w:rPr>
                </w:rPrChange>
              </w:rPr>
              <w:pPrChange w:id="1726"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727" w:author="Zachary Cappella" w:date="2023-10-23T16:02:00Z">
                  <w:rPr>
                    <w:rFonts w:ascii="Times New Roman" w:eastAsia="Times New Roman" w:hAnsi="Times New Roman" w:cs="Times New Roman"/>
                    <w:sz w:val="24"/>
                    <w:szCs w:val="24"/>
                  </w:rPr>
                </w:rPrChange>
              </w:rPr>
              <w:t>SummaryText</w:t>
            </w:r>
          </w:p>
        </w:tc>
        <w:tc>
          <w:tcPr>
            <w:tcW w:w="1819" w:type="dxa"/>
            <w:tcMar>
              <w:left w:w="108" w:type="dxa"/>
              <w:right w:w="108" w:type="dxa"/>
            </w:tcMar>
          </w:tcPr>
          <w:p w14:paraId="472D1257" w14:textId="339D9EA7"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728" w:author="Zachary Cappella" w:date="2023-10-23T16:02:00Z">
                  <w:rPr>
                    <w:rFonts w:ascii="Times New Roman" w:hAnsi="Times New Roman" w:cs="Times New Roman"/>
                  </w:rPr>
                </w:rPrChange>
              </w:rPr>
              <w:pPrChange w:id="172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730" w:author="Zachary Cappella" w:date="2023-10-23T16:02:00Z">
                  <w:rPr>
                    <w:rFonts w:ascii="Times New Roman" w:eastAsia="Times New Roman" w:hAnsi="Times New Roman" w:cs="Times New Roman"/>
                    <w:sz w:val="24"/>
                    <w:szCs w:val="24"/>
                  </w:rPr>
                </w:rPrChange>
              </w:rPr>
              <w:t xml:space="preserve">TEXT     </w:t>
            </w:r>
          </w:p>
        </w:tc>
        <w:tc>
          <w:tcPr>
            <w:tcW w:w="1834" w:type="dxa"/>
            <w:tcMar>
              <w:left w:w="108" w:type="dxa"/>
              <w:right w:w="108" w:type="dxa"/>
            </w:tcMar>
          </w:tcPr>
          <w:p w14:paraId="20CBE9BF" w14:textId="4662219F"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731" w:author="Zachary Cappella" w:date="2023-10-23T16:02:00Z">
                  <w:rPr>
                    <w:rFonts w:ascii="Times New Roman" w:hAnsi="Times New Roman" w:cs="Times New Roman"/>
                  </w:rPr>
                </w:rPrChange>
              </w:rPr>
              <w:pPrChange w:id="1732"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733" w:author="Zachary Cappella" w:date="2023-10-23T16:02:00Z">
                  <w:rPr>
                    <w:rFonts w:ascii="Times New Roman" w:eastAsia="Times New Roman" w:hAnsi="Times New Roman" w:cs="Times New Roman"/>
                    <w:sz w:val="24"/>
                    <w:szCs w:val="24"/>
                  </w:rPr>
                </w:rPrChange>
              </w:rPr>
              <w:t xml:space="preserve">Concise summary of the chat                             </w:t>
            </w:r>
          </w:p>
        </w:tc>
        <w:tc>
          <w:tcPr>
            <w:tcW w:w="1947" w:type="dxa"/>
            <w:tcMar>
              <w:left w:w="108" w:type="dxa"/>
              <w:right w:w="108" w:type="dxa"/>
            </w:tcMar>
          </w:tcPr>
          <w:p w14:paraId="5630080C" w14:textId="5F7DE851" w:rsidR="002F0594" w:rsidRPr="00035CEB" w:rsidRDefault="002F059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734" w:author="Zachary Cappella" w:date="2023-10-23T16:02:00Z">
                  <w:rPr>
                    <w:rFonts w:ascii="Times New Roman" w:hAnsi="Times New Roman" w:cs="Times New Roman"/>
                  </w:rPr>
                </w:rPrChange>
              </w:rPr>
              <w:pPrChange w:id="1735"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Times New Roman" w:hAnsi="Times New Roman" w:cs="Times New Roman"/>
                <w:sz w:val="20"/>
                <w:szCs w:val="20"/>
                <w:rPrChange w:id="1736" w:author="Zachary Cappella" w:date="2023-10-23T16:02:00Z">
                  <w:rPr>
                    <w:rFonts w:ascii="Times New Roman" w:eastAsia="Times New Roman" w:hAnsi="Times New Roman" w:cs="Times New Roman"/>
                    <w:sz w:val="24"/>
                    <w:szCs w:val="24"/>
                  </w:rPr>
                </w:rPrChange>
              </w:rPr>
              <w:t>Not Null</w:t>
            </w:r>
          </w:p>
        </w:tc>
      </w:tr>
      <w:tr w:rsidR="00E46F03" w:rsidRPr="00035CEB" w14:paraId="428EE8EE"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970" w:type="dxa"/>
            <w:tcMar>
              <w:left w:w="108" w:type="dxa"/>
              <w:right w:w="108" w:type="dxa"/>
            </w:tcMar>
          </w:tcPr>
          <w:p w14:paraId="06E93D43" w14:textId="04F099E4" w:rsidR="002F0594" w:rsidRPr="00035CEB" w:rsidRDefault="002F0594">
            <w:pPr>
              <w:spacing w:line="360" w:lineRule="auto"/>
              <w:rPr>
                <w:rFonts w:ascii="Times New Roman" w:hAnsi="Times New Roman" w:cs="Times New Roman"/>
                <w:sz w:val="20"/>
                <w:szCs w:val="20"/>
                <w:rPrChange w:id="1737" w:author="Zachary Cappella" w:date="2023-10-23T16:02:00Z">
                  <w:rPr>
                    <w:rFonts w:ascii="Times New Roman" w:hAnsi="Times New Roman" w:cs="Times New Roman"/>
                  </w:rPr>
                </w:rPrChange>
              </w:rPr>
              <w:pPrChange w:id="1738" w:author="Zachary Cappella" w:date="2023-10-09T13:10:00Z">
                <w:pPr/>
              </w:pPrChange>
            </w:pPr>
            <w:r w:rsidRPr="00035CEB">
              <w:rPr>
                <w:rFonts w:ascii="Times New Roman" w:hAnsi="Times New Roman" w:cs="Times New Roman"/>
                <w:sz w:val="20"/>
                <w:szCs w:val="20"/>
                <w:rPrChange w:id="1739" w:author="Zachary Cappella" w:date="2023-10-23T16:02:00Z">
                  <w:rPr>
                    <w:rFonts w:ascii="Times New Roman" w:hAnsi="Times New Roman" w:cs="Times New Roman"/>
                  </w:rPr>
                </w:rPrChange>
              </w:rPr>
              <w:t xml:space="preserve"> </w:t>
            </w:r>
          </w:p>
        </w:tc>
        <w:tc>
          <w:tcPr>
            <w:tcW w:w="1903" w:type="dxa"/>
            <w:tcMar>
              <w:left w:w="108" w:type="dxa"/>
              <w:right w:w="108" w:type="dxa"/>
            </w:tcMar>
          </w:tcPr>
          <w:p w14:paraId="5473EFC7" w14:textId="30FE4DE2"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740" w:author="Zachary Cappella" w:date="2023-10-23T16:02:00Z">
                  <w:rPr>
                    <w:rFonts w:ascii="Times New Roman" w:hAnsi="Times New Roman" w:cs="Times New Roman"/>
                  </w:rPr>
                </w:rPrChange>
              </w:rPr>
              <w:pPrChange w:id="174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sz w:val="20"/>
                <w:szCs w:val="20"/>
                <w:rPrChange w:id="1742" w:author="Zachary Cappella" w:date="2023-10-23T16:02:00Z">
                  <w:rPr>
                    <w:rFonts w:ascii="Times New Roman" w:hAnsi="Times New Roman" w:cs="Times New Roman"/>
                  </w:rPr>
                </w:rPrChange>
              </w:rPr>
              <w:t xml:space="preserve">DateSummarized </w:t>
            </w:r>
          </w:p>
        </w:tc>
        <w:tc>
          <w:tcPr>
            <w:tcW w:w="1819" w:type="dxa"/>
            <w:tcMar>
              <w:left w:w="108" w:type="dxa"/>
              <w:right w:w="108" w:type="dxa"/>
            </w:tcMar>
          </w:tcPr>
          <w:p w14:paraId="5E56E6ED" w14:textId="033BE23E"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743" w:author="Zachary Cappella" w:date="2023-10-23T16:02:00Z">
                  <w:rPr>
                    <w:rFonts w:ascii="Times New Roman" w:hAnsi="Times New Roman" w:cs="Times New Roman"/>
                  </w:rPr>
                </w:rPrChange>
              </w:rPr>
              <w:pPrChange w:id="174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sz w:val="20"/>
                <w:szCs w:val="20"/>
                <w:rPrChange w:id="1745" w:author="Zachary Cappella" w:date="2023-10-23T16:02:00Z">
                  <w:rPr>
                    <w:rFonts w:ascii="Times New Roman" w:hAnsi="Times New Roman" w:cs="Times New Roman"/>
                  </w:rPr>
                </w:rPrChange>
              </w:rPr>
              <w:t xml:space="preserve">Date                 </w:t>
            </w:r>
          </w:p>
        </w:tc>
        <w:tc>
          <w:tcPr>
            <w:tcW w:w="1834" w:type="dxa"/>
            <w:tcMar>
              <w:left w:w="108" w:type="dxa"/>
              <w:right w:w="108" w:type="dxa"/>
            </w:tcMar>
          </w:tcPr>
          <w:p w14:paraId="640CA0E4" w14:textId="53E3B5D0"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746" w:author="Zachary Cappella" w:date="2023-10-23T16:02:00Z">
                  <w:rPr>
                    <w:rFonts w:ascii="Times New Roman" w:hAnsi="Times New Roman" w:cs="Times New Roman"/>
                  </w:rPr>
                </w:rPrChange>
              </w:rPr>
              <w:pPrChange w:id="1747"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sz w:val="20"/>
                <w:szCs w:val="20"/>
                <w:rPrChange w:id="1748" w:author="Zachary Cappella" w:date="2023-10-23T16:02:00Z">
                  <w:rPr>
                    <w:rFonts w:ascii="Times New Roman" w:hAnsi="Times New Roman" w:cs="Times New Roman"/>
                  </w:rPr>
                </w:rPrChange>
              </w:rPr>
              <w:t xml:space="preserve">Date when the chat was summarized                       </w:t>
            </w:r>
          </w:p>
        </w:tc>
        <w:tc>
          <w:tcPr>
            <w:tcW w:w="1947" w:type="dxa"/>
            <w:tcMar>
              <w:left w:w="108" w:type="dxa"/>
              <w:right w:w="108" w:type="dxa"/>
            </w:tcMar>
          </w:tcPr>
          <w:p w14:paraId="083FDB35" w14:textId="1B70A23F" w:rsidR="002F0594" w:rsidRPr="00035CEB" w:rsidRDefault="002F0594">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1749" w:author="Zachary Cappella" w:date="2023-10-23T16:02:00Z">
                  <w:rPr>
                    <w:rFonts w:ascii="Times New Roman" w:hAnsi="Times New Roman" w:cs="Times New Roman"/>
                  </w:rPr>
                </w:rPrChange>
              </w:rPr>
              <w:pPrChange w:id="1750"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sz w:val="20"/>
                <w:szCs w:val="20"/>
                <w:rPrChange w:id="1751" w:author="Zachary Cappella" w:date="2023-10-23T16:02:00Z">
                  <w:rPr>
                    <w:rFonts w:ascii="Times New Roman" w:hAnsi="Times New Roman" w:cs="Times New Roman"/>
                  </w:rPr>
                </w:rPrChange>
              </w:rPr>
              <w:t xml:space="preserve">Not Null </w:t>
            </w:r>
          </w:p>
        </w:tc>
      </w:tr>
    </w:tbl>
    <w:p w14:paraId="3486EB10" w14:textId="49DF8F3A" w:rsidR="00AF1D58" w:rsidRPr="00035CEB" w:rsidRDefault="003140F7" w:rsidP="0000079D">
      <w:pPr>
        <w:jc w:val="center"/>
        <w:rPr>
          <w:rFonts w:ascii="Times New Roman" w:hAnsi="Times New Roman" w:cs="Times New Roman"/>
          <w:rPrChange w:id="1752" w:author="Zachary Cappella" w:date="2023-10-23T16:02:00Z">
            <w:rPr/>
          </w:rPrChange>
        </w:rPr>
      </w:pPr>
      <w:ins w:id="1753" w:author="Zachary Cappella" w:date="2023-10-09T13:36:00Z">
        <w:r w:rsidRPr="00035CEB">
          <w:rPr>
            <w:rFonts w:ascii="Times New Roman" w:hAnsi="Times New Roman" w:cs="Times New Roman"/>
            <w:rPrChange w:id="1754" w:author="Zachary Cappella" w:date="2023-10-23T16:02:00Z">
              <w:rPr/>
            </w:rPrChange>
          </w:rPr>
          <w:t>Table 8 – Summarized Chats Table</w:t>
        </w:r>
        <w:r w:rsidRPr="00035CEB" w:rsidDel="00397BD2">
          <w:rPr>
            <w:rFonts w:ascii="Times New Roman" w:hAnsi="Times New Roman" w:cs="Times New Roman"/>
            <w:rPrChange w:id="1755" w:author="Zachary Cappella" w:date="2023-10-23T16:02:00Z">
              <w:rPr/>
            </w:rPrChange>
          </w:rPr>
          <w:t xml:space="preserve"> </w:t>
        </w:r>
      </w:ins>
      <w:del w:id="1756" w:author="Zachary Cappella" w:date="2023-10-09T13:35:00Z">
        <w:r w:rsidR="64A26363" w:rsidRPr="00035CEB" w:rsidDel="00397BD2">
          <w:rPr>
            <w:rFonts w:ascii="Times New Roman" w:hAnsi="Times New Roman" w:cs="Times New Roman"/>
            <w:rPrChange w:id="1757" w:author="Zachary Cappella" w:date="2023-10-23T16:02:00Z">
              <w:rPr/>
            </w:rPrChange>
          </w:rPr>
          <w:delText>Table 4 - Data Dictionary</w:delText>
        </w:r>
      </w:del>
      <w:del w:id="1758" w:author="Zachary Cappella" w:date="2023-10-09T13:13:00Z">
        <w:r w:rsidR="00AF1D58" w:rsidRPr="00035CEB" w:rsidDel="00682165">
          <w:rPr>
            <w:rFonts w:ascii="Times New Roman" w:hAnsi="Times New Roman" w:cs="Times New Roman"/>
            <w:rPrChange w:id="1759" w:author="Zachary Cappella" w:date="2023-10-23T16:02:00Z">
              <w:rPr/>
            </w:rPrChange>
          </w:rPr>
          <w:delText> </w:delText>
        </w:r>
      </w:del>
      <w:r w:rsidR="66B40041" w:rsidRPr="00035CEB">
        <w:rPr>
          <w:rFonts w:ascii="Times New Roman" w:eastAsia="Times New Roman" w:hAnsi="Times New Roman" w:cs="Times New Roman"/>
          <w:rPrChange w:id="1760" w:author="Zachary Cappella" w:date="2023-10-23T16:02:00Z">
            <w:rPr>
              <w:rFonts w:eastAsia="Times New Roman"/>
            </w:rPr>
          </w:rPrChange>
        </w:rPr>
        <w:t>5. Component Design</w:t>
      </w:r>
    </w:p>
    <w:p w14:paraId="7C781394" w14:textId="1D733A6B" w:rsidR="00AF1D58" w:rsidRPr="00035CEB" w:rsidDel="00B224D1" w:rsidRDefault="66B40041" w:rsidP="6C35731F">
      <w:pPr>
        <w:pStyle w:val="Heading2"/>
        <w:rPr>
          <w:del w:id="1761" w:author="Zachary Cappella" w:date="2023-10-23T15:55:00Z"/>
          <w:rFonts w:ascii="Times New Roman" w:hAnsi="Times New Roman" w:cs="Times New Roman"/>
          <w:rPrChange w:id="1762" w:author="Zachary Cappella" w:date="2023-10-23T16:02:00Z">
            <w:rPr>
              <w:del w:id="1763" w:author="Zachary Cappella" w:date="2023-10-23T15:55:00Z"/>
            </w:rPr>
          </w:rPrChange>
        </w:rPr>
      </w:pPr>
      <w:del w:id="1764" w:author="Zachary Cappella" w:date="2023-10-23T15:55:00Z">
        <w:r w:rsidRPr="00035CEB" w:rsidDel="00B224D1">
          <w:rPr>
            <w:rFonts w:ascii="Times New Roman" w:eastAsia="Times New Roman" w:hAnsi="Times New Roman" w:cs="Times New Roman"/>
          </w:rPr>
          <w:delText>5.1 Class: address</w:delText>
        </w:r>
      </w:del>
    </w:p>
    <w:p w14:paraId="31269C87" w14:textId="5E1ED628" w:rsidR="00AF1D58" w:rsidRPr="00035CEB" w:rsidDel="00B224D1" w:rsidRDefault="66B40041" w:rsidP="6C35731F">
      <w:pPr>
        <w:spacing w:after="0" w:line="360" w:lineRule="auto"/>
        <w:rPr>
          <w:del w:id="1765" w:author="Zachary Cappella" w:date="2023-10-23T15:55:00Z"/>
          <w:rFonts w:ascii="Times New Roman" w:hAnsi="Times New Roman" w:cs="Times New Roman"/>
          <w:rPrChange w:id="1766" w:author="Zachary Cappella" w:date="2023-10-23T16:02:00Z">
            <w:rPr>
              <w:del w:id="1767" w:author="Zachary Cappella" w:date="2023-10-23T15:55:00Z"/>
            </w:rPr>
          </w:rPrChange>
        </w:rPr>
      </w:pPr>
      <w:del w:id="1768" w:author="Zachary Cappella" w:date="2023-10-23T15:55:00Z">
        <w:r w:rsidRPr="00035CEB" w:rsidDel="00B224D1">
          <w:rPr>
            <w:rFonts w:ascii="Times New Roman" w:eastAsia="Times New Roman" w:hAnsi="Times New Roman" w:cs="Times New Roman"/>
            <w:b/>
            <w:bCs/>
            <w:color w:val="000000" w:themeColor="text1"/>
          </w:rPr>
          <w:delText>Class Description:</w:delText>
        </w:r>
        <w:r w:rsidRPr="00035CEB" w:rsidDel="00B224D1">
          <w:rPr>
            <w:rFonts w:ascii="Times New Roman" w:eastAsia="Times New Roman" w:hAnsi="Times New Roman" w:cs="Times New Roman"/>
            <w:color w:val="000000" w:themeColor="text1"/>
          </w:rPr>
          <w:delText xml:space="preserve"> </w:delText>
        </w:r>
        <w:r w:rsidRPr="00035CEB" w:rsidDel="00B224D1">
          <w:rPr>
            <w:rFonts w:ascii="Times New Roman" w:eastAsia="Times New Roman" w:hAnsi="Times New Roman" w:cs="Times New Roman"/>
            <w:i/>
            <w:iCs/>
            <w:color w:val="000000" w:themeColor="text1"/>
          </w:rPr>
          <w:delText>This class provides the address of the phone running an app.</w:delText>
        </w:r>
      </w:del>
    </w:p>
    <w:p w14:paraId="62D5191B" w14:textId="12797DB4" w:rsidR="00AF1D58" w:rsidRPr="00035CEB" w:rsidDel="00B224D1" w:rsidRDefault="66B40041" w:rsidP="6C35731F">
      <w:pPr>
        <w:spacing w:after="0" w:line="360" w:lineRule="auto"/>
        <w:rPr>
          <w:del w:id="1769" w:author="Zachary Cappella" w:date="2023-10-23T15:55:00Z"/>
          <w:rFonts w:ascii="Times New Roman" w:hAnsi="Times New Roman" w:cs="Times New Roman"/>
          <w:rPrChange w:id="1770" w:author="Zachary Cappella" w:date="2023-10-23T16:02:00Z">
            <w:rPr>
              <w:del w:id="1771" w:author="Zachary Cappella" w:date="2023-10-23T15:55:00Z"/>
            </w:rPr>
          </w:rPrChange>
        </w:rPr>
      </w:pPr>
      <w:del w:id="1772" w:author="Zachary Cappella" w:date="2023-10-23T15:55:00Z">
        <w:r w:rsidRPr="00035CEB" w:rsidDel="00B224D1">
          <w:rPr>
            <w:rFonts w:ascii="Times New Roman" w:eastAsia="Times New Roman" w:hAnsi="Times New Roman" w:cs="Times New Roman"/>
            <w:b/>
            <w:bCs/>
            <w:color w:val="000000" w:themeColor="text1"/>
          </w:rPr>
          <w:delText>Class Inheritance: N/A</w:delText>
        </w:r>
      </w:del>
    </w:p>
    <w:p w14:paraId="7C64C6C9" w14:textId="15378496" w:rsidR="00AF1D58" w:rsidRPr="00035CEB" w:rsidDel="00B224D1" w:rsidRDefault="66B40041" w:rsidP="6C35731F">
      <w:pPr>
        <w:spacing w:after="0" w:line="360" w:lineRule="auto"/>
        <w:rPr>
          <w:del w:id="1773" w:author="Zachary Cappella" w:date="2023-10-23T15:55:00Z"/>
          <w:rFonts w:ascii="Times New Roman" w:hAnsi="Times New Roman" w:cs="Times New Roman"/>
          <w:rPrChange w:id="1774" w:author="Zachary Cappella" w:date="2023-10-23T16:02:00Z">
            <w:rPr>
              <w:del w:id="1775" w:author="Zachary Cappella" w:date="2023-10-23T15:55:00Z"/>
            </w:rPr>
          </w:rPrChange>
        </w:rPr>
      </w:pPr>
      <w:del w:id="1776" w:author="Zachary Cappella" w:date="2023-10-23T15:55:00Z">
        <w:r w:rsidRPr="00035CEB" w:rsidDel="00B224D1">
          <w:rPr>
            <w:rFonts w:ascii="Times New Roman" w:eastAsia="Times New Roman" w:hAnsi="Times New Roman" w:cs="Times New Roman"/>
            <w:b/>
            <w:bCs/>
            <w:color w:val="000000" w:themeColor="text1"/>
          </w:rPr>
          <w:delText xml:space="preserve">Class Attributes: </w:delText>
        </w:r>
        <w:r w:rsidRPr="00035CEB" w:rsidDel="00B224D1">
          <w:rPr>
            <w:rFonts w:ascii="Times New Roman" w:eastAsia="Times New Roman" w:hAnsi="Times New Roman" w:cs="Times New Roman"/>
            <w:color w:val="000000" w:themeColor="text1"/>
          </w:rPr>
          <w:delText xml:space="preserve"> </w:delText>
        </w:r>
      </w:del>
    </w:p>
    <w:p w14:paraId="58BA4496" w14:textId="5377F8D2" w:rsidR="00AF1D58" w:rsidRPr="00035CEB" w:rsidDel="00B224D1" w:rsidRDefault="66B40041" w:rsidP="6C35731F">
      <w:pPr>
        <w:spacing w:after="0" w:line="360" w:lineRule="auto"/>
        <w:ind w:firstLine="720"/>
        <w:rPr>
          <w:del w:id="1777" w:author="Zachary Cappella" w:date="2023-10-23T15:55:00Z"/>
          <w:rFonts w:ascii="Times New Roman" w:hAnsi="Times New Roman" w:cs="Times New Roman"/>
          <w:rPrChange w:id="1778" w:author="Zachary Cappella" w:date="2023-10-23T16:02:00Z">
            <w:rPr>
              <w:del w:id="1779" w:author="Zachary Cappella" w:date="2023-10-23T15:55:00Z"/>
            </w:rPr>
          </w:rPrChange>
        </w:rPr>
      </w:pPr>
      <w:del w:id="1780" w:author="Zachary Cappella" w:date="2023-10-23T15:55:00Z">
        <w:r w:rsidRPr="00035CEB" w:rsidDel="00B224D1">
          <w:rPr>
            <w:rFonts w:ascii="Times New Roman" w:eastAsia="Times New Roman" w:hAnsi="Times New Roman" w:cs="Times New Roman"/>
            <w:i/>
            <w:iCs/>
            <w:color w:val="000000" w:themeColor="text1"/>
          </w:rPr>
          <w:delText>LocationPermission permission</w:delText>
        </w:r>
      </w:del>
    </w:p>
    <w:p w14:paraId="27E0B8A2" w14:textId="343F0787" w:rsidR="00AF1D58" w:rsidRPr="00035CEB" w:rsidDel="00B224D1" w:rsidRDefault="66B40041" w:rsidP="6C35731F">
      <w:pPr>
        <w:spacing w:after="0" w:line="360" w:lineRule="auto"/>
        <w:ind w:firstLine="720"/>
        <w:rPr>
          <w:del w:id="1781" w:author="Zachary Cappella" w:date="2023-10-23T15:55:00Z"/>
          <w:rFonts w:ascii="Times New Roman" w:eastAsia="Times New Roman" w:hAnsi="Times New Roman" w:cs="Times New Roman"/>
          <w:i/>
          <w:iCs/>
          <w:color w:val="000000" w:themeColor="text1"/>
        </w:rPr>
      </w:pPr>
      <w:del w:id="1782" w:author="Zachary Cappella" w:date="2023-10-23T15:55:00Z">
        <w:r w:rsidRPr="00035CEB" w:rsidDel="00B224D1">
          <w:rPr>
            <w:rFonts w:ascii="Times New Roman" w:eastAsia="Times New Roman" w:hAnsi="Times New Roman" w:cs="Times New Roman"/>
            <w:i/>
            <w:iCs/>
            <w:color w:val="000000" w:themeColor="text1"/>
          </w:rPr>
          <w:delText>Position currentPosition</w:delText>
        </w:r>
      </w:del>
    </w:p>
    <w:p w14:paraId="7778F188" w14:textId="2596157E" w:rsidR="00AF1D58" w:rsidRPr="00035CEB" w:rsidDel="00B224D1" w:rsidRDefault="66B40041" w:rsidP="6C35731F">
      <w:pPr>
        <w:spacing w:after="0" w:line="360" w:lineRule="auto"/>
        <w:ind w:firstLine="720"/>
        <w:rPr>
          <w:del w:id="1783" w:author="Zachary Cappella" w:date="2023-10-23T15:55:00Z"/>
          <w:rFonts w:ascii="Times New Roman" w:eastAsia="Times New Roman" w:hAnsi="Times New Roman" w:cs="Times New Roman"/>
          <w:i/>
          <w:iCs/>
          <w:color w:val="000000" w:themeColor="text1"/>
        </w:rPr>
      </w:pPr>
      <w:del w:id="1784" w:author="Zachary Cappella" w:date="2023-10-23T15:55:00Z">
        <w:r w:rsidRPr="00035CEB" w:rsidDel="00B224D1">
          <w:rPr>
            <w:rFonts w:ascii="Times New Roman" w:eastAsia="Times New Roman" w:hAnsi="Times New Roman" w:cs="Times New Roman"/>
            <w:i/>
            <w:iCs/>
            <w:color w:val="000000" w:themeColor="text1"/>
          </w:rPr>
          <w:delText>List&lt;Placemark&gt; currentPlacemarks</w:delText>
        </w:r>
      </w:del>
    </w:p>
    <w:p w14:paraId="54C4BF40" w14:textId="226F36A1" w:rsidR="00AF1D58" w:rsidRPr="00035CEB" w:rsidDel="00B224D1" w:rsidRDefault="66B40041" w:rsidP="6C35731F">
      <w:pPr>
        <w:spacing w:after="0" w:line="360" w:lineRule="auto"/>
        <w:ind w:firstLine="720"/>
        <w:rPr>
          <w:del w:id="1785" w:author="Zachary Cappella" w:date="2023-10-23T15:55:00Z"/>
          <w:rFonts w:ascii="Times New Roman" w:eastAsia="Times New Roman" w:hAnsi="Times New Roman" w:cs="Times New Roman"/>
          <w:i/>
          <w:iCs/>
          <w:color w:val="000000" w:themeColor="text1"/>
        </w:rPr>
      </w:pPr>
      <w:del w:id="1786" w:author="Zachary Cappella" w:date="2023-10-23T15:55:00Z">
        <w:r w:rsidRPr="00035CEB" w:rsidDel="00B224D1">
          <w:rPr>
            <w:rFonts w:ascii="Times New Roman" w:eastAsia="Times New Roman" w:hAnsi="Times New Roman" w:cs="Times New Roman"/>
            <w:i/>
            <w:iCs/>
            <w:color w:val="000000" w:themeColor="text1"/>
          </w:rPr>
          <w:delText>Placemark currentPlace</w:delText>
        </w:r>
      </w:del>
    </w:p>
    <w:p w14:paraId="21DE3618" w14:textId="5FAEC466" w:rsidR="00AF1D58" w:rsidRPr="00035CEB" w:rsidDel="00B224D1" w:rsidRDefault="66B40041" w:rsidP="6C35731F">
      <w:pPr>
        <w:spacing w:after="0" w:line="360" w:lineRule="auto"/>
        <w:ind w:firstLine="720"/>
        <w:rPr>
          <w:del w:id="1787" w:author="Zachary Cappella" w:date="2023-10-23T15:55:00Z"/>
          <w:rFonts w:ascii="Times New Roman" w:hAnsi="Times New Roman" w:cs="Times New Roman"/>
          <w:rPrChange w:id="1788" w:author="Zachary Cappella" w:date="2023-10-23T16:02:00Z">
            <w:rPr>
              <w:del w:id="1789" w:author="Zachary Cappella" w:date="2023-10-23T15:55:00Z"/>
            </w:rPr>
          </w:rPrChange>
        </w:rPr>
      </w:pPr>
      <w:del w:id="1790" w:author="Zachary Cappella" w:date="2023-10-23T15:55:00Z">
        <w:r w:rsidRPr="00035CEB" w:rsidDel="00B224D1">
          <w:rPr>
            <w:rFonts w:ascii="Times New Roman" w:eastAsia="Times New Roman" w:hAnsi="Times New Roman" w:cs="Times New Roman"/>
            <w:i/>
            <w:iCs/>
            <w:color w:val="000000" w:themeColor="text1"/>
          </w:rPr>
          <w:delText>var address</w:delText>
        </w:r>
      </w:del>
    </w:p>
    <w:p w14:paraId="23ADAE16" w14:textId="7F6DE7F4" w:rsidR="00AF1D58" w:rsidRPr="00035CEB" w:rsidDel="00B224D1" w:rsidRDefault="66B40041" w:rsidP="6C35731F">
      <w:pPr>
        <w:spacing w:after="0" w:line="360" w:lineRule="auto"/>
        <w:rPr>
          <w:del w:id="1791" w:author="Zachary Cappella" w:date="2023-10-23T15:55:00Z"/>
          <w:rFonts w:ascii="Times New Roman" w:hAnsi="Times New Roman" w:cs="Times New Roman"/>
          <w:rPrChange w:id="1792" w:author="Zachary Cappella" w:date="2023-10-23T16:02:00Z">
            <w:rPr>
              <w:del w:id="1793" w:author="Zachary Cappella" w:date="2023-10-23T15:55:00Z"/>
            </w:rPr>
          </w:rPrChange>
        </w:rPr>
      </w:pPr>
      <w:del w:id="1794" w:author="Zachary Cappella" w:date="2023-10-23T15:55:00Z">
        <w:r w:rsidRPr="00035CEB" w:rsidDel="00B224D1">
          <w:rPr>
            <w:rFonts w:ascii="Times New Roman" w:eastAsia="Times New Roman" w:hAnsi="Times New Roman" w:cs="Times New Roman"/>
            <w:b/>
            <w:bCs/>
            <w:color w:val="000000" w:themeColor="text1"/>
          </w:rPr>
          <w:delText xml:space="preserve">Exceptions Thrown:  </w:delText>
        </w:r>
        <w:r w:rsidRPr="00035CEB" w:rsidDel="00B224D1">
          <w:rPr>
            <w:rFonts w:ascii="Times New Roman" w:eastAsia="Times New Roman" w:hAnsi="Times New Roman" w:cs="Times New Roman"/>
            <w:color w:val="000000" w:themeColor="text1"/>
          </w:rPr>
          <w:delText xml:space="preserve"> </w:delText>
        </w:r>
      </w:del>
    </w:p>
    <w:p w14:paraId="019C50EC" w14:textId="618EFD33" w:rsidR="00AF1D58" w:rsidRPr="00035CEB" w:rsidDel="00B224D1" w:rsidRDefault="66B40041" w:rsidP="6C35731F">
      <w:pPr>
        <w:spacing w:after="0" w:line="360" w:lineRule="auto"/>
        <w:ind w:firstLine="720"/>
        <w:rPr>
          <w:del w:id="1795" w:author="Zachary Cappella" w:date="2023-10-23T15:55:00Z"/>
          <w:rFonts w:ascii="Times New Roman" w:hAnsi="Times New Roman" w:cs="Times New Roman"/>
          <w:rPrChange w:id="1796" w:author="Zachary Cappella" w:date="2023-10-23T16:02:00Z">
            <w:rPr>
              <w:del w:id="1797" w:author="Zachary Cappella" w:date="2023-10-23T15:55:00Z"/>
            </w:rPr>
          </w:rPrChange>
        </w:rPr>
      </w:pPr>
      <w:del w:id="1798" w:author="Zachary Cappella" w:date="2023-10-23T15:55:00Z">
        <w:r w:rsidRPr="00035CEB" w:rsidDel="00B224D1">
          <w:rPr>
            <w:rFonts w:ascii="Times New Roman" w:eastAsia="Times New Roman" w:hAnsi="Times New Roman" w:cs="Times New Roman"/>
            <w:i/>
            <w:iCs/>
            <w:color w:val="000000" w:themeColor="text1"/>
          </w:rPr>
          <w:delText>N/A</w:delText>
        </w:r>
      </w:del>
    </w:p>
    <w:p w14:paraId="24E8836A" w14:textId="1FE1F094" w:rsidR="00AF1D58" w:rsidRPr="00035CEB" w:rsidDel="00B224D1" w:rsidRDefault="66B40041" w:rsidP="6C35731F">
      <w:pPr>
        <w:spacing w:after="0" w:line="360" w:lineRule="auto"/>
        <w:rPr>
          <w:del w:id="1799" w:author="Zachary Cappella" w:date="2023-10-23T15:55:00Z"/>
          <w:rFonts w:ascii="Times New Roman" w:hAnsi="Times New Roman" w:cs="Times New Roman"/>
          <w:rPrChange w:id="1800" w:author="Zachary Cappella" w:date="2023-10-23T16:02:00Z">
            <w:rPr>
              <w:del w:id="1801" w:author="Zachary Cappella" w:date="2023-10-23T15:55:00Z"/>
            </w:rPr>
          </w:rPrChange>
        </w:rPr>
      </w:pPr>
      <w:del w:id="1802" w:author="Zachary Cappella" w:date="2023-10-23T15:55:00Z">
        <w:r w:rsidRPr="00035CEB" w:rsidDel="00B224D1">
          <w:rPr>
            <w:rFonts w:ascii="Times New Roman" w:eastAsia="Times New Roman" w:hAnsi="Times New Roman" w:cs="Times New Roman"/>
            <w:b/>
            <w:bCs/>
            <w:color w:val="000000" w:themeColor="text1"/>
          </w:rPr>
          <w:delText xml:space="preserve">Class Constructors: </w:delText>
        </w:r>
        <w:r w:rsidRPr="00035CEB" w:rsidDel="00B224D1">
          <w:rPr>
            <w:rFonts w:ascii="Times New Roman" w:eastAsia="Times New Roman" w:hAnsi="Times New Roman" w:cs="Times New Roman"/>
            <w:color w:val="000000" w:themeColor="text1"/>
          </w:rPr>
          <w:delText xml:space="preserve"> </w:delText>
        </w:r>
      </w:del>
    </w:p>
    <w:p w14:paraId="1C8D4643" w14:textId="0E15E2A9" w:rsidR="00AF1D58" w:rsidRPr="00035CEB" w:rsidDel="00B224D1" w:rsidRDefault="66B40041" w:rsidP="6C35731F">
      <w:pPr>
        <w:spacing w:after="0" w:line="360" w:lineRule="auto"/>
        <w:ind w:firstLine="720"/>
        <w:rPr>
          <w:del w:id="1803" w:author="Zachary Cappella" w:date="2023-10-23T15:55:00Z"/>
          <w:rFonts w:ascii="Times New Roman" w:hAnsi="Times New Roman" w:cs="Times New Roman"/>
          <w:rPrChange w:id="1804" w:author="Zachary Cappella" w:date="2023-10-23T16:02:00Z">
            <w:rPr>
              <w:del w:id="1805" w:author="Zachary Cappella" w:date="2023-10-23T15:55:00Z"/>
            </w:rPr>
          </w:rPrChange>
        </w:rPr>
      </w:pPr>
      <w:del w:id="1806" w:author="Zachary Cappella" w:date="2023-10-23T15:55:00Z">
        <w:r w:rsidRPr="00035CEB" w:rsidDel="00B224D1">
          <w:rPr>
            <w:rFonts w:ascii="Times New Roman" w:eastAsia="Times New Roman" w:hAnsi="Times New Roman" w:cs="Times New Roman"/>
            <w:i/>
            <w:iCs/>
            <w:color w:val="000000" w:themeColor="text1"/>
          </w:rPr>
          <w:delText>N/A</w:delText>
        </w:r>
      </w:del>
    </w:p>
    <w:p w14:paraId="322D9D61" w14:textId="2ED40847" w:rsidR="00AF1D58" w:rsidRPr="00035CEB" w:rsidDel="00B224D1" w:rsidRDefault="66B40041" w:rsidP="6C35731F">
      <w:pPr>
        <w:spacing w:after="0" w:line="360" w:lineRule="auto"/>
        <w:rPr>
          <w:del w:id="1807" w:author="Zachary Cappella" w:date="2023-10-23T15:55:00Z"/>
          <w:rFonts w:ascii="Times New Roman" w:hAnsi="Times New Roman" w:cs="Times New Roman"/>
          <w:rPrChange w:id="1808" w:author="Zachary Cappella" w:date="2023-10-23T16:02:00Z">
            <w:rPr>
              <w:del w:id="1809" w:author="Zachary Cappella" w:date="2023-10-23T15:55:00Z"/>
            </w:rPr>
          </w:rPrChange>
        </w:rPr>
      </w:pPr>
      <w:del w:id="1810" w:author="Zachary Cappella" w:date="2023-10-23T15:55:00Z">
        <w:r w:rsidRPr="00035CEB" w:rsidDel="00B224D1">
          <w:rPr>
            <w:rFonts w:ascii="Times New Roman" w:eastAsia="Times New Roman" w:hAnsi="Times New Roman" w:cs="Times New Roman"/>
            <w:b/>
            <w:bCs/>
            <w:color w:val="000000" w:themeColor="text1"/>
          </w:rPr>
          <w:delText xml:space="preserve">Class Methods: </w:delText>
        </w:r>
        <w:r w:rsidRPr="00035CEB" w:rsidDel="00B224D1">
          <w:rPr>
            <w:rFonts w:ascii="Times New Roman" w:eastAsia="Times New Roman" w:hAnsi="Times New Roman" w:cs="Times New Roman"/>
            <w:color w:val="000000" w:themeColor="text1"/>
          </w:rPr>
          <w:delText xml:space="preserve"> </w:delText>
        </w:r>
      </w:del>
    </w:p>
    <w:p w14:paraId="49EBA406" w14:textId="174E559A" w:rsidR="00AF1D58" w:rsidRPr="00035CEB" w:rsidRDefault="66B40041" w:rsidP="51700AAE">
      <w:pPr>
        <w:spacing w:after="0" w:line="360" w:lineRule="auto"/>
        <w:ind w:firstLine="720"/>
        <w:rPr>
          <w:ins w:id="1811" w:author="Zachary Cappella" w:date="2023-10-23T15:55:00Z"/>
          <w:rFonts w:ascii="Times New Roman" w:eastAsia="Times New Roman" w:hAnsi="Times New Roman" w:cs="Times New Roman"/>
          <w:i/>
          <w:iCs/>
          <w:color w:val="000000" w:themeColor="text1"/>
        </w:rPr>
      </w:pPr>
      <w:del w:id="1812" w:author="Zachary Cappella" w:date="2023-10-23T15:55:00Z">
        <w:r w:rsidRPr="00035CEB" w:rsidDel="00B224D1">
          <w:rPr>
            <w:rFonts w:ascii="Times New Roman" w:eastAsia="Times New Roman" w:hAnsi="Times New Roman" w:cs="Times New Roman"/>
            <w:i/>
            <w:iCs/>
            <w:color w:val="000000" w:themeColor="text1"/>
          </w:rPr>
          <w:delText>N/A</w:delText>
        </w:r>
      </w:del>
    </w:p>
    <w:p w14:paraId="74637065" w14:textId="77777777" w:rsidR="00F21381" w:rsidRPr="00035CEB" w:rsidRDefault="00F21381">
      <w:pPr>
        <w:pStyle w:val="Heading2"/>
        <w:spacing w:line="240" w:lineRule="auto"/>
        <w:rPr>
          <w:ins w:id="1813" w:author="Zachary Cappella" w:date="2023-10-23T15:55:00Z"/>
          <w:rFonts w:ascii="Times New Roman" w:eastAsia="Times New Roman" w:hAnsi="Times New Roman" w:cs="Times New Roman"/>
          <w:b w:val="0"/>
        </w:rPr>
        <w:pPrChange w:id="1814" w:author="Zachary Cappella" w:date="2023-10-23T15:57:00Z">
          <w:pPr>
            <w:pStyle w:val="Heading2"/>
            <w:spacing w:line="360" w:lineRule="auto"/>
          </w:pPr>
        </w:pPrChange>
      </w:pPr>
      <w:bookmarkStart w:id="1815" w:name="_Toc149373356"/>
      <w:ins w:id="1816" w:author="Zachary Cappella" w:date="2023-10-23T15:55:00Z">
        <w:r w:rsidRPr="00035CEB">
          <w:rPr>
            <w:rFonts w:ascii="Times New Roman" w:eastAsia="Times New Roman" w:hAnsi="Times New Roman" w:cs="Times New Roman"/>
          </w:rPr>
          <w:t>5.1. Class: homeScreen</w:t>
        </w:r>
        <w:bookmarkEnd w:id="1815"/>
      </w:ins>
    </w:p>
    <w:p w14:paraId="25DBD871" w14:textId="77777777" w:rsidR="00F21381" w:rsidRPr="00035CEB" w:rsidRDefault="00F21381">
      <w:pPr>
        <w:spacing w:line="240" w:lineRule="auto"/>
        <w:rPr>
          <w:ins w:id="1817" w:author="Zachary Cappella" w:date="2023-10-23T15:55:00Z"/>
          <w:rFonts w:ascii="Times New Roman" w:eastAsia="Times New Roman" w:hAnsi="Times New Roman" w:cs="Times New Roman"/>
          <w:i/>
        </w:rPr>
        <w:pPrChange w:id="1818" w:author="Zachary Cappella" w:date="2023-10-23T15:57:00Z">
          <w:pPr>
            <w:spacing w:line="360" w:lineRule="auto"/>
          </w:pPr>
        </w:pPrChange>
      </w:pPr>
      <w:ins w:id="1819" w:author="Zachary Cappella" w:date="2023-10-23T15:55:00Z">
        <w:r w:rsidRPr="00035CEB">
          <w:rPr>
            <w:rFonts w:ascii="Times New Roman" w:eastAsia="Times New Roman" w:hAnsi="Times New Roman" w:cs="Times New Roman"/>
            <w:b/>
          </w:rPr>
          <w:t>Class Description:</w:t>
        </w:r>
        <w:r w:rsidRPr="00035CEB">
          <w:rPr>
            <w:rFonts w:ascii="Times New Roman" w:eastAsia="Times New Roman" w:hAnsi="Times New Roman" w:cs="Times New Roman"/>
          </w:rPr>
          <w:t xml:space="preserve"> </w:t>
        </w:r>
        <w:r w:rsidRPr="00035CEB">
          <w:rPr>
            <w:rFonts w:ascii="Times New Roman" w:eastAsia="Times New Roman" w:hAnsi="Times New Roman" w:cs="Times New Roman"/>
            <w:i/>
          </w:rPr>
          <w:t>This class allows users to access the home screen.</w:t>
        </w:r>
      </w:ins>
    </w:p>
    <w:p w14:paraId="7E0B235D" w14:textId="77777777" w:rsidR="00F21381" w:rsidRPr="00035CEB" w:rsidRDefault="00F21381">
      <w:pPr>
        <w:spacing w:line="240" w:lineRule="auto"/>
        <w:rPr>
          <w:ins w:id="1820" w:author="Zachary Cappella" w:date="2023-10-23T15:55:00Z"/>
          <w:rFonts w:ascii="Times New Roman" w:eastAsia="Times New Roman" w:hAnsi="Times New Roman" w:cs="Times New Roman"/>
          <w:i/>
        </w:rPr>
        <w:pPrChange w:id="1821" w:author="Zachary Cappella" w:date="2023-10-23T15:56:00Z">
          <w:pPr>
            <w:spacing w:line="360" w:lineRule="auto"/>
          </w:pPr>
        </w:pPrChange>
      </w:pPr>
      <w:ins w:id="1822" w:author="Zachary Cappella" w:date="2023-10-23T15:55:00Z">
        <w:r w:rsidRPr="00035CEB">
          <w:rPr>
            <w:rFonts w:ascii="Times New Roman" w:eastAsia="Times New Roman" w:hAnsi="Times New Roman" w:cs="Times New Roman"/>
            <w:b/>
          </w:rPr>
          <w:t xml:space="preserve">Class Inheritance: </w:t>
        </w:r>
        <w:r w:rsidRPr="00035CEB">
          <w:rPr>
            <w:rFonts w:ascii="Times New Roman" w:eastAsia="Times New Roman" w:hAnsi="Times New Roman" w:cs="Times New Roman"/>
            <w:i/>
          </w:rPr>
          <w:t>This class inherits from the StatefulWidget class.</w:t>
        </w:r>
      </w:ins>
    </w:p>
    <w:p w14:paraId="0C58AF75" w14:textId="77777777" w:rsidR="00F21381" w:rsidRPr="00035CEB" w:rsidRDefault="00F21381">
      <w:pPr>
        <w:spacing w:line="240" w:lineRule="auto"/>
        <w:rPr>
          <w:ins w:id="1823" w:author="Zachary Cappella" w:date="2023-10-23T15:55:00Z"/>
          <w:rFonts w:ascii="Times New Roman" w:eastAsia="Times New Roman" w:hAnsi="Times New Roman" w:cs="Times New Roman"/>
        </w:rPr>
        <w:pPrChange w:id="1824" w:author="Zachary Cappella" w:date="2023-10-23T15:56:00Z">
          <w:pPr>
            <w:spacing w:line="360" w:lineRule="auto"/>
          </w:pPr>
        </w:pPrChange>
      </w:pPr>
      <w:ins w:id="1825" w:author="Zachary Cappella" w:date="2023-10-23T15:55:00Z">
        <w:r w:rsidRPr="00035CEB">
          <w:rPr>
            <w:rFonts w:ascii="Times New Roman" w:eastAsia="Times New Roman" w:hAnsi="Times New Roman" w:cs="Times New Roman"/>
            <w:b/>
          </w:rPr>
          <w:t>Class Attributes: </w:t>
        </w:r>
        <w:r w:rsidRPr="00035CEB">
          <w:rPr>
            <w:rFonts w:ascii="Times New Roman" w:eastAsia="Times New Roman" w:hAnsi="Times New Roman" w:cs="Times New Roman"/>
          </w:rPr>
          <w:t xml:space="preserve"> </w:t>
        </w:r>
      </w:ins>
    </w:p>
    <w:p w14:paraId="414FDAF8" w14:textId="77777777" w:rsidR="00F21381" w:rsidRPr="00035CEB" w:rsidRDefault="00F21381">
      <w:pPr>
        <w:spacing w:line="240" w:lineRule="auto"/>
        <w:ind w:firstLine="720"/>
        <w:rPr>
          <w:ins w:id="1826" w:author="Zachary Cappella" w:date="2023-10-23T15:55:00Z"/>
          <w:rFonts w:ascii="Times New Roman" w:eastAsia="Times New Roman" w:hAnsi="Times New Roman" w:cs="Times New Roman"/>
          <w:i/>
        </w:rPr>
        <w:pPrChange w:id="1827" w:author="Zachary Cappella" w:date="2023-10-23T15:56:00Z">
          <w:pPr>
            <w:spacing w:line="360" w:lineRule="auto"/>
            <w:ind w:firstLine="720"/>
          </w:pPr>
        </w:pPrChange>
      </w:pPr>
      <w:ins w:id="1828" w:author="Zachary Cappella" w:date="2023-10-23T15:55:00Z">
        <w:r w:rsidRPr="00035CEB">
          <w:rPr>
            <w:rFonts w:ascii="Times New Roman" w:eastAsia="Times New Roman" w:hAnsi="Times New Roman" w:cs="Times New Roman"/>
            <w:i/>
          </w:rPr>
          <w:t>const Color</w:t>
        </w:r>
      </w:ins>
    </w:p>
    <w:p w14:paraId="2F90302A" w14:textId="77777777" w:rsidR="00F21381" w:rsidRPr="00035CEB" w:rsidRDefault="00F21381">
      <w:pPr>
        <w:spacing w:line="240" w:lineRule="auto"/>
        <w:ind w:firstLine="720"/>
        <w:rPr>
          <w:ins w:id="1829" w:author="Zachary Cappella" w:date="2023-10-23T15:55:00Z"/>
          <w:rFonts w:ascii="Times New Roman" w:eastAsia="Times New Roman" w:hAnsi="Times New Roman" w:cs="Times New Roman"/>
          <w:i/>
        </w:rPr>
        <w:pPrChange w:id="1830" w:author="Zachary Cappella" w:date="2023-10-23T15:56:00Z">
          <w:pPr>
            <w:spacing w:line="360" w:lineRule="auto"/>
            <w:ind w:firstLine="720"/>
          </w:pPr>
        </w:pPrChange>
      </w:pPr>
      <w:ins w:id="1831" w:author="Zachary Cappella" w:date="2023-10-23T15:55:00Z">
        <w:r w:rsidRPr="00035CEB">
          <w:rPr>
            <w:rFonts w:ascii="Times New Roman" w:eastAsia="Times New Roman" w:hAnsi="Times New Roman" w:cs="Times New Roman"/>
            <w:i/>
          </w:rPr>
          <w:t>const SizedBox</w:t>
        </w:r>
      </w:ins>
    </w:p>
    <w:p w14:paraId="49948D74" w14:textId="77777777" w:rsidR="00F21381" w:rsidRPr="00035CEB" w:rsidRDefault="00F21381">
      <w:pPr>
        <w:spacing w:line="240" w:lineRule="auto"/>
        <w:ind w:firstLine="720"/>
        <w:rPr>
          <w:ins w:id="1832" w:author="Zachary Cappella" w:date="2023-10-23T15:55:00Z"/>
          <w:rFonts w:ascii="Times New Roman" w:eastAsia="Times New Roman" w:hAnsi="Times New Roman" w:cs="Times New Roman"/>
          <w:i/>
        </w:rPr>
        <w:pPrChange w:id="1833" w:author="Zachary Cappella" w:date="2023-10-23T15:56:00Z">
          <w:pPr>
            <w:spacing w:line="360" w:lineRule="auto"/>
            <w:ind w:firstLine="720"/>
          </w:pPr>
        </w:pPrChange>
      </w:pPr>
      <w:ins w:id="1834" w:author="Zachary Cappella" w:date="2023-10-23T15:55:00Z">
        <w:r w:rsidRPr="00035CEB">
          <w:rPr>
            <w:rFonts w:ascii="Times New Roman" w:eastAsia="Times New Roman" w:hAnsi="Times New Roman" w:cs="Times New Roman"/>
            <w:i/>
          </w:rPr>
          <w:t>const Text</w:t>
        </w:r>
      </w:ins>
    </w:p>
    <w:p w14:paraId="63037EF1" w14:textId="77777777" w:rsidR="00F21381" w:rsidRPr="00035CEB" w:rsidRDefault="00F21381">
      <w:pPr>
        <w:spacing w:line="240" w:lineRule="auto"/>
        <w:ind w:firstLine="720"/>
        <w:rPr>
          <w:ins w:id="1835" w:author="Zachary Cappella" w:date="2023-10-23T15:55:00Z"/>
          <w:rFonts w:ascii="Times New Roman" w:eastAsia="Times New Roman" w:hAnsi="Times New Roman" w:cs="Times New Roman"/>
          <w:i/>
        </w:rPr>
        <w:pPrChange w:id="1836" w:author="Zachary Cappella" w:date="2023-10-23T15:56:00Z">
          <w:pPr>
            <w:spacing w:line="360" w:lineRule="auto"/>
            <w:ind w:firstLine="720"/>
          </w:pPr>
        </w:pPrChange>
      </w:pPr>
      <w:ins w:id="1837" w:author="Zachary Cappella" w:date="2023-10-23T15:55:00Z">
        <w:r w:rsidRPr="00035CEB">
          <w:rPr>
            <w:rFonts w:ascii="Times New Roman" w:eastAsia="Times New Roman" w:hAnsi="Times New Roman" w:cs="Times New Roman"/>
            <w:i/>
          </w:rPr>
          <w:t>const Icon</w:t>
        </w:r>
      </w:ins>
    </w:p>
    <w:p w14:paraId="1829E1A8" w14:textId="77777777" w:rsidR="00F21381" w:rsidRPr="00035CEB" w:rsidRDefault="00F21381">
      <w:pPr>
        <w:spacing w:line="240" w:lineRule="auto"/>
        <w:ind w:firstLine="720"/>
        <w:rPr>
          <w:ins w:id="1838" w:author="Zachary Cappella" w:date="2023-10-23T15:55:00Z"/>
          <w:rFonts w:ascii="Times New Roman" w:eastAsia="Times New Roman" w:hAnsi="Times New Roman" w:cs="Times New Roman"/>
          <w:i/>
        </w:rPr>
        <w:pPrChange w:id="1839" w:author="Zachary Cappella" w:date="2023-10-23T15:56:00Z">
          <w:pPr>
            <w:spacing w:line="360" w:lineRule="auto"/>
            <w:ind w:firstLine="720"/>
          </w:pPr>
        </w:pPrChange>
      </w:pPr>
      <w:ins w:id="1840" w:author="Zachary Cappella" w:date="2023-10-23T15:55:00Z">
        <w:r w:rsidRPr="00035CEB">
          <w:rPr>
            <w:rFonts w:ascii="Times New Roman" w:eastAsia="Times New Roman" w:hAnsi="Times New Roman" w:cs="Times New Roman"/>
            <w:i/>
          </w:rPr>
          <w:t>const PopupMenuItem&lt;String&gt;</w:t>
        </w:r>
      </w:ins>
    </w:p>
    <w:p w14:paraId="19C2B869" w14:textId="77777777" w:rsidR="00F21381" w:rsidRPr="00035CEB" w:rsidRDefault="00F21381">
      <w:pPr>
        <w:spacing w:line="240" w:lineRule="auto"/>
        <w:ind w:firstLine="720"/>
        <w:rPr>
          <w:ins w:id="1841" w:author="Zachary Cappella" w:date="2023-10-23T15:55:00Z"/>
          <w:rFonts w:ascii="Times New Roman" w:eastAsia="Times New Roman" w:hAnsi="Times New Roman" w:cs="Times New Roman"/>
          <w:i/>
        </w:rPr>
        <w:pPrChange w:id="1842" w:author="Zachary Cappella" w:date="2023-10-23T15:56:00Z">
          <w:pPr>
            <w:spacing w:line="360" w:lineRule="auto"/>
            <w:ind w:firstLine="720"/>
          </w:pPr>
        </w:pPrChange>
      </w:pPr>
      <w:ins w:id="1843" w:author="Zachary Cappella" w:date="2023-10-23T15:55:00Z">
        <w:r w:rsidRPr="00035CEB">
          <w:rPr>
            <w:rFonts w:ascii="Times New Roman" w:eastAsia="Times New Roman" w:hAnsi="Times New Roman" w:cs="Times New Roman"/>
            <w:i/>
          </w:rPr>
          <w:t>const BoxDecoration</w:t>
        </w:r>
      </w:ins>
    </w:p>
    <w:p w14:paraId="5E294778" w14:textId="77777777" w:rsidR="00F21381" w:rsidRPr="00035CEB" w:rsidRDefault="00F21381">
      <w:pPr>
        <w:spacing w:line="240" w:lineRule="auto"/>
        <w:ind w:firstLine="720"/>
        <w:rPr>
          <w:ins w:id="1844" w:author="Zachary Cappella" w:date="2023-10-23T15:55:00Z"/>
          <w:rFonts w:ascii="Times New Roman" w:eastAsia="Times New Roman" w:hAnsi="Times New Roman" w:cs="Times New Roman"/>
          <w:i/>
        </w:rPr>
        <w:pPrChange w:id="1845" w:author="Zachary Cappella" w:date="2023-10-23T15:56:00Z">
          <w:pPr>
            <w:spacing w:line="360" w:lineRule="auto"/>
            <w:ind w:firstLine="720"/>
          </w:pPr>
        </w:pPrChange>
      </w:pPr>
      <w:ins w:id="1846" w:author="Zachary Cappella" w:date="2023-10-23T15:55:00Z">
        <w:r w:rsidRPr="00035CEB">
          <w:rPr>
            <w:rFonts w:ascii="Times New Roman" w:eastAsia="Times New Roman" w:hAnsi="Times New Roman" w:cs="Times New Roman"/>
            <w:i/>
          </w:rPr>
          <w:t>const Padding</w:t>
        </w:r>
      </w:ins>
    </w:p>
    <w:p w14:paraId="70A7B0B1" w14:textId="77777777" w:rsidR="00F21381" w:rsidRPr="00035CEB" w:rsidRDefault="00F21381">
      <w:pPr>
        <w:spacing w:line="240" w:lineRule="auto"/>
        <w:ind w:firstLine="720"/>
        <w:rPr>
          <w:ins w:id="1847" w:author="Zachary Cappella" w:date="2023-10-23T15:55:00Z"/>
          <w:rFonts w:ascii="Times New Roman" w:eastAsia="Times New Roman" w:hAnsi="Times New Roman" w:cs="Times New Roman"/>
          <w:i/>
        </w:rPr>
        <w:pPrChange w:id="1848" w:author="Zachary Cappella" w:date="2023-10-23T15:56:00Z">
          <w:pPr>
            <w:spacing w:line="360" w:lineRule="auto"/>
            <w:ind w:firstLine="720"/>
          </w:pPr>
        </w:pPrChange>
      </w:pPr>
      <w:ins w:id="1849" w:author="Zachary Cappella" w:date="2023-10-23T15:55:00Z">
        <w:r w:rsidRPr="00035CEB">
          <w:rPr>
            <w:rFonts w:ascii="Times New Roman" w:eastAsia="Times New Roman" w:hAnsi="Times New Roman" w:cs="Times New Roman"/>
            <w:i/>
          </w:rPr>
          <w:t>const TextStyle</w:t>
        </w:r>
      </w:ins>
    </w:p>
    <w:p w14:paraId="6C3257EE" w14:textId="77777777" w:rsidR="00F21381" w:rsidRPr="00035CEB" w:rsidRDefault="00F21381">
      <w:pPr>
        <w:spacing w:line="240" w:lineRule="auto"/>
        <w:rPr>
          <w:ins w:id="1850" w:author="Zachary Cappella" w:date="2023-10-23T15:55:00Z"/>
          <w:rFonts w:ascii="Times New Roman" w:eastAsia="Times New Roman" w:hAnsi="Times New Roman" w:cs="Times New Roman"/>
        </w:rPr>
        <w:pPrChange w:id="1851" w:author="Zachary Cappella" w:date="2023-10-23T15:56:00Z">
          <w:pPr>
            <w:spacing w:line="360" w:lineRule="auto"/>
          </w:pPr>
        </w:pPrChange>
      </w:pPr>
      <w:ins w:id="1852" w:author="Zachary Cappella" w:date="2023-10-23T15:55:00Z">
        <w:r w:rsidRPr="00035CEB">
          <w:rPr>
            <w:rFonts w:ascii="Times New Roman" w:eastAsia="Times New Roman" w:hAnsi="Times New Roman" w:cs="Times New Roman"/>
            <w:b/>
          </w:rPr>
          <w:t>Exceptions Thrown:  </w:t>
        </w:r>
        <w:r w:rsidRPr="00035CEB">
          <w:rPr>
            <w:rFonts w:ascii="Times New Roman" w:eastAsia="Times New Roman" w:hAnsi="Times New Roman" w:cs="Times New Roman"/>
          </w:rPr>
          <w:t xml:space="preserve"> </w:t>
        </w:r>
      </w:ins>
    </w:p>
    <w:p w14:paraId="62643960" w14:textId="77777777" w:rsidR="00F21381" w:rsidRPr="00035CEB" w:rsidRDefault="00F21381">
      <w:pPr>
        <w:spacing w:line="240" w:lineRule="auto"/>
        <w:ind w:firstLine="720"/>
        <w:rPr>
          <w:ins w:id="1853" w:author="Zachary Cappella" w:date="2023-10-23T15:55:00Z"/>
          <w:rFonts w:ascii="Times New Roman" w:eastAsia="Times New Roman" w:hAnsi="Times New Roman" w:cs="Times New Roman"/>
        </w:rPr>
        <w:pPrChange w:id="1854" w:author="Zachary Cappella" w:date="2023-10-23T15:56:00Z">
          <w:pPr>
            <w:spacing w:line="360" w:lineRule="auto"/>
            <w:ind w:firstLine="720"/>
          </w:pPr>
        </w:pPrChange>
      </w:pPr>
      <w:ins w:id="1855" w:author="Zachary Cappella" w:date="2023-10-23T15:55:00Z">
        <w:r w:rsidRPr="00035CEB">
          <w:rPr>
            <w:rFonts w:ascii="Times New Roman" w:eastAsia="Times New Roman" w:hAnsi="Times New Roman" w:cs="Times New Roman"/>
            <w:i/>
          </w:rPr>
          <w:t>N/A</w:t>
        </w:r>
      </w:ins>
    </w:p>
    <w:p w14:paraId="39F9F1B7" w14:textId="77777777" w:rsidR="00F21381" w:rsidRPr="00035CEB" w:rsidRDefault="00F21381">
      <w:pPr>
        <w:spacing w:line="240" w:lineRule="auto"/>
        <w:rPr>
          <w:ins w:id="1856" w:author="Zachary Cappella" w:date="2023-10-23T15:55:00Z"/>
          <w:rFonts w:ascii="Times New Roman" w:eastAsia="Times New Roman" w:hAnsi="Times New Roman" w:cs="Times New Roman"/>
        </w:rPr>
        <w:pPrChange w:id="1857" w:author="Zachary Cappella" w:date="2023-10-23T15:56:00Z">
          <w:pPr>
            <w:spacing w:line="360" w:lineRule="auto"/>
          </w:pPr>
        </w:pPrChange>
      </w:pPr>
      <w:ins w:id="1858" w:author="Zachary Cappella" w:date="2023-10-23T15:55:00Z">
        <w:r w:rsidRPr="00035CEB">
          <w:rPr>
            <w:rFonts w:ascii="Times New Roman" w:eastAsia="Times New Roman" w:hAnsi="Times New Roman" w:cs="Times New Roman"/>
            <w:b/>
          </w:rPr>
          <w:t>Class Constructors: </w:t>
        </w:r>
        <w:r w:rsidRPr="00035CEB">
          <w:rPr>
            <w:rFonts w:ascii="Times New Roman" w:eastAsia="Times New Roman" w:hAnsi="Times New Roman" w:cs="Times New Roman"/>
          </w:rPr>
          <w:t xml:space="preserve"> </w:t>
        </w:r>
      </w:ins>
    </w:p>
    <w:p w14:paraId="44BACB27" w14:textId="77777777" w:rsidR="00F21381" w:rsidRPr="00035CEB" w:rsidRDefault="00F21381">
      <w:pPr>
        <w:spacing w:line="240" w:lineRule="auto"/>
        <w:ind w:firstLine="720"/>
        <w:rPr>
          <w:ins w:id="1859" w:author="Zachary Cappella" w:date="2023-10-23T15:55:00Z"/>
          <w:rFonts w:ascii="Times New Roman" w:eastAsia="Times New Roman" w:hAnsi="Times New Roman" w:cs="Times New Roman"/>
        </w:rPr>
        <w:pPrChange w:id="1860" w:author="Zachary Cappella" w:date="2023-10-23T15:56:00Z">
          <w:pPr>
            <w:spacing w:line="360" w:lineRule="auto"/>
            <w:ind w:firstLine="720"/>
          </w:pPr>
        </w:pPrChange>
      </w:pPr>
      <w:ins w:id="1861" w:author="Zachary Cappella" w:date="2023-10-23T15:55:00Z">
        <w:r w:rsidRPr="00035CEB">
          <w:rPr>
            <w:rFonts w:ascii="Times New Roman" w:eastAsia="Times New Roman" w:hAnsi="Times New Roman" w:cs="Times New Roman"/>
            <w:i/>
          </w:rPr>
          <w:t>N/A</w:t>
        </w:r>
      </w:ins>
    </w:p>
    <w:p w14:paraId="4D10708F" w14:textId="77777777" w:rsidR="00F21381" w:rsidRPr="00035CEB" w:rsidRDefault="00F21381">
      <w:pPr>
        <w:spacing w:line="240" w:lineRule="auto"/>
        <w:rPr>
          <w:ins w:id="1862" w:author="Zachary Cappella" w:date="2023-10-23T15:55:00Z"/>
          <w:rFonts w:ascii="Times New Roman" w:eastAsia="Times New Roman" w:hAnsi="Times New Roman" w:cs="Times New Roman"/>
        </w:rPr>
        <w:pPrChange w:id="1863" w:author="Zachary Cappella" w:date="2023-10-23T15:56:00Z">
          <w:pPr>
            <w:spacing w:line="360" w:lineRule="auto"/>
          </w:pPr>
        </w:pPrChange>
      </w:pPr>
      <w:ins w:id="1864" w:author="Zachary Cappella" w:date="2023-10-23T15:55:00Z">
        <w:r w:rsidRPr="00035CEB">
          <w:rPr>
            <w:rFonts w:ascii="Times New Roman" w:eastAsia="Times New Roman" w:hAnsi="Times New Roman" w:cs="Times New Roman"/>
            <w:b/>
          </w:rPr>
          <w:t>Class Methods: </w:t>
        </w:r>
        <w:r w:rsidRPr="00035CEB">
          <w:rPr>
            <w:rFonts w:ascii="Times New Roman" w:eastAsia="Times New Roman" w:hAnsi="Times New Roman" w:cs="Times New Roman"/>
          </w:rPr>
          <w:t xml:space="preserve"> </w:t>
        </w:r>
      </w:ins>
    </w:p>
    <w:p w14:paraId="526C6E77" w14:textId="108059B0" w:rsidR="00B224D1" w:rsidRPr="00035CEB" w:rsidRDefault="00F21381">
      <w:pPr>
        <w:spacing w:line="240" w:lineRule="auto"/>
        <w:rPr>
          <w:rFonts w:ascii="Times New Roman" w:eastAsia="Times New Roman" w:hAnsi="Times New Roman" w:cs="Times New Roman"/>
          <w:i/>
          <w:rPrChange w:id="1865" w:author="Zachary Cappella" w:date="2023-10-23T16:02:00Z">
            <w:rPr/>
          </w:rPrChange>
        </w:rPr>
        <w:pPrChange w:id="1866" w:author="Zachary Cappella" w:date="2023-10-23T15:56:00Z">
          <w:pPr>
            <w:spacing w:after="0" w:line="360" w:lineRule="auto"/>
            <w:ind w:firstLine="720"/>
          </w:pPr>
        </w:pPrChange>
      </w:pPr>
      <w:ins w:id="1867" w:author="Zachary Cappella" w:date="2023-10-23T15:55:00Z">
        <w:r w:rsidRPr="00035CEB">
          <w:rPr>
            <w:rFonts w:ascii="Times New Roman" w:eastAsia="Times New Roman" w:hAnsi="Times New Roman" w:cs="Times New Roman"/>
            <w:i/>
          </w:rPr>
          <w:tab/>
          <w:t>N/A</w:t>
        </w:r>
      </w:ins>
    </w:p>
    <w:p w14:paraId="719790E7" w14:textId="77777777" w:rsidR="003E3301" w:rsidRPr="00035CEB" w:rsidRDefault="003E3301">
      <w:pPr>
        <w:pStyle w:val="Heading2"/>
        <w:spacing w:line="240" w:lineRule="auto"/>
        <w:rPr>
          <w:ins w:id="1868" w:author="Zachary Cappella" w:date="2023-10-23T15:57:00Z"/>
          <w:rFonts w:ascii="Times New Roman" w:eastAsia="Times New Roman" w:hAnsi="Times New Roman" w:cs="Times New Roman"/>
          <w:b w:val="0"/>
        </w:rPr>
        <w:pPrChange w:id="1869" w:author="Zachary Cappella" w:date="2023-10-23T15:57:00Z">
          <w:pPr>
            <w:pStyle w:val="Heading2"/>
            <w:spacing w:line="360" w:lineRule="auto"/>
          </w:pPr>
        </w:pPrChange>
      </w:pPr>
      <w:bookmarkStart w:id="1870" w:name="_zgin46nu5ob" w:colFirst="0" w:colLast="0"/>
      <w:bookmarkStart w:id="1871" w:name="_Toc149373357"/>
      <w:bookmarkEnd w:id="1870"/>
      <w:ins w:id="1872" w:author="Zachary Cappella" w:date="2023-10-23T15:57:00Z">
        <w:r w:rsidRPr="00035CEB">
          <w:rPr>
            <w:rFonts w:ascii="Times New Roman" w:eastAsia="Times New Roman" w:hAnsi="Times New Roman" w:cs="Times New Roman"/>
          </w:rPr>
          <w:lastRenderedPageBreak/>
          <w:t>5.2. Class: assistantScreen</w:t>
        </w:r>
        <w:bookmarkEnd w:id="1871"/>
      </w:ins>
    </w:p>
    <w:p w14:paraId="5E9EF0BE" w14:textId="77777777" w:rsidR="003E3301" w:rsidRPr="00035CEB" w:rsidRDefault="003E3301">
      <w:pPr>
        <w:spacing w:line="240" w:lineRule="auto"/>
        <w:rPr>
          <w:ins w:id="1873" w:author="Zachary Cappella" w:date="2023-10-23T15:57:00Z"/>
          <w:rFonts w:ascii="Times New Roman" w:eastAsia="Times New Roman" w:hAnsi="Times New Roman" w:cs="Times New Roman"/>
          <w:i/>
        </w:rPr>
        <w:pPrChange w:id="1874" w:author="Zachary Cappella" w:date="2023-10-23T15:57:00Z">
          <w:pPr>
            <w:spacing w:line="360" w:lineRule="auto"/>
          </w:pPr>
        </w:pPrChange>
      </w:pPr>
      <w:ins w:id="1875" w:author="Zachary Cappella" w:date="2023-10-23T15:57:00Z">
        <w:r w:rsidRPr="00035CEB">
          <w:rPr>
            <w:rFonts w:ascii="Times New Roman" w:eastAsia="Times New Roman" w:hAnsi="Times New Roman" w:cs="Times New Roman"/>
            <w:b/>
          </w:rPr>
          <w:t>Class Description:</w:t>
        </w:r>
        <w:r w:rsidRPr="00035CEB">
          <w:rPr>
            <w:rFonts w:ascii="Times New Roman" w:eastAsia="Times New Roman" w:hAnsi="Times New Roman" w:cs="Times New Roman"/>
          </w:rPr>
          <w:t xml:space="preserve"> </w:t>
        </w:r>
        <w:r w:rsidRPr="00035CEB">
          <w:rPr>
            <w:rFonts w:ascii="Times New Roman" w:eastAsia="Times New Roman" w:hAnsi="Times New Roman" w:cs="Times New Roman"/>
            <w:i/>
          </w:rPr>
          <w:t>This class allows users to access the virtual assistant</w:t>
        </w:r>
      </w:ins>
    </w:p>
    <w:p w14:paraId="12868869" w14:textId="77777777" w:rsidR="003E3301" w:rsidRPr="00035CEB" w:rsidRDefault="003E3301">
      <w:pPr>
        <w:spacing w:line="240" w:lineRule="auto"/>
        <w:rPr>
          <w:ins w:id="1876" w:author="Zachary Cappella" w:date="2023-10-23T15:57:00Z"/>
          <w:rFonts w:ascii="Times New Roman" w:eastAsia="Times New Roman" w:hAnsi="Times New Roman" w:cs="Times New Roman"/>
          <w:b/>
          <w:i/>
        </w:rPr>
        <w:pPrChange w:id="1877" w:author="Zachary Cappella" w:date="2023-10-23T15:57:00Z">
          <w:pPr>
            <w:spacing w:line="360" w:lineRule="auto"/>
          </w:pPr>
        </w:pPrChange>
      </w:pPr>
      <w:ins w:id="1878" w:author="Zachary Cappella" w:date="2023-10-23T15:57:00Z">
        <w:r w:rsidRPr="00035CEB">
          <w:rPr>
            <w:rFonts w:ascii="Times New Roman" w:eastAsia="Times New Roman" w:hAnsi="Times New Roman" w:cs="Times New Roman"/>
            <w:b/>
          </w:rPr>
          <w:t xml:space="preserve">Class Inheritance:  </w:t>
        </w:r>
        <w:r w:rsidRPr="00035CEB">
          <w:rPr>
            <w:rFonts w:ascii="Times New Roman" w:eastAsia="Times New Roman" w:hAnsi="Times New Roman" w:cs="Times New Roman"/>
            <w:i/>
          </w:rPr>
          <w:t>This class inherits from the StatefulWidget class</w:t>
        </w:r>
      </w:ins>
    </w:p>
    <w:p w14:paraId="4E2BE063" w14:textId="77777777" w:rsidR="003E3301" w:rsidRPr="00035CEB" w:rsidRDefault="003E3301">
      <w:pPr>
        <w:spacing w:line="240" w:lineRule="auto"/>
        <w:rPr>
          <w:ins w:id="1879" w:author="Zachary Cappella" w:date="2023-10-23T15:57:00Z"/>
          <w:rFonts w:ascii="Times New Roman" w:eastAsia="Times New Roman" w:hAnsi="Times New Roman" w:cs="Times New Roman"/>
        </w:rPr>
        <w:pPrChange w:id="1880" w:author="Zachary Cappella" w:date="2023-10-23T15:57:00Z">
          <w:pPr>
            <w:spacing w:line="360" w:lineRule="auto"/>
          </w:pPr>
        </w:pPrChange>
      </w:pPr>
      <w:ins w:id="1881" w:author="Zachary Cappella" w:date="2023-10-23T15:57:00Z">
        <w:r w:rsidRPr="00035CEB">
          <w:rPr>
            <w:rFonts w:ascii="Times New Roman" w:eastAsia="Times New Roman" w:hAnsi="Times New Roman" w:cs="Times New Roman"/>
            <w:b/>
          </w:rPr>
          <w:t>Class Attributes: </w:t>
        </w:r>
        <w:r w:rsidRPr="00035CEB">
          <w:rPr>
            <w:rFonts w:ascii="Times New Roman" w:eastAsia="Times New Roman" w:hAnsi="Times New Roman" w:cs="Times New Roman"/>
          </w:rPr>
          <w:t xml:space="preserve"> </w:t>
        </w:r>
      </w:ins>
    </w:p>
    <w:p w14:paraId="044C114E" w14:textId="77777777" w:rsidR="003E3301" w:rsidRPr="00035CEB" w:rsidRDefault="003E3301">
      <w:pPr>
        <w:spacing w:line="240" w:lineRule="auto"/>
        <w:ind w:firstLine="720"/>
        <w:rPr>
          <w:ins w:id="1882" w:author="Zachary Cappella" w:date="2023-10-23T15:57:00Z"/>
          <w:rFonts w:ascii="Times New Roman" w:eastAsia="Times New Roman" w:hAnsi="Times New Roman" w:cs="Times New Roman"/>
          <w:i/>
        </w:rPr>
        <w:pPrChange w:id="1883" w:author="Zachary Cappella" w:date="2023-10-23T15:57:00Z">
          <w:pPr>
            <w:spacing w:line="360" w:lineRule="auto"/>
            <w:ind w:firstLine="720"/>
          </w:pPr>
        </w:pPrChange>
      </w:pPr>
      <w:ins w:id="1884" w:author="Zachary Cappella" w:date="2023-10-23T15:57:00Z">
        <w:r w:rsidRPr="00035CEB">
          <w:rPr>
            <w:rFonts w:ascii="Times New Roman" w:eastAsia="Times New Roman" w:hAnsi="Times New Roman" w:cs="Times New Roman"/>
            <w:i/>
          </w:rPr>
          <w:t xml:space="preserve">late FlutterTts </w:t>
        </w:r>
      </w:ins>
    </w:p>
    <w:p w14:paraId="7540A0EB" w14:textId="77777777" w:rsidR="003E3301" w:rsidRPr="00035CEB" w:rsidRDefault="003E3301">
      <w:pPr>
        <w:spacing w:line="240" w:lineRule="auto"/>
        <w:ind w:firstLine="720"/>
        <w:rPr>
          <w:ins w:id="1885" w:author="Zachary Cappella" w:date="2023-10-23T15:57:00Z"/>
          <w:rFonts w:ascii="Times New Roman" w:eastAsia="Times New Roman" w:hAnsi="Times New Roman" w:cs="Times New Roman"/>
          <w:i/>
        </w:rPr>
        <w:pPrChange w:id="1886" w:author="Zachary Cappella" w:date="2023-10-23T15:57:00Z">
          <w:pPr>
            <w:spacing w:line="360" w:lineRule="auto"/>
            <w:ind w:firstLine="720"/>
          </w:pPr>
        </w:pPrChange>
      </w:pPr>
      <w:ins w:id="1887" w:author="Zachary Cappella" w:date="2023-10-23T15:57:00Z">
        <w:r w:rsidRPr="00035CEB">
          <w:rPr>
            <w:rFonts w:ascii="Times New Roman" w:eastAsia="Times New Roman" w:hAnsi="Times New Roman" w:cs="Times New Roman"/>
            <w:i/>
          </w:rPr>
          <w:t xml:space="preserve">bool isPlaying </w:t>
        </w:r>
      </w:ins>
    </w:p>
    <w:p w14:paraId="4B6A516E" w14:textId="77777777" w:rsidR="003E3301" w:rsidRPr="00035CEB" w:rsidRDefault="003E3301">
      <w:pPr>
        <w:spacing w:line="240" w:lineRule="auto"/>
        <w:ind w:firstLine="720"/>
        <w:rPr>
          <w:ins w:id="1888" w:author="Zachary Cappella" w:date="2023-10-23T15:57:00Z"/>
          <w:rFonts w:ascii="Times New Roman" w:eastAsia="Times New Roman" w:hAnsi="Times New Roman" w:cs="Times New Roman"/>
          <w:i/>
        </w:rPr>
        <w:pPrChange w:id="1889" w:author="Zachary Cappella" w:date="2023-10-23T15:57:00Z">
          <w:pPr>
            <w:spacing w:line="360" w:lineRule="auto"/>
            <w:ind w:firstLine="720"/>
          </w:pPr>
        </w:pPrChange>
      </w:pPr>
      <w:ins w:id="1890" w:author="Zachary Cappella" w:date="2023-10-23T15:57:00Z">
        <w:r w:rsidRPr="00035CEB">
          <w:rPr>
            <w:rFonts w:ascii="Times New Roman" w:eastAsia="Times New Roman" w:hAnsi="Times New Roman" w:cs="Times New Roman"/>
            <w:i/>
          </w:rPr>
          <w:t>TextEditingController _messageController</w:t>
        </w:r>
      </w:ins>
    </w:p>
    <w:p w14:paraId="48C2BEC1" w14:textId="77777777" w:rsidR="003E3301" w:rsidRPr="00035CEB" w:rsidRDefault="003E3301">
      <w:pPr>
        <w:spacing w:line="240" w:lineRule="auto"/>
        <w:ind w:firstLine="720"/>
        <w:rPr>
          <w:ins w:id="1891" w:author="Zachary Cappella" w:date="2023-10-23T15:57:00Z"/>
          <w:rFonts w:ascii="Times New Roman" w:eastAsia="Times New Roman" w:hAnsi="Times New Roman" w:cs="Times New Roman"/>
          <w:i/>
        </w:rPr>
        <w:pPrChange w:id="1892" w:author="Zachary Cappella" w:date="2023-10-23T15:57:00Z">
          <w:pPr>
            <w:spacing w:line="360" w:lineRule="auto"/>
            <w:ind w:firstLine="720"/>
          </w:pPr>
        </w:pPrChange>
      </w:pPr>
      <w:ins w:id="1893" w:author="Zachary Cappella" w:date="2023-10-23T15:57:00Z">
        <w:r w:rsidRPr="00035CEB">
          <w:rPr>
            <w:rFonts w:ascii="Times New Roman" w:eastAsia="Times New Roman" w:hAnsi="Times New Roman" w:cs="Times New Roman"/>
            <w:i/>
          </w:rPr>
          <w:t xml:space="preserve">ScrollController _scrollController </w:t>
        </w:r>
      </w:ins>
    </w:p>
    <w:p w14:paraId="721CCB20" w14:textId="77777777" w:rsidR="003E3301" w:rsidRPr="00035CEB" w:rsidRDefault="003E3301">
      <w:pPr>
        <w:spacing w:line="240" w:lineRule="auto"/>
        <w:ind w:firstLine="720"/>
        <w:rPr>
          <w:ins w:id="1894" w:author="Zachary Cappella" w:date="2023-10-23T15:57:00Z"/>
          <w:rFonts w:ascii="Times New Roman" w:eastAsia="Times New Roman" w:hAnsi="Times New Roman" w:cs="Times New Roman"/>
          <w:i/>
        </w:rPr>
        <w:pPrChange w:id="1895" w:author="Zachary Cappella" w:date="2023-10-23T15:57:00Z">
          <w:pPr>
            <w:spacing w:line="360" w:lineRule="auto"/>
            <w:ind w:firstLine="720"/>
          </w:pPr>
        </w:pPrChange>
      </w:pPr>
      <w:ins w:id="1896" w:author="Zachary Cappella" w:date="2023-10-23T15:57:00Z">
        <w:r w:rsidRPr="00035CEB">
          <w:rPr>
            <w:rFonts w:ascii="Times New Roman" w:eastAsia="Times New Roman" w:hAnsi="Times New Roman" w:cs="Times New Roman"/>
            <w:i/>
          </w:rPr>
          <w:t xml:space="preserve">List&lt;ChatMessage&gt; _chatMessages </w:t>
        </w:r>
      </w:ins>
    </w:p>
    <w:p w14:paraId="55A982BC" w14:textId="77777777" w:rsidR="003E3301" w:rsidRPr="00035CEB" w:rsidRDefault="003E3301">
      <w:pPr>
        <w:spacing w:line="240" w:lineRule="auto"/>
        <w:ind w:firstLine="720"/>
        <w:rPr>
          <w:ins w:id="1897" w:author="Zachary Cappella" w:date="2023-10-23T15:57:00Z"/>
          <w:rFonts w:ascii="Times New Roman" w:eastAsia="Times New Roman" w:hAnsi="Times New Roman" w:cs="Times New Roman"/>
          <w:i/>
        </w:rPr>
        <w:pPrChange w:id="1898" w:author="Zachary Cappella" w:date="2023-10-23T15:57:00Z">
          <w:pPr>
            <w:spacing w:line="360" w:lineRule="auto"/>
            <w:ind w:firstLine="720"/>
          </w:pPr>
        </w:pPrChange>
      </w:pPr>
      <w:ins w:id="1899" w:author="Zachary Cappella" w:date="2023-10-23T15:57:00Z">
        <w:r w:rsidRPr="00035CEB">
          <w:rPr>
            <w:rFonts w:ascii="Times New Roman" w:eastAsia="Times New Roman" w:hAnsi="Times New Roman" w:cs="Times New Roman"/>
            <w:i/>
          </w:rPr>
          <w:t>late Future&lt;bool&gt; goodAPIKey</w:t>
        </w:r>
      </w:ins>
    </w:p>
    <w:p w14:paraId="630946BA" w14:textId="77777777" w:rsidR="003E3301" w:rsidRPr="00035CEB" w:rsidRDefault="003E3301">
      <w:pPr>
        <w:spacing w:line="240" w:lineRule="auto"/>
        <w:ind w:firstLine="720"/>
        <w:rPr>
          <w:ins w:id="1900" w:author="Zachary Cappella" w:date="2023-10-23T15:57:00Z"/>
          <w:rFonts w:ascii="Times New Roman" w:eastAsia="Times New Roman" w:hAnsi="Times New Roman" w:cs="Times New Roman"/>
          <w:i/>
        </w:rPr>
        <w:pPrChange w:id="1901" w:author="Zachary Cappella" w:date="2023-10-23T15:57:00Z">
          <w:pPr>
            <w:spacing w:line="360" w:lineRule="auto"/>
            <w:ind w:firstLine="720"/>
          </w:pPr>
        </w:pPrChange>
      </w:pPr>
      <w:ins w:id="1902" w:author="Zachary Cappella" w:date="2023-10-23T15:57:00Z">
        <w:r w:rsidRPr="00035CEB">
          <w:rPr>
            <w:rFonts w:ascii="Times New Roman" w:eastAsia="Times New Roman" w:hAnsi="Times New Roman" w:cs="Times New Roman"/>
            <w:i/>
          </w:rPr>
          <w:t xml:space="preserve">bool _isTyping </w:t>
        </w:r>
      </w:ins>
    </w:p>
    <w:p w14:paraId="75EB4501" w14:textId="77777777" w:rsidR="003E3301" w:rsidRPr="00035CEB" w:rsidRDefault="003E3301">
      <w:pPr>
        <w:spacing w:line="240" w:lineRule="auto"/>
        <w:ind w:firstLine="720"/>
        <w:rPr>
          <w:ins w:id="1903" w:author="Zachary Cappella" w:date="2023-10-23T15:57:00Z"/>
          <w:rFonts w:ascii="Times New Roman" w:eastAsia="Times New Roman" w:hAnsi="Times New Roman" w:cs="Times New Roman"/>
          <w:i/>
        </w:rPr>
        <w:pPrChange w:id="1904" w:author="Zachary Cappella" w:date="2023-10-23T15:57:00Z">
          <w:pPr>
            <w:spacing w:line="360" w:lineRule="auto"/>
            <w:ind w:firstLine="720"/>
          </w:pPr>
        </w:pPrChange>
      </w:pPr>
      <w:ins w:id="1905" w:author="Zachary Cappella" w:date="2023-10-23T15:57:00Z">
        <w:r w:rsidRPr="00035CEB">
          <w:rPr>
            <w:rFonts w:ascii="Times New Roman" w:eastAsia="Times New Roman" w:hAnsi="Times New Roman" w:cs="Times New Roman"/>
            <w:i/>
          </w:rPr>
          <w:t>final Function toggleTTS</w:t>
        </w:r>
      </w:ins>
    </w:p>
    <w:p w14:paraId="5DC325BB" w14:textId="77777777" w:rsidR="003E3301" w:rsidRPr="00035CEB" w:rsidRDefault="003E3301">
      <w:pPr>
        <w:spacing w:line="240" w:lineRule="auto"/>
        <w:ind w:firstLine="720"/>
        <w:rPr>
          <w:ins w:id="1906" w:author="Zachary Cappella" w:date="2023-10-23T15:57:00Z"/>
          <w:rFonts w:ascii="Times New Roman" w:eastAsia="Times New Roman" w:hAnsi="Times New Roman" w:cs="Times New Roman"/>
          <w:i/>
        </w:rPr>
        <w:pPrChange w:id="1907" w:author="Zachary Cappella" w:date="2023-10-23T15:57:00Z">
          <w:pPr>
            <w:spacing w:line="360" w:lineRule="auto"/>
            <w:ind w:firstLine="720"/>
          </w:pPr>
        </w:pPrChange>
      </w:pPr>
      <w:ins w:id="1908" w:author="Zachary Cappella" w:date="2023-10-23T15:57:00Z">
        <w:r w:rsidRPr="00035CEB">
          <w:rPr>
            <w:rFonts w:ascii="Times New Roman" w:eastAsia="Times New Roman" w:hAnsi="Times New Roman" w:cs="Times New Roman"/>
            <w:i/>
          </w:rPr>
          <w:t>final String messageText</w:t>
        </w:r>
      </w:ins>
    </w:p>
    <w:p w14:paraId="228B6634" w14:textId="77777777" w:rsidR="003E3301" w:rsidRPr="00035CEB" w:rsidRDefault="003E3301">
      <w:pPr>
        <w:spacing w:line="240" w:lineRule="auto"/>
        <w:ind w:firstLine="720"/>
        <w:rPr>
          <w:ins w:id="1909" w:author="Zachary Cappella" w:date="2023-10-23T15:57:00Z"/>
          <w:rFonts w:ascii="Times New Roman" w:eastAsia="Times New Roman" w:hAnsi="Times New Roman" w:cs="Times New Roman"/>
          <w:i/>
        </w:rPr>
        <w:pPrChange w:id="1910" w:author="Zachary Cappella" w:date="2023-10-23T15:57:00Z">
          <w:pPr>
            <w:spacing w:line="360" w:lineRule="auto"/>
            <w:ind w:firstLine="720"/>
          </w:pPr>
        </w:pPrChange>
      </w:pPr>
      <w:ins w:id="1911" w:author="Zachary Cappella" w:date="2023-10-23T15:57:00Z">
        <w:r w:rsidRPr="00035CEB">
          <w:rPr>
            <w:rFonts w:ascii="Times New Roman" w:eastAsia="Times New Roman" w:hAnsi="Times New Roman" w:cs="Times New Roman"/>
            <w:i/>
          </w:rPr>
          <w:t>final bool isUserMessage</w:t>
        </w:r>
      </w:ins>
    </w:p>
    <w:p w14:paraId="58DCA89D" w14:textId="77777777" w:rsidR="003E3301" w:rsidRPr="00035CEB" w:rsidRDefault="003E3301">
      <w:pPr>
        <w:spacing w:line="240" w:lineRule="auto"/>
        <w:rPr>
          <w:ins w:id="1912" w:author="Zachary Cappella" w:date="2023-10-23T15:57:00Z"/>
          <w:rFonts w:ascii="Times New Roman" w:eastAsia="Times New Roman" w:hAnsi="Times New Roman" w:cs="Times New Roman"/>
        </w:rPr>
        <w:pPrChange w:id="1913" w:author="Zachary Cappella" w:date="2023-10-23T15:57:00Z">
          <w:pPr>
            <w:spacing w:line="360" w:lineRule="auto"/>
          </w:pPr>
        </w:pPrChange>
      </w:pPr>
      <w:ins w:id="1914" w:author="Zachary Cappella" w:date="2023-10-23T15:57:00Z">
        <w:r w:rsidRPr="00035CEB">
          <w:rPr>
            <w:rFonts w:ascii="Times New Roman" w:eastAsia="Times New Roman" w:hAnsi="Times New Roman" w:cs="Times New Roman"/>
            <w:b/>
          </w:rPr>
          <w:t>Exceptions Thrown:  </w:t>
        </w:r>
        <w:r w:rsidRPr="00035CEB">
          <w:rPr>
            <w:rFonts w:ascii="Times New Roman" w:eastAsia="Times New Roman" w:hAnsi="Times New Roman" w:cs="Times New Roman"/>
          </w:rPr>
          <w:t xml:space="preserve"> </w:t>
        </w:r>
      </w:ins>
    </w:p>
    <w:p w14:paraId="243D7311" w14:textId="77777777" w:rsidR="003E3301" w:rsidRPr="00035CEB" w:rsidRDefault="003E3301">
      <w:pPr>
        <w:spacing w:line="240" w:lineRule="auto"/>
        <w:rPr>
          <w:ins w:id="1915" w:author="Zachary Cappella" w:date="2023-10-23T15:57:00Z"/>
          <w:rFonts w:ascii="Times New Roman" w:eastAsia="Times New Roman" w:hAnsi="Times New Roman" w:cs="Times New Roman"/>
          <w:i/>
        </w:rPr>
        <w:pPrChange w:id="1916" w:author="Zachary Cappella" w:date="2023-10-23T15:57:00Z">
          <w:pPr>
            <w:spacing w:line="360" w:lineRule="auto"/>
          </w:pPr>
        </w:pPrChange>
      </w:pPr>
      <w:ins w:id="1917" w:author="Zachary Cappella" w:date="2023-10-23T15:57:00Z">
        <w:r w:rsidRPr="00035CEB">
          <w:rPr>
            <w:rFonts w:ascii="Times New Roman" w:eastAsia="Times New Roman" w:hAnsi="Times New Roman" w:cs="Times New Roman"/>
            <w:i/>
          </w:rPr>
          <w:tab/>
          <w:t>RequestFailedException</w:t>
        </w:r>
      </w:ins>
    </w:p>
    <w:p w14:paraId="64741975" w14:textId="77777777" w:rsidR="003E3301" w:rsidRPr="00035CEB" w:rsidRDefault="003E3301">
      <w:pPr>
        <w:spacing w:line="240" w:lineRule="auto"/>
        <w:rPr>
          <w:ins w:id="1918" w:author="Zachary Cappella" w:date="2023-10-23T15:57:00Z"/>
          <w:rFonts w:ascii="Times New Roman" w:eastAsia="Times New Roman" w:hAnsi="Times New Roman" w:cs="Times New Roman"/>
          <w:i/>
        </w:rPr>
        <w:pPrChange w:id="1919" w:author="Zachary Cappella" w:date="2023-10-23T15:57:00Z">
          <w:pPr>
            <w:spacing w:line="360" w:lineRule="auto"/>
          </w:pPr>
        </w:pPrChange>
      </w:pPr>
      <w:ins w:id="1920" w:author="Zachary Cappella" w:date="2023-10-23T15:57:00Z">
        <w:r w:rsidRPr="00035CEB">
          <w:rPr>
            <w:rFonts w:ascii="Times New Roman" w:eastAsia="Times New Roman" w:hAnsi="Times New Roman" w:cs="Times New Roman"/>
            <w:i/>
          </w:rPr>
          <w:tab/>
          <w:t>UnknownException</w:t>
        </w:r>
      </w:ins>
    </w:p>
    <w:p w14:paraId="550185E1" w14:textId="77777777" w:rsidR="003E3301" w:rsidRPr="00035CEB" w:rsidRDefault="003E3301">
      <w:pPr>
        <w:spacing w:line="240" w:lineRule="auto"/>
        <w:rPr>
          <w:ins w:id="1921" w:author="Zachary Cappella" w:date="2023-10-23T15:57:00Z"/>
          <w:rFonts w:ascii="Times New Roman" w:eastAsia="Times New Roman" w:hAnsi="Times New Roman" w:cs="Times New Roman"/>
        </w:rPr>
        <w:pPrChange w:id="1922" w:author="Zachary Cappella" w:date="2023-10-23T15:57:00Z">
          <w:pPr>
            <w:spacing w:line="360" w:lineRule="auto"/>
          </w:pPr>
        </w:pPrChange>
      </w:pPr>
      <w:ins w:id="1923" w:author="Zachary Cappella" w:date="2023-10-23T15:57:00Z">
        <w:r w:rsidRPr="00035CEB">
          <w:rPr>
            <w:rFonts w:ascii="Times New Roman" w:eastAsia="Times New Roman" w:hAnsi="Times New Roman" w:cs="Times New Roman"/>
            <w:b/>
          </w:rPr>
          <w:t>Class Constructors: </w:t>
        </w:r>
        <w:r w:rsidRPr="00035CEB">
          <w:rPr>
            <w:rFonts w:ascii="Times New Roman" w:eastAsia="Times New Roman" w:hAnsi="Times New Roman" w:cs="Times New Roman"/>
          </w:rPr>
          <w:t xml:space="preserve"> </w:t>
        </w:r>
      </w:ins>
    </w:p>
    <w:p w14:paraId="3679E38D" w14:textId="77777777" w:rsidR="003E3301" w:rsidRPr="00035CEB" w:rsidRDefault="003E3301">
      <w:pPr>
        <w:spacing w:line="240" w:lineRule="auto"/>
        <w:ind w:firstLine="720"/>
        <w:rPr>
          <w:ins w:id="1924" w:author="Zachary Cappella" w:date="2023-10-23T15:57:00Z"/>
          <w:rFonts w:ascii="Times New Roman" w:eastAsia="Times New Roman" w:hAnsi="Times New Roman" w:cs="Times New Roman"/>
          <w:i/>
        </w:rPr>
        <w:pPrChange w:id="1925" w:author="Zachary Cappella" w:date="2023-10-23T15:57:00Z">
          <w:pPr>
            <w:spacing w:line="360" w:lineRule="auto"/>
            <w:ind w:firstLine="720"/>
          </w:pPr>
        </w:pPrChange>
      </w:pPr>
      <w:ins w:id="1926" w:author="Zachary Cappella" w:date="2023-10-23T15:57:00Z">
        <w:r w:rsidRPr="00035CEB">
          <w:rPr>
            <w:rFonts w:ascii="Times New Roman" w:eastAsia="Times New Roman" w:hAnsi="Times New Roman" w:cs="Times New Roman"/>
            <w:i/>
          </w:rPr>
          <w:t>Conversation(this.summary, Media media)</w:t>
        </w:r>
      </w:ins>
    </w:p>
    <w:p w14:paraId="7D1B77C1" w14:textId="77777777" w:rsidR="003E3301" w:rsidRPr="00035CEB" w:rsidRDefault="003E3301">
      <w:pPr>
        <w:spacing w:line="240" w:lineRule="auto"/>
        <w:ind w:firstLine="720"/>
        <w:rPr>
          <w:ins w:id="1927" w:author="Zachary Cappella" w:date="2023-10-23T15:57:00Z"/>
          <w:rFonts w:ascii="Times New Roman" w:eastAsia="Times New Roman" w:hAnsi="Times New Roman" w:cs="Times New Roman"/>
          <w:i/>
        </w:rPr>
        <w:pPrChange w:id="1928" w:author="Zachary Cappella" w:date="2023-10-23T15:57:00Z">
          <w:pPr>
            <w:spacing w:line="360" w:lineRule="auto"/>
            <w:ind w:firstLine="720"/>
          </w:pPr>
        </w:pPrChange>
      </w:pPr>
      <w:ins w:id="1929" w:author="Zachary Cappella" w:date="2023-10-23T15:57:00Z">
        <w:r w:rsidRPr="00035CEB">
          <w:rPr>
            <w:rFonts w:ascii="Times New Roman" w:eastAsia="Times New Roman" w:hAnsi="Times New Roman" w:cs="Times New Roman"/>
            <w:i/>
          </w:rPr>
          <w:t xml:space="preserve">  ChatMessage({</w:t>
        </w:r>
      </w:ins>
    </w:p>
    <w:p w14:paraId="21CE17A8" w14:textId="77777777" w:rsidR="003E3301" w:rsidRPr="00035CEB" w:rsidRDefault="003E3301">
      <w:pPr>
        <w:spacing w:line="240" w:lineRule="auto"/>
        <w:ind w:firstLine="720"/>
        <w:rPr>
          <w:ins w:id="1930" w:author="Zachary Cappella" w:date="2023-10-23T15:57:00Z"/>
          <w:rFonts w:ascii="Times New Roman" w:eastAsia="Times New Roman" w:hAnsi="Times New Roman" w:cs="Times New Roman"/>
          <w:i/>
        </w:rPr>
        <w:pPrChange w:id="1931" w:author="Zachary Cappella" w:date="2023-10-23T15:57:00Z">
          <w:pPr>
            <w:spacing w:line="360" w:lineRule="auto"/>
            <w:ind w:firstLine="720"/>
          </w:pPr>
        </w:pPrChange>
      </w:pPr>
      <w:ins w:id="1932" w:author="Zachary Cappella" w:date="2023-10-23T15:57:00Z">
        <w:r w:rsidRPr="00035CEB">
          <w:rPr>
            <w:rFonts w:ascii="Times New Roman" w:eastAsia="Times New Roman" w:hAnsi="Times New Roman" w:cs="Times New Roman"/>
            <w:i/>
          </w:rPr>
          <w:t xml:space="preserve">    required this.messageText,</w:t>
        </w:r>
      </w:ins>
    </w:p>
    <w:p w14:paraId="7A6E5B20" w14:textId="77777777" w:rsidR="003E3301" w:rsidRPr="00035CEB" w:rsidRDefault="003E3301">
      <w:pPr>
        <w:spacing w:line="240" w:lineRule="auto"/>
        <w:ind w:firstLine="720"/>
        <w:rPr>
          <w:ins w:id="1933" w:author="Zachary Cappella" w:date="2023-10-23T15:57:00Z"/>
          <w:rFonts w:ascii="Times New Roman" w:eastAsia="Times New Roman" w:hAnsi="Times New Roman" w:cs="Times New Roman"/>
          <w:i/>
        </w:rPr>
        <w:pPrChange w:id="1934" w:author="Zachary Cappella" w:date="2023-10-23T15:57:00Z">
          <w:pPr>
            <w:spacing w:line="360" w:lineRule="auto"/>
            <w:ind w:firstLine="720"/>
          </w:pPr>
        </w:pPrChange>
      </w:pPr>
      <w:ins w:id="1935" w:author="Zachary Cappella" w:date="2023-10-23T15:57:00Z">
        <w:r w:rsidRPr="00035CEB">
          <w:rPr>
            <w:rFonts w:ascii="Times New Roman" w:eastAsia="Times New Roman" w:hAnsi="Times New Roman" w:cs="Times New Roman"/>
            <w:i/>
          </w:rPr>
          <w:t xml:space="preserve">    required this.isUserMessage,</w:t>
        </w:r>
      </w:ins>
    </w:p>
    <w:p w14:paraId="76AAC552" w14:textId="77777777" w:rsidR="003E3301" w:rsidRPr="00035CEB" w:rsidRDefault="003E3301">
      <w:pPr>
        <w:spacing w:line="240" w:lineRule="auto"/>
        <w:ind w:firstLine="720"/>
        <w:rPr>
          <w:ins w:id="1936" w:author="Zachary Cappella" w:date="2023-10-23T15:57:00Z"/>
          <w:rFonts w:ascii="Times New Roman" w:eastAsia="Times New Roman" w:hAnsi="Times New Roman" w:cs="Times New Roman"/>
          <w:i/>
        </w:rPr>
        <w:pPrChange w:id="1937" w:author="Zachary Cappella" w:date="2023-10-23T15:57:00Z">
          <w:pPr>
            <w:spacing w:line="360" w:lineRule="auto"/>
            <w:ind w:firstLine="720"/>
          </w:pPr>
        </w:pPrChange>
      </w:pPr>
      <w:ins w:id="1938" w:author="Zachary Cappella" w:date="2023-10-23T15:57:00Z">
        <w:r w:rsidRPr="00035CEB">
          <w:rPr>
            <w:rFonts w:ascii="Times New Roman" w:eastAsia="Times New Roman" w:hAnsi="Times New Roman" w:cs="Times New Roman"/>
            <w:i/>
          </w:rPr>
          <w:t xml:space="preserve">    required this.toggleTTS,</w:t>
        </w:r>
      </w:ins>
    </w:p>
    <w:p w14:paraId="1060CDCF" w14:textId="77777777" w:rsidR="003E3301" w:rsidRPr="00035CEB" w:rsidRDefault="003E3301">
      <w:pPr>
        <w:spacing w:line="240" w:lineRule="auto"/>
        <w:ind w:firstLine="720"/>
        <w:rPr>
          <w:ins w:id="1939" w:author="Zachary Cappella" w:date="2023-10-23T15:57:00Z"/>
          <w:rFonts w:ascii="Times New Roman" w:eastAsia="Times New Roman" w:hAnsi="Times New Roman" w:cs="Times New Roman"/>
          <w:i/>
        </w:rPr>
        <w:pPrChange w:id="1940" w:author="Zachary Cappella" w:date="2023-10-23T15:57:00Z">
          <w:pPr>
            <w:spacing w:line="360" w:lineRule="auto"/>
            <w:ind w:firstLine="720"/>
          </w:pPr>
        </w:pPrChange>
      </w:pPr>
      <w:ins w:id="1941" w:author="Zachary Cappella" w:date="2023-10-23T15:57:00Z">
        <w:r w:rsidRPr="00035CEB">
          <w:rPr>
            <w:rFonts w:ascii="Times New Roman" w:eastAsia="Times New Roman" w:hAnsi="Times New Roman" w:cs="Times New Roman"/>
            <w:i/>
          </w:rPr>
          <w:t xml:space="preserve">  });</w:t>
        </w:r>
      </w:ins>
    </w:p>
    <w:p w14:paraId="6CC42AC7" w14:textId="77777777" w:rsidR="003E3301" w:rsidRPr="00035CEB" w:rsidRDefault="003E3301">
      <w:pPr>
        <w:spacing w:line="240" w:lineRule="auto"/>
        <w:rPr>
          <w:ins w:id="1942" w:author="Zachary Cappella" w:date="2023-10-23T15:57:00Z"/>
          <w:rFonts w:ascii="Times New Roman" w:eastAsia="Times New Roman" w:hAnsi="Times New Roman" w:cs="Times New Roman"/>
        </w:rPr>
        <w:pPrChange w:id="1943" w:author="Zachary Cappella" w:date="2023-10-23T15:57:00Z">
          <w:pPr>
            <w:spacing w:line="360" w:lineRule="auto"/>
          </w:pPr>
        </w:pPrChange>
      </w:pPr>
      <w:ins w:id="1944" w:author="Zachary Cappella" w:date="2023-10-23T15:57:00Z">
        <w:r w:rsidRPr="00035CEB">
          <w:rPr>
            <w:rFonts w:ascii="Times New Roman" w:eastAsia="Times New Roman" w:hAnsi="Times New Roman" w:cs="Times New Roman"/>
            <w:b/>
          </w:rPr>
          <w:t>Class Methods: </w:t>
        </w:r>
        <w:r w:rsidRPr="00035CEB">
          <w:rPr>
            <w:rFonts w:ascii="Times New Roman" w:eastAsia="Times New Roman" w:hAnsi="Times New Roman" w:cs="Times New Roman"/>
          </w:rPr>
          <w:t xml:space="preserve"> </w:t>
        </w:r>
      </w:ins>
    </w:p>
    <w:p w14:paraId="3CAA176B" w14:textId="77777777" w:rsidR="003E3301" w:rsidRPr="00035CEB" w:rsidRDefault="003E3301">
      <w:pPr>
        <w:spacing w:line="240" w:lineRule="auto"/>
        <w:rPr>
          <w:ins w:id="1945" w:author="Zachary Cappella" w:date="2023-10-23T15:57:00Z"/>
          <w:rFonts w:ascii="Times New Roman" w:eastAsia="Times New Roman" w:hAnsi="Times New Roman" w:cs="Times New Roman"/>
          <w:i/>
        </w:rPr>
        <w:pPrChange w:id="1946" w:author="Zachary Cappella" w:date="2023-10-23T15:57:00Z">
          <w:pPr>
            <w:spacing w:line="360" w:lineRule="auto"/>
          </w:pPr>
        </w:pPrChange>
      </w:pPr>
      <w:ins w:id="1947" w:author="Zachary Cappella" w:date="2023-10-23T15:57:00Z">
        <w:r w:rsidRPr="00035CEB">
          <w:rPr>
            <w:rFonts w:ascii="Times New Roman" w:eastAsia="Times New Roman" w:hAnsi="Times New Roman" w:cs="Times New Roman"/>
            <w:i/>
          </w:rPr>
          <w:tab/>
          <w:t>void initState()</w:t>
        </w:r>
      </w:ins>
    </w:p>
    <w:p w14:paraId="645138C3" w14:textId="77777777" w:rsidR="003E3301" w:rsidRPr="00035CEB" w:rsidRDefault="003E3301">
      <w:pPr>
        <w:spacing w:line="240" w:lineRule="auto"/>
        <w:rPr>
          <w:ins w:id="1948" w:author="Zachary Cappella" w:date="2023-10-23T15:57:00Z"/>
          <w:rFonts w:ascii="Times New Roman" w:eastAsia="Times New Roman" w:hAnsi="Times New Roman" w:cs="Times New Roman"/>
          <w:i/>
        </w:rPr>
        <w:pPrChange w:id="1949" w:author="Zachary Cappella" w:date="2023-10-23T15:57:00Z">
          <w:pPr>
            <w:spacing w:line="360" w:lineRule="auto"/>
          </w:pPr>
        </w:pPrChange>
      </w:pPr>
      <w:ins w:id="1950" w:author="Zachary Cappella" w:date="2023-10-23T15:57:00Z">
        <w:r w:rsidRPr="00035CEB">
          <w:rPr>
            <w:rFonts w:ascii="Times New Roman" w:eastAsia="Times New Roman" w:hAnsi="Times New Roman" w:cs="Times New Roman"/>
            <w:i/>
          </w:rPr>
          <w:t xml:space="preserve">  </w:t>
        </w:r>
        <w:r w:rsidRPr="00035CEB">
          <w:rPr>
            <w:rFonts w:ascii="Times New Roman" w:eastAsia="Times New Roman" w:hAnsi="Times New Roman" w:cs="Times New Roman"/>
            <w:i/>
          </w:rPr>
          <w:tab/>
          <w:t>void dispose()</w:t>
        </w:r>
      </w:ins>
    </w:p>
    <w:p w14:paraId="1AFB8954" w14:textId="77777777" w:rsidR="003E3301" w:rsidRPr="00035CEB" w:rsidRDefault="003E3301">
      <w:pPr>
        <w:spacing w:line="240" w:lineRule="auto"/>
        <w:rPr>
          <w:ins w:id="1951" w:author="Zachary Cappella" w:date="2023-10-23T15:57:00Z"/>
          <w:rFonts w:ascii="Times New Roman" w:eastAsia="Times New Roman" w:hAnsi="Times New Roman" w:cs="Times New Roman"/>
          <w:i/>
        </w:rPr>
        <w:pPrChange w:id="1952" w:author="Zachary Cappella" w:date="2023-10-23T15:57:00Z">
          <w:pPr>
            <w:spacing w:line="360" w:lineRule="auto"/>
          </w:pPr>
        </w:pPrChange>
      </w:pPr>
      <w:ins w:id="1953" w:author="Zachary Cappella" w:date="2023-10-23T15:57:00Z">
        <w:r w:rsidRPr="00035CEB">
          <w:rPr>
            <w:rFonts w:ascii="Times New Roman" w:eastAsia="Times New Roman" w:hAnsi="Times New Roman" w:cs="Times New Roman"/>
            <w:i/>
          </w:rPr>
          <w:tab/>
          <w:t>void initTTS()</w:t>
        </w:r>
      </w:ins>
    </w:p>
    <w:p w14:paraId="3ED011FD" w14:textId="77777777" w:rsidR="003E3301" w:rsidRPr="00035CEB" w:rsidRDefault="003E3301">
      <w:pPr>
        <w:spacing w:line="240" w:lineRule="auto"/>
        <w:rPr>
          <w:ins w:id="1954" w:author="Zachary Cappella" w:date="2023-10-23T15:57:00Z"/>
          <w:rFonts w:ascii="Times New Roman" w:eastAsia="Times New Roman" w:hAnsi="Times New Roman" w:cs="Times New Roman"/>
          <w:i/>
        </w:rPr>
        <w:pPrChange w:id="1955" w:author="Zachary Cappella" w:date="2023-10-23T15:57:00Z">
          <w:pPr>
            <w:spacing w:line="360" w:lineRule="auto"/>
          </w:pPr>
        </w:pPrChange>
      </w:pPr>
      <w:ins w:id="1956" w:author="Zachary Cappella" w:date="2023-10-23T15:57:00Z">
        <w:r w:rsidRPr="00035CEB">
          <w:rPr>
            <w:rFonts w:ascii="Times New Roman" w:eastAsia="Times New Roman" w:hAnsi="Times New Roman" w:cs="Times New Roman"/>
            <w:i/>
          </w:rPr>
          <w:tab/>
          <w:t>void toggleTTS(String text)</w:t>
        </w:r>
      </w:ins>
    </w:p>
    <w:p w14:paraId="4F4EF2C6" w14:textId="77777777" w:rsidR="003E3301" w:rsidRPr="00035CEB" w:rsidRDefault="003E3301">
      <w:pPr>
        <w:spacing w:line="240" w:lineRule="auto"/>
        <w:rPr>
          <w:ins w:id="1957" w:author="Zachary Cappella" w:date="2023-10-23T15:57:00Z"/>
          <w:rFonts w:ascii="Times New Roman" w:eastAsia="Times New Roman" w:hAnsi="Times New Roman" w:cs="Times New Roman"/>
          <w:i/>
        </w:rPr>
        <w:pPrChange w:id="1958" w:author="Zachary Cappella" w:date="2023-10-23T15:57:00Z">
          <w:pPr>
            <w:spacing w:line="360" w:lineRule="auto"/>
          </w:pPr>
        </w:pPrChange>
      </w:pPr>
      <w:ins w:id="1959" w:author="Zachary Cappella" w:date="2023-10-23T15:57:00Z">
        <w:r w:rsidRPr="00035CEB">
          <w:rPr>
            <w:rFonts w:ascii="Times New Roman" w:eastAsia="Times New Roman" w:hAnsi="Times New Roman" w:cs="Times New Roman"/>
            <w:i/>
          </w:rPr>
          <w:tab/>
          <w:t>Future&lt;void&gt; _handleUserMessage(String messageText, bool display)</w:t>
        </w:r>
      </w:ins>
    </w:p>
    <w:p w14:paraId="22C463EF" w14:textId="77777777" w:rsidR="003E3301" w:rsidRPr="00035CEB" w:rsidRDefault="003E3301">
      <w:pPr>
        <w:spacing w:line="240" w:lineRule="auto"/>
        <w:rPr>
          <w:ins w:id="1960" w:author="Zachary Cappella" w:date="2023-10-23T15:57:00Z"/>
          <w:rFonts w:ascii="Times New Roman" w:eastAsia="Times New Roman" w:hAnsi="Times New Roman" w:cs="Times New Roman"/>
          <w:i/>
        </w:rPr>
        <w:pPrChange w:id="1961" w:author="Zachary Cappella" w:date="2023-10-23T15:57:00Z">
          <w:pPr>
            <w:spacing w:line="360" w:lineRule="auto"/>
          </w:pPr>
        </w:pPrChange>
      </w:pPr>
      <w:ins w:id="1962" w:author="Zachary Cappella" w:date="2023-10-23T15:57:00Z">
        <w:r w:rsidRPr="00035CEB">
          <w:rPr>
            <w:rFonts w:ascii="Times New Roman" w:eastAsia="Times New Roman" w:hAnsi="Times New Roman" w:cs="Times New Roman"/>
            <w:i/>
          </w:rPr>
          <w:tab/>
          <w:t>void _scrollDown()</w:t>
        </w:r>
      </w:ins>
    </w:p>
    <w:p w14:paraId="633A7EAB" w14:textId="77777777" w:rsidR="003E3301" w:rsidRPr="00035CEB" w:rsidRDefault="003E3301">
      <w:pPr>
        <w:spacing w:line="240" w:lineRule="auto"/>
        <w:rPr>
          <w:ins w:id="1963" w:author="Zachary Cappella" w:date="2023-10-23T15:57:00Z"/>
          <w:rFonts w:ascii="Times New Roman" w:eastAsia="Times New Roman" w:hAnsi="Times New Roman" w:cs="Times New Roman"/>
          <w:i/>
        </w:rPr>
        <w:pPrChange w:id="1964" w:author="Zachary Cappella" w:date="2023-10-23T15:57:00Z">
          <w:pPr>
            <w:spacing w:line="360" w:lineRule="auto"/>
          </w:pPr>
        </w:pPrChange>
      </w:pPr>
      <w:ins w:id="1965" w:author="Zachary Cappella" w:date="2023-10-23T15:57:00Z">
        <w:r w:rsidRPr="00035CEB">
          <w:rPr>
            <w:rFonts w:ascii="Times New Roman" w:eastAsia="Times New Roman" w:hAnsi="Times New Roman" w:cs="Times New Roman"/>
            <w:i/>
          </w:rPr>
          <w:lastRenderedPageBreak/>
          <w:tab/>
          <w:t>Future&lt;String&gt; getChatGPTResponse(String userMessage)</w:t>
        </w:r>
      </w:ins>
    </w:p>
    <w:p w14:paraId="561A64D3" w14:textId="77777777" w:rsidR="003E3301" w:rsidRPr="00035CEB" w:rsidRDefault="003E3301">
      <w:pPr>
        <w:spacing w:line="240" w:lineRule="auto"/>
        <w:rPr>
          <w:ins w:id="1966" w:author="Zachary Cappella" w:date="2023-10-23T15:57:00Z"/>
          <w:rFonts w:ascii="Times New Roman" w:eastAsia="Times New Roman" w:hAnsi="Times New Roman" w:cs="Times New Roman"/>
          <w:i/>
        </w:rPr>
        <w:pPrChange w:id="1967" w:author="Zachary Cappella" w:date="2023-10-23T15:57:00Z">
          <w:pPr>
            <w:spacing w:line="360" w:lineRule="auto"/>
          </w:pPr>
        </w:pPrChange>
      </w:pPr>
      <w:ins w:id="1968" w:author="Zachary Cappella" w:date="2023-10-23T15:57:00Z">
        <w:r w:rsidRPr="00035CEB">
          <w:rPr>
            <w:rFonts w:ascii="Times New Roman" w:eastAsia="Times New Roman" w:hAnsi="Times New Roman" w:cs="Times New Roman"/>
            <w:i/>
          </w:rPr>
          <w:tab/>
          <w:t>Widget build(BuildContext context)</w:t>
        </w:r>
      </w:ins>
    </w:p>
    <w:p w14:paraId="4D9AD269" w14:textId="77777777" w:rsidR="003E3301" w:rsidRPr="00035CEB" w:rsidRDefault="003E3301">
      <w:pPr>
        <w:spacing w:line="240" w:lineRule="auto"/>
        <w:rPr>
          <w:ins w:id="1969" w:author="Zachary Cappella" w:date="2023-10-23T15:57:00Z"/>
          <w:rFonts w:ascii="Times New Roman" w:eastAsia="Times New Roman" w:hAnsi="Times New Roman" w:cs="Times New Roman"/>
          <w:i/>
        </w:rPr>
        <w:pPrChange w:id="1970" w:author="Zachary Cappella" w:date="2023-10-23T15:57:00Z">
          <w:pPr>
            <w:spacing w:line="360" w:lineRule="auto"/>
          </w:pPr>
        </w:pPrChange>
      </w:pPr>
      <w:ins w:id="1971" w:author="Zachary Cappella" w:date="2023-10-23T15:57:00Z">
        <w:r w:rsidRPr="00035CEB">
          <w:rPr>
            <w:rFonts w:ascii="Times New Roman" w:eastAsia="Times New Roman" w:hAnsi="Times New Roman" w:cs="Times New Roman"/>
            <w:i/>
          </w:rPr>
          <w:tab/>
          <w:t>Future&lt;bool&gt; loadAPIKey()</w:t>
        </w:r>
      </w:ins>
    </w:p>
    <w:p w14:paraId="516C2848" w14:textId="4786E53A" w:rsidR="00AF1D58" w:rsidRPr="00035CEB" w:rsidDel="009E5116" w:rsidRDefault="003E3301">
      <w:pPr>
        <w:spacing w:line="240" w:lineRule="auto"/>
        <w:rPr>
          <w:del w:id="1972" w:author="Zachary Cappella" w:date="2023-10-23T15:56:00Z"/>
          <w:rFonts w:ascii="Times New Roman" w:hAnsi="Times New Roman" w:cs="Times New Roman"/>
          <w:rPrChange w:id="1973" w:author="Zachary Cappella" w:date="2023-10-23T16:02:00Z">
            <w:rPr>
              <w:del w:id="1974" w:author="Zachary Cappella" w:date="2023-10-23T15:56:00Z"/>
            </w:rPr>
          </w:rPrChange>
        </w:rPr>
        <w:pPrChange w:id="1975" w:author="Zachary Cappella" w:date="2023-10-23T15:57:00Z">
          <w:pPr>
            <w:pStyle w:val="Heading2"/>
          </w:pPr>
        </w:pPrChange>
      </w:pPr>
      <w:ins w:id="1976" w:author="Zachary Cappella" w:date="2023-10-23T15:57:00Z">
        <w:r w:rsidRPr="00035CEB">
          <w:rPr>
            <w:rFonts w:ascii="Times New Roman" w:eastAsia="Times New Roman" w:hAnsi="Times New Roman" w:cs="Times New Roman"/>
            <w:i/>
          </w:rPr>
          <w:tab/>
          <w:t>FutureOr _showAlert(String title, String message)</w:t>
        </w:r>
      </w:ins>
      <w:del w:id="1977" w:author="Zachary Cappella" w:date="2023-10-23T15:56:00Z">
        <w:r w:rsidR="66B40041" w:rsidRPr="00035CEB" w:rsidDel="009E5116">
          <w:rPr>
            <w:rFonts w:ascii="Times New Roman" w:hAnsi="Times New Roman" w:cs="Times New Roman"/>
            <w:rPrChange w:id="1978" w:author="Zachary Cappella" w:date="2023-10-23T16:02:00Z">
              <w:rPr>
                <w:b w:val="0"/>
                <w:bCs w:val="0"/>
              </w:rPr>
            </w:rPrChange>
          </w:rPr>
          <w:delText>5.2 Class: Conversation</w:delText>
        </w:r>
      </w:del>
    </w:p>
    <w:p w14:paraId="2C082E66" w14:textId="0655D434" w:rsidR="00AF1D58" w:rsidRPr="00035CEB" w:rsidDel="009E5116" w:rsidRDefault="66B40041">
      <w:pPr>
        <w:spacing w:line="240" w:lineRule="auto"/>
        <w:rPr>
          <w:del w:id="1979" w:author="Zachary Cappella" w:date="2023-10-23T15:56:00Z"/>
          <w:rFonts w:ascii="Times New Roman" w:hAnsi="Times New Roman" w:cs="Times New Roman"/>
          <w:rPrChange w:id="1980" w:author="Zachary Cappella" w:date="2023-10-23T16:02:00Z">
            <w:rPr>
              <w:del w:id="1981" w:author="Zachary Cappella" w:date="2023-10-23T15:56:00Z"/>
            </w:rPr>
          </w:rPrChange>
        </w:rPr>
        <w:pPrChange w:id="1982" w:author="Zachary Cappella" w:date="2023-10-23T15:57:00Z">
          <w:pPr>
            <w:spacing w:after="0" w:line="360" w:lineRule="auto"/>
          </w:pPr>
        </w:pPrChange>
      </w:pPr>
      <w:del w:id="1983" w:author="Zachary Cappella" w:date="2023-10-23T15:56:00Z">
        <w:r w:rsidRPr="00035CEB" w:rsidDel="009E5116">
          <w:rPr>
            <w:rFonts w:ascii="Times New Roman" w:hAnsi="Times New Roman" w:cs="Times New Roman"/>
            <w:b/>
            <w:bCs/>
            <w:color w:val="000000" w:themeColor="text1"/>
            <w:rPrChange w:id="1984" w:author="Zachary Cappella" w:date="2023-10-23T16:02:00Z">
              <w:rPr>
                <w:b/>
                <w:bCs/>
                <w:color w:val="000000" w:themeColor="text1"/>
              </w:rPr>
            </w:rPrChange>
          </w:rPr>
          <w:delText>Class Description:</w:delText>
        </w:r>
        <w:r w:rsidRPr="00035CEB" w:rsidDel="009E5116">
          <w:rPr>
            <w:rFonts w:ascii="Times New Roman" w:hAnsi="Times New Roman" w:cs="Times New Roman"/>
            <w:color w:val="000000" w:themeColor="text1"/>
            <w:rPrChange w:id="1985" w:author="Zachary Cappella" w:date="2023-10-23T16:02:00Z">
              <w:rPr>
                <w:color w:val="000000" w:themeColor="text1"/>
              </w:rPr>
            </w:rPrChange>
          </w:rPr>
          <w:delText xml:space="preserve"> This class allows manipulation of data, specifically for conversations.</w:delText>
        </w:r>
      </w:del>
    </w:p>
    <w:p w14:paraId="18E593FD" w14:textId="08120C2D" w:rsidR="00AF1D58" w:rsidRPr="00035CEB" w:rsidDel="009E5116" w:rsidRDefault="66B40041">
      <w:pPr>
        <w:spacing w:line="240" w:lineRule="auto"/>
        <w:rPr>
          <w:del w:id="1986" w:author="Zachary Cappella" w:date="2023-10-23T15:56:00Z"/>
          <w:rFonts w:ascii="Times New Roman" w:hAnsi="Times New Roman" w:cs="Times New Roman"/>
          <w:rPrChange w:id="1987" w:author="Zachary Cappella" w:date="2023-10-23T16:02:00Z">
            <w:rPr>
              <w:del w:id="1988" w:author="Zachary Cappella" w:date="2023-10-23T15:56:00Z"/>
            </w:rPr>
          </w:rPrChange>
        </w:rPr>
        <w:pPrChange w:id="1989" w:author="Zachary Cappella" w:date="2023-10-23T15:57:00Z">
          <w:pPr>
            <w:spacing w:after="0" w:line="360" w:lineRule="auto"/>
          </w:pPr>
        </w:pPrChange>
      </w:pPr>
      <w:del w:id="1990" w:author="Zachary Cappella" w:date="2023-10-23T15:56:00Z">
        <w:r w:rsidRPr="00035CEB" w:rsidDel="009E5116">
          <w:rPr>
            <w:rFonts w:ascii="Times New Roman" w:hAnsi="Times New Roman" w:cs="Times New Roman"/>
            <w:b/>
            <w:bCs/>
            <w:color w:val="000000" w:themeColor="text1"/>
            <w:rPrChange w:id="1991" w:author="Zachary Cappella" w:date="2023-10-23T16:02:00Z">
              <w:rPr>
                <w:b/>
                <w:bCs/>
                <w:color w:val="000000" w:themeColor="text1"/>
              </w:rPr>
            </w:rPrChange>
          </w:rPr>
          <w:delText xml:space="preserve">Class Inheritance:  </w:delText>
        </w:r>
        <w:r w:rsidRPr="00035CEB" w:rsidDel="009E5116">
          <w:rPr>
            <w:rFonts w:ascii="Times New Roman" w:hAnsi="Times New Roman" w:cs="Times New Roman"/>
            <w:i/>
            <w:iCs/>
            <w:color w:val="000000" w:themeColor="text1"/>
            <w:rPrChange w:id="1992" w:author="Zachary Cappella" w:date="2023-10-23T16:02:00Z">
              <w:rPr>
                <w:i/>
                <w:iCs/>
                <w:color w:val="000000" w:themeColor="text1"/>
              </w:rPr>
            </w:rPrChange>
          </w:rPr>
          <w:delText>This class inherits from the Media class</w:delText>
        </w:r>
      </w:del>
    </w:p>
    <w:p w14:paraId="7F380A5C" w14:textId="186321BC" w:rsidR="00AF1D58" w:rsidRPr="00035CEB" w:rsidDel="009E5116" w:rsidRDefault="66B40041">
      <w:pPr>
        <w:spacing w:line="240" w:lineRule="auto"/>
        <w:rPr>
          <w:del w:id="1993" w:author="Zachary Cappella" w:date="2023-10-23T15:56:00Z"/>
          <w:rFonts w:ascii="Times New Roman" w:hAnsi="Times New Roman" w:cs="Times New Roman"/>
          <w:rPrChange w:id="1994" w:author="Zachary Cappella" w:date="2023-10-23T16:02:00Z">
            <w:rPr>
              <w:del w:id="1995" w:author="Zachary Cappella" w:date="2023-10-23T15:56:00Z"/>
            </w:rPr>
          </w:rPrChange>
        </w:rPr>
        <w:pPrChange w:id="1996" w:author="Zachary Cappella" w:date="2023-10-23T15:57:00Z">
          <w:pPr>
            <w:spacing w:after="0" w:line="360" w:lineRule="auto"/>
          </w:pPr>
        </w:pPrChange>
      </w:pPr>
      <w:del w:id="1997" w:author="Zachary Cappella" w:date="2023-10-23T15:56:00Z">
        <w:r w:rsidRPr="00035CEB" w:rsidDel="009E5116">
          <w:rPr>
            <w:rFonts w:ascii="Times New Roman" w:hAnsi="Times New Roman" w:cs="Times New Roman"/>
            <w:b/>
            <w:bCs/>
            <w:color w:val="000000" w:themeColor="text1"/>
            <w:rPrChange w:id="1998" w:author="Zachary Cappella" w:date="2023-10-23T16:02:00Z">
              <w:rPr>
                <w:b/>
                <w:bCs/>
                <w:color w:val="000000" w:themeColor="text1"/>
              </w:rPr>
            </w:rPrChange>
          </w:rPr>
          <w:delText xml:space="preserve">Class Attributes: </w:delText>
        </w:r>
        <w:r w:rsidRPr="00035CEB" w:rsidDel="009E5116">
          <w:rPr>
            <w:rFonts w:ascii="Times New Roman" w:hAnsi="Times New Roman" w:cs="Times New Roman"/>
            <w:color w:val="000000" w:themeColor="text1"/>
            <w:rPrChange w:id="1999" w:author="Zachary Cappella" w:date="2023-10-23T16:02:00Z">
              <w:rPr>
                <w:color w:val="000000" w:themeColor="text1"/>
              </w:rPr>
            </w:rPrChange>
          </w:rPr>
          <w:delText xml:space="preserve"> </w:delText>
        </w:r>
      </w:del>
    </w:p>
    <w:p w14:paraId="355CBBE5" w14:textId="7F0D2110" w:rsidR="00AF1D58" w:rsidRPr="00035CEB" w:rsidDel="009E5116" w:rsidRDefault="66B40041">
      <w:pPr>
        <w:spacing w:line="240" w:lineRule="auto"/>
        <w:rPr>
          <w:del w:id="2000" w:author="Zachary Cappella" w:date="2023-10-23T15:56:00Z"/>
          <w:rFonts w:ascii="Times New Roman" w:hAnsi="Times New Roman" w:cs="Times New Roman"/>
          <w:rPrChange w:id="2001" w:author="Zachary Cappella" w:date="2023-10-23T16:02:00Z">
            <w:rPr>
              <w:del w:id="2002" w:author="Zachary Cappella" w:date="2023-10-23T15:56:00Z"/>
            </w:rPr>
          </w:rPrChange>
        </w:rPr>
        <w:pPrChange w:id="2003" w:author="Zachary Cappella" w:date="2023-10-23T15:57:00Z">
          <w:pPr>
            <w:spacing w:after="0" w:line="360" w:lineRule="auto"/>
            <w:ind w:firstLine="720"/>
          </w:pPr>
        </w:pPrChange>
      </w:pPr>
      <w:del w:id="2004" w:author="Zachary Cappella" w:date="2023-10-23T15:56:00Z">
        <w:r w:rsidRPr="00035CEB" w:rsidDel="009E5116">
          <w:rPr>
            <w:rFonts w:ascii="Times New Roman" w:hAnsi="Times New Roman" w:cs="Times New Roman"/>
            <w:color w:val="000000" w:themeColor="text1"/>
            <w:rPrChange w:id="2005" w:author="Zachary Cappella" w:date="2023-10-23T16:02:00Z">
              <w:rPr>
                <w:color w:val="000000" w:themeColor="text1"/>
              </w:rPr>
            </w:rPrChange>
          </w:rPr>
          <w:delText>String summary</w:delText>
        </w:r>
      </w:del>
    </w:p>
    <w:p w14:paraId="53022445" w14:textId="2DF79C92" w:rsidR="00AF1D58" w:rsidRPr="00035CEB" w:rsidDel="009E5116" w:rsidRDefault="66B40041">
      <w:pPr>
        <w:spacing w:line="240" w:lineRule="auto"/>
        <w:rPr>
          <w:del w:id="2006" w:author="Zachary Cappella" w:date="2023-10-23T15:56:00Z"/>
          <w:rFonts w:ascii="Times New Roman" w:hAnsi="Times New Roman" w:cs="Times New Roman"/>
          <w:rPrChange w:id="2007" w:author="Zachary Cappella" w:date="2023-10-23T16:02:00Z">
            <w:rPr>
              <w:del w:id="2008" w:author="Zachary Cappella" w:date="2023-10-23T15:56:00Z"/>
            </w:rPr>
          </w:rPrChange>
        </w:rPr>
        <w:pPrChange w:id="2009" w:author="Zachary Cappella" w:date="2023-10-23T15:57:00Z">
          <w:pPr>
            <w:spacing w:after="0" w:line="360" w:lineRule="auto"/>
          </w:pPr>
        </w:pPrChange>
      </w:pPr>
      <w:del w:id="2010" w:author="Zachary Cappella" w:date="2023-10-23T15:56:00Z">
        <w:r w:rsidRPr="00035CEB" w:rsidDel="009E5116">
          <w:rPr>
            <w:rFonts w:ascii="Times New Roman" w:hAnsi="Times New Roman" w:cs="Times New Roman"/>
            <w:b/>
            <w:bCs/>
            <w:color w:val="000000" w:themeColor="text1"/>
            <w:rPrChange w:id="2011" w:author="Zachary Cappella" w:date="2023-10-23T16:02:00Z">
              <w:rPr>
                <w:b/>
                <w:bCs/>
                <w:color w:val="000000" w:themeColor="text1"/>
              </w:rPr>
            </w:rPrChange>
          </w:rPr>
          <w:delText xml:space="preserve">Exceptions Thrown:  </w:delText>
        </w:r>
        <w:r w:rsidRPr="00035CEB" w:rsidDel="009E5116">
          <w:rPr>
            <w:rFonts w:ascii="Times New Roman" w:hAnsi="Times New Roman" w:cs="Times New Roman"/>
            <w:color w:val="000000" w:themeColor="text1"/>
            <w:rPrChange w:id="2012" w:author="Zachary Cappella" w:date="2023-10-23T16:02:00Z">
              <w:rPr>
                <w:color w:val="000000" w:themeColor="text1"/>
              </w:rPr>
            </w:rPrChange>
          </w:rPr>
          <w:delText xml:space="preserve"> </w:delText>
        </w:r>
      </w:del>
    </w:p>
    <w:p w14:paraId="7588412B" w14:textId="687651FA" w:rsidR="00AF1D58" w:rsidRPr="00035CEB" w:rsidDel="009E5116" w:rsidRDefault="66B40041">
      <w:pPr>
        <w:spacing w:line="240" w:lineRule="auto"/>
        <w:rPr>
          <w:del w:id="2013" w:author="Zachary Cappella" w:date="2023-10-23T15:56:00Z"/>
          <w:rFonts w:ascii="Times New Roman" w:hAnsi="Times New Roman" w:cs="Times New Roman"/>
          <w:rPrChange w:id="2014" w:author="Zachary Cappella" w:date="2023-10-23T16:02:00Z">
            <w:rPr>
              <w:del w:id="2015" w:author="Zachary Cappella" w:date="2023-10-23T15:56:00Z"/>
            </w:rPr>
          </w:rPrChange>
        </w:rPr>
        <w:pPrChange w:id="2016" w:author="Zachary Cappella" w:date="2023-10-23T15:57:00Z">
          <w:pPr>
            <w:spacing w:after="0" w:line="360" w:lineRule="auto"/>
            <w:ind w:firstLine="720"/>
          </w:pPr>
        </w:pPrChange>
      </w:pPr>
      <w:del w:id="2017" w:author="Zachary Cappella" w:date="2023-10-23T15:56:00Z">
        <w:r w:rsidRPr="00035CEB" w:rsidDel="009E5116">
          <w:rPr>
            <w:rFonts w:ascii="Times New Roman" w:hAnsi="Times New Roman" w:cs="Times New Roman"/>
            <w:color w:val="000000" w:themeColor="text1"/>
            <w:rPrChange w:id="2018" w:author="Zachary Cappella" w:date="2023-10-23T16:02:00Z">
              <w:rPr>
                <w:color w:val="000000" w:themeColor="text1"/>
              </w:rPr>
            </w:rPrChange>
          </w:rPr>
          <w:delText>N/A</w:delText>
        </w:r>
      </w:del>
    </w:p>
    <w:p w14:paraId="761F2CAF" w14:textId="28AE28E4" w:rsidR="00AF1D58" w:rsidRPr="00035CEB" w:rsidDel="009E5116" w:rsidRDefault="66B40041">
      <w:pPr>
        <w:spacing w:line="240" w:lineRule="auto"/>
        <w:rPr>
          <w:del w:id="2019" w:author="Zachary Cappella" w:date="2023-10-23T15:56:00Z"/>
          <w:rFonts w:ascii="Times New Roman" w:hAnsi="Times New Roman" w:cs="Times New Roman"/>
          <w:rPrChange w:id="2020" w:author="Zachary Cappella" w:date="2023-10-23T16:02:00Z">
            <w:rPr>
              <w:del w:id="2021" w:author="Zachary Cappella" w:date="2023-10-23T15:56:00Z"/>
            </w:rPr>
          </w:rPrChange>
        </w:rPr>
        <w:pPrChange w:id="2022" w:author="Zachary Cappella" w:date="2023-10-23T15:57:00Z">
          <w:pPr>
            <w:spacing w:after="0" w:line="360" w:lineRule="auto"/>
          </w:pPr>
        </w:pPrChange>
      </w:pPr>
      <w:del w:id="2023" w:author="Zachary Cappella" w:date="2023-10-23T15:56:00Z">
        <w:r w:rsidRPr="00035CEB" w:rsidDel="009E5116">
          <w:rPr>
            <w:rFonts w:ascii="Times New Roman" w:hAnsi="Times New Roman" w:cs="Times New Roman"/>
            <w:b/>
            <w:bCs/>
            <w:color w:val="000000" w:themeColor="text1"/>
            <w:rPrChange w:id="2024" w:author="Zachary Cappella" w:date="2023-10-23T16:02:00Z">
              <w:rPr>
                <w:b/>
                <w:bCs/>
                <w:color w:val="000000" w:themeColor="text1"/>
              </w:rPr>
            </w:rPrChange>
          </w:rPr>
          <w:delText xml:space="preserve">Class Constructors: </w:delText>
        </w:r>
        <w:r w:rsidRPr="00035CEB" w:rsidDel="009E5116">
          <w:rPr>
            <w:rFonts w:ascii="Times New Roman" w:hAnsi="Times New Roman" w:cs="Times New Roman"/>
            <w:color w:val="000000" w:themeColor="text1"/>
            <w:rPrChange w:id="2025" w:author="Zachary Cappella" w:date="2023-10-23T16:02:00Z">
              <w:rPr>
                <w:color w:val="000000" w:themeColor="text1"/>
              </w:rPr>
            </w:rPrChange>
          </w:rPr>
          <w:delText xml:space="preserve"> </w:delText>
        </w:r>
      </w:del>
    </w:p>
    <w:p w14:paraId="159DE100" w14:textId="4CCE6AB4" w:rsidR="00AF1D58" w:rsidRPr="00035CEB" w:rsidDel="009E5116" w:rsidRDefault="66B40041">
      <w:pPr>
        <w:spacing w:line="240" w:lineRule="auto"/>
        <w:rPr>
          <w:del w:id="2026" w:author="Zachary Cappella" w:date="2023-10-23T15:56:00Z"/>
          <w:rFonts w:ascii="Times New Roman" w:hAnsi="Times New Roman" w:cs="Times New Roman"/>
          <w:rPrChange w:id="2027" w:author="Zachary Cappella" w:date="2023-10-23T16:02:00Z">
            <w:rPr>
              <w:del w:id="2028" w:author="Zachary Cappella" w:date="2023-10-23T15:56:00Z"/>
            </w:rPr>
          </w:rPrChange>
        </w:rPr>
        <w:pPrChange w:id="2029" w:author="Zachary Cappella" w:date="2023-10-23T15:57:00Z">
          <w:pPr>
            <w:spacing w:after="0" w:line="360" w:lineRule="auto"/>
            <w:ind w:firstLine="720"/>
          </w:pPr>
        </w:pPrChange>
      </w:pPr>
      <w:del w:id="2030" w:author="Zachary Cappella" w:date="2023-10-23T15:56:00Z">
        <w:r w:rsidRPr="00035CEB" w:rsidDel="009E5116">
          <w:rPr>
            <w:rFonts w:ascii="Times New Roman" w:hAnsi="Times New Roman" w:cs="Times New Roman"/>
            <w:color w:val="000000" w:themeColor="text1"/>
            <w:rPrChange w:id="2031" w:author="Zachary Cappella" w:date="2023-10-23T16:02:00Z">
              <w:rPr>
                <w:color w:val="000000" w:themeColor="text1"/>
              </w:rPr>
            </w:rPrChange>
          </w:rPr>
          <w:delText>Conversation(this.summary, Media media)</w:delText>
        </w:r>
      </w:del>
    </w:p>
    <w:p w14:paraId="59626426" w14:textId="3C26B482" w:rsidR="00AF1D58" w:rsidRPr="00035CEB" w:rsidDel="009E5116" w:rsidRDefault="66B40041">
      <w:pPr>
        <w:spacing w:line="240" w:lineRule="auto"/>
        <w:rPr>
          <w:del w:id="2032" w:author="Zachary Cappella" w:date="2023-10-23T15:56:00Z"/>
          <w:rFonts w:ascii="Times New Roman" w:hAnsi="Times New Roman" w:cs="Times New Roman"/>
          <w:rPrChange w:id="2033" w:author="Zachary Cappella" w:date="2023-10-23T16:02:00Z">
            <w:rPr>
              <w:del w:id="2034" w:author="Zachary Cappella" w:date="2023-10-23T15:56:00Z"/>
            </w:rPr>
          </w:rPrChange>
        </w:rPr>
        <w:pPrChange w:id="2035" w:author="Zachary Cappella" w:date="2023-10-23T15:57:00Z">
          <w:pPr>
            <w:spacing w:after="0" w:line="360" w:lineRule="auto"/>
          </w:pPr>
        </w:pPrChange>
      </w:pPr>
      <w:del w:id="2036" w:author="Zachary Cappella" w:date="2023-10-23T15:56:00Z">
        <w:r w:rsidRPr="00035CEB" w:rsidDel="009E5116">
          <w:rPr>
            <w:rFonts w:ascii="Times New Roman" w:hAnsi="Times New Roman" w:cs="Times New Roman"/>
            <w:b/>
            <w:bCs/>
            <w:color w:val="000000" w:themeColor="text1"/>
            <w:rPrChange w:id="2037" w:author="Zachary Cappella" w:date="2023-10-23T16:02:00Z">
              <w:rPr>
                <w:b/>
                <w:bCs/>
                <w:color w:val="000000" w:themeColor="text1"/>
              </w:rPr>
            </w:rPrChange>
          </w:rPr>
          <w:delText xml:space="preserve">Class Methods: </w:delText>
        </w:r>
        <w:r w:rsidRPr="00035CEB" w:rsidDel="009E5116">
          <w:rPr>
            <w:rFonts w:ascii="Times New Roman" w:hAnsi="Times New Roman" w:cs="Times New Roman"/>
            <w:color w:val="000000" w:themeColor="text1"/>
            <w:rPrChange w:id="2038" w:author="Zachary Cappella" w:date="2023-10-23T16:02:00Z">
              <w:rPr>
                <w:color w:val="000000" w:themeColor="text1"/>
              </w:rPr>
            </w:rPrChange>
          </w:rPr>
          <w:delText xml:space="preserve"> </w:delText>
        </w:r>
      </w:del>
    </w:p>
    <w:p w14:paraId="350F9B30" w14:textId="59802C32" w:rsidR="00AF1D58" w:rsidRPr="00035CEB" w:rsidDel="009E5116" w:rsidRDefault="66B40041">
      <w:pPr>
        <w:spacing w:line="240" w:lineRule="auto"/>
        <w:rPr>
          <w:del w:id="2039" w:author="Zachary Cappella" w:date="2023-10-23T15:56:00Z"/>
          <w:rFonts w:ascii="Times New Roman" w:hAnsi="Times New Roman" w:cs="Times New Roman"/>
          <w:rPrChange w:id="2040" w:author="Zachary Cappella" w:date="2023-10-23T16:02:00Z">
            <w:rPr>
              <w:del w:id="2041" w:author="Zachary Cappella" w:date="2023-10-23T15:56:00Z"/>
            </w:rPr>
          </w:rPrChange>
        </w:rPr>
        <w:pPrChange w:id="2042" w:author="Zachary Cappella" w:date="2023-10-23T15:57:00Z">
          <w:pPr>
            <w:spacing w:after="0" w:line="360" w:lineRule="auto"/>
            <w:ind w:firstLine="720"/>
          </w:pPr>
        </w:pPrChange>
      </w:pPr>
      <w:del w:id="2043" w:author="Zachary Cappella" w:date="2023-10-23T15:56:00Z">
        <w:r w:rsidRPr="00035CEB" w:rsidDel="009E5116">
          <w:rPr>
            <w:rFonts w:ascii="Times New Roman" w:hAnsi="Times New Roman" w:cs="Times New Roman"/>
            <w:color w:val="000000" w:themeColor="text1"/>
            <w:rPrChange w:id="2044" w:author="Zachary Cappella" w:date="2023-10-23T16:02:00Z">
              <w:rPr>
                <w:color w:val="000000" w:themeColor="text1"/>
              </w:rPr>
            </w:rPrChange>
          </w:rPr>
          <w:delText>N/A</w:delText>
        </w:r>
      </w:del>
    </w:p>
    <w:p w14:paraId="30DEB931" w14:textId="77777777" w:rsidR="009E5116" w:rsidRPr="00035CEB" w:rsidRDefault="009E5116">
      <w:pPr>
        <w:spacing w:line="240" w:lineRule="auto"/>
        <w:rPr>
          <w:ins w:id="2045" w:author="Zachary Cappella" w:date="2023-10-23T15:56:00Z"/>
          <w:rFonts w:ascii="Times New Roman" w:hAnsi="Times New Roman" w:cs="Times New Roman"/>
          <w:rPrChange w:id="2046" w:author="Zachary Cappella" w:date="2023-10-23T16:02:00Z">
            <w:rPr>
              <w:ins w:id="2047" w:author="Zachary Cappella" w:date="2023-10-23T15:56:00Z"/>
            </w:rPr>
          </w:rPrChange>
        </w:rPr>
        <w:pPrChange w:id="2048" w:author="Zachary Cappella" w:date="2023-10-23T15:57:00Z">
          <w:pPr>
            <w:pStyle w:val="Heading2"/>
          </w:pPr>
        </w:pPrChange>
      </w:pPr>
    </w:p>
    <w:p w14:paraId="09DB73B2" w14:textId="77777777" w:rsidR="00A34973" w:rsidRPr="00035CEB" w:rsidRDefault="00A34973">
      <w:pPr>
        <w:pStyle w:val="Heading2"/>
        <w:spacing w:line="240" w:lineRule="auto"/>
        <w:rPr>
          <w:ins w:id="2049" w:author="Zachary Cappella" w:date="2023-10-23T15:58:00Z"/>
          <w:rFonts w:ascii="Times New Roman" w:eastAsia="Times New Roman" w:hAnsi="Times New Roman" w:cs="Times New Roman"/>
          <w:b w:val="0"/>
        </w:rPr>
        <w:pPrChange w:id="2050" w:author="Zachary Cappella" w:date="2023-10-23T15:58:00Z">
          <w:pPr>
            <w:pStyle w:val="Heading2"/>
            <w:spacing w:line="360" w:lineRule="auto"/>
          </w:pPr>
        </w:pPrChange>
      </w:pPr>
      <w:bookmarkStart w:id="2051" w:name="_4sc8geqmsfyv" w:colFirst="0" w:colLast="0"/>
      <w:bookmarkStart w:id="2052" w:name="_Toc149373358"/>
      <w:bookmarkEnd w:id="2051"/>
      <w:ins w:id="2053" w:author="Zachary Cappella" w:date="2023-10-23T15:58:00Z">
        <w:r w:rsidRPr="00035CEB">
          <w:rPr>
            <w:rFonts w:ascii="Times New Roman" w:eastAsia="Times New Roman" w:hAnsi="Times New Roman" w:cs="Times New Roman"/>
          </w:rPr>
          <w:t>5.3. Class: audioScreen</w:t>
        </w:r>
        <w:bookmarkEnd w:id="2052"/>
      </w:ins>
    </w:p>
    <w:p w14:paraId="42F22006" w14:textId="77777777" w:rsidR="00A34973" w:rsidRPr="00035CEB" w:rsidRDefault="00A34973">
      <w:pPr>
        <w:spacing w:line="240" w:lineRule="auto"/>
        <w:rPr>
          <w:ins w:id="2054" w:author="Zachary Cappella" w:date="2023-10-23T15:58:00Z"/>
          <w:rFonts w:ascii="Times New Roman" w:eastAsia="Times New Roman" w:hAnsi="Times New Roman" w:cs="Times New Roman"/>
          <w:i/>
        </w:rPr>
        <w:pPrChange w:id="2055" w:author="Zachary Cappella" w:date="2023-10-23T15:58:00Z">
          <w:pPr>
            <w:spacing w:line="360" w:lineRule="auto"/>
          </w:pPr>
        </w:pPrChange>
      </w:pPr>
      <w:ins w:id="2056" w:author="Zachary Cappella" w:date="2023-10-23T15:58:00Z">
        <w:r w:rsidRPr="00035CEB">
          <w:rPr>
            <w:rFonts w:ascii="Times New Roman" w:eastAsia="Times New Roman" w:hAnsi="Times New Roman" w:cs="Times New Roman"/>
            <w:b/>
          </w:rPr>
          <w:t>Class Description:</w:t>
        </w:r>
        <w:r w:rsidRPr="00035CEB">
          <w:rPr>
            <w:rFonts w:ascii="Times New Roman" w:eastAsia="Times New Roman" w:hAnsi="Times New Roman" w:cs="Times New Roman"/>
          </w:rPr>
          <w:t xml:space="preserve"> </w:t>
        </w:r>
        <w:r w:rsidRPr="00035CEB">
          <w:rPr>
            <w:rFonts w:ascii="Times New Roman" w:eastAsia="Times New Roman" w:hAnsi="Times New Roman" w:cs="Times New Roman"/>
            <w:i/>
          </w:rPr>
          <w:t>This class provides the main interface for audio recording.</w:t>
        </w:r>
      </w:ins>
    </w:p>
    <w:p w14:paraId="5DC34E09" w14:textId="77777777" w:rsidR="00A34973" w:rsidRPr="00035CEB" w:rsidRDefault="00A34973">
      <w:pPr>
        <w:spacing w:line="240" w:lineRule="auto"/>
        <w:rPr>
          <w:ins w:id="2057" w:author="Zachary Cappella" w:date="2023-10-23T15:58:00Z"/>
          <w:rFonts w:ascii="Times New Roman" w:eastAsia="Times New Roman" w:hAnsi="Times New Roman" w:cs="Times New Roman"/>
          <w:i/>
        </w:rPr>
        <w:pPrChange w:id="2058" w:author="Zachary Cappella" w:date="2023-10-23T15:58:00Z">
          <w:pPr>
            <w:spacing w:line="360" w:lineRule="auto"/>
          </w:pPr>
        </w:pPrChange>
      </w:pPr>
      <w:ins w:id="2059" w:author="Zachary Cappella" w:date="2023-10-23T15:58:00Z">
        <w:r w:rsidRPr="00035CEB">
          <w:rPr>
            <w:rFonts w:ascii="Times New Roman" w:eastAsia="Times New Roman" w:hAnsi="Times New Roman" w:cs="Times New Roman"/>
            <w:b/>
          </w:rPr>
          <w:t>Class Inheritance:</w:t>
        </w:r>
        <w:r w:rsidRPr="00035CEB">
          <w:rPr>
            <w:rFonts w:ascii="Times New Roman" w:eastAsia="Times New Roman" w:hAnsi="Times New Roman" w:cs="Times New Roman"/>
            <w:i/>
          </w:rPr>
          <w:t xml:space="preserve"> This class inherits from the StatefulWidget class</w:t>
        </w:r>
      </w:ins>
    </w:p>
    <w:p w14:paraId="28959087" w14:textId="77777777" w:rsidR="00A34973" w:rsidRPr="00035CEB" w:rsidRDefault="00A34973">
      <w:pPr>
        <w:spacing w:line="240" w:lineRule="auto"/>
        <w:rPr>
          <w:ins w:id="2060" w:author="Zachary Cappella" w:date="2023-10-23T15:58:00Z"/>
          <w:rFonts w:ascii="Times New Roman" w:eastAsia="Times New Roman" w:hAnsi="Times New Roman" w:cs="Times New Roman"/>
        </w:rPr>
        <w:pPrChange w:id="2061" w:author="Zachary Cappella" w:date="2023-10-23T15:58:00Z">
          <w:pPr>
            <w:spacing w:line="360" w:lineRule="auto"/>
          </w:pPr>
        </w:pPrChange>
      </w:pPr>
      <w:ins w:id="2062" w:author="Zachary Cappella" w:date="2023-10-23T15:58:00Z">
        <w:r w:rsidRPr="00035CEB">
          <w:rPr>
            <w:rFonts w:ascii="Times New Roman" w:eastAsia="Times New Roman" w:hAnsi="Times New Roman" w:cs="Times New Roman"/>
            <w:b/>
          </w:rPr>
          <w:t>Class Attributes: </w:t>
        </w:r>
        <w:r w:rsidRPr="00035CEB">
          <w:rPr>
            <w:rFonts w:ascii="Times New Roman" w:eastAsia="Times New Roman" w:hAnsi="Times New Roman" w:cs="Times New Roman"/>
          </w:rPr>
          <w:t xml:space="preserve"> </w:t>
        </w:r>
      </w:ins>
    </w:p>
    <w:p w14:paraId="0CD65C0B" w14:textId="77777777" w:rsidR="00A34973" w:rsidRPr="00035CEB" w:rsidRDefault="00A34973">
      <w:pPr>
        <w:spacing w:line="240" w:lineRule="auto"/>
        <w:ind w:firstLine="720"/>
        <w:rPr>
          <w:ins w:id="2063" w:author="Zachary Cappella" w:date="2023-10-23T15:58:00Z"/>
          <w:rFonts w:ascii="Times New Roman" w:eastAsia="Times New Roman" w:hAnsi="Times New Roman" w:cs="Times New Roman"/>
          <w:i/>
        </w:rPr>
        <w:pPrChange w:id="2064" w:author="Zachary Cappella" w:date="2023-10-23T15:58:00Z">
          <w:pPr>
            <w:spacing w:line="360" w:lineRule="auto"/>
            <w:ind w:firstLine="720"/>
          </w:pPr>
        </w:pPrChange>
      </w:pPr>
      <w:ins w:id="2065" w:author="Zachary Cappella" w:date="2023-10-23T15:58:00Z">
        <w:r w:rsidRPr="00035CEB">
          <w:rPr>
            <w:rFonts w:ascii="Times New Roman" w:eastAsia="Times New Roman" w:hAnsi="Times New Roman" w:cs="Times New Roman"/>
            <w:i/>
          </w:rPr>
          <w:t>enum MediaFormat</w:t>
        </w:r>
      </w:ins>
    </w:p>
    <w:p w14:paraId="1695D309" w14:textId="77777777" w:rsidR="00A34973" w:rsidRPr="00035CEB" w:rsidRDefault="00A34973">
      <w:pPr>
        <w:spacing w:line="240" w:lineRule="auto"/>
        <w:ind w:firstLine="720"/>
        <w:rPr>
          <w:ins w:id="2066" w:author="Zachary Cappella" w:date="2023-10-23T15:58:00Z"/>
          <w:rFonts w:ascii="Times New Roman" w:eastAsia="Times New Roman" w:hAnsi="Times New Roman" w:cs="Times New Roman"/>
          <w:i/>
        </w:rPr>
        <w:pPrChange w:id="2067" w:author="Zachary Cappella" w:date="2023-10-23T15:58:00Z">
          <w:pPr>
            <w:spacing w:line="360" w:lineRule="auto"/>
            <w:ind w:firstLine="720"/>
          </w:pPr>
        </w:pPrChange>
      </w:pPr>
      <w:ins w:id="2068" w:author="Zachary Cappella" w:date="2023-10-23T15:58:00Z">
        <w:r w:rsidRPr="00035CEB">
          <w:rPr>
            <w:rFonts w:ascii="Times New Roman" w:eastAsia="Times New Roman" w:hAnsi="Times New Roman" w:cs="Times New Roman"/>
            <w:i/>
          </w:rPr>
          <w:t>const List&lt;MediaFormat&gt; mediaFormats</w:t>
        </w:r>
      </w:ins>
    </w:p>
    <w:p w14:paraId="0CCDCD39" w14:textId="77777777" w:rsidR="00A34973" w:rsidRPr="00035CEB" w:rsidRDefault="00A34973">
      <w:pPr>
        <w:spacing w:line="240" w:lineRule="auto"/>
        <w:ind w:firstLine="720"/>
        <w:rPr>
          <w:ins w:id="2069" w:author="Zachary Cappella" w:date="2023-10-23T15:58:00Z"/>
          <w:rFonts w:ascii="Times New Roman" w:eastAsia="Times New Roman" w:hAnsi="Times New Roman" w:cs="Times New Roman"/>
          <w:i/>
        </w:rPr>
        <w:pPrChange w:id="2070" w:author="Zachary Cappella" w:date="2023-10-23T15:58:00Z">
          <w:pPr>
            <w:spacing w:line="360" w:lineRule="auto"/>
            <w:ind w:firstLine="720"/>
          </w:pPr>
        </w:pPrChange>
      </w:pPr>
      <w:ins w:id="2071" w:author="Zachary Cappella" w:date="2023-10-23T15:58:00Z">
        <w:r w:rsidRPr="00035CEB">
          <w:rPr>
            <w:rFonts w:ascii="Times New Roman" w:eastAsia="Times New Roman" w:hAnsi="Times New Roman" w:cs="Times New Roman"/>
            <w:i/>
          </w:rPr>
          <w:t>FlutterSoundRecorder? _recorder</w:t>
        </w:r>
      </w:ins>
    </w:p>
    <w:p w14:paraId="4E46CC16" w14:textId="77777777" w:rsidR="00A34973" w:rsidRPr="00035CEB" w:rsidRDefault="00A34973">
      <w:pPr>
        <w:spacing w:line="240" w:lineRule="auto"/>
        <w:ind w:firstLine="720"/>
        <w:rPr>
          <w:ins w:id="2072" w:author="Zachary Cappella" w:date="2023-10-23T15:58:00Z"/>
          <w:rFonts w:ascii="Times New Roman" w:eastAsia="Times New Roman" w:hAnsi="Times New Roman" w:cs="Times New Roman"/>
          <w:i/>
        </w:rPr>
        <w:pPrChange w:id="2073" w:author="Zachary Cappella" w:date="2023-10-23T15:58:00Z">
          <w:pPr>
            <w:spacing w:line="360" w:lineRule="auto"/>
            <w:ind w:firstLine="720"/>
          </w:pPr>
        </w:pPrChange>
      </w:pPr>
      <w:ins w:id="2074" w:author="Zachary Cappella" w:date="2023-10-23T15:58:00Z">
        <w:r w:rsidRPr="00035CEB">
          <w:rPr>
            <w:rFonts w:ascii="Times New Roman" w:eastAsia="Times New Roman" w:hAnsi="Times New Roman" w:cs="Times New Roman"/>
            <w:i/>
          </w:rPr>
          <w:t>FlutterSoundPlayer? _player</w:t>
        </w:r>
      </w:ins>
    </w:p>
    <w:p w14:paraId="0D1053AB" w14:textId="77777777" w:rsidR="00A34973" w:rsidRPr="00035CEB" w:rsidRDefault="00A34973">
      <w:pPr>
        <w:spacing w:line="240" w:lineRule="auto"/>
        <w:ind w:firstLine="720"/>
        <w:rPr>
          <w:ins w:id="2075" w:author="Zachary Cappella" w:date="2023-10-23T15:58:00Z"/>
          <w:rFonts w:ascii="Times New Roman" w:eastAsia="Times New Roman" w:hAnsi="Times New Roman" w:cs="Times New Roman"/>
          <w:i/>
        </w:rPr>
        <w:pPrChange w:id="2076" w:author="Zachary Cappella" w:date="2023-10-23T15:58:00Z">
          <w:pPr>
            <w:spacing w:line="360" w:lineRule="auto"/>
            <w:ind w:firstLine="720"/>
          </w:pPr>
        </w:pPrChange>
      </w:pPr>
      <w:ins w:id="2077" w:author="Zachary Cappella" w:date="2023-10-23T15:58:00Z">
        <w:r w:rsidRPr="00035CEB">
          <w:rPr>
            <w:rFonts w:ascii="Times New Roman" w:eastAsia="Times New Roman" w:hAnsi="Times New Roman" w:cs="Times New Roman"/>
            <w:i/>
          </w:rPr>
          <w:t xml:space="preserve">bool _isRecording </w:t>
        </w:r>
      </w:ins>
    </w:p>
    <w:p w14:paraId="46667B45" w14:textId="77777777" w:rsidR="00A34973" w:rsidRPr="00035CEB" w:rsidRDefault="00A34973">
      <w:pPr>
        <w:spacing w:line="240" w:lineRule="auto"/>
        <w:ind w:firstLine="720"/>
        <w:rPr>
          <w:ins w:id="2078" w:author="Zachary Cappella" w:date="2023-10-23T15:58:00Z"/>
          <w:rFonts w:ascii="Times New Roman" w:eastAsia="Times New Roman" w:hAnsi="Times New Roman" w:cs="Times New Roman"/>
          <w:i/>
        </w:rPr>
        <w:pPrChange w:id="2079" w:author="Zachary Cappella" w:date="2023-10-23T15:58:00Z">
          <w:pPr>
            <w:spacing w:line="360" w:lineRule="auto"/>
            <w:ind w:firstLine="720"/>
          </w:pPr>
        </w:pPrChange>
      </w:pPr>
      <w:ins w:id="2080" w:author="Zachary Cappella" w:date="2023-10-23T15:58:00Z">
        <w:r w:rsidRPr="00035CEB">
          <w:rPr>
            <w:rFonts w:ascii="Times New Roman" w:eastAsia="Times New Roman" w:hAnsi="Times New Roman" w:cs="Times New Roman"/>
            <w:i/>
          </w:rPr>
          <w:t xml:space="preserve">bool _isPlaying </w:t>
        </w:r>
      </w:ins>
    </w:p>
    <w:p w14:paraId="6493F017" w14:textId="77777777" w:rsidR="00A34973" w:rsidRPr="00035CEB" w:rsidRDefault="00A34973">
      <w:pPr>
        <w:spacing w:line="240" w:lineRule="auto"/>
        <w:ind w:firstLine="720"/>
        <w:rPr>
          <w:ins w:id="2081" w:author="Zachary Cappella" w:date="2023-10-23T15:58:00Z"/>
          <w:rFonts w:ascii="Times New Roman" w:eastAsia="Times New Roman" w:hAnsi="Times New Roman" w:cs="Times New Roman"/>
          <w:i/>
        </w:rPr>
        <w:pPrChange w:id="2082" w:author="Zachary Cappella" w:date="2023-10-23T15:58:00Z">
          <w:pPr>
            <w:spacing w:line="360" w:lineRule="auto"/>
            <w:ind w:firstLine="720"/>
          </w:pPr>
        </w:pPrChange>
      </w:pPr>
      <w:ins w:id="2083" w:author="Zachary Cappella" w:date="2023-10-23T15:58:00Z">
        <w:r w:rsidRPr="00035CEB">
          <w:rPr>
            <w:rFonts w:ascii="Times New Roman" w:eastAsia="Times New Roman" w:hAnsi="Times New Roman" w:cs="Times New Roman"/>
            <w:i/>
          </w:rPr>
          <w:t>Duration _duration</w:t>
        </w:r>
      </w:ins>
    </w:p>
    <w:p w14:paraId="1A6E7D05" w14:textId="77777777" w:rsidR="00A34973" w:rsidRPr="00035CEB" w:rsidRDefault="00A34973">
      <w:pPr>
        <w:spacing w:line="240" w:lineRule="auto"/>
        <w:ind w:firstLine="720"/>
        <w:rPr>
          <w:ins w:id="2084" w:author="Zachary Cappella" w:date="2023-10-23T15:58:00Z"/>
          <w:rFonts w:ascii="Times New Roman" w:eastAsia="Times New Roman" w:hAnsi="Times New Roman" w:cs="Times New Roman"/>
          <w:i/>
        </w:rPr>
        <w:pPrChange w:id="2085" w:author="Zachary Cappella" w:date="2023-10-23T15:58:00Z">
          <w:pPr>
            <w:spacing w:line="360" w:lineRule="auto"/>
            <w:ind w:firstLine="720"/>
          </w:pPr>
        </w:pPrChange>
      </w:pPr>
      <w:ins w:id="2086" w:author="Zachary Cappella" w:date="2023-10-23T15:58:00Z">
        <w:r w:rsidRPr="00035CEB">
          <w:rPr>
            <w:rFonts w:ascii="Times New Roman" w:eastAsia="Times New Roman" w:hAnsi="Times New Roman" w:cs="Times New Roman"/>
            <w:i/>
          </w:rPr>
          <w:t>String? _pathToSaveRecording</w:t>
        </w:r>
      </w:ins>
    </w:p>
    <w:p w14:paraId="1BBEFA6A" w14:textId="77777777" w:rsidR="00A34973" w:rsidRPr="00035CEB" w:rsidRDefault="00A34973">
      <w:pPr>
        <w:spacing w:line="240" w:lineRule="auto"/>
        <w:ind w:firstLine="720"/>
        <w:rPr>
          <w:ins w:id="2087" w:author="Zachary Cappella" w:date="2023-10-23T15:58:00Z"/>
          <w:rFonts w:ascii="Times New Roman" w:eastAsia="Times New Roman" w:hAnsi="Times New Roman" w:cs="Times New Roman"/>
          <w:i/>
        </w:rPr>
        <w:pPrChange w:id="2088" w:author="Zachary Cappella" w:date="2023-10-23T15:58:00Z">
          <w:pPr>
            <w:spacing w:line="360" w:lineRule="auto"/>
            <w:ind w:firstLine="720"/>
          </w:pPr>
        </w:pPrChange>
      </w:pPr>
      <w:ins w:id="2089" w:author="Zachary Cappella" w:date="2023-10-23T15:58:00Z">
        <w:r w:rsidRPr="00035CEB">
          <w:rPr>
            <w:rFonts w:ascii="Times New Roman" w:eastAsia="Times New Roman" w:hAnsi="Times New Roman" w:cs="Times New Roman"/>
            <w:i/>
          </w:rPr>
          <w:t>Timer? _timer</w:t>
        </w:r>
      </w:ins>
    </w:p>
    <w:p w14:paraId="089986EF" w14:textId="77777777" w:rsidR="00A34973" w:rsidRPr="00035CEB" w:rsidRDefault="00A34973">
      <w:pPr>
        <w:spacing w:line="240" w:lineRule="auto"/>
        <w:ind w:firstLine="720"/>
        <w:rPr>
          <w:ins w:id="2090" w:author="Zachary Cappella" w:date="2023-10-23T15:58:00Z"/>
          <w:rFonts w:ascii="Times New Roman" w:eastAsia="Times New Roman" w:hAnsi="Times New Roman" w:cs="Times New Roman"/>
          <w:i/>
        </w:rPr>
        <w:pPrChange w:id="2091" w:author="Zachary Cappella" w:date="2023-10-23T15:58:00Z">
          <w:pPr>
            <w:spacing w:line="360" w:lineRule="auto"/>
            <w:ind w:firstLine="720"/>
          </w:pPr>
        </w:pPrChange>
      </w:pPr>
      <w:ins w:id="2092" w:author="Zachary Cappella" w:date="2023-10-23T15:58:00Z">
        <w:r w:rsidRPr="00035CEB">
          <w:rPr>
            <w:rFonts w:ascii="Times New Roman" w:eastAsia="Times New Roman" w:hAnsi="Times New Roman" w:cs="Times New Roman"/>
            <w:i/>
          </w:rPr>
          <w:t>final _bucketName</w:t>
        </w:r>
      </w:ins>
    </w:p>
    <w:p w14:paraId="04DA2AD0" w14:textId="77777777" w:rsidR="00A34973" w:rsidRPr="00035CEB" w:rsidRDefault="00A34973">
      <w:pPr>
        <w:spacing w:line="240" w:lineRule="auto"/>
        <w:ind w:firstLine="720"/>
        <w:rPr>
          <w:ins w:id="2093" w:author="Zachary Cappella" w:date="2023-10-23T15:58:00Z"/>
          <w:rFonts w:ascii="Times New Roman" w:eastAsia="Times New Roman" w:hAnsi="Times New Roman" w:cs="Times New Roman"/>
          <w:i/>
        </w:rPr>
        <w:pPrChange w:id="2094" w:author="Zachary Cappella" w:date="2023-10-23T15:58:00Z">
          <w:pPr>
            <w:spacing w:line="360" w:lineRule="auto"/>
            <w:ind w:firstLine="720"/>
          </w:pPr>
        </w:pPrChange>
      </w:pPr>
      <w:ins w:id="2095" w:author="Zachary Cappella" w:date="2023-10-23T15:58:00Z">
        <w:r w:rsidRPr="00035CEB">
          <w:rPr>
            <w:rFonts w:ascii="Times New Roman" w:eastAsia="Times New Roman" w:hAnsi="Times New Roman" w:cs="Times New Roman"/>
            <w:i/>
          </w:rPr>
          <w:t>final service</w:t>
        </w:r>
      </w:ins>
    </w:p>
    <w:p w14:paraId="40A91294" w14:textId="77777777" w:rsidR="00A34973" w:rsidRPr="00035CEB" w:rsidRDefault="00A34973">
      <w:pPr>
        <w:spacing w:line="240" w:lineRule="auto"/>
        <w:ind w:firstLine="720"/>
        <w:rPr>
          <w:ins w:id="2096" w:author="Zachary Cappella" w:date="2023-10-23T15:58:00Z"/>
          <w:rFonts w:ascii="Times New Roman" w:eastAsia="Times New Roman" w:hAnsi="Times New Roman" w:cs="Times New Roman"/>
          <w:i/>
        </w:rPr>
        <w:pPrChange w:id="2097" w:author="Zachary Cappella" w:date="2023-10-23T15:58:00Z">
          <w:pPr>
            <w:spacing w:line="360" w:lineRule="auto"/>
            <w:ind w:firstLine="720"/>
          </w:pPr>
        </w:pPrChange>
      </w:pPr>
      <w:ins w:id="2098" w:author="Zachary Cappella" w:date="2023-10-23T15:58:00Z">
        <w:r w:rsidRPr="00035CEB">
          <w:rPr>
            <w:rFonts w:ascii="Times New Roman" w:eastAsia="Times New Roman" w:hAnsi="Times New Roman" w:cs="Times New Roman"/>
            <w:i/>
          </w:rPr>
          <w:t>var key2</w:t>
        </w:r>
      </w:ins>
    </w:p>
    <w:p w14:paraId="313A8744" w14:textId="77777777" w:rsidR="00A34973" w:rsidRPr="00035CEB" w:rsidRDefault="00A34973">
      <w:pPr>
        <w:spacing w:line="240" w:lineRule="auto"/>
        <w:ind w:firstLine="720"/>
        <w:rPr>
          <w:ins w:id="2099" w:author="Zachary Cappella" w:date="2023-10-23T15:58:00Z"/>
          <w:rFonts w:ascii="Times New Roman" w:eastAsia="Times New Roman" w:hAnsi="Times New Roman" w:cs="Times New Roman"/>
          <w:i/>
        </w:rPr>
        <w:pPrChange w:id="2100" w:author="Zachary Cappella" w:date="2023-10-23T15:58:00Z">
          <w:pPr>
            <w:spacing w:line="360" w:lineRule="auto"/>
            <w:ind w:firstLine="720"/>
          </w:pPr>
        </w:pPrChange>
      </w:pPr>
      <w:ins w:id="2101" w:author="Zachary Cappella" w:date="2023-10-23T15:58:00Z">
        <w:r w:rsidRPr="00035CEB">
          <w:rPr>
            <w:rFonts w:ascii="Times New Roman" w:eastAsia="Times New Roman" w:hAnsi="Times New Roman" w:cs="Times New Roman"/>
            <w:i/>
          </w:rPr>
          <w:t>S3Bucket s3Connection</w:t>
        </w:r>
      </w:ins>
    </w:p>
    <w:p w14:paraId="2D640AD4" w14:textId="77777777" w:rsidR="00A34973" w:rsidRPr="00035CEB" w:rsidRDefault="00A34973">
      <w:pPr>
        <w:spacing w:line="240" w:lineRule="auto"/>
        <w:ind w:firstLine="720"/>
        <w:rPr>
          <w:ins w:id="2102" w:author="Zachary Cappella" w:date="2023-10-23T15:58:00Z"/>
          <w:rFonts w:ascii="Times New Roman" w:eastAsia="Times New Roman" w:hAnsi="Times New Roman" w:cs="Times New Roman"/>
          <w:i/>
        </w:rPr>
        <w:pPrChange w:id="2103" w:author="Zachary Cappella" w:date="2023-10-23T15:58:00Z">
          <w:pPr>
            <w:spacing w:line="360" w:lineRule="auto"/>
            <w:ind w:firstLine="720"/>
          </w:pPr>
        </w:pPrChange>
      </w:pPr>
      <w:ins w:id="2104" w:author="Zachary Cappella" w:date="2023-10-23T15:58:00Z">
        <w:r w:rsidRPr="00035CEB">
          <w:rPr>
            <w:rFonts w:ascii="Times New Roman" w:eastAsia="Times New Roman" w:hAnsi="Times New Roman" w:cs="Times New Roman"/>
            <w:i/>
          </w:rPr>
          <w:t>String transcription</w:t>
        </w:r>
      </w:ins>
    </w:p>
    <w:p w14:paraId="720039A9" w14:textId="77777777" w:rsidR="00A34973" w:rsidRPr="00035CEB" w:rsidRDefault="00A34973">
      <w:pPr>
        <w:spacing w:line="240" w:lineRule="auto"/>
        <w:ind w:firstLine="720"/>
        <w:rPr>
          <w:ins w:id="2105" w:author="Zachary Cappella" w:date="2023-10-23T15:58:00Z"/>
          <w:rFonts w:ascii="Times New Roman" w:eastAsia="Times New Roman" w:hAnsi="Times New Roman" w:cs="Times New Roman"/>
          <w:i/>
        </w:rPr>
        <w:pPrChange w:id="2106" w:author="Zachary Cappella" w:date="2023-10-23T15:58:00Z">
          <w:pPr>
            <w:spacing w:line="360" w:lineRule="auto"/>
            <w:ind w:firstLine="720"/>
          </w:pPr>
        </w:pPrChange>
      </w:pPr>
      <w:ins w:id="2107" w:author="Zachary Cappella" w:date="2023-10-23T15:58:00Z">
        <w:r w:rsidRPr="00035CEB">
          <w:rPr>
            <w:rFonts w:ascii="Times New Roman" w:eastAsia="Times New Roman" w:hAnsi="Times New Roman" w:cs="Times New Roman"/>
            <w:i/>
          </w:rPr>
          <w:t>void initState()</w:t>
        </w:r>
      </w:ins>
    </w:p>
    <w:p w14:paraId="0DB0EFA6" w14:textId="77777777" w:rsidR="00A34973" w:rsidRPr="00035CEB" w:rsidRDefault="00A34973">
      <w:pPr>
        <w:spacing w:line="240" w:lineRule="auto"/>
        <w:rPr>
          <w:ins w:id="2108" w:author="Zachary Cappella" w:date="2023-10-23T15:58:00Z"/>
          <w:rFonts w:ascii="Times New Roman" w:eastAsia="Times New Roman" w:hAnsi="Times New Roman" w:cs="Times New Roman"/>
        </w:rPr>
        <w:pPrChange w:id="2109" w:author="Zachary Cappella" w:date="2023-10-23T15:58:00Z">
          <w:pPr>
            <w:spacing w:line="360" w:lineRule="auto"/>
          </w:pPr>
        </w:pPrChange>
      </w:pPr>
      <w:ins w:id="2110" w:author="Zachary Cappella" w:date="2023-10-23T15:58:00Z">
        <w:r w:rsidRPr="00035CEB">
          <w:rPr>
            <w:rFonts w:ascii="Times New Roman" w:eastAsia="Times New Roman" w:hAnsi="Times New Roman" w:cs="Times New Roman"/>
            <w:b/>
          </w:rPr>
          <w:t>Exceptions Thrown:  </w:t>
        </w:r>
        <w:r w:rsidRPr="00035CEB">
          <w:rPr>
            <w:rFonts w:ascii="Times New Roman" w:eastAsia="Times New Roman" w:hAnsi="Times New Roman" w:cs="Times New Roman"/>
          </w:rPr>
          <w:t xml:space="preserve"> </w:t>
        </w:r>
      </w:ins>
    </w:p>
    <w:p w14:paraId="57E67251" w14:textId="77777777" w:rsidR="00A34973" w:rsidRPr="00035CEB" w:rsidRDefault="00A34973">
      <w:pPr>
        <w:spacing w:line="240" w:lineRule="auto"/>
        <w:ind w:firstLine="720"/>
        <w:rPr>
          <w:ins w:id="2111" w:author="Zachary Cappella" w:date="2023-10-23T15:58:00Z"/>
          <w:rFonts w:ascii="Times New Roman" w:eastAsia="Times New Roman" w:hAnsi="Times New Roman" w:cs="Times New Roman"/>
        </w:rPr>
        <w:pPrChange w:id="2112" w:author="Zachary Cappella" w:date="2023-10-23T15:58:00Z">
          <w:pPr>
            <w:spacing w:line="360" w:lineRule="auto"/>
            <w:ind w:firstLine="720"/>
          </w:pPr>
        </w:pPrChange>
      </w:pPr>
      <w:ins w:id="2113" w:author="Zachary Cappella" w:date="2023-10-23T15:58:00Z">
        <w:r w:rsidRPr="00035CEB">
          <w:rPr>
            <w:rFonts w:ascii="Times New Roman" w:eastAsia="Times New Roman" w:hAnsi="Times New Roman" w:cs="Times New Roman"/>
            <w:i/>
          </w:rPr>
          <w:t>N/A</w:t>
        </w:r>
      </w:ins>
    </w:p>
    <w:p w14:paraId="3EBC846A" w14:textId="77777777" w:rsidR="00A34973" w:rsidRPr="00035CEB" w:rsidRDefault="00A34973">
      <w:pPr>
        <w:spacing w:line="240" w:lineRule="auto"/>
        <w:rPr>
          <w:ins w:id="2114" w:author="Zachary Cappella" w:date="2023-10-23T15:58:00Z"/>
          <w:rFonts w:ascii="Times New Roman" w:eastAsia="Times New Roman" w:hAnsi="Times New Roman" w:cs="Times New Roman"/>
        </w:rPr>
        <w:pPrChange w:id="2115" w:author="Zachary Cappella" w:date="2023-10-23T15:58:00Z">
          <w:pPr>
            <w:spacing w:line="360" w:lineRule="auto"/>
          </w:pPr>
        </w:pPrChange>
      </w:pPr>
      <w:ins w:id="2116" w:author="Zachary Cappella" w:date="2023-10-23T15:58:00Z">
        <w:r w:rsidRPr="00035CEB">
          <w:rPr>
            <w:rFonts w:ascii="Times New Roman" w:eastAsia="Times New Roman" w:hAnsi="Times New Roman" w:cs="Times New Roman"/>
            <w:b/>
          </w:rPr>
          <w:t>Class Constructors: </w:t>
        </w:r>
        <w:r w:rsidRPr="00035CEB">
          <w:rPr>
            <w:rFonts w:ascii="Times New Roman" w:eastAsia="Times New Roman" w:hAnsi="Times New Roman" w:cs="Times New Roman"/>
          </w:rPr>
          <w:t xml:space="preserve"> </w:t>
        </w:r>
      </w:ins>
    </w:p>
    <w:p w14:paraId="61309B11" w14:textId="77777777" w:rsidR="00A34973" w:rsidRPr="00035CEB" w:rsidRDefault="00A34973">
      <w:pPr>
        <w:spacing w:line="240" w:lineRule="auto"/>
        <w:ind w:firstLine="720"/>
        <w:rPr>
          <w:ins w:id="2117" w:author="Zachary Cappella" w:date="2023-10-23T15:58:00Z"/>
          <w:rFonts w:ascii="Times New Roman" w:eastAsia="Times New Roman" w:hAnsi="Times New Roman" w:cs="Times New Roman"/>
        </w:rPr>
        <w:pPrChange w:id="2118" w:author="Zachary Cappella" w:date="2023-10-23T15:58:00Z">
          <w:pPr>
            <w:spacing w:line="360" w:lineRule="auto"/>
            <w:ind w:firstLine="720"/>
          </w:pPr>
        </w:pPrChange>
      </w:pPr>
      <w:ins w:id="2119" w:author="Zachary Cappella" w:date="2023-10-23T15:58:00Z">
        <w:r w:rsidRPr="00035CEB">
          <w:rPr>
            <w:rFonts w:ascii="Times New Roman" w:eastAsia="Times New Roman" w:hAnsi="Times New Roman" w:cs="Times New Roman"/>
            <w:i/>
          </w:rPr>
          <w:t>N/A</w:t>
        </w:r>
      </w:ins>
    </w:p>
    <w:p w14:paraId="20B9BCBC" w14:textId="77777777" w:rsidR="00A34973" w:rsidRPr="00035CEB" w:rsidRDefault="00A34973">
      <w:pPr>
        <w:spacing w:line="240" w:lineRule="auto"/>
        <w:rPr>
          <w:ins w:id="2120" w:author="Zachary Cappella" w:date="2023-10-23T15:58:00Z"/>
          <w:rFonts w:ascii="Times New Roman" w:eastAsia="Times New Roman" w:hAnsi="Times New Roman" w:cs="Times New Roman"/>
        </w:rPr>
        <w:pPrChange w:id="2121" w:author="Zachary Cappella" w:date="2023-10-23T15:58:00Z">
          <w:pPr>
            <w:spacing w:line="360" w:lineRule="auto"/>
          </w:pPr>
        </w:pPrChange>
      </w:pPr>
      <w:ins w:id="2122" w:author="Zachary Cappella" w:date="2023-10-23T15:58:00Z">
        <w:r w:rsidRPr="00035CEB">
          <w:rPr>
            <w:rFonts w:ascii="Times New Roman" w:eastAsia="Times New Roman" w:hAnsi="Times New Roman" w:cs="Times New Roman"/>
            <w:b/>
          </w:rPr>
          <w:t>Class Methods: </w:t>
        </w:r>
        <w:r w:rsidRPr="00035CEB">
          <w:rPr>
            <w:rFonts w:ascii="Times New Roman" w:eastAsia="Times New Roman" w:hAnsi="Times New Roman" w:cs="Times New Roman"/>
          </w:rPr>
          <w:t xml:space="preserve"> </w:t>
        </w:r>
      </w:ins>
    </w:p>
    <w:p w14:paraId="108A3ECF" w14:textId="77777777" w:rsidR="00A34973" w:rsidRPr="00035CEB" w:rsidRDefault="00A34973">
      <w:pPr>
        <w:spacing w:line="240" w:lineRule="auto"/>
        <w:ind w:firstLine="720"/>
        <w:rPr>
          <w:ins w:id="2123" w:author="Zachary Cappella" w:date="2023-10-23T15:58:00Z"/>
          <w:rFonts w:ascii="Times New Roman" w:eastAsia="Times New Roman" w:hAnsi="Times New Roman" w:cs="Times New Roman"/>
          <w:i/>
        </w:rPr>
        <w:pPrChange w:id="2124" w:author="Zachary Cappella" w:date="2023-10-23T15:58:00Z">
          <w:pPr>
            <w:spacing w:line="360" w:lineRule="auto"/>
            <w:ind w:firstLine="720"/>
          </w:pPr>
        </w:pPrChange>
      </w:pPr>
      <w:ins w:id="2125" w:author="Zachary Cappella" w:date="2023-10-23T15:58:00Z">
        <w:r w:rsidRPr="00035CEB">
          <w:rPr>
            <w:rFonts w:ascii="Times New Roman" w:eastAsia="Times New Roman" w:hAnsi="Times New Roman" w:cs="Times New Roman"/>
            <w:i/>
          </w:rPr>
          <w:t>Future&lt;void&gt; _initializeRecorder()</w:t>
        </w:r>
      </w:ins>
    </w:p>
    <w:p w14:paraId="22983BC1" w14:textId="77777777" w:rsidR="00A34973" w:rsidRPr="00035CEB" w:rsidRDefault="00A34973">
      <w:pPr>
        <w:spacing w:line="240" w:lineRule="auto"/>
        <w:ind w:firstLine="720"/>
        <w:rPr>
          <w:ins w:id="2126" w:author="Zachary Cappella" w:date="2023-10-23T15:58:00Z"/>
          <w:rFonts w:ascii="Times New Roman" w:eastAsia="Times New Roman" w:hAnsi="Times New Roman" w:cs="Times New Roman"/>
          <w:i/>
        </w:rPr>
        <w:pPrChange w:id="2127" w:author="Zachary Cappella" w:date="2023-10-23T15:58:00Z">
          <w:pPr>
            <w:spacing w:line="360" w:lineRule="auto"/>
            <w:ind w:firstLine="720"/>
          </w:pPr>
        </w:pPrChange>
      </w:pPr>
      <w:ins w:id="2128" w:author="Zachary Cappella" w:date="2023-10-23T15:58:00Z">
        <w:r w:rsidRPr="00035CEB">
          <w:rPr>
            <w:rFonts w:ascii="Times New Roman" w:eastAsia="Times New Roman" w:hAnsi="Times New Roman" w:cs="Times New Roman"/>
            <w:i/>
          </w:rPr>
          <w:t>Future&lt;bool&gt; _requestPermissions()</w:t>
        </w:r>
      </w:ins>
    </w:p>
    <w:p w14:paraId="45392990" w14:textId="77777777" w:rsidR="00A34973" w:rsidRPr="00035CEB" w:rsidRDefault="00A34973">
      <w:pPr>
        <w:spacing w:line="240" w:lineRule="auto"/>
        <w:ind w:firstLine="720"/>
        <w:rPr>
          <w:ins w:id="2129" w:author="Zachary Cappella" w:date="2023-10-23T15:58:00Z"/>
          <w:rFonts w:ascii="Times New Roman" w:eastAsia="Times New Roman" w:hAnsi="Times New Roman" w:cs="Times New Roman"/>
          <w:i/>
        </w:rPr>
        <w:pPrChange w:id="2130" w:author="Zachary Cappella" w:date="2023-10-23T15:58:00Z">
          <w:pPr>
            <w:spacing w:line="360" w:lineRule="auto"/>
            <w:ind w:firstLine="720"/>
          </w:pPr>
        </w:pPrChange>
      </w:pPr>
      <w:ins w:id="2131" w:author="Zachary Cappella" w:date="2023-10-23T15:58:00Z">
        <w:r w:rsidRPr="00035CEB">
          <w:rPr>
            <w:rFonts w:ascii="Times New Roman" w:eastAsia="Times New Roman" w:hAnsi="Times New Roman" w:cs="Times New Roman"/>
            <w:i/>
          </w:rPr>
          <w:t>void dispose()</w:t>
        </w:r>
      </w:ins>
    </w:p>
    <w:p w14:paraId="3CFC59F8" w14:textId="77777777" w:rsidR="00A34973" w:rsidRPr="00035CEB" w:rsidRDefault="00A34973">
      <w:pPr>
        <w:spacing w:line="240" w:lineRule="auto"/>
        <w:ind w:firstLine="720"/>
        <w:rPr>
          <w:ins w:id="2132" w:author="Zachary Cappella" w:date="2023-10-23T15:58:00Z"/>
          <w:rFonts w:ascii="Times New Roman" w:eastAsia="Times New Roman" w:hAnsi="Times New Roman" w:cs="Times New Roman"/>
          <w:i/>
        </w:rPr>
        <w:pPrChange w:id="2133" w:author="Zachary Cappella" w:date="2023-10-23T15:58:00Z">
          <w:pPr>
            <w:spacing w:line="360" w:lineRule="auto"/>
            <w:ind w:firstLine="720"/>
          </w:pPr>
        </w:pPrChange>
      </w:pPr>
      <w:ins w:id="2134" w:author="Zachary Cappella" w:date="2023-10-23T15:58:00Z">
        <w:r w:rsidRPr="00035CEB">
          <w:rPr>
            <w:rFonts w:ascii="Times New Roman" w:eastAsia="Times New Roman" w:hAnsi="Times New Roman" w:cs="Times New Roman"/>
            <w:i/>
          </w:rPr>
          <w:lastRenderedPageBreak/>
          <w:t>Future&lt;void&gt; _startRecording()</w:t>
        </w:r>
      </w:ins>
    </w:p>
    <w:p w14:paraId="38146512" w14:textId="77777777" w:rsidR="00A34973" w:rsidRPr="00035CEB" w:rsidRDefault="00A34973">
      <w:pPr>
        <w:spacing w:line="240" w:lineRule="auto"/>
        <w:ind w:firstLine="720"/>
        <w:rPr>
          <w:ins w:id="2135" w:author="Zachary Cappella" w:date="2023-10-23T15:58:00Z"/>
          <w:rFonts w:ascii="Times New Roman" w:eastAsia="Times New Roman" w:hAnsi="Times New Roman" w:cs="Times New Roman"/>
          <w:i/>
        </w:rPr>
        <w:pPrChange w:id="2136" w:author="Zachary Cappella" w:date="2023-10-23T15:58:00Z">
          <w:pPr>
            <w:spacing w:line="360" w:lineRule="auto"/>
            <w:ind w:firstLine="720"/>
          </w:pPr>
        </w:pPrChange>
      </w:pPr>
      <w:ins w:id="2137" w:author="Zachary Cappella" w:date="2023-10-23T15:58:00Z">
        <w:r w:rsidRPr="00035CEB">
          <w:rPr>
            <w:rFonts w:ascii="Times New Roman" w:eastAsia="Times New Roman" w:hAnsi="Times New Roman" w:cs="Times New Roman"/>
            <w:i/>
          </w:rPr>
          <w:t>Future&lt;void&gt; _stopRecording()</w:t>
        </w:r>
      </w:ins>
    </w:p>
    <w:p w14:paraId="0176458D" w14:textId="77777777" w:rsidR="00A34973" w:rsidRPr="00035CEB" w:rsidRDefault="00A34973">
      <w:pPr>
        <w:spacing w:line="240" w:lineRule="auto"/>
        <w:ind w:firstLine="720"/>
        <w:rPr>
          <w:ins w:id="2138" w:author="Zachary Cappella" w:date="2023-10-23T15:58:00Z"/>
          <w:rFonts w:ascii="Times New Roman" w:eastAsia="Times New Roman" w:hAnsi="Times New Roman" w:cs="Times New Roman"/>
          <w:i/>
        </w:rPr>
        <w:pPrChange w:id="2139" w:author="Zachary Cappella" w:date="2023-10-23T15:58:00Z">
          <w:pPr>
            <w:spacing w:line="360" w:lineRule="auto"/>
            <w:ind w:firstLine="720"/>
          </w:pPr>
        </w:pPrChange>
      </w:pPr>
      <w:ins w:id="2140" w:author="Zachary Cappella" w:date="2023-10-23T15:58:00Z">
        <w:r w:rsidRPr="00035CEB">
          <w:rPr>
            <w:rFonts w:ascii="Times New Roman" w:eastAsia="Times New Roman" w:hAnsi="Times New Roman" w:cs="Times New Roman"/>
            <w:i/>
          </w:rPr>
          <w:t>Future&lt;void&gt; _startPlayback()</w:t>
        </w:r>
      </w:ins>
    </w:p>
    <w:p w14:paraId="3156D5D1" w14:textId="77777777" w:rsidR="00A34973" w:rsidRPr="00035CEB" w:rsidRDefault="00A34973">
      <w:pPr>
        <w:spacing w:line="240" w:lineRule="auto"/>
        <w:ind w:firstLine="720"/>
        <w:rPr>
          <w:ins w:id="2141" w:author="Zachary Cappella" w:date="2023-10-23T15:58:00Z"/>
          <w:rFonts w:ascii="Times New Roman" w:eastAsia="Times New Roman" w:hAnsi="Times New Roman" w:cs="Times New Roman"/>
          <w:i/>
        </w:rPr>
        <w:pPrChange w:id="2142" w:author="Zachary Cappella" w:date="2023-10-23T15:58:00Z">
          <w:pPr>
            <w:spacing w:line="360" w:lineRule="auto"/>
            <w:ind w:firstLine="720"/>
          </w:pPr>
        </w:pPrChange>
      </w:pPr>
      <w:ins w:id="2143" w:author="Zachary Cappella" w:date="2023-10-23T15:58:00Z">
        <w:r w:rsidRPr="00035CEB">
          <w:rPr>
            <w:rFonts w:ascii="Times New Roman" w:eastAsia="Times New Roman" w:hAnsi="Times New Roman" w:cs="Times New Roman"/>
            <w:i/>
          </w:rPr>
          <w:t>Future&lt;void&gt; _stopPlayback()</w:t>
        </w:r>
      </w:ins>
    </w:p>
    <w:p w14:paraId="6B55711D" w14:textId="77777777" w:rsidR="00A34973" w:rsidRPr="00035CEB" w:rsidRDefault="00A34973">
      <w:pPr>
        <w:spacing w:line="240" w:lineRule="auto"/>
        <w:ind w:firstLine="720"/>
        <w:rPr>
          <w:ins w:id="2144" w:author="Zachary Cappella" w:date="2023-10-23T15:58:00Z"/>
          <w:rFonts w:ascii="Times New Roman" w:eastAsia="Times New Roman" w:hAnsi="Times New Roman" w:cs="Times New Roman"/>
          <w:i/>
        </w:rPr>
        <w:pPrChange w:id="2145" w:author="Zachary Cappella" w:date="2023-10-23T15:58:00Z">
          <w:pPr>
            <w:spacing w:line="360" w:lineRule="auto"/>
            <w:ind w:firstLine="720"/>
          </w:pPr>
        </w:pPrChange>
      </w:pPr>
      <w:ins w:id="2146" w:author="Zachary Cappella" w:date="2023-10-23T15:58:00Z">
        <w:r w:rsidRPr="00035CEB">
          <w:rPr>
            <w:rFonts w:ascii="Times New Roman" w:eastAsia="Times New Roman" w:hAnsi="Times New Roman" w:cs="Times New Roman"/>
            <w:i/>
          </w:rPr>
          <w:t>Future&lt;void&gt; _transcribeAudio(String s3Url)</w:t>
        </w:r>
      </w:ins>
    </w:p>
    <w:p w14:paraId="47E16819" w14:textId="77777777" w:rsidR="00A34973" w:rsidRPr="00035CEB" w:rsidRDefault="00A34973">
      <w:pPr>
        <w:spacing w:line="240" w:lineRule="auto"/>
        <w:ind w:firstLine="720"/>
        <w:rPr>
          <w:ins w:id="2147" w:author="Zachary Cappella" w:date="2023-10-23T15:58:00Z"/>
          <w:rFonts w:ascii="Times New Roman" w:eastAsia="Times New Roman" w:hAnsi="Times New Roman" w:cs="Times New Roman"/>
          <w:i/>
        </w:rPr>
        <w:pPrChange w:id="2148" w:author="Zachary Cappella" w:date="2023-10-23T15:58:00Z">
          <w:pPr>
            <w:spacing w:line="360" w:lineRule="auto"/>
            <w:ind w:firstLine="720"/>
          </w:pPr>
        </w:pPrChange>
      </w:pPr>
      <w:ins w:id="2149" w:author="Zachary Cappella" w:date="2023-10-23T15:58:00Z">
        <w:r w:rsidRPr="00035CEB">
          <w:rPr>
            <w:rFonts w:ascii="Times New Roman" w:eastAsia="Times New Roman" w:hAnsi="Times New Roman" w:cs="Times New Roman"/>
            <w:i/>
          </w:rPr>
          <w:t>Future&lt;void&gt; _saveTranscriptionToFile(String transcriptionJobName)</w:t>
        </w:r>
      </w:ins>
    </w:p>
    <w:p w14:paraId="04D7DE34" w14:textId="081AA544" w:rsidR="00AF1D58" w:rsidRPr="00035CEB" w:rsidDel="00D7716A" w:rsidRDefault="00A34973">
      <w:pPr>
        <w:pStyle w:val="Heading2"/>
        <w:spacing w:line="240" w:lineRule="auto"/>
        <w:ind w:firstLine="720"/>
        <w:rPr>
          <w:del w:id="2150" w:author="Zachary Cappella" w:date="2023-10-23T15:57:00Z"/>
          <w:rFonts w:ascii="Times New Roman" w:hAnsi="Times New Roman" w:cs="Times New Roman"/>
          <w:rPrChange w:id="2151" w:author="Zachary Cappella" w:date="2023-10-23T16:02:00Z">
            <w:rPr>
              <w:del w:id="2152" w:author="Zachary Cappella" w:date="2023-10-23T15:57:00Z"/>
            </w:rPr>
          </w:rPrChange>
        </w:rPr>
        <w:pPrChange w:id="2153" w:author="Zachary Cappella" w:date="2023-10-23T15:58:00Z">
          <w:pPr>
            <w:pStyle w:val="Heading2"/>
          </w:pPr>
        </w:pPrChange>
      </w:pPr>
      <w:ins w:id="2154" w:author="Zachary Cappella" w:date="2023-10-23T15:58:00Z">
        <w:r w:rsidRPr="00035CEB">
          <w:rPr>
            <w:rFonts w:ascii="Times New Roman" w:eastAsia="Times New Roman" w:hAnsi="Times New Roman" w:cs="Times New Roman"/>
            <w:i/>
          </w:rPr>
          <w:t>Widget build(BuildContext context)</w:t>
        </w:r>
      </w:ins>
      <w:ins w:id="2155" w:author="Zachary Cappella" w:date="2023-10-23T15:59:00Z">
        <w:r w:rsidR="00B74EF6" w:rsidRPr="00035CEB">
          <w:rPr>
            <w:rFonts w:ascii="Times New Roman" w:eastAsia="Times New Roman" w:hAnsi="Times New Roman" w:cs="Times New Roman"/>
            <w:i/>
          </w:rPr>
          <w:br/>
        </w:r>
      </w:ins>
      <w:del w:id="2156" w:author="Zachary Cappella" w:date="2023-10-23T15:57:00Z">
        <w:r w:rsidR="66B40041" w:rsidRPr="00035CEB" w:rsidDel="00D7716A">
          <w:rPr>
            <w:rFonts w:ascii="Times New Roman" w:eastAsia="Times New Roman" w:hAnsi="Times New Roman" w:cs="Times New Roman"/>
          </w:rPr>
          <w:delText>5.</w:delText>
        </w:r>
        <w:r w:rsidR="00F117FE" w:rsidRPr="00035CEB" w:rsidDel="00D7716A">
          <w:rPr>
            <w:rFonts w:ascii="Times New Roman" w:eastAsia="Times New Roman" w:hAnsi="Times New Roman" w:cs="Times New Roman"/>
          </w:rPr>
          <w:delText>3</w:delText>
        </w:r>
        <w:r w:rsidR="66B40041" w:rsidRPr="00035CEB" w:rsidDel="00D7716A">
          <w:rPr>
            <w:rFonts w:ascii="Times New Roman" w:eastAsia="Times New Roman" w:hAnsi="Times New Roman" w:cs="Times New Roman"/>
          </w:rPr>
          <w:delText xml:space="preserve"> Class: media</w:delText>
        </w:r>
      </w:del>
    </w:p>
    <w:p w14:paraId="16A691DF" w14:textId="6F45DDF8" w:rsidR="00AF1D58" w:rsidRPr="00035CEB" w:rsidDel="00D7716A" w:rsidRDefault="66B40041">
      <w:pPr>
        <w:spacing w:after="0" w:line="240" w:lineRule="auto"/>
        <w:ind w:firstLine="720"/>
        <w:rPr>
          <w:del w:id="2157" w:author="Zachary Cappella" w:date="2023-10-23T15:57:00Z"/>
          <w:rFonts w:ascii="Times New Roman" w:hAnsi="Times New Roman" w:cs="Times New Roman"/>
          <w:rPrChange w:id="2158" w:author="Zachary Cappella" w:date="2023-10-23T16:02:00Z">
            <w:rPr>
              <w:del w:id="2159" w:author="Zachary Cappella" w:date="2023-10-23T15:57:00Z"/>
            </w:rPr>
          </w:rPrChange>
        </w:rPr>
        <w:pPrChange w:id="2160" w:author="Zachary Cappella" w:date="2023-10-23T15:58:00Z">
          <w:pPr>
            <w:spacing w:after="0" w:line="360" w:lineRule="auto"/>
          </w:pPr>
        </w:pPrChange>
      </w:pPr>
      <w:del w:id="2161" w:author="Zachary Cappella" w:date="2023-10-23T15:57:00Z">
        <w:r w:rsidRPr="00035CEB" w:rsidDel="00D7716A">
          <w:rPr>
            <w:rFonts w:ascii="Times New Roman" w:eastAsia="Times New Roman" w:hAnsi="Times New Roman" w:cs="Times New Roman"/>
            <w:b/>
            <w:bCs/>
            <w:color w:val="000000" w:themeColor="text1"/>
          </w:rPr>
          <w:delText>Class Description:</w:delText>
        </w:r>
        <w:r w:rsidRPr="00035CEB" w:rsidDel="00D7716A">
          <w:rPr>
            <w:rFonts w:ascii="Times New Roman" w:eastAsia="Times New Roman" w:hAnsi="Times New Roman" w:cs="Times New Roman"/>
            <w:color w:val="000000" w:themeColor="text1"/>
          </w:rPr>
          <w:delText xml:space="preserve"> This class allows general manipulation of data for all forms of media.</w:delText>
        </w:r>
      </w:del>
    </w:p>
    <w:p w14:paraId="7906ED66" w14:textId="41607580" w:rsidR="00AF1D58" w:rsidRPr="00035CEB" w:rsidDel="00D7716A" w:rsidRDefault="66B40041">
      <w:pPr>
        <w:spacing w:after="0" w:line="240" w:lineRule="auto"/>
        <w:ind w:firstLine="720"/>
        <w:rPr>
          <w:del w:id="2162" w:author="Zachary Cappella" w:date="2023-10-23T15:57:00Z"/>
          <w:rFonts w:ascii="Times New Roman" w:hAnsi="Times New Roman" w:cs="Times New Roman"/>
          <w:rPrChange w:id="2163" w:author="Zachary Cappella" w:date="2023-10-23T16:02:00Z">
            <w:rPr>
              <w:del w:id="2164" w:author="Zachary Cappella" w:date="2023-10-23T15:57:00Z"/>
            </w:rPr>
          </w:rPrChange>
        </w:rPr>
        <w:pPrChange w:id="2165" w:author="Zachary Cappella" w:date="2023-10-23T15:58:00Z">
          <w:pPr>
            <w:spacing w:after="0" w:line="360" w:lineRule="auto"/>
          </w:pPr>
        </w:pPrChange>
      </w:pPr>
      <w:del w:id="2166" w:author="Zachary Cappella" w:date="2023-10-23T15:57:00Z">
        <w:r w:rsidRPr="00035CEB" w:rsidDel="00D7716A">
          <w:rPr>
            <w:rFonts w:ascii="Times New Roman" w:eastAsia="Times New Roman" w:hAnsi="Times New Roman" w:cs="Times New Roman"/>
            <w:b/>
            <w:bCs/>
            <w:color w:val="000000" w:themeColor="text1"/>
          </w:rPr>
          <w:delText>Class Inheritance: N/A</w:delText>
        </w:r>
      </w:del>
    </w:p>
    <w:p w14:paraId="7B7D2440" w14:textId="0E42F6CB" w:rsidR="00AF1D58" w:rsidRPr="00035CEB" w:rsidDel="00D7716A" w:rsidRDefault="66B40041">
      <w:pPr>
        <w:spacing w:after="0" w:line="240" w:lineRule="auto"/>
        <w:ind w:firstLine="720"/>
        <w:rPr>
          <w:del w:id="2167" w:author="Zachary Cappella" w:date="2023-10-23T15:57:00Z"/>
          <w:rFonts w:ascii="Times New Roman" w:hAnsi="Times New Roman" w:cs="Times New Roman"/>
          <w:rPrChange w:id="2168" w:author="Zachary Cappella" w:date="2023-10-23T16:02:00Z">
            <w:rPr>
              <w:del w:id="2169" w:author="Zachary Cappella" w:date="2023-10-23T15:57:00Z"/>
            </w:rPr>
          </w:rPrChange>
        </w:rPr>
        <w:pPrChange w:id="2170" w:author="Zachary Cappella" w:date="2023-10-23T15:58:00Z">
          <w:pPr>
            <w:spacing w:after="0" w:line="360" w:lineRule="auto"/>
          </w:pPr>
        </w:pPrChange>
      </w:pPr>
      <w:del w:id="2171" w:author="Zachary Cappella" w:date="2023-10-23T15:57:00Z">
        <w:r w:rsidRPr="00035CEB" w:rsidDel="00D7716A">
          <w:rPr>
            <w:rFonts w:ascii="Times New Roman" w:eastAsia="Times New Roman" w:hAnsi="Times New Roman" w:cs="Times New Roman"/>
            <w:b/>
            <w:bCs/>
            <w:color w:val="000000" w:themeColor="text1"/>
          </w:rPr>
          <w:delText xml:space="preserve">Class Attributes: </w:delText>
        </w:r>
        <w:r w:rsidRPr="00035CEB" w:rsidDel="00D7716A">
          <w:rPr>
            <w:rFonts w:ascii="Times New Roman" w:eastAsia="Times New Roman" w:hAnsi="Times New Roman" w:cs="Times New Roman"/>
            <w:color w:val="000000" w:themeColor="text1"/>
          </w:rPr>
          <w:delText xml:space="preserve"> </w:delText>
        </w:r>
      </w:del>
    </w:p>
    <w:p w14:paraId="5E141DE5" w14:textId="0EB2AC8D" w:rsidR="00AF1D58" w:rsidRPr="00035CEB" w:rsidDel="00D7716A" w:rsidRDefault="66B40041">
      <w:pPr>
        <w:spacing w:after="0" w:line="240" w:lineRule="auto"/>
        <w:ind w:firstLine="720"/>
        <w:rPr>
          <w:del w:id="2172" w:author="Zachary Cappella" w:date="2023-10-23T15:57:00Z"/>
          <w:rFonts w:ascii="Times New Roman" w:hAnsi="Times New Roman" w:cs="Times New Roman"/>
          <w:rPrChange w:id="2173" w:author="Zachary Cappella" w:date="2023-10-23T16:02:00Z">
            <w:rPr>
              <w:del w:id="2174" w:author="Zachary Cappella" w:date="2023-10-23T15:57:00Z"/>
            </w:rPr>
          </w:rPrChange>
        </w:rPr>
        <w:pPrChange w:id="2175" w:author="Zachary Cappella" w:date="2023-10-23T15:58:00Z">
          <w:pPr>
            <w:spacing w:after="0" w:line="360" w:lineRule="auto"/>
            <w:ind w:firstLine="720"/>
          </w:pPr>
        </w:pPrChange>
      </w:pPr>
      <w:del w:id="2176" w:author="Zachary Cappella" w:date="2023-10-23T15:57:00Z">
        <w:r w:rsidRPr="00035CEB" w:rsidDel="00D7716A">
          <w:rPr>
            <w:rFonts w:ascii="Times New Roman" w:eastAsia="Times New Roman" w:hAnsi="Times New Roman" w:cs="Times New Roman"/>
            <w:i/>
            <w:iCs/>
            <w:color w:val="000000" w:themeColor="text1"/>
          </w:rPr>
          <w:delText>String title</w:delText>
        </w:r>
      </w:del>
    </w:p>
    <w:p w14:paraId="507F6777" w14:textId="45455CA5" w:rsidR="00AF1D58" w:rsidRPr="00035CEB" w:rsidDel="00D7716A" w:rsidRDefault="66B40041">
      <w:pPr>
        <w:spacing w:after="0" w:line="240" w:lineRule="auto"/>
        <w:ind w:firstLine="720"/>
        <w:rPr>
          <w:del w:id="2177" w:author="Zachary Cappella" w:date="2023-10-23T15:57:00Z"/>
          <w:rFonts w:ascii="Times New Roman" w:hAnsi="Times New Roman" w:cs="Times New Roman"/>
          <w:rPrChange w:id="2178" w:author="Zachary Cappella" w:date="2023-10-23T16:02:00Z">
            <w:rPr>
              <w:del w:id="2179" w:author="Zachary Cappella" w:date="2023-10-23T15:57:00Z"/>
            </w:rPr>
          </w:rPrChange>
        </w:rPr>
        <w:pPrChange w:id="2180" w:author="Zachary Cappella" w:date="2023-10-23T15:58:00Z">
          <w:pPr>
            <w:spacing w:after="0" w:line="360" w:lineRule="auto"/>
            <w:ind w:firstLine="720"/>
          </w:pPr>
        </w:pPrChange>
      </w:pPr>
      <w:del w:id="2181" w:author="Zachary Cappella" w:date="2023-10-23T15:57:00Z">
        <w:r w:rsidRPr="00035CEB" w:rsidDel="00D7716A">
          <w:rPr>
            <w:rFonts w:ascii="Times New Roman" w:eastAsia="Times New Roman" w:hAnsi="Times New Roman" w:cs="Times New Roman"/>
            <w:i/>
            <w:iCs/>
            <w:color w:val="000000" w:themeColor="text1"/>
          </w:rPr>
          <w:delText>String description</w:delText>
        </w:r>
      </w:del>
    </w:p>
    <w:p w14:paraId="25FCB078" w14:textId="77777777" w:rsidR="00D7716A" w:rsidRPr="00035CEB" w:rsidRDefault="66B40041">
      <w:pPr>
        <w:spacing w:after="0" w:line="240" w:lineRule="auto"/>
        <w:ind w:firstLine="720"/>
        <w:rPr>
          <w:ins w:id="2182" w:author="Zachary Cappella" w:date="2023-10-23T15:57:00Z"/>
          <w:rFonts w:ascii="Times New Roman" w:eastAsia="Times New Roman" w:hAnsi="Times New Roman" w:cs="Times New Roman"/>
          <w:i/>
          <w:iCs/>
          <w:color w:val="000000" w:themeColor="text1"/>
        </w:rPr>
        <w:pPrChange w:id="2183" w:author="Zachary Cappella" w:date="2023-10-23T15:58:00Z">
          <w:pPr>
            <w:spacing w:after="0" w:line="360" w:lineRule="auto"/>
            <w:ind w:firstLine="720"/>
          </w:pPr>
        </w:pPrChange>
      </w:pPr>
      <w:del w:id="2184" w:author="Zachary Cappella" w:date="2023-10-23T15:57:00Z">
        <w:r w:rsidRPr="00035CEB" w:rsidDel="00D7716A">
          <w:rPr>
            <w:rFonts w:ascii="Times New Roman" w:eastAsia="Times New Roman" w:hAnsi="Times New Roman" w:cs="Times New Roman"/>
            <w:i/>
            <w:iCs/>
            <w:color w:val="000000" w:themeColor="text1"/>
          </w:rPr>
          <w:delText>List&lt;</w:delText>
        </w:r>
      </w:del>
    </w:p>
    <w:p w14:paraId="42953499" w14:textId="77777777" w:rsidR="00B74EF6" w:rsidRPr="00035CEB" w:rsidRDefault="00B74EF6">
      <w:pPr>
        <w:pStyle w:val="Heading2"/>
        <w:spacing w:line="240" w:lineRule="auto"/>
        <w:rPr>
          <w:ins w:id="2185" w:author="Zachary Cappella" w:date="2023-10-23T15:59:00Z"/>
          <w:rFonts w:ascii="Times New Roman" w:eastAsia="Times New Roman" w:hAnsi="Times New Roman" w:cs="Times New Roman"/>
          <w:b w:val="0"/>
        </w:rPr>
        <w:pPrChange w:id="2186" w:author="Zachary Cappella" w:date="2023-10-23T15:59:00Z">
          <w:pPr>
            <w:pStyle w:val="Heading2"/>
            <w:spacing w:line="360" w:lineRule="auto"/>
          </w:pPr>
        </w:pPrChange>
      </w:pPr>
      <w:bookmarkStart w:id="2187" w:name="_Toc149373359"/>
      <w:ins w:id="2188" w:author="Zachary Cappella" w:date="2023-10-23T15:59:00Z">
        <w:r w:rsidRPr="00035CEB">
          <w:rPr>
            <w:rFonts w:ascii="Times New Roman" w:eastAsia="Times New Roman" w:hAnsi="Times New Roman" w:cs="Times New Roman"/>
          </w:rPr>
          <w:t>5.4. Class: registrationScreen</w:t>
        </w:r>
        <w:bookmarkEnd w:id="2187"/>
      </w:ins>
    </w:p>
    <w:p w14:paraId="710FAEF1" w14:textId="77777777" w:rsidR="00B74EF6" w:rsidRPr="00035CEB" w:rsidRDefault="00B74EF6">
      <w:pPr>
        <w:spacing w:line="240" w:lineRule="auto"/>
        <w:rPr>
          <w:ins w:id="2189" w:author="Zachary Cappella" w:date="2023-10-23T15:59:00Z"/>
          <w:rFonts w:ascii="Times New Roman" w:eastAsia="Times New Roman" w:hAnsi="Times New Roman" w:cs="Times New Roman"/>
          <w:i/>
        </w:rPr>
        <w:pPrChange w:id="2190" w:author="Zachary Cappella" w:date="2023-10-23T15:59:00Z">
          <w:pPr>
            <w:spacing w:line="360" w:lineRule="auto"/>
          </w:pPr>
        </w:pPrChange>
      </w:pPr>
      <w:ins w:id="2191" w:author="Zachary Cappella" w:date="2023-10-23T15:59:00Z">
        <w:r w:rsidRPr="00035CEB">
          <w:rPr>
            <w:rFonts w:ascii="Times New Roman" w:eastAsia="Times New Roman" w:hAnsi="Times New Roman" w:cs="Times New Roman"/>
            <w:b/>
          </w:rPr>
          <w:t>Class Description:</w:t>
        </w:r>
        <w:r w:rsidRPr="00035CEB">
          <w:rPr>
            <w:rFonts w:ascii="Times New Roman" w:eastAsia="Times New Roman" w:hAnsi="Times New Roman" w:cs="Times New Roman"/>
          </w:rPr>
          <w:t xml:space="preserve"> This class allows the user to register their account.</w:t>
        </w:r>
      </w:ins>
    </w:p>
    <w:p w14:paraId="01B739D5" w14:textId="77777777" w:rsidR="00B74EF6" w:rsidRPr="00035CEB" w:rsidRDefault="00B74EF6">
      <w:pPr>
        <w:spacing w:line="240" w:lineRule="auto"/>
        <w:rPr>
          <w:ins w:id="2192" w:author="Zachary Cappella" w:date="2023-10-23T15:59:00Z"/>
          <w:rFonts w:ascii="Times New Roman" w:eastAsia="Times New Roman" w:hAnsi="Times New Roman" w:cs="Times New Roman"/>
          <w:b/>
          <w:i/>
        </w:rPr>
        <w:pPrChange w:id="2193" w:author="Zachary Cappella" w:date="2023-10-23T15:59:00Z">
          <w:pPr>
            <w:spacing w:line="360" w:lineRule="auto"/>
          </w:pPr>
        </w:pPrChange>
      </w:pPr>
      <w:ins w:id="2194" w:author="Zachary Cappella" w:date="2023-10-23T15:59:00Z">
        <w:r w:rsidRPr="00035CEB">
          <w:rPr>
            <w:rFonts w:ascii="Times New Roman" w:eastAsia="Times New Roman" w:hAnsi="Times New Roman" w:cs="Times New Roman"/>
            <w:b/>
          </w:rPr>
          <w:t>Class Inheritance:</w:t>
        </w:r>
        <w:r w:rsidRPr="00035CEB">
          <w:rPr>
            <w:rFonts w:ascii="Times New Roman" w:eastAsia="Times New Roman" w:hAnsi="Times New Roman" w:cs="Times New Roman"/>
            <w:i/>
          </w:rPr>
          <w:t xml:space="preserve"> This class inherits from the StatefulWidget class</w:t>
        </w:r>
      </w:ins>
    </w:p>
    <w:p w14:paraId="6D32519B" w14:textId="77777777" w:rsidR="00B74EF6" w:rsidRPr="00035CEB" w:rsidRDefault="00B74EF6">
      <w:pPr>
        <w:spacing w:line="240" w:lineRule="auto"/>
        <w:rPr>
          <w:ins w:id="2195" w:author="Zachary Cappella" w:date="2023-10-23T15:59:00Z"/>
          <w:rFonts w:ascii="Times New Roman" w:eastAsia="Times New Roman" w:hAnsi="Times New Roman" w:cs="Times New Roman"/>
        </w:rPr>
        <w:pPrChange w:id="2196" w:author="Zachary Cappella" w:date="2023-10-23T15:59:00Z">
          <w:pPr>
            <w:spacing w:line="360" w:lineRule="auto"/>
          </w:pPr>
        </w:pPrChange>
      </w:pPr>
      <w:ins w:id="2197" w:author="Zachary Cappella" w:date="2023-10-23T15:59:00Z">
        <w:r w:rsidRPr="00035CEB">
          <w:rPr>
            <w:rFonts w:ascii="Times New Roman" w:eastAsia="Times New Roman" w:hAnsi="Times New Roman" w:cs="Times New Roman"/>
            <w:b/>
          </w:rPr>
          <w:t>Class Attributes: </w:t>
        </w:r>
        <w:r w:rsidRPr="00035CEB">
          <w:rPr>
            <w:rFonts w:ascii="Times New Roman" w:eastAsia="Times New Roman" w:hAnsi="Times New Roman" w:cs="Times New Roman"/>
          </w:rPr>
          <w:t xml:space="preserve"> </w:t>
        </w:r>
      </w:ins>
    </w:p>
    <w:p w14:paraId="3E718E1D" w14:textId="77777777" w:rsidR="00B74EF6" w:rsidRPr="00035CEB" w:rsidRDefault="00B74EF6">
      <w:pPr>
        <w:spacing w:line="240" w:lineRule="auto"/>
        <w:ind w:firstLine="720"/>
        <w:rPr>
          <w:ins w:id="2198" w:author="Zachary Cappella" w:date="2023-10-23T15:59:00Z"/>
          <w:rFonts w:ascii="Times New Roman" w:eastAsia="Times New Roman" w:hAnsi="Times New Roman" w:cs="Times New Roman"/>
          <w:i/>
        </w:rPr>
        <w:pPrChange w:id="2199" w:author="Zachary Cappella" w:date="2023-10-23T15:59:00Z">
          <w:pPr>
            <w:spacing w:line="360" w:lineRule="auto"/>
            <w:ind w:firstLine="720"/>
          </w:pPr>
        </w:pPrChange>
      </w:pPr>
      <w:ins w:id="2200" w:author="Zachary Cappella" w:date="2023-10-23T15:59:00Z">
        <w:r w:rsidRPr="00035CEB">
          <w:rPr>
            <w:rFonts w:ascii="Times New Roman" w:eastAsia="Times New Roman" w:hAnsi="Times New Roman" w:cs="Times New Roman"/>
            <w:i/>
          </w:rPr>
          <w:t xml:space="preserve">  final GlobalKey&lt;FormState&gt; _formKey</w:t>
        </w:r>
      </w:ins>
    </w:p>
    <w:p w14:paraId="2565C108" w14:textId="77777777" w:rsidR="00B74EF6" w:rsidRPr="00035CEB" w:rsidRDefault="00B74EF6">
      <w:pPr>
        <w:spacing w:line="240" w:lineRule="auto"/>
        <w:ind w:firstLine="720"/>
        <w:rPr>
          <w:ins w:id="2201" w:author="Zachary Cappella" w:date="2023-10-23T15:59:00Z"/>
          <w:rFonts w:ascii="Times New Roman" w:eastAsia="Times New Roman" w:hAnsi="Times New Roman" w:cs="Times New Roman"/>
          <w:i/>
        </w:rPr>
        <w:pPrChange w:id="2202" w:author="Zachary Cappella" w:date="2023-10-23T15:59:00Z">
          <w:pPr>
            <w:spacing w:line="360" w:lineRule="auto"/>
            <w:ind w:firstLine="720"/>
          </w:pPr>
        </w:pPrChange>
      </w:pPr>
      <w:ins w:id="2203" w:author="Zachary Cappella" w:date="2023-10-23T15:59:00Z">
        <w:r w:rsidRPr="00035CEB">
          <w:rPr>
            <w:rFonts w:ascii="Times New Roman" w:eastAsia="Times New Roman" w:hAnsi="Times New Roman" w:cs="Times New Roman"/>
            <w:i/>
          </w:rPr>
          <w:t xml:space="preserve">  TextEditingController _firstNameController</w:t>
        </w:r>
      </w:ins>
    </w:p>
    <w:p w14:paraId="4BAB2938" w14:textId="77777777" w:rsidR="00B74EF6" w:rsidRPr="00035CEB" w:rsidRDefault="00B74EF6">
      <w:pPr>
        <w:spacing w:line="240" w:lineRule="auto"/>
        <w:ind w:firstLine="720"/>
        <w:rPr>
          <w:ins w:id="2204" w:author="Zachary Cappella" w:date="2023-10-23T15:59:00Z"/>
          <w:rFonts w:ascii="Times New Roman" w:eastAsia="Times New Roman" w:hAnsi="Times New Roman" w:cs="Times New Roman"/>
          <w:i/>
        </w:rPr>
        <w:pPrChange w:id="2205" w:author="Zachary Cappella" w:date="2023-10-23T15:59:00Z">
          <w:pPr>
            <w:spacing w:line="360" w:lineRule="auto"/>
            <w:ind w:firstLine="720"/>
          </w:pPr>
        </w:pPrChange>
      </w:pPr>
      <w:ins w:id="2206" w:author="Zachary Cappella" w:date="2023-10-23T15:59:00Z">
        <w:r w:rsidRPr="00035CEB">
          <w:rPr>
            <w:rFonts w:ascii="Times New Roman" w:eastAsia="Times New Roman" w:hAnsi="Times New Roman" w:cs="Times New Roman"/>
            <w:i/>
          </w:rPr>
          <w:t xml:space="preserve">  TextEditingController _lastNameController</w:t>
        </w:r>
      </w:ins>
    </w:p>
    <w:p w14:paraId="005936F8" w14:textId="77777777" w:rsidR="00B74EF6" w:rsidRPr="00035CEB" w:rsidRDefault="00B74EF6">
      <w:pPr>
        <w:spacing w:line="240" w:lineRule="auto"/>
        <w:ind w:firstLine="720"/>
        <w:rPr>
          <w:ins w:id="2207" w:author="Zachary Cappella" w:date="2023-10-23T15:59:00Z"/>
          <w:rFonts w:ascii="Times New Roman" w:eastAsia="Times New Roman" w:hAnsi="Times New Roman" w:cs="Times New Roman"/>
          <w:i/>
        </w:rPr>
        <w:pPrChange w:id="2208" w:author="Zachary Cappella" w:date="2023-10-23T15:59:00Z">
          <w:pPr>
            <w:spacing w:line="360" w:lineRule="auto"/>
            <w:ind w:firstLine="720"/>
          </w:pPr>
        </w:pPrChange>
      </w:pPr>
      <w:ins w:id="2209" w:author="Zachary Cappella" w:date="2023-10-23T15:59:00Z">
        <w:r w:rsidRPr="00035CEB">
          <w:rPr>
            <w:rFonts w:ascii="Times New Roman" w:eastAsia="Times New Roman" w:hAnsi="Times New Roman" w:cs="Times New Roman"/>
            <w:i/>
          </w:rPr>
          <w:t xml:space="preserve">  TextEditingController _emailController</w:t>
        </w:r>
      </w:ins>
    </w:p>
    <w:p w14:paraId="799E719A" w14:textId="77777777" w:rsidR="00B74EF6" w:rsidRPr="00035CEB" w:rsidRDefault="00B74EF6">
      <w:pPr>
        <w:spacing w:line="240" w:lineRule="auto"/>
        <w:ind w:firstLine="720"/>
        <w:rPr>
          <w:ins w:id="2210" w:author="Zachary Cappella" w:date="2023-10-23T15:59:00Z"/>
          <w:rFonts w:ascii="Times New Roman" w:eastAsia="Times New Roman" w:hAnsi="Times New Roman" w:cs="Times New Roman"/>
          <w:i/>
        </w:rPr>
        <w:pPrChange w:id="2211" w:author="Zachary Cappella" w:date="2023-10-23T15:59:00Z">
          <w:pPr>
            <w:spacing w:line="360" w:lineRule="auto"/>
            <w:ind w:firstLine="720"/>
          </w:pPr>
        </w:pPrChange>
      </w:pPr>
      <w:ins w:id="2212" w:author="Zachary Cappella" w:date="2023-10-23T15:59:00Z">
        <w:r w:rsidRPr="00035CEB">
          <w:rPr>
            <w:rFonts w:ascii="Times New Roman" w:eastAsia="Times New Roman" w:hAnsi="Times New Roman" w:cs="Times New Roman"/>
            <w:i/>
          </w:rPr>
          <w:t xml:space="preserve">  bool _useFaceID</w:t>
        </w:r>
      </w:ins>
    </w:p>
    <w:p w14:paraId="4E7912EA" w14:textId="77777777" w:rsidR="00B74EF6" w:rsidRPr="00035CEB" w:rsidRDefault="00B74EF6">
      <w:pPr>
        <w:spacing w:line="240" w:lineRule="auto"/>
        <w:ind w:firstLine="720"/>
        <w:rPr>
          <w:ins w:id="2213" w:author="Zachary Cappella" w:date="2023-10-23T15:59:00Z"/>
          <w:rFonts w:ascii="Times New Roman" w:eastAsia="Times New Roman" w:hAnsi="Times New Roman" w:cs="Times New Roman"/>
          <w:i/>
        </w:rPr>
        <w:pPrChange w:id="2214" w:author="Zachary Cappella" w:date="2023-10-23T15:59:00Z">
          <w:pPr>
            <w:spacing w:line="360" w:lineRule="auto"/>
            <w:ind w:firstLine="720"/>
          </w:pPr>
        </w:pPrChange>
      </w:pPr>
      <w:ins w:id="2215" w:author="Zachary Cappella" w:date="2023-10-23T15:59:00Z">
        <w:r w:rsidRPr="00035CEB">
          <w:rPr>
            <w:rFonts w:ascii="Times New Roman" w:eastAsia="Times New Roman" w:hAnsi="Times New Roman" w:cs="Times New Roman"/>
            <w:i/>
          </w:rPr>
          <w:t xml:space="preserve">  bool _isButtonActive</w:t>
        </w:r>
      </w:ins>
    </w:p>
    <w:p w14:paraId="15D7675D" w14:textId="77777777" w:rsidR="00B74EF6" w:rsidRPr="00035CEB" w:rsidRDefault="00B74EF6">
      <w:pPr>
        <w:spacing w:line="240" w:lineRule="auto"/>
        <w:rPr>
          <w:ins w:id="2216" w:author="Zachary Cappella" w:date="2023-10-23T15:59:00Z"/>
          <w:rFonts w:ascii="Times New Roman" w:eastAsia="Times New Roman" w:hAnsi="Times New Roman" w:cs="Times New Roman"/>
        </w:rPr>
        <w:pPrChange w:id="2217" w:author="Zachary Cappella" w:date="2023-10-23T15:59:00Z">
          <w:pPr>
            <w:spacing w:line="360" w:lineRule="auto"/>
          </w:pPr>
        </w:pPrChange>
      </w:pPr>
      <w:ins w:id="2218" w:author="Zachary Cappella" w:date="2023-10-23T15:59:00Z">
        <w:r w:rsidRPr="00035CEB">
          <w:rPr>
            <w:rFonts w:ascii="Times New Roman" w:eastAsia="Times New Roman" w:hAnsi="Times New Roman" w:cs="Times New Roman"/>
            <w:b/>
          </w:rPr>
          <w:t>Exceptions Thrown:  </w:t>
        </w:r>
        <w:r w:rsidRPr="00035CEB">
          <w:rPr>
            <w:rFonts w:ascii="Times New Roman" w:eastAsia="Times New Roman" w:hAnsi="Times New Roman" w:cs="Times New Roman"/>
          </w:rPr>
          <w:t xml:space="preserve"> </w:t>
        </w:r>
      </w:ins>
    </w:p>
    <w:p w14:paraId="03A511C9" w14:textId="77777777" w:rsidR="00B74EF6" w:rsidRPr="00035CEB" w:rsidRDefault="00B74EF6">
      <w:pPr>
        <w:spacing w:line="240" w:lineRule="auto"/>
        <w:ind w:firstLine="720"/>
        <w:rPr>
          <w:ins w:id="2219" w:author="Zachary Cappella" w:date="2023-10-23T15:59:00Z"/>
          <w:rFonts w:ascii="Times New Roman" w:eastAsia="Times New Roman" w:hAnsi="Times New Roman" w:cs="Times New Roman"/>
        </w:rPr>
        <w:pPrChange w:id="2220" w:author="Zachary Cappella" w:date="2023-10-23T15:59:00Z">
          <w:pPr>
            <w:spacing w:line="360" w:lineRule="auto"/>
            <w:ind w:firstLine="720"/>
          </w:pPr>
        </w:pPrChange>
      </w:pPr>
      <w:ins w:id="2221" w:author="Zachary Cappella" w:date="2023-10-23T15:59:00Z">
        <w:r w:rsidRPr="00035CEB">
          <w:rPr>
            <w:rFonts w:ascii="Times New Roman" w:eastAsia="Times New Roman" w:hAnsi="Times New Roman" w:cs="Times New Roman"/>
          </w:rPr>
          <w:t>N/A</w:t>
        </w:r>
        <w:r w:rsidRPr="00035CEB">
          <w:rPr>
            <w:rFonts w:ascii="Times New Roman" w:eastAsia="Times New Roman" w:hAnsi="Times New Roman" w:cs="Times New Roman"/>
          </w:rPr>
          <w:tab/>
        </w:r>
      </w:ins>
    </w:p>
    <w:p w14:paraId="6EA80BEE" w14:textId="77777777" w:rsidR="00B74EF6" w:rsidRPr="00035CEB" w:rsidRDefault="00B74EF6">
      <w:pPr>
        <w:spacing w:line="240" w:lineRule="auto"/>
        <w:rPr>
          <w:ins w:id="2222" w:author="Zachary Cappella" w:date="2023-10-23T15:59:00Z"/>
          <w:rFonts w:ascii="Times New Roman" w:eastAsia="Times New Roman" w:hAnsi="Times New Roman" w:cs="Times New Roman"/>
        </w:rPr>
        <w:pPrChange w:id="2223" w:author="Zachary Cappella" w:date="2023-10-23T15:59:00Z">
          <w:pPr>
            <w:spacing w:line="360" w:lineRule="auto"/>
          </w:pPr>
        </w:pPrChange>
      </w:pPr>
      <w:ins w:id="2224" w:author="Zachary Cappella" w:date="2023-10-23T15:59:00Z">
        <w:r w:rsidRPr="00035CEB">
          <w:rPr>
            <w:rFonts w:ascii="Times New Roman" w:eastAsia="Times New Roman" w:hAnsi="Times New Roman" w:cs="Times New Roman"/>
            <w:b/>
          </w:rPr>
          <w:t>Class Constructors: </w:t>
        </w:r>
        <w:r w:rsidRPr="00035CEB">
          <w:rPr>
            <w:rFonts w:ascii="Times New Roman" w:eastAsia="Times New Roman" w:hAnsi="Times New Roman" w:cs="Times New Roman"/>
          </w:rPr>
          <w:t xml:space="preserve"> </w:t>
        </w:r>
      </w:ins>
    </w:p>
    <w:p w14:paraId="3FDEA757" w14:textId="77777777" w:rsidR="00B74EF6" w:rsidRPr="00035CEB" w:rsidRDefault="00B74EF6">
      <w:pPr>
        <w:spacing w:line="240" w:lineRule="auto"/>
        <w:ind w:firstLine="720"/>
        <w:rPr>
          <w:ins w:id="2225" w:author="Zachary Cappella" w:date="2023-10-23T15:59:00Z"/>
          <w:rFonts w:ascii="Times New Roman" w:eastAsia="Times New Roman" w:hAnsi="Times New Roman" w:cs="Times New Roman"/>
        </w:rPr>
        <w:pPrChange w:id="2226" w:author="Zachary Cappella" w:date="2023-10-23T15:59:00Z">
          <w:pPr>
            <w:spacing w:line="360" w:lineRule="auto"/>
            <w:ind w:firstLine="720"/>
          </w:pPr>
        </w:pPrChange>
      </w:pPr>
      <w:ins w:id="2227" w:author="Zachary Cappella" w:date="2023-10-23T15:59:00Z">
        <w:r w:rsidRPr="00035CEB">
          <w:rPr>
            <w:rFonts w:ascii="Times New Roman" w:eastAsia="Times New Roman" w:hAnsi="Times New Roman" w:cs="Times New Roman"/>
          </w:rPr>
          <w:t>N/A</w:t>
        </w:r>
      </w:ins>
    </w:p>
    <w:p w14:paraId="5BC69470" w14:textId="77777777" w:rsidR="00B74EF6" w:rsidRPr="00035CEB" w:rsidRDefault="00B74EF6">
      <w:pPr>
        <w:spacing w:line="240" w:lineRule="auto"/>
        <w:rPr>
          <w:ins w:id="2228" w:author="Zachary Cappella" w:date="2023-10-23T15:59:00Z"/>
          <w:rFonts w:ascii="Times New Roman" w:eastAsia="Times New Roman" w:hAnsi="Times New Roman" w:cs="Times New Roman"/>
        </w:rPr>
        <w:pPrChange w:id="2229" w:author="Zachary Cappella" w:date="2023-10-23T15:59:00Z">
          <w:pPr>
            <w:spacing w:line="360" w:lineRule="auto"/>
          </w:pPr>
        </w:pPrChange>
      </w:pPr>
      <w:ins w:id="2230" w:author="Zachary Cappella" w:date="2023-10-23T15:59:00Z">
        <w:r w:rsidRPr="00035CEB">
          <w:rPr>
            <w:rFonts w:ascii="Times New Roman" w:eastAsia="Times New Roman" w:hAnsi="Times New Roman" w:cs="Times New Roman"/>
            <w:b/>
          </w:rPr>
          <w:t>Class Methods: </w:t>
        </w:r>
        <w:r w:rsidRPr="00035CEB">
          <w:rPr>
            <w:rFonts w:ascii="Times New Roman" w:eastAsia="Times New Roman" w:hAnsi="Times New Roman" w:cs="Times New Roman"/>
          </w:rPr>
          <w:t xml:space="preserve"> </w:t>
        </w:r>
      </w:ins>
    </w:p>
    <w:p w14:paraId="6C3972BD" w14:textId="77777777" w:rsidR="00B74EF6" w:rsidRPr="00035CEB" w:rsidRDefault="00B74EF6">
      <w:pPr>
        <w:spacing w:line="240" w:lineRule="auto"/>
        <w:ind w:firstLine="720"/>
        <w:rPr>
          <w:ins w:id="2231" w:author="Zachary Cappella" w:date="2023-10-23T15:59:00Z"/>
          <w:rFonts w:ascii="Times New Roman" w:eastAsia="Times New Roman" w:hAnsi="Times New Roman" w:cs="Times New Roman"/>
          <w:i/>
        </w:rPr>
        <w:pPrChange w:id="2232" w:author="Zachary Cappella" w:date="2023-10-23T16:01:00Z">
          <w:pPr>
            <w:spacing w:line="360" w:lineRule="auto"/>
          </w:pPr>
        </w:pPrChange>
      </w:pPr>
      <w:ins w:id="2233" w:author="Zachary Cappella" w:date="2023-10-23T15:59:00Z">
        <w:r w:rsidRPr="00035CEB">
          <w:rPr>
            <w:rFonts w:ascii="Times New Roman" w:eastAsia="Times New Roman" w:hAnsi="Times New Roman" w:cs="Times New Roman"/>
            <w:i/>
          </w:rPr>
          <w:t>Future&lt;String&gt; get _localPath</w:t>
        </w:r>
      </w:ins>
    </w:p>
    <w:p w14:paraId="72F3A5A2" w14:textId="77777777" w:rsidR="00B74EF6" w:rsidRPr="00035CEB" w:rsidRDefault="00B74EF6">
      <w:pPr>
        <w:spacing w:line="240" w:lineRule="auto"/>
        <w:ind w:firstLine="720"/>
        <w:rPr>
          <w:ins w:id="2234" w:author="Zachary Cappella" w:date="2023-10-23T15:59:00Z"/>
          <w:rFonts w:ascii="Times New Roman" w:eastAsia="Times New Roman" w:hAnsi="Times New Roman" w:cs="Times New Roman"/>
          <w:i/>
        </w:rPr>
        <w:pPrChange w:id="2235" w:author="Zachary Cappella" w:date="2023-10-23T16:01:00Z">
          <w:pPr>
            <w:spacing w:line="360" w:lineRule="auto"/>
          </w:pPr>
        </w:pPrChange>
      </w:pPr>
      <w:ins w:id="2236" w:author="Zachary Cappella" w:date="2023-10-23T15:59:00Z">
        <w:r w:rsidRPr="00035CEB">
          <w:rPr>
            <w:rFonts w:ascii="Times New Roman" w:eastAsia="Times New Roman" w:hAnsi="Times New Roman" w:cs="Times New Roman"/>
            <w:i/>
          </w:rPr>
          <w:t>Future&lt;File&gt; get _localFile</w:t>
        </w:r>
      </w:ins>
    </w:p>
    <w:p w14:paraId="08262420" w14:textId="77777777" w:rsidR="00B74EF6" w:rsidRPr="00035CEB" w:rsidRDefault="00B74EF6">
      <w:pPr>
        <w:spacing w:line="240" w:lineRule="auto"/>
        <w:ind w:firstLine="720"/>
        <w:rPr>
          <w:ins w:id="2237" w:author="Zachary Cappella" w:date="2023-10-23T15:59:00Z"/>
          <w:rFonts w:ascii="Times New Roman" w:eastAsia="Times New Roman" w:hAnsi="Times New Roman" w:cs="Times New Roman"/>
          <w:i/>
        </w:rPr>
        <w:pPrChange w:id="2238" w:author="Zachary Cappella" w:date="2023-10-23T16:01:00Z">
          <w:pPr>
            <w:spacing w:line="360" w:lineRule="auto"/>
          </w:pPr>
        </w:pPrChange>
      </w:pPr>
      <w:ins w:id="2239" w:author="Zachary Cappella" w:date="2023-10-23T15:59:00Z">
        <w:r w:rsidRPr="00035CEB">
          <w:rPr>
            <w:rFonts w:ascii="Times New Roman" w:eastAsia="Times New Roman" w:hAnsi="Times New Roman" w:cs="Times New Roman"/>
            <w:i/>
          </w:rPr>
          <w:t>Future&lt;File&gt; writeUserData(String data)</w:t>
        </w:r>
      </w:ins>
    </w:p>
    <w:p w14:paraId="3A44A53C" w14:textId="204E7CE9" w:rsidR="00B74EF6" w:rsidRPr="00035CEB" w:rsidRDefault="00B74EF6">
      <w:pPr>
        <w:spacing w:line="240" w:lineRule="auto"/>
        <w:ind w:firstLine="720"/>
        <w:rPr>
          <w:ins w:id="2240" w:author="Zachary Cappella" w:date="2023-10-23T15:59:00Z"/>
          <w:rFonts w:ascii="Times New Roman" w:eastAsia="Times New Roman" w:hAnsi="Times New Roman" w:cs="Times New Roman"/>
          <w:i/>
        </w:rPr>
        <w:pPrChange w:id="2241" w:author="Zachary Cappella" w:date="2023-10-23T16:01:00Z">
          <w:pPr>
            <w:spacing w:line="360" w:lineRule="auto"/>
          </w:pPr>
        </w:pPrChange>
      </w:pPr>
      <w:ins w:id="2242" w:author="Zachary Cappella" w:date="2023-10-23T15:59:00Z">
        <w:r w:rsidRPr="00035CEB">
          <w:rPr>
            <w:rFonts w:ascii="Times New Roman" w:eastAsia="Times New Roman" w:hAnsi="Times New Roman" w:cs="Times New Roman"/>
            <w:i/>
          </w:rPr>
          <w:t>Widget build(BuildContext context)</w:t>
        </w:r>
        <w:r w:rsidR="00357DA0" w:rsidRPr="00035CEB">
          <w:rPr>
            <w:rFonts w:ascii="Times New Roman" w:eastAsia="Times New Roman" w:hAnsi="Times New Roman" w:cs="Times New Roman"/>
            <w:i/>
          </w:rPr>
          <w:br/>
        </w:r>
      </w:ins>
    </w:p>
    <w:p w14:paraId="3AB8AA07" w14:textId="77777777" w:rsidR="00357DA0" w:rsidRPr="00035CEB" w:rsidRDefault="00357DA0">
      <w:pPr>
        <w:pStyle w:val="Heading2"/>
        <w:spacing w:line="240" w:lineRule="auto"/>
        <w:rPr>
          <w:ins w:id="2243" w:author="Zachary Cappella" w:date="2023-10-23T15:59:00Z"/>
          <w:rFonts w:ascii="Times New Roman" w:eastAsia="Times New Roman" w:hAnsi="Times New Roman" w:cs="Times New Roman"/>
          <w:b w:val="0"/>
        </w:rPr>
        <w:pPrChange w:id="2244" w:author="Zachary Cappella" w:date="2023-10-23T15:59:00Z">
          <w:pPr>
            <w:pStyle w:val="Heading2"/>
            <w:spacing w:line="360" w:lineRule="auto"/>
          </w:pPr>
        </w:pPrChange>
      </w:pPr>
      <w:bookmarkStart w:id="2245" w:name="_Toc149373360"/>
      <w:ins w:id="2246" w:author="Zachary Cappella" w:date="2023-10-23T15:59:00Z">
        <w:r w:rsidRPr="00035CEB">
          <w:rPr>
            <w:rFonts w:ascii="Times New Roman" w:eastAsia="Times New Roman" w:hAnsi="Times New Roman" w:cs="Times New Roman"/>
          </w:rPr>
          <w:t>5.5. Class: loginScreen</w:t>
        </w:r>
        <w:bookmarkEnd w:id="2245"/>
      </w:ins>
    </w:p>
    <w:p w14:paraId="595F9978" w14:textId="77777777" w:rsidR="00357DA0" w:rsidRPr="00035CEB" w:rsidRDefault="00357DA0">
      <w:pPr>
        <w:spacing w:line="240" w:lineRule="auto"/>
        <w:rPr>
          <w:ins w:id="2247" w:author="Zachary Cappella" w:date="2023-10-23T15:59:00Z"/>
          <w:rFonts w:ascii="Times New Roman" w:eastAsia="Times New Roman" w:hAnsi="Times New Roman" w:cs="Times New Roman"/>
          <w:i/>
        </w:rPr>
        <w:pPrChange w:id="2248" w:author="Zachary Cappella" w:date="2023-10-23T15:59:00Z">
          <w:pPr>
            <w:spacing w:line="360" w:lineRule="auto"/>
          </w:pPr>
        </w:pPrChange>
      </w:pPr>
      <w:ins w:id="2249" w:author="Zachary Cappella" w:date="2023-10-23T15:59:00Z">
        <w:r w:rsidRPr="00035CEB">
          <w:rPr>
            <w:rFonts w:ascii="Times New Roman" w:eastAsia="Times New Roman" w:hAnsi="Times New Roman" w:cs="Times New Roman"/>
            <w:b/>
          </w:rPr>
          <w:t>Class Description:</w:t>
        </w:r>
        <w:r w:rsidRPr="00035CEB">
          <w:rPr>
            <w:rFonts w:ascii="Times New Roman" w:eastAsia="Times New Roman" w:hAnsi="Times New Roman" w:cs="Times New Roman"/>
          </w:rPr>
          <w:t xml:space="preserve"> </w:t>
        </w:r>
        <w:r w:rsidRPr="00035CEB">
          <w:rPr>
            <w:rFonts w:ascii="Times New Roman" w:eastAsia="Times New Roman" w:hAnsi="Times New Roman" w:cs="Times New Roman"/>
            <w:i/>
          </w:rPr>
          <w:t xml:space="preserve">This class will allow the manipulation of media data within the application. </w:t>
        </w:r>
      </w:ins>
    </w:p>
    <w:p w14:paraId="438F8302" w14:textId="77777777" w:rsidR="00357DA0" w:rsidRPr="00035CEB" w:rsidRDefault="00357DA0">
      <w:pPr>
        <w:spacing w:line="240" w:lineRule="auto"/>
        <w:rPr>
          <w:ins w:id="2250" w:author="Zachary Cappella" w:date="2023-10-23T15:59:00Z"/>
          <w:rFonts w:ascii="Times New Roman" w:eastAsia="Times New Roman" w:hAnsi="Times New Roman" w:cs="Times New Roman"/>
          <w:b/>
          <w:i/>
        </w:rPr>
        <w:pPrChange w:id="2251" w:author="Zachary Cappella" w:date="2023-10-23T15:59:00Z">
          <w:pPr>
            <w:spacing w:line="360" w:lineRule="auto"/>
          </w:pPr>
        </w:pPrChange>
      </w:pPr>
      <w:ins w:id="2252" w:author="Zachary Cappella" w:date="2023-10-23T15:59:00Z">
        <w:r w:rsidRPr="00035CEB">
          <w:rPr>
            <w:rFonts w:ascii="Times New Roman" w:eastAsia="Times New Roman" w:hAnsi="Times New Roman" w:cs="Times New Roman"/>
            <w:b/>
          </w:rPr>
          <w:t>Class Inheritance:</w:t>
        </w:r>
        <w:r w:rsidRPr="00035CEB">
          <w:rPr>
            <w:rFonts w:ascii="Times New Roman" w:eastAsia="Times New Roman" w:hAnsi="Times New Roman" w:cs="Times New Roman"/>
            <w:i/>
          </w:rPr>
          <w:t xml:space="preserve"> This class inherits from the StatefulWidget class.</w:t>
        </w:r>
      </w:ins>
    </w:p>
    <w:p w14:paraId="73A1CB93" w14:textId="77777777" w:rsidR="00357DA0" w:rsidRPr="00035CEB" w:rsidRDefault="00357DA0">
      <w:pPr>
        <w:spacing w:line="240" w:lineRule="auto"/>
        <w:rPr>
          <w:ins w:id="2253" w:author="Zachary Cappella" w:date="2023-10-23T15:59:00Z"/>
          <w:rFonts w:ascii="Times New Roman" w:eastAsia="Times New Roman" w:hAnsi="Times New Roman" w:cs="Times New Roman"/>
        </w:rPr>
        <w:pPrChange w:id="2254" w:author="Zachary Cappella" w:date="2023-10-23T15:59:00Z">
          <w:pPr>
            <w:spacing w:line="360" w:lineRule="auto"/>
          </w:pPr>
        </w:pPrChange>
      </w:pPr>
      <w:ins w:id="2255" w:author="Zachary Cappella" w:date="2023-10-23T15:59:00Z">
        <w:r w:rsidRPr="00035CEB">
          <w:rPr>
            <w:rFonts w:ascii="Times New Roman" w:eastAsia="Times New Roman" w:hAnsi="Times New Roman" w:cs="Times New Roman"/>
            <w:b/>
          </w:rPr>
          <w:t>Class Attributes: </w:t>
        </w:r>
        <w:r w:rsidRPr="00035CEB">
          <w:rPr>
            <w:rFonts w:ascii="Times New Roman" w:eastAsia="Times New Roman" w:hAnsi="Times New Roman" w:cs="Times New Roman"/>
          </w:rPr>
          <w:t xml:space="preserve"> </w:t>
        </w:r>
      </w:ins>
    </w:p>
    <w:p w14:paraId="210BBD2A" w14:textId="77777777" w:rsidR="00357DA0" w:rsidRPr="00035CEB" w:rsidRDefault="00357DA0">
      <w:pPr>
        <w:spacing w:line="240" w:lineRule="auto"/>
        <w:ind w:firstLine="720"/>
        <w:rPr>
          <w:ins w:id="2256" w:author="Zachary Cappella" w:date="2023-10-23T15:59:00Z"/>
          <w:rFonts w:ascii="Times New Roman" w:eastAsia="Times New Roman" w:hAnsi="Times New Roman" w:cs="Times New Roman"/>
          <w:i/>
        </w:rPr>
        <w:pPrChange w:id="2257" w:author="Zachary Cappella" w:date="2023-10-23T15:59:00Z">
          <w:pPr>
            <w:spacing w:line="360" w:lineRule="auto"/>
            <w:ind w:firstLine="720"/>
          </w:pPr>
        </w:pPrChange>
      </w:pPr>
      <w:ins w:id="2258" w:author="Zachary Cappella" w:date="2023-10-23T15:59:00Z">
        <w:r w:rsidRPr="00035CEB">
          <w:rPr>
            <w:rFonts w:ascii="Times New Roman" w:eastAsia="Times New Roman" w:hAnsi="Times New Roman" w:cs="Times New Roman"/>
            <w:i/>
          </w:rPr>
          <w:lastRenderedPageBreak/>
          <w:t>final LocalAuthentication _localAuth</w:t>
        </w:r>
      </w:ins>
    </w:p>
    <w:p w14:paraId="5A64CA59" w14:textId="77777777" w:rsidR="00357DA0" w:rsidRPr="00035CEB" w:rsidRDefault="00357DA0">
      <w:pPr>
        <w:spacing w:line="240" w:lineRule="auto"/>
        <w:rPr>
          <w:ins w:id="2259" w:author="Zachary Cappella" w:date="2023-10-23T15:59:00Z"/>
          <w:rFonts w:ascii="Times New Roman" w:eastAsia="Times New Roman" w:hAnsi="Times New Roman" w:cs="Times New Roman"/>
        </w:rPr>
        <w:pPrChange w:id="2260" w:author="Zachary Cappella" w:date="2023-10-23T15:59:00Z">
          <w:pPr>
            <w:spacing w:line="360" w:lineRule="auto"/>
          </w:pPr>
        </w:pPrChange>
      </w:pPr>
      <w:ins w:id="2261" w:author="Zachary Cappella" w:date="2023-10-23T15:59:00Z">
        <w:r w:rsidRPr="00035CEB">
          <w:rPr>
            <w:rFonts w:ascii="Times New Roman" w:eastAsia="Times New Roman" w:hAnsi="Times New Roman" w:cs="Times New Roman"/>
            <w:b/>
          </w:rPr>
          <w:t>Exceptions Thrown:  </w:t>
        </w:r>
        <w:r w:rsidRPr="00035CEB">
          <w:rPr>
            <w:rFonts w:ascii="Times New Roman" w:eastAsia="Times New Roman" w:hAnsi="Times New Roman" w:cs="Times New Roman"/>
          </w:rPr>
          <w:t xml:space="preserve"> </w:t>
        </w:r>
      </w:ins>
    </w:p>
    <w:p w14:paraId="67B3AD38" w14:textId="77777777" w:rsidR="00357DA0" w:rsidRPr="00035CEB" w:rsidRDefault="00357DA0">
      <w:pPr>
        <w:spacing w:line="240" w:lineRule="auto"/>
        <w:ind w:firstLine="720"/>
        <w:rPr>
          <w:ins w:id="2262" w:author="Zachary Cappella" w:date="2023-10-23T15:59:00Z"/>
          <w:rFonts w:ascii="Times New Roman" w:eastAsia="Times New Roman" w:hAnsi="Times New Roman" w:cs="Times New Roman"/>
        </w:rPr>
        <w:pPrChange w:id="2263" w:author="Zachary Cappella" w:date="2023-10-23T15:59:00Z">
          <w:pPr>
            <w:spacing w:line="360" w:lineRule="auto"/>
            <w:ind w:firstLine="720"/>
          </w:pPr>
        </w:pPrChange>
      </w:pPr>
      <w:ins w:id="2264" w:author="Zachary Cappella" w:date="2023-10-23T15:59:00Z">
        <w:r w:rsidRPr="00035CEB">
          <w:rPr>
            <w:rFonts w:ascii="Times New Roman" w:eastAsia="Times New Roman" w:hAnsi="Times New Roman" w:cs="Times New Roman"/>
            <w:i/>
          </w:rPr>
          <w:t>N/A</w:t>
        </w:r>
      </w:ins>
    </w:p>
    <w:p w14:paraId="730924F7" w14:textId="77777777" w:rsidR="00357DA0" w:rsidRPr="00035CEB" w:rsidRDefault="00357DA0">
      <w:pPr>
        <w:spacing w:line="240" w:lineRule="auto"/>
        <w:rPr>
          <w:ins w:id="2265" w:author="Zachary Cappella" w:date="2023-10-23T15:59:00Z"/>
          <w:rFonts w:ascii="Times New Roman" w:eastAsia="Times New Roman" w:hAnsi="Times New Roman" w:cs="Times New Roman"/>
        </w:rPr>
        <w:pPrChange w:id="2266" w:author="Zachary Cappella" w:date="2023-10-23T15:59:00Z">
          <w:pPr>
            <w:spacing w:line="360" w:lineRule="auto"/>
          </w:pPr>
        </w:pPrChange>
      </w:pPr>
      <w:ins w:id="2267" w:author="Zachary Cappella" w:date="2023-10-23T15:59:00Z">
        <w:r w:rsidRPr="00035CEB">
          <w:rPr>
            <w:rFonts w:ascii="Times New Roman" w:eastAsia="Times New Roman" w:hAnsi="Times New Roman" w:cs="Times New Roman"/>
            <w:b/>
          </w:rPr>
          <w:t>Class Constructors: </w:t>
        </w:r>
        <w:r w:rsidRPr="00035CEB">
          <w:rPr>
            <w:rFonts w:ascii="Times New Roman" w:eastAsia="Times New Roman" w:hAnsi="Times New Roman" w:cs="Times New Roman"/>
          </w:rPr>
          <w:t xml:space="preserve"> </w:t>
        </w:r>
      </w:ins>
    </w:p>
    <w:p w14:paraId="40DC1FF3" w14:textId="77777777" w:rsidR="00357DA0" w:rsidRPr="00035CEB" w:rsidRDefault="00357DA0">
      <w:pPr>
        <w:spacing w:line="240" w:lineRule="auto"/>
        <w:ind w:firstLine="720"/>
        <w:rPr>
          <w:ins w:id="2268" w:author="Zachary Cappella" w:date="2023-10-23T15:59:00Z"/>
          <w:rFonts w:ascii="Times New Roman" w:eastAsia="Times New Roman" w:hAnsi="Times New Roman" w:cs="Times New Roman"/>
        </w:rPr>
        <w:pPrChange w:id="2269" w:author="Zachary Cappella" w:date="2023-10-23T15:59:00Z">
          <w:pPr>
            <w:spacing w:line="360" w:lineRule="auto"/>
            <w:ind w:firstLine="720"/>
          </w:pPr>
        </w:pPrChange>
      </w:pPr>
      <w:ins w:id="2270" w:author="Zachary Cappella" w:date="2023-10-23T15:59:00Z">
        <w:r w:rsidRPr="00035CEB">
          <w:rPr>
            <w:rFonts w:ascii="Times New Roman" w:eastAsia="Times New Roman" w:hAnsi="Times New Roman" w:cs="Times New Roman"/>
            <w:i/>
          </w:rPr>
          <w:t>N/A</w:t>
        </w:r>
      </w:ins>
    </w:p>
    <w:p w14:paraId="57C28FA8" w14:textId="77777777" w:rsidR="00357DA0" w:rsidRPr="00035CEB" w:rsidRDefault="00357DA0">
      <w:pPr>
        <w:spacing w:line="240" w:lineRule="auto"/>
        <w:rPr>
          <w:ins w:id="2271" w:author="Zachary Cappella" w:date="2023-10-23T15:59:00Z"/>
          <w:rFonts w:ascii="Times New Roman" w:eastAsia="Times New Roman" w:hAnsi="Times New Roman" w:cs="Times New Roman"/>
        </w:rPr>
        <w:pPrChange w:id="2272" w:author="Zachary Cappella" w:date="2023-10-23T15:59:00Z">
          <w:pPr>
            <w:spacing w:line="360" w:lineRule="auto"/>
          </w:pPr>
        </w:pPrChange>
      </w:pPr>
      <w:ins w:id="2273" w:author="Zachary Cappella" w:date="2023-10-23T15:59:00Z">
        <w:r w:rsidRPr="00035CEB">
          <w:rPr>
            <w:rFonts w:ascii="Times New Roman" w:eastAsia="Times New Roman" w:hAnsi="Times New Roman" w:cs="Times New Roman"/>
            <w:b/>
          </w:rPr>
          <w:t>Class Methods: </w:t>
        </w:r>
        <w:r w:rsidRPr="00035CEB">
          <w:rPr>
            <w:rFonts w:ascii="Times New Roman" w:eastAsia="Times New Roman" w:hAnsi="Times New Roman" w:cs="Times New Roman"/>
          </w:rPr>
          <w:t xml:space="preserve"> </w:t>
        </w:r>
      </w:ins>
    </w:p>
    <w:p w14:paraId="5E0E0CD3" w14:textId="77777777" w:rsidR="00357DA0" w:rsidRPr="00035CEB" w:rsidRDefault="00357DA0">
      <w:pPr>
        <w:spacing w:line="240" w:lineRule="auto"/>
        <w:ind w:firstLine="720"/>
        <w:rPr>
          <w:ins w:id="2274" w:author="Zachary Cappella" w:date="2023-10-23T15:59:00Z"/>
          <w:rFonts w:ascii="Times New Roman" w:eastAsia="Times New Roman" w:hAnsi="Times New Roman" w:cs="Times New Roman"/>
          <w:i/>
        </w:rPr>
        <w:pPrChange w:id="2275" w:author="Zachary Cappella" w:date="2023-10-23T15:59:00Z">
          <w:pPr>
            <w:spacing w:line="360" w:lineRule="auto"/>
            <w:ind w:firstLine="720"/>
          </w:pPr>
        </w:pPrChange>
      </w:pPr>
      <w:ins w:id="2276" w:author="Zachary Cappella" w:date="2023-10-23T15:59:00Z">
        <w:r w:rsidRPr="00035CEB">
          <w:rPr>
            <w:rFonts w:ascii="Times New Roman" w:eastAsia="Times New Roman" w:hAnsi="Times New Roman" w:cs="Times New Roman"/>
            <w:i/>
          </w:rPr>
          <w:t>Future&lt;void&gt; _authenticateWithAllMethods()</w:t>
        </w:r>
      </w:ins>
    </w:p>
    <w:p w14:paraId="726D9669" w14:textId="5C0EF0F6" w:rsidR="00AF1D58" w:rsidRPr="00035CEB" w:rsidDel="00357DA0" w:rsidRDefault="00357DA0" w:rsidP="00357DA0">
      <w:pPr>
        <w:spacing w:after="0" w:line="240" w:lineRule="auto"/>
        <w:rPr>
          <w:del w:id="2277" w:author="Zachary Cappella" w:date="2023-10-23T15:57:00Z"/>
          <w:rFonts w:ascii="Times New Roman" w:eastAsia="Times New Roman" w:hAnsi="Times New Roman" w:cs="Times New Roman"/>
          <w:i/>
        </w:rPr>
      </w:pPr>
      <w:ins w:id="2278" w:author="Zachary Cappella" w:date="2023-10-23T15:59:00Z">
        <w:r w:rsidRPr="00035CEB">
          <w:rPr>
            <w:rFonts w:ascii="Times New Roman" w:eastAsia="Times New Roman" w:hAnsi="Times New Roman" w:cs="Times New Roman"/>
            <w:i/>
          </w:rPr>
          <w:t>Widget build(BuildContext context)</w:t>
        </w:r>
      </w:ins>
      <w:del w:id="2279" w:author="Zachary Cappella" w:date="2023-10-23T15:57:00Z">
        <w:r w:rsidR="66B40041" w:rsidRPr="00035CEB" w:rsidDel="00D7716A">
          <w:rPr>
            <w:rFonts w:ascii="Times New Roman" w:eastAsia="Times New Roman" w:hAnsi="Times New Roman" w:cs="Times New Roman"/>
            <w:i/>
            <w:iCs/>
            <w:color w:val="000000" w:themeColor="text1"/>
          </w:rPr>
          <w:delText>String&gt; tags</w:delText>
        </w:r>
      </w:del>
    </w:p>
    <w:p w14:paraId="200FB4AB" w14:textId="77777777" w:rsidR="00357DA0" w:rsidRPr="00035CEB" w:rsidRDefault="00357DA0" w:rsidP="00357DA0">
      <w:pPr>
        <w:spacing w:after="0" w:line="240" w:lineRule="auto"/>
        <w:ind w:firstLine="720"/>
        <w:rPr>
          <w:ins w:id="2280" w:author="Zachary Cappella" w:date="2023-10-23T16:00:00Z"/>
          <w:rFonts w:ascii="Times New Roman" w:eastAsia="Times New Roman" w:hAnsi="Times New Roman" w:cs="Times New Roman"/>
          <w:i/>
        </w:rPr>
      </w:pPr>
    </w:p>
    <w:p w14:paraId="1B9C124B" w14:textId="77777777" w:rsidR="00357DA0" w:rsidRPr="00035CEB" w:rsidRDefault="00357DA0">
      <w:pPr>
        <w:spacing w:after="0" w:line="240" w:lineRule="auto"/>
        <w:ind w:firstLine="720"/>
        <w:rPr>
          <w:ins w:id="2281" w:author="Zachary Cappella" w:date="2023-10-23T16:00:00Z"/>
          <w:rFonts w:ascii="Times New Roman" w:hAnsi="Times New Roman" w:cs="Times New Roman"/>
          <w:rPrChange w:id="2282" w:author="Zachary Cappella" w:date="2023-10-23T16:02:00Z">
            <w:rPr>
              <w:ins w:id="2283" w:author="Zachary Cappella" w:date="2023-10-23T16:00:00Z"/>
            </w:rPr>
          </w:rPrChange>
        </w:rPr>
        <w:pPrChange w:id="2284" w:author="Zachary Cappella" w:date="2023-10-23T15:59:00Z">
          <w:pPr>
            <w:spacing w:after="0" w:line="360" w:lineRule="auto"/>
            <w:ind w:firstLine="720"/>
          </w:pPr>
        </w:pPrChange>
      </w:pPr>
    </w:p>
    <w:p w14:paraId="6A762283" w14:textId="77777777" w:rsidR="00E058C9" w:rsidRPr="00035CEB" w:rsidRDefault="00E058C9">
      <w:pPr>
        <w:pStyle w:val="Heading2"/>
        <w:spacing w:line="240" w:lineRule="auto"/>
        <w:rPr>
          <w:ins w:id="2285" w:author="Zachary Cappella" w:date="2023-10-23T16:00:00Z"/>
          <w:rFonts w:ascii="Times New Roman" w:eastAsia="Times New Roman" w:hAnsi="Times New Roman" w:cs="Times New Roman"/>
          <w:b w:val="0"/>
        </w:rPr>
        <w:pPrChange w:id="2286" w:author="Zachary Cappella" w:date="2023-10-23T16:00:00Z">
          <w:pPr>
            <w:pStyle w:val="Heading2"/>
            <w:spacing w:line="360" w:lineRule="auto"/>
          </w:pPr>
        </w:pPrChange>
      </w:pPr>
      <w:bookmarkStart w:id="2287" w:name="_Toc149373361"/>
      <w:ins w:id="2288" w:author="Zachary Cappella" w:date="2023-10-23T16:00:00Z">
        <w:r w:rsidRPr="00035CEB">
          <w:rPr>
            <w:rFonts w:ascii="Times New Roman" w:eastAsia="Times New Roman" w:hAnsi="Times New Roman" w:cs="Times New Roman"/>
          </w:rPr>
          <w:t>5.6. Class: profileScreen</w:t>
        </w:r>
        <w:bookmarkEnd w:id="2287"/>
      </w:ins>
    </w:p>
    <w:p w14:paraId="5116F1C0" w14:textId="77777777" w:rsidR="00E058C9" w:rsidRPr="00035CEB" w:rsidRDefault="00E058C9">
      <w:pPr>
        <w:spacing w:line="240" w:lineRule="auto"/>
        <w:rPr>
          <w:ins w:id="2289" w:author="Zachary Cappella" w:date="2023-10-23T16:00:00Z"/>
          <w:rFonts w:ascii="Times New Roman" w:eastAsia="Times New Roman" w:hAnsi="Times New Roman" w:cs="Times New Roman"/>
          <w:i/>
        </w:rPr>
        <w:pPrChange w:id="2290" w:author="Zachary Cappella" w:date="2023-10-23T16:00:00Z">
          <w:pPr>
            <w:spacing w:line="360" w:lineRule="auto"/>
          </w:pPr>
        </w:pPrChange>
      </w:pPr>
      <w:ins w:id="2291" w:author="Zachary Cappella" w:date="2023-10-23T16:00:00Z">
        <w:r w:rsidRPr="00035CEB">
          <w:rPr>
            <w:rFonts w:ascii="Times New Roman" w:eastAsia="Times New Roman" w:hAnsi="Times New Roman" w:cs="Times New Roman"/>
            <w:b/>
          </w:rPr>
          <w:t>Class Description:</w:t>
        </w:r>
        <w:r w:rsidRPr="00035CEB">
          <w:rPr>
            <w:rFonts w:ascii="Times New Roman" w:eastAsia="Times New Roman" w:hAnsi="Times New Roman" w:cs="Times New Roman"/>
          </w:rPr>
          <w:t xml:space="preserve"> This class allows users to read and write their profile information.</w:t>
        </w:r>
      </w:ins>
    </w:p>
    <w:p w14:paraId="78453DBF" w14:textId="77777777" w:rsidR="00E058C9" w:rsidRPr="00035CEB" w:rsidRDefault="00E058C9">
      <w:pPr>
        <w:spacing w:line="240" w:lineRule="auto"/>
        <w:rPr>
          <w:ins w:id="2292" w:author="Zachary Cappella" w:date="2023-10-23T16:00:00Z"/>
          <w:rFonts w:ascii="Times New Roman" w:eastAsia="Times New Roman" w:hAnsi="Times New Roman" w:cs="Times New Roman"/>
          <w:b/>
          <w:i/>
        </w:rPr>
        <w:pPrChange w:id="2293" w:author="Zachary Cappella" w:date="2023-10-23T16:00:00Z">
          <w:pPr>
            <w:spacing w:line="360" w:lineRule="auto"/>
          </w:pPr>
        </w:pPrChange>
      </w:pPr>
      <w:ins w:id="2294" w:author="Zachary Cappella" w:date="2023-10-23T16:00:00Z">
        <w:r w:rsidRPr="00035CEB">
          <w:rPr>
            <w:rFonts w:ascii="Times New Roman" w:eastAsia="Times New Roman" w:hAnsi="Times New Roman" w:cs="Times New Roman"/>
            <w:b/>
          </w:rPr>
          <w:t>Class Inheritance:</w:t>
        </w:r>
        <w:r w:rsidRPr="00035CEB">
          <w:rPr>
            <w:rFonts w:ascii="Times New Roman" w:eastAsia="Times New Roman" w:hAnsi="Times New Roman" w:cs="Times New Roman"/>
            <w:i/>
          </w:rPr>
          <w:t xml:space="preserve"> This class inherits from the StatefulWidget class.</w:t>
        </w:r>
      </w:ins>
    </w:p>
    <w:p w14:paraId="135EB0EA" w14:textId="77777777" w:rsidR="00E058C9" w:rsidRPr="00035CEB" w:rsidRDefault="00E058C9">
      <w:pPr>
        <w:spacing w:line="240" w:lineRule="auto"/>
        <w:rPr>
          <w:ins w:id="2295" w:author="Zachary Cappella" w:date="2023-10-23T16:00:00Z"/>
          <w:rFonts w:ascii="Times New Roman" w:eastAsia="Times New Roman" w:hAnsi="Times New Roman" w:cs="Times New Roman"/>
        </w:rPr>
        <w:pPrChange w:id="2296" w:author="Zachary Cappella" w:date="2023-10-23T16:00:00Z">
          <w:pPr>
            <w:spacing w:line="360" w:lineRule="auto"/>
          </w:pPr>
        </w:pPrChange>
      </w:pPr>
      <w:ins w:id="2297" w:author="Zachary Cappella" w:date="2023-10-23T16:00:00Z">
        <w:r w:rsidRPr="00035CEB">
          <w:rPr>
            <w:rFonts w:ascii="Times New Roman" w:eastAsia="Times New Roman" w:hAnsi="Times New Roman" w:cs="Times New Roman"/>
            <w:b/>
          </w:rPr>
          <w:t>Class Attributes: </w:t>
        </w:r>
        <w:r w:rsidRPr="00035CEB">
          <w:rPr>
            <w:rFonts w:ascii="Times New Roman" w:eastAsia="Times New Roman" w:hAnsi="Times New Roman" w:cs="Times New Roman"/>
          </w:rPr>
          <w:t xml:space="preserve"> </w:t>
        </w:r>
      </w:ins>
    </w:p>
    <w:p w14:paraId="32B5C378" w14:textId="77777777" w:rsidR="00E058C9" w:rsidRPr="00035CEB" w:rsidRDefault="00E058C9">
      <w:pPr>
        <w:spacing w:line="240" w:lineRule="auto"/>
        <w:ind w:firstLine="720"/>
        <w:rPr>
          <w:ins w:id="2298" w:author="Zachary Cappella" w:date="2023-10-23T16:00:00Z"/>
          <w:rFonts w:ascii="Times New Roman" w:eastAsia="Times New Roman" w:hAnsi="Times New Roman" w:cs="Times New Roman"/>
          <w:i/>
        </w:rPr>
        <w:pPrChange w:id="2299" w:author="Zachary Cappella" w:date="2023-10-23T16:00:00Z">
          <w:pPr>
            <w:spacing w:line="360" w:lineRule="auto"/>
            <w:ind w:firstLine="720"/>
          </w:pPr>
        </w:pPrChange>
      </w:pPr>
      <w:ins w:id="2300" w:author="Zachary Cappella" w:date="2023-10-23T16:00:00Z">
        <w:r w:rsidRPr="00035CEB">
          <w:rPr>
            <w:rFonts w:ascii="Times New Roman" w:eastAsia="Times New Roman" w:hAnsi="Times New Roman" w:cs="Times New Roman"/>
            <w:i/>
          </w:rPr>
          <w:t xml:space="preserve">  final GlobalKey&lt;FormState&gt; _formKey </w:t>
        </w:r>
      </w:ins>
    </w:p>
    <w:p w14:paraId="0218B0DC" w14:textId="77777777" w:rsidR="00E058C9" w:rsidRPr="00035CEB" w:rsidRDefault="00E058C9">
      <w:pPr>
        <w:spacing w:line="240" w:lineRule="auto"/>
        <w:ind w:firstLine="720"/>
        <w:rPr>
          <w:ins w:id="2301" w:author="Zachary Cappella" w:date="2023-10-23T16:00:00Z"/>
          <w:rFonts w:ascii="Times New Roman" w:eastAsia="Times New Roman" w:hAnsi="Times New Roman" w:cs="Times New Roman"/>
          <w:i/>
        </w:rPr>
        <w:pPrChange w:id="2302" w:author="Zachary Cappella" w:date="2023-10-23T16:00:00Z">
          <w:pPr>
            <w:spacing w:line="360" w:lineRule="auto"/>
            <w:ind w:firstLine="720"/>
          </w:pPr>
        </w:pPrChange>
      </w:pPr>
      <w:ins w:id="2303" w:author="Zachary Cappella" w:date="2023-10-23T16:00:00Z">
        <w:r w:rsidRPr="00035CEB">
          <w:rPr>
            <w:rFonts w:ascii="Times New Roman" w:eastAsia="Times New Roman" w:hAnsi="Times New Roman" w:cs="Times New Roman"/>
            <w:i/>
          </w:rPr>
          <w:t xml:space="preserve">  TextEditingController _firstNameController </w:t>
        </w:r>
      </w:ins>
    </w:p>
    <w:p w14:paraId="0845885F" w14:textId="77777777" w:rsidR="00E058C9" w:rsidRPr="00035CEB" w:rsidRDefault="00E058C9">
      <w:pPr>
        <w:spacing w:line="240" w:lineRule="auto"/>
        <w:ind w:firstLine="720"/>
        <w:rPr>
          <w:ins w:id="2304" w:author="Zachary Cappella" w:date="2023-10-23T16:00:00Z"/>
          <w:rFonts w:ascii="Times New Roman" w:eastAsia="Times New Roman" w:hAnsi="Times New Roman" w:cs="Times New Roman"/>
          <w:i/>
        </w:rPr>
        <w:pPrChange w:id="2305" w:author="Zachary Cappella" w:date="2023-10-23T16:00:00Z">
          <w:pPr>
            <w:spacing w:line="360" w:lineRule="auto"/>
            <w:ind w:firstLine="720"/>
          </w:pPr>
        </w:pPrChange>
      </w:pPr>
      <w:ins w:id="2306" w:author="Zachary Cappella" w:date="2023-10-23T16:00:00Z">
        <w:r w:rsidRPr="00035CEB">
          <w:rPr>
            <w:rFonts w:ascii="Times New Roman" w:eastAsia="Times New Roman" w:hAnsi="Times New Roman" w:cs="Times New Roman"/>
            <w:i/>
          </w:rPr>
          <w:t xml:space="preserve">  TextEditingController _lastNameController </w:t>
        </w:r>
      </w:ins>
    </w:p>
    <w:p w14:paraId="6E8D4A93" w14:textId="77777777" w:rsidR="00E058C9" w:rsidRPr="00035CEB" w:rsidRDefault="00E058C9">
      <w:pPr>
        <w:spacing w:line="240" w:lineRule="auto"/>
        <w:ind w:firstLine="720"/>
        <w:rPr>
          <w:ins w:id="2307" w:author="Zachary Cappella" w:date="2023-10-23T16:00:00Z"/>
          <w:rFonts w:ascii="Times New Roman" w:eastAsia="Times New Roman" w:hAnsi="Times New Roman" w:cs="Times New Roman"/>
          <w:i/>
        </w:rPr>
        <w:pPrChange w:id="2308" w:author="Zachary Cappella" w:date="2023-10-23T16:00:00Z">
          <w:pPr>
            <w:spacing w:line="360" w:lineRule="auto"/>
            <w:ind w:firstLine="720"/>
          </w:pPr>
        </w:pPrChange>
      </w:pPr>
      <w:ins w:id="2309" w:author="Zachary Cappella" w:date="2023-10-23T16:00:00Z">
        <w:r w:rsidRPr="00035CEB">
          <w:rPr>
            <w:rFonts w:ascii="Times New Roman" w:eastAsia="Times New Roman" w:hAnsi="Times New Roman" w:cs="Times New Roman"/>
            <w:i/>
          </w:rPr>
          <w:t xml:space="preserve">  TextEditingController _emailController </w:t>
        </w:r>
      </w:ins>
    </w:p>
    <w:p w14:paraId="3D72E4BA" w14:textId="77777777" w:rsidR="00E058C9" w:rsidRPr="00035CEB" w:rsidRDefault="00E058C9">
      <w:pPr>
        <w:spacing w:line="240" w:lineRule="auto"/>
        <w:ind w:firstLine="720"/>
        <w:rPr>
          <w:ins w:id="2310" w:author="Zachary Cappella" w:date="2023-10-23T16:00:00Z"/>
          <w:rFonts w:ascii="Times New Roman" w:eastAsia="Times New Roman" w:hAnsi="Times New Roman" w:cs="Times New Roman"/>
          <w:i/>
        </w:rPr>
        <w:pPrChange w:id="2311" w:author="Zachary Cappella" w:date="2023-10-23T16:00:00Z">
          <w:pPr>
            <w:spacing w:line="360" w:lineRule="auto"/>
            <w:ind w:firstLine="720"/>
          </w:pPr>
        </w:pPrChange>
      </w:pPr>
      <w:ins w:id="2312" w:author="Zachary Cappella" w:date="2023-10-23T16:00:00Z">
        <w:r w:rsidRPr="00035CEB">
          <w:rPr>
            <w:rFonts w:ascii="Times New Roman" w:eastAsia="Times New Roman" w:hAnsi="Times New Roman" w:cs="Times New Roman"/>
            <w:i/>
          </w:rPr>
          <w:t xml:space="preserve">  TextEditingController _phoneController </w:t>
        </w:r>
      </w:ins>
    </w:p>
    <w:p w14:paraId="7BBD7D5F" w14:textId="77777777" w:rsidR="00E058C9" w:rsidRPr="00035CEB" w:rsidRDefault="00E058C9">
      <w:pPr>
        <w:spacing w:line="240" w:lineRule="auto"/>
        <w:ind w:firstLine="720"/>
        <w:rPr>
          <w:ins w:id="2313" w:author="Zachary Cappella" w:date="2023-10-23T16:00:00Z"/>
          <w:rFonts w:ascii="Times New Roman" w:eastAsia="Times New Roman" w:hAnsi="Times New Roman" w:cs="Times New Roman"/>
          <w:i/>
        </w:rPr>
        <w:pPrChange w:id="2314" w:author="Zachary Cappella" w:date="2023-10-23T16:00:00Z">
          <w:pPr>
            <w:spacing w:line="360" w:lineRule="auto"/>
            <w:ind w:firstLine="720"/>
          </w:pPr>
        </w:pPrChange>
      </w:pPr>
      <w:ins w:id="2315" w:author="Zachary Cappella" w:date="2023-10-23T16:00:00Z">
        <w:r w:rsidRPr="00035CEB">
          <w:rPr>
            <w:rFonts w:ascii="Times New Roman" w:eastAsia="Times New Roman" w:hAnsi="Times New Roman" w:cs="Times New Roman"/>
            <w:i/>
          </w:rPr>
          <w:t xml:space="preserve">  TextEditingController _emergencyFirstNameController </w:t>
        </w:r>
      </w:ins>
    </w:p>
    <w:p w14:paraId="2F7FA27E" w14:textId="77777777" w:rsidR="00E058C9" w:rsidRPr="00035CEB" w:rsidRDefault="00E058C9">
      <w:pPr>
        <w:spacing w:line="240" w:lineRule="auto"/>
        <w:ind w:firstLine="720"/>
        <w:rPr>
          <w:ins w:id="2316" w:author="Zachary Cappella" w:date="2023-10-23T16:00:00Z"/>
          <w:rFonts w:ascii="Times New Roman" w:eastAsia="Times New Roman" w:hAnsi="Times New Roman" w:cs="Times New Roman"/>
          <w:i/>
        </w:rPr>
        <w:pPrChange w:id="2317" w:author="Zachary Cappella" w:date="2023-10-23T16:00:00Z">
          <w:pPr>
            <w:spacing w:line="360" w:lineRule="auto"/>
            <w:ind w:firstLine="720"/>
          </w:pPr>
        </w:pPrChange>
      </w:pPr>
      <w:ins w:id="2318" w:author="Zachary Cappella" w:date="2023-10-23T16:00:00Z">
        <w:r w:rsidRPr="00035CEB">
          <w:rPr>
            <w:rFonts w:ascii="Times New Roman" w:eastAsia="Times New Roman" w:hAnsi="Times New Roman" w:cs="Times New Roman"/>
            <w:i/>
          </w:rPr>
          <w:t xml:space="preserve">  TextEditingController _emergencyLastNameController</w:t>
        </w:r>
      </w:ins>
    </w:p>
    <w:p w14:paraId="4E8994B6" w14:textId="77777777" w:rsidR="00E058C9" w:rsidRPr="00035CEB" w:rsidRDefault="00E058C9">
      <w:pPr>
        <w:spacing w:line="240" w:lineRule="auto"/>
        <w:ind w:firstLine="720"/>
        <w:rPr>
          <w:ins w:id="2319" w:author="Zachary Cappella" w:date="2023-10-23T16:00:00Z"/>
          <w:rFonts w:ascii="Times New Roman" w:eastAsia="Times New Roman" w:hAnsi="Times New Roman" w:cs="Times New Roman"/>
          <w:i/>
        </w:rPr>
        <w:pPrChange w:id="2320" w:author="Zachary Cappella" w:date="2023-10-23T16:00:00Z">
          <w:pPr>
            <w:spacing w:line="360" w:lineRule="auto"/>
            <w:ind w:firstLine="720"/>
          </w:pPr>
        </w:pPrChange>
      </w:pPr>
      <w:ins w:id="2321" w:author="Zachary Cappella" w:date="2023-10-23T16:00:00Z">
        <w:r w:rsidRPr="00035CEB">
          <w:rPr>
            <w:rFonts w:ascii="Times New Roman" w:eastAsia="Times New Roman" w:hAnsi="Times New Roman" w:cs="Times New Roman"/>
            <w:i/>
          </w:rPr>
          <w:t xml:space="preserve">  TextEditingController _emergencyPhoneController</w:t>
        </w:r>
      </w:ins>
    </w:p>
    <w:p w14:paraId="0F1AFB43" w14:textId="77777777" w:rsidR="00E058C9" w:rsidRPr="00035CEB" w:rsidRDefault="00E058C9">
      <w:pPr>
        <w:spacing w:line="240" w:lineRule="auto"/>
        <w:ind w:firstLine="720"/>
        <w:rPr>
          <w:ins w:id="2322" w:author="Zachary Cappella" w:date="2023-10-23T16:00:00Z"/>
          <w:rFonts w:ascii="Times New Roman" w:eastAsia="Times New Roman" w:hAnsi="Times New Roman" w:cs="Times New Roman"/>
          <w:i/>
        </w:rPr>
        <w:pPrChange w:id="2323" w:author="Zachary Cappella" w:date="2023-10-23T16:00:00Z">
          <w:pPr>
            <w:spacing w:line="360" w:lineRule="auto"/>
            <w:ind w:firstLine="720"/>
          </w:pPr>
        </w:pPrChange>
      </w:pPr>
      <w:ins w:id="2324" w:author="Zachary Cappella" w:date="2023-10-23T16:00:00Z">
        <w:r w:rsidRPr="00035CEB">
          <w:rPr>
            <w:rFonts w:ascii="Times New Roman" w:eastAsia="Times New Roman" w:hAnsi="Times New Roman" w:cs="Times New Roman"/>
            <w:i/>
          </w:rPr>
          <w:t xml:space="preserve">  String _biometricAuth </w:t>
        </w:r>
      </w:ins>
    </w:p>
    <w:p w14:paraId="1925F775" w14:textId="77777777" w:rsidR="00E058C9" w:rsidRPr="00035CEB" w:rsidRDefault="00E058C9">
      <w:pPr>
        <w:spacing w:line="240" w:lineRule="auto"/>
        <w:rPr>
          <w:ins w:id="2325" w:author="Zachary Cappella" w:date="2023-10-23T16:00:00Z"/>
          <w:rFonts w:ascii="Times New Roman" w:eastAsia="Times New Roman" w:hAnsi="Times New Roman" w:cs="Times New Roman"/>
        </w:rPr>
        <w:pPrChange w:id="2326" w:author="Zachary Cappella" w:date="2023-10-23T16:00:00Z">
          <w:pPr>
            <w:spacing w:line="360" w:lineRule="auto"/>
          </w:pPr>
        </w:pPrChange>
      </w:pPr>
      <w:ins w:id="2327" w:author="Zachary Cappella" w:date="2023-10-23T16:00:00Z">
        <w:r w:rsidRPr="00035CEB">
          <w:rPr>
            <w:rFonts w:ascii="Times New Roman" w:eastAsia="Times New Roman" w:hAnsi="Times New Roman" w:cs="Times New Roman"/>
            <w:b/>
          </w:rPr>
          <w:t>Exceptions Thrown:  </w:t>
        </w:r>
        <w:r w:rsidRPr="00035CEB">
          <w:rPr>
            <w:rFonts w:ascii="Times New Roman" w:eastAsia="Times New Roman" w:hAnsi="Times New Roman" w:cs="Times New Roman"/>
          </w:rPr>
          <w:t xml:space="preserve"> </w:t>
        </w:r>
      </w:ins>
    </w:p>
    <w:p w14:paraId="60930D3B" w14:textId="77777777" w:rsidR="00E058C9" w:rsidRPr="00035CEB" w:rsidRDefault="00E058C9">
      <w:pPr>
        <w:spacing w:line="240" w:lineRule="auto"/>
        <w:ind w:firstLine="720"/>
        <w:rPr>
          <w:ins w:id="2328" w:author="Zachary Cappella" w:date="2023-10-23T16:00:00Z"/>
          <w:rFonts w:ascii="Times New Roman" w:eastAsia="Times New Roman" w:hAnsi="Times New Roman" w:cs="Times New Roman"/>
        </w:rPr>
        <w:pPrChange w:id="2329" w:author="Zachary Cappella" w:date="2023-10-23T16:00:00Z">
          <w:pPr>
            <w:spacing w:line="360" w:lineRule="auto"/>
            <w:ind w:firstLine="720"/>
          </w:pPr>
        </w:pPrChange>
      </w:pPr>
      <w:ins w:id="2330" w:author="Zachary Cappella" w:date="2023-10-23T16:00:00Z">
        <w:r w:rsidRPr="00035CEB">
          <w:rPr>
            <w:rFonts w:ascii="Times New Roman" w:eastAsia="Times New Roman" w:hAnsi="Times New Roman" w:cs="Times New Roman"/>
            <w:i/>
          </w:rPr>
          <w:t>N/A</w:t>
        </w:r>
      </w:ins>
    </w:p>
    <w:p w14:paraId="046F8673" w14:textId="77777777" w:rsidR="00E058C9" w:rsidRPr="00035CEB" w:rsidRDefault="00E058C9">
      <w:pPr>
        <w:spacing w:line="240" w:lineRule="auto"/>
        <w:rPr>
          <w:ins w:id="2331" w:author="Zachary Cappella" w:date="2023-10-23T16:00:00Z"/>
          <w:rFonts w:ascii="Times New Roman" w:eastAsia="Times New Roman" w:hAnsi="Times New Roman" w:cs="Times New Roman"/>
        </w:rPr>
        <w:pPrChange w:id="2332" w:author="Zachary Cappella" w:date="2023-10-23T16:00:00Z">
          <w:pPr>
            <w:spacing w:line="360" w:lineRule="auto"/>
          </w:pPr>
        </w:pPrChange>
      </w:pPr>
      <w:ins w:id="2333" w:author="Zachary Cappella" w:date="2023-10-23T16:00:00Z">
        <w:r w:rsidRPr="00035CEB">
          <w:rPr>
            <w:rFonts w:ascii="Times New Roman" w:eastAsia="Times New Roman" w:hAnsi="Times New Roman" w:cs="Times New Roman"/>
            <w:b/>
          </w:rPr>
          <w:t>Class Constructors: </w:t>
        </w:r>
        <w:r w:rsidRPr="00035CEB">
          <w:rPr>
            <w:rFonts w:ascii="Times New Roman" w:eastAsia="Times New Roman" w:hAnsi="Times New Roman" w:cs="Times New Roman"/>
          </w:rPr>
          <w:t xml:space="preserve"> </w:t>
        </w:r>
      </w:ins>
    </w:p>
    <w:p w14:paraId="4585A07A" w14:textId="77777777" w:rsidR="00E058C9" w:rsidRPr="00035CEB" w:rsidRDefault="00E058C9">
      <w:pPr>
        <w:spacing w:line="240" w:lineRule="auto"/>
        <w:ind w:firstLine="720"/>
        <w:rPr>
          <w:ins w:id="2334" w:author="Zachary Cappella" w:date="2023-10-23T16:00:00Z"/>
          <w:rFonts w:ascii="Times New Roman" w:eastAsia="Times New Roman" w:hAnsi="Times New Roman" w:cs="Times New Roman"/>
        </w:rPr>
        <w:pPrChange w:id="2335" w:author="Zachary Cappella" w:date="2023-10-23T16:00:00Z">
          <w:pPr>
            <w:spacing w:line="360" w:lineRule="auto"/>
            <w:ind w:firstLine="720"/>
          </w:pPr>
        </w:pPrChange>
      </w:pPr>
      <w:ins w:id="2336" w:author="Zachary Cappella" w:date="2023-10-23T16:00:00Z">
        <w:r w:rsidRPr="00035CEB">
          <w:rPr>
            <w:rFonts w:ascii="Times New Roman" w:eastAsia="Times New Roman" w:hAnsi="Times New Roman" w:cs="Times New Roman"/>
            <w:i/>
          </w:rPr>
          <w:t>Photo(this.associatedImage, Media media)</w:t>
        </w:r>
      </w:ins>
    </w:p>
    <w:p w14:paraId="326A32BA" w14:textId="77777777" w:rsidR="00E058C9" w:rsidRPr="00035CEB" w:rsidRDefault="00E058C9">
      <w:pPr>
        <w:spacing w:line="240" w:lineRule="auto"/>
        <w:rPr>
          <w:ins w:id="2337" w:author="Zachary Cappella" w:date="2023-10-23T16:00:00Z"/>
          <w:rFonts w:ascii="Times New Roman" w:eastAsia="Times New Roman" w:hAnsi="Times New Roman" w:cs="Times New Roman"/>
        </w:rPr>
        <w:pPrChange w:id="2338" w:author="Zachary Cappella" w:date="2023-10-23T16:00:00Z">
          <w:pPr>
            <w:spacing w:line="360" w:lineRule="auto"/>
          </w:pPr>
        </w:pPrChange>
      </w:pPr>
      <w:ins w:id="2339" w:author="Zachary Cappella" w:date="2023-10-23T16:00:00Z">
        <w:r w:rsidRPr="00035CEB">
          <w:rPr>
            <w:rFonts w:ascii="Times New Roman" w:eastAsia="Times New Roman" w:hAnsi="Times New Roman" w:cs="Times New Roman"/>
            <w:b/>
          </w:rPr>
          <w:t>Class Methods: </w:t>
        </w:r>
        <w:r w:rsidRPr="00035CEB">
          <w:rPr>
            <w:rFonts w:ascii="Times New Roman" w:eastAsia="Times New Roman" w:hAnsi="Times New Roman" w:cs="Times New Roman"/>
          </w:rPr>
          <w:t xml:space="preserve"> </w:t>
        </w:r>
      </w:ins>
    </w:p>
    <w:p w14:paraId="2F28CB35" w14:textId="77777777" w:rsidR="00E058C9" w:rsidRPr="00035CEB" w:rsidRDefault="00E058C9">
      <w:pPr>
        <w:spacing w:line="240" w:lineRule="auto"/>
        <w:rPr>
          <w:ins w:id="2340" w:author="Zachary Cappella" w:date="2023-10-23T16:00:00Z"/>
          <w:rFonts w:ascii="Times New Roman" w:eastAsia="Times New Roman" w:hAnsi="Times New Roman" w:cs="Times New Roman"/>
          <w:i/>
        </w:rPr>
        <w:pPrChange w:id="2341" w:author="Zachary Cappella" w:date="2023-10-23T16:00:00Z">
          <w:pPr>
            <w:spacing w:line="360" w:lineRule="auto"/>
          </w:pPr>
        </w:pPrChange>
      </w:pPr>
      <w:ins w:id="2342" w:author="Zachary Cappella" w:date="2023-10-23T16:00:00Z">
        <w:r w:rsidRPr="00035CEB">
          <w:rPr>
            <w:rFonts w:ascii="Times New Roman" w:eastAsia="Times New Roman" w:hAnsi="Times New Roman" w:cs="Times New Roman"/>
            <w:i/>
          </w:rPr>
          <w:tab/>
          <w:t>Future&lt;String&gt; get _localPath</w:t>
        </w:r>
      </w:ins>
    </w:p>
    <w:p w14:paraId="4B088E97" w14:textId="77777777" w:rsidR="00E058C9" w:rsidRPr="00035CEB" w:rsidRDefault="00E058C9">
      <w:pPr>
        <w:spacing w:line="240" w:lineRule="auto"/>
        <w:ind w:firstLine="720"/>
        <w:rPr>
          <w:ins w:id="2343" w:author="Zachary Cappella" w:date="2023-10-23T16:00:00Z"/>
          <w:rFonts w:ascii="Times New Roman" w:eastAsia="Times New Roman" w:hAnsi="Times New Roman" w:cs="Times New Roman"/>
          <w:i/>
        </w:rPr>
        <w:pPrChange w:id="2344" w:author="Zachary Cappella" w:date="2023-10-23T16:00:00Z">
          <w:pPr>
            <w:spacing w:line="360" w:lineRule="auto"/>
            <w:ind w:firstLine="720"/>
          </w:pPr>
        </w:pPrChange>
      </w:pPr>
      <w:ins w:id="2345" w:author="Zachary Cappella" w:date="2023-10-23T16:00:00Z">
        <w:r w:rsidRPr="00035CEB">
          <w:rPr>
            <w:rFonts w:ascii="Times New Roman" w:eastAsia="Times New Roman" w:hAnsi="Times New Roman" w:cs="Times New Roman"/>
            <w:i/>
          </w:rPr>
          <w:t>Future&lt;File&gt; get _localFile</w:t>
        </w:r>
      </w:ins>
    </w:p>
    <w:p w14:paraId="225304A2" w14:textId="77777777" w:rsidR="00E058C9" w:rsidRPr="00035CEB" w:rsidRDefault="00E058C9">
      <w:pPr>
        <w:spacing w:line="240" w:lineRule="auto"/>
        <w:ind w:firstLine="720"/>
        <w:rPr>
          <w:ins w:id="2346" w:author="Zachary Cappella" w:date="2023-10-23T16:00:00Z"/>
          <w:rFonts w:ascii="Times New Roman" w:eastAsia="Times New Roman" w:hAnsi="Times New Roman" w:cs="Times New Roman"/>
          <w:i/>
        </w:rPr>
        <w:pPrChange w:id="2347" w:author="Zachary Cappella" w:date="2023-10-23T16:00:00Z">
          <w:pPr>
            <w:spacing w:line="360" w:lineRule="auto"/>
            <w:ind w:firstLine="720"/>
          </w:pPr>
        </w:pPrChange>
      </w:pPr>
      <w:ins w:id="2348" w:author="Zachary Cappella" w:date="2023-10-23T16:00:00Z">
        <w:r w:rsidRPr="00035CEB">
          <w:rPr>
            <w:rFonts w:ascii="Times New Roman" w:eastAsia="Times New Roman" w:hAnsi="Times New Roman" w:cs="Times New Roman"/>
            <w:i/>
          </w:rPr>
          <w:t>Future&lt;String&gt; readUserData()</w:t>
        </w:r>
      </w:ins>
    </w:p>
    <w:p w14:paraId="65E58328" w14:textId="77777777" w:rsidR="00E058C9" w:rsidRPr="00035CEB" w:rsidRDefault="00E058C9">
      <w:pPr>
        <w:spacing w:line="240" w:lineRule="auto"/>
        <w:ind w:firstLine="720"/>
        <w:rPr>
          <w:ins w:id="2349" w:author="Zachary Cappella" w:date="2023-10-23T16:00:00Z"/>
          <w:rFonts w:ascii="Times New Roman" w:eastAsia="Times New Roman" w:hAnsi="Times New Roman" w:cs="Times New Roman"/>
          <w:i/>
        </w:rPr>
        <w:pPrChange w:id="2350" w:author="Zachary Cappella" w:date="2023-10-23T16:00:00Z">
          <w:pPr>
            <w:spacing w:line="360" w:lineRule="auto"/>
            <w:ind w:firstLine="720"/>
          </w:pPr>
        </w:pPrChange>
      </w:pPr>
      <w:ins w:id="2351" w:author="Zachary Cappella" w:date="2023-10-23T16:00:00Z">
        <w:r w:rsidRPr="00035CEB">
          <w:rPr>
            <w:rFonts w:ascii="Times New Roman" w:eastAsia="Times New Roman" w:hAnsi="Times New Roman" w:cs="Times New Roman"/>
            <w:i/>
          </w:rPr>
          <w:t>Future&lt;File&gt; writeUserData(String data)</w:t>
        </w:r>
      </w:ins>
    </w:p>
    <w:p w14:paraId="30E57A3C" w14:textId="77777777" w:rsidR="00E058C9" w:rsidRPr="00035CEB" w:rsidRDefault="00E058C9">
      <w:pPr>
        <w:spacing w:line="240" w:lineRule="auto"/>
        <w:ind w:firstLine="720"/>
        <w:rPr>
          <w:ins w:id="2352" w:author="Zachary Cappella" w:date="2023-10-23T16:00:00Z"/>
          <w:rFonts w:ascii="Times New Roman" w:eastAsia="Times New Roman" w:hAnsi="Times New Roman" w:cs="Times New Roman"/>
          <w:i/>
        </w:rPr>
        <w:pPrChange w:id="2353" w:author="Zachary Cappella" w:date="2023-10-23T16:00:00Z">
          <w:pPr>
            <w:spacing w:line="360" w:lineRule="auto"/>
            <w:ind w:firstLine="720"/>
          </w:pPr>
        </w:pPrChange>
      </w:pPr>
      <w:ins w:id="2354" w:author="Zachary Cappella" w:date="2023-10-23T16:00:00Z">
        <w:r w:rsidRPr="00035CEB">
          <w:rPr>
            <w:rFonts w:ascii="Times New Roman" w:eastAsia="Times New Roman" w:hAnsi="Times New Roman" w:cs="Times New Roman"/>
            <w:i/>
          </w:rPr>
          <w:t>Future&lt;void&gt; populateData()</w:t>
        </w:r>
      </w:ins>
    </w:p>
    <w:p w14:paraId="6E8F2E6E" w14:textId="77777777" w:rsidR="00E058C9" w:rsidRPr="00035CEB" w:rsidRDefault="00E058C9">
      <w:pPr>
        <w:spacing w:line="240" w:lineRule="auto"/>
        <w:ind w:firstLine="720"/>
        <w:rPr>
          <w:ins w:id="2355" w:author="Zachary Cappella" w:date="2023-10-23T16:00:00Z"/>
          <w:rFonts w:ascii="Times New Roman" w:eastAsia="Times New Roman" w:hAnsi="Times New Roman" w:cs="Times New Roman"/>
          <w:i/>
        </w:rPr>
        <w:pPrChange w:id="2356" w:author="Zachary Cappella" w:date="2023-10-23T16:00:00Z">
          <w:pPr>
            <w:spacing w:line="360" w:lineRule="auto"/>
            <w:ind w:firstLine="720"/>
          </w:pPr>
        </w:pPrChange>
      </w:pPr>
      <w:ins w:id="2357" w:author="Zachary Cappella" w:date="2023-10-23T16:00:00Z">
        <w:r w:rsidRPr="00035CEB">
          <w:rPr>
            <w:rFonts w:ascii="Times New Roman" w:eastAsia="Times New Roman" w:hAnsi="Times New Roman" w:cs="Times New Roman"/>
            <w:i/>
          </w:rPr>
          <w:lastRenderedPageBreak/>
          <w:t>Future&lt;void&gt; setBiometricAuth()</w:t>
        </w:r>
      </w:ins>
    </w:p>
    <w:p w14:paraId="05F51B9D" w14:textId="77777777" w:rsidR="00E058C9" w:rsidRPr="00035CEB" w:rsidRDefault="00E058C9">
      <w:pPr>
        <w:spacing w:line="240" w:lineRule="auto"/>
        <w:ind w:firstLine="720"/>
        <w:rPr>
          <w:ins w:id="2358" w:author="Zachary Cappella" w:date="2023-10-23T16:00:00Z"/>
          <w:rFonts w:ascii="Times New Roman" w:eastAsia="Times New Roman" w:hAnsi="Times New Roman" w:cs="Times New Roman"/>
          <w:i/>
        </w:rPr>
        <w:pPrChange w:id="2359" w:author="Zachary Cappella" w:date="2023-10-23T16:00:00Z">
          <w:pPr>
            <w:spacing w:line="360" w:lineRule="auto"/>
            <w:ind w:firstLine="720"/>
          </w:pPr>
        </w:pPrChange>
      </w:pPr>
      <w:ins w:id="2360" w:author="Zachary Cappella" w:date="2023-10-23T16:00:00Z">
        <w:r w:rsidRPr="00035CEB">
          <w:rPr>
            <w:rFonts w:ascii="Times New Roman" w:eastAsia="Times New Roman" w:hAnsi="Times New Roman" w:cs="Times New Roman"/>
            <w:i/>
          </w:rPr>
          <w:t>void initState()</w:t>
        </w:r>
      </w:ins>
    </w:p>
    <w:p w14:paraId="27310DDC" w14:textId="77777777" w:rsidR="00E058C9" w:rsidRPr="00035CEB" w:rsidRDefault="00E058C9">
      <w:pPr>
        <w:spacing w:line="240" w:lineRule="auto"/>
        <w:ind w:firstLine="720"/>
        <w:rPr>
          <w:ins w:id="2361" w:author="Zachary Cappella" w:date="2023-10-23T16:00:00Z"/>
          <w:rFonts w:ascii="Times New Roman" w:eastAsia="Times New Roman" w:hAnsi="Times New Roman" w:cs="Times New Roman"/>
          <w:i/>
        </w:rPr>
        <w:pPrChange w:id="2362" w:author="Zachary Cappella" w:date="2023-10-23T16:00:00Z">
          <w:pPr>
            <w:spacing w:line="360" w:lineRule="auto"/>
            <w:ind w:firstLine="720"/>
          </w:pPr>
        </w:pPrChange>
      </w:pPr>
      <w:ins w:id="2363" w:author="Zachary Cappella" w:date="2023-10-23T16:00:00Z">
        <w:r w:rsidRPr="00035CEB">
          <w:rPr>
            <w:rFonts w:ascii="Times New Roman" w:eastAsia="Times New Roman" w:hAnsi="Times New Roman" w:cs="Times New Roman"/>
            <w:i/>
          </w:rPr>
          <w:t>Widget build(BuildContext context)</w:t>
        </w:r>
      </w:ins>
    </w:p>
    <w:p w14:paraId="0DE188D3" w14:textId="2487C97A" w:rsidR="00AF1D58" w:rsidRPr="00035CEB" w:rsidDel="00D7716A" w:rsidRDefault="66B40041">
      <w:pPr>
        <w:spacing w:after="0" w:line="240" w:lineRule="auto"/>
        <w:ind w:firstLine="720"/>
        <w:rPr>
          <w:del w:id="2364" w:author="Zachary Cappella" w:date="2023-10-23T15:57:00Z"/>
          <w:rFonts w:ascii="Times New Roman" w:eastAsia="Times New Roman" w:hAnsi="Times New Roman" w:cs="Times New Roman"/>
          <w:i/>
          <w:color w:val="000000" w:themeColor="text1"/>
        </w:rPr>
        <w:pPrChange w:id="2365" w:author="Zachary Cappella" w:date="2023-10-23T15:59:00Z">
          <w:pPr>
            <w:spacing w:after="0" w:line="360" w:lineRule="auto"/>
            <w:ind w:firstLine="720"/>
          </w:pPr>
        </w:pPrChange>
      </w:pPr>
      <w:del w:id="2366" w:author="Zachary Cappella" w:date="2023-10-23T15:57:00Z">
        <w:r w:rsidRPr="00035CEB" w:rsidDel="00D7716A">
          <w:rPr>
            <w:rFonts w:ascii="Times New Roman" w:eastAsia="Times New Roman" w:hAnsi="Times New Roman" w:cs="Times New Roman"/>
            <w:i/>
            <w:iCs/>
            <w:color w:val="000000" w:themeColor="text1"/>
          </w:rPr>
          <w:delText>DateTime timeStamp</w:delText>
        </w:r>
      </w:del>
    </w:p>
    <w:p w14:paraId="7EE0280F" w14:textId="753FF1CD" w:rsidR="00AF1D58" w:rsidRPr="00035CEB" w:rsidDel="00D7716A" w:rsidRDefault="66B40041">
      <w:pPr>
        <w:spacing w:after="0" w:line="240" w:lineRule="auto"/>
        <w:ind w:firstLine="720"/>
        <w:rPr>
          <w:del w:id="2367" w:author="Zachary Cappella" w:date="2023-10-23T15:57:00Z"/>
          <w:rFonts w:ascii="Times New Roman" w:eastAsia="Times New Roman" w:hAnsi="Times New Roman" w:cs="Times New Roman"/>
          <w:i/>
          <w:color w:val="000000" w:themeColor="text1"/>
        </w:rPr>
        <w:pPrChange w:id="2368" w:author="Zachary Cappella" w:date="2023-10-23T15:59:00Z">
          <w:pPr>
            <w:spacing w:after="0" w:line="360" w:lineRule="auto"/>
            <w:ind w:firstLine="720"/>
          </w:pPr>
        </w:pPrChange>
      </w:pPr>
      <w:del w:id="2369" w:author="Zachary Cappella" w:date="2023-10-23T15:57:00Z">
        <w:r w:rsidRPr="00035CEB" w:rsidDel="00D7716A">
          <w:rPr>
            <w:rFonts w:ascii="Times New Roman" w:eastAsia="Times New Roman" w:hAnsi="Times New Roman" w:cs="Times New Roman"/>
            <w:i/>
            <w:iCs/>
            <w:color w:val="000000" w:themeColor="text1"/>
          </w:rPr>
          <w:delText>int storageSize</w:delText>
        </w:r>
      </w:del>
    </w:p>
    <w:p w14:paraId="16EB457F" w14:textId="0ACD2BC6" w:rsidR="00AF1D58" w:rsidRPr="00035CEB" w:rsidDel="00D7716A" w:rsidRDefault="66B40041">
      <w:pPr>
        <w:spacing w:after="0" w:line="240" w:lineRule="auto"/>
        <w:ind w:firstLine="720"/>
        <w:rPr>
          <w:del w:id="2370" w:author="Zachary Cappella" w:date="2023-10-23T15:57:00Z"/>
          <w:rFonts w:ascii="Times New Roman" w:eastAsia="Times New Roman" w:hAnsi="Times New Roman" w:cs="Times New Roman"/>
          <w:i/>
          <w:color w:val="000000" w:themeColor="text1"/>
        </w:rPr>
        <w:pPrChange w:id="2371" w:author="Zachary Cappella" w:date="2023-10-23T15:59:00Z">
          <w:pPr>
            <w:spacing w:after="0" w:line="360" w:lineRule="auto"/>
            <w:ind w:firstLine="720"/>
          </w:pPr>
        </w:pPrChange>
      </w:pPr>
      <w:del w:id="2372" w:author="Zachary Cappella" w:date="2023-10-23T15:57:00Z">
        <w:r w:rsidRPr="00035CEB" w:rsidDel="00D7716A">
          <w:rPr>
            <w:rFonts w:ascii="Times New Roman" w:eastAsia="Times New Roman" w:hAnsi="Times New Roman" w:cs="Times New Roman"/>
            <w:i/>
            <w:iCs/>
            <w:color w:val="000000" w:themeColor="text1"/>
          </w:rPr>
          <w:delText>bool isFavorited</w:delText>
        </w:r>
      </w:del>
    </w:p>
    <w:p w14:paraId="6CDFC91F" w14:textId="4BB5D5DC" w:rsidR="00AF1D58" w:rsidRPr="00035CEB" w:rsidDel="00D7716A" w:rsidRDefault="66B40041">
      <w:pPr>
        <w:spacing w:after="0" w:line="240" w:lineRule="auto"/>
        <w:ind w:firstLine="720"/>
        <w:rPr>
          <w:del w:id="2373" w:author="Zachary Cappella" w:date="2023-10-23T15:57:00Z"/>
          <w:rFonts w:ascii="Times New Roman" w:eastAsia="Times New Roman" w:hAnsi="Times New Roman" w:cs="Times New Roman"/>
          <w:i/>
          <w:color w:val="000000" w:themeColor="text1"/>
        </w:rPr>
        <w:pPrChange w:id="2374" w:author="Zachary Cappella" w:date="2023-10-23T15:59:00Z">
          <w:pPr>
            <w:spacing w:after="0" w:line="360" w:lineRule="auto"/>
            <w:ind w:firstLine="720"/>
          </w:pPr>
        </w:pPrChange>
      </w:pPr>
      <w:del w:id="2375" w:author="Zachary Cappella" w:date="2023-10-23T15:57:00Z">
        <w:r w:rsidRPr="00035CEB" w:rsidDel="00D7716A">
          <w:rPr>
            <w:rFonts w:ascii="Times New Roman" w:eastAsia="Times New Roman" w:hAnsi="Times New Roman" w:cs="Times New Roman"/>
            <w:i/>
            <w:iCs/>
            <w:color w:val="000000" w:themeColor="text1"/>
          </w:rPr>
          <w:delText>late Icon iconType</w:delText>
        </w:r>
      </w:del>
    </w:p>
    <w:p w14:paraId="461A0CA1" w14:textId="60439482" w:rsidR="00AF1D58" w:rsidRPr="00035CEB" w:rsidDel="00D7716A" w:rsidRDefault="66B40041">
      <w:pPr>
        <w:spacing w:after="0" w:line="240" w:lineRule="auto"/>
        <w:rPr>
          <w:del w:id="2376" w:author="Zachary Cappella" w:date="2023-10-23T15:57:00Z"/>
          <w:rFonts w:ascii="Times New Roman" w:hAnsi="Times New Roman" w:cs="Times New Roman"/>
          <w:rPrChange w:id="2377" w:author="Zachary Cappella" w:date="2023-10-23T16:02:00Z">
            <w:rPr>
              <w:del w:id="2378" w:author="Zachary Cappella" w:date="2023-10-23T15:57:00Z"/>
            </w:rPr>
          </w:rPrChange>
        </w:rPr>
        <w:pPrChange w:id="2379" w:author="Zachary Cappella" w:date="2023-10-23T15:59:00Z">
          <w:pPr>
            <w:spacing w:after="0" w:line="360" w:lineRule="auto"/>
          </w:pPr>
        </w:pPrChange>
      </w:pPr>
      <w:del w:id="2380" w:author="Zachary Cappella" w:date="2023-10-23T15:57:00Z">
        <w:r w:rsidRPr="00035CEB" w:rsidDel="00D7716A">
          <w:rPr>
            <w:rFonts w:ascii="Times New Roman" w:eastAsia="Times New Roman" w:hAnsi="Times New Roman" w:cs="Times New Roman"/>
            <w:b/>
            <w:bCs/>
            <w:color w:val="000000" w:themeColor="text1"/>
          </w:rPr>
          <w:delText xml:space="preserve">Exceptions Thrown:  </w:delText>
        </w:r>
        <w:r w:rsidRPr="00035CEB" w:rsidDel="00D7716A">
          <w:rPr>
            <w:rFonts w:ascii="Times New Roman" w:eastAsia="Times New Roman" w:hAnsi="Times New Roman" w:cs="Times New Roman"/>
            <w:color w:val="000000" w:themeColor="text1"/>
          </w:rPr>
          <w:delText xml:space="preserve"> </w:delText>
        </w:r>
      </w:del>
    </w:p>
    <w:p w14:paraId="1C366670" w14:textId="17967ED8" w:rsidR="00AF1D58" w:rsidRPr="00035CEB" w:rsidDel="00D7716A" w:rsidRDefault="66B40041">
      <w:pPr>
        <w:spacing w:after="0" w:line="240" w:lineRule="auto"/>
        <w:ind w:firstLine="720"/>
        <w:rPr>
          <w:del w:id="2381" w:author="Zachary Cappella" w:date="2023-10-23T15:57:00Z"/>
          <w:rFonts w:ascii="Times New Roman" w:eastAsia="Times New Roman" w:hAnsi="Times New Roman" w:cs="Times New Roman"/>
          <w:color w:val="000000" w:themeColor="text1"/>
        </w:rPr>
        <w:pPrChange w:id="2382" w:author="Zachary Cappella" w:date="2023-10-23T15:59:00Z">
          <w:pPr>
            <w:spacing w:after="0" w:line="360" w:lineRule="auto"/>
            <w:ind w:firstLine="720"/>
          </w:pPr>
        </w:pPrChange>
      </w:pPr>
      <w:del w:id="2383" w:author="Zachary Cappella" w:date="2023-10-23T15:57:00Z">
        <w:r w:rsidRPr="00035CEB" w:rsidDel="00D7716A">
          <w:rPr>
            <w:rFonts w:ascii="Times New Roman" w:eastAsia="Times New Roman" w:hAnsi="Times New Roman" w:cs="Times New Roman"/>
            <w:color w:val="000000" w:themeColor="text1"/>
          </w:rPr>
          <w:delText>N/A</w:delText>
        </w:r>
        <w:r w:rsidR="003140F7" w:rsidRPr="00035CEB" w:rsidDel="00D7716A">
          <w:rPr>
            <w:rFonts w:ascii="Times New Roman" w:hAnsi="Times New Roman" w:cs="Times New Roman"/>
            <w:rPrChange w:id="2384" w:author="Zachary Cappella" w:date="2023-10-23T16:02:00Z">
              <w:rPr/>
            </w:rPrChange>
          </w:rPr>
          <w:tab/>
        </w:r>
      </w:del>
    </w:p>
    <w:p w14:paraId="3325F07A" w14:textId="38CFA7E4" w:rsidR="00AF1D58" w:rsidRPr="00035CEB" w:rsidDel="00D7716A" w:rsidRDefault="66B40041">
      <w:pPr>
        <w:spacing w:after="0" w:line="240" w:lineRule="auto"/>
        <w:rPr>
          <w:del w:id="2385" w:author="Zachary Cappella" w:date="2023-10-23T15:57:00Z"/>
          <w:rFonts w:ascii="Times New Roman" w:hAnsi="Times New Roman" w:cs="Times New Roman"/>
          <w:rPrChange w:id="2386" w:author="Zachary Cappella" w:date="2023-10-23T16:02:00Z">
            <w:rPr>
              <w:del w:id="2387" w:author="Zachary Cappella" w:date="2023-10-23T15:57:00Z"/>
            </w:rPr>
          </w:rPrChange>
        </w:rPr>
        <w:pPrChange w:id="2388" w:author="Zachary Cappella" w:date="2023-10-23T15:59:00Z">
          <w:pPr>
            <w:spacing w:after="0" w:line="360" w:lineRule="auto"/>
          </w:pPr>
        </w:pPrChange>
      </w:pPr>
      <w:del w:id="2389" w:author="Zachary Cappella" w:date="2023-10-23T15:57:00Z">
        <w:r w:rsidRPr="00035CEB" w:rsidDel="00D7716A">
          <w:rPr>
            <w:rFonts w:ascii="Times New Roman" w:eastAsia="Times New Roman" w:hAnsi="Times New Roman" w:cs="Times New Roman"/>
            <w:b/>
            <w:bCs/>
            <w:color w:val="000000" w:themeColor="text1"/>
          </w:rPr>
          <w:delText xml:space="preserve">Class Constructors: </w:delText>
        </w:r>
        <w:r w:rsidRPr="00035CEB" w:rsidDel="00D7716A">
          <w:rPr>
            <w:rFonts w:ascii="Times New Roman" w:eastAsia="Times New Roman" w:hAnsi="Times New Roman" w:cs="Times New Roman"/>
            <w:color w:val="000000" w:themeColor="text1"/>
          </w:rPr>
          <w:delText xml:space="preserve"> </w:delText>
        </w:r>
      </w:del>
    </w:p>
    <w:p w14:paraId="7A3D3F1D" w14:textId="794A57BA" w:rsidR="00AF1D58" w:rsidRPr="00035CEB" w:rsidDel="00D7716A" w:rsidRDefault="66B40041">
      <w:pPr>
        <w:spacing w:after="0" w:line="240" w:lineRule="auto"/>
        <w:ind w:firstLine="720"/>
        <w:rPr>
          <w:del w:id="2390" w:author="Zachary Cappella" w:date="2023-10-23T15:57:00Z"/>
          <w:rFonts w:ascii="Times New Roman" w:hAnsi="Times New Roman" w:cs="Times New Roman"/>
          <w:rPrChange w:id="2391" w:author="Zachary Cappella" w:date="2023-10-23T16:02:00Z">
            <w:rPr>
              <w:del w:id="2392" w:author="Zachary Cappella" w:date="2023-10-23T15:57:00Z"/>
            </w:rPr>
          </w:rPrChange>
        </w:rPr>
        <w:pPrChange w:id="2393" w:author="Zachary Cappella" w:date="2023-10-23T15:59:00Z">
          <w:pPr>
            <w:spacing w:after="0" w:line="360" w:lineRule="auto"/>
            <w:ind w:firstLine="720"/>
          </w:pPr>
        </w:pPrChange>
      </w:pPr>
      <w:del w:id="2394" w:author="Zachary Cappella" w:date="2023-10-23T15:57:00Z">
        <w:r w:rsidRPr="00035CEB" w:rsidDel="00D7716A">
          <w:rPr>
            <w:rFonts w:ascii="Times New Roman" w:eastAsia="Times New Roman" w:hAnsi="Times New Roman" w:cs="Times New Roman"/>
            <w:color w:val="000000" w:themeColor="text1"/>
          </w:rPr>
          <w:delText>N/A</w:delText>
        </w:r>
      </w:del>
    </w:p>
    <w:p w14:paraId="29FE655D" w14:textId="65CE7E92" w:rsidR="00AF1D58" w:rsidRPr="00035CEB" w:rsidDel="00D7716A" w:rsidRDefault="66B40041">
      <w:pPr>
        <w:spacing w:after="0" w:line="240" w:lineRule="auto"/>
        <w:rPr>
          <w:del w:id="2395" w:author="Zachary Cappella" w:date="2023-10-23T15:57:00Z"/>
          <w:rFonts w:ascii="Times New Roman" w:hAnsi="Times New Roman" w:cs="Times New Roman"/>
          <w:rPrChange w:id="2396" w:author="Zachary Cappella" w:date="2023-10-23T16:02:00Z">
            <w:rPr>
              <w:del w:id="2397" w:author="Zachary Cappella" w:date="2023-10-23T15:57:00Z"/>
            </w:rPr>
          </w:rPrChange>
        </w:rPr>
        <w:pPrChange w:id="2398" w:author="Zachary Cappella" w:date="2023-10-23T15:59:00Z">
          <w:pPr>
            <w:spacing w:after="0" w:line="360" w:lineRule="auto"/>
          </w:pPr>
        </w:pPrChange>
      </w:pPr>
      <w:del w:id="2399" w:author="Zachary Cappella" w:date="2023-10-23T15:57:00Z">
        <w:r w:rsidRPr="00035CEB" w:rsidDel="00D7716A">
          <w:rPr>
            <w:rFonts w:ascii="Times New Roman" w:eastAsia="Times New Roman" w:hAnsi="Times New Roman" w:cs="Times New Roman"/>
            <w:b/>
            <w:bCs/>
            <w:color w:val="000000" w:themeColor="text1"/>
          </w:rPr>
          <w:delText xml:space="preserve">Class Methods: </w:delText>
        </w:r>
        <w:r w:rsidRPr="00035CEB" w:rsidDel="00D7716A">
          <w:rPr>
            <w:rFonts w:ascii="Times New Roman" w:eastAsia="Times New Roman" w:hAnsi="Times New Roman" w:cs="Times New Roman"/>
            <w:color w:val="000000" w:themeColor="text1"/>
          </w:rPr>
          <w:delText xml:space="preserve"> </w:delText>
        </w:r>
      </w:del>
    </w:p>
    <w:p w14:paraId="7B87EB43" w14:textId="04CDEF8D" w:rsidR="00AF1D58" w:rsidRPr="00035CEB" w:rsidDel="00D7716A" w:rsidRDefault="66B40041">
      <w:pPr>
        <w:spacing w:after="0" w:line="240" w:lineRule="auto"/>
        <w:rPr>
          <w:del w:id="2400" w:author="Zachary Cappella" w:date="2023-10-23T15:57:00Z"/>
          <w:rFonts w:ascii="Times New Roman" w:hAnsi="Times New Roman" w:cs="Times New Roman"/>
          <w:rPrChange w:id="2401" w:author="Zachary Cappella" w:date="2023-10-23T16:02:00Z">
            <w:rPr>
              <w:del w:id="2402" w:author="Zachary Cappella" w:date="2023-10-23T15:57:00Z"/>
            </w:rPr>
          </w:rPrChange>
        </w:rPr>
        <w:pPrChange w:id="2403" w:author="Zachary Cappella" w:date="2023-10-23T15:59:00Z">
          <w:pPr>
            <w:spacing w:after="0" w:line="360" w:lineRule="auto"/>
          </w:pPr>
        </w:pPrChange>
      </w:pPr>
      <w:del w:id="2404" w:author="Zachary Cappella" w:date="2023-10-23T15:57:00Z">
        <w:r w:rsidRPr="00035CEB" w:rsidDel="00D7716A">
          <w:rPr>
            <w:rFonts w:ascii="Times New Roman" w:eastAsia="Times New Roman" w:hAnsi="Times New Roman" w:cs="Times New Roman"/>
            <w:i/>
            <w:iCs/>
            <w:color w:val="000000" w:themeColor="text1"/>
            <w:sz w:val="24"/>
            <w:szCs w:val="24"/>
          </w:rPr>
          <w:delText>addTag(String tag)</w:delText>
        </w:r>
      </w:del>
    </w:p>
    <w:p w14:paraId="1A893BD9" w14:textId="1933308D" w:rsidR="00AF1D58" w:rsidRPr="00035CEB" w:rsidDel="00D7716A" w:rsidRDefault="66B40041">
      <w:pPr>
        <w:spacing w:after="0" w:line="240" w:lineRule="auto"/>
        <w:ind w:firstLine="720"/>
        <w:rPr>
          <w:del w:id="2405" w:author="Zachary Cappella" w:date="2023-10-23T15:57:00Z"/>
          <w:rFonts w:ascii="Times New Roman" w:hAnsi="Times New Roman" w:cs="Times New Roman"/>
          <w:rPrChange w:id="2406" w:author="Zachary Cappella" w:date="2023-10-23T16:02:00Z">
            <w:rPr>
              <w:del w:id="2407" w:author="Zachary Cappella" w:date="2023-10-23T15:57:00Z"/>
            </w:rPr>
          </w:rPrChange>
        </w:rPr>
        <w:pPrChange w:id="2408" w:author="Zachary Cappella" w:date="2023-10-23T15:59:00Z">
          <w:pPr>
            <w:spacing w:after="0" w:line="360" w:lineRule="auto"/>
            <w:ind w:firstLine="720"/>
          </w:pPr>
        </w:pPrChange>
      </w:pPr>
      <w:del w:id="2409" w:author="Zachary Cappella" w:date="2023-10-23T15:57:00Z">
        <w:r w:rsidRPr="00035CEB" w:rsidDel="00D7716A">
          <w:rPr>
            <w:rFonts w:ascii="Times New Roman" w:eastAsia="Times New Roman" w:hAnsi="Times New Roman" w:cs="Times New Roman"/>
            <w:i/>
            <w:iCs/>
            <w:color w:val="000000" w:themeColor="text1"/>
            <w:sz w:val="24"/>
            <w:szCs w:val="24"/>
          </w:rPr>
          <w:delText>deleteTag(String tag)</w:delText>
        </w:r>
      </w:del>
    </w:p>
    <w:p w14:paraId="07DA8518" w14:textId="611CC698" w:rsidR="00AF1D58" w:rsidRPr="00035CEB" w:rsidDel="00D7716A" w:rsidRDefault="66B40041">
      <w:pPr>
        <w:spacing w:after="0" w:line="240" w:lineRule="auto"/>
        <w:ind w:firstLine="720"/>
        <w:rPr>
          <w:del w:id="2410" w:author="Zachary Cappella" w:date="2023-10-23T15:57:00Z"/>
          <w:rFonts w:ascii="Times New Roman" w:hAnsi="Times New Roman" w:cs="Times New Roman"/>
          <w:rPrChange w:id="2411" w:author="Zachary Cappella" w:date="2023-10-23T16:02:00Z">
            <w:rPr>
              <w:del w:id="2412" w:author="Zachary Cappella" w:date="2023-10-23T15:57:00Z"/>
            </w:rPr>
          </w:rPrChange>
        </w:rPr>
        <w:pPrChange w:id="2413" w:author="Zachary Cappella" w:date="2023-10-23T15:59:00Z">
          <w:pPr>
            <w:spacing w:after="0" w:line="360" w:lineRule="auto"/>
            <w:ind w:firstLine="720"/>
          </w:pPr>
        </w:pPrChange>
      </w:pPr>
      <w:del w:id="2414" w:author="Zachary Cappella" w:date="2023-10-23T15:57:00Z">
        <w:r w:rsidRPr="00035CEB" w:rsidDel="00D7716A">
          <w:rPr>
            <w:rFonts w:ascii="Times New Roman" w:eastAsia="Times New Roman" w:hAnsi="Times New Roman" w:cs="Times New Roman"/>
            <w:i/>
            <w:iCs/>
            <w:color w:val="000000" w:themeColor="text1"/>
            <w:sz w:val="24"/>
            <w:szCs w:val="24"/>
          </w:rPr>
          <w:delText>getStorageSizeString(): String</w:delText>
        </w:r>
      </w:del>
    </w:p>
    <w:p w14:paraId="4374EF2B" w14:textId="4700317E" w:rsidR="00AF1D58" w:rsidRPr="00035CEB" w:rsidDel="00D7716A" w:rsidRDefault="66B40041">
      <w:pPr>
        <w:spacing w:after="0" w:line="240" w:lineRule="auto"/>
        <w:ind w:firstLine="720"/>
        <w:rPr>
          <w:del w:id="2415" w:author="Zachary Cappella" w:date="2023-10-23T15:57:00Z"/>
          <w:rFonts w:ascii="Times New Roman" w:eastAsia="Times New Roman" w:hAnsi="Times New Roman" w:cs="Times New Roman"/>
          <w:i/>
          <w:iCs/>
          <w:color w:val="000000" w:themeColor="text1"/>
          <w:sz w:val="24"/>
          <w:szCs w:val="24"/>
        </w:rPr>
        <w:pPrChange w:id="2416" w:author="Zachary Cappella" w:date="2023-10-23T15:59:00Z">
          <w:pPr>
            <w:spacing w:after="0" w:line="360" w:lineRule="auto"/>
            <w:ind w:firstLine="720"/>
          </w:pPr>
        </w:pPrChange>
      </w:pPr>
      <w:del w:id="2417" w:author="Zachary Cappella" w:date="2023-10-23T15:57:00Z">
        <w:r w:rsidRPr="00035CEB" w:rsidDel="00D7716A">
          <w:rPr>
            <w:rFonts w:ascii="Times New Roman" w:eastAsia="Times New Roman" w:hAnsi="Times New Roman" w:cs="Times New Roman"/>
            <w:i/>
            <w:iCs/>
            <w:color w:val="000000" w:themeColor="text1"/>
            <w:sz w:val="24"/>
            <w:szCs w:val="24"/>
          </w:rPr>
          <w:delText>getDateTimeString(): String</w:delText>
        </w:r>
        <w:r w:rsidR="003140F7" w:rsidRPr="00035CEB" w:rsidDel="00D7716A">
          <w:rPr>
            <w:rFonts w:ascii="Times New Roman" w:hAnsi="Times New Roman" w:cs="Times New Roman"/>
            <w:rPrChange w:id="2418" w:author="Zachary Cappella" w:date="2023-10-23T16:02:00Z">
              <w:rPr/>
            </w:rPrChange>
          </w:rPr>
          <w:tab/>
        </w:r>
      </w:del>
    </w:p>
    <w:p w14:paraId="30289711" w14:textId="20502339" w:rsidR="00AF1D58" w:rsidRPr="00035CEB" w:rsidDel="00D7716A" w:rsidRDefault="66B40041">
      <w:pPr>
        <w:spacing w:after="0" w:line="240" w:lineRule="auto"/>
        <w:ind w:firstLine="720"/>
        <w:rPr>
          <w:del w:id="2419" w:author="Zachary Cappella" w:date="2023-10-23T15:57:00Z"/>
          <w:rFonts w:ascii="Times New Roman" w:hAnsi="Times New Roman" w:cs="Times New Roman"/>
          <w:rPrChange w:id="2420" w:author="Zachary Cappella" w:date="2023-10-23T16:02:00Z">
            <w:rPr>
              <w:del w:id="2421" w:author="Zachary Cappella" w:date="2023-10-23T15:57:00Z"/>
            </w:rPr>
          </w:rPrChange>
        </w:rPr>
        <w:pPrChange w:id="2422" w:author="Zachary Cappella" w:date="2023-10-23T15:59:00Z">
          <w:pPr>
            <w:spacing w:after="0" w:line="360" w:lineRule="auto"/>
            <w:ind w:firstLine="720"/>
          </w:pPr>
        </w:pPrChange>
      </w:pPr>
      <w:del w:id="2423" w:author="Zachary Cappella" w:date="2023-10-23T15:57:00Z">
        <w:r w:rsidRPr="00035CEB" w:rsidDel="00D7716A">
          <w:rPr>
            <w:rFonts w:ascii="Times New Roman" w:eastAsia="Times New Roman" w:hAnsi="Times New Roman" w:cs="Times New Roman"/>
            <w:i/>
            <w:iCs/>
            <w:color w:val="000000" w:themeColor="text1"/>
            <w:sz w:val="24"/>
            <w:szCs w:val="24"/>
          </w:rPr>
          <w:delText>formatDateTime(DateTime? timeStamp): String</w:delText>
        </w:r>
      </w:del>
    </w:p>
    <w:p w14:paraId="67D6A10D" w14:textId="143C3DB7" w:rsidR="00AF1D58" w:rsidRPr="00035CEB" w:rsidDel="00B74EF6" w:rsidRDefault="00AF1D58">
      <w:pPr>
        <w:pStyle w:val="Heading2"/>
        <w:spacing w:line="240" w:lineRule="auto"/>
        <w:rPr>
          <w:del w:id="2424" w:author="Zachary Cappella" w:date="2023-10-23T15:59:00Z"/>
          <w:rFonts w:ascii="Times New Roman" w:eastAsia="Times New Roman" w:hAnsi="Times New Roman" w:cs="Times New Roman"/>
        </w:rPr>
        <w:pPrChange w:id="2425" w:author="Zachary Cappella" w:date="2023-10-23T15:59:00Z">
          <w:pPr>
            <w:pStyle w:val="Heading2"/>
          </w:pPr>
        </w:pPrChange>
      </w:pPr>
    </w:p>
    <w:p w14:paraId="0BCF187D" w14:textId="15AE5947" w:rsidR="00AF1D58" w:rsidRPr="00035CEB" w:rsidDel="00B74EF6" w:rsidRDefault="66B40041">
      <w:pPr>
        <w:pStyle w:val="Heading2"/>
        <w:spacing w:line="240" w:lineRule="auto"/>
        <w:rPr>
          <w:del w:id="2426" w:author="Zachary Cappella" w:date="2023-10-23T15:59:00Z"/>
          <w:rFonts w:ascii="Times New Roman" w:eastAsia="Times New Roman" w:hAnsi="Times New Roman" w:cs="Times New Roman"/>
        </w:rPr>
        <w:pPrChange w:id="2427" w:author="Zachary Cappella" w:date="2023-10-23T15:59:00Z">
          <w:pPr>
            <w:pStyle w:val="Heading2"/>
          </w:pPr>
        </w:pPrChange>
      </w:pPr>
      <w:del w:id="2428" w:author="Zachary Cappella" w:date="2023-10-23T15:59:00Z">
        <w:r w:rsidRPr="00035CEB" w:rsidDel="00B74EF6">
          <w:rPr>
            <w:rFonts w:ascii="Times New Roman" w:eastAsia="Times New Roman" w:hAnsi="Times New Roman" w:cs="Times New Roman"/>
          </w:rPr>
          <w:delText>5.</w:delText>
        </w:r>
        <w:r w:rsidR="00F117FE" w:rsidRPr="00035CEB" w:rsidDel="00B74EF6">
          <w:rPr>
            <w:rFonts w:ascii="Times New Roman" w:eastAsia="Times New Roman" w:hAnsi="Times New Roman" w:cs="Times New Roman"/>
          </w:rPr>
          <w:delText>4</w:delText>
        </w:r>
        <w:r w:rsidRPr="00035CEB" w:rsidDel="00B74EF6">
          <w:rPr>
            <w:rFonts w:ascii="Times New Roman" w:eastAsia="Times New Roman" w:hAnsi="Times New Roman" w:cs="Times New Roman"/>
          </w:rPr>
          <w:delText xml:space="preserve"> Class: MediaController</w:delText>
        </w:r>
      </w:del>
    </w:p>
    <w:p w14:paraId="7F4B21CD" w14:textId="174C9EE8" w:rsidR="00AF1D58" w:rsidRPr="00035CEB" w:rsidDel="00B74EF6" w:rsidRDefault="66B40041">
      <w:pPr>
        <w:spacing w:after="0" w:line="240" w:lineRule="auto"/>
        <w:rPr>
          <w:del w:id="2429" w:author="Zachary Cappella" w:date="2023-10-23T15:59:00Z"/>
          <w:rFonts w:ascii="Times New Roman" w:hAnsi="Times New Roman" w:cs="Times New Roman"/>
          <w:rPrChange w:id="2430" w:author="Zachary Cappella" w:date="2023-10-23T16:02:00Z">
            <w:rPr>
              <w:del w:id="2431" w:author="Zachary Cappella" w:date="2023-10-23T15:59:00Z"/>
            </w:rPr>
          </w:rPrChange>
        </w:rPr>
        <w:pPrChange w:id="2432" w:author="Zachary Cappella" w:date="2023-10-23T15:59:00Z">
          <w:pPr>
            <w:spacing w:after="0" w:line="360" w:lineRule="auto"/>
          </w:pPr>
        </w:pPrChange>
      </w:pPr>
      <w:del w:id="2433" w:author="Zachary Cappella" w:date="2023-10-23T15:59:00Z">
        <w:r w:rsidRPr="00035CEB" w:rsidDel="00B74EF6">
          <w:rPr>
            <w:rFonts w:ascii="Times New Roman" w:eastAsia="Times New Roman" w:hAnsi="Times New Roman" w:cs="Times New Roman"/>
            <w:b/>
            <w:bCs/>
            <w:color w:val="000000" w:themeColor="text1"/>
          </w:rPr>
          <w:delText>Class Description:</w:delText>
        </w:r>
        <w:r w:rsidRPr="00035CEB" w:rsidDel="00B74EF6">
          <w:rPr>
            <w:rFonts w:ascii="Times New Roman" w:eastAsia="Times New Roman" w:hAnsi="Times New Roman" w:cs="Times New Roman"/>
            <w:color w:val="000000" w:themeColor="text1"/>
          </w:rPr>
          <w:delText xml:space="preserve"> </w:delText>
        </w:r>
        <w:r w:rsidRPr="00035CEB" w:rsidDel="00B74EF6">
          <w:rPr>
            <w:rFonts w:ascii="Times New Roman" w:eastAsia="Times New Roman" w:hAnsi="Times New Roman" w:cs="Times New Roman"/>
            <w:i/>
            <w:iCs/>
            <w:color w:val="000000" w:themeColor="text1"/>
          </w:rPr>
          <w:delText xml:space="preserve">This class will allow the manipulation of media data within the application. </w:delText>
        </w:r>
      </w:del>
    </w:p>
    <w:p w14:paraId="64A42EE0" w14:textId="53AF8720" w:rsidR="00AF1D58" w:rsidRPr="00035CEB" w:rsidDel="00B74EF6" w:rsidRDefault="66B40041">
      <w:pPr>
        <w:spacing w:after="0" w:line="240" w:lineRule="auto"/>
        <w:rPr>
          <w:del w:id="2434" w:author="Zachary Cappella" w:date="2023-10-23T15:59:00Z"/>
          <w:rFonts w:ascii="Times New Roman" w:hAnsi="Times New Roman" w:cs="Times New Roman"/>
          <w:rPrChange w:id="2435" w:author="Zachary Cappella" w:date="2023-10-23T16:02:00Z">
            <w:rPr>
              <w:del w:id="2436" w:author="Zachary Cappella" w:date="2023-10-23T15:59:00Z"/>
            </w:rPr>
          </w:rPrChange>
        </w:rPr>
        <w:pPrChange w:id="2437" w:author="Zachary Cappella" w:date="2023-10-23T15:59:00Z">
          <w:pPr>
            <w:spacing w:after="0" w:line="360" w:lineRule="auto"/>
          </w:pPr>
        </w:pPrChange>
      </w:pPr>
      <w:del w:id="2438" w:author="Zachary Cappella" w:date="2023-10-23T15:59:00Z">
        <w:r w:rsidRPr="00035CEB" w:rsidDel="00B74EF6">
          <w:rPr>
            <w:rFonts w:ascii="Times New Roman" w:eastAsia="Times New Roman" w:hAnsi="Times New Roman" w:cs="Times New Roman"/>
            <w:b/>
            <w:bCs/>
            <w:color w:val="000000" w:themeColor="text1"/>
          </w:rPr>
          <w:delText xml:space="preserve">Class Inheritance: </w:delText>
        </w:r>
        <w:r w:rsidRPr="00035CEB" w:rsidDel="00B74EF6">
          <w:rPr>
            <w:rFonts w:ascii="Times New Roman" w:eastAsia="Times New Roman" w:hAnsi="Times New Roman" w:cs="Times New Roman"/>
            <w:i/>
            <w:iCs/>
            <w:color w:val="000000" w:themeColor="text1"/>
          </w:rPr>
          <w:delText>N/A</w:delText>
        </w:r>
      </w:del>
    </w:p>
    <w:p w14:paraId="017AC2A1" w14:textId="610596F6" w:rsidR="00AF1D58" w:rsidRPr="00035CEB" w:rsidDel="00B74EF6" w:rsidRDefault="66B40041">
      <w:pPr>
        <w:spacing w:after="0" w:line="240" w:lineRule="auto"/>
        <w:rPr>
          <w:del w:id="2439" w:author="Zachary Cappella" w:date="2023-10-23T15:59:00Z"/>
          <w:rFonts w:ascii="Times New Roman" w:hAnsi="Times New Roman" w:cs="Times New Roman"/>
          <w:rPrChange w:id="2440" w:author="Zachary Cappella" w:date="2023-10-23T16:02:00Z">
            <w:rPr>
              <w:del w:id="2441" w:author="Zachary Cappella" w:date="2023-10-23T15:59:00Z"/>
            </w:rPr>
          </w:rPrChange>
        </w:rPr>
        <w:pPrChange w:id="2442" w:author="Zachary Cappella" w:date="2023-10-23T15:59:00Z">
          <w:pPr>
            <w:spacing w:after="0" w:line="360" w:lineRule="auto"/>
          </w:pPr>
        </w:pPrChange>
      </w:pPr>
      <w:del w:id="2443" w:author="Zachary Cappella" w:date="2023-10-23T15:59:00Z">
        <w:r w:rsidRPr="00035CEB" w:rsidDel="00B74EF6">
          <w:rPr>
            <w:rFonts w:ascii="Times New Roman" w:eastAsia="Times New Roman" w:hAnsi="Times New Roman" w:cs="Times New Roman"/>
            <w:b/>
            <w:bCs/>
            <w:color w:val="000000" w:themeColor="text1"/>
          </w:rPr>
          <w:delText xml:space="preserve">Class Attributes: </w:delText>
        </w:r>
        <w:r w:rsidRPr="00035CEB" w:rsidDel="00B74EF6">
          <w:rPr>
            <w:rFonts w:ascii="Times New Roman" w:eastAsia="Times New Roman" w:hAnsi="Times New Roman" w:cs="Times New Roman"/>
            <w:color w:val="000000" w:themeColor="text1"/>
          </w:rPr>
          <w:delText xml:space="preserve"> </w:delText>
        </w:r>
      </w:del>
    </w:p>
    <w:p w14:paraId="2566CC59" w14:textId="1629B003" w:rsidR="00AF1D58" w:rsidRPr="00035CEB" w:rsidDel="00B74EF6" w:rsidRDefault="66B40041">
      <w:pPr>
        <w:spacing w:after="0" w:line="240" w:lineRule="auto"/>
        <w:rPr>
          <w:del w:id="2444" w:author="Zachary Cappella" w:date="2023-10-23T15:59:00Z"/>
          <w:rFonts w:ascii="Times New Roman" w:hAnsi="Times New Roman" w:cs="Times New Roman"/>
          <w:rPrChange w:id="2445" w:author="Zachary Cappella" w:date="2023-10-23T16:02:00Z">
            <w:rPr>
              <w:del w:id="2446" w:author="Zachary Cappella" w:date="2023-10-23T15:59:00Z"/>
            </w:rPr>
          </w:rPrChange>
        </w:rPr>
        <w:pPrChange w:id="2447" w:author="Zachary Cappella" w:date="2023-10-23T15:59:00Z">
          <w:pPr>
            <w:spacing w:after="0" w:line="360" w:lineRule="auto"/>
            <w:ind w:firstLine="720"/>
          </w:pPr>
        </w:pPrChange>
      </w:pPr>
      <w:del w:id="2448" w:author="Zachary Cappella" w:date="2023-10-23T15:59:00Z">
        <w:r w:rsidRPr="00035CEB" w:rsidDel="00B74EF6">
          <w:rPr>
            <w:rFonts w:ascii="Times New Roman" w:eastAsia="Times New Roman" w:hAnsi="Times New Roman" w:cs="Times New Roman"/>
            <w:i/>
            <w:iCs/>
            <w:color w:val="000000" w:themeColor="text1"/>
          </w:rPr>
          <w:delText>N/A</w:delText>
        </w:r>
      </w:del>
    </w:p>
    <w:p w14:paraId="309B9C51" w14:textId="2AD6A0CB" w:rsidR="00AF1D58" w:rsidRPr="00035CEB" w:rsidDel="00B74EF6" w:rsidRDefault="66B40041">
      <w:pPr>
        <w:spacing w:after="0" w:line="240" w:lineRule="auto"/>
        <w:rPr>
          <w:del w:id="2449" w:author="Zachary Cappella" w:date="2023-10-23T15:59:00Z"/>
          <w:rFonts w:ascii="Times New Roman" w:hAnsi="Times New Roman" w:cs="Times New Roman"/>
          <w:rPrChange w:id="2450" w:author="Zachary Cappella" w:date="2023-10-23T16:02:00Z">
            <w:rPr>
              <w:del w:id="2451" w:author="Zachary Cappella" w:date="2023-10-23T15:59:00Z"/>
            </w:rPr>
          </w:rPrChange>
        </w:rPr>
        <w:pPrChange w:id="2452" w:author="Zachary Cappella" w:date="2023-10-23T15:59:00Z">
          <w:pPr>
            <w:spacing w:after="0" w:line="360" w:lineRule="auto"/>
          </w:pPr>
        </w:pPrChange>
      </w:pPr>
      <w:del w:id="2453" w:author="Zachary Cappella" w:date="2023-10-23T15:59:00Z">
        <w:r w:rsidRPr="00035CEB" w:rsidDel="00B74EF6">
          <w:rPr>
            <w:rFonts w:ascii="Times New Roman" w:eastAsia="Times New Roman" w:hAnsi="Times New Roman" w:cs="Times New Roman"/>
            <w:b/>
            <w:bCs/>
            <w:color w:val="000000" w:themeColor="text1"/>
          </w:rPr>
          <w:delText xml:space="preserve">Exceptions Thrown:  </w:delText>
        </w:r>
        <w:r w:rsidRPr="00035CEB" w:rsidDel="00B74EF6">
          <w:rPr>
            <w:rFonts w:ascii="Times New Roman" w:eastAsia="Times New Roman" w:hAnsi="Times New Roman" w:cs="Times New Roman"/>
            <w:color w:val="000000" w:themeColor="text1"/>
          </w:rPr>
          <w:delText xml:space="preserve"> </w:delText>
        </w:r>
      </w:del>
    </w:p>
    <w:p w14:paraId="0572E0D5" w14:textId="5C4CE235" w:rsidR="00AF1D58" w:rsidRPr="00035CEB" w:rsidDel="00B74EF6" w:rsidRDefault="66B40041">
      <w:pPr>
        <w:spacing w:after="0" w:line="240" w:lineRule="auto"/>
        <w:rPr>
          <w:del w:id="2454" w:author="Zachary Cappella" w:date="2023-10-23T15:59:00Z"/>
          <w:rFonts w:ascii="Times New Roman" w:hAnsi="Times New Roman" w:cs="Times New Roman"/>
          <w:rPrChange w:id="2455" w:author="Zachary Cappella" w:date="2023-10-23T16:02:00Z">
            <w:rPr>
              <w:del w:id="2456" w:author="Zachary Cappella" w:date="2023-10-23T15:59:00Z"/>
            </w:rPr>
          </w:rPrChange>
        </w:rPr>
        <w:pPrChange w:id="2457" w:author="Zachary Cappella" w:date="2023-10-23T15:59:00Z">
          <w:pPr>
            <w:spacing w:after="0" w:line="360" w:lineRule="auto"/>
            <w:ind w:firstLine="720"/>
          </w:pPr>
        </w:pPrChange>
      </w:pPr>
      <w:del w:id="2458" w:author="Zachary Cappella" w:date="2023-10-23T15:59:00Z">
        <w:r w:rsidRPr="00035CEB" w:rsidDel="00B74EF6">
          <w:rPr>
            <w:rFonts w:ascii="Times New Roman" w:eastAsia="Times New Roman" w:hAnsi="Times New Roman" w:cs="Times New Roman"/>
            <w:i/>
            <w:iCs/>
            <w:color w:val="000000" w:themeColor="text1"/>
          </w:rPr>
          <w:delText>N/A</w:delText>
        </w:r>
      </w:del>
    </w:p>
    <w:p w14:paraId="0EEA0073" w14:textId="4918C8C5" w:rsidR="00AF1D58" w:rsidRPr="00035CEB" w:rsidDel="00B74EF6" w:rsidRDefault="66B40041">
      <w:pPr>
        <w:spacing w:after="0" w:line="240" w:lineRule="auto"/>
        <w:rPr>
          <w:del w:id="2459" w:author="Zachary Cappella" w:date="2023-10-23T15:59:00Z"/>
          <w:rFonts w:ascii="Times New Roman" w:hAnsi="Times New Roman" w:cs="Times New Roman"/>
          <w:rPrChange w:id="2460" w:author="Zachary Cappella" w:date="2023-10-23T16:02:00Z">
            <w:rPr>
              <w:del w:id="2461" w:author="Zachary Cappella" w:date="2023-10-23T15:59:00Z"/>
            </w:rPr>
          </w:rPrChange>
        </w:rPr>
        <w:pPrChange w:id="2462" w:author="Zachary Cappella" w:date="2023-10-23T15:59:00Z">
          <w:pPr>
            <w:spacing w:after="0" w:line="360" w:lineRule="auto"/>
          </w:pPr>
        </w:pPrChange>
      </w:pPr>
      <w:del w:id="2463" w:author="Zachary Cappella" w:date="2023-10-23T15:59:00Z">
        <w:r w:rsidRPr="00035CEB" w:rsidDel="00B74EF6">
          <w:rPr>
            <w:rFonts w:ascii="Times New Roman" w:eastAsia="Times New Roman" w:hAnsi="Times New Roman" w:cs="Times New Roman"/>
            <w:b/>
            <w:bCs/>
            <w:color w:val="000000" w:themeColor="text1"/>
          </w:rPr>
          <w:delText xml:space="preserve">Class Constructors: </w:delText>
        </w:r>
        <w:r w:rsidRPr="00035CEB" w:rsidDel="00B74EF6">
          <w:rPr>
            <w:rFonts w:ascii="Times New Roman" w:eastAsia="Times New Roman" w:hAnsi="Times New Roman" w:cs="Times New Roman"/>
            <w:color w:val="000000" w:themeColor="text1"/>
          </w:rPr>
          <w:delText xml:space="preserve"> </w:delText>
        </w:r>
      </w:del>
    </w:p>
    <w:p w14:paraId="618E6F7F" w14:textId="29568DDF" w:rsidR="00AF1D58" w:rsidRPr="00035CEB" w:rsidDel="00B74EF6" w:rsidRDefault="66B40041">
      <w:pPr>
        <w:spacing w:after="0" w:line="240" w:lineRule="auto"/>
        <w:rPr>
          <w:del w:id="2464" w:author="Zachary Cappella" w:date="2023-10-23T15:59:00Z"/>
          <w:rFonts w:ascii="Times New Roman" w:hAnsi="Times New Roman" w:cs="Times New Roman"/>
          <w:rPrChange w:id="2465" w:author="Zachary Cappella" w:date="2023-10-23T16:02:00Z">
            <w:rPr>
              <w:del w:id="2466" w:author="Zachary Cappella" w:date="2023-10-23T15:59:00Z"/>
            </w:rPr>
          </w:rPrChange>
        </w:rPr>
        <w:pPrChange w:id="2467" w:author="Zachary Cappella" w:date="2023-10-23T15:59:00Z">
          <w:pPr>
            <w:spacing w:after="0" w:line="360" w:lineRule="auto"/>
            <w:ind w:firstLine="720"/>
          </w:pPr>
        </w:pPrChange>
      </w:pPr>
      <w:del w:id="2468" w:author="Zachary Cappella" w:date="2023-10-23T15:59:00Z">
        <w:r w:rsidRPr="00035CEB" w:rsidDel="00B74EF6">
          <w:rPr>
            <w:rFonts w:ascii="Times New Roman" w:eastAsia="Times New Roman" w:hAnsi="Times New Roman" w:cs="Times New Roman"/>
            <w:i/>
            <w:iCs/>
            <w:color w:val="000000" w:themeColor="text1"/>
          </w:rPr>
          <w:delText>N/A</w:delText>
        </w:r>
      </w:del>
    </w:p>
    <w:p w14:paraId="6F122852" w14:textId="0CEDD861" w:rsidR="00AF1D58" w:rsidRPr="00035CEB" w:rsidDel="00B74EF6" w:rsidRDefault="66B40041">
      <w:pPr>
        <w:spacing w:after="0" w:line="240" w:lineRule="auto"/>
        <w:rPr>
          <w:del w:id="2469" w:author="Zachary Cappella" w:date="2023-10-23T15:59:00Z"/>
          <w:rFonts w:ascii="Times New Roman" w:hAnsi="Times New Roman" w:cs="Times New Roman"/>
          <w:rPrChange w:id="2470" w:author="Zachary Cappella" w:date="2023-10-23T16:02:00Z">
            <w:rPr>
              <w:del w:id="2471" w:author="Zachary Cappella" w:date="2023-10-23T15:59:00Z"/>
            </w:rPr>
          </w:rPrChange>
        </w:rPr>
        <w:pPrChange w:id="2472" w:author="Zachary Cappella" w:date="2023-10-23T15:59:00Z">
          <w:pPr>
            <w:spacing w:after="0" w:line="360" w:lineRule="auto"/>
          </w:pPr>
        </w:pPrChange>
      </w:pPr>
      <w:del w:id="2473" w:author="Zachary Cappella" w:date="2023-10-23T15:59:00Z">
        <w:r w:rsidRPr="00035CEB" w:rsidDel="00B74EF6">
          <w:rPr>
            <w:rFonts w:ascii="Times New Roman" w:eastAsia="Times New Roman" w:hAnsi="Times New Roman" w:cs="Times New Roman"/>
            <w:b/>
            <w:bCs/>
            <w:color w:val="000000" w:themeColor="text1"/>
          </w:rPr>
          <w:delText xml:space="preserve">Class Methods: </w:delText>
        </w:r>
        <w:r w:rsidRPr="00035CEB" w:rsidDel="00B74EF6">
          <w:rPr>
            <w:rFonts w:ascii="Times New Roman" w:eastAsia="Times New Roman" w:hAnsi="Times New Roman" w:cs="Times New Roman"/>
            <w:color w:val="000000" w:themeColor="text1"/>
          </w:rPr>
          <w:delText xml:space="preserve"> </w:delText>
        </w:r>
      </w:del>
    </w:p>
    <w:p w14:paraId="69874801" w14:textId="4435AD3D" w:rsidR="00AF1D58" w:rsidRPr="00035CEB" w:rsidDel="00B74EF6" w:rsidRDefault="66B40041">
      <w:pPr>
        <w:spacing w:after="0" w:line="240" w:lineRule="auto"/>
        <w:rPr>
          <w:del w:id="2474" w:author="Zachary Cappella" w:date="2023-10-23T15:59:00Z"/>
          <w:rFonts w:ascii="Times New Roman" w:hAnsi="Times New Roman" w:cs="Times New Roman"/>
          <w:rPrChange w:id="2475" w:author="Zachary Cappella" w:date="2023-10-23T16:02:00Z">
            <w:rPr>
              <w:del w:id="2476" w:author="Zachary Cappella" w:date="2023-10-23T15:59:00Z"/>
            </w:rPr>
          </w:rPrChange>
        </w:rPr>
        <w:pPrChange w:id="2477" w:author="Zachary Cappella" w:date="2023-10-23T15:59:00Z">
          <w:pPr>
            <w:spacing w:after="0" w:line="360" w:lineRule="auto"/>
            <w:ind w:firstLine="720"/>
          </w:pPr>
        </w:pPrChange>
      </w:pPr>
      <w:del w:id="2478" w:author="Zachary Cappella" w:date="2023-10-23T15:59:00Z">
        <w:r w:rsidRPr="00035CEB" w:rsidDel="00B74EF6">
          <w:rPr>
            <w:rFonts w:ascii="Times New Roman" w:eastAsia="Times New Roman" w:hAnsi="Times New Roman" w:cs="Times New Roman"/>
            <w:i/>
            <w:iCs/>
            <w:color w:val="000000" w:themeColor="text1"/>
          </w:rPr>
          <w:delText>static Future&lt;int&gt; addAudio({</w:delText>
        </w:r>
      </w:del>
    </w:p>
    <w:p w14:paraId="294FCAF3" w14:textId="78E95DAB" w:rsidR="00AF1D58" w:rsidRPr="00035CEB" w:rsidDel="00B74EF6" w:rsidRDefault="66B40041">
      <w:pPr>
        <w:spacing w:after="0" w:line="240" w:lineRule="auto"/>
        <w:rPr>
          <w:del w:id="2479" w:author="Zachary Cappella" w:date="2023-10-23T15:59:00Z"/>
          <w:rFonts w:ascii="Times New Roman" w:hAnsi="Times New Roman" w:cs="Times New Roman"/>
          <w:rPrChange w:id="2480" w:author="Zachary Cappella" w:date="2023-10-23T16:02:00Z">
            <w:rPr>
              <w:del w:id="2481" w:author="Zachary Cappella" w:date="2023-10-23T15:59:00Z"/>
            </w:rPr>
          </w:rPrChange>
        </w:rPr>
        <w:pPrChange w:id="2482" w:author="Zachary Cappella" w:date="2023-10-23T15:59:00Z">
          <w:pPr>
            <w:spacing w:after="0" w:line="360" w:lineRule="auto"/>
            <w:ind w:firstLine="720"/>
          </w:pPr>
        </w:pPrChange>
      </w:pPr>
      <w:del w:id="2483" w:author="Zachary Cappella" w:date="2023-10-23T15:59:00Z">
        <w:r w:rsidRPr="00035CEB" w:rsidDel="00B74EF6">
          <w:rPr>
            <w:rFonts w:ascii="Times New Roman" w:eastAsia="Times New Roman" w:hAnsi="Times New Roman" w:cs="Times New Roman"/>
            <w:i/>
            <w:iCs/>
            <w:color w:val="000000" w:themeColor="text1"/>
          </w:rPr>
          <w:delText xml:space="preserve">    String? title,</w:delText>
        </w:r>
      </w:del>
    </w:p>
    <w:p w14:paraId="2A8949E3" w14:textId="4D0CC632" w:rsidR="00AF1D58" w:rsidRPr="00035CEB" w:rsidDel="00B74EF6" w:rsidRDefault="66B40041">
      <w:pPr>
        <w:spacing w:after="0" w:line="240" w:lineRule="auto"/>
        <w:rPr>
          <w:del w:id="2484" w:author="Zachary Cappella" w:date="2023-10-23T15:59:00Z"/>
          <w:rFonts w:ascii="Times New Roman" w:hAnsi="Times New Roman" w:cs="Times New Roman"/>
          <w:rPrChange w:id="2485" w:author="Zachary Cappella" w:date="2023-10-23T16:02:00Z">
            <w:rPr>
              <w:del w:id="2486" w:author="Zachary Cappella" w:date="2023-10-23T15:59:00Z"/>
            </w:rPr>
          </w:rPrChange>
        </w:rPr>
        <w:pPrChange w:id="2487" w:author="Zachary Cappella" w:date="2023-10-23T15:59:00Z">
          <w:pPr>
            <w:spacing w:after="0" w:line="360" w:lineRule="auto"/>
            <w:ind w:firstLine="720"/>
          </w:pPr>
        </w:pPrChange>
      </w:pPr>
      <w:del w:id="2488" w:author="Zachary Cappella" w:date="2023-10-23T15:59:00Z">
        <w:r w:rsidRPr="00035CEB" w:rsidDel="00B74EF6">
          <w:rPr>
            <w:rFonts w:ascii="Times New Roman" w:eastAsia="Times New Roman" w:hAnsi="Times New Roman" w:cs="Times New Roman"/>
            <w:i/>
            <w:iCs/>
            <w:color w:val="000000" w:themeColor="text1"/>
          </w:rPr>
          <w:delText xml:space="preserve">    String? description,</w:delText>
        </w:r>
      </w:del>
    </w:p>
    <w:p w14:paraId="3861D0AE" w14:textId="1EAABB0B" w:rsidR="00AF1D58" w:rsidRPr="00035CEB" w:rsidDel="00B74EF6" w:rsidRDefault="66B40041">
      <w:pPr>
        <w:spacing w:after="0" w:line="240" w:lineRule="auto"/>
        <w:rPr>
          <w:del w:id="2489" w:author="Zachary Cappella" w:date="2023-10-23T15:59:00Z"/>
          <w:rFonts w:ascii="Times New Roman" w:hAnsi="Times New Roman" w:cs="Times New Roman"/>
          <w:rPrChange w:id="2490" w:author="Zachary Cappella" w:date="2023-10-23T16:02:00Z">
            <w:rPr>
              <w:del w:id="2491" w:author="Zachary Cappella" w:date="2023-10-23T15:59:00Z"/>
            </w:rPr>
          </w:rPrChange>
        </w:rPr>
        <w:pPrChange w:id="2492" w:author="Zachary Cappella" w:date="2023-10-23T15:59:00Z">
          <w:pPr>
            <w:spacing w:after="0" w:line="360" w:lineRule="auto"/>
            <w:ind w:firstLine="720"/>
          </w:pPr>
        </w:pPrChange>
      </w:pPr>
      <w:del w:id="2493" w:author="Zachary Cappella" w:date="2023-10-23T15:59:00Z">
        <w:r w:rsidRPr="00035CEB" w:rsidDel="00B74EF6">
          <w:rPr>
            <w:rFonts w:ascii="Times New Roman" w:eastAsia="Times New Roman" w:hAnsi="Times New Roman" w:cs="Times New Roman"/>
            <w:i/>
            <w:iCs/>
            <w:color w:val="000000" w:themeColor="text1"/>
          </w:rPr>
          <w:delText xml:space="preserve">    List&lt;String&gt;? tags,</w:delText>
        </w:r>
      </w:del>
    </w:p>
    <w:p w14:paraId="65CF53B8" w14:textId="3A97E2BA" w:rsidR="00AF1D58" w:rsidRPr="00035CEB" w:rsidDel="00B74EF6" w:rsidRDefault="66B40041">
      <w:pPr>
        <w:spacing w:after="0" w:line="240" w:lineRule="auto"/>
        <w:rPr>
          <w:del w:id="2494" w:author="Zachary Cappella" w:date="2023-10-23T15:59:00Z"/>
          <w:rFonts w:ascii="Times New Roman" w:hAnsi="Times New Roman" w:cs="Times New Roman"/>
          <w:rPrChange w:id="2495" w:author="Zachary Cappella" w:date="2023-10-23T16:02:00Z">
            <w:rPr>
              <w:del w:id="2496" w:author="Zachary Cappella" w:date="2023-10-23T15:59:00Z"/>
            </w:rPr>
          </w:rPrChange>
        </w:rPr>
        <w:pPrChange w:id="2497" w:author="Zachary Cappella" w:date="2023-10-23T15:59:00Z">
          <w:pPr>
            <w:spacing w:after="0" w:line="360" w:lineRule="auto"/>
            <w:ind w:firstLine="720"/>
          </w:pPr>
        </w:pPrChange>
      </w:pPr>
      <w:del w:id="2498" w:author="Zachary Cappella" w:date="2023-10-23T15:59:00Z">
        <w:r w:rsidRPr="00035CEB" w:rsidDel="00B74EF6">
          <w:rPr>
            <w:rFonts w:ascii="Times New Roman" w:eastAsia="Times New Roman" w:hAnsi="Times New Roman" w:cs="Times New Roman"/>
            <w:i/>
            <w:iCs/>
            <w:color w:val="000000" w:themeColor="text1"/>
          </w:rPr>
          <w:delText xml:space="preserve">    required File file,</w:delText>
        </w:r>
      </w:del>
    </w:p>
    <w:p w14:paraId="0F87AD94" w14:textId="43E0072E" w:rsidR="00AF1D58" w:rsidRPr="00035CEB" w:rsidDel="00B74EF6" w:rsidRDefault="66B40041">
      <w:pPr>
        <w:spacing w:after="0" w:line="240" w:lineRule="auto"/>
        <w:rPr>
          <w:del w:id="2499" w:author="Zachary Cappella" w:date="2023-10-23T15:59:00Z"/>
          <w:rFonts w:ascii="Times New Roman" w:hAnsi="Times New Roman" w:cs="Times New Roman"/>
          <w:rPrChange w:id="2500" w:author="Zachary Cappella" w:date="2023-10-23T16:02:00Z">
            <w:rPr>
              <w:del w:id="2501" w:author="Zachary Cappella" w:date="2023-10-23T15:59:00Z"/>
            </w:rPr>
          </w:rPrChange>
        </w:rPr>
        <w:pPrChange w:id="2502" w:author="Zachary Cappella" w:date="2023-10-23T15:59:00Z">
          <w:pPr>
            <w:spacing w:after="0" w:line="360" w:lineRule="auto"/>
            <w:ind w:firstLine="720"/>
          </w:pPr>
        </w:pPrChange>
      </w:pPr>
      <w:del w:id="2503" w:author="Zachary Cappella" w:date="2023-10-23T15:59:00Z">
        <w:r w:rsidRPr="00035CEB" w:rsidDel="00B74EF6">
          <w:rPr>
            <w:rFonts w:ascii="Times New Roman" w:eastAsia="Times New Roman" w:hAnsi="Times New Roman" w:cs="Times New Roman"/>
            <w:i/>
            <w:iCs/>
            <w:color w:val="000000" w:themeColor="text1"/>
          </w:rPr>
          <w:delText xml:space="preserve">    String? summary})</w:delText>
        </w:r>
      </w:del>
    </w:p>
    <w:p w14:paraId="33048370" w14:textId="048052D8" w:rsidR="0C94AC83" w:rsidRPr="00035CEB" w:rsidDel="00B74EF6" w:rsidRDefault="0C94AC83">
      <w:pPr>
        <w:spacing w:after="0" w:line="240" w:lineRule="auto"/>
        <w:rPr>
          <w:del w:id="2504" w:author="Zachary Cappella" w:date="2023-10-23T15:59:00Z"/>
          <w:rFonts w:ascii="Times New Roman" w:eastAsia="Times New Roman" w:hAnsi="Times New Roman" w:cs="Times New Roman"/>
          <w:i/>
          <w:iCs/>
          <w:color w:val="000000" w:themeColor="text1"/>
        </w:rPr>
        <w:pPrChange w:id="2505" w:author="Zachary Cappella" w:date="2023-10-23T15:59:00Z">
          <w:pPr>
            <w:spacing w:after="0" w:line="360" w:lineRule="auto"/>
            <w:ind w:firstLine="720"/>
          </w:pPr>
        </w:pPrChange>
      </w:pPr>
    </w:p>
    <w:p w14:paraId="30639FEA" w14:textId="2029B006" w:rsidR="00AF1D58" w:rsidRPr="00035CEB" w:rsidDel="00B74EF6" w:rsidRDefault="66B40041">
      <w:pPr>
        <w:spacing w:after="0" w:line="240" w:lineRule="auto"/>
        <w:rPr>
          <w:del w:id="2506" w:author="Zachary Cappella" w:date="2023-10-23T15:59:00Z"/>
          <w:rFonts w:ascii="Times New Roman" w:hAnsi="Times New Roman" w:cs="Times New Roman"/>
          <w:rPrChange w:id="2507" w:author="Zachary Cappella" w:date="2023-10-23T16:02:00Z">
            <w:rPr>
              <w:del w:id="2508" w:author="Zachary Cappella" w:date="2023-10-23T15:59:00Z"/>
            </w:rPr>
          </w:rPrChange>
        </w:rPr>
        <w:pPrChange w:id="2509" w:author="Zachary Cappella" w:date="2023-10-23T15:59:00Z">
          <w:pPr>
            <w:spacing w:after="0" w:line="360" w:lineRule="auto"/>
            <w:ind w:firstLine="720"/>
          </w:pPr>
        </w:pPrChange>
      </w:pPr>
      <w:del w:id="2510" w:author="Zachary Cappella" w:date="2023-10-23T15:59:00Z">
        <w:r w:rsidRPr="00035CEB" w:rsidDel="00B74EF6">
          <w:rPr>
            <w:rFonts w:ascii="Times New Roman" w:eastAsia="Times New Roman" w:hAnsi="Times New Roman" w:cs="Times New Roman"/>
            <w:i/>
            <w:iCs/>
            <w:color w:val="000000" w:themeColor="text1"/>
          </w:rPr>
          <w:delText xml:space="preserve">  static Future&lt;void&gt; updateAudio({</w:delText>
        </w:r>
      </w:del>
    </w:p>
    <w:p w14:paraId="7CBEC830" w14:textId="50B06791" w:rsidR="00AF1D58" w:rsidRPr="00035CEB" w:rsidDel="00B74EF6" w:rsidRDefault="66B40041">
      <w:pPr>
        <w:spacing w:after="0" w:line="240" w:lineRule="auto"/>
        <w:rPr>
          <w:del w:id="2511" w:author="Zachary Cappella" w:date="2023-10-23T15:59:00Z"/>
          <w:rFonts w:ascii="Times New Roman" w:hAnsi="Times New Roman" w:cs="Times New Roman"/>
          <w:rPrChange w:id="2512" w:author="Zachary Cappella" w:date="2023-10-23T16:02:00Z">
            <w:rPr>
              <w:del w:id="2513" w:author="Zachary Cappella" w:date="2023-10-23T15:59:00Z"/>
            </w:rPr>
          </w:rPrChange>
        </w:rPr>
        <w:pPrChange w:id="2514" w:author="Zachary Cappella" w:date="2023-10-23T15:59:00Z">
          <w:pPr>
            <w:spacing w:after="0" w:line="360" w:lineRule="auto"/>
            <w:ind w:firstLine="720"/>
          </w:pPr>
        </w:pPrChange>
      </w:pPr>
      <w:del w:id="2515" w:author="Zachary Cappella" w:date="2023-10-23T15:59:00Z">
        <w:r w:rsidRPr="00035CEB" w:rsidDel="00B74EF6">
          <w:rPr>
            <w:rFonts w:ascii="Times New Roman" w:eastAsia="Times New Roman" w:hAnsi="Times New Roman" w:cs="Times New Roman"/>
            <w:i/>
            <w:iCs/>
            <w:color w:val="000000" w:themeColor="text1"/>
          </w:rPr>
          <w:delText xml:space="preserve">    required int id,</w:delText>
        </w:r>
      </w:del>
    </w:p>
    <w:p w14:paraId="25E6717D" w14:textId="086DBA0B" w:rsidR="00AF1D58" w:rsidRPr="00035CEB" w:rsidDel="00B74EF6" w:rsidRDefault="66B40041">
      <w:pPr>
        <w:spacing w:after="0" w:line="240" w:lineRule="auto"/>
        <w:rPr>
          <w:del w:id="2516" w:author="Zachary Cappella" w:date="2023-10-23T15:59:00Z"/>
          <w:rFonts w:ascii="Times New Roman" w:hAnsi="Times New Roman" w:cs="Times New Roman"/>
          <w:rPrChange w:id="2517" w:author="Zachary Cappella" w:date="2023-10-23T16:02:00Z">
            <w:rPr>
              <w:del w:id="2518" w:author="Zachary Cappella" w:date="2023-10-23T15:59:00Z"/>
            </w:rPr>
          </w:rPrChange>
        </w:rPr>
        <w:pPrChange w:id="2519" w:author="Zachary Cappella" w:date="2023-10-23T15:59:00Z">
          <w:pPr>
            <w:spacing w:after="0" w:line="360" w:lineRule="auto"/>
            <w:ind w:firstLine="720"/>
          </w:pPr>
        </w:pPrChange>
      </w:pPr>
      <w:del w:id="2520" w:author="Zachary Cappella" w:date="2023-10-23T15:59:00Z">
        <w:r w:rsidRPr="00035CEB" w:rsidDel="00B74EF6">
          <w:rPr>
            <w:rFonts w:ascii="Times New Roman" w:eastAsia="Times New Roman" w:hAnsi="Times New Roman" w:cs="Times New Roman"/>
            <w:i/>
            <w:iCs/>
            <w:color w:val="000000" w:themeColor="text1"/>
          </w:rPr>
          <w:delText xml:space="preserve">    String? title,</w:delText>
        </w:r>
      </w:del>
    </w:p>
    <w:p w14:paraId="0E6E40FE" w14:textId="76189D3B" w:rsidR="00AF1D58" w:rsidRPr="00035CEB" w:rsidDel="00B74EF6" w:rsidRDefault="66B40041">
      <w:pPr>
        <w:spacing w:after="0" w:line="240" w:lineRule="auto"/>
        <w:rPr>
          <w:del w:id="2521" w:author="Zachary Cappella" w:date="2023-10-23T15:59:00Z"/>
          <w:rFonts w:ascii="Times New Roman" w:hAnsi="Times New Roman" w:cs="Times New Roman"/>
          <w:rPrChange w:id="2522" w:author="Zachary Cappella" w:date="2023-10-23T16:02:00Z">
            <w:rPr>
              <w:del w:id="2523" w:author="Zachary Cappella" w:date="2023-10-23T15:59:00Z"/>
            </w:rPr>
          </w:rPrChange>
        </w:rPr>
        <w:pPrChange w:id="2524" w:author="Zachary Cappella" w:date="2023-10-23T15:59:00Z">
          <w:pPr>
            <w:spacing w:after="0" w:line="360" w:lineRule="auto"/>
            <w:ind w:firstLine="720"/>
          </w:pPr>
        </w:pPrChange>
      </w:pPr>
      <w:del w:id="2525" w:author="Zachary Cappella" w:date="2023-10-23T15:59:00Z">
        <w:r w:rsidRPr="00035CEB" w:rsidDel="00B74EF6">
          <w:rPr>
            <w:rFonts w:ascii="Times New Roman" w:eastAsia="Times New Roman" w:hAnsi="Times New Roman" w:cs="Times New Roman"/>
            <w:i/>
            <w:iCs/>
            <w:color w:val="000000" w:themeColor="text1"/>
          </w:rPr>
          <w:delText xml:space="preserve">    String? description,</w:delText>
        </w:r>
      </w:del>
    </w:p>
    <w:p w14:paraId="2AC5A6C4" w14:textId="370FAC6A" w:rsidR="00AF1D58" w:rsidRPr="00035CEB" w:rsidDel="00B74EF6" w:rsidRDefault="66B40041">
      <w:pPr>
        <w:spacing w:after="0" w:line="240" w:lineRule="auto"/>
        <w:rPr>
          <w:del w:id="2526" w:author="Zachary Cappella" w:date="2023-10-23T15:59:00Z"/>
          <w:rFonts w:ascii="Times New Roman" w:hAnsi="Times New Roman" w:cs="Times New Roman"/>
          <w:rPrChange w:id="2527" w:author="Zachary Cappella" w:date="2023-10-23T16:02:00Z">
            <w:rPr>
              <w:del w:id="2528" w:author="Zachary Cappella" w:date="2023-10-23T15:59:00Z"/>
            </w:rPr>
          </w:rPrChange>
        </w:rPr>
        <w:pPrChange w:id="2529" w:author="Zachary Cappella" w:date="2023-10-23T15:59:00Z">
          <w:pPr>
            <w:spacing w:after="0" w:line="360" w:lineRule="auto"/>
            <w:ind w:firstLine="720"/>
          </w:pPr>
        </w:pPrChange>
      </w:pPr>
      <w:del w:id="2530" w:author="Zachary Cappella" w:date="2023-10-23T15:59:00Z">
        <w:r w:rsidRPr="00035CEB" w:rsidDel="00B74EF6">
          <w:rPr>
            <w:rFonts w:ascii="Times New Roman" w:eastAsia="Times New Roman" w:hAnsi="Times New Roman" w:cs="Times New Roman"/>
            <w:i/>
            <w:iCs/>
            <w:color w:val="000000" w:themeColor="text1"/>
          </w:rPr>
          <w:delText xml:space="preserve">    List&lt;String&gt;? tags,</w:delText>
        </w:r>
      </w:del>
    </w:p>
    <w:p w14:paraId="520AD07D" w14:textId="55F3CB96" w:rsidR="00AF1D58" w:rsidRPr="00035CEB" w:rsidDel="00B74EF6" w:rsidRDefault="66B40041">
      <w:pPr>
        <w:spacing w:after="0" w:line="240" w:lineRule="auto"/>
        <w:rPr>
          <w:del w:id="2531" w:author="Zachary Cappella" w:date="2023-10-23T15:59:00Z"/>
          <w:rFonts w:ascii="Times New Roman" w:hAnsi="Times New Roman" w:cs="Times New Roman"/>
          <w:rPrChange w:id="2532" w:author="Zachary Cappella" w:date="2023-10-23T16:02:00Z">
            <w:rPr>
              <w:del w:id="2533" w:author="Zachary Cappella" w:date="2023-10-23T15:59:00Z"/>
            </w:rPr>
          </w:rPrChange>
        </w:rPr>
        <w:pPrChange w:id="2534" w:author="Zachary Cappella" w:date="2023-10-23T15:59:00Z">
          <w:pPr>
            <w:spacing w:after="0" w:line="360" w:lineRule="auto"/>
            <w:ind w:firstLine="720"/>
          </w:pPr>
        </w:pPrChange>
      </w:pPr>
      <w:del w:id="2535" w:author="Zachary Cappella" w:date="2023-10-23T15:59:00Z">
        <w:r w:rsidRPr="00035CEB" w:rsidDel="00B74EF6">
          <w:rPr>
            <w:rFonts w:ascii="Times New Roman" w:eastAsia="Times New Roman" w:hAnsi="Times New Roman" w:cs="Times New Roman"/>
            <w:i/>
            <w:iCs/>
            <w:color w:val="000000" w:themeColor="text1"/>
          </w:rPr>
          <w:delText xml:space="preserve">    String? summary})</w:delText>
        </w:r>
      </w:del>
    </w:p>
    <w:p w14:paraId="213C7305" w14:textId="04D61AAE" w:rsidR="4372C06A" w:rsidRPr="00035CEB" w:rsidDel="00B74EF6" w:rsidRDefault="4372C06A">
      <w:pPr>
        <w:spacing w:after="0" w:line="240" w:lineRule="auto"/>
        <w:rPr>
          <w:del w:id="2536" w:author="Zachary Cappella" w:date="2023-10-23T15:59:00Z"/>
          <w:rFonts w:ascii="Times New Roman" w:eastAsia="Times New Roman" w:hAnsi="Times New Roman" w:cs="Times New Roman"/>
          <w:i/>
          <w:iCs/>
          <w:color w:val="000000" w:themeColor="text1"/>
        </w:rPr>
        <w:pPrChange w:id="2537" w:author="Zachary Cappella" w:date="2023-10-23T15:59:00Z">
          <w:pPr>
            <w:spacing w:after="0" w:line="360" w:lineRule="auto"/>
            <w:ind w:firstLine="720"/>
          </w:pPr>
        </w:pPrChange>
      </w:pPr>
    </w:p>
    <w:p w14:paraId="778BE5B0" w14:textId="7A8F04E5" w:rsidR="00AF1D58" w:rsidRPr="00035CEB" w:rsidDel="00B74EF6" w:rsidRDefault="66B40041">
      <w:pPr>
        <w:spacing w:after="0" w:line="240" w:lineRule="auto"/>
        <w:rPr>
          <w:del w:id="2538" w:author="Zachary Cappella" w:date="2023-10-23T15:59:00Z"/>
          <w:rFonts w:ascii="Times New Roman" w:hAnsi="Times New Roman" w:cs="Times New Roman"/>
          <w:rPrChange w:id="2539" w:author="Zachary Cappella" w:date="2023-10-23T16:02:00Z">
            <w:rPr>
              <w:del w:id="2540" w:author="Zachary Cappella" w:date="2023-10-23T15:59:00Z"/>
            </w:rPr>
          </w:rPrChange>
        </w:rPr>
        <w:pPrChange w:id="2541" w:author="Zachary Cappella" w:date="2023-10-23T15:59:00Z">
          <w:pPr>
            <w:spacing w:after="0" w:line="360" w:lineRule="auto"/>
            <w:ind w:firstLine="720"/>
          </w:pPr>
        </w:pPrChange>
      </w:pPr>
      <w:del w:id="2542" w:author="Zachary Cappella" w:date="2023-10-23T15:59:00Z">
        <w:r w:rsidRPr="00035CEB" w:rsidDel="00B74EF6">
          <w:rPr>
            <w:rFonts w:ascii="Times New Roman" w:eastAsia="Times New Roman" w:hAnsi="Times New Roman" w:cs="Times New Roman"/>
            <w:i/>
            <w:iCs/>
            <w:color w:val="000000" w:themeColor="text1"/>
          </w:rPr>
          <w:delText>static Future&lt;void&gt; removeAudio(int id)</w:delText>
        </w:r>
      </w:del>
    </w:p>
    <w:p w14:paraId="642ED4D6" w14:textId="4B93BC41" w:rsidR="00AF1D58" w:rsidRPr="00035CEB" w:rsidDel="00B74EF6" w:rsidRDefault="66B40041">
      <w:pPr>
        <w:spacing w:after="0" w:line="240" w:lineRule="auto"/>
        <w:rPr>
          <w:del w:id="2543" w:author="Zachary Cappella" w:date="2023-10-23T15:59:00Z"/>
          <w:rFonts w:ascii="Times New Roman" w:hAnsi="Times New Roman" w:cs="Times New Roman"/>
          <w:rPrChange w:id="2544" w:author="Zachary Cappella" w:date="2023-10-23T16:02:00Z">
            <w:rPr>
              <w:del w:id="2545" w:author="Zachary Cappella" w:date="2023-10-23T15:59:00Z"/>
            </w:rPr>
          </w:rPrChange>
        </w:rPr>
        <w:pPrChange w:id="2546" w:author="Zachary Cappella" w:date="2023-10-23T15:59:00Z">
          <w:pPr>
            <w:spacing w:after="0" w:line="360" w:lineRule="auto"/>
            <w:ind w:firstLine="720"/>
          </w:pPr>
        </w:pPrChange>
      </w:pPr>
      <w:del w:id="2547" w:author="Zachary Cappella" w:date="2023-10-23T15:59:00Z">
        <w:r w:rsidRPr="00035CEB" w:rsidDel="00B74EF6">
          <w:rPr>
            <w:rFonts w:ascii="Times New Roman" w:eastAsia="Times New Roman" w:hAnsi="Times New Roman" w:cs="Times New Roman"/>
            <w:i/>
            <w:iCs/>
            <w:color w:val="000000" w:themeColor="text1"/>
          </w:rPr>
          <w:delText xml:space="preserve">  static Future&lt;int&gt; addPhoto({</w:delText>
        </w:r>
      </w:del>
    </w:p>
    <w:p w14:paraId="0EDA7D48" w14:textId="798A8AAE" w:rsidR="00AF1D58" w:rsidRPr="00035CEB" w:rsidDel="00B74EF6" w:rsidRDefault="66B40041">
      <w:pPr>
        <w:spacing w:after="0" w:line="240" w:lineRule="auto"/>
        <w:rPr>
          <w:del w:id="2548" w:author="Zachary Cappella" w:date="2023-10-23T15:59:00Z"/>
          <w:rFonts w:ascii="Times New Roman" w:hAnsi="Times New Roman" w:cs="Times New Roman"/>
          <w:rPrChange w:id="2549" w:author="Zachary Cappella" w:date="2023-10-23T16:02:00Z">
            <w:rPr>
              <w:del w:id="2550" w:author="Zachary Cappella" w:date="2023-10-23T15:59:00Z"/>
            </w:rPr>
          </w:rPrChange>
        </w:rPr>
        <w:pPrChange w:id="2551" w:author="Zachary Cappella" w:date="2023-10-23T15:59:00Z">
          <w:pPr>
            <w:spacing w:after="0" w:line="360" w:lineRule="auto"/>
            <w:ind w:firstLine="720"/>
          </w:pPr>
        </w:pPrChange>
      </w:pPr>
      <w:del w:id="2552" w:author="Zachary Cappella" w:date="2023-10-23T15:59:00Z">
        <w:r w:rsidRPr="00035CEB" w:rsidDel="00B74EF6">
          <w:rPr>
            <w:rFonts w:ascii="Times New Roman" w:eastAsia="Times New Roman" w:hAnsi="Times New Roman" w:cs="Times New Roman"/>
            <w:i/>
            <w:iCs/>
            <w:color w:val="000000" w:themeColor="text1"/>
          </w:rPr>
          <w:delText xml:space="preserve">    String? title,</w:delText>
        </w:r>
      </w:del>
    </w:p>
    <w:p w14:paraId="7ABAAEDA" w14:textId="701C7D03" w:rsidR="00AF1D58" w:rsidRPr="00035CEB" w:rsidDel="00B74EF6" w:rsidRDefault="66B40041">
      <w:pPr>
        <w:spacing w:after="0" w:line="240" w:lineRule="auto"/>
        <w:rPr>
          <w:del w:id="2553" w:author="Zachary Cappella" w:date="2023-10-23T15:59:00Z"/>
          <w:rFonts w:ascii="Times New Roman" w:hAnsi="Times New Roman" w:cs="Times New Roman"/>
          <w:rPrChange w:id="2554" w:author="Zachary Cappella" w:date="2023-10-23T16:02:00Z">
            <w:rPr>
              <w:del w:id="2555" w:author="Zachary Cappella" w:date="2023-10-23T15:59:00Z"/>
            </w:rPr>
          </w:rPrChange>
        </w:rPr>
        <w:pPrChange w:id="2556" w:author="Zachary Cappella" w:date="2023-10-23T15:59:00Z">
          <w:pPr>
            <w:spacing w:after="0" w:line="360" w:lineRule="auto"/>
            <w:ind w:firstLine="720"/>
          </w:pPr>
        </w:pPrChange>
      </w:pPr>
      <w:del w:id="2557" w:author="Zachary Cappella" w:date="2023-10-23T15:59:00Z">
        <w:r w:rsidRPr="00035CEB" w:rsidDel="00B74EF6">
          <w:rPr>
            <w:rFonts w:ascii="Times New Roman" w:eastAsia="Times New Roman" w:hAnsi="Times New Roman" w:cs="Times New Roman"/>
            <w:i/>
            <w:iCs/>
            <w:color w:val="000000" w:themeColor="text1"/>
          </w:rPr>
          <w:delText xml:space="preserve">    String? description,</w:delText>
        </w:r>
      </w:del>
    </w:p>
    <w:p w14:paraId="0E0C347F" w14:textId="3D7DB465" w:rsidR="00AF1D58" w:rsidRPr="00035CEB" w:rsidDel="00B74EF6" w:rsidRDefault="66B40041">
      <w:pPr>
        <w:spacing w:after="0" w:line="240" w:lineRule="auto"/>
        <w:rPr>
          <w:del w:id="2558" w:author="Zachary Cappella" w:date="2023-10-23T15:59:00Z"/>
          <w:rFonts w:ascii="Times New Roman" w:hAnsi="Times New Roman" w:cs="Times New Roman"/>
          <w:rPrChange w:id="2559" w:author="Zachary Cappella" w:date="2023-10-23T16:02:00Z">
            <w:rPr>
              <w:del w:id="2560" w:author="Zachary Cappella" w:date="2023-10-23T15:59:00Z"/>
            </w:rPr>
          </w:rPrChange>
        </w:rPr>
        <w:pPrChange w:id="2561" w:author="Zachary Cappella" w:date="2023-10-23T15:59:00Z">
          <w:pPr>
            <w:spacing w:after="0" w:line="360" w:lineRule="auto"/>
            <w:ind w:firstLine="720"/>
          </w:pPr>
        </w:pPrChange>
      </w:pPr>
      <w:del w:id="2562" w:author="Zachary Cappella" w:date="2023-10-23T15:59:00Z">
        <w:r w:rsidRPr="00035CEB" w:rsidDel="00B74EF6">
          <w:rPr>
            <w:rFonts w:ascii="Times New Roman" w:eastAsia="Times New Roman" w:hAnsi="Times New Roman" w:cs="Times New Roman"/>
            <w:i/>
            <w:iCs/>
            <w:color w:val="000000" w:themeColor="text1"/>
          </w:rPr>
          <w:delText xml:space="preserve">    List&lt;String&gt;? tags,</w:delText>
        </w:r>
      </w:del>
    </w:p>
    <w:p w14:paraId="464FF109" w14:textId="7E27691E" w:rsidR="00AF1D58" w:rsidRPr="00035CEB" w:rsidDel="00B74EF6" w:rsidRDefault="66B40041">
      <w:pPr>
        <w:spacing w:after="0" w:line="240" w:lineRule="auto"/>
        <w:rPr>
          <w:del w:id="2563" w:author="Zachary Cappella" w:date="2023-10-23T15:59:00Z"/>
          <w:rFonts w:ascii="Times New Roman" w:hAnsi="Times New Roman" w:cs="Times New Roman"/>
          <w:rPrChange w:id="2564" w:author="Zachary Cappella" w:date="2023-10-23T16:02:00Z">
            <w:rPr>
              <w:del w:id="2565" w:author="Zachary Cappella" w:date="2023-10-23T15:59:00Z"/>
            </w:rPr>
          </w:rPrChange>
        </w:rPr>
        <w:pPrChange w:id="2566" w:author="Zachary Cappella" w:date="2023-10-23T15:59:00Z">
          <w:pPr>
            <w:spacing w:after="0" w:line="360" w:lineRule="auto"/>
            <w:ind w:firstLine="720"/>
          </w:pPr>
        </w:pPrChange>
      </w:pPr>
      <w:del w:id="2567" w:author="Zachary Cappella" w:date="2023-10-23T15:59:00Z">
        <w:r w:rsidRPr="00035CEB" w:rsidDel="00B74EF6">
          <w:rPr>
            <w:rFonts w:ascii="Times New Roman" w:eastAsia="Times New Roman" w:hAnsi="Times New Roman" w:cs="Times New Roman"/>
            <w:i/>
            <w:iCs/>
            <w:color w:val="000000" w:themeColor="text1"/>
          </w:rPr>
          <w:delText xml:space="preserve">    required File file})</w:delText>
        </w:r>
      </w:del>
    </w:p>
    <w:p w14:paraId="43E47F0A" w14:textId="48F8993C" w:rsidR="00AF1D58" w:rsidRPr="00035CEB" w:rsidDel="00B74EF6" w:rsidRDefault="00AF1D58">
      <w:pPr>
        <w:spacing w:line="240" w:lineRule="auto"/>
        <w:rPr>
          <w:del w:id="2568" w:author="Zachary Cappella" w:date="2023-10-23T15:59:00Z"/>
          <w:rFonts w:ascii="Times New Roman" w:hAnsi="Times New Roman" w:cs="Times New Roman"/>
          <w:rPrChange w:id="2569" w:author="Zachary Cappella" w:date="2023-10-23T16:02:00Z">
            <w:rPr>
              <w:del w:id="2570" w:author="Zachary Cappella" w:date="2023-10-23T15:59:00Z"/>
            </w:rPr>
          </w:rPrChange>
        </w:rPr>
        <w:pPrChange w:id="2571" w:author="Zachary Cappella" w:date="2023-10-23T15:59:00Z">
          <w:pPr>
            <w:spacing w:line="360" w:lineRule="auto"/>
          </w:pPr>
        </w:pPrChange>
      </w:pPr>
    </w:p>
    <w:p w14:paraId="6E1C71C4" w14:textId="2DB89D25" w:rsidR="00AF1D58" w:rsidRPr="00035CEB" w:rsidDel="00B74EF6" w:rsidRDefault="66B40041">
      <w:pPr>
        <w:spacing w:after="0" w:line="240" w:lineRule="auto"/>
        <w:rPr>
          <w:del w:id="2572" w:author="Zachary Cappella" w:date="2023-10-23T15:59:00Z"/>
          <w:rFonts w:ascii="Times New Roman" w:hAnsi="Times New Roman" w:cs="Times New Roman"/>
          <w:rPrChange w:id="2573" w:author="Zachary Cappella" w:date="2023-10-23T16:02:00Z">
            <w:rPr>
              <w:del w:id="2574" w:author="Zachary Cappella" w:date="2023-10-23T15:59:00Z"/>
            </w:rPr>
          </w:rPrChange>
        </w:rPr>
        <w:pPrChange w:id="2575" w:author="Zachary Cappella" w:date="2023-10-23T15:59:00Z">
          <w:pPr>
            <w:spacing w:after="0" w:line="360" w:lineRule="auto"/>
            <w:ind w:firstLine="720"/>
          </w:pPr>
        </w:pPrChange>
      </w:pPr>
      <w:del w:id="2576" w:author="Zachary Cappella" w:date="2023-10-23T15:59:00Z">
        <w:r w:rsidRPr="00035CEB" w:rsidDel="00B74EF6">
          <w:rPr>
            <w:rFonts w:ascii="Times New Roman" w:eastAsia="Times New Roman" w:hAnsi="Times New Roman" w:cs="Times New Roman"/>
            <w:i/>
            <w:iCs/>
            <w:color w:val="000000" w:themeColor="text1"/>
          </w:rPr>
          <w:delText xml:space="preserve">  static Future&lt;void&gt; updatePhoto({</w:delText>
        </w:r>
      </w:del>
    </w:p>
    <w:p w14:paraId="02091ED8" w14:textId="7C7EC16B" w:rsidR="00AF1D58" w:rsidRPr="00035CEB" w:rsidDel="00B74EF6" w:rsidRDefault="66B40041">
      <w:pPr>
        <w:spacing w:after="0" w:line="240" w:lineRule="auto"/>
        <w:rPr>
          <w:del w:id="2577" w:author="Zachary Cappella" w:date="2023-10-23T15:59:00Z"/>
          <w:rFonts w:ascii="Times New Roman" w:hAnsi="Times New Roman" w:cs="Times New Roman"/>
          <w:rPrChange w:id="2578" w:author="Zachary Cappella" w:date="2023-10-23T16:02:00Z">
            <w:rPr>
              <w:del w:id="2579" w:author="Zachary Cappella" w:date="2023-10-23T15:59:00Z"/>
            </w:rPr>
          </w:rPrChange>
        </w:rPr>
        <w:pPrChange w:id="2580" w:author="Zachary Cappella" w:date="2023-10-23T15:59:00Z">
          <w:pPr>
            <w:spacing w:after="0" w:line="360" w:lineRule="auto"/>
            <w:ind w:firstLine="720"/>
          </w:pPr>
        </w:pPrChange>
      </w:pPr>
      <w:del w:id="2581" w:author="Zachary Cappella" w:date="2023-10-23T15:59:00Z">
        <w:r w:rsidRPr="00035CEB" w:rsidDel="00B74EF6">
          <w:rPr>
            <w:rFonts w:ascii="Times New Roman" w:eastAsia="Times New Roman" w:hAnsi="Times New Roman" w:cs="Times New Roman"/>
            <w:i/>
            <w:iCs/>
            <w:color w:val="000000" w:themeColor="text1"/>
          </w:rPr>
          <w:delText xml:space="preserve">    required int id,</w:delText>
        </w:r>
      </w:del>
    </w:p>
    <w:p w14:paraId="4B8F9CBA" w14:textId="14315877" w:rsidR="00AF1D58" w:rsidRPr="00035CEB" w:rsidDel="00B74EF6" w:rsidRDefault="66B40041">
      <w:pPr>
        <w:spacing w:after="0" w:line="240" w:lineRule="auto"/>
        <w:rPr>
          <w:del w:id="2582" w:author="Zachary Cappella" w:date="2023-10-23T15:59:00Z"/>
          <w:rFonts w:ascii="Times New Roman" w:hAnsi="Times New Roman" w:cs="Times New Roman"/>
          <w:rPrChange w:id="2583" w:author="Zachary Cappella" w:date="2023-10-23T16:02:00Z">
            <w:rPr>
              <w:del w:id="2584" w:author="Zachary Cappella" w:date="2023-10-23T15:59:00Z"/>
            </w:rPr>
          </w:rPrChange>
        </w:rPr>
        <w:pPrChange w:id="2585" w:author="Zachary Cappella" w:date="2023-10-23T15:59:00Z">
          <w:pPr>
            <w:spacing w:after="0" w:line="360" w:lineRule="auto"/>
            <w:ind w:firstLine="720"/>
          </w:pPr>
        </w:pPrChange>
      </w:pPr>
      <w:del w:id="2586" w:author="Zachary Cappella" w:date="2023-10-23T15:59:00Z">
        <w:r w:rsidRPr="00035CEB" w:rsidDel="00B74EF6">
          <w:rPr>
            <w:rFonts w:ascii="Times New Roman" w:eastAsia="Times New Roman" w:hAnsi="Times New Roman" w:cs="Times New Roman"/>
            <w:i/>
            <w:iCs/>
            <w:color w:val="000000" w:themeColor="text1"/>
          </w:rPr>
          <w:delText xml:space="preserve">    String? title,</w:delText>
        </w:r>
      </w:del>
    </w:p>
    <w:p w14:paraId="0C4BE526" w14:textId="719229FB" w:rsidR="00AF1D58" w:rsidRPr="00035CEB" w:rsidDel="00B74EF6" w:rsidRDefault="66B40041">
      <w:pPr>
        <w:spacing w:after="0" w:line="240" w:lineRule="auto"/>
        <w:rPr>
          <w:del w:id="2587" w:author="Zachary Cappella" w:date="2023-10-23T15:59:00Z"/>
          <w:rFonts w:ascii="Times New Roman" w:hAnsi="Times New Roman" w:cs="Times New Roman"/>
          <w:rPrChange w:id="2588" w:author="Zachary Cappella" w:date="2023-10-23T16:02:00Z">
            <w:rPr>
              <w:del w:id="2589" w:author="Zachary Cappella" w:date="2023-10-23T15:59:00Z"/>
            </w:rPr>
          </w:rPrChange>
        </w:rPr>
        <w:pPrChange w:id="2590" w:author="Zachary Cappella" w:date="2023-10-23T15:59:00Z">
          <w:pPr>
            <w:spacing w:after="0" w:line="360" w:lineRule="auto"/>
            <w:ind w:firstLine="720"/>
          </w:pPr>
        </w:pPrChange>
      </w:pPr>
      <w:del w:id="2591" w:author="Zachary Cappella" w:date="2023-10-23T15:59:00Z">
        <w:r w:rsidRPr="00035CEB" w:rsidDel="00B74EF6">
          <w:rPr>
            <w:rFonts w:ascii="Times New Roman" w:eastAsia="Times New Roman" w:hAnsi="Times New Roman" w:cs="Times New Roman"/>
            <w:i/>
            <w:iCs/>
            <w:color w:val="000000" w:themeColor="text1"/>
          </w:rPr>
          <w:delText xml:space="preserve">    String? description,</w:delText>
        </w:r>
      </w:del>
    </w:p>
    <w:p w14:paraId="7671B5E0" w14:textId="265EB4FB" w:rsidR="00AF1D58" w:rsidRPr="00035CEB" w:rsidDel="00B74EF6" w:rsidRDefault="66B40041">
      <w:pPr>
        <w:spacing w:after="0" w:line="240" w:lineRule="auto"/>
        <w:rPr>
          <w:del w:id="2592" w:author="Zachary Cappella" w:date="2023-10-23T15:59:00Z"/>
          <w:rFonts w:ascii="Times New Roman" w:hAnsi="Times New Roman" w:cs="Times New Roman"/>
          <w:rPrChange w:id="2593" w:author="Zachary Cappella" w:date="2023-10-23T16:02:00Z">
            <w:rPr>
              <w:del w:id="2594" w:author="Zachary Cappella" w:date="2023-10-23T15:59:00Z"/>
            </w:rPr>
          </w:rPrChange>
        </w:rPr>
        <w:pPrChange w:id="2595" w:author="Zachary Cappella" w:date="2023-10-23T15:59:00Z">
          <w:pPr>
            <w:spacing w:after="0" w:line="360" w:lineRule="auto"/>
            <w:ind w:firstLine="720"/>
          </w:pPr>
        </w:pPrChange>
      </w:pPr>
      <w:del w:id="2596" w:author="Zachary Cappella" w:date="2023-10-23T15:59:00Z">
        <w:r w:rsidRPr="00035CEB" w:rsidDel="00B74EF6">
          <w:rPr>
            <w:rFonts w:ascii="Times New Roman" w:eastAsia="Times New Roman" w:hAnsi="Times New Roman" w:cs="Times New Roman"/>
            <w:i/>
            <w:iCs/>
            <w:color w:val="000000" w:themeColor="text1"/>
          </w:rPr>
          <w:delText xml:space="preserve">    List&lt;String&gt;? tags})</w:delText>
        </w:r>
      </w:del>
    </w:p>
    <w:p w14:paraId="065F3EC8" w14:textId="1A51CD03" w:rsidR="3A62E291" w:rsidRPr="00035CEB" w:rsidDel="00B74EF6" w:rsidRDefault="3A62E291">
      <w:pPr>
        <w:spacing w:after="0" w:line="240" w:lineRule="auto"/>
        <w:rPr>
          <w:del w:id="2597" w:author="Zachary Cappella" w:date="2023-10-23T15:59:00Z"/>
          <w:rFonts w:ascii="Times New Roman" w:eastAsia="Times New Roman" w:hAnsi="Times New Roman" w:cs="Times New Roman"/>
          <w:i/>
          <w:iCs/>
          <w:color w:val="000000" w:themeColor="text1"/>
        </w:rPr>
        <w:pPrChange w:id="2598" w:author="Zachary Cappella" w:date="2023-10-23T15:59:00Z">
          <w:pPr>
            <w:spacing w:after="0" w:line="360" w:lineRule="auto"/>
            <w:ind w:firstLine="720"/>
          </w:pPr>
        </w:pPrChange>
      </w:pPr>
    </w:p>
    <w:p w14:paraId="39DB8CD0" w14:textId="288A3699" w:rsidR="00AF1D58" w:rsidRPr="00035CEB" w:rsidDel="00B74EF6" w:rsidRDefault="66B40041">
      <w:pPr>
        <w:spacing w:after="0" w:line="240" w:lineRule="auto"/>
        <w:rPr>
          <w:del w:id="2599" w:author="Zachary Cappella" w:date="2023-10-23T15:59:00Z"/>
          <w:rFonts w:ascii="Times New Roman" w:hAnsi="Times New Roman" w:cs="Times New Roman"/>
          <w:rPrChange w:id="2600" w:author="Zachary Cappella" w:date="2023-10-23T16:02:00Z">
            <w:rPr>
              <w:del w:id="2601" w:author="Zachary Cappella" w:date="2023-10-23T15:59:00Z"/>
            </w:rPr>
          </w:rPrChange>
        </w:rPr>
        <w:pPrChange w:id="2602" w:author="Zachary Cappella" w:date="2023-10-23T15:59:00Z">
          <w:pPr>
            <w:spacing w:after="0" w:line="360" w:lineRule="auto"/>
            <w:ind w:firstLine="720"/>
          </w:pPr>
        </w:pPrChange>
      </w:pPr>
      <w:del w:id="2603" w:author="Zachary Cappella" w:date="2023-10-23T15:59:00Z">
        <w:r w:rsidRPr="00035CEB" w:rsidDel="00B74EF6">
          <w:rPr>
            <w:rFonts w:ascii="Times New Roman" w:eastAsia="Times New Roman" w:hAnsi="Times New Roman" w:cs="Times New Roman"/>
            <w:i/>
            <w:iCs/>
            <w:color w:val="000000" w:themeColor="text1"/>
          </w:rPr>
          <w:delText>static Future&lt;void&gt; removePhoto(int id)</w:delText>
        </w:r>
        <w:r w:rsidR="003140F7" w:rsidRPr="00035CEB" w:rsidDel="00B74EF6">
          <w:rPr>
            <w:rFonts w:ascii="Times New Roman" w:hAnsi="Times New Roman" w:cs="Times New Roman"/>
            <w:rPrChange w:id="2604" w:author="Zachary Cappella" w:date="2023-10-23T16:02:00Z">
              <w:rPr/>
            </w:rPrChange>
          </w:rPr>
          <w:br/>
        </w:r>
        <w:r w:rsidR="003140F7" w:rsidRPr="00035CEB" w:rsidDel="00B74EF6">
          <w:rPr>
            <w:rFonts w:ascii="Times New Roman" w:hAnsi="Times New Roman" w:cs="Times New Roman"/>
            <w:rPrChange w:id="2605" w:author="Zachary Cappella" w:date="2023-10-23T16:02:00Z">
              <w:rPr/>
            </w:rPrChange>
          </w:rPr>
          <w:tab/>
        </w:r>
        <w:r w:rsidRPr="00035CEB" w:rsidDel="00B74EF6">
          <w:rPr>
            <w:rFonts w:ascii="Times New Roman" w:eastAsia="Times New Roman" w:hAnsi="Times New Roman" w:cs="Times New Roman"/>
            <w:i/>
            <w:iCs/>
            <w:color w:val="000000" w:themeColor="text1"/>
          </w:rPr>
          <w:delText>static Future&lt;int&gt; addVideo({</w:delText>
        </w:r>
      </w:del>
    </w:p>
    <w:p w14:paraId="7205A49B" w14:textId="69BBEEF2" w:rsidR="00AF1D58" w:rsidRPr="00035CEB" w:rsidDel="00B74EF6" w:rsidRDefault="66B40041">
      <w:pPr>
        <w:spacing w:after="0" w:line="240" w:lineRule="auto"/>
        <w:rPr>
          <w:del w:id="2606" w:author="Zachary Cappella" w:date="2023-10-23T15:59:00Z"/>
          <w:rFonts w:ascii="Times New Roman" w:hAnsi="Times New Roman" w:cs="Times New Roman"/>
          <w:rPrChange w:id="2607" w:author="Zachary Cappella" w:date="2023-10-23T16:02:00Z">
            <w:rPr>
              <w:del w:id="2608" w:author="Zachary Cappella" w:date="2023-10-23T15:59:00Z"/>
            </w:rPr>
          </w:rPrChange>
        </w:rPr>
        <w:pPrChange w:id="2609" w:author="Zachary Cappella" w:date="2023-10-23T15:59:00Z">
          <w:pPr>
            <w:spacing w:after="0" w:line="360" w:lineRule="auto"/>
            <w:ind w:firstLine="720"/>
          </w:pPr>
        </w:pPrChange>
      </w:pPr>
      <w:del w:id="2610" w:author="Zachary Cappella" w:date="2023-10-23T15:59:00Z">
        <w:r w:rsidRPr="00035CEB" w:rsidDel="00B74EF6">
          <w:rPr>
            <w:rFonts w:ascii="Times New Roman" w:eastAsia="Times New Roman" w:hAnsi="Times New Roman" w:cs="Times New Roman"/>
            <w:i/>
            <w:iCs/>
            <w:color w:val="000000" w:themeColor="text1"/>
          </w:rPr>
          <w:delText xml:space="preserve">    String? title,</w:delText>
        </w:r>
      </w:del>
    </w:p>
    <w:p w14:paraId="265DF671" w14:textId="1F8CB702" w:rsidR="00AF1D58" w:rsidRPr="00035CEB" w:rsidDel="00B74EF6" w:rsidRDefault="66B40041">
      <w:pPr>
        <w:spacing w:after="0" w:line="240" w:lineRule="auto"/>
        <w:rPr>
          <w:del w:id="2611" w:author="Zachary Cappella" w:date="2023-10-23T15:59:00Z"/>
          <w:rFonts w:ascii="Times New Roman" w:hAnsi="Times New Roman" w:cs="Times New Roman"/>
          <w:rPrChange w:id="2612" w:author="Zachary Cappella" w:date="2023-10-23T16:02:00Z">
            <w:rPr>
              <w:del w:id="2613" w:author="Zachary Cappella" w:date="2023-10-23T15:59:00Z"/>
            </w:rPr>
          </w:rPrChange>
        </w:rPr>
        <w:pPrChange w:id="2614" w:author="Zachary Cappella" w:date="2023-10-23T15:59:00Z">
          <w:pPr>
            <w:spacing w:after="0" w:line="360" w:lineRule="auto"/>
            <w:ind w:firstLine="720"/>
          </w:pPr>
        </w:pPrChange>
      </w:pPr>
      <w:del w:id="2615" w:author="Zachary Cappella" w:date="2023-10-23T15:59:00Z">
        <w:r w:rsidRPr="00035CEB" w:rsidDel="00B74EF6">
          <w:rPr>
            <w:rFonts w:ascii="Times New Roman" w:eastAsia="Times New Roman" w:hAnsi="Times New Roman" w:cs="Times New Roman"/>
            <w:i/>
            <w:iCs/>
            <w:color w:val="000000" w:themeColor="text1"/>
          </w:rPr>
          <w:delText xml:space="preserve">    String? description,</w:delText>
        </w:r>
      </w:del>
    </w:p>
    <w:p w14:paraId="62080247" w14:textId="0E2ACE27" w:rsidR="00AF1D58" w:rsidRPr="00035CEB" w:rsidDel="00B74EF6" w:rsidRDefault="66B40041">
      <w:pPr>
        <w:spacing w:after="0" w:line="240" w:lineRule="auto"/>
        <w:rPr>
          <w:del w:id="2616" w:author="Zachary Cappella" w:date="2023-10-23T15:59:00Z"/>
          <w:rFonts w:ascii="Times New Roman" w:hAnsi="Times New Roman" w:cs="Times New Roman"/>
          <w:rPrChange w:id="2617" w:author="Zachary Cappella" w:date="2023-10-23T16:02:00Z">
            <w:rPr>
              <w:del w:id="2618" w:author="Zachary Cappella" w:date="2023-10-23T15:59:00Z"/>
            </w:rPr>
          </w:rPrChange>
        </w:rPr>
        <w:pPrChange w:id="2619" w:author="Zachary Cappella" w:date="2023-10-23T15:59:00Z">
          <w:pPr>
            <w:spacing w:after="0" w:line="360" w:lineRule="auto"/>
            <w:ind w:firstLine="720"/>
          </w:pPr>
        </w:pPrChange>
      </w:pPr>
      <w:del w:id="2620" w:author="Zachary Cappella" w:date="2023-10-23T15:59:00Z">
        <w:r w:rsidRPr="00035CEB" w:rsidDel="00B74EF6">
          <w:rPr>
            <w:rFonts w:ascii="Times New Roman" w:eastAsia="Times New Roman" w:hAnsi="Times New Roman" w:cs="Times New Roman"/>
            <w:i/>
            <w:iCs/>
            <w:color w:val="000000" w:themeColor="text1"/>
          </w:rPr>
          <w:delText xml:space="preserve">    List&lt;String&gt;? tags,</w:delText>
        </w:r>
      </w:del>
    </w:p>
    <w:p w14:paraId="2BCED60F" w14:textId="1DFEFF90" w:rsidR="00AF1D58" w:rsidRPr="00035CEB" w:rsidDel="00B74EF6" w:rsidRDefault="66B40041">
      <w:pPr>
        <w:spacing w:after="0" w:line="240" w:lineRule="auto"/>
        <w:rPr>
          <w:del w:id="2621" w:author="Zachary Cappella" w:date="2023-10-23T15:59:00Z"/>
          <w:rFonts w:ascii="Times New Roman" w:hAnsi="Times New Roman" w:cs="Times New Roman"/>
          <w:rPrChange w:id="2622" w:author="Zachary Cappella" w:date="2023-10-23T16:02:00Z">
            <w:rPr>
              <w:del w:id="2623" w:author="Zachary Cappella" w:date="2023-10-23T15:59:00Z"/>
            </w:rPr>
          </w:rPrChange>
        </w:rPr>
        <w:pPrChange w:id="2624" w:author="Zachary Cappella" w:date="2023-10-23T15:59:00Z">
          <w:pPr>
            <w:spacing w:after="0" w:line="360" w:lineRule="auto"/>
            <w:ind w:firstLine="720"/>
          </w:pPr>
        </w:pPrChange>
      </w:pPr>
      <w:del w:id="2625" w:author="Zachary Cappella" w:date="2023-10-23T15:59:00Z">
        <w:r w:rsidRPr="00035CEB" w:rsidDel="00B74EF6">
          <w:rPr>
            <w:rFonts w:ascii="Times New Roman" w:eastAsia="Times New Roman" w:hAnsi="Times New Roman" w:cs="Times New Roman"/>
            <w:i/>
            <w:iCs/>
            <w:color w:val="000000" w:themeColor="text1"/>
          </w:rPr>
          <w:delText xml:space="preserve">    required File file,</w:delText>
        </w:r>
      </w:del>
    </w:p>
    <w:p w14:paraId="29408116" w14:textId="2053FA05" w:rsidR="00AF1D58" w:rsidRPr="00035CEB" w:rsidDel="00B74EF6" w:rsidRDefault="66B40041">
      <w:pPr>
        <w:spacing w:after="0" w:line="240" w:lineRule="auto"/>
        <w:rPr>
          <w:del w:id="2626" w:author="Zachary Cappella" w:date="2023-10-23T15:59:00Z"/>
          <w:rFonts w:ascii="Times New Roman" w:hAnsi="Times New Roman" w:cs="Times New Roman"/>
          <w:rPrChange w:id="2627" w:author="Zachary Cappella" w:date="2023-10-23T16:02:00Z">
            <w:rPr>
              <w:del w:id="2628" w:author="Zachary Cappella" w:date="2023-10-23T15:59:00Z"/>
            </w:rPr>
          </w:rPrChange>
        </w:rPr>
        <w:pPrChange w:id="2629" w:author="Zachary Cappella" w:date="2023-10-23T15:59:00Z">
          <w:pPr>
            <w:spacing w:after="0" w:line="360" w:lineRule="auto"/>
            <w:ind w:firstLine="720"/>
          </w:pPr>
        </w:pPrChange>
      </w:pPr>
      <w:del w:id="2630" w:author="Zachary Cappella" w:date="2023-10-23T15:59:00Z">
        <w:r w:rsidRPr="00035CEB" w:rsidDel="00B74EF6">
          <w:rPr>
            <w:rFonts w:ascii="Times New Roman" w:eastAsia="Times New Roman" w:hAnsi="Times New Roman" w:cs="Times New Roman"/>
            <w:i/>
            <w:iCs/>
            <w:color w:val="000000" w:themeColor="text1"/>
          </w:rPr>
          <w:delText xml:space="preserve">    String duration = "",</w:delText>
        </w:r>
      </w:del>
    </w:p>
    <w:p w14:paraId="475372EA" w14:textId="56BED235" w:rsidR="00AF1D58" w:rsidRPr="00035CEB" w:rsidDel="00B74EF6" w:rsidRDefault="66B40041">
      <w:pPr>
        <w:spacing w:after="0" w:line="240" w:lineRule="auto"/>
        <w:rPr>
          <w:del w:id="2631" w:author="Zachary Cappella" w:date="2023-10-23T15:59:00Z"/>
          <w:rFonts w:ascii="Times New Roman" w:hAnsi="Times New Roman" w:cs="Times New Roman"/>
          <w:rPrChange w:id="2632" w:author="Zachary Cappella" w:date="2023-10-23T16:02:00Z">
            <w:rPr>
              <w:del w:id="2633" w:author="Zachary Cappella" w:date="2023-10-23T15:59:00Z"/>
            </w:rPr>
          </w:rPrChange>
        </w:rPr>
        <w:pPrChange w:id="2634" w:author="Zachary Cappella" w:date="2023-10-23T15:59:00Z">
          <w:pPr>
            <w:spacing w:after="0" w:line="360" w:lineRule="auto"/>
            <w:ind w:firstLine="720"/>
          </w:pPr>
        </w:pPrChange>
      </w:pPr>
      <w:del w:id="2635" w:author="Zachary Cappella" w:date="2023-10-23T15:59:00Z">
        <w:r w:rsidRPr="00035CEB" w:rsidDel="00B74EF6">
          <w:rPr>
            <w:rFonts w:ascii="Times New Roman" w:eastAsia="Times New Roman" w:hAnsi="Times New Roman" w:cs="Times New Roman"/>
            <w:i/>
            <w:iCs/>
            <w:color w:val="000000" w:themeColor="text1"/>
          </w:rPr>
          <w:delText xml:space="preserve">    String? thumbnail})</w:delText>
        </w:r>
      </w:del>
    </w:p>
    <w:p w14:paraId="4F581FFE" w14:textId="71932C2B" w:rsidR="39B4495E" w:rsidRPr="00035CEB" w:rsidDel="00B74EF6" w:rsidRDefault="39B4495E">
      <w:pPr>
        <w:spacing w:after="0" w:line="240" w:lineRule="auto"/>
        <w:rPr>
          <w:del w:id="2636" w:author="Zachary Cappella" w:date="2023-10-23T15:59:00Z"/>
          <w:rFonts w:ascii="Times New Roman" w:eastAsia="Times New Roman" w:hAnsi="Times New Roman" w:cs="Times New Roman"/>
          <w:i/>
          <w:iCs/>
          <w:color w:val="000000" w:themeColor="text1"/>
        </w:rPr>
        <w:pPrChange w:id="2637" w:author="Zachary Cappella" w:date="2023-10-23T15:59:00Z">
          <w:pPr>
            <w:spacing w:after="0" w:line="360" w:lineRule="auto"/>
            <w:ind w:firstLine="720"/>
          </w:pPr>
        </w:pPrChange>
      </w:pPr>
    </w:p>
    <w:p w14:paraId="6505F193" w14:textId="7A823B0A" w:rsidR="00AF1D58" w:rsidRPr="00035CEB" w:rsidDel="00B74EF6" w:rsidRDefault="66B40041">
      <w:pPr>
        <w:spacing w:after="0" w:line="240" w:lineRule="auto"/>
        <w:rPr>
          <w:del w:id="2638" w:author="Zachary Cappella" w:date="2023-10-23T15:59:00Z"/>
          <w:rFonts w:ascii="Times New Roman" w:hAnsi="Times New Roman" w:cs="Times New Roman"/>
          <w:rPrChange w:id="2639" w:author="Zachary Cappella" w:date="2023-10-23T16:02:00Z">
            <w:rPr>
              <w:del w:id="2640" w:author="Zachary Cappella" w:date="2023-10-23T15:59:00Z"/>
            </w:rPr>
          </w:rPrChange>
        </w:rPr>
        <w:pPrChange w:id="2641" w:author="Zachary Cappella" w:date="2023-10-23T15:59:00Z">
          <w:pPr>
            <w:spacing w:after="0" w:line="360" w:lineRule="auto"/>
            <w:ind w:firstLine="720"/>
          </w:pPr>
        </w:pPrChange>
      </w:pPr>
      <w:del w:id="2642" w:author="Zachary Cappella" w:date="2023-10-23T15:59:00Z">
        <w:r w:rsidRPr="00035CEB" w:rsidDel="00B74EF6">
          <w:rPr>
            <w:rFonts w:ascii="Times New Roman" w:eastAsia="Times New Roman" w:hAnsi="Times New Roman" w:cs="Times New Roman"/>
            <w:i/>
            <w:iCs/>
            <w:color w:val="000000" w:themeColor="text1"/>
          </w:rPr>
          <w:delText>static Future&lt;void&gt; updateVideo({</w:delText>
        </w:r>
      </w:del>
    </w:p>
    <w:p w14:paraId="210AA102" w14:textId="6F684CF1" w:rsidR="00AF1D58" w:rsidRPr="00035CEB" w:rsidDel="00B74EF6" w:rsidRDefault="66B40041">
      <w:pPr>
        <w:spacing w:after="0" w:line="240" w:lineRule="auto"/>
        <w:rPr>
          <w:del w:id="2643" w:author="Zachary Cappella" w:date="2023-10-23T15:59:00Z"/>
          <w:rFonts w:ascii="Times New Roman" w:hAnsi="Times New Roman" w:cs="Times New Roman"/>
          <w:rPrChange w:id="2644" w:author="Zachary Cappella" w:date="2023-10-23T16:02:00Z">
            <w:rPr>
              <w:del w:id="2645" w:author="Zachary Cappella" w:date="2023-10-23T15:59:00Z"/>
            </w:rPr>
          </w:rPrChange>
        </w:rPr>
        <w:pPrChange w:id="2646" w:author="Zachary Cappella" w:date="2023-10-23T15:59:00Z">
          <w:pPr>
            <w:spacing w:after="0" w:line="360" w:lineRule="auto"/>
            <w:ind w:firstLine="720"/>
          </w:pPr>
        </w:pPrChange>
      </w:pPr>
      <w:del w:id="2647" w:author="Zachary Cappella" w:date="2023-10-23T15:59:00Z">
        <w:r w:rsidRPr="00035CEB" w:rsidDel="00B74EF6">
          <w:rPr>
            <w:rFonts w:ascii="Times New Roman" w:eastAsia="Times New Roman" w:hAnsi="Times New Roman" w:cs="Times New Roman"/>
            <w:i/>
            <w:iCs/>
            <w:color w:val="000000" w:themeColor="text1"/>
          </w:rPr>
          <w:delText xml:space="preserve">    required int id,</w:delText>
        </w:r>
      </w:del>
    </w:p>
    <w:p w14:paraId="40F5A69F" w14:textId="6EC5A71B" w:rsidR="00AF1D58" w:rsidRPr="00035CEB" w:rsidDel="00B74EF6" w:rsidRDefault="66B40041">
      <w:pPr>
        <w:spacing w:after="0" w:line="240" w:lineRule="auto"/>
        <w:rPr>
          <w:del w:id="2648" w:author="Zachary Cappella" w:date="2023-10-23T15:59:00Z"/>
          <w:rFonts w:ascii="Times New Roman" w:hAnsi="Times New Roman" w:cs="Times New Roman"/>
          <w:rPrChange w:id="2649" w:author="Zachary Cappella" w:date="2023-10-23T16:02:00Z">
            <w:rPr>
              <w:del w:id="2650" w:author="Zachary Cappella" w:date="2023-10-23T15:59:00Z"/>
            </w:rPr>
          </w:rPrChange>
        </w:rPr>
        <w:pPrChange w:id="2651" w:author="Zachary Cappella" w:date="2023-10-23T15:59:00Z">
          <w:pPr>
            <w:spacing w:after="0" w:line="360" w:lineRule="auto"/>
            <w:ind w:firstLine="720"/>
          </w:pPr>
        </w:pPrChange>
      </w:pPr>
      <w:del w:id="2652" w:author="Zachary Cappella" w:date="2023-10-23T15:59:00Z">
        <w:r w:rsidRPr="00035CEB" w:rsidDel="00B74EF6">
          <w:rPr>
            <w:rFonts w:ascii="Times New Roman" w:eastAsia="Times New Roman" w:hAnsi="Times New Roman" w:cs="Times New Roman"/>
            <w:i/>
            <w:iCs/>
            <w:color w:val="000000" w:themeColor="text1"/>
          </w:rPr>
          <w:delText xml:space="preserve">    String? title,</w:delText>
        </w:r>
      </w:del>
    </w:p>
    <w:p w14:paraId="46C4D907" w14:textId="74067C57" w:rsidR="00AF1D58" w:rsidRPr="00035CEB" w:rsidDel="00B74EF6" w:rsidRDefault="66B40041">
      <w:pPr>
        <w:spacing w:after="0" w:line="240" w:lineRule="auto"/>
        <w:rPr>
          <w:del w:id="2653" w:author="Zachary Cappella" w:date="2023-10-23T15:59:00Z"/>
          <w:rFonts w:ascii="Times New Roman" w:hAnsi="Times New Roman" w:cs="Times New Roman"/>
          <w:rPrChange w:id="2654" w:author="Zachary Cappella" w:date="2023-10-23T16:02:00Z">
            <w:rPr>
              <w:del w:id="2655" w:author="Zachary Cappella" w:date="2023-10-23T15:59:00Z"/>
            </w:rPr>
          </w:rPrChange>
        </w:rPr>
        <w:pPrChange w:id="2656" w:author="Zachary Cappella" w:date="2023-10-23T15:59:00Z">
          <w:pPr>
            <w:spacing w:after="0" w:line="360" w:lineRule="auto"/>
            <w:ind w:firstLine="720"/>
          </w:pPr>
        </w:pPrChange>
      </w:pPr>
      <w:del w:id="2657" w:author="Zachary Cappella" w:date="2023-10-23T15:59:00Z">
        <w:r w:rsidRPr="00035CEB" w:rsidDel="00B74EF6">
          <w:rPr>
            <w:rFonts w:ascii="Times New Roman" w:eastAsia="Times New Roman" w:hAnsi="Times New Roman" w:cs="Times New Roman"/>
            <w:i/>
            <w:iCs/>
            <w:color w:val="000000" w:themeColor="text1"/>
          </w:rPr>
          <w:delText xml:space="preserve">    String? description,</w:delText>
        </w:r>
      </w:del>
    </w:p>
    <w:p w14:paraId="5E91020B" w14:textId="360AE9D9" w:rsidR="00AF1D58" w:rsidRPr="00035CEB" w:rsidDel="00B74EF6" w:rsidRDefault="66B40041">
      <w:pPr>
        <w:spacing w:after="0" w:line="240" w:lineRule="auto"/>
        <w:rPr>
          <w:del w:id="2658" w:author="Zachary Cappella" w:date="2023-10-23T15:59:00Z"/>
          <w:rFonts w:ascii="Times New Roman" w:hAnsi="Times New Roman" w:cs="Times New Roman"/>
          <w:rPrChange w:id="2659" w:author="Zachary Cappella" w:date="2023-10-23T16:02:00Z">
            <w:rPr>
              <w:del w:id="2660" w:author="Zachary Cappella" w:date="2023-10-23T15:59:00Z"/>
            </w:rPr>
          </w:rPrChange>
        </w:rPr>
        <w:pPrChange w:id="2661" w:author="Zachary Cappella" w:date="2023-10-23T15:59:00Z">
          <w:pPr>
            <w:spacing w:after="0" w:line="360" w:lineRule="auto"/>
            <w:ind w:firstLine="720"/>
          </w:pPr>
        </w:pPrChange>
      </w:pPr>
      <w:del w:id="2662" w:author="Zachary Cappella" w:date="2023-10-23T15:59:00Z">
        <w:r w:rsidRPr="00035CEB" w:rsidDel="00B74EF6">
          <w:rPr>
            <w:rFonts w:ascii="Times New Roman" w:eastAsia="Times New Roman" w:hAnsi="Times New Roman" w:cs="Times New Roman"/>
            <w:i/>
            <w:iCs/>
            <w:color w:val="000000" w:themeColor="text1"/>
          </w:rPr>
          <w:delText xml:space="preserve">    List&lt;String&gt;? tags,</w:delText>
        </w:r>
      </w:del>
    </w:p>
    <w:p w14:paraId="7A11997A" w14:textId="09B5D476" w:rsidR="00AF1D58" w:rsidRPr="00035CEB" w:rsidDel="00B74EF6" w:rsidRDefault="66B40041">
      <w:pPr>
        <w:spacing w:after="0" w:line="240" w:lineRule="auto"/>
        <w:rPr>
          <w:del w:id="2663" w:author="Zachary Cappella" w:date="2023-10-23T15:59:00Z"/>
          <w:rFonts w:ascii="Times New Roman" w:hAnsi="Times New Roman" w:cs="Times New Roman"/>
          <w:rPrChange w:id="2664" w:author="Zachary Cappella" w:date="2023-10-23T16:02:00Z">
            <w:rPr>
              <w:del w:id="2665" w:author="Zachary Cappella" w:date="2023-10-23T15:59:00Z"/>
            </w:rPr>
          </w:rPrChange>
        </w:rPr>
        <w:pPrChange w:id="2666" w:author="Zachary Cappella" w:date="2023-10-23T15:59:00Z">
          <w:pPr>
            <w:spacing w:after="0" w:line="360" w:lineRule="auto"/>
            <w:ind w:firstLine="720"/>
          </w:pPr>
        </w:pPrChange>
      </w:pPr>
      <w:del w:id="2667" w:author="Zachary Cappella" w:date="2023-10-23T15:59:00Z">
        <w:r w:rsidRPr="00035CEB" w:rsidDel="00B74EF6">
          <w:rPr>
            <w:rFonts w:ascii="Times New Roman" w:eastAsia="Times New Roman" w:hAnsi="Times New Roman" w:cs="Times New Roman"/>
            <w:i/>
            <w:iCs/>
            <w:color w:val="000000" w:themeColor="text1"/>
          </w:rPr>
          <w:delText xml:space="preserve">    String? duration,</w:delText>
        </w:r>
      </w:del>
    </w:p>
    <w:p w14:paraId="08A8CD1D" w14:textId="0338D5A6" w:rsidR="00AF1D58" w:rsidRPr="00035CEB" w:rsidDel="00B74EF6" w:rsidRDefault="66B40041">
      <w:pPr>
        <w:spacing w:after="0" w:line="240" w:lineRule="auto"/>
        <w:rPr>
          <w:del w:id="2668" w:author="Zachary Cappella" w:date="2023-10-23T15:59:00Z"/>
          <w:rFonts w:ascii="Times New Roman" w:hAnsi="Times New Roman" w:cs="Times New Roman"/>
          <w:rPrChange w:id="2669" w:author="Zachary Cappella" w:date="2023-10-23T16:02:00Z">
            <w:rPr>
              <w:del w:id="2670" w:author="Zachary Cappella" w:date="2023-10-23T15:59:00Z"/>
            </w:rPr>
          </w:rPrChange>
        </w:rPr>
        <w:pPrChange w:id="2671" w:author="Zachary Cappella" w:date="2023-10-23T15:59:00Z">
          <w:pPr>
            <w:spacing w:after="0" w:line="360" w:lineRule="auto"/>
            <w:ind w:firstLine="720"/>
          </w:pPr>
        </w:pPrChange>
      </w:pPr>
      <w:del w:id="2672" w:author="Zachary Cappella" w:date="2023-10-23T15:59:00Z">
        <w:r w:rsidRPr="00035CEB" w:rsidDel="00B74EF6">
          <w:rPr>
            <w:rFonts w:ascii="Times New Roman" w:eastAsia="Times New Roman" w:hAnsi="Times New Roman" w:cs="Times New Roman"/>
            <w:i/>
            <w:iCs/>
            <w:color w:val="000000" w:themeColor="text1"/>
          </w:rPr>
          <w:delText xml:space="preserve">    String? thumbnail})</w:delText>
        </w:r>
      </w:del>
    </w:p>
    <w:p w14:paraId="2B7F1B0D" w14:textId="7B984E76" w:rsidR="00AF1D58" w:rsidRPr="00035CEB" w:rsidDel="00E058C9" w:rsidRDefault="66B40041">
      <w:pPr>
        <w:spacing w:after="0" w:line="240" w:lineRule="auto"/>
        <w:rPr>
          <w:del w:id="2673" w:author="Zachary Cappella" w:date="2023-10-23T16:00:00Z"/>
          <w:rFonts w:ascii="Times New Roman" w:hAnsi="Times New Roman" w:cs="Times New Roman"/>
          <w:rPrChange w:id="2674" w:author="Zachary Cappella" w:date="2023-10-23T16:02:00Z">
            <w:rPr>
              <w:del w:id="2675" w:author="Zachary Cappella" w:date="2023-10-23T16:00:00Z"/>
            </w:rPr>
          </w:rPrChange>
        </w:rPr>
        <w:pPrChange w:id="2676" w:author="Zachary Cappella" w:date="2023-10-23T15:59:00Z">
          <w:pPr>
            <w:spacing w:after="0" w:line="360" w:lineRule="auto"/>
            <w:ind w:firstLine="720"/>
          </w:pPr>
        </w:pPrChange>
      </w:pPr>
      <w:del w:id="2677" w:author="Zachary Cappella" w:date="2023-10-23T15:59:00Z">
        <w:r w:rsidRPr="00035CEB" w:rsidDel="00B74EF6">
          <w:rPr>
            <w:rFonts w:ascii="Times New Roman" w:eastAsia="Times New Roman" w:hAnsi="Times New Roman" w:cs="Times New Roman"/>
            <w:i/>
            <w:iCs/>
            <w:color w:val="000000" w:themeColor="text1"/>
          </w:rPr>
          <w:delText>static Future&lt;void&gt; removeVideo(int id)</w:delText>
        </w:r>
      </w:del>
    </w:p>
    <w:p w14:paraId="36D2094E" w14:textId="63E37E54" w:rsidR="00AF1D58" w:rsidRPr="00035CEB" w:rsidRDefault="00AD292D">
      <w:pPr>
        <w:pStyle w:val="Heading1"/>
        <w:spacing w:line="360" w:lineRule="auto"/>
        <w:rPr>
          <w:rFonts w:ascii="Times New Roman" w:hAnsi="Times New Roman" w:cs="Times New Roman"/>
        </w:rPr>
        <w:pPrChange w:id="2678" w:author="Zachary Cappella" w:date="2023-10-09T13:10:00Z">
          <w:pPr>
            <w:pStyle w:val="Heading1"/>
          </w:pPr>
        </w:pPrChange>
      </w:pPr>
      <w:bookmarkStart w:id="2679" w:name="_Toc145021508"/>
      <w:bookmarkStart w:id="2680" w:name="_Toc145022240"/>
      <w:bookmarkStart w:id="2681" w:name="_Toc149373362"/>
      <w:r w:rsidRPr="00035CEB">
        <w:rPr>
          <w:rFonts w:ascii="Times New Roman" w:hAnsi="Times New Roman" w:cs="Times New Roman"/>
        </w:rPr>
        <w:t xml:space="preserve">6. </w:t>
      </w:r>
      <w:r w:rsidR="00AF1D58" w:rsidRPr="00035CEB">
        <w:rPr>
          <w:rFonts w:ascii="Times New Roman" w:hAnsi="Times New Roman" w:cs="Times New Roman"/>
        </w:rPr>
        <w:t>Application Interface Design</w:t>
      </w:r>
      <w:bookmarkEnd w:id="2679"/>
      <w:bookmarkEnd w:id="2680"/>
      <w:bookmarkEnd w:id="2681"/>
      <w:r w:rsidR="00AF1D58" w:rsidRPr="00035CEB">
        <w:rPr>
          <w:rFonts w:ascii="Times New Roman" w:hAnsi="Times New Roman" w:cs="Times New Roman"/>
        </w:rPr>
        <w:t> </w:t>
      </w:r>
    </w:p>
    <w:p w14:paraId="685EEC48" w14:textId="71AF74FB" w:rsidR="63F51BE9" w:rsidRPr="00035CEB" w:rsidRDefault="00AD292D">
      <w:pPr>
        <w:pStyle w:val="Heading2"/>
        <w:spacing w:line="360" w:lineRule="auto"/>
        <w:rPr>
          <w:rStyle w:val="normaltextrun"/>
          <w:rFonts w:ascii="Times New Roman" w:hAnsi="Times New Roman" w:cs="Times New Roman"/>
          <w:sz w:val="32"/>
          <w:szCs w:val="32"/>
        </w:rPr>
        <w:pPrChange w:id="2682" w:author="Zachary Cappella" w:date="2023-10-09T13:10:00Z">
          <w:pPr>
            <w:pStyle w:val="Heading2"/>
          </w:pPr>
        </w:pPrChange>
      </w:pPr>
      <w:bookmarkStart w:id="2683" w:name="_Toc145021509"/>
      <w:bookmarkStart w:id="2684" w:name="_Toc145022241"/>
      <w:bookmarkStart w:id="2685" w:name="_Toc149373363"/>
      <w:r w:rsidRPr="00035CEB">
        <w:rPr>
          <w:rFonts w:ascii="Times New Roman" w:hAnsi="Times New Roman" w:cs="Times New Roman"/>
        </w:rPr>
        <w:t xml:space="preserve">6.1. </w:t>
      </w:r>
      <w:bookmarkEnd w:id="2683"/>
      <w:bookmarkEnd w:id="2684"/>
      <w:r w:rsidR="00AF1D58" w:rsidRPr="00035CEB">
        <w:rPr>
          <w:rFonts w:ascii="Times New Roman" w:hAnsi="Times New Roman" w:cs="Times New Roman"/>
        </w:rPr>
        <w:t>U</w:t>
      </w:r>
      <w:r w:rsidR="633EDE7C" w:rsidRPr="00035CEB">
        <w:rPr>
          <w:rFonts w:ascii="Times New Roman" w:hAnsi="Times New Roman" w:cs="Times New Roman"/>
        </w:rPr>
        <w:t xml:space="preserve">ser </w:t>
      </w:r>
      <w:r w:rsidR="00AF1D58" w:rsidRPr="00035CEB">
        <w:rPr>
          <w:rFonts w:ascii="Times New Roman" w:hAnsi="Times New Roman" w:cs="Times New Roman"/>
        </w:rPr>
        <w:t>I</w:t>
      </w:r>
      <w:r w:rsidR="4F4A6D48" w:rsidRPr="00035CEB">
        <w:rPr>
          <w:rFonts w:ascii="Times New Roman" w:hAnsi="Times New Roman" w:cs="Times New Roman"/>
        </w:rPr>
        <w:t>nterface</w:t>
      </w:r>
      <w:r w:rsidR="00AF1D58" w:rsidRPr="00035CEB">
        <w:rPr>
          <w:rFonts w:ascii="Times New Roman" w:hAnsi="Times New Roman" w:cs="Times New Roman"/>
        </w:rPr>
        <w:t xml:space="preserve"> Design</w:t>
      </w:r>
      <w:bookmarkEnd w:id="2685"/>
    </w:p>
    <w:p w14:paraId="3EFA5DFA" w14:textId="77777777" w:rsidR="00BC0AFB" w:rsidRPr="00035CEB" w:rsidRDefault="00BC0AFB" w:rsidP="008F037A">
      <w:pPr>
        <w:spacing w:line="360" w:lineRule="auto"/>
        <w:rPr>
          <w:rFonts w:ascii="Times New Roman" w:eastAsia="Candara" w:hAnsi="Times New Roman" w:cs="Times New Roman"/>
          <w:color w:val="161719"/>
        </w:rPr>
      </w:pPr>
    </w:p>
    <w:p w14:paraId="723AC10D" w14:textId="6988513D" w:rsidR="24D44988" w:rsidRPr="00035CEB" w:rsidRDefault="6ADD2A3C" w:rsidP="008F037A">
      <w:pPr>
        <w:spacing w:line="360" w:lineRule="auto"/>
        <w:ind w:firstLine="720"/>
        <w:rPr>
          <w:rFonts w:ascii="Times New Roman" w:eastAsia="Candara" w:hAnsi="Times New Roman" w:cs="Times New Roman"/>
        </w:rPr>
      </w:pPr>
      <w:r w:rsidRPr="00035CEB">
        <w:rPr>
          <w:rFonts w:ascii="Times New Roman" w:eastAsia="Candara" w:hAnsi="Times New Roman" w:cs="Times New Roman"/>
          <w:color w:val="161719"/>
        </w:rPr>
        <w:t>This section provides an overview of the user interface</w:t>
      </w:r>
      <w:r w:rsidR="00AD23D9" w:rsidRPr="00035CEB">
        <w:rPr>
          <w:rFonts w:ascii="Times New Roman" w:eastAsia="Candara" w:hAnsi="Times New Roman" w:cs="Times New Roman"/>
          <w:color w:val="161719"/>
        </w:rPr>
        <w:t xml:space="preserve"> (UI)</w:t>
      </w:r>
      <w:r w:rsidRPr="00035CEB">
        <w:rPr>
          <w:rFonts w:ascii="Times New Roman" w:eastAsia="Candara" w:hAnsi="Times New Roman" w:cs="Times New Roman"/>
          <w:color w:val="161719"/>
        </w:rPr>
        <w:t xml:space="preserve"> of the CogniOpen application, explaining how users can easily navigate the system for different tasks. It includes screen images accompanied by textual descriptions of the essential aspects of the </w:t>
      </w:r>
      <w:r w:rsidR="00AD23D9" w:rsidRPr="00035CEB">
        <w:rPr>
          <w:rFonts w:ascii="Times New Roman" w:eastAsia="Candara" w:hAnsi="Times New Roman" w:cs="Times New Roman"/>
          <w:color w:val="161719"/>
        </w:rPr>
        <w:t>UI</w:t>
      </w:r>
      <w:r w:rsidRPr="00035CEB">
        <w:rPr>
          <w:rFonts w:ascii="Times New Roman" w:eastAsia="Candara" w:hAnsi="Times New Roman" w:cs="Times New Roman"/>
          <w:color w:val="161719"/>
        </w:rPr>
        <w:t xml:space="preserve">. The section also highlights design considerations for the </w:t>
      </w:r>
      <w:r w:rsidR="00A1188A" w:rsidRPr="00035CEB">
        <w:rPr>
          <w:rFonts w:ascii="Times New Roman" w:eastAsia="Candara" w:hAnsi="Times New Roman" w:cs="Times New Roman"/>
          <w:color w:val="161719"/>
        </w:rPr>
        <w:t xml:space="preserve">UI </w:t>
      </w:r>
      <w:r w:rsidRPr="00035CEB">
        <w:rPr>
          <w:rFonts w:ascii="Times New Roman" w:eastAsia="Candara" w:hAnsi="Times New Roman" w:cs="Times New Roman"/>
          <w:color w:val="161719"/>
        </w:rPr>
        <w:t>to meet the needs of cognitive</w:t>
      </w:r>
      <w:r w:rsidR="00A1188A" w:rsidRPr="00035CEB">
        <w:rPr>
          <w:rFonts w:ascii="Times New Roman" w:eastAsia="Candara" w:hAnsi="Times New Roman" w:cs="Times New Roman"/>
          <w:color w:val="161719"/>
        </w:rPr>
        <w:t>ly</w:t>
      </w:r>
      <w:r w:rsidRPr="00035CEB">
        <w:rPr>
          <w:rFonts w:ascii="Times New Roman" w:eastAsia="Candara" w:hAnsi="Times New Roman" w:cs="Times New Roman"/>
          <w:color w:val="161719"/>
        </w:rPr>
        <w:t xml:space="preserve"> impaired individuals. This document serves as a technical reference for system developers to ensure that the application design adheres to industry standards while delivering a user-friendly experience.</w:t>
      </w:r>
    </w:p>
    <w:p w14:paraId="590445D5" w14:textId="38438AD2" w:rsidR="4F448547" w:rsidRPr="00035CEB" w:rsidRDefault="4F448547" w:rsidP="008F037A">
      <w:pPr>
        <w:spacing w:line="360" w:lineRule="auto"/>
        <w:rPr>
          <w:rFonts w:ascii="Times New Roman" w:eastAsia="Candara" w:hAnsi="Times New Roman" w:cs="Times New Roman"/>
        </w:rPr>
      </w:pPr>
      <w:r w:rsidRPr="00035CEB">
        <w:rPr>
          <w:rFonts w:ascii="Times New Roman" w:eastAsia="Candara" w:hAnsi="Times New Roman" w:cs="Times New Roman"/>
          <w:color w:val="161719"/>
        </w:rPr>
        <w:t>The application will</w:t>
      </w:r>
      <w:r w:rsidR="30418078" w:rsidRPr="00035CEB">
        <w:rPr>
          <w:rFonts w:ascii="Times New Roman" w:eastAsia="Candara" w:hAnsi="Times New Roman" w:cs="Times New Roman"/>
          <w:color w:val="161719"/>
        </w:rPr>
        <w:t xml:space="preserve"> </w:t>
      </w:r>
      <w:r w:rsidR="2D11775E" w:rsidRPr="00035CEB">
        <w:rPr>
          <w:rFonts w:ascii="Times New Roman" w:eastAsia="Candara" w:hAnsi="Times New Roman" w:cs="Times New Roman"/>
          <w:color w:val="161719"/>
        </w:rPr>
        <w:t>provide</w:t>
      </w:r>
      <w:r w:rsidR="30418078" w:rsidRPr="00035CEB">
        <w:rPr>
          <w:rFonts w:ascii="Times New Roman" w:eastAsia="Candara" w:hAnsi="Times New Roman" w:cs="Times New Roman"/>
          <w:color w:val="161719"/>
        </w:rPr>
        <w:t xml:space="preserve"> six main features including an AI-powered </w:t>
      </w:r>
      <w:del w:id="2686" w:author="Zachary Cappella" w:date="2023-10-09T13:30:00Z">
        <w:r w:rsidR="30418078" w:rsidRPr="00035CEB" w:rsidDel="006E4985">
          <w:rPr>
            <w:rFonts w:ascii="Times New Roman" w:eastAsia="Candara" w:hAnsi="Times New Roman" w:cs="Times New Roman"/>
            <w:color w:val="161719"/>
          </w:rPr>
          <w:delText>Chatbot</w:delText>
        </w:r>
      </w:del>
      <w:ins w:id="2687" w:author="Zachary Cappella" w:date="2023-10-09T13:30:00Z">
        <w:r w:rsidR="006E4985" w:rsidRPr="00035CEB">
          <w:rPr>
            <w:rFonts w:ascii="Times New Roman" w:eastAsia="Candara" w:hAnsi="Times New Roman" w:cs="Times New Roman"/>
            <w:color w:val="161719"/>
          </w:rPr>
          <w:t>Virtual Assistant</w:t>
        </w:r>
      </w:ins>
      <w:r w:rsidR="30418078" w:rsidRPr="00035CEB">
        <w:rPr>
          <w:rFonts w:ascii="Times New Roman" w:eastAsia="Candara" w:hAnsi="Times New Roman" w:cs="Times New Roman"/>
          <w:color w:val="161719"/>
        </w:rPr>
        <w:t>, gallery, video recording, audio recording, search, and recent questions/requests. Users can access the AI feature to ask questions and receive information through voice or text input. The platform also enables users to create, store, and manage their video, audio, and photo recordings. Additionally, users can search for trigger words within their files, and view a list of previously asked questions/requests. CogniOpen offers a help center with FAQs and a guided application tour, along with customizable settings to adjust the AI, audio, and video features to meet specific needs.</w:t>
      </w:r>
    </w:p>
    <w:p w14:paraId="211B3728" w14:textId="70D6223F" w:rsidR="0114B4C6" w:rsidRPr="00035CEB" w:rsidRDefault="0114B4C6">
      <w:pPr>
        <w:spacing w:after="0" w:line="360" w:lineRule="auto"/>
        <w:rPr>
          <w:rFonts w:ascii="Times New Roman" w:eastAsia="Candara" w:hAnsi="Times New Roman" w:cs="Times New Roman"/>
          <w:color w:val="161719"/>
          <w:sz w:val="21"/>
          <w:szCs w:val="21"/>
        </w:rPr>
        <w:pPrChange w:id="2688" w:author="Zachary Cappella" w:date="2023-10-09T13:10:00Z">
          <w:pPr>
            <w:spacing w:after="0" w:line="240" w:lineRule="auto"/>
          </w:pPr>
        </w:pPrChange>
      </w:pPr>
    </w:p>
    <w:p w14:paraId="74931F09" w14:textId="08C65D8F" w:rsidR="50634751" w:rsidRPr="00035CEB" w:rsidRDefault="50634751">
      <w:pPr>
        <w:spacing w:after="0" w:line="360" w:lineRule="auto"/>
        <w:rPr>
          <w:rFonts w:ascii="Times New Roman" w:eastAsia="Candara" w:hAnsi="Times New Roman" w:cs="Times New Roman"/>
          <w:color w:val="161719"/>
          <w:sz w:val="21"/>
          <w:szCs w:val="21"/>
        </w:rPr>
        <w:pPrChange w:id="2689" w:author="Zachary Cappella" w:date="2023-10-09T13:10:00Z">
          <w:pPr>
            <w:spacing w:after="0" w:line="240" w:lineRule="auto"/>
          </w:pPr>
        </w:pPrChange>
      </w:pPr>
    </w:p>
    <w:p w14:paraId="3DF2A3F9" w14:textId="083B8170" w:rsidR="72DAC95B" w:rsidRPr="00035CEB" w:rsidRDefault="72DAC95B">
      <w:pPr>
        <w:pStyle w:val="Heading2"/>
        <w:spacing w:line="360" w:lineRule="auto"/>
        <w:rPr>
          <w:rFonts w:ascii="Times New Roman" w:eastAsiaTheme="majorEastAsia" w:hAnsi="Times New Roman" w:cs="Times New Roman"/>
          <w:color w:val="161719"/>
          <w:sz w:val="26"/>
          <w:szCs w:val="26"/>
        </w:rPr>
        <w:pPrChange w:id="2690" w:author="Zachary Cappella" w:date="2023-10-09T13:10:00Z">
          <w:pPr>
            <w:pStyle w:val="Heading2"/>
          </w:pPr>
        </w:pPrChange>
      </w:pPr>
      <w:bookmarkStart w:id="2691" w:name="_Toc149373364"/>
      <w:r w:rsidRPr="00035CEB">
        <w:rPr>
          <w:rFonts w:ascii="Times New Roman" w:hAnsi="Times New Roman" w:cs="Times New Roman"/>
        </w:rPr>
        <w:t>6.2</w:t>
      </w:r>
      <w:r w:rsidR="0D5CAFA6" w:rsidRPr="00035CEB">
        <w:rPr>
          <w:rFonts w:ascii="Times New Roman" w:hAnsi="Times New Roman" w:cs="Times New Roman"/>
        </w:rPr>
        <w:t xml:space="preserve">. </w:t>
      </w:r>
      <w:r w:rsidR="55A585A4" w:rsidRPr="00035CEB">
        <w:rPr>
          <w:rFonts w:ascii="Times New Roman" w:hAnsi="Times New Roman" w:cs="Times New Roman"/>
        </w:rPr>
        <w:t>Considerations for Designing the User Interface</w:t>
      </w:r>
      <w:bookmarkEnd w:id="2691"/>
    </w:p>
    <w:p w14:paraId="6E82926D" w14:textId="28098EF6" w:rsidR="51036834" w:rsidRPr="00035CEB" w:rsidRDefault="51036834">
      <w:pPr>
        <w:spacing w:after="0" w:line="360" w:lineRule="auto"/>
        <w:rPr>
          <w:rFonts w:ascii="Times New Roman" w:eastAsia="Candara" w:hAnsi="Times New Roman" w:cs="Times New Roman"/>
          <w:color w:val="161719"/>
          <w:sz w:val="21"/>
          <w:szCs w:val="21"/>
        </w:rPr>
        <w:pPrChange w:id="2692" w:author="Zachary Cappella" w:date="2023-10-09T13:10:00Z">
          <w:pPr>
            <w:spacing w:after="0" w:line="240" w:lineRule="auto"/>
          </w:pPr>
        </w:pPrChange>
      </w:pPr>
    </w:p>
    <w:p w14:paraId="7A702D57" w14:textId="03197480" w:rsidR="7B64E0A2" w:rsidRPr="00035CEB" w:rsidRDefault="54B28AD8" w:rsidP="008F037A">
      <w:pPr>
        <w:spacing w:line="360" w:lineRule="auto"/>
        <w:ind w:firstLine="720"/>
        <w:rPr>
          <w:rFonts w:ascii="Times New Roman" w:eastAsia="Candara" w:hAnsi="Times New Roman" w:cs="Times New Roman"/>
        </w:rPr>
      </w:pPr>
      <w:r w:rsidRPr="00035CEB">
        <w:rPr>
          <w:rFonts w:ascii="Times New Roman" w:eastAsia="Candara" w:hAnsi="Times New Roman" w:cs="Times New Roman"/>
          <w:color w:val="161719"/>
        </w:rPr>
        <w:t>Cog</w:t>
      </w:r>
      <w:r w:rsidR="5D9D0DA5" w:rsidRPr="00035CEB">
        <w:rPr>
          <w:rFonts w:ascii="Times New Roman" w:eastAsia="Candara" w:hAnsi="Times New Roman" w:cs="Times New Roman"/>
          <w:color w:val="161719"/>
        </w:rPr>
        <w:t>n</w:t>
      </w:r>
      <w:r w:rsidRPr="00035CEB">
        <w:rPr>
          <w:rFonts w:ascii="Times New Roman" w:eastAsia="Candara" w:hAnsi="Times New Roman" w:cs="Times New Roman"/>
          <w:color w:val="161719"/>
        </w:rPr>
        <w:t>iOpen aims to meet</w:t>
      </w:r>
      <w:r w:rsidR="390CDB26" w:rsidRPr="00035CEB">
        <w:rPr>
          <w:rFonts w:ascii="Times New Roman" w:eastAsia="Candara" w:hAnsi="Times New Roman" w:cs="Times New Roman"/>
          <w:color w:val="161719"/>
        </w:rPr>
        <w:t xml:space="preserve"> the </w:t>
      </w:r>
      <w:r w:rsidRPr="00035CEB">
        <w:rPr>
          <w:rFonts w:ascii="Times New Roman" w:eastAsia="Candara" w:hAnsi="Times New Roman" w:cs="Times New Roman"/>
          <w:color w:val="161719"/>
        </w:rPr>
        <w:t xml:space="preserve">specific requirements for the </w:t>
      </w:r>
      <w:r w:rsidR="390CDB26" w:rsidRPr="00035CEB">
        <w:rPr>
          <w:rFonts w:ascii="Times New Roman" w:eastAsia="Candara" w:hAnsi="Times New Roman" w:cs="Times New Roman"/>
          <w:color w:val="161719"/>
        </w:rPr>
        <w:t xml:space="preserve">Mobile App Rating Scale Assessment </w:t>
      </w:r>
      <w:r w:rsidRPr="00035CEB">
        <w:rPr>
          <w:rFonts w:ascii="Times New Roman" w:eastAsia="Candara" w:hAnsi="Times New Roman" w:cs="Times New Roman"/>
          <w:color w:val="161719"/>
        </w:rPr>
        <w:t xml:space="preserve">(MARS) </w:t>
      </w:r>
      <w:r w:rsidR="390CDB26" w:rsidRPr="00035CEB">
        <w:rPr>
          <w:rFonts w:ascii="Times New Roman" w:eastAsia="Candara" w:hAnsi="Times New Roman" w:cs="Times New Roman"/>
          <w:color w:val="161719"/>
        </w:rPr>
        <w:t>to ensure the needs of individuals suffering from cognitive impairments, particularly those with dementia</w:t>
      </w:r>
      <w:r w:rsidRPr="00035CEB">
        <w:rPr>
          <w:rFonts w:ascii="Times New Roman" w:eastAsia="Candara" w:hAnsi="Times New Roman" w:cs="Times New Roman"/>
          <w:color w:val="161719"/>
        </w:rPr>
        <w:t>, are met.</w:t>
      </w:r>
      <w:r w:rsidR="390CDB26" w:rsidRPr="00035CEB">
        <w:rPr>
          <w:rFonts w:ascii="Times New Roman" w:eastAsia="Candara" w:hAnsi="Times New Roman" w:cs="Times New Roman"/>
          <w:color w:val="161719"/>
        </w:rPr>
        <w:t xml:space="preserve"> MARS is an assessment tool designed to evaluate the quality, functionality, and usability of mobile applications. The MARS assessment tool consists of five distinct components: </w:t>
      </w:r>
    </w:p>
    <w:p w14:paraId="4F42E16A" w14:textId="2710D729" w:rsidR="390CDB26" w:rsidRPr="00035CEB" w:rsidRDefault="390CDB26" w:rsidP="008F037A">
      <w:pPr>
        <w:spacing w:line="360" w:lineRule="auto"/>
        <w:rPr>
          <w:rFonts w:ascii="Times New Roman" w:eastAsia="Candara" w:hAnsi="Times New Roman" w:cs="Times New Roman"/>
        </w:rPr>
      </w:pPr>
      <w:r w:rsidRPr="00035CEB">
        <w:rPr>
          <w:rFonts w:ascii="Times New Roman" w:eastAsia="Candara" w:hAnsi="Times New Roman" w:cs="Times New Roman"/>
          <w:color w:val="161719"/>
        </w:rPr>
        <w:t xml:space="preserve">1. Engagement: This component assesses the application's ability to captivate and maintain the user's attention, keeping them engaged with the app. </w:t>
      </w:r>
    </w:p>
    <w:p w14:paraId="19139A84" w14:textId="37A91319" w:rsidR="390CDB26" w:rsidRPr="00035CEB" w:rsidRDefault="390CDB26" w:rsidP="008F037A">
      <w:pPr>
        <w:spacing w:line="360" w:lineRule="auto"/>
        <w:rPr>
          <w:rFonts w:ascii="Times New Roman" w:eastAsia="Candara" w:hAnsi="Times New Roman" w:cs="Times New Roman"/>
        </w:rPr>
      </w:pPr>
      <w:r w:rsidRPr="00035CEB">
        <w:rPr>
          <w:rFonts w:ascii="Times New Roman" w:eastAsia="Candara" w:hAnsi="Times New Roman" w:cs="Times New Roman"/>
          <w:color w:val="161719"/>
        </w:rPr>
        <w:lastRenderedPageBreak/>
        <w:t xml:space="preserve">2. Functionality: This component evaluates the application's basic features, functions, and capabilities, including ease of use, performance, and reliability. </w:t>
      </w:r>
    </w:p>
    <w:p w14:paraId="427113CE" w14:textId="2B59F17C" w:rsidR="390CDB26" w:rsidRPr="00035CEB" w:rsidRDefault="390CDB26" w:rsidP="008F037A">
      <w:pPr>
        <w:spacing w:line="360" w:lineRule="auto"/>
        <w:rPr>
          <w:rFonts w:ascii="Times New Roman" w:eastAsia="Candara" w:hAnsi="Times New Roman" w:cs="Times New Roman"/>
        </w:rPr>
      </w:pPr>
      <w:r w:rsidRPr="00035CEB">
        <w:rPr>
          <w:rFonts w:ascii="Times New Roman" w:eastAsia="Candara" w:hAnsi="Times New Roman" w:cs="Times New Roman"/>
          <w:color w:val="161719"/>
        </w:rPr>
        <w:t xml:space="preserve">3. Aesthetics: This component assesses the application's visual design, layout, and overall </w:t>
      </w:r>
      <w:r w:rsidR="004B65AC" w:rsidRPr="00035CEB">
        <w:rPr>
          <w:rFonts w:ascii="Times New Roman" w:eastAsia="Candara" w:hAnsi="Times New Roman" w:cs="Times New Roman"/>
          <w:color w:val="161719"/>
        </w:rPr>
        <w:t>UI</w:t>
      </w:r>
      <w:r w:rsidRPr="00035CEB">
        <w:rPr>
          <w:rFonts w:ascii="Times New Roman" w:eastAsia="Candara" w:hAnsi="Times New Roman" w:cs="Times New Roman"/>
          <w:color w:val="161719"/>
        </w:rPr>
        <w:t>.</w:t>
      </w:r>
    </w:p>
    <w:p w14:paraId="45253A13" w14:textId="6ED39CF6" w:rsidR="390CDB26" w:rsidRPr="00035CEB" w:rsidRDefault="390CDB26" w:rsidP="008F037A">
      <w:pPr>
        <w:spacing w:line="360" w:lineRule="auto"/>
        <w:rPr>
          <w:rFonts w:ascii="Times New Roman" w:eastAsia="Candara" w:hAnsi="Times New Roman" w:cs="Times New Roman"/>
        </w:rPr>
      </w:pPr>
      <w:r w:rsidRPr="00035CEB">
        <w:rPr>
          <w:rFonts w:ascii="Times New Roman" w:eastAsia="Candara" w:hAnsi="Times New Roman" w:cs="Times New Roman"/>
          <w:color w:val="161719"/>
        </w:rPr>
        <w:t xml:space="preserve">4. Information Quality: This component evaluates the application's ability to provide accurate, relevant, and useful information to the user. </w:t>
      </w:r>
    </w:p>
    <w:p w14:paraId="41035B82" w14:textId="40033EE0" w:rsidR="7B64E0A2" w:rsidRPr="00035CEB" w:rsidRDefault="390CDB26" w:rsidP="008F037A">
      <w:pPr>
        <w:spacing w:line="360" w:lineRule="auto"/>
        <w:rPr>
          <w:rFonts w:ascii="Times New Roman" w:eastAsia="Candara" w:hAnsi="Times New Roman" w:cs="Times New Roman"/>
        </w:rPr>
      </w:pPr>
      <w:r w:rsidRPr="00035CEB">
        <w:rPr>
          <w:rFonts w:ascii="Times New Roman" w:eastAsia="Candara" w:hAnsi="Times New Roman" w:cs="Times New Roman"/>
          <w:color w:val="161719"/>
        </w:rPr>
        <w:t xml:space="preserve">5. Subjective Quality: This component assesses the overall user experience, including user satisfaction, willingness to use the application in the future, and likelihood of recommending the app to others. </w:t>
      </w:r>
    </w:p>
    <w:p w14:paraId="6C65AC52" w14:textId="0914C9FE" w:rsidR="00AF1D58" w:rsidRPr="00035CEB" w:rsidRDefault="54B28AD8" w:rsidP="008F037A">
      <w:pPr>
        <w:spacing w:line="360" w:lineRule="auto"/>
        <w:rPr>
          <w:rFonts w:ascii="Times New Roman" w:eastAsia="Candara" w:hAnsi="Times New Roman" w:cs="Times New Roman"/>
        </w:rPr>
      </w:pPr>
      <w:r w:rsidRPr="00035CEB">
        <w:rPr>
          <w:rFonts w:ascii="Times New Roman" w:eastAsia="Candara" w:hAnsi="Times New Roman" w:cs="Times New Roman"/>
          <w:color w:val="161719"/>
        </w:rPr>
        <w:t>Cog</w:t>
      </w:r>
      <w:r w:rsidR="4358A079" w:rsidRPr="00035CEB">
        <w:rPr>
          <w:rFonts w:ascii="Times New Roman" w:eastAsia="Candara" w:hAnsi="Times New Roman" w:cs="Times New Roman"/>
          <w:color w:val="161719"/>
        </w:rPr>
        <w:t>ni</w:t>
      </w:r>
      <w:r w:rsidRPr="00035CEB">
        <w:rPr>
          <w:rFonts w:ascii="Times New Roman" w:eastAsia="Candara" w:hAnsi="Times New Roman" w:cs="Times New Roman"/>
          <w:color w:val="161719"/>
        </w:rPr>
        <w:t>Open will use the MARS assessment tool to evaluate the application's features and functions based on these components. By utilizing the MARS assessment tool, Cog</w:t>
      </w:r>
      <w:r w:rsidR="67BF4EAD" w:rsidRPr="00035CEB">
        <w:rPr>
          <w:rFonts w:ascii="Times New Roman" w:eastAsia="Candara" w:hAnsi="Times New Roman" w:cs="Times New Roman"/>
          <w:color w:val="161719"/>
        </w:rPr>
        <w:t>n</w:t>
      </w:r>
      <w:r w:rsidRPr="00035CEB">
        <w:rPr>
          <w:rFonts w:ascii="Times New Roman" w:eastAsia="Candara" w:hAnsi="Times New Roman" w:cs="Times New Roman"/>
          <w:color w:val="161719"/>
        </w:rPr>
        <w:t>iOpen aims to provide a user-friendly and accessible platform that helps individuals with cognitive impairments enhance their quality of life.</w:t>
      </w:r>
    </w:p>
    <w:p w14:paraId="32BBB3E7" w14:textId="3D01CD20" w:rsidR="00AF1D58" w:rsidRPr="00035CEB" w:rsidRDefault="00AF1D58">
      <w:pPr>
        <w:spacing w:line="360" w:lineRule="auto"/>
        <w:rPr>
          <w:rFonts w:ascii="Times New Roman" w:hAnsi="Times New Roman" w:cs="Times New Roman"/>
        </w:rPr>
        <w:pPrChange w:id="2693" w:author="Zachary Cappella" w:date="2023-10-09T13:10:00Z">
          <w:pPr/>
        </w:pPrChange>
      </w:pPr>
    </w:p>
    <w:p w14:paraId="0C686703" w14:textId="50228429" w:rsidR="00AD292D" w:rsidRPr="00035CEB" w:rsidRDefault="00AD292D">
      <w:pPr>
        <w:pStyle w:val="Heading2"/>
        <w:spacing w:line="360" w:lineRule="auto"/>
        <w:rPr>
          <w:rStyle w:val="eop"/>
          <w:rFonts w:ascii="Times New Roman" w:eastAsiaTheme="minorHAnsi" w:hAnsi="Times New Roman" w:cs="Times New Roman"/>
          <w:b w:val="0"/>
          <w:bCs w:val="0"/>
          <w:color w:val="auto"/>
          <w:sz w:val="22"/>
          <w:szCs w:val="22"/>
        </w:rPr>
        <w:pPrChange w:id="2694" w:author="Zachary Cappella" w:date="2023-10-09T13:10:00Z">
          <w:pPr>
            <w:pStyle w:val="Heading2"/>
          </w:pPr>
        </w:pPrChange>
      </w:pPr>
      <w:bookmarkStart w:id="2695" w:name="_Toc145021510"/>
      <w:bookmarkStart w:id="2696" w:name="_Toc145022242"/>
      <w:bookmarkStart w:id="2697" w:name="_Toc149373365"/>
      <w:r w:rsidRPr="00035CEB">
        <w:rPr>
          <w:rFonts w:ascii="Times New Roman" w:hAnsi="Times New Roman" w:cs="Times New Roman"/>
        </w:rPr>
        <w:t>6.</w:t>
      </w:r>
      <w:r w:rsidR="5333D775" w:rsidRPr="00035CEB">
        <w:rPr>
          <w:rFonts w:ascii="Times New Roman" w:hAnsi="Times New Roman" w:cs="Times New Roman"/>
        </w:rPr>
        <w:t>3</w:t>
      </w:r>
      <w:r w:rsidRPr="00035CEB">
        <w:rPr>
          <w:rFonts w:ascii="Times New Roman" w:hAnsi="Times New Roman" w:cs="Times New Roman"/>
        </w:rPr>
        <w:t xml:space="preserve"> </w:t>
      </w:r>
      <w:r w:rsidR="00AF1D58" w:rsidRPr="00035CEB">
        <w:rPr>
          <w:rFonts w:ascii="Times New Roman" w:hAnsi="Times New Roman" w:cs="Times New Roman"/>
        </w:rPr>
        <w:t>Screen</w:t>
      </w:r>
      <w:r w:rsidR="01263F6C" w:rsidRPr="00035CEB">
        <w:rPr>
          <w:rFonts w:ascii="Times New Roman" w:hAnsi="Times New Roman" w:cs="Times New Roman"/>
        </w:rPr>
        <w:t xml:space="preserve"> Image</w:t>
      </w:r>
      <w:bookmarkEnd w:id="2697"/>
    </w:p>
    <w:p w14:paraId="784B8803" w14:textId="77777777" w:rsidR="004E60D1" w:rsidRPr="00035CEB" w:rsidRDefault="004E60D1" w:rsidP="008F037A">
      <w:pPr>
        <w:spacing w:line="360" w:lineRule="auto"/>
        <w:rPr>
          <w:rFonts w:ascii="Times New Roman" w:eastAsia="Candara" w:hAnsi="Times New Roman" w:cs="Times New Roman"/>
          <w:color w:val="161719"/>
        </w:rPr>
      </w:pPr>
    </w:p>
    <w:p w14:paraId="2E5435C0" w14:textId="61494E0D" w:rsidR="00AD292D" w:rsidRPr="00035CEB" w:rsidRDefault="4031014E" w:rsidP="008F037A">
      <w:pPr>
        <w:spacing w:line="360" w:lineRule="auto"/>
        <w:ind w:firstLine="360"/>
        <w:rPr>
          <w:rFonts w:ascii="Times New Roman" w:eastAsia="Candara" w:hAnsi="Times New Roman" w:cs="Times New Roman"/>
          <w:color w:val="161719"/>
        </w:rPr>
      </w:pPr>
      <w:r w:rsidRPr="00035CEB">
        <w:rPr>
          <w:rFonts w:ascii="Times New Roman" w:eastAsia="Candara" w:hAnsi="Times New Roman" w:cs="Times New Roman"/>
          <w:color w:val="161719"/>
        </w:rPr>
        <w:t>Below are the mock views of the most important aspects of the CogniOpen application's graphical user interface</w:t>
      </w:r>
      <w:r w:rsidR="004E60D1" w:rsidRPr="00035CEB">
        <w:rPr>
          <w:rFonts w:ascii="Times New Roman" w:eastAsia="Candara" w:hAnsi="Times New Roman" w:cs="Times New Roman"/>
          <w:color w:val="161719"/>
        </w:rPr>
        <w:t xml:space="preserve"> (GUI)</w:t>
      </w:r>
      <w:r w:rsidRPr="00035CEB">
        <w:rPr>
          <w:rFonts w:ascii="Times New Roman" w:eastAsia="Candara" w:hAnsi="Times New Roman" w:cs="Times New Roman"/>
          <w:color w:val="161719"/>
        </w:rPr>
        <w:t>, along with a description of their user experience.</w:t>
      </w:r>
      <w:r w:rsidR="59A80E63" w:rsidRPr="00035CEB">
        <w:rPr>
          <w:rFonts w:ascii="Times New Roman" w:eastAsia="Candara" w:hAnsi="Times New Roman" w:cs="Times New Roman"/>
          <w:color w:val="161719"/>
        </w:rPr>
        <w:t xml:space="preserve"> The list of screens is as follows:</w:t>
      </w:r>
    </w:p>
    <w:p w14:paraId="743650FA" w14:textId="017FEEF5" w:rsidR="00AD292D" w:rsidRPr="00035CEB" w:rsidRDefault="0C8E1D8D" w:rsidP="008F037A">
      <w:pPr>
        <w:pStyle w:val="ListParagraph"/>
        <w:numPr>
          <w:ilvl w:val="0"/>
          <w:numId w:val="40"/>
        </w:numPr>
        <w:spacing w:line="360" w:lineRule="auto"/>
        <w:rPr>
          <w:rFonts w:ascii="Times New Roman" w:eastAsia="Candara" w:hAnsi="Times New Roman" w:cs="Times New Roman"/>
          <w:color w:val="161719"/>
        </w:rPr>
      </w:pPr>
      <w:r w:rsidRPr="00035CEB">
        <w:rPr>
          <w:rFonts w:ascii="Times New Roman" w:eastAsia="Candara" w:hAnsi="Times New Roman" w:cs="Times New Roman"/>
          <w:color w:val="161719"/>
        </w:rPr>
        <w:t>User</w:t>
      </w:r>
      <w:r w:rsidR="6DA15605" w:rsidRPr="00035CEB">
        <w:rPr>
          <w:rFonts w:ascii="Times New Roman" w:eastAsia="Candara" w:hAnsi="Times New Roman" w:cs="Times New Roman"/>
          <w:color w:val="161719"/>
        </w:rPr>
        <w:t xml:space="preserve"> login </w:t>
      </w:r>
      <w:r w:rsidRPr="00035CEB">
        <w:rPr>
          <w:rFonts w:ascii="Times New Roman" w:eastAsia="Candara" w:hAnsi="Times New Roman" w:cs="Times New Roman"/>
          <w:color w:val="161719"/>
        </w:rPr>
        <w:t>cred</w:t>
      </w:r>
      <w:r w:rsidR="364D337B" w:rsidRPr="00035CEB">
        <w:rPr>
          <w:rFonts w:ascii="Times New Roman" w:eastAsia="Candara" w:hAnsi="Times New Roman" w:cs="Times New Roman"/>
          <w:color w:val="161719"/>
        </w:rPr>
        <w:t>e</w:t>
      </w:r>
      <w:r w:rsidRPr="00035CEB">
        <w:rPr>
          <w:rFonts w:ascii="Times New Roman" w:eastAsia="Candara" w:hAnsi="Times New Roman" w:cs="Times New Roman"/>
          <w:color w:val="161719"/>
        </w:rPr>
        <w:t>ntial</w:t>
      </w:r>
      <w:r w:rsidR="6DA15605" w:rsidRPr="00035CEB">
        <w:rPr>
          <w:rFonts w:ascii="Times New Roman" w:eastAsia="Candara" w:hAnsi="Times New Roman" w:cs="Times New Roman"/>
          <w:color w:val="161719"/>
        </w:rPr>
        <w:t xml:space="preserve"> screen</w:t>
      </w:r>
    </w:p>
    <w:p w14:paraId="786D8B09" w14:textId="765666D9" w:rsidR="00AD292D" w:rsidRPr="00035CEB" w:rsidRDefault="0C8E1D8D" w:rsidP="008F037A">
      <w:pPr>
        <w:pStyle w:val="ListParagraph"/>
        <w:numPr>
          <w:ilvl w:val="0"/>
          <w:numId w:val="40"/>
        </w:numPr>
        <w:spacing w:line="360" w:lineRule="auto"/>
        <w:rPr>
          <w:rFonts w:ascii="Times New Roman" w:eastAsia="Candara" w:hAnsi="Times New Roman" w:cs="Times New Roman"/>
          <w:color w:val="161719"/>
        </w:rPr>
      </w:pPr>
      <w:r w:rsidRPr="00035CEB">
        <w:rPr>
          <w:rFonts w:ascii="Times New Roman" w:eastAsia="Candara" w:hAnsi="Times New Roman" w:cs="Times New Roman"/>
          <w:color w:val="161719"/>
        </w:rPr>
        <w:t>User application registration screen</w:t>
      </w:r>
    </w:p>
    <w:p w14:paraId="31509E13" w14:textId="6F672FA1" w:rsidR="00AD292D" w:rsidRPr="00035CEB" w:rsidRDefault="0C8E1D8D" w:rsidP="008F037A">
      <w:pPr>
        <w:pStyle w:val="ListParagraph"/>
        <w:numPr>
          <w:ilvl w:val="0"/>
          <w:numId w:val="40"/>
        </w:numPr>
        <w:spacing w:line="360" w:lineRule="auto"/>
        <w:rPr>
          <w:rFonts w:ascii="Times New Roman" w:eastAsia="Candara" w:hAnsi="Times New Roman" w:cs="Times New Roman"/>
          <w:color w:val="161719"/>
        </w:rPr>
      </w:pPr>
      <w:r w:rsidRPr="00035CEB">
        <w:rPr>
          <w:rFonts w:ascii="Times New Roman" w:eastAsia="Candara" w:hAnsi="Times New Roman" w:cs="Times New Roman"/>
          <w:color w:val="161719"/>
        </w:rPr>
        <w:t>Home interface screen</w:t>
      </w:r>
    </w:p>
    <w:p w14:paraId="725CE48F" w14:textId="3C026D2F" w:rsidR="00AD292D" w:rsidRPr="00035CEB" w:rsidRDefault="0C8E1D8D" w:rsidP="008F037A">
      <w:pPr>
        <w:pStyle w:val="ListParagraph"/>
        <w:numPr>
          <w:ilvl w:val="0"/>
          <w:numId w:val="40"/>
        </w:numPr>
        <w:spacing w:line="360" w:lineRule="auto"/>
        <w:rPr>
          <w:rFonts w:ascii="Times New Roman" w:eastAsia="Candara" w:hAnsi="Times New Roman" w:cs="Times New Roman"/>
          <w:color w:val="161719"/>
        </w:rPr>
      </w:pPr>
      <w:del w:id="2698" w:author="Zachary Cappella" w:date="2023-10-09T13:30:00Z">
        <w:r w:rsidRPr="00035CEB" w:rsidDel="00C5609B">
          <w:rPr>
            <w:rFonts w:ascii="Times New Roman" w:eastAsia="Candara" w:hAnsi="Times New Roman" w:cs="Times New Roman"/>
            <w:color w:val="161719"/>
          </w:rPr>
          <w:delText xml:space="preserve">Chatbot </w:delText>
        </w:r>
      </w:del>
      <w:ins w:id="2699" w:author="Zachary Cappella" w:date="2023-10-09T13:30:00Z">
        <w:r w:rsidR="00C5609B" w:rsidRPr="00035CEB">
          <w:rPr>
            <w:rFonts w:ascii="Times New Roman" w:eastAsia="Candara" w:hAnsi="Times New Roman" w:cs="Times New Roman"/>
            <w:color w:val="161719"/>
          </w:rPr>
          <w:t xml:space="preserve">Virtual Assistant </w:t>
        </w:r>
      </w:ins>
      <w:r w:rsidRPr="00035CEB">
        <w:rPr>
          <w:rFonts w:ascii="Times New Roman" w:eastAsia="Candara" w:hAnsi="Times New Roman" w:cs="Times New Roman"/>
          <w:color w:val="161719"/>
        </w:rPr>
        <w:t xml:space="preserve">interface </w:t>
      </w:r>
      <w:r w:rsidR="18C26811" w:rsidRPr="00035CEB">
        <w:rPr>
          <w:rFonts w:ascii="Times New Roman" w:eastAsia="Candara" w:hAnsi="Times New Roman" w:cs="Times New Roman"/>
          <w:color w:val="161719"/>
        </w:rPr>
        <w:t>s</w:t>
      </w:r>
      <w:r w:rsidRPr="00035CEB">
        <w:rPr>
          <w:rFonts w:ascii="Times New Roman" w:eastAsia="Candara" w:hAnsi="Times New Roman" w:cs="Times New Roman"/>
          <w:color w:val="161719"/>
        </w:rPr>
        <w:t>creen</w:t>
      </w:r>
    </w:p>
    <w:p w14:paraId="16B5299F" w14:textId="4E714D7E" w:rsidR="364D337B" w:rsidRPr="00035CEB" w:rsidRDefault="364D337B" w:rsidP="008F037A">
      <w:pPr>
        <w:pStyle w:val="ListParagraph"/>
        <w:numPr>
          <w:ilvl w:val="0"/>
          <w:numId w:val="40"/>
        </w:numPr>
        <w:spacing w:line="360" w:lineRule="auto"/>
        <w:rPr>
          <w:rFonts w:ascii="Times New Roman" w:hAnsi="Times New Roman" w:cs="Times New Roman"/>
        </w:rPr>
      </w:pPr>
      <w:r w:rsidRPr="00035CEB">
        <w:rPr>
          <w:rFonts w:ascii="Times New Roman" w:eastAsia="Candara" w:hAnsi="Times New Roman" w:cs="Times New Roman"/>
          <w:color w:val="161719"/>
        </w:rPr>
        <w:t xml:space="preserve">Record audio interface screens </w:t>
      </w:r>
    </w:p>
    <w:p w14:paraId="65EE65DB" w14:textId="13FCA6F1" w:rsidR="364D337B" w:rsidRPr="00035CEB" w:rsidRDefault="364D337B" w:rsidP="008F037A">
      <w:pPr>
        <w:pStyle w:val="ListParagraph"/>
        <w:numPr>
          <w:ilvl w:val="0"/>
          <w:numId w:val="40"/>
        </w:numPr>
        <w:spacing w:line="360" w:lineRule="auto"/>
        <w:rPr>
          <w:rFonts w:ascii="Times New Roman" w:hAnsi="Times New Roman" w:cs="Times New Roman"/>
        </w:rPr>
      </w:pPr>
      <w:r w:rsidRPr="00035CEB">
        <w:rPr>
          <w:rFonts w:ascii="Times New Roman" w:eastAsia="Candara" w:hAnsi="Times New Roman" w:cs="Times New Roman"/>
          <w:color w:val="161719"/>
        </w:rPr>
        <w:t xml:space="preserve">Record video interface screens - </w:t>
      </w:r>
      <w:r w:rsidRPr="00035CEB">
        <w:rPr>
          <w:rFonts w:ascii="Times New Roman" w:hAnsi="Times New Roman" w:cs="Times New Roman"/>
        </w:rPr>
        <w:t>Out of Scope for Team B</w:t>
      </w:r>
    </w:p>
    <w:p w14:paraId="728DD636" w14:textId="4FA3E135" w:rsidR="00AD292D" w:rsidRPr="00035CEB" w:rsidRDefault="00E20742" w:rsidP="008F037A">
      <w:pPr>
        <w:pStyle w:val="ListParagraph"/>
        <w:numPr>
          <w:ilvl w:val="0"/>
          <w:numId w:val="40"/>
        </w:numPr>
        <w:spacing w:line="360" w:lineRule="auto"/>
        <w:rPr>
          <w:rFonts w:ascii="Times New Roman" w:hAnsi="Times New Roman" w:cs="Times New Roman"/>
        </w:rPr>
      </w:pPr>
      <w:r w:rsidRPr="00035CEB">
        <w:rPr>
          <w:rFonts w:ascii="Times New Roman" w:eastAsia="Candara" w:hAnsi="Times New Roman" w:cs="Times New Roman"/>
          <w:color w:val="161719"/>
        </w:rPr>
        <w:t xml:space="preserve">Photo gallery </w:t>
      </w:r>
      <w:r w:rsidR="364D337B" w:rsidRPr="00035CEB">
        <w:rPr>
          <w:rFonts w:ascii="Times New Roman" w:eastAsia="Candara" w:hAnsi="Times New Roman" w:cs="Times New Roman"/>
          <w:color w:val="161719"/>
        </w:rPr>
        <w:t xml:space="preserve">interface </w:t>
      </w:r>
      <w:r w:rsidRPr="00035CEB">
        <w:rPr>
          <w:rFonts w:ascii="Times New Roman" w:eastAsia="Candara" w:hAnsi="Times New Roman" w:cs="Times New Roman"/>
          <w:color w:val="161719"/>
        </w:rPr>
        <w:t>screen</w:t>
      </w:r>
      <w:r w:rsidR="364D337B" w:rsidRPr="00035CEB">
        <w:rPr>
          <w:rFonts w:ascii="Times New Roman" w:eastAsia="Candara" w:hAnsi="Times New Roman" w:cs="Times New Roman"/>
          <w:color w:val="161719"/>
        </w:rPr>
        <w:t xml:space="preserve">s - </w:t>
      </w:r>
      <w:r w:rsidR="364D337B" w:rsidRPr="00035CEB">
        <w:rPr>
          <w:rFonts w:ascii="Times New Roman" w:hAnsi="Times New Roman" w:cs="Times New Roman"/>
        </w:rPr>
        <w:t>Out of Scope for Team B</w:t>
      </w:r>
    </w:p>
    <w:p w14:paraId="072A4BDD" w14:textId="0984CE24" w:rsidR="00AD292D" w:rsidRPr="00035CEB" w:rsidRDefault="00E20742" w:rsidP="008F037A">
      <w:pPr>
        <w:pStyle w:val="ListParagraph"/>
        <w:numPr>
          <w:ilvl w:val="0"/>
          <w:numId w:val="40"/>
        </w:numPr>
        <w:spacing w:line="360" w:lineRule="auto"/>
        <w:rPr>
          <w:rFonts w:ascii="Times New Roman" w:hAnsi="Times New Roman" w:cs="Times New Roman"/>
        </w:rPr>
      </w:pPr>
      <w:r w:rsidRPr="00035CEB">
        <w:rPr>
          <w:rFonts w:ascii="Times New Roman" w:eastAsia="Candara" w:hAnsi="Times New Roman" w:cs="Times New Roman"/>
          <w:color w:val="161719"/>
        </w:rPr>
        <w:t xml:space="preserve">Video gallery </w:t>
      </w:r>
      <w:r w:rsidR="364D337B" w:rsidRPr="00035CEB">
        <w:rPr>
          <w:rFonts w:ascii="Times New Roman" w:eastAsia="Candara" w:hAnsi="Times New Roman" w:cs="Times New Roman"/>
          <w:color w:val="161719"/>
        </w:rPr>
        <w:t xml:space="preserve">interface </w:t>
      </w:r>
      <w:r w:rsidRPr="00035CEB">
        <w:rPr>
          <w:rFonts w:ascii="Times New Roman" w:eastAsia="Candara" w:hAnsi="Times New Roman" w:cs="Times New Roman"/>
          <w:color w:val="161719"/>
        </w:rPr>
        <w:t>screen</w:t>
      </w:r>
      <w:r w:rsidR="364D337B" w:rsidRPr="00035CEB">
        <w:rPr>
          <w:rFonts w:ascii="Times New Roman" w:eastAsia="Candara" w:hAnsi="Times New Roman" w:cs="Times New Roman"/>
          <w:color w:val="161719"/>
        </w:rPr>
        <w:t xml:space="preserve">s - </w:t>
      </w:r>
      <w:r w:rsidR="364D337B" w:rsidRPr="00035CEB">
        <w:rPr>
          <w:rFonts w:ascii="Times New Roman" w:hAnsi="Times New Roman" w:cs="Times New Roman"/>
        </w:rPr>
        <w:t>Out of Scope for Team B</w:t>
      </w:r>
    </w:p>
    <w:p w14:paraId="4D888481" w14:textId="110DEAA9" w:rsidR="00AD292D" w:rsidRPr="00035CEB" w:rsidRDefault="774765AC" w:rsidP="008F037A">
      <w:pPr>
        <w:pStyle w:val="ListParagraph"/>
        <w:numPr>
          <w:ilvl w:val="0"/>
          <w:numId w:val="40"/>
        </w:numPr>
        <w:spacing w:line="360" w:lineRule="auto"/>
        <w:rPr>
          <w:rFonts w:ascii="Times New Roman" w:hAnsi="Times New Roman" w:cs="Times New Roman"/>
        </w:rPr>
      </w:pPr>
      <w:r w:rsidRPr="00035CEB">
        <w:rPr>
          <w:rFonts w:ascii="Times New Roman" w:eastAsia="Candara" w:hAnsi="Times New Roman" w:cs="Times New Roman"/>
          <w:color w:val="161719"/>
        </w:rPr>
        <w:t xml:space="preserve">Audio gallery </w:t>
      </w:r>
      <w:r w:rsidR="364D337B" w:rsidRPr="00035CEB">
        <w:rPr>
          <w:rFonts w:ascii="Times New Roman" w:eastAsia="Candara" w:hAnsi="Times New Roman" w:cs="Times New Roman"/>
          <w:color w:val="161719"/>
        </w:rPr>
        <w:t xml:space="preserve">interface </w:t>
      </w:r>
      <w:r w:rsidRPr="00035CEB">
        <w:rPr>
          <w:rFonts w:ascii="Times New Roman" w:eastAsia="Candara" w:hAnsi="Times New Roman" w:cs="Times New Roman"/>
          <w:color w:val="161719"/>
        </w:rPr>
        <w:t>screen</w:t>
      </w:r>
      <w:r w:rsidR="364D337B" w:rsidRPr="00035CEB">
        <w:rPr>
          <w:rFonts w:ascii="Times New Roman" w:eastAsia="Candara" w:hAnsi="Times New Roman" w:cs="Times New Roman"/>
          <w:color w:val="161719"/>
        </w:rPr>
        <w:t xml:space="preserve">s - </w:t>
      </w:r>
      <w:r w:rsidR="364D337B" w:rsidRPr="00035CEB">
        <w:rPr>
          <w:rFonts w:ascii="Times New Roman" w:hAnsi="Times New Roman" w:cs="Times New Roman"/>
        </w:rPr>
        <w:t>Out of Scope for Team B</w:t>
      </w:r>
    </w:p>
    <w:p w14:paraId="685AC5F9" w14:textId="4D8E2323" w:rsidR="364D337B" w:rsidRPr="00035CEB" w:rsidRDefault="364D337B" w:rsidP="008F037A">
      <w:pPr>
        <w:pStyle w:val="ListParagraph"/>
        <w:numPr>
          <w:ilvl w:val="0"/>
          <w:numId w:val="40"/>
        </w:numPr>
        <w:spacing w:line="360" w:lineRule="auto"/>
        <w:rPr>
          <w:rFonts w:ascii="Times New Roman" w:eastAsia="Candara" w:hAnsi="Times New Roman" w:cs="Times New Roman"/>
          <w:color w:val="161719"/>
        </w:rPr>
      </w:pPr>
      <w:r w:rsidRPr="00035CEB">
        <w:rPr>
          <w:rFonts w:ascii="Times New Roman" w:eastAsia="Candara" w:hAnsi="Times New Roman" w:cs="Times New Roman"/>
          <w:color w:val="161719"/>
        </w:rPr>
        <w:t>Search interface screen</w:t>
      </w:r>
    </w:p>
    <w:p w14:paraId="33655641" w14:textId="4F105181" w:rsidR="364D337B" w:rsidRPr="00035CEB" w:rsidRDefault="364D337B" w:rsidP="008F037A">
      <w:pPr>
        <w:pStyle w:val="ListParagraph"/>
        <w:numPr>
          <w:ilvl w:val="0"/>
          <w:numId w:val="40"/>
        </w:numPr>
        <w:spacing w:line="360" w:lineRule="auto"/>
        <w:rPr>
          <w:rFonts w:ascii="Times New Roman" w:eastAsia="Candara" w:hAnsi="Times New Roman" w:cs="Times New Roman"/>
          <w:color w:val="161719"/>
        </w:rPr>
      </w:pPr>
      <w:r w:rsidRPr="00035CEB">
        <w:rPr>
          <w:rFonts w:ascii="Times New Roman" w:eastAsia="Candara" w:hAnsi="Times New Roman" w:cs="Times New Roman"/>
          <w:color w:val="161719"/>
        </w:rPr>
        <w:t>Previously asked questions interface screen</w:t>
      </w:r>
    </w:p>
    <w:p w14:paraId="24072C0A" w14:textId="30B9EFCD" w:rsidR="364D337B" w:rsidRPr="00035CEB" w:rsidRDefault="364D337B" w:rsidP="008F037A">
      <w:pPr>
        <w:pStyle w:val="ListParagraph"/>
        <w:numPr>
          <w:ilvl w:val="0"/>
          <w:numId w:val="40"/>
        </w:numPr>
        <w:spacing w:line="360" w:lineRule="auto"/>
        <w:rPr>
          <w:rFonts w:ascii="Times New Roman" w:eastAsia="Candara" w:hAnsi="Times New Roman" w:cs="Times New Roman"/>
          <w:color w:val="161719"/>
        </w:rPr>
      </w:pPr>
      <w:r w:rsidRPr="00035CEB">
        <w:rPr>
          <w:rFonts w:ascii="Times New Roman" w:eastAsia="Candara" w:hAnsi="Times New Roman" w:cs="Times New Roman"/>
          <w:color w:val="161719"/>
        </w:rPr>
        <w:t>Menu interface screen</w:t>
      </w:r>
    </w:p>
    <w:p w14:paraId="706A9D8E" w14:textId="199FA1FE" w:rsidR="364D337B" w:rsidRPr="00035CEB" w:rsidRDefault="364D337B" w:rsidP="008F037A">
      <w:pPr>
        <w:pStyle w:val="ListParagraph"/>
        <w:numPr>
          <w:ilvl w:val="0"/>
          <w:numId w:val="40"/>
        </w:numPr>
        <w:spacing w:line="360" w:lineRule="auto"/>
        <w:rPr>
          <w:rFonts w:ascii="Times New Roman" w:eastAsia="Candara" w:hAnsi="Times New Roman" w:cs="Times New Roman"/>
          <w:color w:val="161719"/>
        </w:rPr>
      </w:pPr>
      <w:r w:rsidRPr="00035CEB">
        <w:rPr>
          <w:rFonts w:ascii="Times New Roman" w:eastAsia="Candara" w:hAnsi="Times New Roman" w:cs="Times New Roman"/>
          <w:color w:val="161719"/>
        </w:rPr>
        <w:t>Profile interface screen</w:t>
      </w:r>
    </w:p>
    <w:p w14:paraId="01D31815" w14:textId="554F2E29" w:rsidR="364D337B" w:rsidRPr="00035CEB" w:rsidRDefault="5471DEE9" w:rsidP="008F037A">
      <w:pPr>
        <w:pStyle w:val="ListParagraph"/>
        <w:numPr>
          <w:ilvl w:val="0"/>
          <w:numId w:val="40"/>
        </w:numPr>
        <w:spacing w:line="360" w:lineRule="auto"/>
        <w:rPr>
          <w:ins w:id="2700" w:author="Malachi Jamison" w:date="2023-10-10T23:05:00Z"/>
          <w:rFonts w:ascii="Times New Roman" w:eastAsia="Candara" w:hAnsi="Times New Roman" w:cs="Times New Roman"/>
          <w:color w:val="161719"/>
        </w:rPr>
      </w:pPr>
      <w:r w:rsidRPr="00035CEB">
        <w:rPr>
          <w:rFonts w:ascii="Times New Roman" w:eastAsia="Candara" w:hAnsi="Times New Roman" w:cs="Times New Roman"/>
          <w:color w:val="161719"/>
        </w:rPr>
        <w:t>Guided tour</w:t>
      </w:r>
      <w:r w:rsidR="364D337B" w:rsidRPr="00035CEB">
        <w:rPr>
          <w:rFonts w:ascii="Times New Roman" w:eastAsia="Candara" w:hAnsi="Times New Roman" w:cs="Times New Roman"/>
          <w:color w:val="161719"/>
        </w:rPr>
        <w:t xml:space="preserve"> interface screens</w:t>
      </w:r>
    </w:p>
    <w:p w14:paraId="6906132F" w14:textId="520EDC71" w:rsidR="2BFF761F" w:rsidRPr="00035CEB" w:rsidRDefault="2BFF761F" w:rsidP="58FFF963">
      <w:pPr>
        <w:pStyle w:val="ListParagraph"/>
        <w:numPr>
          <w:ilvl w:val="0"/>
          <w:numId w:val="40"/>
        </w:numPr>
        <w:spacing w:line="360" w:lineRule="auto"/>
        <w:rPr>
          <w:rFonts w:ascii="Times New Roman" w:eastAsia="Candara" w:hAnsi="Times New Roman" w:cs="Times New Roman"/>
          <w:color w:val="161719"/>
        </w:rPr>
      </w:pPr>
      <w:ins w:id="2701" w:author="Malachi Jamison" w:date="2023-10-10T23:05:00Z">
        <w:r w:rsidRPr="00035CEB">
          <w:rPr>
            <w:rFonts w:ascii="Times New Roman" w:eastAsia="Candara" w:hAnsi="Times New Roman" w:cs="Times New Roman"/>
            <w:color w:val="161719"/>
          </w:rPr>
          <w:lastRenderedPageBreak/>
          <w:t>Onboarding interface screens</w:t>
        </w:r>
      </w:ins>
    </w:p>
    <w:p w14:paraId="03E10BD2" w14:textId="5371BBA7" w:rsidR="00AD292D" w:rsidRPr="00035CEB" w:rsidRDefault="00AD292D">
      <w:pPr>
        <w:spacing w:line="360" w:lineRule="auto"/>
        <w:rPr>
          <w:rFonts w:ascii="Times New Roman" w:eastAsia="Candara" w:hAnsi="Times New Roman" w:cs="Times New Roman"/>
          <w:color w:val="161719"/>
        </w:rPr>
        <w:pPrChange w:id="2702" w:author="Zachary Cappella" w:date="2023-10-09T13:10:00Z">
          <w:pPr/>
        </w:pPrChange>
      </w:pPr>
    </w:p>
    <w:p w14:paraId="27B38857" w14:textId="7714C758" w:rsidR="00AD292D" w:rsidRPr="00035CEB" w:rsidRDefault="364D337B">
      <w:pPr>
        <w:pStyle w:val="Heading3"/>
        <w:spacing w:line="360" w:lineRule="auto"/>
        <w:rPr>
          <w:rStyle w:val="eop"/>
          <w:rFonts w:ascii="Times New Roman" w:eastAsiaTheme="minorHAnsi" w:hAnsi="Times New Roman" w:cs="Times New Roman"/>
          <w:b w:val="0"/>
          <w:bCs w:val="0"/>
          <w:sz w:val="22"/>
          <w:szCs w:val="22"/>
        </w:rPr>
        <w:pPrChange w:id="2703" w:author="Zachary Cappella" w:date="2023-10-09T13:10:00Z">
          <w:pPr>
            <w:pStyle w:val="Heading3"/>
          </w:pPr>
        </w:pPrChange>
      </w:pPr>
      <w:bookmarkStart w:id="2704" w:name="_Toc149373366"/>
      <w:bookmarkEnd w:id="2695"/>
      <w:bookmarkEnd w:id="2696"/>
      <w:r w:rsidRPr="00035CEB">
        <w:rPr>
          <w:rFonts w:ascii="Times New Roman" w:hAnsi="Times New Roman" w:cs="Times New Roman"/>
        </w:rPr>
        <w:t>6.3.1:</w:t>
      </w:r>
      <w:r w:rsidR="00AF1D58" w:rsidRPr="00035CEB">
        <w:rPr>
          <w:rFonts w:ascii="Times New Roman" w:hAnsi="Times New Roman" w:cs="Times New Roman"/>
        </w:rPr>
        <w:t xml:space="preserve"> </w:t>
      </w:r>
      <w:r w:rsidRPr="00035CEB">
        <w:rPr>
          <w:rFonts w:ascii="Times New Roman" w:hAnsi="Times New Roman" w:cs="Times New Roman"/>
        </w:rPr>
        <w:t>User Login Credential Screen</w:t>
      </w:r>
      <w:bookmarkEnd w:id="2704"/>
      <w:r w:rsidRPr="00035CEB">
        <w:rPr>
          <w:rFonts w:ascii="Times New Roman" w:hAnsi="Times New Roman" w:cs="Times New Roman"/>
        </w:rPr>
        <w:t xml:space="preserve">  </w:t>
      </w:r>
    </w:p>
    <w:p w14:paraId="5F4058D9" w14:textId="224CC1C8" w:rsidR="188264D7" w:rsidRPr="00035CEB" w:rsidRDefault="188264D7">
      <w:pPr>
        <w:spacing w:line="360" w:lineRule="auto"/>
        <w:rPr>
          <w:rFonts w:ascii="Times New Roman" w:hAnsi="Times New Roman" w:cs="Times New Roman"/>
        </w:rPr>
        <w:pPrChange w:id="2705" w:author="Zachary Cappella" w:date="2023-10-09T13:10:00Z">
          <w:pPr/>
        </w:pPrChange>
      </w:pPr>
    </w:p>
    <w:p w14:paraId="03765D38" w14:textId="47072812" w:rsidR="364D337B" w:rsidRPr="00035CEB" w:rsidRDefault="4EA3D26B" w:rsidP="008F037A">
      <w:pPr>
        <w:spacing w:line="360" w:lineRule="auto"/>
        <w:ind w:firstLine="720"/>
        <w:rPr>
          <w:rFonts w:ascii="Times New Roman" w:eastAsia="Candara" w:hAnsi="Times New Roman" w:cs="Times New Roman"/>
        </w:rPr>
      </w:pPr>
      <w:r w:rsidRPr="00035CEB">
        <w:rPr>
          <w:rFonts w:ascii="Times New Roman" w:eastAsia="Candara" w:hAnsi="Times New Roman" w:cs="Times New Roman"/>
          <w:color w:val="161719"/>
        </w:rPr>
        <w:t xml:space="preserve">This is the first user interface screen that the user shall see upon launching the application. </w:t>
      </w:r>
      <w:del w:id="2706" w:author="Malachi Jamison" w:date="2023-10-10T23:13:00Z">
        <w:r w:rsidR="364D337B" w:rsidRPr="00035CEB" w:rsidDel="4EA3D26B">
          <w:rPr>
            <w:rFonts w:ascii="Times New Roman" w:eastAsia="Candara" w:hAnsi="Times New Roman" w:cs="Times New Roman"/>
            <w:color w:val="161719"/>
          </w:rPr>
          <w:delText>The login interface will display an email address and password text field that users can utilize to input their login credentials and access their account. If, by chance, the user forgets their password, they can reset it by selecting the "Forgot Password" option.</w:delText>
        </w:r>
      </w:del>
      <w:r w:rsidRPr="00035CEB">
        <w:rPr>
          <w:rFonts w:ascii="Times New Roman" w:eastAsia="Candara" w:hAnsi="Times New Roman" w:cs="Times New Roman"/>
          <w:color w:val="161719"/>
        </w:rPr>
        <w:t xml:space="preserve"> </w:t>
      </w:r>
      <w:ins w:id="2707" w:author="Malachi Jamison" w:date="2023-10-10T23:13:00Z">
        <w:r w:rsidR="7E86263F" w:rsidRPr="00035CEB">
          <w:rPr>
            <w:rFonts w:ascii="Times New Roman" w:eastAsia="Candara" w:hAnsi="Times New Roman" w:cs="Times New Roman"/>
            <w:color w:val="161719"/>
          </w:rPr>
          <w:t xml:space="preserve"> The user will be greeted with a login screen that utilizes a PIN and FaceTime biometric credentials for secure access to their account. With the FaceTime biometric option, the user can simply use their facial features to log in to their account. This provides an extra layer of security, making it harder for unauthorized users to gain access to the account. In addition to FaceTime, the login interface will also display a PIN login option that users can use to input their login credentials and access their account. If, by chance, the user forgets their PIN, they can reset it by selecting the "Forgot PIN" option. </w:t>
        </w:r>
      </w:ins>
      <w:r w:rsidRPr="00035CEB">
        <w:rPr>
          <w:rFonts w:ascii="Times New Roman" w:eastAsia="Candara" w:hAnsi="Times New Roman" w:cs="Times New Roman"/>
          <w:color w:val="161719"/>
        </w:rPr>
        <w:t>In case the user is a first-time user, they will be presented with the option of creating a new account by clicking on "Create Account", and the "Create Account" screen will populate.</w:t>
      </w:r>
    </w:p>
    <w:p w14:paraId="2E9ABB3D" w14:textId="3D2B3DA4" w:rsidR="024AF9F0" w:rsidRPr="00035CEB" w:rsidRDefault="024AF9F0" w:rsidP="008F037A">
      <w:pPr>
        <w:spacing w:line="360" w:lineRule="auto"/>
        <w:rPr>
          <w:rFonts w:ascii="Times New Roman" w:eastAsia="Candara" w:hAnsi="Times New Roman" w:cs="Times New Roman"/>
          <w:color w:val="161719"/>
        </w:rPr>
      </w:pPr>
    </w:p>
    <w:p w14:paraId="09B11CDF" w14:textId="2872C917" w:rsidR="072C80AA" w:rsidRPr="00035CEB" w:rsidRDefault="40DD3CD3" w:rsidP="61AA5436">
      <w:pPr>
        <w:spacing w:line="360" w:lineRule="auto"/>
        <w:jc w:val="center"/>
        <w:rPr>
          <w:rFonts w:ascii="Times New Roman" w:hAnsi="Times New Roman" w:cs="Times New Roman"/>
          <w:rPrChange w:id="2708" w:author="Zachary Cappella" w:date="2023-10-23T16:02:00Z">
            <w:rPr/>
          </w:rPrChange>
        </w:rPr>
      </w:pPr>
      <w:del w:id="2709" w:author="Malachi Jamison" w:date="2023-10-10T23:23:00Z">
        <w:r w:rsidRPr="00035CEB">
          <w:rPr>
            <w:rFonts w:ascii="Times New Roman" w:hAnsi="Times New Roman" w:cs="Times New Roman"/>
            <w:noProof/>
            <w:rPrChange w:id="2710" w:author="Zachary Cappella" w:date="2023-10-23T16:02:00Z">
              <w:rPr>
                <w:noProof/>
              </w:rPr>
            </w:rPrChange>
          </w:rPr>
          <w:drawing>
            <wp:inline distT="0" distB="0" distL="0" distR="0" wp14:anchorId="257AD2EB" wp14:editId="64B97959">
              <wp:extent cx="1828800" cy="3657600"/>
              <wp:effectExtent l="0" t="0" r="0" b="0"/>
              <wp:docPr id="1510781821" name="Picture 151078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781821"/>
                      <pic:cNvPicPr/>
                    </pic:nvPicPr>
                    <pic:blipFill>
                      <a:blip r:embed="rId23">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del>
      <w:ins w:id="2711" w:author="Malachi Jamison" w:date="2023-10-10T23:23:00Z">
        <w:r w:rsidR="38B7FF69" w:rsidRPr="00035CEB">
          <w:rPr>
            <w:rFonts w:ascii="Times New Roman" w:hAnsi="Times New Roman" w:cs="Times New Roman"/>
            <w:noProof/>
            <w:rPrChange w:id="2712" w:author="Zachary Cappella" w:date="2023-10-23T16:02:00Z">
              <w:rPr>
                <w:noProof/>
              </w:rPr>
            </w:rPrChange>
          </w:rPr>
          <w:drawing>
            <wp:inline distT="0" distB="0" distL="0" distR="0" wp14:anchorId="41FC158A" wp14:editId="11330423">
              <wp:extent cx="1859280" cy="3657600"/>
              <wp:effectExtent l="0" t="0" r="0" b="0"/>
              <wp:docPr id="1027413055" name="Picture 102741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859280" cy="3657600"/>
                      </a:xfrm>
                      <a:prstGeom prst="rect">
                        <a:avLst/>
                      </a:prstGeom>
                    </pic:spPr>
                  </pic:pic>
                </a:graphicData>
              </a:graphic>
            </wp:inline>
          </w:drawing>
        </w:r>
      </w:ins>
    </w:p>
    <w:p w14:paraId="383DC81A" w14:textId="4DD62676" w:rsidR="663E8D7A" w:rsidRPr="00035CEB" w:rsidRDefault="364D337B">
      <w:pPr>
        <w:spacing w:line="360" w:lineRule="auto"/>
        <w:jc w:val="center"/>
        <w:rPr>
          <w:rFonts w:ascii="Times New Roman" w:hAnsi="Times New Roman" w:cs="Times New Roman"/>
        </w:rPr>
        <w:pPrChange w:id="2713" w:author="Zachary Cappella" w:date="2023-10-09T13:10:00Z">
          <w:pPr>
            <w:jc w:val="center"/>
          </w:pPr>
        </w:pPrChange>
      </w:pPr>
      <w:r w:rsidRPr="00035CEB">
        <w:rPr>
          <w:rFonts w:ascii="Times New Roman" w:hAnsi="Times New Roman" w:cs="Times New Roman"/>
        </w:rPr>
        <w:t xml:space="preserve">Figure </w:t>
      </w:r>
      <w:r w:rsidR="3A76145C" w:rsidRPr="00035CEB">
        <w:rPr>
          <w:rFonts w:ascii="Times New Roman" w:hAnsi="Times New Roman" w:cs="Times New Roman"/>
        </w:rPr>
        <w:t>6</w:t>
      </w:r>
      <w:r w:rsidRPr="00035CEB">
        <w:rPr>
          <w:rFonts w:ascii="Times New Roman" w:hAnsi="Times New Roman" w:cs="Times New Roman"/>
        </w:rPr>
        <w:t>: User Login Screen</w:t>
      </w:r>
    </w:p>
    <w:p w14:paraId="6AFA4188" w14:textId="1BE36876" w:rsidR="663E8D7A" w:rsidRPr="00035CEB" w:rsidRDefault="663E8D7A">
      <w:pPr>
        <w:spacing w:line="360" w:lineRule="auto"/>
        <w:rPr>
          <w:rFonts w:ascii="Times New Roman" w:hAnsi="Times New Roman" w:cs="Times New Roman"/>
        </w:rPr>
        <w:pPrChange w:id="2714" w:author="Zachary Cappella" w:date="2023-10-09T13:10:00Z">
          <w:pPr/>
        </w:pPrChange>
      </w:pPr>
    </w:p>
    <w:p w14:paraId="0CA2DA9B" w14:textId="5549E435" w:rsidR="364D337B" w:rsidRPr="00035CEB" w:rsidRDefault="364D337B">
      <w:pPr>
        <w:pStyle w:val="Heading3"/>
        <w:spacing w:line="360" w:lineRule="auto"/>
        <w:rPr>
          <w:rStyle w:val="eop"/>
          <w:rFonts w:ascii="Times New Roman" w:eastAsiaTheme="minorHAnsi" w:hAnsi="Times New Roman" w:cs="Times New Roman"/>
          <w:b w:val="0"/>
          <w:bCs w:val="0"/>
          <w:sz w:val="22"/>
          <w:szCs w:val="22"/>
        </w:rPr>
        <w:pPrChange w:id="2715" w:author="Zachary Cappella" w:date="2023-10-09T13:10:00Z">
          <w:pPr>
            <w:pStyle w:val="Heading3"/>
          </w:pPr>
        </w:pPrChange>
      </w:pPr>
      <w:bookmarkStart w:id="2716" w:name="_Toc149373367"/>
      <w:r w:rsidRPr="00035CEB">
        <w:rPr>
          <w:rFonts w:ascii="Times New Roman" w:hAnsi="Times New Roman" w:cs="Times New Roman"/>
        </w:rPr>
        <w:t>6.3.2: User Application Registration Screen</w:t>
      </w:r>
      <w:bookmarkEnd w:id="2716"/>
      <w:r w:rsidRPr="00035CEB">
        <w:rPr>
          <w:rFonts w:ascii="Times New Roman" w:hAnsi="Times New Roman" w:cs="Times New Roman"/>
        </w:rPr>
        <w:t xml:space="preserve">  </w:t>
      </w:r>
    </w:p>
    <w:p w14:paraId="46D5CB23" w14:textId="109F068A" w:rsidR="65E8D16E" w:rsidRPr="00035CEB" w:rsidRDefault="65E8D16E">
      <w:pPr>
        <w:spacing w:line="360" w:lineRule="auto"/>
        <w:rPr>
          <w:rFonts w:ascii="Times New Roman" w:hAnsi="Times New Roman" w:cs="Times New Roman"/>
        </w:rPr>
        <w:pPrChange w:id="2717" w:author="Zachary Cappella" w:date="2023-10-09T13:10:00Z">
          <w:pPr/>
        </w:pPrChange>
      </w:pPr>
    </w:p>
    <w:p w14:paraId="6ECE354A" w14:textId="26AB98A4" w:rsidR="188264D7" w:rsidRPr="00035CEB" w:rsidRDefault="4EA3D26B" w:rsidP="008F037A">
      <w:pPr>
        <w:spacing w:line="360" w:lineRule="auto"/>
        <w:ind w:firstLine="720"/>
        <w:rPr>
          <w:rFonts w:ascii="Times New Roman" w:eastAsia="Candara" w:hAnsi="Times New Roman" w:cs="Times New Roman"/>
        </w:rPr>
      </w:pPr>
      <w:r w:rsidRPr="00035CEB">
        <w:rPr>
          <w:rFonts w:ascii="Times New Roman" w:eastAsia="Candara" w:hAnsi="Times New Roman" w:cs="Times New Roman"/>
          <w:color w:val="161719"/>
        </w:rPr>
        <w:t>If the user needs to create a new account, the application shall present the Figure 2 screen. This screen shall feature four text fields</w:t>
      </w:r>
      <w:r w:rsidR="5054AC9A" w:rsidRPr="00035CEB">
        <w:rPr>
          <w:rFonts w:ascii="Times New Roman" w:eastAsia="Candara" w:hAnsi="Times New Roman" w:cs="Times New Roman"/>
          <w:color w:val="161719"/>
        </w:rPr>
        <w:t xml:space="preserve"> – </w:t>
      </w:r>
      <w:r w:rsidRPr="00035CEB">
        <w:rPr>
          <w:rFonts w:ascii="Times New Roman" w:eastAsia="Candara" w:hAnsi="Times New Roman" w:cs="Times New Roman"/>
          <w:color w:val="161719"/>
        </w:rPr>
        <w:t xml:space="preserve">first name, last name, email address, and </w:t>
      </w:r>
      <w:del w:id="2718" w:author="Malachi Jamison" w:date="2023-10-10T23:36:00Z">
        <w:r w:rsidR="364D337B" w:rsidRPr="00035CEB" w:rsidDel="4EA3D26B">
          <w:rPr>
            <w:rFonts w:ascii="Times New Roman" w:eastAsia="Candara" w:hAnsi="Times New Roman" w:cs="Times New Roman"/>
            <w:color w:val="161719"/>
          </w:rPr>
          <w:delText>password</w:delText>
        </w:r>
      </w:del>
      <w:ins w:id="2719" w:author="Malachi Jamison" w:date="2023-10-10T23:36:00Z">
        <w:r w:rsidR="6887F593" w:rsidRPr="00035CEB">
          <w:rPr>
            <w:rFonts w:ascii="Times New Roman" w:eastAsia="Candara" w:hAnsi="Times New Roman" w:cs="Times New Roman"/>
            <w:color w:val="161719"/>
          </w:rPr>
          <w:t xml:space="preserve"> pin. Also, there will be an on and off slider bar for the FaceTime biometric option, which will allow the users to enable or disable it. If the FaceTime biometric option is turned on, the user can simply use their facial features to log in to their account.</w:t>
        </w:r>
      </w:ins>
      <w:del w:id="2720" w:author="Malachi Jamison" w:date="2023-10-10T23:37:00Z">
        <w:r w:rsidR="364D337B" w:rsidRPr="00035CEB" w:rsidDel="4EA3D26B">
          <w:rPr>
            <w:rFonts w:ascii="Times New Roman" w:eastAsia="Candara" w:hAnsi="Times New Roman" w:cs="Times New Roman"/>
            <w:color w:val="161719"/>
          </w:rPr>
          <w:delText>.</w:delText>
        </w:r>
      </w:del>
      <w:r w:rsidRPr="00035CEB">
        <w:rPr>
          <w:rFonts w:ascii="Times New Roman" w:eastAsia="Candara" w:hAnsi="Times New Roman" w:cs="Times New Roman"/>
          <w:color w:val="161719"/>
        </w:rPr>
        <w:t xml:space="preserve"> Additionally, the screen shall include a "Create Account" button, which shall only become active once all four text fields have been correctly inputted. Once the account creation process is complete, the application shall redirect the user to the </w:t>
      </w:r>
      <w:del w:id="2721" w:author="Malachi Jamison" w:date="2023-10-10T23:37:00Z">
        <w:r w:rsidR="364D337B" w:rsidRPr="00035CEB" w:rsidDel="4EA3D26B">
          <w:rPr>
            <w:rFonts w:ascii="Times New Roman" w:eastAsia="Candara" w:hAnsi="Times New Roman" w:cs="Times New Roman"/>
            <w:color w:val="161719"/>
          </w:rPr>
          <w:delText xml:space="preserve">home </w:delText>
        </w:r>
      </w:del>
      <w:ins w:id="2722" w:author="Malachi Jamison" w:date="2023-10-10T23:37:00Z">
        <w:r w:rsidR="6DC8E1AF" w:rsidRPr="00035CEB">
          <w:rPr>
            <w:rFonts w:ascii="Times New Roman" w:eastAsia="Candara" w:hAnsi="Times New Roman" w:cs="Times New Roman"/>
            <w:color w:val="161719"/>
          </w:rPr>
          <w:t xml:space="preserve">onboarding </w:t>
        </w:r>
      </w:ins>
      <w:r w:rsidRPr="00035CEB">
        <w:rPr>
          <w:rFonts w:ascii="Times New Roman" w:eastAsia="Candara" w:hAnsi="Times New Roman" w:cs="Times New Roman"/>
          <w:color w:val="161719"/>
        </w:rPr>
        <w:t xml:space="preserve">page as shown in Figure </w:t>
      </w:r>
      <w:del w:id="2723" w:author="Malachi Jamison" w:date="2023-10-10T23:37:00Z">
        <w:r w:rsidR="364D337B" w:rsidRPr="00035CEB" w:rsidDel="180B8892">
          <w:rPr>
            <w:rFonts w:ascii="Times New Roman" w:eastAsia="Candara" w:hAnsi="Times New Roman" w:cs="Times New Roman"/>
            <w:color w:val="161719"/>
          </w:rPr>
          <w:delText>8</w:delText>
        </w:r>
      </w:del>
      <w:r w:rsidRPr="00035CEB">
        <w:rPr>
          <w:rFonts w:ascii="Times New Roman" w:eastAsia="Candara" w:hAnsi="Times New Roman" w:cs="Times New Roman"/>
          <w:color w:val="161719"/>
        </w:rPr>
        <w:t>. The screen shall also provide separate links beneath the "Create Account" button, which the user can select to access the application's "Privacy Policy" and "Terms and Conditions".</w:t>
      </w:r>
    </w:p>
    <w:p w14:paraId="4AB0015B" w14:textId="5A47DD07" w:rsidR="188264D7" w:rsidRPr="00035CEB" w:rsidRDefault="188264D7">
      <w:pPr>
        <w:spacing w:line="360" w:lineRule="auto"/>
        <w:rPr>
          <w:rFonts w:ascii="Times New Roman" w:hAnsi="Times New Roman" w:cs="Times New Roman"/>
        </w:rPr>
        <w:pPrChange w:id="2724" w:author="Zachary Cappella" w:date="2023-10-09T13:10:00Z">
          <w:pPr/>
        </w:pPrChange>
      </w:pPr>
    </w:p>
    <w:p w14:paraId="1E87370B" w14:textId="6F58452B" w:rsidR="364D337B" w:rsidRPr="00035CEB" w:rsidRDefault="4EA3D26B" w:rsidP="61AA5436">
      <w:pPr>
        <w:spacing w:line="360" w:lineRule="auto"/>
        <w:jc w:val="center"/>
        <w:rPr>
          <w:rFonts w:ascii="Times New Roman" w:hAnsi="Times New Roman" w:cs="Times New Roman"/>
          <w:rPrChange w:id="2725" w:author="Zachary Cappella" w:date="2023-10-23T16:02:00Z">
            <w:rPr/>
          </w:rPrChange>
        </w:rPr>
      </w:pPr>
      <w:del w:id="2726" w:author="Malachi Jamison" w:date="2023-10-11T00:08:00Z">
        <w:r w:rsidRPr="00035CEB">
          <w:rPr>
            <w:rFonts w:ascii="Times New Roman" w:hAnsi="Times New Roman" w:cs="Times New Roman"/>
            <w:noProof/>
            <w:rPrChange w:id="2727" w:author="Zachary Cappella" w:date="2023-10-23T16:02:00Z">
              <w:rPr>
                <w:noProof/>
              </w:rPr>
            </w:rPrChange>
          </w:rPr>
          <w:drawing>
            <wp:inline distT="0" distB="0" distL="0" distR="0" wp14:anchorId="3FBAE4B0" wp14:editId="28AD56F1">
              <wp:extent cx="1905000" cy="3657600"/>
              <wp:effectExtent l="0" t="0" r="0" b="0"/>
              <wp:docPr id="749252339" name="Picture 74925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252339"/>
                      <pic:cNvPicPr/>
                    </pic:nvPicPr>
                    <pic:blipFill>
                      <a:blip r:embed="rId25">
                        <a:extLst>
                          <a:ext uri="{28A0092B-C50C-407E-A947-70E740481C1C}">
                            <a14:useLocalDpi xmlns:a14="http://schemas.microsoft.com/office/drawing/2010/main" val="0"/>
                          </a:ext>
                        </a:extLst>
                      </a:blip>
                      <a:stretch>
                        <a:fillRect/>
                      </a:stretch>
                    </pic:blipFill>
                    <pic:spPr>
                      <a:xfrm>
                        <a:off x="0" y="0"/>
                        <a:ext cx="1905000" cy="3657600"/>
                      </a:xfrm>
                      <a:prstGeom prst="rect">
                        <a:avLst/>
                      </a:prstGeom>
                    </pic:spPr>
                  </pic:pic>
                </a:graphicData>
              </a:graphic>
            </wp:inline>
          </w:drawing>
        </w:r>
      </w:del>
      <w:ins w:id="2728" w:author="Malachi Jamison" w:date="2023-10-11T00:08:00Z">
        <w:r w:rsidR="7370B316" w:rsidRPr="00035CEB">
          <w:rPr>
            <w:rFonts w:ascii="Times New Roman" w:hAnsi="Times New Roman" w:cs="Times New Roman"/>
            <w:noProof/>
            <w:rPrChange w:id="2729" w:author="Zachary Cappella" w:date="2023-10-23T16:02:00Z">
              <w:rPr>
                <w:noProof/>
              </w:rPr>
            </w:rPrChange>
          </w:rPr>
          <w:drawing>
            <wp:inline distT="0" distB="0" distL="0" distR="0" wp14:anchorId="29C92806" wp14:editId="4B094D30">
              <wp:extent cx="1874520" cy="3657600"/>
              <wp:effectExtent l="0" t="0" r="0" b="0"/>
              <wp:docPr id="1728828007" name="Picture 1728828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74520" cy="3657600"/>
                      </a:xfrm>
                      <a:prstGeom prst="rect">
                        <a:avLst/>
                      </a:prstGeom>
                    </pic:spPr>
                  </pic:pic>
                </a:graphicData>
              </a:graphic>
            </wp:inline>
          </w:drawing>
        </w:r>
      </w:ins>
    </w:p>
    <w:p w14:paraId="6BE31C90" w14:textId="549304B5" w:rsidR="364D337B" w:rsidRPr="00035CEB" w:rsidRDefault="364D337B">
      <w:pPr>
        <w:spacing w:line="360" w:lineRule="auto"/>
        <w:jc w:val="center"/>
        <w:rPr>
          <w:rFonts w:ascii="Times New Roman" w:hAnsi="Times New Roman" w:cs="Times New Roman"/>
        </w:rPr>
        <w:pPrChange w:id="2730" w:author="Zachary Cappella" w:date="2023-10-09T13:10:00Z">
          <w:pPr>
            <w:jc w:val="center"/>
          </w:pPr>
        </w:pPrChange>
      </w:pPr>
      <w:r w:rsidRPr="00035CEB">
        <w:rPr>
          <w:rFonts w:ascii="Times New Roman" w:hAnsi="Times New Roman" w:cs="Times New Roman"/>
        </w:rPr>
        <w:t xml:space="preserve">Figure </w:t>
      </w:r>
      <w:r w:rsidR="6C104CC7" w:rsidRPr="00035CEB">
        <w:rPr>
          <w:rFonts w:ascii="Times New Roman" w:hAnsi="Times New Roman" w:cs="Times New Roman"/>
        </w:rPr>
        <w:t>7</w:t>
      </w:r>
      <w:r w:rsidRPr="00035CEB">
        <w:rPr>
          <w:rFonts w:ascii="Times New Roman" w:hAnsi="Times New Roman" w:cs="Times New Roman"/>
        </w:rPr>
        <w:t>: User Registration Screen</w:t>
      </w:r>
    </w:p>
    <w:p w14:paraId="5456A339" w14:textId="44F64650" w:rsidR="7B227C96" w:rsidRPr="00035CEB" w:rsidRDefault="7B227C96">
      <w:pPr>
        <w:spacing w:line="360" w:lineRule="auto"/>
        <w:jc w:val="center"/>
        <w:rPr>
          <w:rFonts w:ascii="Times New Roman" w:hAnsi="Times New Roman" w:cs="Times New Roman"/>
        </w:rPr>
        <w:pPrChange w:id="2731" w:author="Zachary Cappella" w:date="2023-10-09T13:10:00Z">
          <w:pPr>
            <w:jc w:val="center"/>
          </w:pPr>
        </w:pPrChange>
      </w:pPr>
    </w:p>
    <w:p w14:paraId="71CEE2F2" w14:textId="4EDCE462" w:rsidR="364D337B" w:rsidRPr="00035CEB" w:rsidRDefault="364D337B">
      <w:pPr>
        <w:pStyle w:val="Heading3"/>
        <w:spacing w:line="360" w:lineRule="auto"/>
        <w:rPr>
          <w:rStyle w:val="eop"/>
          <w:rFonts w:ascii="Times New Roman" w:eastAsiaTheme="minorHAnsi" w:hAnsi="Times New Roman" w:cs="Times New Roman"/>
          <w:b w:val="0"/>
          <w:bCs w:val="0"/>
          <w:sz w:val="22"/>
          <w:szCs w:val="22"/>
        </w:rPr>
        <w:pPrChange w:id="2732" w:author="Zachary Cappella" w:date="2023-10-09T13:10:00Z">
          <w:pPr>
            <w:pStyle w:val="Heading3"/>
          </w:pPr>
        </w:pPrChange>
      </w:pPr>
      <w:bookmarkStart w:id="2733" w:name="_Toc149373368"/>
      <w:r w:rsidRPr="00035CEB">
        <w:rPr>
          <w:rFonts w:ascii="Times New Roman" w:hAnsi="Times New Roman" w:cs="Times New Roman"/>
        </w:rPr>
        <w:lastRenderedPageBreak/>
        <w:t>6.3.3: Home Interface Screen</w:t>
      </w:r>
      <w:bookmarkEnd w:id="2733"/>
      <w:r w:rsidRPr="00035CEB">
        <w:rPr>
          <w:rFonts w:ascii="Times New Roman" w:hAnsi="Times New Roman" w:cs="Times New Roman"/>
        </w:rPr>
        <w:t xml:space="preserve">    </w:t>
      </w:r>
    </w:p>
    <w:p w14:paraId="54D6B292" w14:textId="78AD1605" w:rsidR="36CE830E" w:rsidRPr="00035CEB" w:rsidRDefault="36CE830E">
      <w:pPr>
        <w:spacing w:line="360" w:lineRule="auto"/>
        <w:rPr>
          <w:rFonts w:ascii="Times New Roman" w:hAnsi="Times New Roman" w:cs="Times New Roman"/>
        </w:rPr>
        <w:pPrChange w:id="2734" w:author="Zachary Cappella" w:date="2023-10-09T13:10:00Z">
          <w:pPr/>
        </w:pPrChange>
      </w:pPr>
    </w:p>
    <w:p w14:paraId="7A48778F" w14:textId="6E5A8CDB" w:rsidR="1824C50E" w:rsidRPr="00035CEB" w:rsidRDefault="1824C50E" w:rsidP="008F037A">
      <w:pPr>
        <w:spacing w:line="360" w:lineRule="auto"/>
        <w:ind w:firstLine="720"/>
        <w:rPr>
          <w:rFonts w:ascii="Times New Roman" w:eastAsia="Candara" w:hAnsi="Times New Roman" w:cs="Times New Roman"/>
        </w:rPr>
      </w:pPr>
      <w:r w:rsidRPr="00035CEB">
        <w:rPr>
          <w:rFonts w:ascii="Times New Roman" w:eastAsia="Candara" w:hAnsi="Times New Roman" w:cs="Times New Roman"/>
          <w:color w:val="161719"/>
        </w:rPr>
        <w:t xml:space="preserve">Upon successful login to the application, the user will be presented with Figure </w:t>
      </w:r>
      <w:r w:rsidR="4F845A09" w:rsidRPr="00035CEB">
        <w:rPr>
          <w:rFonts w:ascii="Times New Roman" w:eastAsia="Candara" w:hAnsi="Times New Roman" w:cs="Times New Roman"/>
          <w:color w:val="161719"/>
        </w:rPr>
        <w:t>8</w:t>
      </w:r>
      <w:r w:rsidRPr="00035CEB">
        <w:rPr>
          <w:rFonts w:ascii="Times New Roman" w:eastAsia="Candara" w:hAnsi="Times New Roman" w:cs="Times New Roman"/>
          <w:color w:val="161719"/>
        </w:rPr>
        <w:t>, showcasing the main features available in the form of buttons. These features include an artificial intelligent</w:t>
      </w:r>
      <w:r w:rsidR="00AB51E0" w:rsidRPr="00035CEB">
        <w:rPr>
          <w:rFonts w:ascii="Times New Roman" w:eastAsia="Candara" w:hAnsi="Times New Roman" w:cs="Times New Roman"/>
          <w:color w:val="161719"/>
        </w:rPr>
        <w:t xml:space="preserve"> (AI)</w:t>
      </w:r>
      <w:r w:rsidRPr="00035CEB">
        <w:rPr>
          <w:rFonts w:ascii="Times New Roman" w:eastAsia="Candara" w:hAnsi="Times New Roman" w:cs="Times New Roman"/>
          <w:color w:val="161719"/>
        </w:rPr>
        <w:t xml:space="preserve"> </w:t>
      </w:r>
      <w:del w:id="2735" w:author="Zachary Cappella" w:date="2023-10-09T13:30:00Z">
        <w:r w:rsidRPr="00035CEB" w:rsidDel="00513738">
          <w:rPr>
            <w:rFonts w:ascii="Times New Roman" w:eastAsia="Candara" w:hAnsi="Times New Roman" w:cs="Times New Roman"/>
            <w:color w:val="161719"/>
          </w:rPr>
          <w:delText>Chatbot</w:delText>
        </w:r>
      </w:del>
      <w:ins w:id="2736" w:author="Zachary Cappella" w:date="2023-10-09T13:30:00Z">
        <w:r w:rsidR="00513738" w:rsidRPr="00035CEB">
          <w:rPr>
            <w:rFonts w:ascii="Times New Roman" w:eastAsia="Candara" w:hAnsi="Times New Roman" w:cs="Times New Roman"/>
            <w:color w:val="161719"/>
          </w:rPr>
          <w:t xml:space="preserve">Virtual </w:t>
        </w:r>
        <w:r w:rsidR="00467DB0" w:rsidRPr="00035CEB">
          <w:rPr>
            <w:rFonts w:ascii="Times New Roman" w:eastAsia="Candara" w:hAnsi="Times New Roman" w:cs="Times New Roman"/>
            <w:color w:val="161719"/>
          </w:rPr>
          <w:t>Assistant</w:t>
        </w:r>
      </w:ins>
      <w:r w:rsidRPr="00035CEB">
        <w:rPr>
          <w:rFonts w:ascii="Times New Roman" w:eastAsia="Candara" w:hAnsi="Times New Roman" w:cs="Times New Roman"/>
          <w:color w:val="161719"/>
        </w:rPr>
        <w:t xml:space="preserve">, gallery, video recording, audio recording, search, and recent questions/requests. All screens, except the user login and registration, will display static features for essential functions at the top and bottom of the screen. The top-left corner of the screen will feature a menu that opens a dropdown with Profile, Help Center, Customizable Application, and Logout options. The top-right corner of the screen will display a back button, allowing users to navigate to the previous screen. The bottom of the screen will show a navigation bar that provides users with quick access to the </w:t>
      </w:r>
      <w:bookmarkStart w:id="2737" w:name="_Int_W9LYGlGR"/>
      <w:r w:rsidRPr="00035CEB">
        <w:rPr>
          <w:rFonts w:ascii="Times New Roman" w:eastAsia="Candara" w:hAnsi="Times New Roman" w:cs="Times New Roman"/>
          <w:color w:val="161719"/>
        </w:rPr>
        <w:t>Home</w:t>
      </w:r>
      <w:bookmarkEnd w:id="2737"/>
      <w:r w:rsidRPr="00035CEB">
        <w:rPr>
          <w:rFonts w:ascii="Times New Roman" w:eastAsia="Candara" w:hAnsi="Times New Roman" w:cs="Times New Roman"/>
          <w:color w:val="161719"/>
        </w:rPr>
        <w:t xml:space="preserve"> screen, Search screen, Gallery screen, and </w:t>
      </w:r>
      <w:del w:id="2738" w:author="Zachary Cappella" w:date="2023-10-09T13:30:00Z">
        <w:r w:rsidRPr="00035CEB" w:rsidDel="00513738">
          <w:rPr>
            <w:rFonts w:ascii="Times New Roman" w:eastAsia="Candara" w:hAnsi="Times New Roman" w:cs="Times New Roman"/>
            <w:color w:val="161719"/>
          </w:rPr>
          <w:delText xml:space="preserve">Chatbot </w:delText>
        </w:r>
      </w:del>
      <w:ins w:id="2739" w:author="Zachary Cappella" w:date="2023-10-09T13:30:00Z">
        <w:r w:rsidR="00513738" w:rsidRPr="00035CEB">
          <w:rPr>
            <w:rFonts w:ascii="Times New Roman" w:eastAsia="Candara" w:hAnsi="Times New Roman" w:cs="Times New Roman"/>
            <w:color w:val="161719"/>
          </w:rPr>
          <w:t xml:space="preserve">Virtual Assistant </w:t>
        </w:r>
      </w:ins>
      <w:r w:rsidRPr="00035CEB">
        <w:rPr>
          <w:rFonts w:ascii="Times New Roman" w:eastAsia="Candara" w:hAnsi="Times New Roman" w:cs="Times New Roman"/>
          <w:color w:val="161719"/>
        </w:rPr>
        <w:t>screen.</w:t>
      </w:r>
    </w:p>
    <w:p w14:paraId="759CBDE6" w14:textId="1D8362B3" w:rsidR="67C30089" w:rsidRPr="00035CEB" w:rsidRDefault="67C30089" w:rsidP="008F037A">
      <w:pPr>
        <w:spacing w:line="360" w:lineRule="auto"/>
        <w:rPr>
          <w:rFonts w:ascii="Times New Roman" w:eastAsia="Candara" w:hAnsi="Times New Roman" w:cs="Times New Roman"/>
          <w:color w:val="161719"/>
        </w:rPr>
      </w:pPr>
    </w:p>
    <w:p w14:paraId="2BF26F6B" w14:textId="18AC2B03" w:rsidR="57D42535" w:rsidRPr="00035CEB" w:rsidRDefault="57D42535">
      <w:pPr>
        <w:spacing w:line="360" w:lineRule="auto"/>
        <w:rPr>
          <w:rFonts w:ascii="Times New Roman" w:hAnsi="Times New Roman" w:cs="Times New Roman"/>
        </w:rPr>
        <w:pPrChange w:id="2740" w:author="Zachary Cappella" w:date="2023-10-09T13:10:00Z">
          <w:pPr/>
        </w:pPrChange>
      </w:pPr>
    </w:p>
    <w:p w14:paraId="7510E96D" w14:textId="53F6578B" w:rsidR="0D9AF154" w:rsidRPr="00035CEB" w:rsidRDefault="364D337B">
      <w:pPr>
        <w:spacing w:line="360" w:lineRule="auto"/>
        <w:jc w:val="center"/>
        <w:rPr>
          <w:rFonts w:ascii="Times New Roman" w:hAnsi="Times New Roman" w:cs="Times New Roman"/>
        </w:rPr>
        <w:pPrChange w:id="2741" w:author="Zachary Cappella" w:date="2023-10-09T13:10:00Z">
          <w:pPr>
            <w:jc w:val="center"/>
          </w:pPr>
        </w:pPrChange>
      </w:pPr>
      <w:r w:rsidRPr="00035CEB">
        <w:rPr>
          <w:rFonts w:ascii="Times New Roman" w:hAnsi="Times New Roman" w:cs="Times New Roman"/>
          <w:noProof/>
          <w:rPrChange w:id="2742" w:author="Zachary Cappella" w:date="2023-10-23T16:02:00Z">
            <w:rPr>
              <w:noProof/>
            </w:rPr>
          </w:rPrChange>
        </w:rPr>
        <w:drawing>
          <wp:inline distT="0" distB="0" distL="0" distR="0" wp14:anchorId="6EA9E7B6" wp14:editId="6A26ED6A">
            <wp:extent cx="1882140" cy="3657600"/>
            <wp:effectExtent l="0" t="0" r="0" b="0"/>
            <wp:docPr id="499107714" name="Picture 49910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107714"/>
                    <pic:cNvPicPr/>
                  </pic:nvPicPr>
                  <pic:blipFill>
                    <a:blip r:embed="rId27">
                      <a:extLst>
                        <a:ext uri="{28A0092B-C50C-407E-A947-70E740481C1C}">
                          <a14:useLocalDpi xmlns:a14="http://schemas.microsoft.com/office/drawing/2010/main" val="0"/>
                        </a:ext>
                      </a:extLst>
                    </a:blip>
                    <a:stretch>
                      <a:fillRect/>
                    </a:stretch>
                  </pic:blipFill>
                  <pic:spPr>
                    <a:xfrm>
                      <a:off x="0" y="0"/>
                      <a:ext cx="1882140" cy="3657600"/>
                    </a:xfrm>
                    <a:prstGeom prst="rect">
                      <a:avLst/>
                    </a:prstGeom>
                  </pic:spPr>
                </pic:pic>
              </a:graphicData>
            </a:graphic>
          </wp:inline>
        </w:drawing>
      </w:r>
    </w:p>
    <w:p w14:paraId="369AAFA2" w14:textId="3D54AE8D" w:rsidR="364D337B" w:rsidRPr="00035CEB" w:rsidRDefault="364D337B">
      <w:pPr>
        <w:spacing w:line="360" w:lineRule="auto"/>
        <w:jc w:val="center"/>
        <w:rPr>
          <w:rFonts w:ascii="Times New Roman" w:hAnsi="Times New Roman" w:cs="Times New Roman"/>
        </w:rPr>
        <w:pPrChange w:id="2743" w:author="Zachary Cappella" w:date="2023-10-09T13:10:00Z">
          <w:pPr>
            <w:jc w:val="center"/>
          </w:pPr>
        </w:pPrChange>
      </w:pPr>
      <w:r w:rsidRPr="00035CEB">
        <w:rPr>
          <w:rFonts w:ascii="Times New Roman" w:hAnsi="Times New Roman" w:cs="Times New Roman"/>
        </w:rPr>
        <w:t xml:space="preserve">Figure </w:t>
      </w:r>
      <w:r w:rsidR="242966C9" w:rsidRPr="00035CEB">
        <w:rPr>
          <w:rFonts w:ascii="Times New Roman" w:hAnsi="Times New Roman" w:cs="Times New Roman"/>
        </w:rPr>
        <w:t>8</w:t>
      </w:r>
      <w:r w:rsidRPr="00035CEB">
        <w:rPr>
          <w:rFonts w:ascii="Times New Roman" w:hAnsi="Times New Roman" w:cs="Times New Roman"/>
        </w:rPr>
        <w:t xml:space="preserve">: </w:t>
      </w:r>
      <w:r w:rsidR="1B2D8CBE" w:rsidRPr="00035CEB">
        <w:rPr>
          <w:rFonts w:ascii="Times New Roman" w:hAnsi="Times New Roman" w:cs="Times New Roman"/>
        </w:rPr>
        <w:t>Home</w:t>
      </w:r>
      <w:r w:rsidRPr="00035CEB">
        <w:rPr>
          <w:rFonts w:ascii="Times New Roman" w:hAnsi="Times New Roman" w:cs="Times New Roman"/>
        </w:rPr>
        <w:t xml:space="preserve"> Screen</w:t>
      </w:r>
    </w:p>
    <w:p w14:paraId="331FA8E6" w14:textId="2669DAD8" w:rsidR="7B227C96" w:rsidRPr="00035CEB" w:rsidRDefault="7B227C96">
      <w:pPr>
        <w:spacing w:line="360" w:lineRule="auto"/>
        <w:jc w:val="center"/>
        <w:rPr>
          <w:rFonts w:ascii="Times New Roman" w:hAnsi="Times New Roman" w:cs="Times New Roman"/>
        </w:rPr>
        <w:pPrChange w:id="2744" w:author="Zachary Cappella" w:date="2023-10-09T13:10:00Z">
          <w:pPr>
            <w:jc w:val="center"/>
          </w:pPr>
        </w:pPrChange>
      </w:pPr>
    </w:p>
    <w:p w14:paraId="5E02B33D" w14:textId="35250A68" w:rsidR="364D337B" w:rsidRPr="00035CEB" w:rsidRDefault="364D337B">
      <w:pPr>
        <w:pStyle w:val="Heading3"/>
        <w:spacing w:line="360" w:lineRule="auto"/>
        <w:rPr>
          <w:rStyle w:val="eop"/>
          <w:rFonts w:ascii="Times New Roman" w:eastAsiaTheme="minorHAnsi" w:hAnsi="Times New Roman" w:cs="Times New Roman"/>
          <w:b w:val="0"/>
          <w:bCs w:val="0"/>
          <w:sz w:val="22"/>
          <w:szCs w:val="22"/>
        </w:rPr>
        <w:pPrChange w:id="2745" w:author="Zachary Cappella" w:date="2023-10-09T13:10:00Z">
          <w:pPr>
            <w:pStyle w:val="Heading3"/>
          </w:pPr>
        </w:pPrChange>
      </w:pPr>
      <w:bookmarkStart w:id="2746" w:name="_Toc149373369"/>
      <w:r w:rsidRPr="00035CEB">
        <w:rPr>
          <w:rFonts w:ascii="Times New Roman" w:hAnsi="Times New Roman" w:cs="Times New Roman"/>
        </w:rPr>
        <w:lastRenderedPageBreak/>
        <w:t xml:space="preserve">6.3.4: </w:t>
      </w:r>
      <w:del w:id="2747" w:author="Zachary Cappella" w:date="2023-10-09T13:31:00Z">
        <w:r w:rsidRPr="00035CEB" w:rsidDel="00467DB0">
          <w:rPr>
            <w:rFonts w:ascii="Times New Roman" w:hAnsi="Times New Roman" w:cs="Times New Roman"/>
          </w:rPr>
          <w:delText>Chatbot</w:delText>
        </w:r>
      </w:del>
      <w:ins w:id="2748" w:author="Zachary Cappella" w:date="2023-10-09T13:31:00Z">
        <w:r w:rsidR="00467DB0" w:rsidRPr="00035CEB">
          <w:rPr>
            <w:rFonts w:ascii="Times New Roman" w:hAnsi="Times New Roman" w:cs="Times New Roman"/>
          </w:rPr>
          <w:t>Virtual Assistant</w:t>
        </w:r>
      </w:ins>
      <w:r w:rsidRPr="00035CEB">
        <w:rPr>
          <w:rFonts w:ascii="Times New Roman" w:hAnsi="Times New Roman" w:cs="Times New Roman"/>
        </w:rPr>
        <w:t xml:space="preserve"> Interface Screen</w:t>
      </w:r>
      <w:bookmarkEnd w:id="2746"/>
      <w:r w:rsidRPr="00035CEB">
        <w:rPr>
          <w:rFonts w:ascii="Times New Roman" w:hAnsi="Times New Roman" w:cs="Times New Roman"/>
        </w:rPr>
        <w:t xml:space="preserve">  </w:t>
      </w:r>
    </w:p>
    <w:p w14:paraId="4FB05D5A" w14:textId="77777777" w:rsidR="00BC0AFB" w:rsidRPr="00035CEB" w:rsidRDefault="00BC0AFB" w:rsidP="008F037A">
      <w:pPr>
        <w:spacing w:line="360" w:lineRule="auto"/>
        <w:rPr>
          <w:rFonts w:ascii="Times New Roman" w:eastAsia="Calibri" w:hAnsi="Times New Roman" w:cs="Times New Roman"/>
          <w:color w:val="161719"/>
          <w:sz w:val="21"/>
          <w:szCs w:val="21"/>
        </w:rPr>
      </w:pPr>
    </w:p>
    <w:p w14:paraId="4E692B40" w14:textId="14EC95F9" w:rsidR="637D4454" w:rsidRPr="00035CEB" w:rsidRDefault="637D4454" w:rsidP="008F037A">
      <w:pPr>
        <w:spacing w:line="360" w:lineRule="auto"/>
        <w:ind w:firstLine="720"/>
        <w:rPr>
          <w:rFonts w:ascii="Times New Roman" w:eastAsia="Calibri" w:hAnsi="Times New Roman" w:cs="Times New Roman"/>
          <w:color w:val="161719"/>
        </w:rPr>
      </w:pPr>
      <w:r w:rsidRPr="00035CEB">
        <w:rPr>
          <w:rFonts w:ascii="Times New Roman" w:eastAsia="Calibri" w:hAnsi="Times New Roman" w:cs="Times New Roman"/>
          <w:color w:val="161719"/>
        </w:rPr>
        <w:t xml:space="preserve">The </w:t>
      </w:r>
      <w:del w:id="2749" w:author="Zachary Cappella" w:date="2023-10-09T13:31:00Z">
        <w:r w:rsidRPr="00035CEB" w:rsidDel="00467DB0">
          <w:rPr>
            <w:rFonts w:ascii="Times New Roman" w:eastAsia="Calibri" w:hAnsi="Times New Roman" w:cs="Times New Roman"/>
            <w:color w:val="161719"/>
          </w:rPr>
          <w:delText>chatbot</w:delText>
        </w:r>
      </w:del>
      <w:ins w:id="2750" w:author="Zachary Cappella" w:date="2023-10-09T13:31:00Z">
        <w:r w:rsidR="00467DB0" w:rsidRPr="00035CEB">
          <w:rPr>
            <w:rFonts w:ascii="Times New Roman" w:eastAsia="Calibri" w:hAnsi="Times New Roman" w:cs="Times New Roman"/>
            <w:color w:val="161719"/>
          </w:rPr>
          <w:t>Virtual Assistant</w:t>
        </w:r>
      </w:ins>
      <w:r w:rsidRPr="00035CEB">
        <w:rPr>
          <w:rFonts w:ascii="Times New Roman" w:eastAsia="Calibri" w:hAnsi="Times New Roman" w:cs="Times New Roman"/>
          <w:color w:val="161719"/>
        </w:rPr>
        <w:t xml:space="preserve"> screen is a critical component of the application designed to facilitate user interaction with an </w:t>
      </w:r>
      <w:r w:rsidR="006B079F" w:rsidRPr="00035CEB">
        <w:rPr>
          <w:rFonts w:ascii="Times New Roman" w:eastAsia="Calibri" w:hAnsi="Times New Roman" w:cs="Times New Roman"/>
          <w:color w:val="161719"/>
        </w:rPr>
        <w:t xml:space="preserve">AI </w:t>
      </w:r>
      <w:r w:rsidRPr="00035CEB">
        <w:rPr>
          <w:rFonts w:ascii="Times New Roman" w:eastAsia="Calibri" w:hAnsi="Times New Roman" w:cs="Times New Roman"/>
          <w:color w:val="161719"/>
        </w:rPr>
        <w:t xml:space="preserve">assistant. This screen, as seen in Figure </w:t>
      </w:r>
      <w:r w:rsidR="7C8B89A0" w:rsidRPr="00035CEB">
        <w:rPr>
          <w:rFonts w:ascii="Times New Roman" w:eastAsia="Calibri" w:hAnsi="Times New Roman" w:cs="Times New Roman"/>
          <w:color w:val="161719"/>
        </w:rPr>
        <w:t>9</w:t>
      </w:r>
      <w:r w:rsidRPr="00035CEB">
        <w:rPr>
          <w:rFonts w:ascii="Times New Roman" w:eastAsia="Calibri" w:hAnsi="Times New Roman" w:cs="Times New Roman"/>
          <w:color w:val="161719"/>
        </w:rPr>
        <w:t>, features a text box where users can input questions or requests either by speaking through their phone's microphone</w:t>
      </w:r>
      <w:r w:rsidR="499A613F" w:rsidRPr="00035CEB">
        <w:rPr>
          <w:rFonts w:ascii="Times New Roman" w:eastAsia="Calibri" w:hAnsi="Times New Roman" w:cs="Times New Roman"/>
          <w:color w:val="161719"/>
        </w:rPr>
        <w:t xml:space="preserve"> (Figure </w:t>
      </w:r>
      <w:r w:rsidR="0563F434" w:rsidRPr="00035CEB">
        <w:rPr>
          <w:rFonts w:ascii="Times New Roman" w:eastAsia="Calibri" w:hAnsi="Times New Roman" w:cs="Times New Roman"/>
          <w:color w:val="161719"/>
        </w:rPr>
        <w:t>10</w:t>
      </w:r>
      <w:r w:rsidR="499A613F" w:rsidRPr="00035CEB">
        <w:rPr>
          <w:rFonts w:ascii="Times New Roman" w:eastAsia="Calibri" w:hAnsi="Times New Roman" w:cs="Times New Roman"/>
          <w:color w:val="161719"/>
        </w:rPr>
        <w:t>)</w:t>
      </w:r>
      <w:r w:rsidRPr="00035CEB">
        <w:rPr>
          <w:rFonts w:ascii="Times New Roman" w:eastAsia="Calibri" w:hAnsi="Times New Roman" w:cs="Times New Roman"/>
          <w:color w:val="161719"/>
        </w:rPr>
        <w:t xml:space="preserve"> or typing into the </w:t>
      </w:r>
      <w:r w:rsidR="2B18711F" w:rsidRPr="00035CEB">
        <w:rPr>
          <w:rFonts w:ascii="Times New Roman" w:eastAsia="Calibri" w:hAnsi="Times New Roman" w:cs="Times New Roman"/>
          <w:color w:val="161719"/>
        </w:rPr>
        <w:t xml:space="preserve">keyboard </w:t>
      </w:r>
      <w:r w:rsidRPr="00035CEB">
        <w:rPr>
          <w:rFonts w:ascii="Times New Roman" w:eastAsia="Calibri" w:hAnsi="Times New Roman" w:cs="Times New Roman"/>
          <w:color w:val="161719"/>
        </w:rPr>
        <w:t>text box</w:t>
      </w:r>
      <w:r w:rsidR="3173EBDC" w:rsidRPr="00035CEB">
        <w:rPr>
          <w:rFonts w:ascii="Times New Roman" w:eastAsia="Calibri" w:hAnsi="Times New Roman" w:cs="Times New Roman"/>
          <w:color w:val="161719"/>
        </w:rPr>
        <w:t xml:space="preserve"> (Figure </w:t>
      </w:r>
      <w:r w:rsidR="7C5C372F" w:rsidRPr="00035CEB">
        <w:rPr>
          <w:rFonts w:ascii="Times New Roman" w:eastAsia="Calibri" w:hAnsi="Times New Roman" w:cs="Times New Roman"/>
          <w:color w:val="161719"/>
        </w:rPr>
        <w:t>11</w:t>
      </w:r>
      <w:r w:rsidR="3173EBDC" w:rsidRPr="00035CEB">
        <w:rPr>
          <w:rFonts w:ascii="Times New Roman" w:eastAsia="Calibri" w:hAnsi="Times New Roman" w:cs="Times New Roman"/>
          <w:color w:val="161719"/>
        </w:rPr>
        <w:t>)</w:t>
      </w:r>
      <w:r w:rsidRPr="00035CEB">
        <w:rPr>
          <w:rFonts w:ascii="Times New Roman" w:eastAsia="Calibri" w:hAnsi="Times New Roman" w:cs="Times New Roman"/>
          <w:color w:val="161719"/>
        </w:rPr>
        <w:t xml:space="preserve">. The </w:t>
      </w:r>
      <w:del w:id="2751" w:author="Zachary Cappella" w:date="2023-10-09T13:31:00Z">
        <w:r w:rsidRPr="00035CEB" w:rsidDel="00467DB0">
          <w:rPr>
            <w:rFonts w:ascii="Times New Roman" w:eastAsia="Calibri" w:hAnsi="Times New Roman" w:cs="Times New Roman"/>
            <w:color w:val="161719"/>
          </w:rPr>
          <w:delText>chatbot</w:delText>
        </w:r>
      </w:del>
      <w:ins w:id="2752" w:author="Zachary Cappella" w:date="2023-10-09T13:31:00Z">
        <w:r w:rsidR="00467DB0" w:rsidRPr="00035CEB">
          <w:rPr>
            <w:rFonts w:ascii="Times New Roman" w:eastAsia="Calibri" w:hAnsi="Times New Roman" w:cs="Times New Roman"/>
            <w:color w:val="161719"/>
          </w:rPr>
          <w:t>Virtual Assistant</w:t>
        </w:r>
      </w:ins>
      <w:r w:rsidRPr="00035CEB">
        <w:rPr>
          <w:rFonts w:ascii="Times New Roman" w:eastAsia="Calibri" w:hAnsi="Times New Roman" w:cs="Times New Roman"/>
          <w:color w:val="161719"/>
        </w:rPr>
        <w:t xml:space="preserve"> responds to these queries with text-based replies or presents the user with options to choose from. Additionally, the screen may include buttons or links that direct users to specific functions or areas within the application. The chat history of the conversation between the user and the </w:t>
      </w:r>
      <w:del w:id="2753" w:author="Zachary Cappella" w:date="2023-10-09T13:31:00Z">
        <w:r w:rsidRPr="00035CEB" w:rsidDel="00467DB0">
          <w:rPr>
            <w:rFonts w:ascii="Times New Roman" w:eastAsia="Calibri" w:hAnsi="Times New Roman" w:cs="Times New Roman"/>
            <w:color w:val="161719"/>
          </w:rPr>
          <w:delText>chatbot</w:delText>
        </w:r>
      </w:del>
      <w:ins w:id="2754" w:author="Zachary Cappella" w:date="2023-10-09T13:31:00Z">
        <w:r w:rsidR="00467DB0" w:rsidRPr="00035CEB">
          <w:rPr>
            <w:rFonts w:ascii="Times New Roman" w:eastAsia="Calibri" w:hAnsi="Times New Roman" w:cs="Times New Roman"/>
            <w:color w:val="161719"/>
          </w:rPr>
          <w:t>Virtual Assistant</w:t>
        </w:r>
      </w:ins>
      <w:r w:rsidRPr="00035CEB">
        <w:rPr>
          <w:rFonts w:ascii="Times New Roman" w:eastAsia="Calibri" w:hAnsi="Times New Roman" w:cs="Times New Roman"/>
          <w:color w:val="161719"/>
        </w:rPr>
        <w:t xml:space="preserve"> is also displayed on the screen, and the </w:t>
      </w:r>
      <w:del w:id="2755" w:author="Zachary Cappella" w:date="2023-10-09T13:31:00Z">
        <w:r w:rsidRPr="00035CEB" w:rsidDel="00467DB0">
          <w:rPr>
            <w:rFonts w:ascii="Times New Roman" w:eastAsia="Calibri" w:hAnsi="Times New Roman" w:cs="Times New Roman"/>
            <w:color w:val="161719"/>
          </w:rPr>
          <w:delText>chatbot</w:delText>
        </w:r>
      </w:del>
      <w:ins w:id="2756" w:author="Zachary Cappella" w:date="2023-10-09T13:31:00Z">
        <w:r w:rsidR="00467DB0" w:rsidRPr="00035CEB">
          <w:rPr>
            <w:rFonts w:ascii="Times New Roman" w:eastAsia="Calibri" w:hAnsi="Times New Roman" w:cs="Times New Roman"/>
            <w:color w:val="161719"/>
          </w:rPr>
          <w:t>Virtual Assistant</w:t>
        </w:r>
      </w:ins>
      <w:r w:rsidRPr="00035CEB">
        <w:rPr>
          <w:rFonts w:ascii="Times New Roman" w:eastAsia="Calibri" w:hAnsi="Times New Roman" w:cs="Times New Roman"/>
          <w:color w:val="161719"/>
        </w:rPr>
        <w:t xml:space="preserve"> will continue to answer the user's questions and requests until the user closes the application or navigates to a different screen.</w:t>
      </w:r>
    </w:p>
    <w:p w14:paraId="56AF9C38" w14:textId="418837B2" w:rsidR="364D337B" w:rsidRPr="00035CEB" w:rsidRDefault="364D337B">
      <w:pPr>
        <w:spacing w:line="360" w:lineRule="auto"/>
        <w:jc w:val="center"/>
        <w:rPr>
          <w:rFonts w:ascii="Times New Roman" w:hAnsi="Times New Roman" w:cs="Times New Roman"/>
        </w:rPr>
        <w:pPrChange w:id="2757" w:author="Zachary Cappella" w:date="2023-10-09T13:10:00Z">
          <w:pPr>
            <w:jc w:val="center"/>
          </w:pPr>
        </w:pPrChange>
      </w:pPr>
      <w:r w:rsidRPr="00035CEB">
        <w:rPr>
          <w:rFonts w:ascii="Times New Roman" w:hAnsi="Times New Roman" w:cs="Times New Roman"/>
          <w:noProof/>
          <w:rPrChange w:id="2758" w:author="Zachary Cappella" w:date="2023-10-23T16:02:00Z">
            <w:rPr>
              <w:noProof/>
            </w:rPr>
          </w:rPrChange>
        </w:rPr>
        <w:drawing>
          <wp:inline distT="0" distB="0" distL="0" distR="0" wp14:anchorId="13D56B83" wp14:editId="1E714969">
            <wp:extent cx="1836420" cy="3657600"/>
            <wp:effectExtent l="0" t="0" r="0" b="0"/>
            <wp:docPr id="1452900556" name="Picture 145290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900556"/>
                    <pic:cNvPicPr/>
                  </pic:nvPicPr>
                  <pic:blipFill>
                    <a:blip r:embed="rId28">
                      <a:extLst>
                        <a:ext uri="{28A0092B-C50C-407E-A947-70E740481C1C}">
                          <a14:useLocalDpi xmlns:a14="http://schemas.microsoft.com/office/drawing/2010/main" val="0"/>
                        </a:ext>
                      </a:extLst>
                    </a:blip>
                    <a:stretch>
                      <a:fillRect/>
                    </a:stretch>
                  </pic:blipFill>
                  <pic:spPr>
                    <a:xfrm>
                      <a:off x="0" y="0"/>
                      <a:ext cx="1836420" cy="3657600"/>
                    </a:xfrm>
                    <a:prstGeom prst="rect">
                      <a:avLst/>
                    </a:prstGeom>
                  </pic:spPr>
                </pic:pic>
              </a:graphicData>
            </a:graphic>
          </wp:inline>
        </w:drawing>
      </w:r>
    </w:p>
    <w:p w14:paraId="01D64601" w14:textId="01017190" w:rsidR="364D337B" w:rsidRPr="00035CEB" w:rsidRDefault="364D337B">
      <w:pPr>
        <w:spacing w:line="360" w:lineRule="auto"/>
        <w:jc w:val="center"/>
        <w:rPr>
          <w:rFonts w:ascii="Times New Roman" w:hAnsi="Times New Roman" w:cs="Times New Roman"/>
        </w:rPr>
        <w:pPrChange w:id="2759" w:author="Zachary Cappella" w:date="2023-10-09T13:10:00Z">
          <w:pPr>
            <w:jc w:val="center"/>
          </w:pPr>
        </w:pPrChange>
      </w:pPr>
      <w:r w:rsidRPr="00035CEB">
        <w:rPr>
          <w:rFonts w:ascii="Times New Roman" w:hAnsi="Times New Roman" w:cs="Times New Roman"/>
        </w:rPr>
        <w:t xml:space="preserve">Figure </w:t>
      </w:r>
      <w:r w:rsidR="69D2F40F" w:rsidRPr="00035CEB">
        <w:rPr>
          <w:rFonts w:ascii="Times New Roman" w:hAnsi="Times New Roman" w:cs="Times New Roman"/>
        </w:rPr>
        <w:t>9</w:t>
      </w:r>
      <w:r w:rsidRPr="00035CEB">
        <w:rPr>
          <w:rFonts w:ascii="Times New Roman" w:hAnsi="Times New Roman" w:cs="Times New Roman"/>
        </w:rPr>
        <w:t xml:space="preserve">: </w:t>
      </w:r>
      <w:del w:id="2760" w:author="Zachary Cappella" w:date="2023-10-09T13:31:00Z">
        <w:r w:rsidRPr="00035CEB" w:rsidDel="00467DB0">
          <w:rPr>
            <w:rFonts w:ascii="Times New Roman" w:hAnsi="Times New Roman" w:cs="Times New Roman"/>
          </w:rPr>
          <w:delText>Chatbot</w:delText>
        </w:r>
      </w:del>
      <w:ins w:id="2761" w:author="Zachary Cappella" w:date="2023-10-09T13:31:00Z">
        <w:r w:rsidR="00467DB0" w:rsidRPr="00035CEB">
          <w:rPr>
            <w:rFonts w:ascii="Times New Roman" w:hAnsi="Times New Roman" w:cs="Times New Roman"/>
          </w:rPr>
          <w:t>Virtual Assistant</w:t>
        </w:r>
      </w:ins>
      <w:r w:rsidRPr="00035CEB">
        <w:rPr>
          <w:rFonts w:ascii="Times New Roman" w:hAnsi="Times New Roman" w:cs="Times New Roman"/>
        </w:rPr>
        <w:t xml:space="preserve"> Screen</w:t>
      </w:r>
    </w:p>
    <w:p w14:paraId="172AE3C8" w14:textId="4EE3B03E" w:rsidR="3AFFFBD3" w:rsidRPr="00035CEB" w:rsidRDefault="427438E1">
      <w:pPr>
        <w:spacing w:line="360" w:lineRule="auto"/>
        <w:jc w:val="center"/>
        <w:rPr>
          <w:rFonts w:ascii="Times New Roman" w:hAnsi="Times New Roman" w:cs="Times New Roman"/>
        </w:rPr>
        <w:pPrChange w:id="2762" w:author="Zachary Cappella" w:date="2023-10-09T13:10:00Z">
          <w:pPr>
            <w:jc w:val="center"/>
          </w:pPr>
        </w:pPrChange>
      </w:pPr>
      <w:r w:rsidRPr="00035CEB">
        <w:rPr>
          <w:rFonts w:ascii="Times New Roman" w:hAnsi="Times New Roman" w:cs="Times New Roman"/>
          <w:noProof/>
          <w:rPrChange w:id="2763" w:author="Zachary Cappella" w:date="2023-10-23T16:02:00Z">
            <w:rPr>
              <w:noProof/>
            </w:rPr>
          </w:rPrChange>
        </w:rPr>
        <w:lastRenderedPageBreak/>
        <w:drawing>
          <wp:inline distT="0" distB="0" distL="0" distR="0" wp14:anchorId="66BF5F91" wp14:editId="4F0AB1BA">
            <wp:extent cx="1866900" cy="3657600"/>
            <wp:effectExtent l="0" t="0" r="0" b="0"/>
            <wp:docPr id="496126878" name="Picture 49612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126878"/>
                    <pic:cNvPicPr/>
                  </pic:nvPicPr>
                  <pic:blipFill>
                    <a:blip r:embed="rId29">
                      <a:extLst>
                        <a:ext uri="{28A0092B-C50C-407E-A947-70E740481C1C}">
                          <a14:useLocalDpi xmlns:a14="http://schemas.microsoft.com/office/drawing/2010/main" val="0"/>
                        </a:ext>
                      </a:extLst>
                    </a:blip>
                    <a:stretch>
                      <a:fillRect/>
                    </a:stretch>
                  </pic:blipFill>
                  <pic:spPr>
                    <a:xfrm>
                      <a:off x="0" y="0"/>
                      <a:ext cx="1866900" cy="3657600"/>
                    </a:xfrm>
                    <a:prstGeom prst="rect">
                      <a:avLst/>
                    </a:prstGeom>
                  </pic:spPr>
                </pic:pic>
              </a:graphicData>
            </a:graphic>
          </wp:inline>
        </w:drawing>
      </w:r>
    </w:p>
    <w:p w14:paraId="22504499" w14:textId="350CB442" w:rsidR="427438E1" w:rsidRPr="00035CEB" w:rsidRDefault="427438E1">
      <w:pPr>
        <w:spacing w:line="360" w:lineRule="auto"/>
        <w:jc w:val="center"/>
        <w:rPr>
          <w:rFonts w:ascii="Times New Roman" w:hAnsi="Times New Roman" w:cs="Times New Roman"/>
        </w:rPr>
        <w:pPrChange w:id="2764" w:author="Zachary Cappella" w:date="2023-10-09T13:10:00Z">
          <w:pPr>
            <w:jc w:val="center"/>
          </w:pPr>
        </w:pPrChange>
      </w:pPr>
      <w:r w:rsidRPr="00035CEB">
        <w:rPr>
          <w:rFonts w:ascii="Times New Roman" w:hAnsi="Times New Roman" w:cs="Times New Roman"/>
        </w:rPr>
        <w:t xml:space="preserve">Figure </w:t>
      </w:r>
      <w:r w:rsidR="21A2362D" w:rsidRPr="00035CEB">
        <w:rPr>
          <w:rFonts w:ascii="Times New Roman" w:hAnsi="Times New Roman" w:cs="Times New Roman"/>
        </w:rPr>
        <w:t>10</w:t>
      </w:r>
      <w:r w:rsidRPr="00035CEB">
        <w:rPr>
          <w:rFonts w:ascii="Times New Roman" w:hAnsi="Times New Roman" w:cs="Times New Roman"/>
        </w:rPr>
        <w:t xml:space="preserve">: </w:t>
      </w:r>
      <w:del w:id="2765" w:author="Zachary Cappella" w:date="2023-10-09T13:31:00Z">
        <w:r w:rsidRPr="00035CEB" w:rsidDel="00467DB0">
          <w:rPr>
            <w:rFonts w:ascii="Times New Roman" w:hAnsi="Times New Roman" w:cs="Times New Roman"/>
          </w:rPr>
          <w:delText>Chatbot</w:delText>
        </w:r>
      </w:del>
      <w:ins w:id="2766" w:author="Zachary Cappella" w:date="2023-10-09T13:31:00Z">
        <w:r w:rsidR="00467DB0" w:rsidRPr="00035CEB">
          <w:rPr>
            <w:rFonts w:ascii="Times New Roman" w:hAnsi="Times New Roman" w:cs="Times New Roman"/>
          </w:rPr>
          <w:t>Virtual Assistant</w:t>
        </w:r>
      </w:ins>
      <w:r w:rsidRPr="00035CEB">
        <w:rPr>
          <w:rFonts w:ascii="Times New Roman" w:hAnsi="Times New Roman" w:cs="Times New Roman"/>
        </w:rPr>
        <w:t xml:space="preserve"> Active Listening</w:t>
      </w:r>
    </w:p>
    <w:p w14:paraId="035EE999" w14:textId="44C1E937" w:rsidR="427438E1" w:rsidRPr="00035CEB" w:rsidRDefault="427438E1">
      <w:pPr>
        <w:spacing w:line="360" w:lineRule="auto"/>
        <w:jc w:val="center"/>
        <w:rPr>
          <w:rFonts w:ascii="Times New Roman" w:hAnsi="Times New Roman" w:cs="Times New Roman"/>
        </w:rPr>
        <w:pPrChange w:id="2767" w:author="Zachary Cappella" w:date="2023-10-09T13:10:00Z">
          <w:pPr>
            <w:jc w:val="center"/>
          </w:pPr>
        </w:pPrChange>
      </w:pPr>
      <w:r w:rsidRPr="00035CEB">
        <w:rPr>
          <w:rFonts w:ascii="Times New Roman" w:hAnsi="Times New Roman" w:cs="Times New Roman"/>
          <w:noProof/>
          <w:rPrChange w:id="2768" w:author="Zachary Cappella" w:date="2023-10-23T16:02:00Z">
            <w:rPr>
              <w:noProof/>
            </w:rPr>
          </w:rPrChange>
        </w:rPr>
        <w:drawing>
          <wp:inline distT="0" distB="0" distL="0" distR="0" wp14:anchorId="30831345" wp14:editId="004D2A0A">
            <wp:extent cx="1859280" cy="3657600"/>
            <wp:effectExtent l="0" t="0" r="0" b="0"/>
            <wp:docPr id="510871334" name="Picture 51087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871334"/>
                    <pic:cNvPicPr/>
                  </pic:nvPicPr>
                  <pic:blipFill>
                    <a:blip r:embed="rId30">
                      <a:extLst>
                        <a:ext uri="{28A0092B-C50C-407E-A947-70E740481C1C}">
                          <a14:useLocalDpi xmlns:a14="http://schemas.microsoft.com/office/drawing/2010/main" val="0"/>
                        </a:ext>
                      </a:extLst>
                    </a:blip>
                    <a:stretch>
                      <a:fillRect/>
                    </a:stretch>
                  </pic:blipFill>
                  <pic:spPr>
                    <a:xfrm>
                      <a:off x="0" y="0"/>
                      <a:ext cx="1859280" cy="3657600"/>
                    </a:xfrm>
                    <a:prstGeom prst="rect">
                      <a:avLst/>
                    </a:prstGeom>
                  </pic:spPr>
                </pic:pic>
              </a:graphicData>
            </a:graphic>
          </wp:inline>
        </w:drawing>
      </w:r>
    </w:p>
    <w:p w14:paraId="57F6D164" w14:textId="2AE0515E" w:rsidR="427438E1" w:rsidRPr="00035CEB" w:rsidRDefault="427438E1">
      <w:pPr>
        <w:spacing w:line="360" w:lineRule="auto"/>
        <w:jc w:val="center"/>
        <w:rPr>
          <w:rFonts w:ascii="Times New Roman" w:hAnsi="Times New Roman" w:cs="Times New Roman"/>
        </w:rPr>
        <w:pPrChange w:id="2769" w:author="Zachary Cappella" w:date="2023-10-09T13:10:00Z">
          <w:pPr>
            <w:jc w:val="center"/>
          </w:pPr>
        </w:pPrChange>
      </w:pPr>
      <w:r w:rsidRPr="00035CEB">
        <w:rPr>
          <w:rFonts w:ascii="Times New Roman" w:hAnsi="Times New Roman" w:cs="Times New Roman"/>
        </w:rPr>
        <w:lastRenderedPageBreak/>
        <w:t xml:space="preserve">Figure </w:t>
      </w:r>
      <w:r w:rsidR="729D4A4E" w:rsidRPr="00035CEB">
        <w:rPr>
          <w:rFonts w:ascii="Times New Roman" w:hAnsi="Times New Roman" w:cs="Times New Roman"/>
        </w:rPr>
        <w:t>11</w:t>
      </w:r>
      <w:r w:rsidRPr="00035CEB">
        <w:rPr>
          <w:rFonts w:ascii="Times New Roman" w:hAnsi="Times New Roman" w:cs="Times New Roman"/>
        </w:rPr>
        <w:t xml:space="preserve">: </w:t>
      </w:r>
      <w:del w:id="2770" w:author="Zachary Cappella" w:date="2023-10-09T13:31:00Z">
        <w:r w:rsidRPr="00035CEB" w:rsidDel="00467DB0">
          <w:rPr>
            <w:rFonts w:ascii="Times New Roman" w:hAnsi="Times New Roman" w:cs="Times New Roman"/>
          </w:rPr>
          <w:delText>Chatbot</w:delText>
        </w:r>
      </w:del>
      <w:ins w:id="2771" w:author="Zachary Cappella" w:date="2023-10-09T13:31:00Z">
        <w:r w:rsidR="00467DB0" w:rsidRPr="00035CEB">
          <w:rPr>
            <w:rFonts w:ascii="Times New Roman" w:hAnsi="Times New Roman" w:cs="Times New Roman"/>
          </w:rPr>
          <w:t>Virtual Assistant</w:t>
        </w:r>
      </w:ins>
      <w:r w:rsidRPr="00035CEB">
        <w:rPr>
          <w:rFonts w:ascii="Times New Roman" w:hAnsi="Times New Roman" w:cs="Times New Roman"/>
        </w:rPr>
        <w:t xml:space="preserve"> Textbox</w:t>
      </w:r>
    </w:p>
    <w:p w14:paraId="3B7591A0" w14:textId="190B6E40" w:rsidR="364D337B" w:rsidRPr="00035CEB" w:rsidRDefault="364D337B">
      <w:pPr>
        <w:pStyle w:val="Heading3"/>
        <w:spacing w:line="360" w:lineRule="auto"/>
        <w:rPr>
          <w:rStyle w:val="eop"/>
          <w:rFonts w:ascii="Times New Roman" w:eastAsiaTheme="minorHAnsi" w:hAnsi="Times New Roman" w:cs="Times New Roman"/>
          <w:b w:val="0"/>
          <w:bCs w:val="0"/>
          <w:sz w:val="22"/>
          <w:szCs w:val="22"/>
        </w:rPr>
        <w:pPrChange w:id="2772" w:author="Zachary Cappella" w:date="2023-10-09T13:10:00Z">
          <w:pPr>
            <w:pStyle w:val="Heading3"/>
          </w:pPr>
        </w:pPrChange>
      </w:pPr>
      <w:bookmarkStart w:id="2773" w:name="_Toc149373370"/>
      <w:r w:rsidRPr="00035CEB">
        <w:rPr>
          <w:rFonts w:ascii="Times New Roman" w:hAnsi="Times New Roman" w:cs="Times New Roman"/>
        </w:rPr>
        <w:t xml:space="preserve">6.3.5: Record </w:t>
      </w:r>
      <w:r w:rsidR="1D5633BF" w:rsidRPr="00035CEB">
        <w:rPr>
          <w:rFonts w:ascii="Times New Roman" w:hAnsi="Times New Roman" w:cs="Times New Roman"/>
        </w:rPr>
        <w:t>A</w:t>
      </w:r>
      <w:r w:rsidRPr="00035CEB">
        <w:rPr>
          <w:rFonts w:ascii="Times New Roman" w:hAnsi="Times New Roman" w:cs="Times New Roman"/>
        </w:rPr>
        <w:t xml:space="preserve">udio </w:t>
      </w:r>
      <w:r w:rsidR="46A16C89" w:rsidRPr="00035CEB">
        <w:rPr>
          <w:rFonts w:ascii="Times New Roman" w:hAnsi="Times New Roman" w:cs="Times New Roman"/>
        </w:rPr>
        <w:t>I</w:t>
      </w:r>
      <w:r w:rsidRPr="00035CEB">
        <w:rPr>
          <w:rFonts w:ascii="Times New Roman" w:hAnsi="Times New Roman" w:cs="Times New Roman"/>
        </w:rPr>
        <w:t xml:space="preserve">nterface </w:t>
      </w:r>
      <w:r w:rsidR="1CF7876C" w:rsidRPr="00035CEB">
        <w:rPr>
          <w:rFonts w:ascii="Times New Roman" w:hAnsi="Times New Roman" w:cs="Times New Roman"/>
        </w:rPr>
        <w:t>S</w:t>
      </w:r>
      <w:r w:rsidRPr="00035CEB">
        <w:rPr>
          <w:rFonts w:ascii="Times New Roman" w:hAnsi="Times New Roman" w:cs="Times New Roman"/>
        </w:rPr>
        <w:t>creens</w:t>
      </w:r>
      <w:bookmarkEnd w:id="2773"/>
      <w:r w:rsidRPr="00035CEB">
        <w:rPr>
          <w:rFonts w:ascii="Times New Roman" w:hAnsi="Times New Roman" w:cs="Times New Roman"/>
        </w:rPr>
        <w:t xml:space="preserve">   </w:t>
      </w:r>
    </w:p>
    <w:p w14:paraId="0C8E6399" w14:textId="77777777" w:rsidR="00635D7E" w:rsidRPr="00035CEB" w:rsidRDefault="00635D7E" w:rsidP="008F037A">
      <w:pPr>
        <w:spacing w:line="360" w:lineRule="auto"/>
        <w:rPr>
          <w:rFonts w:ascii="Times New Roman" w:eastAsia="Times New Roman" w:hAnsi="Times New Roman" w:cs="Times New Roman"/>
        </w:rPr>
      </w:pPr>
    </w:p>
    <w:p w14:paraId="12A9520F" w14:textId="2AA8264A" w:rsidR="0CD8C596" w:rsidRPr="00035CEB" w:rsidRDefault="007359F5" w:rsidP="008F037A">
      <w:pPr>
        <w:spacing w:line="360" w:lineRule="auto"/>
        <w:ind w:firstLine="720"/>
        <w:rPr>
          <w:rFonts w:ascii="Times New Roman" w:eastAsia="Times New Roman" w:hAnsi="Times New Roman" w:cs="Times New Roman"/>
        </w:rPr>
      </w:pPr>
      <w:r w:rsidRPr="00035CEB">
        <w:rPr>
          <w:rFonts w:ascii="Times New Roman" w:eastAsia="Times New Roman" w:hAnsi="Times New Roman" w:cs="Times New Roman"/>
        </w:rPr>
        <w:t>T</w:t>
      </w:r>
      <w:r w:rsidR="0CD8C596" w:rsidRPr="00035CEB">
        <w:rPr>
          <w:rFonts w:ascii="Times New Roman" w:eastAsia="Times New Roman" w:hAnsi="Times New Roman" w:cs="Times New Roman"/>
        </w:rPr>
        <w:t xml:space="preserve">he Record Audio screen, Figure </w:t>
      </w:r>
      <w:r w:rsidR="3CFCD42B" w:rsidRPr="00035CEB">
        <w:rPr>
          <w:rFonts w:ascii="Times New Roman" w:eastAsia="Times New Roman" w:hAnsi="Times New Roman" w:cs="Times New Roman"/>
        </w:rPr>
        <w:t>12</w:t>
      </w:r>
      <w:r w:rsidRPr="00035CEB">
        <w:rPr>
          <w:rFonts w:ascii="Times New Roman" w:eastAsia="Times New Roman" w:hAnsi="Times New Roman" w:cs="Times New Roman"/>
        </w:rPr>
        <w:t>,</w:t>
      </w:r>
      <w:r w:rsidR="0CD8C596" w:rsidRPr="00035CEB">
        <w:rPr>
          <w:rFonts w:ascii="Times New Roman" w:eastAsia="Times New Roman" w:hAnsi="Times New Roman" w:cs="Times New Roman"/>
        </w:rPr>
        <w:t xml:space="preserve"> shall display a circular button at the center of the screen that the user can tap to initiate the recording process. The screen shall also feature a timer that displays the length of the recording, starting at 00:00:00. During the recording process, Figure </w:t>
      </w:r>
      <w:r w:rsidR="1954227B" w:rsidRPr="00035CEB">
        <w:rPr>
          <w:rFonts w:ascii="Times New Roman" w:eastAsia="Times New Roman" w:hAnsi="Times New Roman" w:cs="Times New Roman"/>
        </w:rPr>
        <w:t>13</w:t>
      </w:r>
      <w:r w:rsidR="0CD8C596" w:rsidRPr="00035CEB">
        <w:rPr>
          <w:rFonts w:ascii="Times New Roman" w:eastAsia="Times New Roman" w:hAnsi="Times New Roman" w:cs="Times New Roman"/>
        </w:rPr>
        <w:t xml:space="preserve"> shall display a square-shaped button that replaces the circular button, indicating that the recording is in progress. The timer shall begin counting up, indicating the duration of the recording, and a "Stop" button shall be displayed to allow users to end the recording at any time. Once the recording is stopped, Figure </w:t>
      </w:r>
      <w:r w:rsidR="3DA24301" w:rsidRPr="00035CEB">
        <w:rPr>
          <w:rFonts w:ascii="Times New Roman" w:eastAsia="Times New Roman" w:hAnsi="Times New Roman" w:cs="Times New Roman"/>
        </w:rPr>
        <w:t>14</w:t>
      </w:r>
      <w:r w:rsidR="0CD8C596" w:rsidRPr="00035CEB">
        <w:rPr>
          <w:rFonts w:ascii="Times New Roman" w:eastAsia="Times New Roman" w:hAnsi="Times New Roman" w:cs="Times New Roman"/>
        </w:rPr>
        <w:t xml:space="preserve"> shall display a preview of the recorded audio file, and two buttons shall be displayed at the bottom of the screen. A "Save" button shall be present to allow users to save the recorded audio file to the device's storage, and a "Cancel" button shall be present to discard the recording and return to the Record Audio screen.</w:t>
      </w:r>
    </w:p>
    <w:p w14:paraId="579D1D1A" w14:textId="4766E6DE" w:rsidR="364D337B" w:rsidRPr="00035CEB" w:rsidRDefault="364D337B">
      <w:pPr>
        <w:spacing w:line="360" w:lineRule="auto"/>
        <w:jc w:val="center"/>
        <w:rPr>
          <w:rFonts w:ascii="Times New Roman" w:hAnsi="Times New Roman" w:cs="Times New Roman"/>
        </w:rPr>
        <w:pPrChange w:id="2774" w:author="Zachary Cappella" w:date="2023-10-09T13:10:00Z">
          <w:pPr>
            <w:jc w:val="center"/>
          </w:pPr>
        </w:pPrChange>
      </w:pPr>
      <w:r w:rsidRPr="00035CEB">
        <w:rPr>
          <w:rFonts w:ascii="Times New Roman" w:hAnsi="Times New Roman" w:cs="Times New Roman"/>
          <w:noProof/>
          <w:rPrChange w:id="2775" w:author="Zachary Cappella" w:date="2023-10-23T16:02:00Z">
            <w:rPr>
              <w:noProof/>
            </w:rPr>
          </w:rPrChange>
        </w:rPr>
        <w:drawing>
          <wp:inline distT="0" distB="0" distL="0" distR="0" wp14:anchorId="16798C6C" wp14:editId="5AAA6012">
            <wp:extent cx="1882140" cy="3657600"/>
            <wp:effectExtent l="0" t="0" r="0" b="0"/>
            <wp:docPr id="1930032080" name="Picture 193003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032080"/>
                    <pic:cNvPicPr/>
                  </pic:nvPicPr>
                  <pic:blipFill>
                    <a:blip r:embed="rId31">
                      <a:extLst>
                        <a:ext uri="{28A0092B-C50C-407E-A947-70E740481C1C}">
                          <a14:useLocalDpi xmlns:a14="http://schemas.microsoft.com/office/drawing/2010/main" val="0"/>
                        </a:ext>
                      </a:extLst>
                    </a:blip>
                    <a:stretch>
                      <a:fillRect/>
                    </a:stretch>
                  </pic:blipFill>
                  <pic:spPr>
                    <a:xfrm>
                      <a:off x="0" y="0"/>
                      <a:ext cx="1882140" cy="3657600"/>
                    </a:xfrm>
                    <a:prstGeom prst="rect">
                      <a:avLst/>
                    </a:prstGeom>
                  </pic:spPr>
                </pic:pic>
              </a:graphicData>
            </a:graphic>
          </wp:inline>
        </w:drawing>
      </w:r>
    </w:p>
    <w:p w14:paraId="25299775" w14:textId="638111C1" w:rsidR="33E0A397" w:rsidRPr="00035CEB" w:rsidRDefault="625C43E8">
      <w:pPr>
        <w:spacing w:line="360" w:lineRule="auto"/>
        <w:jc w:val="center"/>
        <w:rPr>
          <w:rFonts w:ascii="Times New Roman" w:hAnsi="Times New Roman" w:cs="Times New Roman"/>
        </w:rPr>
        <w:pPrChange w:id="2776" w:author="Zachary Cappella" w:date="2023-10-09T13:10:00Z">
          <w:pPr>
            <w:jc w:val="center"/>
          </w:pPr>
        </w:pPrChange>
      </w:pPr>
      <w:r w:rsidRPr="00035CEB">
        <w:rPr>
          <w:rFonts w:ascii="Times New Roman" w:hAnsi="Times New Roman" w:cs="Times New Roman"/>
        </w:rPr>
        <w:t xml:space="preserve">Figure </w:t>
      </w:r>
      <w:r w:rsidR="6984CB18" w:rsidRPr="00035CEB">
        <w:rPr>
          <w:rFonts w:ascii="Times New Roman" w:hAnsi="Times New Roman" w:cs="Times New Roman"/>
        </w:rPr>
        <w:t>12</w:t>
      </w:r>
      <w:r w:rsidRPr="00035CEB">
        <w:rPr>
          <w:rFonts w:ascii="Times New Roman" w:hAnsi="Times New Roman" w:cs="Times New Roman"/>
        </w:rPr>
        <w:t>: Audio Screen</w:t>
      </w:r>
    </w:p>
    <w:p w14:paraId="0744729A" w14:textId="154B8125" w:rsidR="364D337B" w:rsidRPr="00035CEB" w:rsidRDefault="364D337B">
      <w:pPr>
        <w:spacing w:line="360" w:lineRule="auto"/>
        <w:jc w:val="center"/>
        <w:rPr>
          <w:rFonts w:ascii="Times New Roman" w:hAnsi="Times New Roman" w:cs="Times New Roman"/>
        </w:rPr>
        <w:pPrChange w:id="2777" w:author="Zachary Cappella" w:date="2023-10-09T13:10:00Z">
          <w:pPr>
            <w:jc w:val="center"/>
          </w:pPr>
        </w:pPrChange>
      </w:pPr>
      <w:r w:rsidRPr="00035CEB">
        <w:rPr>
          <w:rFonts w:ascii="Times New Roman" w:hAnsi="Times New Roman" w:cs="Times New Roman"/>
          <w:noProof/>
          <w:rPrChange w:id="2778" w:author="Zachary Cappella" w:date="2023-10-23T16:02:00Z">
            <w:rPr>
              <w:noProof/>
            </w:rPr>
          </w:rPrChange>
        </w:rPr>
        <w:lastRenderedPageBreak/>
        <w:drawing>
          <wp:inline distT="0" distB="0" distL="0" distR="0" wp14:anchorId="6F296E64" wp14:editId="1A516B0F">
            <wp:extent cx="1821180" cy="3657600"/>
            <wp:effectExtent l="0" t="0" r="0" b="0"/>
            <wp:docPr id="547786123" name="Picture 547786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786123"/>
                    <pic:cNvPicPr/>
                  </pic:nvPicPr>
                  <pic:blipFill>
                    <a:blip r:embed="rId32">
                      <a:extLst>
                        <a:ext uri="{28A0092B-C50C-407E-A947-70E740481C1C}">
                          <a14:useLocalDpi xmlns:a14="http://schemas.microsoft.com/office/drawing/2010/main" val="0"/>
                        </a:ext>
                      </a:extLst>
                    </a:blip>
                    <a:stretch>
                      <a:fillRect/>
                    </a:stretch>
                  </pic:blipFill>
                  <pic:spPr>
                    <a:xfrm>
                      <a:off x="0" y="0"/>
                      <a:ext cx="1821180" cy="3657600"/>
                    </a:xfrm>
                    <a:prstGeom prst="rect">
                      <a:avLst/>
                    </a:prstGeom>
                  </pic:spPr>
                </pic:pic>
              </a:graphicData>
            </a:graphic>
          </wp:inline>
        </w:drawing>
      </w:r>
    </w:p>
    <w:p w14:paraId="1913DBD9" w14:textId="3F7025B0" w:rsidR="436B54BC" w:rsidRPr="00035CEB" w:rsidRDefault="436B54BC">
      <w:pPr>
        <w:spacing w:line="360" w:lineRule="auto"/>
        <w:jc w:val="center"/>
        <w:rPr>
          <w:rFonts w:ascii="Times New Roman" w:hAnsi="Times New Roman" w:cs="Times New Roman"/>
        </w:rPr>
        <w:pPrChange w:id="2779" w:author="Zachary Cappella" w:date="2023-10-09T13:10:00Z">
          <w:pPr>
            <w:jc w:val="center"/>
          </w:pPr>
        </w:pPrChange>
      </w:pPr>
      <w:r w:rsidRPr="00035CEB">
        <w:rPr>
          <w:rFonts w:ascii="Times New Roman" w:hAnsi="Times New Roman" w:cs="Times New Roman"/>
        </w:rPr>
        <w:t xml:space="preserve">Figure </w:t>
      </w:r>
      <w:r w:rsidR="49523061" w:rsidRPr="00035CEB">
        <w:rPr>
          <w:rFonts w:ascii="Times New Roman" w:hAnsi="Times New Roman" w:cs="Times New Roman"/>
        </w:rPr>
        <w:t>13</w:t>
      </w:r>
      <w:r w:rsidRPr="00035CEB">
        <w:rPr>
          <w:rFonts w:ascii="Times New Roman" w:hAnsi="Times New Roman" w:cs="Times New Roman"/>
        </w:rPr>
        <w:t>: Audio InProgress Screen</w:t>
      </w:r>
    </w:p>
    <w:p w14:paraId="29B68232" w14:textId="4330D71D" w:rsidR="364D337B" w:rsidRPr="00035CEB" w:rsidRDefault="364D337B">
      <w:pPr>
        <w:spacing w:line="360" w:lineRule="auto"/>
        <w:jc w:val="center"/>
        <w:rPr>
          <w:rFonts w:ascii="Times New Roman" w:hAnsi="Times New Roman" w:cs="Times New Roman"/>
        </w:rPr>
        <w:pPrChange w:id="2780" w:author="Zachary Cappella" w:date="2023-10-09T13:10:00Z">
          <w:pPr>
            <w:jc w:val="center"/>
          </w:pPr>
        </w:pPrChange>
      </w:pPr>
      <w:r w:rsidRPr="00035CEB">
        <w:rPr>
          <w:rFonts w:ascii="Times New Roman" w:hAnsi="Times New Roman" w:cs="Times New Roman"/>
          <w:noProof/>
          <w:rPrChange w:id="2781" w:author="Zachary Cappella" w:date="2023-10-23T16:02:00Z">
            <w:rPr>
              <w:noProof/>
            </w:rPr>
          </w:rPrChange>
        </w:rPr>
        <w:drawing>
          <wp:inline distT="0" distB="0" distL="0" distR="0" wp14:anchorId="7DCB70F0" wp14:editId="18EF488E">
            <wp:extent cx="1859280" cy="3657600"/>
            <wp:effectExtent l="0" t="0" r="0" b="0"/>
            <wp:docPr id="683211442" name="Picture 6832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211442"/>
                    <pic:cNvPicPr/>
                  </pic:nvPicPr>
                  <pic:blipFill>
                    <a:blip r:embed="rId33">
                      <a:extLst>
                        <a:ext uri="{28A0092B-C50C-407E-A947-70E740481C1C}">
                          <a14:useLocalDpi xmlns:a14="http://schemas.microsoft.com/office/drawing/2010/main" val="0"/>
                        </a:ext>
                      </a:extLst>
                    </a:blip>
                    <a:stretch>
                      <a:fillRect/>
                    </a:stretch>
                  </pic:blipFill>
                  <pic:spPr>
                    <a:xfrm>
                      <a:off x="0" y="0"/>
                      <a:ext cx="1859280" cy="3657600"/>
                    </a:xfrm>
                    <a:prstGeom prst="rect">
                      <a:avLst/>
                    </a:prstGeom>
                  </pic:spPr>
                </pic:pic>
              </a:graphicData>
            </a:graphic>
          </wp:inline>
        </w:drawing>
      </w:r>
    </w:p>
    <w:p w14:paraId="4FE55EF4" w14:textId="0F03D9FF" w:rsidR="364A939C" w:rsidRPr="00035CEB" w:rsidRDefault="364A939C">
      <w:pPr>
        <w:spacing w:line="360" w:lineRule="auto"/>
        <w:jc w:val="center"/>
        <w:rPr>
          <w:rFonts w:ascii="Times New Roman" w:hAnsi="Times New Roman" w:cs="Times New Roman"/>
        </w:rPr>
        <w:pPrChange w:id="2782" w:author="Zachary Cappella" w:date="2023-10-09T13:10:00Z">
          <w:pPr>
            <w:jc w:val="center"/>
          </w:pPr>
        </w:pPrChange>
      </w:pPr>
      <w:r w:rsidRPr="00035CEB">
        <w:rPr>
          <w:rFonts w:ascii="Times New Roman" w:hAnsi="Times New Roman" w:cs="Times New Roman"/>
        </w:rPr>
        <w:lastRenderedPageBreak/>
        <w:t xml:space="preserve">Figure </w:t>
      </w:r>
      <w:r w:rsidR="4093BF68" w:rsidRPr="00035CEB">
        <w:rPr>
          <w:rFonts w:ascii="Times New Roman" w:hAnsi="Times New Roman" w:cs="Times New Roman"/>
        </w:rPr>
        <w:t>14</w:t>
      </w:r>
      <w:r w:rsidRPr="00035CEB">
        <w:rPr>
          <w:rFonts w:ascii="Times New Roman" w:hAnsi="Times New Roman" w:cs="Times New Roman"/>
        </w:rPr>
        <w:t>: Save or Cancel Audio Screen</w:t>
      </w:r>
    </w:p>
    <w:p w14:paraId="0F7CD3C9" w14:textId="54B20E54" w:rsidR="112423E5" w:rsidRPr="00035CEB" w:rsidRDefault="112423E5">
      <w:pPr>
        <w:spacing w:line="360" w:lineRule="auto"/>
        <w:jc w:val="center"/>
        <w:rPr>
          <w:rFonts w:ascii="Times New Roman" w:hAnsi="Times New Roman" w:cs="Times New Roman"/>
        </w:rPr>
        <w:pPrChange w:id="2783" w:author="Zachary Cappella" w:date="2023-10-09T13:10:00Z">
          <w:pPr>
            <w:jc w:val="center"/>
          </w:pPr>
        </w:pPrChange>
      </w:pPr>
    </w:p>
    <w:p w14:paraId="216EE9A7" w14:textId="3133D8FD" w:rsidR="364D337B" w:rsidRPr="00035CEB" w:rsidRDefault="364D337B">
      <w:pPr>
        <w:pStyle w:val="Heading3"/>
        <w:spacing w:line="360" w:lineRule="auto"/>
        <w:rPr>
          <w:rStyle w:val="eop"/>
          <w:rFonts w:ascii="Times New Roman" w:eastAsiaTheme="minorHAnsi" w:hAnsi="Times New Roman" w:cs="Times New Roman"/>
          <w:b w:val="0"/>
          <w:bCs w:val="0"/>
          <w:sz w:val="22"/>
          <w:szCs w:val="22"/>
        </w:rPr>
        <w:pPrChange w:id="2784" w:author="Zachary Cappella" w:date="2023-10-09T13:10:00Z">
          <w:pPr>
            <w:pStyle w:val="Heading3"/>
          </w:pPr>
        </w:pPrChange>
      </w:pPr>
      <w:bookmarkStart w:id="2785" w:name="_Toc149373371"/>
      <w:r w:rsidRPr="00035CEB">
        <w:rPr>
          <w:rFonts w:ascii="Times New Roman" w:hAnsi="Times New Roman" w:cs="Times New Roman"/>
        </w:rPr>
        <w:t xml:space="preserve">6.3.6: Search </w:t>
      </w:r>
      <w:r w:rsidR="58805A4F" w:rsidRPr="00035CEB">
        <w:rPr>
          <w:rFonts w:ascii="Times New Roman" w:hAnsi="Times New Roman" w:cs="Times New Roman"/>
        </w:rPr>
        <w:t>I</w:t>
      </w:r>
      <w:r w:rsidRPr="00035CEB">
        <w:rPr>
          <w:rFonts w:ascii="Times New Roman" w:hAnsi="Times New Roman" w:cs="Times New Roman"/>
        </w:rPr>
        <w:t xml:space="preserve">nterface </w:t>
      </w:r>
      <w:r w:rsidR="20AFC4BF" w:rsidRPr="00035CEB">
        <w:rPr>
          <w:rFonts w:ascii="Times New Roman" w:hAnsi="Times New Roman" w:cs="Times New Roman"/>
        </w:rPr>
        <w:t>S</w:t>
      </w:r>
      <w:r w:rsidRPr="00035CEB">
        <w:rPr>
          <w:rFonts w:ascii="Times New Roman" w:hAnsi="Times New Roman" w:cs="Times New Roman"/>
        </w:rPr>
        <w:t>creen</w:t>
      </w:r>
      <w:bookmarkEnd w:id="2785"/>
      <w:r w:rsidRPr="00035CEB">
        <w:rPr>
          <w:rFonts w:ascii="Times New Roman" w:hAnsi="Times New Roman" w:cs="Times New Roman"/>
        </w:rPr>
        <w:t xml:space="preserve">  </w:t>
      </w:r>
    </w:p>
    <w:p w14:paraId="7157791E" w14:textId="7683FC79" w:rsidR="1A7C219A" w:rsidRPr="00035CEB" w:rsidRDefault="1A7C219A">
      <w:pPr>
        <w:spacing w:line="360" w:lineRule="auto"/>
        <w:rPr>
          <w:rFonts w:ascii="Times New Roman" w:hAnsi="Times New Roman" w:cs="Times New Roman"/>
          <w:rPrChange w:id="2786" w:author="Zachary Cappella" w:date="2023-10-23T16:02:00Z">
            <w:rPr/>
          </w:rPrChange>
        </w:rPr>
        <w:pPrChange w:id="2787" w:author="Zachary Cappella" w:date="2023-10-09T13:10:00Z">
          <w:pPr/>
        </w:pPrChange>
      </w:pPr>
    </w:p>
    <w:p w14:paraId="01E6AFDC" w14:textId="38938427" w:rsidR="22FDBA7A" w:rsidRPr="00035CEB" w:rsidRDefault="22FDBA7A" w:rsidP="008F037A">
      <w:pPr>
        <w:spacing w:line="360" w:lineRule="auto"/>
        <w:ind w:firstLine="720"/>
        <w:rPr>
          <w:rFonts w:ascii="Times New Roman" w:eastAsia="Times New Roman" w:hAnsi="Times New Roman" w:cs="Times New Roman"/>
        </w:rPr>
      </w:pPr>
      <w:r w:rsidRPr="00035CEB">
        <w:rPr>
          <w:rFonts w:ascii="Times New Roman" w:eastAsia="Times New Roman" w:hAnsi="Times New Roman" w:cs="Times New Roman"/>
          <w:color w:val="161719"/>
        </w:rPr>
        <w:t>The Search screen features shall have one text field to allow users to enter a keyword or phrase to search for specific content. The user can input their search content either by speaking through their phone's microphone or typing into a text box. The microphone button shall be present on the keyboard to allow users to switch between the typing and speaking input modes.</w:t>
      </w:r>
    </w:p>
    <w:p w14:paraId="13E6DBDF" w14:textId="0A585A14" w:rsidR="364D337B" w:rsidRPr="00035CEB" w:rsidRDefault="364D337B">
      <w:pPr>
        <w:spacing w:line="360" w:lineRule="auto"/>
        <w:jc w:val="center"/>
        <w:rPr>
          <w:rFonts w:ascii="Times New Roman" w:hAnsi="Times New Roman" w:cs="Times New Roman"/>
        </w:rPr>
        <w:pPrChange w:id="2788" w:author="Zachary Cappella" w:date="2023-10-09T13:10:00Z">
          <w:pPr>
            <w:jc w:val="center"/>
          </w:pPr>
        </w:pPrChange>
      </w:pPr>
      <w:r w:rsidRPr="00035CEB">
        <w:rPr>
          <w:rFonts w:ascii="Times New Roman" w:hAnsi="Times New Roman" w:cs="Times New Roman"/>
          <w:noProof/>
          <w:rPrChange w:id="2789" w:author="Zachary Cappella" w:date="2023-10-23T16:02:00Z">
            <w:rPr>
              <w:noProof/>
            </w:rPr>
          </w:rPrChange>
        </w:rPr>
        <w:drawing>
          <wp:inline distT="0" distB="0" distL="0" distR="0" wp14:anchorId="5A25A20E" wp14:editId="2DAD73DA">
            <wp:extent cx="1958340" cy="3657600"/>
            <wp:effectExtent l="0" t="0" r="0" b="0"/>
            <wp:docPr id="1440971022" name="Picture 144097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971022"/>
                    <pic:cNvPicPr/>
                  </pic:nvPicPr>
                  <pic:blipFill>
                    <a:blip r:embed="rId34">
                      <a:extLst>
                        <a:ext uri="{28A0092B-C50C-407E-A947-70E740481C1C}">
                          <a14:useLocalDpi xmlns:a14="http://schemas.microsoft.com/office/drawing/2010/main" val="0"/>
                        </a:ext>
                      </a:extLst>
                    </a:blip>
                    <a:stretch>
                      <a:fillRect/>
                    </a:stretch>
                  </pic:blipFill>
                  <pic:spPr>
                    <a:xfrm>
                      <a:off x="0" y="0"/>
                      <a:ext cx="1958340" cy="3657600"/>
                    </a:xfrm>
                    <a:prstGeom prst="rect">
                      <a:avLst/>
                    </a:prstGeom>
                  </pic:spPr>
                </pic:pic>
              </a:graphicData>
            </a:graphic>
          </wp:inline>
        </w:drawing>
      </w:r>
    </w:p>
    <w:p w14:paraId="036FA780" w14:textId="77EF925A" w:rsidR="2E963010" w:rsidRPr="00035CEB" w:rsidRDefault="2E963010">
      <w:pPr>
        <w:spacing w:line="360" w:lineRule="auto"/>
        <w:jc w:val="center"/>
        <w:rPr>
          <w:rFonts w:ascii="Times New Roman" w:hAnsi="Times New Roman" w:cs="Times New Roman"/>
        </w:rPr>
        <w:pPrChange w:id="2790" w:author="Zachary Cappella" w:date="2023-10-09T13:10:00Z">
          <w:pPr>
            <w:jc w:val="center"/>
          </w:pPr>
        </w:pPrChange>
      </w:pPr>
      <w:r w:rsidRPr="00035CEB">
        <w:rPr>
          <w:rFonts w:ascii="Times New Roman" w:hAnsi="Times New Roman" w:cs="Times New Roman"/>
        </w:rPr>
        <w:t>Figure 1</w:t>
      </w:r>
      <w:r w:rsidR="56661C22" w:rsidRPr="00035CEB">
        <w:rPr>
          <w:rFonts w:ascii="Times New Roman" w:hAnsi="Times New Roman" w:cs="Times New Roman"/>
        </w:rPr>
        <w:t>5</w:t>
      </w:r>
      <w:r w:rsidRPr="00035CEB">
        <w:rPr>
          <w:rFonts w:ascii="Times New Roman" w:hAnsi="Times New Roman" w:cs="Times New Roman"/>
        </w:rPr>
        <w:t>: Search Screen</w:t>
      </w:r>
    </w:p>
    <w:p w14:paraId="1A3605E7" w14:textId="753F20DA" w:rsidR="53E19DE6" w:rsidRPr="00035CEB" w:rsidRDefault="53E19DE6">
      <w:pPr>
        <w:spacing w:line="360" w:lineRule="auto"/>
        <w:jc w:val="center"/>
        <w:rPr>
          <w:rFonts w:ascii="Times New Roman" w:hAnsi="Times New Roman" w:cs="Times New Roman"/>
        </w:rPr>
        <w:pPrChange w:id="2791" w:author="Zachary Cappella" w:date="2023-10-09T13:10:00Z">
          <w:pPr>
            <w:jc w:val="center"/>
          </w:pPr>
        </w:pPrChange>
      </w:pPr>
    </w:p>
    <w:p w14:paraId="35AFEB62" w14:textId="12D3CDE2" w:rsidR="364D337B" w:rsidRPr="00035CEB" w:rsidRDefault="364D337B">
      <w:pPr>
        <w:pStyle w:val="Heading3"/>
        <w:spacing w:line="360" w:lineRule="auto"/>
        <w:rPr>
          <w:rStyle w:val="eop"/>
          <w:rFonts w:ascii="Times New Roman" w:eastAsiaTheme="minorHAnsi" w:hAnsi="Times New Roman" w:cs="Times New Roman"/>
          <w:b w:val="0"/>
          <w:bCs w:val="0"/>
          <w:sz w:val="22"/>
          <w:szCs w:val="22"/>
        </w:rPr>
        <w:pPrChange w:id="2792" w:author="Zachary Cappella" w:date="2023-10-09T13:10:00Z">
          <w:pPr>
            <w:pStyle w:val="Heading3"/>
          </w:pPr>
        </w:pPrChange>
      </w:pPr>
      <w:bookmarkStart w:id="2793" w:name="_Toc149373372"/>
      <w:r w:rsidRPr="00035CEB">
        <w:rPr>
          <w:rFonts w:ascii="Times New Roman" w:hAnsi="Times New Roman" w:cs="Times New Roman"/>
        </w:rPr>
        <w:t xml:space="preserve">6.3.7: Previously </w:t>
      </w:r>
      <w:r w:rsidR="42553AEE" w:rsidRPr="00035CEB">
        <w:rPr>
          <w:rFonts w:ascii="Times New Roman" w:hAnsi="Times New Roman" w:cs="Times New Roman"/>
        </w:rPr>
        <w:t>A</w:t>
      </w:r>
      <w:r w:rsidRPr="00035CEB">
        <w:rPr>
          <w:rFonts w:ascii="Times New Roman" w:hAnsi="Times New Roman" w:cs="Times New Roman"/>
        </w:rPr>
        <w:t xml:space="preserve">sked </w:t>
      </w:r>
      <w:r w:rsidR="39C69C75" w:rsidRPr="00035CEB">
        <w:rPr>
          <w:rFonts w:ascii="Times New Roman" w:hAnsi="Times New Roman" w:cs="Times New Roman"/>
        </w:rPr>
        <w:t>Q</w:t>
      </w:r>
      <w:r w:rsidRPr="00035CEB">
        <w:rPr>
          <w:rFonts w:ascii="Times New Roman" w:hAnsi="Times New Roman" w:cs="Times New Roman"/>
        </w:rPr>
        <w:t xml:space="preserve">uestions </w:t>
      </w:r>
      <w:r w:rsidR="5A86650D" w:rsidRPr="00035CEB">
        <w:rPr>
          <w:rFonts w:ascii="Times New Roman" w:hAnsi="Times New Roman" w:cs="Times New Roman"/>
        </w:rPr>
        <w:t>I</w:t>
      </w:r>
      <w:r w:rsidRPr="00035CEB">
        <w:rPr>
          <w:rFonts w:ascii="Times New Roman" w:hAnsi="Times New Roman" w:cs="Times New Roman"/>
        </w:rPr>
        <w:t xml:space="preserve">nterface </w:t>
      </w:r>
      <w:r w:rsidR="5612EDEE" w:rsidRPr="00035CEB">
        <w:rPr>
          <w:rFonts w:ascii="Times New Roman" w:hAnsi="Times New Roman" w:cs="Times New Roman"/>
        </w:rPr>
        <w:t>S</w:t>
      </w:r>
      <w:r w:rsidRPr="00035CEB">
        <w:rPr>
          <w:rFonts w:ascii="Times New Roman" w:hAnsi="Times New Roman" w:cs="Times New Roman"/>
        </w:rPr>
        <w:t>creen</w:t>
      </w:r>
      <w:bookmarkEnd w:id="2793"/>
      <w:r w:rsidRPr="00035CEB">
        <w:rPr>
          <w:rFonts w:ascii="Times New Roman" w:hAnsi="Times New Roman" w:cs="Times New Roman"/>
        </w:rPr>
        <w:t xml:space="preserve">  </w:t>
      </w:r>
    </w:p>
    <w:p w14:paraId="16F8FC7F" w14:textId="2A886D0E" w:rsidR="53E19DE6" w:rsidRPr="00035CEB" w:rsidRDefault="53E19DE6">
      <w:pPr>
        <w:spacing w:line="360" w:lineRule="auto"/>
        <w:rPr>
          <w:rFonts w:ascii="Times New Roman" w:hAnsi="Times New Roman" w:cs="Times New Roman"/>
          <w:rPrChange w:id="2794" w:author="Zachary Cappella" w:date="2023-10-23T16:02:00Z">
            <w:rPr/>
          </w:rPrChange>
        </w:rPr>
        <w:pPrChange w:id="2795" w:author="Zachary Cappella" w:date="2023-10-09T13:10:00Z">
          <w:pPr/>
        </w:pPrChange>
      </w:pPr>
    </w:p>
    <w:p w14:paraId="65433098" w14:textId="7F07BBF8" w:rsidR="5952BD48" w:rsidRPr="00035CEB" w:rsidRDefault="5952BD48" w:rsidP="008F037A">
      <w:pPr>
        <w:spacing w:line="360" w:lineRule="auto"/>
        <w:ind w:firstLine="720"/>
        <w:rPr>
          <w:rFonts w:ascii="Times New Roman" w:eastAsia="Times New Roman" w:hAnsi="Times New Roman" w:cs="Times New Roman"/>
        </w:rPr>
      </w:pPr>
      <w:r w:rsidRPr="00035CEB">
        <w:rPr>
          <w:rFonts w:ascii="Times New Roman" w:eastAsia="Times New Roman" w:hAnsi="Times New Roman" w:cs="Times New Roman"/>
          <w:color w:val="161719"/>
        </w:rPr>
        <w:t>For Figure 1</w:t>
      </w:r>
      <w:r w:rsidR="038CD59C" w:rsidRPr="00035CEB">
        <w:rPr>
          <w:rFonts w:ascii="Times New Roman" w:eastAsia="Times New Roman" w:hAnsi="Times New Roman" w:cs="Times New Roman"/>
          <w:color w:val="161719"/>
        </w:rPr>
        <w:t>6</w:t>
      </w:r>
      <w:r w:rsidRPr="00035CEB">
        <w:rPr>
          <w:rFonts w:ascii="Times New Roman" w:eastAsia="Times New Roman" w:hAnsi="Times New Roman" w:cs="Times New Roman"/>
          <w:color w:val="161719"/>
        </w:rPr>
        <w:t xml:space="preserve">, the Previously Asked Questions interface screen shall display a list of recent questions or requests in the form of text boxes. Users can tap on any of these text boxes to quickly view </w:t>
      </w:r>
      <w:r w:rsidRPr="00035CEB">
        <w:rPr>
          <w:rFonts w:ascii="Times New Roman" w:eastAsia="Times New Roman" w:hAnsi="Times New Roman" w:cs="Times New Roman"/>
          <w:color w:val="161719"/>
        </w:rPr>
        <w:lastRenderedPageBreak/>
        <w:t xml:space="preserve">the corresponding question or request. Additionally, this screen features two buttons that allow users to input questions or requests either by speaking through their phone's microphone or typing into the keyboard text box. </w:t>
      </w:r>
    </w:p>
    <w:p w14:paraId="06620338" w14:textId="39F9765D" w:rsidR="364D337B" w:rsidRPr="00035CEB" w:rsidRDefault="364D337B">
      <w:pPr>
        <w:spacing w:line="360" w:lineRule="auto"/>
        <w:jc w:val="center"/>
        <w:rPr>
          <w:rFonts w:ascii="Times New Roman" w:hAnsi="Times New Roman" w:cs="Times New Roman"/>
        </w:rPr>
        <w:pPrChange w:id="2796" w:author="Zachary Cappella" w:date="2023-10-09T13:10:00Z">
          <w:pPr>
            <w:jc w:val="center"/>
          </w:pPr>
        </w:pPrChange>
      </w:pPr>
      <w:r w:rsidRPr="00035CEB">
        <w:rPr>
          <w:rFonts w:ascii="Times New Roman" w:hAnsi="Times New Roman" w:cs="Times New Roman"/>
          <w:noProof/>
          <w:rPrChange w:id="2797" w:author="Zachary Cappella" w:date="2023-10-23T16:02:00Z">
            <w:rPr>
              <w:noProof/>
            </w:rPr>
          </w:rPrChange>
        </w:rPr>
        <w:drawing>
          <wp:inline distT="0" distB="0" distL="0" distR="0" wp14:anchorId="7741E8D2" wp14:editId="54023040">
            <wp:extent cx="1851660" cy="3657600"/>
            <wp:effectExtent l="0" t="0" r="0" b="0"/>
            <wp:docPr id="59241033" name="Picture 5924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41033"/>
                    <pic:cNvPicPr/>
                  </pic:nvPicPr>
                  <pic:blipFill>
                    <a:blip r:embed="rId35">
                      <a:extLst>
                        <a:ext uri="{28A0092B-C50C-407E-A947-70E740481C1C}">
                          <a14:useLocalDpi xmlns:a14="http://schemas.microsoft.com/office/drawing/2010/main" val="0"/>
                        </a:ext>
                      </a:extLst>
                    </a:blip>
                    <a:stretch>
                      <a:fillRect/>
                    </a:stretch>
                  </pic:blipFill>
                  <pic:spPr>
                    <a:xfrm>
                      <a:off x="0" y="0"/>
                      <a:ext cx="1851660" cy="3657600"/>
                    </a:xfrm>
                    <a:prstGeom prst="rect">
                      <a:avLst/>
                    </a:prstGeom>
                  </pic:spPr>
                </pic:pic>
              </a:graphicData>
            </a:graphic>
          </wp:inline>
        </w:drawing>
      </w:r>
    </w:p>
    <w:p w14:paraId="19358329" w14:textId="5A300277" w:rsidR="3C69315D" w:rsidRPr="00035CEB" w:rsidRDefault="3C69315D">
      <w:pPr>
        <w:spacing w:line="360" w:lineRule="auto"/>
        <w:jc w:val="center"/>
        <w:rPr>
          <w:rStyle w:val="eop"/>
          <w:rFonts w:ascii="Times New Roman" w:hAnsi="Times New Roman" w:cs="Times New Roman"/>
        </w:rPr>
        <w:pPrChange w:id="2798" w:author="Zachary Cappella" w:date="2023-10-09T13:10:00Z">
          <w:pPr>
            <w:jc w:val="center"/>
          </w:pPr>
        </w:pPrChange>
      </w:pPr>
      <w:r w:rsidRPr="00035CEB">
        <w:rPr>
          <w:rFonts w:ascii="Times New Roman" w:hAnsi="Times New Roman" w:cs="Times New Roman"/>
        </w:rPr>
        <w:t>Figure 1</w:t>
      </w:r>
      <w:r w:rsidR="109E35AE" w:rsidRPr="00035CEB">
        <w:rPr>
          <w:rFonts w:ascii="Times New Roman" w:hAnsi="Times New Roman" w:cs="Times New Roman"/>
        </w:rPr>
        <w:t>6</w:t>
      </w:r>
      <w:r w:rsidRPr="00035CEB">
        <w:rPr>
          <w:rFonts w:ascii="Times New Roman" w:hAnsi="Times New Roman" w:cs="Times New Roman"/>
        </w:rPr>
        <w:t xml:space="preserve">: Previously Asked Questions Screen  </w:t>
      </w:r>
    </w:p>
    <w:p w14:paraId="76A90AC7" w14:textId="5B181F64" w:rsidR="53E19DE6" w:rsidRPr="00035CEB" w:rsidRDefault="53E19DE6">
      <w:pPr>
        <w:spacing w:line="360" w:lineRule="auto"/>
        <w:jc w:val="center"/>
        <w:rPr>
          <w:rFonts w:ascii="Times New Roman" w:hAnsi="Times New Roman" w:cs="Times New Roman"/>
        </w:rPr>
        <w:pPrChange w:id="2799" w:author="Zachary Cappella" w:date="2023-10-09T13:10:00Z">
          <w:pPr>
            <w:jc w:val="center"/>
          </w:pPr>
        </w:pPrChange>
      </w:pPr>
    </w:p>
    <w:p w14:paraId="35ED3222" w14:textId="7BDAA28B" w:rsidR="364D337B" w:rsidRPr="00035CEB" w:rsidRDefault="364D337B">
      <w:pPr>
        <w:pStyle w:val="Heading3"/>
        <w:spacing w:line="360" w:lineRule="auto"/>
        <w:rPr>
          <w:rStyle w:val="eop"/>
          <w:rFonts w:ascii="Times New Roman" w:eastAsiaTheme="minorHAnsi" w:hAnsi="Times New Roman" w:cs="Times New Roman"/>
          <w:b w:val="0"/>
          <w:bCs w:val="0"/>
          <w:sz w:val="22"/>
          <w:szCs w:val="22"/>
        </w:rPr>
        <w:pPrChange w:id="2800" w:author="Zachary Cappella" w:date="2023-10-09T13:10:00Z">
          <w:pPr>
            <w:pStyle w:val="Heading3"/>
          </w:pPr>
        </w:pPrChange>
      </w:pPr>
      <w:bookmarkStart w:id="2801" w:name="_Toc149373373"/>
      <w:r w:rsidRPr="00035CEB">
        <w:rPr>
          <w:rFonts w:ascii="Times New Roman" w:hAnsi="Times New Roman" w:cs="Times New Roman"/>
        </w:rPr>
        <w:t xml:space="preserve">6.3.8: Menu </w:t>
      </w:r>
      <w:r w:rsidR="12F384C8" w:rsidRPr="00035CEB">
        <w:rPr>
          <w:rFonts w:ascii="Times New Roman" w:hAnsi="Times New Roman" w:cs="Times New Roman"/>
        </w:rPr>
        <w:t>I</w:t>
      </w:r>
      <w:r w:rsidRPr="00035CEB">
        <w:rPr>
          <w:rFonts w:ascii="Times New Roman" w:hAnsi="Times New Roman" w:cs="Times New Roman"/>
        </w:rPr>
        <w:t xml:space="preserve">nterface </w:t>
      </w:r>
      <w:r w:rsidR="6530972A" w:rsidRPr="00035CEB">
        <w:rPr>
          <w:rFonts w:ascii="Times New Roman" w:hAnsi="Times New Roman" w:cs="Times New Roman"/>
        </w:rPr>
        <w:t>S</w:t>
      </w:r>
      <w:r w:rsidRPr="00035CEB">
        <w:rPr>
          <w:rFonts w:ascii="Times New Roman" w:hAnsi="Times New Roman" w:cs="Times New Roman"/>
        </w:rPr>
        <w:t>creen</w:t>
      </w:r>
      <w:bookmarkEnd w:id="2801"/>
      <w:r w:rsidRPr="00035CEB">
        <w:rPr>
          <w:rFonts w:ascii="Times New Roman" w:hAnsi="Times New Roman" w:cs="Times New Roman"/>
        </w:rPr>
        <w:t xml:space="preserve">  </w:t>
      </w:r>
    </w:p>
    <w:p w14:paraId="7B038A6B" w14:textId="376735AA" w:rsidR="6DD93CAD" w:rsidRPr="00035CEB" w:rsidRDefault="6DD93CAD">
      <w:pPr>
        <w:spacing w:line="360" w:lineRule="auto"/>
        <w:rPr>
          <w:rFonts w:ascii="Times New Roman" w:hAnsi="Times New Roman" w:cs="Times New Roman"/>
          <w:rPrChange w:id="2802" w:author="Zachary Cappella" w:date="2023-10-23T16:02:00Z">
            <w:rPr/>
          </w:rPrChange>
        </w:rPr>
        <w:pPrChange w:id="2803" w:author="Zachary Cappella" w:date="2023-10-09T13:10:00Z">
          <w:pPr/>
        </w:pPrChange>
      </w:pPr>
    </w:p>
    <w:p w14:paraId="671748C7" w14:textId="07C72A45" w:rsidR="6CBA6363" w:rsidRPr="00035CEB" w:rsidRDefault="6CBA6363" w:rsidP="008F037A">
      <w:pPr>
        <w:spacing w:line="360" w:lineRule="auto"/>
        <w:ind w:firstLine="720"/>
        <w:rPr>
          <w:rFonts w:ascii="Times New Roman" w:eastAsia="Times New Roman" w:hAnsi="Times New Roman" w:cs="Times New Roman"/>
          <w:color w:val="161719"/>
        </w:rPr>
      </w:pPr>
      <w:r w:rsidRPr="00035CEB">
        <w:rPr>
          <w:rFonts w:ascii="Times New Roman" w:eastAsia="Times New Roman" w:hAnsi="Times New Roman" w:cs="Times New Roman"/>
          <w:color w:val="161719"/>
        </w:rPr>
        <w:t xml:space="preserve">In the menu screen, the drop-down menu will be located at the top of the screen and will consist of four button functions: My Profile, Guided Tour, Logout and Exit. Users can click on the menu button and select any of the functions to proceed. The 'My Profile' button will allow users to view and edit their personal information. The 'Guided Tour' button will provide users with a guided tour of the application's features and functionalities. The 'Logout' button will log the user out of the application, while the 'Exit' </w:t>
      </w:r>
      <w:r w:rsidR="477A3B1F" w:rsidRPr="00035CEB">
        <w:rPr>
          <w:rFonts w:ascii="Times New Roman" w:eastAsia="Times New Roman" w:hAnsi="Times New Roman" w:cs="Times New Roman"/>
          <w:color w:val="161719"/>
        </w:rPr>
        <w:t xml:space="preserve">or the “X” </w:t>
      </w:r>
      <w:r w:rsidRPr="00035CEB">
        <w:rPr>
          <w:rFonts w:ascii="Times New Roman" w:eastAsia="Times New Roman" w:hAnsi="Times New Roman" w:cs="Times New Roman"/>
          <w:color w:val="161719"/>
        </w:rPr>
        <w:t>button will close the menu drop-down window.</w:t>
      </w:r>
    </w:p>
    <w:p w14:paraId="4D5366A5" w14:textId="6EBAF6DD" w:rsidR="6DD93CAD" w:rsidRPr="00035CEB" w:rsidRDefault="6DD93CAD" w:rsidP="008F037A">
      <w:pPr>
        <w:spacing w:line="360" w:lineRule="auto"/>
        <w:rPr>
          <w:rFonts w:ascii="Times New Roman" w:eastAsia="Times New Roman" w:hAnsi="Times New Roman" w:cs="Times New Roman"/>
          <w:color w:val="161719"/>
        </w:rPr>
      </w:pPr>
    </w:p>
    <w:p w14:paraId="057359D7" w14:textId="252C07AA" w:rsidR="364D337B" w:rsidRPr="00035CEB" w:rsidRDefault="50C5E378" w:rsidP="008F037A">
      <w:pPr>
        <w:spacing w:line="360" w:lineRule="auto"/>
        <w:jc w:val="center"/>
        <w:rPr>
          <w:rFonts w:ascii="Times New Roman" w:hAnsi="Times New Roman" w:cs="Times New Roman"/>
          <w:rPrChange w:id="2804" w:author="Zachary Cappella" w:date="2023-10-23T16:02:00Z">
            <w:rPr/>
          </w:rPrChange>
        </w:rPr>
      </w:pPr>
      <w:r w:rsidRPr="00035CEB">
        <w:rPr>
          <w:rFonts w:ascii="Times New Roman" w:hAnsi="Times New Roman" w:cs="Times New Roman"/>
          <w:noProof/>
          <w:rPrChange w:id="2805" w:author="Zachary Cappella" w:date="2023-10-23T16:02:00Z">
            <w:rPr>
              <w:noProof/>
            </w:rPr>
          </w:rPrChange>
        </w:rPr>
        <w:lastRenderedPageBreak/>
        <w:drawing>
          <wp:inline distT="0" distB="0" distL="0" distR="0" wp14:anchorId="77D8F9D5" wp14:editId="2D91277B">
            <wp:extent cx="1965960" cy="3657600"/>
            <wp:effectExtent l="0" t="0" r="0" b="0"/>
            <wp:docPr id="475591669" name="Picture 47559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965960" cy="3657600"/>
                    </a:xfrm>
                    <a:prstGeom prst="rect">
                      <a:avLst/>
                    </a:prstGeom>
                  </pic:spPr>
                </pic:pic>
              </a:graphicData>
            </a:graphic>
          </wp:inline>
        </w:drawing>
      </w:r>
    </w:p>
    <w:p w14:paraId="4250D6F8" w14:textId="72B5352F" w:rsidR="364D337B" w:rsidRPr="00035CEB" w:rsidRDefault="50C5E378" w:rsidP="008F037A">
      <w:pPr>
        <w:spacing w:line="360" w:lineRule="auto"/>
        <w:jc w:val="center"/>
        <w:rPr>
          <w:rFonts w:ascii="Times New Roman" w:hAnsi="Times New Roman" w:cs="Times New Roman"/>
          <w:rPrChange w:id="2806" w:author="Zachary Cappella" w:date="2023-10-23T16:02:00Z">
            <w:rPr/>
          </w:rPrChange>
        </w:rPr>
      </w:pPr>
      <w:r w:rsidRPr="00035CEB">
        <w:rPr>
          <w:rFonts w:ascii="Times New Roman" w:hAnsi="Times New Roman" w:cs="Times New Roman"/>
          <w:rPrChange w:id="2807" w:author="Zachary Cappella" w:date="2023-10-23T16:02:00Z">
            <w:rPr/>
          </w:rPrChange>
        </w:rPr>
        <w:t>Figure 1</w:t>
      </w:r>
      <w:r w:rsidR="0BD77165" w:rsidRPr="00035CEB">
        <w:rPr>
          <w:rFonts w:ascii="Times New Roman" w:hAnsi="Times New Roman" w:cs="Times New Roman"/>
          <w:rPrChange w:id="2808" w:author="Zachary Cappella" w:date="2023-10-23T16:02:00Z">
            <w:rPr/>
          </w:rPrChange>
        </w:rPr>
        <w:t>7</w:t>
      </w:r>
      <w:r w:rsidRPr="00035CEB">
        <w:rPr>
          <w:rFonts w:ascii="Times New Roman" w:hAnsi="Times New Roman" w:cs="Times New Roman"/>
          <w:rPrChange w:id="2809" w:author="Zachary Cappella" w:date="2023-10-23T16:02:00Z">
            <w:rPr/>
          </w:rPrChange>
        </w:rPr>
        <w:t>: Menu Screen</w:t>
      </w:r>
    </w:p>
    <w:p w14:paraId="47983EF4" w14:textId="6F940443" w:rsidR="6DD93CAD" w:rsidRPr="00035CEB" w:rsidRDefault="6DD93CAD">
      <w:pPr>
        <w:pStyle w:val="Heading3"/>
        <w:spacing w:line="360" w:lineRule="auto"/>
        <w:rPr>
          <w:rFonts w:ascii="Times New Roman" w:hAnsi="Times New Roman" w:cs="Times New Roman"/>
        </w:rPr>
        <w:pPrChange w:id="2810" w:author="Zachary Cappella" w:date="2023-10-09T13:10:00Z">
          <w:pPr>
            <w:pStyle w:val="Heading3"/>
          </w:pPr>
        </w:pPrChange>
      </w:pPr>
    </w:p>
    <w:p w14:paraId="3173BAFB" w14:textId="0D656F69" w:rsidR="364D337B" w:rsidRPr="00035CEB" w:rsidRDefault="364D337B">
      <w:pPr>
        <w:pStyle w:val="Heading3"/>
        <w:spacing w:line="360" w:lineRule="auto"/>
        <w:rPr>
          <w:rFonts w:ascii="Times New Roman" w:eastAsia="Calibri" w:hAnsi="Times New Roman" w:cs="Times New Roman"/>
          <w:b w:val="0"/>
          <w:color w:val="161719"/>
          <w:sz w:val="21"/>
          <w:szCs w:val="21"/>
          <w:rPrChange w:id="2811" w:author="Zachary Cappella" w:date="2023-10-23T16:02:00Z">
            <w:rPr>
              <w:rFonts w:ascii="Calibri" w:eastAsia="Calibri" w:hAnsi="Calibri" w:cs="Calibri"/>
              <w:b w:val="0"/>
              <w:color w:val="161719"/>
              <w:sz w:val="21"/>
              <w:szCs w:val="21"/>
            </w:rPr>
          </w:rPrChange>
        </w:rPr>
        <w:pPrChange w:id="2812" w:author="Zachary Cappella" w:date="2023-10-09T13:10:00Z">
          <w:pPr>
            <w:pStyle w:val="Heading3"/>
          </w:pPr>
        </w:pPrChange>
      </w:pPr>
      <w:bookmarkStart w:id="2813" w:name="_Toc149373374"/>
      <w:r w:rsidRPr="00035CEB">
        <w:rPr>
          <w:rFonts w:ascii="Times New Roman" w:hAnsi="Times New Roman" w:cs="Times New Roman"/>
        </w:rPr>
        <w:t xml:space="preserve">6.3.9: Profile </w:t>
      </w:r>
      <w:r w:rsidR="28EA6BA1" w:rsidRPr="00035CEB">
        <w:rPr>
          <w:rFonts w:ascii="Times New Roman" w:hAnsi="Times New Roman" w:cs="Times New Roman"/>
        </w:rPr>
        <w:t>I</w:t>
      </w:r>
      <w:r w:rsidRPr="00035CEB">
        <w:rPr>
          <w:rFonts w:ascii="Times New Roman" w:hAnsi="Times New Roman" w:cs="Times New Roman"/>
        </w:rPr>
        <w:t xml:space="preserve">nterface </w:t>
      </w:r>
      <w:r w:rsidR="0B89812A" w:rsidRPr="00035CEB">
        <w:rPr>
          <w:rFonts w:ascii="Times New Roman" w:hAnsi="Times New Roman" w:cs="Times New Roman"/>
        </w:rPr>
        <w:t>S</w:t>
      </w:r>
      <w:r w:rsidRPr="00035CEB">
        <w:rPr>
          <w:rFonts w:ascii="Times New Roman" w:hAnsi="Times New Roman" w:cs="Times New Roman"/>
        </w:rPr>
        <w:t>creen</w:t>
      </w:r>
      <w:bookmarkEnd w:id="2813"/>
      <w:r w:rsidRPr="00035CEB">
        <w:rPr>
          <w:rFonts w:ascii="Times New Roman" w:hAnsi="Times New Roman" w:cs="Times New Roman"/>
        </w:rPr>
        <w:t xml:space="preserve">  </w:t>
      </w:r>
    </w:p>
    <w:p w14:paraId="382E9D2A" w14:textId="77777777" w:rsidR="007F576E" w:rsidRPr="00035CEB" w:rsidRDefault="007F576E" w:rsidP="008F037A">
      <w:pPr>
        <w:spacing w:line="360" w:lineRule="auto"/>
        <w:rPr>
          <w:rFonts w:ascii="Times New Roman" w:eastAsia="Times New Roman" w:hAnsi="Times New Roman" w:cs="Times New Roman"/>
          <w:color w:val="161719"/>
        </w:rPr>
      </w:pPr>
    </w:p>
    <w:p w14:paraId="6A5D6DBE" w14:textId="0E436F15" w:rsidR="1FB51BDC" w:rsidRPr="00035CEB" w:rsidRDefault="51BD4384" w:rsidP="008F037A">
      <w:pPr>
        <w:spacing w:line="360" w:lineRule="auto"/>
        <w:ind w:firstLine="720"/>
        <w:rPr>
          <w:rFonts w:ascii="Times New Roman" w:eastAsia="Times New Roman" w:hAnsi="Times New Roman" w:cs="Times New Roman"/>
          <w:color w:val="161719"/>
        </w:rPr>
      </w:pPr>
      <w:r w:rsidRPr="00035CEB">
        <w:rPr>
          <w:rFonts w:ascii="Times New Roman" w:eastAsia="Times New Roman" w:hAnsi="Times New Roman" w:cs="Times New Roman"/>
          <w:color w:val="161719"/>
        </w:rPr>
        <w:t xml:space="preserve">The profile screen of the application will have </w:t>
      </w:r>
      <w:r w:rsidR="05345B20" w:rsidRPr="00035CEB">
        <w:rPr>
          <w:rFonts w:ascii="Times New Roman" w:eastAsia="Times New Roman" w:hAnsi="Times New Roman" w:cs="Times New Roman"/>
          <w:color w:val="161719"/>
        </w:rPr>
        <w:t>ten</w:t>
      </w:r>
      <w:r w:rsidRPr="00035CEB">
        <w:rPr>
          <w:rFonts w:ascii="Times New Roman" w:eastAsia="Times New Roman" w:hAnsi="Times New Roman" w:cs="Times New Roman"/>
          <w:color w:val="161719"/>
        </w:rPr>
        <w:t xml:space="preserve"> text fields allowing users to easily edit their personal information, including their first name, last name, email address, </w:t>
      </w:r>
      <w:r w:rsidR="428ED4AE" w:rsidRPr="00035CEB">
        <w:rPr>
          <w:rFonts w:ascii="Times New Roman" w:eastAsia="Times New Roman" w:hAnsi="Times New Roman" w:cs="Times New Roman"/>
          <w:color w:val="161719"/>
        </w:rPr>
        <w:t>phone number, emergency first name, emergency last name, emergency phone number</w:t>
      </w:r>
      <w:r w:rsidRPr="00035CEB">
        <w:rPr>
          <w:rFonts w:ascii="Times New Roman" w:eastAsia="Times New Roman" w:hAnsi="Times New Roman" w:cs="Times New Roman"/>
          <w:color w:val="161719"/>
        </w:rPr>
        <w:t xml:space="preserve">, and </w:t>
      </w:r>
      <w:ins w:id="2814" w:author="Malachi Jamison" w:date="2023-10-11T00:13:00Z">
        <w:r w:rsidR="727D0C1C" w:rsidRPr="00035CEB">
          <w:rPr>
            <w:rFonts w:ascii="Times New Roman" w:eastAsia="Times New Roman" w:hAnsi="Times New Roman" w:cs="Times New Roman"/>
            <w:color w:val="161719"/>
          </w:rPr>
          <w:t xml:space="preserve"> pin </w:t>
        </w:r>
      </w:ins>
      <w:del w:id="2815" w:author="Malachi Jamison" w:date="2023-10-11T00:13:00Z">
        <w:r w:rsidR="1FB51BDC" w:rsidRPr="00035CEB" w:rsidDel="51BD4384">
          <w:rPr>
            <w:rFonts w:ascii="Times New Roman" w:eastAsia="Times New Roman" w:hAnsi="Times New Roman" w:cs="Times New Roman"/>
            <w:color w:val="161719"/>
          </w:rPr>
          <w:delText>password</w:delText>
        </w:r>
      </w:del>
      <w:r w:rsidRPr="00035CEB">
        <w:rPr>
          <w:rFonts w:ascii="Times New Roman" w:eastAsia="Times New Roman" w:hAnsi="Times New Roman" w:cs="Times New Roman"/>
          <w:color w:val="161719"/>
        </w:rPr>
        <w:t>. In addition to these text fields, the screen will also feature a "Save" button and a "Cancel" button. These buttons will allow users to either save the changes they have made to their profile or cancel any changes they no longer wish to make.</w:t>
      </w:r>
      <w:r w:rsidR="347256D2" w:rsidRPr="00035CEB">
        <w:rPr>
          <w:rFonts w:ascii="Times New Roman" w:eastAsia="Times New Roman" w:hAnsi="Times New Roman" w:cs="Times New Roman"/>
          <w:color w:val="161719"/>
        </w:rPr>
        <w:t xml:space="preserve"> This interface will enable users to easily manage their personal information and make necessary updates whenever needed.</w:t>
      </w:r>
    </w:p>
    <w:p w14:paraId="0109F5BE" w14:textId="7433EB93" w:rsidR="112423E5" w:rsidRPr="00035CEB" w:rsidRDefault="112423E5">
      <w:pPr>
        <w:spacing w:line="360" w:lineRule="auto"/>
        <w:rPr>
          <w:rFonts w:ascii="Times New Roman" w:eastAsia="Times New Roman" w:hAnsi="Times New Roman" w:cs="Times New Roman"/>
          <w:color w:val="161719"/>
        </w:rPr>
        <w:pPrChange w:id="2816" w:author="Zachary Cappella" w:date="2023-10-09T13:10:00Z">
          <w:pPr>
            <w:spacing w:line="240" w:lineRule="auto"/>
          </w:pPr>
        </w:pPrChange>
      </w:pPr>
    </w:p>
    <w:p w14:paraId="34C5E881" w14:textId="4C666068" w:rsidR="0086BF91" w:rsidRPr="00035CEB" w:rsidRDefault="12FB6E66">
      <w:pPr>
        <w:spacing w:line="360" w:lineRule="auto"/>
        <w:jc w:val="center"/>
        <w:rPr>
          <w:rFonts w:ascii="Times New Roman" w:hAnsi="Times New Roman" w:cs="Times New Roman"/>
          <w:rPrChange w:id="2817" w:author="Zachary Cappella" w:date="2023-10-23T16:02:00Z">
            <w:rPr/>
          </w:rPrChange>
        </w:rPr>
        <w:pPrChange w:id="2818" w:author="Malachi Jamison" w:date="2023-10-11T00:10:00Z">
          <w:pPr>
            <w:spacing w:line="240" w:lineRule="auto"/>
            <w:jc w:val="center"/>
          </w:pPr>
        </w:pPrChange>
      </w:pPr>
      <w:del w:id="2819" w:author="Malachi Jamison" w:date="2023-10-11T00:10:00Z">
        <w:r w:rsidRPr="00035CEB">
          <w:rPr>
            <w:rFonts w:ascii="Times New Roman" w:hAnsi="Times New Roman" w:cs="Times New Roman"/>
            <w:noProof/>
            <w:rPrChange w:id="2820" w:author="Zachary Cappella" w:date="2023-10-23T16:02:00Z">
              <w:rPr>
                <w:noProof/>
              </w:rPr>
            </w:rPrChange>
          </w:rPr>
          <w:lastRenderedPageBreak/>
          <w:drawing>
            <wp:inline distT="0" distB="0" distL="0" distR="0" wp14:anchorId="5B97CE74" wp14:editId="59F1B945">
              <wp:extent cx="1912620" cy="3657600"/>
              <wp:effectExtent l="0" t="0" r="0" b="0"/>
              <wp:docPr id="1036060404" name="Picture 103606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060404"/>
                      <pic:cNvPicPr/>
                    </pic:nvPicPr>
                    <pic:blipFill>
                      <a:blip r:embed="rId37">
                        <a:extLst>
                          <a:ext uri="{28A0092B-C50C-407E-A947-70E740481C1C}">
                            <a14:useLocalDpi xmlns:a14="http://schemas.microsoft.com/office/drawing/2010/main" val="0"/>
                          </a:ext>
                        </a:extLst>
                      </a:blip>
                      <a:stretch>
                        <a:fillRect/>
                      </a:stretch>
                    </pic:blipFill>
                    <pic:spPr>
                      <a:xfrm>
                        <a:off x="0" y="0"/>
                        <a:ext cx="1912620" cy="3657600"/>
                      </a:xfrm>
                      <a:prstGeom prst="rect">
                        <a:avLst/>
                      </a:prstGeom>
                    </pic:spPr>
                  </pic:pic>
                </a:graphicData>
              </a:graphic>
            </wp:inline>
          </w:drawing>
        </w:r>
      </w:del>
      <w:ins w:id="2821" w:author="Malachi Jamison" w:date="2023-10-11T00:10:00Z">
        <w:r w:rsidR="0CA71333" w:rsidRPr="00035CEB">
          <w:rPr>
            <w:rFonts w:ascii="Times New Roman" w:hAnsi="Times New Roman" w:cs="Times New Roman"/>
            <w:noProof/>
            <w:rPrChange w:id="2822" w:author="Zachary Cappella" w:date="2023-10-23T16:02:00Z">
              <w:rPr>
                <w:noProof/>
              </w:rPr>
            </w:rPrChange>
          </w:rPr>
          <w:drawing>
            <wp:inline distT="0" distB="0" distL="0" distR="0" wp14:anchorId="38AE9BE5" wp14:editId="111B4271">
              <wp:extent cx="1981200" cy="3657600"/>
              <wp:effectExtent l="0" t="0" r="0" b="0"/>
              <wp:docPr id="876027022" name="Picture 87602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981200" cy="3657600"/>
                      </a:xfrm>
                      <a:prstGeom prst="rect">
                        <a:avLst/>
                      </a:prstGeom>
                    </pic:spPr>
                  </pic:pic>
                </a:graphicData>
              </a:graphic>
            </wp:inline>
          </w:drawing>
        </w:r>
      </w:ins>
    </w:p>
    <w:p w14:paraId="1E27DB28" w14:textId="012A0296" w:rsidR="0086BF91" w:rsidRPr="00035CEB" w:rsidRDefault="0086BF91">
      <w:pPr>
        <w:spacing w:line="360" w:lineRule="auto"/>
        <w:jc w:val="center"/>
        <w:rPr>
          <w:rFonts w:ascii="Times New Roman" w:hAnsi="Times New Roman" w:cs="Times New Roman"/>
          <w:rPrChange w:id="2823" w:author="Zachary Cappella" w:date="2023-10-23T16:02:00Z">
            <w:rPr/>
          </w:rPrChange>
        </w:rPr>
        <w:pPrChange w:id="2824" w:author="Zachary Cappella" w:date="2023-10-09T13:10:00Z">
          <w:pPr>
            <w:spacing w:line="240" w:lineRule="auto"/>
            <w:jc w:val="center"/>
          </w:pPr>
        </w:pPrChange>
      </w:pPr>
      <w:r w:rsidRPr="00035CEB">
        <w:rPr>
          <w:rFonts w:ascii="Times New Roman" w:hAnsi="Times New Roman" w:cs="Times New Roman"/>
          <w:rPrChange w:id="2825" w:author="Zachary Cappella" w:date="2023-10-23T16:02:00Z">
            <w:rPr/>
          </w:rPrChange>
        </w:rPr>
        <w:t>Figure 1</w:t>
      </w:r>
      <w:r w:rsidR="216E34D2" w:rsidRPr="00035CEB">
        <w:rPr>
          <w:rFonts w:ascii="Times New Roman" w:hAnsi="Times New Roman" w:cs="Times New Roman"/>
          <w:rPrChange w:id="2826" w:author="Zachary Cappella" w:date="2023-10-23T16:02:00Z">
            <w:rPr/>
          </w:rPrChange>
        </w:rPr>
        <w:t>8</w:t>
      </w:r>
      <w:r w:rsidRPr="00035CEB">
        <w:rPr>
          <w:rFonts w:ascii="Times New Roman" w:hAnsi="Times New Roman" w:cs="Times New Roman"/>
          <w:rPrChange w:id="2827" w:author="Zachary Cappella" w:date="2023-10-23T16:02:00Z">
            <w:rPr/>
          </w:rPrChange>
        </w:rPr>
        <w:t>: My Profile Screen</w:t>
      </w:r>
      <w:r w:rsidR="2FAA29CB" w:rsidRPr="00035CEB">
        <w:rPr>
          <w:rFonts w:ascii="Times New Roman" w:hAnsi="Times New Roman" w:cs="Times New Roman"/>
          <w:rPrChange w:id="2828" w:author="Zachary Cappella" w:date="2023-10-23T16:02:00Z">
            <w:rPr/>
          </w:rPrChange>
        </w:rPr>
        <w:t xml:space="preserve"> </w:t>
      </w:r>
    </w:p>
    <w:p w14:paraId="0CED57AA" w14:textId="0CCAA323" w:rsidR="736333EA" w:rsidRPr="00035CEB" w:rsidRDefault="55A5020C">
      <w:pPr>
        <w:spacing w:line="360" w:lineRule="auto"/>
        <w:jc w:val="center"/>
        <w:rPr>
          <w:rFonts w:ascii="Times New Roman" w:hAnsi="Times New Roman" w:cs="Times New Roman"/>
          <w:rPrChange w:id="2829" w:author="Zachary Cappella" w:date="2023-10-23T16:02:00Z">
            <w:rPr/>
          </w:rPrChange>
        </w:rPr>
        <w:pPrChange w:id="2830" w:author="Malachi Jamison" w:date="2023-10-11T00:11:00Z">
          <w:pPr>
            <w:spacing w:line="240" w:lineRule="auto"/>
            <w:jc w:val="center"/>
          </w:pPr>
        </w:pPrChange>
      </w:pPr>
      <w:del w:id="2831" w:author="Malachi Jamison" w:date="2023-10-11T00:11:00Z">
        <w:r w:rsidRPr="00035CEB">
          <w:rPr>
            <w:rFonts w:ascii="Times New Roman" w:hAnsi="Times New Roman" w:cs="Times New Roman"/>
            <w:noProof/>
            <w:rPrChange w:id="2832" w:author="Zachary Cappella" w:date="2023-10-23T16:02:00Z">
              <w:rPr>
                <w:noProof/>
              </w:rPr>
            </w:rPrChange>
          </w:rPr>
          <w:drawing>
            <wp:inline distT="0" distB="0" distL="0" distR="0" wp14:anchorId="6FCEC6AE" wp14:editId="57A36C7D">
              <wp:extent cx="1943100" cy="3657600"/>
              <wp:effectExtent l="0" t="0" r="0" b="0"/>
              <wp:docPr id="98644521" name="Picture 9864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44521"/>
                      <pic:cNvPicPr/>
                    </pic:nvPicPr>
                    <pic:blipFill>
                      <a:blip r:embed="rId39">
                        <a:extLst>
                          <a:ext uri="{28A0092B-C50C-407E-A947-70E740481C1C}">
                            <a14:useLocalDpi xmlns:a14="http://schemas.microsoft.com/office/drawing/2010/main" val="0"/>
                          </a:ext>
                        </a:extLst>
                      </a:blip>
                      <a:stretch>
                        <a:fillRect/>
                      </a:stretch>
                    </pic:blipFill>
                    <pic:spPr>
                      <a:xfrm>
                        <a:off x="0" y="0"/>
                        <a:ext cx="1943100" cy="3657600"/>
                      </a:xfrm>
                      <a:prstGeom prst="rect">
                        <a:avLst/>
                      </a:prstGeom>
                    </pic:spPr>
                  </pic:pic>
                </a:graphicData>
              </a:graphic>
            </wp:inline>
          </w:drawing>
        </w:r>
      </w:del>
      <w:ins w:id="2833" w:author="Malachi Jamison" w:date="2023-10-11T00:11:00Z">
        <w:r w:rsidR="448D123B" w:rsidRPr="00035CEB">
          <w:rPr>
            <w:rFonts w:ascii="Times New Roman" w:hAnsi="Times New Roman" w:cs="Times New Roman"/>
            <w:noProof/>
            <w:rPrChange w:id="2834" w:author="Zachary Cappella" w:date="2023-10-23T16:02:00Z">
              <w:rPr>
                <w:noProof/>
              </w:rPr>
            </w:rPrChange>
          </w:rPr>
          <w:drawing>
            <wp:inline distT="0" distB="0" distL="0" distR="0" wp14:anchorId="40C20868" wp14:editId="3B34B1EA">
              <wp:extent cx="1874520" cy="3657600"/>
              <wp:effectExtent l="0" t="0" r="0" b="0"/>
              <wp:docPr id="482430886" name="Picture 482430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874520" cy="3657600"/>
                      </a:xfrm>
                      <a:prstGeom prst="rect">
                        <a:avLst/>
                      </a:prstGeom>
                    </pic:spPr>
                  </pic:pic>
                </a:graphicData>
              </a:graphic>
            </wp:inline>
          </w:drawing>
        </w:r>
      </w:ins>
    </w:p>
    <w:p w14:paraId="1A88AD76" w14:textId="67587811" w:rsidR="2FAA29CB" w:rsidRPr="00035CEB" w:rsidRDefault="2FAA29CB">
      <w:pPr>
        <w:spacing w:line="360" w:lineRule="auto"/>
        <w:jc w:val="center"/>
        <w:rPr>
          <w:rFonts w:ascii="Times New Roman" w:hAnsi="Times New Roman" w:cs="Times New Roman"/>
          <w:rPrChange w:id="2835" w:author="Zachary Cappella" w:date="2023-10-23T16:02:00Z">
            <w:rPr/>
          </w:rPrChange>
        </w:rPr>
        <w:pPrChange w:id="2836" w:author="Zachary Cappella" w:date="2023-10-09T13:10:00Z">
          <w:pPr>
            <w:spacing w:line="240" w:lineRule="auto"/>
            <w:jc w:val="center"/>
          </w:pPr>
        </w:pPrChange>
      </w:pPr>
      <w:r w:rsidRPr="00035CEB">
        <w:rPr>
          <w:rFonts w:ascii="Times New Roman" w:hAnsi="Times New Roman" w:cs="Times New Roman"/>
          <w:rPrChange w:id="2837" w:author="Zachary Cappella" w:date="2023-10-23T16:02:00Z">
            <w:rPr/>
          </w:rPrChange>
        </w:rPr>
        <w:lastRenderedPageBreak/>
        <w:t>Figure 1</w:t>
      </w:r>
      <w:r w:rsidR="7CE9C23C" w:rsidRPr="00035CEB">
        <w:rPr>
          <w:rFonts w:ascii="Times New Roman" w:hAnsi="Times New Roman" w:cs="Times New Roman"/>
          <w:rPrChange w:id="2838" w:author="Zachary Cappella" w:date="2023-10-23T16:02:00Z">
            <w:rPr/>
          </w:rPrChange>
        </w:rPr>
        <w:t>9</w:t>
      </w:r>
      <w:r w:rsidRPr="00035CEB">
        <w:rPr>
          <w:rFonts w:ascii="Times New Roman" w:hAnsi="Times New Roman" w:cs="Times New Roman"/>
          <w:rPrChange w:id="2839" w:author="Zachary Cappella" w:date="2023-10-23T16:02:00Z">
            <w:rPr/>
          </w:rPrChange>
        </w:rPr>
        <w:t>: My Profile Screen Top View with Keyboard</w:t>
      </w:r>
    </w:p>
    <w:p w14:paraId="2551C4D2" w14:textId="7A491AAB" w:rsidR="407C62F9" w:rsidRPr="00035CEB" w:rsidRDefault="120FA3F8">
      <w:pPr>
        <w:spacing w:line="360" w:lineRule="auto"/>
        <w:jc w:val="center"/>
        <w:rPr>
          <w:rFonts w:ascii="Times New Roman" w:hAnsi="Times New Roman" w:cs="Times New Roman"/>
          <w:rPrChange w:id="2840" w:author="Zachary Cappella" w:date="2023-10-23T16:02:00Z">
            <w:rPr/>
          </w:rPrChange>
        </w:rPr>
        <w:pPrChange w:id="2841" w:author="Malachi Jamison" w:date="2023-10-11T00:12:00Z">
          <w:pPr>
            <w:spacing w:line="240" w:lineRule="auto"/>
            <w:jc w:val="center"/>
          </w:pPr>
        </w:pPrChange>
      </w:pPr>
      <w:del w:id="2842" w:author="Malachi Jamison" w:date="2023-10-11T00:12:00Z">
        <w:r w:rsidRPr="00035CEB">
          <w:rPr>
            <w:rFonts w:ascii="Times New Roman" w:hAnsi="Times New Roman" w:cs="Times New Roman"/>
            <w:noProof/>
            <w:rPrChange w:id="2843" w:author="Zachary Cappella" w:date="2023-10-23T16:02:00Z">
              <w:rPr>
                <w:noProof/>
              </w:rPr>
            </w:rPrChange>
          </w:rPr>
          <w:drawing>
            <wp:inline distT="0" distB="0" distL="0" distR="0" wp14:anchorId="29CA28D6" wp14:editId="112FDC6B">
              <wp:extent cx="1889760" cy="3657600"/>
              <wp:effectExtent l="0" t="0" r="0" b="0"/>
              <wp:docPr id="1206325394" name="Picture 1206325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325394"/>
                      <pic:cNvPicPr/>
                    </pic:nvPicPr>
                    <pic:blipFill>
                      <a:blip r:embed="rId41">
                        <a:extLst>
                          <a:ext uri="{28A0092B-C50C-407E-A947-70E740481C1C}">
                            <a14:useLocalDpi xmlns:a14="http://schemas.microsoft.com/office/drawing/2010/main" val="0"/>
                          </a:ext>
                        </a:extLst>
                      </a:blip>
                      <a:stretch>
                        <a:fillRect/>
                      </a:stretch>
                    </pic:blipFill>
                    <pic:spPr>
                      <a:xfrm>
                        <a:off x="0" y="0"/>
                        <a:ext cx="1889760" cy="3657600"/>
                      </a:xfrm>
                      <a:prstGeom prst="rect">
                        <a:avLst/>
                      </a:prstGeom>
                    </pic:spPr>
                  </pic:pic>
                </a:graphicData>
              </a:graphic>
            </wp:inline>
          </w:drawing>
        </w:r>
      </w:del>
      <w:ins w:id="2844" w:author="Malachi Jamison" w:date="2023-10-11T00:12:00Z">
        <w:r w:rsidR="268671EA" w:rsidRPr="00035CEB">
          <w:rPr>
            <w:rFonts w:ascii="Times New Roman" w:hAnsi="Times New Roman" w:cs="Times New Roman"/>
            <w:noProof/>
            <w:rPrChange w:id="2845" w:author="Zachary Cappella" w:date="2023-10-23T16:02:00Z">
              <w:rPr>
                <w:noProof/>
              </w:rPr>
            </w:rPrChange>
          </w:rPr>
          <w:drawing>
            <wp:inline distT="0" distB="0" distL="0" distR="0" wp14:anchorId="2B9A7F84" wp14:editId="15D33A13">
              <wp:extent cx="1828800" cy="3657600"/>
              <wp:effectExtent l="0" t="0" r="0" b="0"/>
              <wp:docPr id="633567374" name="Picture 63356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ins>
    </w:p>
    <w:p w14:paraId="32EBE18A" w14:textId="05224C22" w:rsidR="407C62F9" w:rsidRPr="00035CEB" w:rsidRDefault="407C62F9">
      <w:pPr>
        <w:spacing w:line="360" w:lineRule="auto"/>
        <w:jc w:val="center"/>
        <w:rPr>
          <w:rFonts w:ascii="Times New Roman" w:hAnsi="Times New Roman" w:cs="Times New Roman"/>
          <w:rPrChange w:id="2846" w:author="Zachary Cappella" w:date="2023-10-23T16:02:00Z">
            <w:rPr/>
          </w:rPrChange>
        </w:rPr>
        <w:pPrChange w:id="2847" w:author="Zachary Cappella" w:date="2023-10-09T13:10:00Z">
          <w:pPr>
            <w:spacing w:line="240" w:lineRule="auto"/>
            <w:jc w:val="center"/>
          </w:pPr>
        </w:pPrChange>
      </w:pPr>
    </w:p>
    <w:p w14:paraId="10C22C61" w14:textId="047FE5C1" w:rsidR="2FAA29CB" w:rsidRPr="00035CEB" w:rsidRDefault="2FAA29CB">
      <w:pPr>
        <w:spacing w:line="360" w:lineRule="auto"/>
        <w:jc w:val="center"/>
        <w:rPr>
          <w:rFonts w:ascii="Times New Roman" w:hAnsi="Times New Roman" w:cs="Times New Roman"/>
          <w:rPrChange w:id="2848" w:author="Zachary Cappella" w:date="2023-10-23T16:02:00Z">
            <w:rPr/>
          </w:rPrChange>
        </w:rPr>
        <w:pPrChange w:id="2849" w:author="Zachary Cappella" w:date="2023-10-09T13:10:00Z">
          <w:pPr>
            <w:spacing w:line="240" w:lineRule="auto"/>
            <w:jc w:val="center"/>
          </w:pPr>
        </w:pPrChange>
      </w:pPr>
      <w:r w:rsidRPr="00035CEB">
        <w:rPr>
          <w:rFonts w:ascii="Times New Roman" w:hAnsi="Times New Roman" w:cs="Times New Roman"/>
          <w:rPrChange w:id="2850" w:author="Zachary Cappella" w:date="2023-10-23T16:02:00Z">
            <w:rPr/>
          </w:rPrChange>
        </w:rPr>
        <w:t xml:space="preserve">Figure </w:t>
      </w:r>
      <w:r w:rsidR="13747EEF" w:rsidRPr="00035CEB">
        <w:rPr>
          <w:rFonts w:ascii="Times New Roman" w:hAnsi="Times New Roman" w:cs="Times New Roman"/>
          <w:rPrChange w:id="2851" w:author="Zachary Cappella" w:date="2023-10-23T16:02:00Z">
            <w:rPr/>
          </w:rPrChange>
        </w:rPr>
        <w:t>20</w:t>
      </w:r>
      <w:r w:rsidRPr="00035CEB">
        <w:rPr>
          <w:rFonts w:ascii="Times New Roman" w:hAnsi="Times New Roman" w:cs="Times New Roman"/>
          <w:rPrChange w:id="2852" w:author="Zachary Cappella" w:date="2023-10-23T16:02:00Z">
            <w:rPr/>
          </w:rPrChange>
        </w:rPr>
        <w:t xml:space="preserve">: My Profile Screen </w:t>
      </w:r>
      <w:r w:rsidR="2711235E" w:rsidRPr="00035CEB">
        <w:rPr>
          <w:rFonts w:ascii="Times New Roman" w:hAnsi="Times New Roman" w:cs="Times New Roman"/>
          <w:rPrChange w:id="2853" w:author="Zachary Cappella" w:date="2023-10-23T16:02:00Z">
            <w:rPr/>
          </w:rPrChange>
        </w:rPr>
        <w:t>Bottom View</w:t>
      </w:r>
      <w:r w:rsidRPr="00035CEB">
        <w:rPr>
          <w:rFonts w:ascii="Times New Roman" w:hAnsi="Times New Roman" w:cs="Times New Roman"/>
          <w:rPrChange w:id="2854" w:author="Zachary Cappella" w:date="2023-10-23T16:02:00Z">
            <w:rPr/>
          </w:rPrChange>
        </w:rPr>
        <w:t xml:space="preserve"> with Keyboard</w:t>
      </w:r>
    </w:p>
    <w:p w14:paraId="209402EC" w14:textId="2648F5A3" w:rsidR="407C62F9" w:rsidRPr="00035CEB" w:rsidRDefault="407C62F9">
      <w:pPr>
        <w:spacing w:line="360" w:lineRule="auto"/>
        <w:jc w:val="center"/>
        <w:rPr>
          <w:rFonts w:ascii="Times New Roman" w:hAnsi="Times New Roman" w:cs="Times New Roman"/>
          <w:rPrChange w:id="2855" w:author="Zachary Cappella" w:date="2023-10-23T16:02:00Z">
            <w:rPr/>
          </w:rPrChange>
        </w:rPr>
        <w:pPrChange w:id="2856" w:author="Zachary Cappella" w:date="2023-10-09T13:10:00Z">
          <w:pPr>
            <w:spacing w:line="240" w:lineRule="auto"/>
            <w:jc w:val="center"/>
          </w:pPr>
        </w:pPrChange>
      </w:pPr>
    </w:p>
    <w:p w14:paraId="76C319E1" w14:textId="38EB1EB0" w:rsidR="6DD93CAD" w:rsidRPr="00035CEB" w:rsidRDefault="6DD93CAD">
      <w:pPr>
        <w:spacing w:line="360" w:lineRule="auto"/>
        <w:rPr>
          <w:rFonts w:ascii="Times New Roman" w:hAnsi="Times New Roman" w:cs="Times New Roman"/>
          <w:rPrChange w:id="2857" w:author="Zachary Cappella" w:date="2023-10-23T16:02:00Z">
            <w:rPr/>
          </w:rPrChange>
        </w:rPr>
        <w:pPrChange w:id="2858" w:author="Zachary Cappella" w:date="2023-10-09T13:10:00Z">
          <w:pPr/>
        </w:pPrChange>
      </w:pPr>
    </w:p>
    <w:p w14:paraId="266A1EDA" w14:textId="0E700789" w:rsidR="6DD93CAD" w:rsidRPr="00035CEB" w:rsidRDefault="6DD93CAD">
      <w:pPr>
        <w:spacing w:line="360" w:lineRule="auto"/>
        <w:rPr>
          <w:rFonts w:ascii="Times New Roman" w:hAnsi="Times New Roman" w:cs="Times New Roman"/>
          <w:rPrChange w:id="2859" w:author="Zachary Cappella" w:date="2023-10-23T16:02:00Z">
            <w:rPr/>
          </w:rPrChange>
        </w:rPr>
        <w:pPrChange w:id="2860" w:author="Zachary Cappella" w:date="2023-10-09T13:10:00Z">
          <w:pPr/>
        </w:pPrChange>
      </w:pPr>
    </w:p>
    <w:p w14:paraId="064BA8EC" w14:textId="7AD9D734" w:rsidR="364D337B" w:rsidRPr="00035CEB" w:rsidRDefault="364D337B">
      <w:pPr>
        <w:pStyle w:val="Heading3"/>
        <w:spacing w:line="360" w:lineRule="auto"/>
        <w:rPr>
          <w:rStyle w:val="eop"/>
          <w:rFonts w:ascii="Times New Roman" w:eastAsiaTheme="minorHAnsi" w:hAnsi="Times New Roman" w:cs="Times New Roman"/>
          <w:b w:val="0"/>
          <w:bCs w:val="0"/>
          <w:sz w:val="22"/>
          <w:szCs w:val="22"/>
        </w:rPr>
        <w:pPrChange w:id="2861" w:author="Zachary Cappella" w:date="2023-10-09T13:10:00Z">
          <w:pPr>
            <w:pStyle w:val="Heading3"/>
          </w:pPr>
        </w:pPrChange>
      </w:pPr>
      <w:bookmarkStart w:id="2862" w:name="_Toc149373375"/>
      <w:r w:rsidRPr="00035CEB">
        <w:rPr>
          <w:rFonts w:ascii="Times New Roman" w:hAnsi="Times New Roman" w:cs="Times New Roman"/>
        </w:rPr>
        <w:t xml:space="preserve">6.3.10: </w:t>
      </w:r>
      <w:r w:rsidR="4D48AFE6" w:rsidRPr="00035CEB">
        <w:rPr>
          <w:rFonts w:ascii="Times New Roman" w:hAnsi="Times New Roman" w:cs="Times New Roman"/>
        </w:rPr>
        <w:t>Guided Tour I</w:t>
      </w:r>
      <w:r w:rsidRPr="00035CEB">
        <w:rPr>
          <w:rFonts w:ascii="Times New Roman" w:hAnsi="Times New Roman" w:cs="Times New Roman"/>
        </w:rPr>
        <w:t xml:space="preserve">nterface </w:t>
      </w:r>
      <w:r w:rsidR="37B7FBD5" w:rsidRPr="00035CEB">
        <w:rPr>
          <w:rFonts w:ascii="Times New Roman" w:hAnsi="Times New Roman" w:cs="Times New Roman"/>
        </w:rPr>
        <w:t>S</w:t>
      </w:r>
      <w:r w:rsidRPr="00035CEB">
        <w:rPr>
          <w:rFonts w:ascii="Times New Roman" w:hAnsi="Times New Roman" w:cs="Times New Roman"/>
        </w:rPr>
        <w:t>creens</w:t>
      </w:r>
      <w:bookmarkEnd w:id="2862"/>
      <w:r w:rsidRPr="00035CEB">
        <w:rPr>
          <w:rFonts w:ascii="Times New Roman" w:hAnsi="Times New Roman" w:cs="Times New Roman"/>
        </w:rPr>
        <w:t xml:space="preserve">  </w:t>
      </w:r>
    </w:p>
    <w:p w14:paraId="4FEC3AEF" w14:textId="77777777" w:rsidR="004F7601" w:rsidRPr="00035CEB" w:rsidRDefault="004F7601" w:rsidP="008F037A">
      <w:pPr>
        <w:spacing w:line="360" w:lineRule="auto"/>
        <w:rPr>
          <w:rFonts w:ascii="Times New Roman" w:eastAsia="Times New Roman" w:hAnsi="Times New Roman" w:cs="Times New Roman"/>
          <w:color w:val="161719"/>
        </w:rPr>
      </w:pPr>
    </w:p>
    <w:p w14:paraId="310DF79C" w14:textId="7885C965" w:rsidR="3D2D7359" w:rsidRPr="00035CEB" w:rsidRDefault="3D2D7359" w:rsidP="008F037A">
      <w:pPr>
        <w:spacing w:line="360" w:lineRule="auto"/>
        <w:ind w:firstLine="720"/>
        <w:rPr>
          <w:rFonts w:ascii="Times New Roman" w:eastAsia="Times New Roman" w:hAnsi="Times New Roman" w:cs="Times New Roman"/>
        </w:rPr>
      </w:pPr>
      <w:r w:rsidRPr="00035CEB">
        <w:rPr>
          <w:rFonts w:ascii="Times New Roman" w:eastAsia="Times New Roman" w:hAnsi="Times New Roman" w:cs="Times New Roman"/>
          <w:color w:val="161719"/>
        </w:rPr>
        <w:t xml:space="preserve">For Figure </w:t>
      </w:r>
      <w:r w:rsidR="4A6F6FC9" w:rsidRPr="00035CEB">
        <w:rPr>
          <w:rFonts w:ascii="Times New Roman" w:eastAsia="Times New Roman" w:hAnsi="Times New Roman" w:cs="Times New Roman"/>
          <w:color w:val="161719"/>
        </w:rPr>
        <w:t>21</w:t>
      </w:r>
      <w:r w:rsidRPr="00035CEB">
        <w:rPr>
          <w:rFonts w:ascii="Times New Roman" w:eastAsia="Times New Roman" w:hAnsi="Times New Roman" w:cs="Times New Roman"/>
          <w:color w:val="161719"/>
        </w:rPr>
        <w:t xml:space="preserve"> to </w:t>
      </w:r>
      <w:r w:rsidR="7664C3F0" w:rsidRPr="00035CEB">
        <w:rPr>
          <w:rFonts w:ascii="Times New Roman" w:eastAsia="Times New Roman" w:hAnsi="Times New Roman" w:cs="Times New Roman"/>
          <w:color w:val="161719"/>
        </w:rPr>
        <w:t>31</w:t>
      </w:r>
      <w:r w:rsidRPr="00035CEB">
        <w:rPr>
          <w:rFonts w:ascii="Times New Roman" w:eastAsia="Times New Roman" w:hAnsi="Times New Roman" w:cs="Times New Roman"/>
          <w:color w:val="161719"/>
        </w:rPr>
        <w:t xml:space="preserve">, the screens displayed will be for the guided tour. This feature is designed to show users how to navigate throughout the application. The screens will provide step-by-step instructions and visual aids to help users become familiar with the application's features and functionality. The guided tour is an important part of the user experience, as it can help users feel more comfortable and confident using the application. </w:t>
      </w:r>
      <w:r w:rsidR="4C275344" w:rsidRPr="00035CEB">
        <w:rPr>
          <w:rFonts w:ascii="Times New Roman" w:eastAsia="Times New Roman" w:hAnsi="Times New Roman" w:cs="Times New Roman"/>
          <w:color w:val="161719"/>
        </w:rPr>
        <w:t xml:space="preserve">At the bottom of the screen, there shall be two arrows so users can navigate through the guided tour, moving forward or backward. </w:t>
      </w:r>
      <w:r w:rsidRPr="00035CEB">
        <w:rPr>
          <w:rFonts w:ascii="Times New Roman" w:eastAsia="Times New Roman" w:hAnsi="Times New Roman" w:cs="Times New Roman"/>
          <w:color w:val="161719"/>
        </w:rPr>
        <w:t xml:space="preserve">Additionally, there will be an "X" button that will close the </w:t>
      </w:r>
      <w:r w:rsidRPr="00035CEB">
        <w:rPr>
          <w:rFonts w:ascii="Times New Roman" w:eastAsia="Times New Roman" w:hAnsi="Times New Roman" w:cs="Times New Roman"/>
          <w:color w:val="161719"/>
        </w:rPr>
        <w:lastRenderedPageBreak/>
        <w:t>guided tour window and return the user to the home screen. This will provide users with the option to exit the guided tour at any time and return to using the application on their own.</w:t>
      </w:r>
    </w:p>
    <w:p w14:paraId="1A314453" w14:textId="1FA9CE3C" w:rsidR="112423E5" w:rsidRPr="00035CEB" w:rsidRDefault="112423E5">
      <w:pPr>
        <w:spacing w:line="360" w:lineRule="auto"/>
        <w:rPr>
          <w:rFonts w:ascii="Times New Roman" w:hAnsi="Times New Roman" w:cs="Times New Roman"/>
          <w:rPrChange w:id="2863" w:author="Zachary Cappella" w:date="2023-10-23T16:02:00Z">
            <w:rPr/>
          </w:rPrChange>
        </w:rPr>
        <w:pPrChange w:id="2864" w:author="Zachary Cappella" w:date="2023-10-09T13:10:00Z">
          <w:pPr/>
        </w:pPrChange>
      </w:pPr>
    </w:p>
    <w:p w14:paraId="49E6486D" w14:textId="5B01E8C4" w:rsidR="112423E5" w:rsidRPr="00035CEB" w:rsidRDefault="56A440A6">
      <w:pPr>
        <w:spacing w:line="360" w:lineRule="auto"/>
        <w:jc w:val="center"/>
        <w:rPr>
          <w:rFonts w:ascii="Times New Roman" w:hAnsi="Times New Roman" w:cs="Times New Roman"/>
          <w:rPrChange w:id="2865" w:author="Zachary Cappella" w:date="2023-10-23T16:02:00Z">
            <w:rPr/>
          </w:rPrChange>
        </w:rPr>
        <w:pPrChange w:id="2866" w:author="Zachary Cappella" w:date="2023-10-09T13:10:00Z">
          <w:pPr>
            <w:jc w:val="center"/>
          </w:pPr>
        </w:pPrChange>
      </w:pPr>
      <w:r w:rsidRPr="00035CEB">
        <w:rPr>
          <w:rFonts w:ascii="Times New Roman" w:hAnsi="Times New Roman" w:cs="Times New Roman"/>
          <w:noProof/>
          <w:rPrChange w:id="2867" w:author="Zachary Cappella" w:date="2023-10-23T16:02:00Z">
            <w:rPr>
              <w:noProof/>
            </w:rPr>
          </w:rPrChange>
        </w:rPr>
        <w:drawing>
          <wp:inline distT="0" distB="0" distL="0" distR="0" wp14:anchorId="104C4F19" wp14:editId="332B82FF">
            <wp:extent cx="1935480" cy="3657600"/>
            <wp:effectExtent l="0" t="0" r="0" b="0"/>
            <wp:docPr id="1093681780" name="Picture 109368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935480" cy="3657600"/>
                    </a:xfrm>
                    <a:prstGeom prst="rect">
                      <a:avLst/>
                    </a:prstGeom>
                  </pic:spPr>
                </pic:pic>
              </a:graphicData>
            </a:graphic>
          </wp:inline>
        </w:drawing>
      </w:r>
      <w:r w:rsidR="4671689E" w:rsidRPr="00035CEB">
        <w:rPr>
          <w:rFonts w:ascii="Times New Roman" w:hAnsi="Times New Roman" w:cs="Times New Roman"/>
          <w:rPrChange w:id="2868" w:author="Zachary Cappella" w:date="2023-10-23T16:02:00Z">
            <w:rPr/>
          </w:rPrChange>
        </w:rPr>
        <w:t xml:space="preserve">           </w:t>
      </w:r>
    </w:p>
    <w:p w14:paraId="3D321EEF" w14:textId="7078CD68" w:rsidR="112423E5" w:rsidRPr="00035CEB" w:rsidRDefault="74A3EF00">
      <w:pPr>
        <w:spacing w:line="360" w:lineRule="auto"/>
        <w:jc w:val="center"/>
        <w:rPr>
          <w:rFonts w:ascii="Times New Roman" w:eastAsia="Times New Roman" w:hAnsi="Times New Roman" w:cs="Times New Roman"/>
        </w:rPr>
        <w:pPrChange w:id="2869" w:author="Zachary Cappella" w:date="2023-10-09T13:10:00Z">
          <w:pPr>
            <w:jc w:val="center"/>
          </w:pPr>
        </w:pPrChange>
      </w:pPr>
      <w:r w:rsidRPr="00035CEB">
        <w:rPr>
          <w:rFonts w:ascii="Times New Roman" w:eastAsia="Times New Roman" w:hAnsi="Times New Roman" w:cs="Times New Roman"/>
        </w:rPr>
        <w:t xml:space="preserve">Figure </w:t>
      </w:r>
      <w:r w:rsidR="2C5DD61B" w:rsidRPr="00035CEB">
        <w:rPr>
          <w:rFonts w:ascii="Times New Roman" w:eastAsia="Times New Roman" w:hAnsi="Times New Roman" w:cs="Times New Roman"/>
        </w:rPr>
        <w:t>21</w:t>
      </w:r>
      <w:r w:rsidRPr="00035CEB">
        <w:rPr>
          <w:rFonts w:ascii="Times New Roman" w:eastAsia="Times New Roman" w:hAnsi="Times New Roman" w:cs="Times New Roman"/>
        </w:rPr>
        <w:t xml:space="preserve">: </w:t>
      </w:r>
      <w:del w:id="2870" w:author="Zachary Cappella" w:date="2023-10-09T13:31:00Z">
        <w:r w:rsidR="300223BE" w:rsidRPr="00035CEB" w:rsidDel="00467DB0">
          <w:rPr>
            <w:rFonts w:ascii="Times New Roman" w:eastAsia="Times New Roman" w:hAnsi="Times New Roman" w:cs="Times New Roman"/>
          </w:rPr>
          <w:delText>Chatbot</w:delText>
        </w:r>
      </w:del>
      <w:ins w:id="2871" w:author="Zachary Cappella" w:date="2023-10-09T13:31:00Z">
        <w:r w:rsidR="00467DB0" w:rsidRPr="00035CEB">
          <w:rPr>
            <w:rFonts w:ascii="Times New Roman" w:eastAsia="Times New Roman" w:hAnsi="Times New Roman" w:cs="Times New Roman"/>
          </w:rPr>
          <w:t>Virtual Assistant</w:t>
        </w:r>
      </w:ins>
      <w:r w:rsidR="300223BE" w:rsidRPr="00035CEB">
        <w:rPr>
          <w:rFonts w:ascii="Times New Roman" w:eastAsia="Times New Roman" w:hAnsi="Times New Roman" w:cs="Times New Roman"/>
        </w:rPr>
        <w:t xml:space="preserve"> Guided Tour</w:t>
      </w:r>
    </w:p>
    <w:p w14:paraId="72C0C4DB" w14:textId="122074FC" w:rsidR="112423E5" w:rsidRPr="00035CEB" w:rsidRDefault="74A3EF00">
      <w:pPr>
        <w:spacing w:line="360" w:lineRule="auto"/>
        <w:jc w:val="center"/>
        <w:rPr>
          <w:rFonts w:ascii="Times New Roman" w:hAnsi="Times New Roman" w:cs="Times New Roman"/>
          <w:rPrChange w:id="2872" w:author="Zachary Cappella" w:date="2023-10-23T16:02:00Z">
            <w:rPr/>
          </w:rPrChange>
        </w:rPr>
        <w:pPrChange w:id="2873" w:author="Zachary Cappella" w:date="2023-10-09T13:10:00Z">
          <w:pPr>
            <w:jc w:val="center"/>
          </w:pPr>
        </w:pPrChange>
      </w:pPr>
      <w:r w:rsidRPr="00035CEB">
        <w:rPr>
          <w:rFonts w:ascii="Times New Roman" w:hAnsi="Times New Roman" w:cs="Times New Roman"/>
          <w:noProof/>
          <w:rPrChange w:id="2874" w:author="Zachary Cappella" w:date="2023-10-23T16:02:00Z">
            <w:rPr>
              <w:noProof/>
            </w:rPr>
          </w:rPrChange>
        </w:rPr>
        <w:lastRenderedPageBreak/>
        <w:drawing>
          <wp:inline distT="0" distB="0" distL="0" distR="0" wp14:anchorId="32AD8445" wp14:editId="06B9B30E">
            <wp:extent cx="1920240" cy="3657600"/>
            <wp:effectExtent l="0" t="0" r="0" b="0"/>
            <wp:docPr id="155897217" name="Picture 15589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inline>
        </w:drawing>
      </w:r>
      <w:r w:rsidR="4671689E" w:rsidRPr="00035CEB">
        <w:rPr>
          <w:rFonts w:ascii="Times New Roman" w:hAnsi="Times New Roman" w:cs="Times New Roman"/>
          <w:rPrChange w:id="2875" w:author="Zachary Cappella" w:date="2023-10-23T16:02:00Z">
            <w:rPr/>
          </w:rPrChange>
        </w:rPr>
        <w:t xml:space="preserve">     </w:t>
      </w:r>
    </w:p>
    <w:p w14:paraId="0DBD74F0" w14:textId="369AD2C3" w:rsidR="112423E5" w:rsidRPr="00035CEB" w:rsidRDefault="27AF4F2F">
      <w:pPr>
        <w:spacing w:line="360" w:lineRule="auto"/>
        <w:jc w:val="center"/>
        <w:rPr>
          <w:rFonts w:ascii="Times New Roman" w:eastAsia="Times New Roman" w:hAnsi="Times New Roman" w:cs="Times New Roman"/>
        </w:rPr>
        <w:pPrChange w:id="2876" w:author="Zachary Cappella" w:date="2023-10-09T13:10:00Z">
          <w:pPr>
            <w:jc w:val="center"/>
          </w:pPr>
        </w:pPrChange>
      </w:pPr>
      <w:r w:rsidRPr="00035CEB">
        <w:rPr>
          <w:rFonts w:ascii="Times New Roman" w:eastAsia="Times New Roman" w:hAnsi="Times New Roman" w:cs="Times New Roman"/>
        </w:rPr>
        <w:t xml:space="preserve">Figure </w:t>
      </w:r>
      <w:r w:rsidR="50E5A768" w:rsidRPr="00035CEB">
        <w:rPr>
          <w:rFonts w:ascii="Times New Roman" w:eastAsia="Times New Roman" w:hAnsi="Times New Roman" w:cs="Times New Roman"/>
        </w:rPr>
        <w:t>22</w:t>
      </w:r>
      <w:r w:rsidRPr="00035CEB">
        <w:rPr>
          <w:rFonts w:ascii="Times New Roman" w:eastAsia="Times New Roman" w:hAnsi="Times New Roman" w:cs="Times New Roman"/>
        </w:rPr>
        <w:t>:</w:t>
      </w:r>
      <w:r w:rsidR="4671689E" w:rsidRPr="00035CEB">
        <w:rPr>
          <w:rFonts w:ascii="Times New Roman" w:eastAsia="Times New Roman" w:hAnsi="Times New Roman" w:cs="Times New Roman"/>
        </w:rPr>
        <w:t xml:space="preserve"> </w:t>
      </w:r>
      <w:r w:rsidR="1659769A" w:rsidRPr="00035CEB">
        <w:rPr>
          <w:rFonts w:ascii="Times New Roman" w:eastAsia="Times New Roman" w:hAnsi="Times New Roman" w:cs="Times New Roman"/>
        </w:rPr>
        <w:t>Search Guided Tour</w:t>
      </w:r>
    </w:p>
    <w:p w14:paraId="40F9AEF2" w14:textId="17796F06" w:rsidR="112423E5" w:rsidRPr="00035CEB" w:rsidRDefault="7C39EF75">
      <w:pPr>
        <w:spacing w:line="360" w:lineRule="auto"/>
        <w:jc w:val="center"/>
        <w:rPr>
          <w:rFonts w:ascii="Times New Roman" w:hAnsi="Times New Roman" w:cs="Times New Roman"/>
          <w:rPrChange w:id="2877" w:author="Zachary Cappella" w:date="2023-10-23T16:02:00Z">
            <w:rPr/>
          </w:rPrChange>
        </w:rPr>
        <w:pPrChange w:id="2878" w:author="Zachary Cappella" w:date="2023-10-09T13:10:00Z">
          <w:pPr>
            <w:jc w:val="center"/>
          </w:pPr>
        </w:pPrChange>
      </w:pPr>
      <w:r w:rsidRPr="00035CEB">
        <w:rPr>
          <w:rFonts w:ascii="Times New Roman" w:hAnsi="Times New Roman" w:cs="Times New Roman"/>
          <w:noProof/>
          <w:rPrChange w:id="2879" w:author="Zachary Cappella" w:date="2023-10-23T16:02:00Z">
            <w:rPr>
              <w:noProof/>
            </w:rPr>
          </w:rPrChange>
        </w:rPr>
        <w:drawing>
          <wp:inline distT="0" distB="0" distL="0" distR="0" wp14:anchorId="0DF86D2B" wp14:editId="13B6C69A">
            <wp:extent cx="1859280" cy="3657600"/>
            <wp:effectExtent l="0" t="0" r="0" b="0"/>
            <wp:docPr id="982924146" name="Picture 98292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859280" cy="3657600"/>
                    </a:xfrm>
                    <a:prstGeom prst="rect">
                      <a:avLst/>
                    </a:prstGeom>
                  </pic:spPr>
                </pic:pic>
              </a:graphicData>
            </a:graphic>
          </wp:inline>
        </w:drawing>
      </w:r>
      <w:r w:rsidR="4671689E" w:rsidRPr="00035CEB">
        <w:rPr>
          <w:rFonts w:ascii="Times New Roman" w:hAnsi="Times New Roman" w:cs="Times New Roman"/>
          <w:rPrChange w:id="2880" w:author="Zachary Cappella" w:date="2023-10-23T16:02:00Z">
            <w:rPr/>
          </w:rPrChange>
        </w:rPr>
        <w:t xml:space="preserve">  </w:t>
      </w:r>
    </w:p>
    <w:p w14:paraId="24CAC482" w14:textId="3EDBE52F" w:rsidR="49474180" w:rsidRPr="00035CEB" w:rsidRDefault="49474180">
      <w:pPr>
        <w:spacing w:line="360" w:lineRule="auto"/>
        <w:jc w:val="center"/>
        <w:rPr>
          <w:rFonts w:ascii="Times New Roman" w:eastAsia="Times New Roman" w:hAnsi="Times New Roman" w:cs="Times New Roman"/>
        </w:rPr>
        <w:pPrChange w:id="2881" w:author="Zachary Cappella" w:date="2023-10-09T13:10:00Z">
          <w:pPr>
            <w:jc w:val="center"/>
          </w:pPr>
        </w:pPrChange>
      </w:pPr>
      <w:r w:rsidRPr="00035CEB">
        <w:rPr>
          <w:rFonts w:ascii="Times New Roman" w:eastAsia="Times New Roman" w:hAnsi="Times New Roman" w:cs="Times New Roman"/>
        </w:rPr>
        <w:lastRenderedPageBreak/>
        <w:t xml:space="preserve">Figure </w:t>
      </w:r>
      <w:r w:rsidR="454EBFD6" w:rsidRPr="00035CEB">
        <w:rPr>
          <w:rFonts w:ascii="Times New Roman" w:eastAsia="Times New Roman" w:hAnsi="Times New Roman" w:cs="Times New Roman"/>
        </w:rPr>
        <w:t>23</w:t>
      </w:r>
      <w:r w:rsidRPr="00035CEB">
        <w:rPr>
          <w:rFonts w:ascii="Times New Roman" w:eastAsia="Times New Roman" w:hAnsi="Times New Roman" w:cs="Times New Roman"/>
        </w:rPr>
        <w:t>:</w:t>
      </w:r>
      <w:r w:rsidR="2B39A59B" w:rsidRPr="00035CEB">
        <w:rPr>
          <w:rFonts w:ascii="Times New Roman" w:eastAsia="Times New Roman" w:hAnsi="Times New Roman" w:cs="Times New Roman"/>
        </w:rPr>
        <w:t xml:space="preserve"> Video Guided Tour</w:t>
      </w:r>
    </w:p>
    <w:p w14:paraId="58E95873" w14:textId="078888C3" w:rsidR="49474180" w:rsidRPr="00035CEB" w:rsidRDefault="49474180">
      <w:pPr>
        <w:spacing w:line="360" w:lineRule="auto"/>
        <w:jc w:val="center"/>
        <w:rPr>
          <w:rFonts w:ascii="Times New Roman" w:hAnsi="Times New Roman" w:cs="Times New Roman"/>
          <w:rPrChange w:id="2882" w:author="Zachary Cappella" w:date="2023-10-23T16:02:00Z">
            <w:rPr/>
          </w:rPrChange>
        </w:rPr>
        <w:pPrChange w:id="2883" w:author="Zachary Cappella" w:date="2023-10-09T13:10:00Z">
          <w:pPr>
            <w:jc w:val="center"/>
          </w:pPr>
        </w:pPrChange>
      </w:pPr>
      <w:r w:rsidRPr="00035CEB">
        <w:rPr>
          <w:rFonts w:ascii="Times New Roman" w:hAnsi="Times New Roman" w:cs="Times New Roman"/>
          <w:noProof/>
          <w:rPrChange w:id="2884" w:author="Zachary Cappella" w:date="2023-10-23T16:02:00Z">
            <w:rPr>
              <w:noProof/>
            </w:rPr>
          </w:rPrChange>
        </w:rPr>
        <w:drawing>
          <wp:inline distT="0" distB="0" distL="0" distR="0" wp14:anchorId="17ADA26E" wp14:editId="32FC81C4">
            <wp:extent cx="1836420" cy="3657600"/>
            <wp:effectExtent l="0" t="0" r="0" b="0"/>
            <wp:docPr id="1558771448" name="Picture 155877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836420" cy="3657600"/>
                    </a:xfrm>
                    <a:prstGeom prst="rect">
                      <a:avLst/>
                    </a:prstGeom>
                  </pic:spPr>
                </pic:pic>
              </a:graphicData>
            </a:graphic>
          </wp:inline>
        </w:drawing>
      </w:r>
    </w:p>
    <w:p w14:paraId="49A16C32" w14:textId="320E0529" w:rsidR="49474180" w:rsidRPr="00035CEB" w:rsidRDefault="49474180">
      <w:pPr>
        <w:spacing w:line="360" w:lineRule="auto"/>
        <w:jc w:val="center"/>
        <w:rPr>
          <w:rFonts w:ascii="Times New Roman" w:eastAsia="Times New Roman" w:hAnsi="Times New Roman" w:cs="Times New Roman"/>
        </w:rPr>
        <w:pPrChange w:id="2885" w:author="Zachary Cappella" w:date="2023-10-09T13:10:00Z">
          <w:pPr>
            <w:jc w:val="center"/>
          </w:pPr>
        </w:pPrChange>
      </w:pPr>
      <w:r w:rsidRPr="00035CEB">
        <w:rPr>
          <w:rFonts w:ascii="Times New Roman" w:eastAsia="Times New Roman" w:hAnsi="Times New Roman" w:cs="Times New Roman"/>
        </w:rPr>
        <w:t xml:space="preserve">Figure </w:t>
      </w:r>
      <w:r w:rsidR="2F76B7AA" w:rsidRPr="00035CEB">
        <w:rPr>
          <w:rFonts w:ascii="Times New Roman" w:eastAsia="Times New Roman" w:hAnsi="Times New Roman" w:cs="Times New Roman"/>
        </w:rPr>
        <w:t>2</w:t>
      </w:r>
      <w:r w:rsidR="79E586C0" w:rsidRPr="00035CEB">
        <w:rPr>
          <w:rFonts w:ascii="Times New Roman" w:eastAsia="Times New Roman" w:hAnsi="Times New Roman" w:cs="Times New Roman"/>
        </w:rPr>
        <w:t>4</w:t>
      </w:r>
      <w:r w:rsidRPr="00035CEB">
        <w:rPr>
          <w:rFonts w:ascii="Times New Roman" w:eastAsia="Times New Roman" w:hAnsi="Times New Roman" w:cs="Times New Roman"/>
        </w:rPr>
        <w:t>:</w:t>
      </w:r>
      <w:r w:rsidR="66073EB2" w:rsidRPr="00035CEB">
        <w:rPr>
          <w:rFonts w:ascii="Times New Roman" w:eastAsia="Times New Roman" w:hAnsi="Times New Roman" w:cs="Times New Roman"/>
        </w:rPr>
        <w:t xml:space="preserve"> Video Guided Tour</w:t>
      </w:r>
    </w:p>
    <w:p w14:paraId="23481FA5" w14:textId="217F0DED" w:rsidR="49474180" w:rsidRPr="00035CEB" w:rsidRDefault="49474180">
      <w:pPr>
        <w:spacing w:line="360" w:lineRule="auto"/>
        <w:jc w:val="center"/>
        <w:rPr>
          <w:rFonts w:ascii="Times New Roman" w:hAnsi="Times New Roman" w:cs="Times New Roman"/>
          <w:rPrChange w:id="2886" w:author="Zachary Cappella" w:date="2023-10-23T16:02:00Z">
            <w:rPr/>
          </w:rPrChange>
        </w:rPr>
        <w:pPrChange w:id="2887" w:author="Zachary Cappella" w:date="2023-10-09T13:10:00Z">
          <w:pPr>
            <w:jc w:val="center"/>
          </w:pPr>
        </w:pPrChange>
      </w:pPr>
      <w:r w:rsidRPr="00035CEB">
        <w:rPr>
          <w:rFonts w:ascii="Times New Roman" w:hAnsi="Times New Roman" w:cs="Times New Roman"/>
          <w:noProof/>
          <w:rPrChange w:id="2888" w:author="Zachary Cappella" w:date="2023-10-23T16:02:00Z">
            <w:rPr>
              <w:noProof/>
            </w:rPr>
          </w:rPrChange>
        </w:rPr>
        <w:lastRenderedPageBreak/>
        <w:drawing>
          <wp:inline distT="0" distB="0" distL="0" distR="0" wp14:anchorId="5D64531C" wp14:editId="7CB3F591">
            <wp:extent cx="1882140" cy="3657600"/>
            <wp:effectExtent l="0" t="0" r="0" b="0"/>
            <wp:docPr id="1216651739" name="Picture 121665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882140" cy="3657600"/>
                    </a:xfrm>
                    <a:prstGeom prst="rect">
                      <a:avLst/>
                    </a:prstGeom>
                  </pic:spPr>
                </pic:pic>
              </a:graphicData>
            </a:graphic>
          </wp:inline>
        </w:drawing>
      </w:r>
    </w:p>
    <w:p w14:paraId="40CF5649" w14:textId="209E1381" w:rsidR="62761B27" w:rsidRPr="00035CEB" w:rsidRDefault="62761B27">
      <w:pPr>
        <w:spacing w:line="360" w:lineRule="auto"/>
        <w:jc w:val="center"/>
        <w:rPr>
          <w:rFonts w:ascii="Times New Roman" w:eastAsia="Times New Roman" w:hAnsi="Times New Roman" w:cs="Times New Roman"/>
        </w:rPr>
        <w:pPrChange w:id="2889" w:author="Zachary Cappella" w:date="2023-10-09T13:10:00Z">
          <w:pPr>
            <w:jc w:val="center"/>
          </w:pPr>
        </w:pPrChange>
      </w:pPr>
      <w:r w:rsidRPr="00035CEB">
        <w:rPr>
          <w:rFonts w:ascii="Times New Roman" w:eastAsia="Times New Roman" w:hAnsi="Times New Roman" w:cs="Times New Roman"/>
        </w:rPr>
        <w:t xml:space="preserve">Figure </w:t>
      </w:r>
      <w:r w:rsidR="26131DBF" w:rsidRPr="00035CEB">
        <w:rPr>
          <w:rFonts w:ascii="Times New Roman" w:eastAsia="Times New Roman" w:hAnsi="Times New Roman" w:cs="Times New Roman"/>
        </w:rPr>
        <w:t>2</w:t>
      </w:r>
      <w:r w:rsidR="3AC60868" w:rsidRPr="00035CEB">
        <w:rPr>
          <w:rFonts w:ascii="Times New Roman" w:eastAsia="Times New Roman" w:hAnsi="Times New Roman" w:cs="Times New Roman"/>
        </w:rPr>
        <w:t>5</w:t>
      </w:r>
      <w:r w:rsidRPr="00035CEB">
        <w:rPr>
          <w:rFonts w:ascii="Times New Roman" w:eastAsia="Times New Roman" w:hAnsi="Times New Roman" w:cs="Times New Roman"/>
        </w:rPr>
        <w:t>:</w:t>
      </w:r>
      <w:r w:rsidR="5CBE75DA" w:rsidRPr="00035CEB">
        <w:rPr>
          <w:rFonts w:ascii="Times New Roman" w:eastAsia="Times New Roman" w:hAnsi="Times New Roman" w:cs="Times New Roman"/>
        </w:rPr>
        <w:t xml:space="preserve"> Video Guided Tour</w:t>
      </w:r>
    </w:p>
    <w:p w14:paraId="5B7F520B" w14:textId="37BDB48B" w:rsidR="461DAF6E" w:rsidRPr="00035CEB" w:rsidRDefault="461DAF6E">
      <w:pPr>
        <w:spacing w:line="360" w:lineRule="auto"/>
        <w:jc w:val="center"/>
        <w:rPr>
          <w:rFonts w:ascii="Times New Roman" w:hAnsi="Times New Roman" w:cs="Times New Roman"/>
          <w:rPrChange w:id="2890" w:author="Zachary Cappella" w:date="2023-10-23T16:02:00Z">
            <w:rPr/>
          </w:rPrChange>
        </w:rPr>
        <w:pPrChange w:id="2891" w:author="Zachary Cappella" w:date="2023-10-09T13:10:00Z">
          <w:pPr>
            <w:jc w:val="center"/>
          </w:pPr>
        </w:pPrChange>
      </w:pPr>
      <w:r w:rsidRPr="00035CEB">
        <w:rPr>
          <w:rFonts w:ascii="Times New Roman" w:hAnsi="Times New Roman" w:cs="Times New Roman"/>
          <w:noProof/>
          <w:rPrChange w:id="2892" w:author="Zachary Cappella" w:date="2023-10-23T16:02:00Z">
            <w:rPr>
              <w:noProof/>
            </w:rPr>
          </w:rPrChange>
        </w:rPr>
        <w:drawing>
          <wp:inline distT="0" distB="0" distL="0" distR="0" wp14:anchorId="36DF69B5" wp14:editId="686B208A">
            <wp:extent cx="1889760" cy="3657600"/>
            <wp:effectExtent l="0" t="0" r="0" b="0"/>
            <wp:docPr id="1680123529" name="Picture 168012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889760" cy="3657600"/>
                    </a:xfrm>
                    <a:prstGeom prst="rect">
                      <a:avLst/>
                    </a:prstGeom>
                  </pic:spPr>
                </pic:pic>
              </a:graphicData>
            </a:graphic>
          </wp:inline>
        </w:drawing>
      </w:r>
    </w:p>
    <w:p w14:paraId="463C3FFD" w14:textId="35A481EC" w:rsidR="461DAF6E" w:rsidRPr="00035CEB" w:rsidRDefault="461DAF6E">
      <w:pPr>
        <w:spacing w:line="360" w:lineRule="auto"/>
        <w:jc w:val="center"/>
        <w:rPr>
          <w:rFonts w:ascii="Times New Roman" w:eastAsia="Times New Roman" w:hAnsi="Times New Roman" w:cs="Times New Roman"/>
        </w:rPr>
        <w:pPrChange w:id="2893" w:author="Zachary Cappella" w:date="2023-10-09T13:10:00Z">
          <w:pPr>
            <w:jc w:val="center"/>
          </w:pPr>
        </w:pPrChange>
      </w:pPr>
      <w:r w:rsidRPr="00035CEB">
        <w:rPr>
          <w:rFonts w:ascii="Times New Roman" w:eastAsia="Times New Roman" w:hAnsi="Times New Roman" w:cs="Times New Roman"/>
        </w:rPr>
        <w:lastRenderedPageBreak/>
        <w:t xml:space="preserve">Figure </w:t>
      </w:r>
      <w:r w:rsidR="7B01D1F3" w:rsidRPr="00035CEB">
        <w:rPr>
          <w:rFonts w:ascii="Times New Roman" w:eastAsia="Times New Roman" w:hAnsi="Times New Roman" w:cs="Times New Roman"/>
        </w:rPr>
        <w:t>2</w:t>
      </w:r>
      <w:r w:rsidR="564C7313" w:rsidRPr="00035CEB">
        <w:rPr>
          <w:rFonts w:ascii="Times New Roman" w:eastAsia="Times New Roman" w:hAnsi="Times New Roman" w:cs="Times New Roman"/>
        </w:rPr>
        <w:t>6</w:t>
      </w:r>
      <w:r w:rsidRPr="00035CEB">
        <w:rPr>
          <w:rFonts w:ascii="Times New Roman" w:eastAsia="Times New Roman" w:hAnsi="Times New Roman" w:cs="Times New Roman"/>
        </w:rPr>
        <w:t>:</w:t>
      </w:r>
      <w:r w:rsidR="65B12841" w:rsidRPr="00035CEB">
        <w:rPr>
          <w:rFonts w:ascii="Times New Roman" w:eastAsia="Times New Roman" w:hAnsi="Times New Roman" w:cs="Times New Roman"/>
        </w:rPr>
        <w:t xml:space="preserve"> Audio Guided Tour</w:t>
      </w:r>
    </w:p>
    <w:p w14:paraId="73EC7319" w14:textId="79005476" w:rsidR="20AED442" w:rsidRPr="00035CEB" w:rsidRDefault="20AED442">
      <w:pPr>
        <w:spacing w:line="360" w:lineRule="auto"/>
        <w:jc w:val="center"/>
        <w:rPr>
          <w:rFonts w:ascii="Times New Roman" w:hAnsi="Times New Roman" w:cs="Times New Roman"/>
          <w:rPrChange w:id="2894" w:author="Zachary Cappella" w:date="2023-10-23T16:02:00Z">
            <w:rPr/>
          </w:rPrChange>
        </w:rPr>
        <w:pPrChange w:id="2895" w:author="Zachary Cappella" w:date="2023-10-09T13:10:00Z">
          <w:pPr>
            <w:jc w:val="center"/>
          </w:pPr>
        </w:pPrChange>
      </w:pPr>
      <w:r w:rsidRPr="00035CEB">
        <w:rPr>
          <w:rFonts w:ascii="Times New Roman" w:hAnsi="Times New Roman" w:cs="Times New Roman"/>
          <w:noProof/>
          <w:rPrChange w:id="2896" w:author="Zachary Cappella" w:date="2023-10-23T16:02:00Z">
            <w:rPr>
              <w:noProof/>
            </w:rPr>
          </w:rPrChange>
        </w:rPr>
        <w:drawing>
          <wp:inline distT="0" distB="0" distL="0" distR="0" wp14:anchorId="11D37595" wp14:editId="0736E9DB">
            <wp:extent cx="1943100" cy="3657600"/>
            <wp:effectExtent l="0" t="0" r="0" b="0"/>
            <wp:docPr id="913406244" name="Picture 91340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943100" cy="3657600"/>
                    </a:xfrm>
                    <a:prstGeom prst="rect">
                      <a:avLst/>
                    </a:prstGeom>
                  </pic:spPr>
                </pic:pic>
              </a:graphicData>
            </a:graphic>
          </wp:inline>
        </w:drawing>
      </w:r>
    </w:p>
    <w:p w14:paraId="3246D5CD" w14:textId="4A55C372" w:rsidR="20AED442" w:rsidRPr="00035CEB" w:rsidRDefault="20AED442">
      <w:pPr>
        <w:spacing w:line="360" w:lineRule="auto"/>
        <w:jc w:val="center"/>
        <w:rPr>
          <w:rFonts w:ascii="Times New Roman" w:eastAsia="Times New Roman" w:hAnsi="Times New Roman" w:cs="Times New Roman"/>
        </w:rPr>
        <w:pPrChange w:id="2897" w:author="Zachary Cappella" w:date="2023-10-09T13:10:00Z">
          <w:pPr>
            <w:jc w:val="center"/>
          </w:pPr>
        </w:pPrChange>
      </w:pPr>
      <w:r w:rsidRPr="00035CEB">
        <w:rPr>
          <w:rFonts w:ascii="Times New Roman" w:eastAsia="Times New Roman" w:hAnsi="Times New Roman" w:cs="Times New Roman"/>
        </w:rPr>
        <w:t>Figure 2</w:t>
      </w:r>
      <w:r w:rsidR="43B94434" w:rsidRPr="00035CEB">
        <w:rPr>
          <w:rFonts w:ascii="Times New Roman" w:eastAsia="Times New Roman" w:hAnsi="Times New Roman" w:cs="Times New Roman"/>
        </w:rPr>
        <w:t>7</w:t>
      </w:r>
      <w:r w:rsidRPr="00035CEB">
        <w:rPr>
          <w:rFonts w:ascii="Times New Roman" w:eastAsia="Times New Roman" w:hAnsi="Times New Roman" w:cs="Times New Roman"/>
        </w:rPr>
        <w:t>:</w:t>
      </w:r>
      <w:r w:rsidR="479503FE" w:rsidRPr="00035CEB">
        <w:rPr>
          <w:rFonts w:ascii="Times New Roman" w:eastAsia="Times New Roman" w:hAnsi="Times New Roman" w:cs="Times New Roman"/>
        </w:rPr>
        <w:t xml:space="preserve"> Audio Guided Tour</w:t>
      </w:r>
    </w:p>
    <w:p w14:paraId="72ACD5A8" w14:textId="1BF0D7F2" w:rsidR="20AED442" w:rsidRPr="00035CEB" w:rsidRDefault="20AED442">
      <w:pPr>
        <w:spacing w:line="360" w:lineRule="auto"/>
        <w:jc w:val="center"/>
        <w:rPr>
          <w:rFonts w:ascii="Times New Roman" w:hAnsi="Times New Roman" w:cs="Times New Roman"/>
          <w:rPrChange w:id="2898" w:author="Zachary Cappella" w:date="2023-10-23T16:02:00Z">
            <w:rPr/>
          </w:rPrChange>
        </w:rPr>
        <w:pPrChange w:id="2899" w:author="Zachary Cappella" w:date="2023-10-09T13:10:00Z">
          <w:pPr>
            <w:jc w:val="center"/>
          </w:pPr>
        </w:pPrChange>
      </w:pPr>
      <w:r w:rsidRPr="00035CEB">
        <w:rPr>
          <w:rFonts w:ascii="Times New Roman" w:hAnsi="Times New Roman" w:cs="Times New Roman"/>
          <w:noProof/>
          <w:rPrChange w:id="2900" w:author="Zachary Cappella" w:date="2023-10-23T16:02:00Z">
            <w:rPr>
              <w:noProof/>
            </w:rPr>
          </w:rPrChange>
        </w:rPr>
        <w:lastRenderedPageBreak/>
        <w:drawing>
          <wp:inline distT="0" distB="0" distL="0" distR="0" wp14:anchorId="63C2EF18" wp14:editId="64FD4532">
            <wp:extent cx="1851660" cy="3657600"/>
            <wp:effectExtent l="0" t="0" r="0" b="0"/>
            <wp:docPr id="1236687553" name="Picture 123668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851660" cy="3657600"/>
                    </a:xfrm>
                    <a:prstGeom prst="rect">
                      <a:avLst/>
                    </a:prstGeom>
                  </pic:spPr>
                </pic:pic>
              </a:graphicData>
            </a:graphic>
          </wp:inline>
        </w:drawing>
      </w:r>
    </w:p>
    <w:p w14:paraId="7BEA6B38" w14:textId="22CF89AB" w:rsidR="20AED442" w:rsidRPr="00035CEB" w:rsidRDefault="20AED442">
      <w:pPr>
        <w:spacing w:line="360" w:lineRule="auto"/>
        <w:jc w:val="center"/>
        <w:rPr>
          <w:rFonts w:ascii="Times New Roman" w:eastAsia="Times New Roman" w:hAnsi="Times New Roman" w:cs="Times New Roman"/>
        </w:rPr>
        <w:pPrChange w:id="2901" w:author="Zachary Cappella" w:date="2023-10-09T13:10:00Z">
          <w:pPr>
            <w:jc w:val="center"/>
          </w:pPr>
        </w:pPrChange>
      </w:pPr>
      <w:r w:rsidRPr="00035CEB">
        <w:rPr>
          <w:rFonts w:ascii="Times New Roman" w:eastAsia="Times New Roman" w:hAnsi="Times New Roman" w:cs="Times New Roman"/>
        </w:rPr>
        <w:t>Figure 2</w:t>
      </w:r>
      <w:r w:rsidR="7865F916" w:rsidRPr="00035CEB">
        <w:rPr>
          <w:rFonts w:ascii="Times New Roman" w:eastAsia="Times New Roman" w:hAnsi="Times New Roman" w:cs="Times New Roman"/>
        </w:rPr>
        <w:t>8</w:t>
      </w:r>
      <w:r w:rsidRPr="00035CEB">
        <w:rPr>
          <w:rFonts w:ascii="Times New Roman" w:eastAsia="Times New Roman" w:hAnsi="Times New Roman" w:cs="Times New Roman"/>
        </w:rPr>
        <w:t>:</w:t>
      </w:r>
      <w:r w:rsidR="0A94AE16" w:rsidRPr="00035CEB">
        <w:rPr>
          <w:rFonts w:ascii="Times New Roman" w:eastAsia="Times New Roman" w:hAnsi="Times New Roman" w:cs="Times New Roman"/>
        </w:rPr>
        <w:t xml:space="preserve"> Audio Guided Tour</w:t>
      </w:r>
    </w:p>
    <w:p w14:paraId="3764966C" w14:textId="28A5F286" w:rsidR="20AED442" w:rsidRPr="00035CEB" w:rsidRDefault="20AED442">
      <w:pPr>
        <w:spacing w:line="360" w:lineRule="auto"/>
        <w:jc w:val="center"/>
        <w:rPr>
          <w:rFonts w:ascii="Times New Roman" w:hAnsi="Times New Roman" w:cs="Times New Roman"/>
          <w:rPrChange w:id="2902" w:author="Zachary Cappella" w:date="2023-10-23T16:02:00Z">
            <w:rPr/>
          </w:rPrChange>
        </w:rPr>
        <w:pPrChange w:id="2903" w:author="Zachary Cappella" w:date="2023-10-09T13:10:00Z">
          <w:pPr>
            <w:jc w:val="center"/>
          </w:pPr>
        </w:pPrChange>
      </w:pPr>
      <w:r w:rsidRPr="00035CEB">
        <w:rPr>
          <w:rFonts w:ascii="Times New Roman" w:hAnsi="Times New Roman" w:cs="Times New Roman"/>
          <w:noProof/>
          <w:rPrChange w:id="2904" w:author="Zachary Cappella" w:date="2023-10-23T16:02:00Z">
            <w:rPr>
              <w:noProof/>
            </w:rPr>
          </w:rPrChange>
        </w:rPr>
        <w:drawing>
          <wp:inline distT="0" distB="0" distL="0" distR="0" wp14:anchorId="5BAD63C8" wp14:editId="7DE0CCAD">
            <wp:extent cx="1920240" cy="3657600"/>
            <wp:effectExtent l="0" t="0" r="0" b="0"/>
            <wp:docPr id="1876932924" name="Picture 187693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920240" cy="3657600"/>
                    </a:xfrm>
                    <a:prstGeom prst="rect">
                      <a:avLst/>
                    </a:prstGeom>
                  </pic:spPr>
                </pic:pic>
              </a:graphicData>
            </a:graphic>
          </wp:inline>
        </w:drawing>
      </w:r>
    </w:p>
    <w:p w14:paraId="7B8D2C8A" w14:textId="35BC9B46" w:rsidR="20AED442" w:rsidRPr="00035CEB" w:rsidRDefault="20AED442">
      <w:pPr>
        <w:spacing w:line="360" w:lineRule="auto"/>
        <w:jc w:val="center"/>
        <w:rPr>
          <w:rFonts w:ascii="Times New Roman" w:eastAsia="Times New Roman" w:hAnsi="Times New Roman" w:cs="Times New Roman"/>
        </w:rPr>
        <w:pPrChange w:id="2905" w:author="Zachary Cappella" w:date="2023-10-09T13:10:00Z">
          <w:pPr>
            <w:jc w:val="center"/>
          </w:pPr>
        </w:pPrChange>
      </w:pPr>
      <w:r w:rsidRPr="00035CEB">
        <w:rPr>
          <w:rFonts w:ascii="Times New Roman" w:eastAsia="Times New Roman" w:hAnsi="Times New Roman" w:cs="Times New Roman"/>
        </w:rPr>
        <w:lastRenderedPageBreak/>
        <w:t>Figure 2</w:t>
      </w:r>
      <w:r w:rsidR="19999E8B" w:rsidRPr="00035CEB">
        <w:rPr>
          <w:rFonts w:ascii="Times New Roman" w:eastAsia="Times New Roman" w:hAnsi="Times New Roman" w:cs="Times New Roman"/>
        </w:rPr>
        <w:t>9</w:t>
      </w:r>
      <w:r w:rsidRPr="00035CEB">
        <w:rPr>
          <w:rFonts w:ascii="Times New Roman" w:eastAsia="Times New Roman" w:hAnsi="Times New Roman" w:cs="Times New Roman"/>
        </w:rPr>
        <w:t>:</w:t>
      </w:r>
      <w:r w:rsidR="285EF99C" w:rsidRPr="00035CEB">
        <w:rPr>
          <w:rFonts w:ascii="Times New Roman" w:eastAsia="Times New Roman" w:hAnsi="Times New Roman" w:cs="Times New Roman"/>
        </w:rPr>
        <w:t xml:space="preserve"> Gallery Guided Tour</w:t>
      </w:r>
    </w:p>
    <w:p w14:paraId="4A2E5570" w14:textId="4205C693" w:rsidR="198A390A" w:rsidRPr="00035CEB" w:rsidRDefault="198A390A">
      <w:pPr>
        <w:spacing w:line="360" w:lineRule="auto"/>
        <w:jc w:val="center"/>
        <w:rPr>
          <w:rFonts w:ascii="Times New Roman" w:hAnsi="Times New Roman" w:cs="Times New Roman"/>
          <w:rPrChange w:id="2906" w:author="Zachary Cappella" w:date="2023-10-23T16:02:00Z">
            <w:rPr/>
          </w:rPrChange>
        </w:rPr>
        <w:pPrChange w:id="2907" w:author="Zachary Cappella" w:date="2023-10-09T13:10:00Z">
          <w:pPr>
            <w:jc w:val="center"/>
          </w:pPr>
        </w:pPrChange>
      </w:pPr>
      <w:r w:rsidRPr="00035CEB">
        <w:rPr>
          <w:rFonts w:ascii="Times New Roman" w:hAnsi="Times New Roman" w:cs="Times New Roman"/>
          <w:noProof/>
          <w:rPrChange w:id="2908" w:author="Zachary Cappella" w:date="2023-10-23T16:02:00Z">
            <w:rPr>
              <w:noProof/>
            </w:rPr>
          </w:rPrChange>
        </w:rPr>
        <w:drawing>
          <wp:inline distT="0" distB="0" distL="0" distR="0" wp14:anchorId="307DB989" wp14:editId="1C7D703A">
            <wp:extent cx="1874520" cy="3657600"/>
            <wp:effectExtent l="0" t="0" r="0" b="0"/>
            <wp:docPr id="397107012" name="Picture 397107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874520" cy="3657600"/>
                    </a:xfrm>
                    <a:prstGeom prst="rect">
                      <a:avLst/>
                    </a:prstGeom>
                  </pic:spPr>
                </pic:pic>
              </a:graphicData>
            </a:graphic>
          </wp:inline>
        </w:drawing>
      </w:r>
    </w:p>
    <w:p w14:paraId="16784806" w14:textId="07BE0E62" w:rsidR="198A390A" w:rsidRPr="00035CEB" w:rsidRDefault="198A390A">
      <w:pPr>
        <w:spacing w:line="360" w:lineRule="auto"/>
        <w:jc w:val="center"/>
        <w:rPr>
          <w:rFonts w:ascii="Times New Roman" w:eastAsia="Times New Roman" w:hAnsi="Times New Roman" w:cs="Times New Roman"/>
        </w:rPr>
        <w:pPrChange w:id="2909" w:author="Zachary Cappella" w:date="2023-10-09T13:10:00Z">
          <w:pPr>
            <w:jc w:val="center"/>
          </w:pPr>
        </w:pPrChange>
      </w:pPr>
      <w:r w:rsidRPr="00035CEB">
        <w:rPr>
          <w:rFonts w:ascii="Times New Roman" w:eastAsia="Times New Roman" w:hAnsi="Times New Roman" w:cs="Times New Roman"/>
        </w:rPr>
        <w:t xml:space="preserve">Figure </w:t>
      </w:r>
      <w:r w:rsidR="1483F29E" w:rsidRPr="00035CEB">
        <w:rPr>
          <w:rFonts w:ascii="Times New Roman" w:eastAsia="Times New Roman" w:hAnsi="Times New Roman" w:cs="Times New Roman"/>
        </w:rPr>
        <w:t>30</w:t>
      </w:r>
      <w:r w:rsidRPr="00035CEB">
        <w:rPr>
          <w:rFonts w:ascii="Times New Roman" w:eastAsia="Times New Roman" w:hAnsi="Times New Roman" w:cs="Times New Roman"/>
        </w:rPr>
        <w:t>:</w:t>
      </w:r>
      <w:r w:rsidR="31AF48E9" w:rsidRPr="00035CEB">
        <w:rPr>
          <w:rFonts w:ascii="Times New Roman" w:eastAsia="Times New Roman" w:hAnsi="Times New Roman" w:cs="Times New Roman"/>
        </w:rPr>
        <w:t xml:space="preserve"> Gallery Guided Tour</w:t>
      </w:r>
    </w:p>
    <w:p w14:paraId="38ADAB55" w14:textId="0A6C0A1A" w:rsidR="198A390A" w:rsidRPr="00035CEB" w:rsidRDefault="198A390A">
      <w:pPr>
        <w:spacing w:line="360" w:lineRule="auto"/>
        <w:jc w:val="center"/>
        <w:rPr>
          <w:rFonts w:ascii="Times New Roman" w:hAnsi="Times New Roman" w:cs="Times New Roman"/>
          <w:rPrChange w:id="2910" w:author="Zachary Cappella" w:date="2023-10-23T16:02:00Z">
            <w:rPr/>
          </w:rPrChange>
        </w:rPr>
        <w:pPrChange w:id="2911" w:author="Zachary Cappella" w:date="2023-10-09T13:10:00Z">
          <w:pPr>
            <w:jc w:val="center"/>
          </w:pPr>
        </w:pPrChange>
      </w:pPr>
      <w:r w:rsidRPr="00035CEB">
        <w:rPr>
          <w:rFonts w:ascii="Times New Roman" w:hAnsi="Times New Roman" w:cs="Times New Roman"/>
          <w:noProof/>
          <w:rPrChange w:id="2912" w:author="Zachary Cappella" w:date="2023-10-23T16:02:00Z">
            <w:rPr>
              <w:noProof/>
            </w:rPr>
          </w:rPrChange>
        </w:rPr>
        <w:lastRenderedPageBreak/>
        <w:drawing>
          <wp:inline distT="0" distB="0" distL="0" distR="0" wp14:anchorId="25C51DCC" wp14:editId="1AC473C7">
            <wp:extent cx="1859280" cy="3657600"/>
            <wp:effectExtent l="0" t="0" r="0" b="0"/>
            <wp:docPr id="2077424313" name="Picture 207742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859280" cy="3657600"/>
                    </a:xfrm>
                    <a:prstGeom prst="rect">
                      <a:avLst/>
                    </a:prstGeom>
                  </pic:spPr>
                </pic:pic>
              </a:graphicData>
            </a:graphic>
          </wp:inline>
        </w:drawing>
      </w:r>
    </w:p>
    <w:p w14:paraId="5065B392" w14:textId="601E2AAB" w:rsidR="198A390A" w:rsidRPr="00035CEB" w:rsidRDefault="777AFDF0">
      <w:pPr>
        <w:spacing w:line="360" w:lineRule="auto"/>
        <w:jc w:val="center"/>
        <w:rPr>
          <w:ins w:id="2913" w:author="Malachi Jamison" w:date="2023-10-11T00:29:00Z"/>
          <w:rFonts w:ascii="Times New Roman" w:eastAsia="Times New Roman" w:hAnsi="Times New Roman" w:cs="Times New Roman"/>
        </w:rPr>
        <w:pPrChange w:id="2914" w:author="Zachary Cappella" w:date="2023-10-09T13:10:00Z">
          <w:pPr>
            <w:jc w:val="center"/>
          </w:pPr>
        </w:pPrChange>
      </w:pPr>
      <w:r w:rsidRPr="00035CEB">
        <w:rPr>
          <w:rFonts w:ascii="Times New Roman" w:eastAsia="Times New Roman" w:hAnsi="Times New Roman" w:cs="Times New Roman"/>
        </w:rPr>
        <w:t xml:space="preserve">Figure </w:t>
      </w:r>
      <w:r w:rsidR="652A82D3" w:rsidRPr="00035CEB">
        <w:rPr>
          <w:rFonts w:ascii="Times New Roman" w:eastAsia="Times New Roman" w:hAnsi="Times New Roman" w:cs="Times New Roman"/>
        </w:rPr>
        <w:t>31</w:t>
      </w:r>
      <w:r w:rsidRPr="00035CEB">
        <w:rPr>
          <w:rFonts w:ascii="Times New Roman" w:eastAsia="Times New Roman" w:hAnsi="Times New Roman" w:cs="Times New Roman"/>
        </w:rPr>
        <w:t>:</w:t>
      </w:r>
      <w:r w:rsidR="1270CFCA" w:rsidRPr="00035CEB">
        <w:rPr>
          <w:rFonts w:ascii="Times New Roman" w:eastAsia="Times New Roman" w:hAnsi="Times New Roman" w:cs="Times New Roman"/>
        </w:rPr>
        <w:t xml:space="preserve"> Gallery Guided Tour</w:t>
      </w:r>
    </w:p>
    <w:p w14:paraId="3A33BC6A" w14:textId="06F04188" w:rsidR="61AA5436" w:rsidRPr="00035CEB" w:rsidRDefault="61AA5436" w:rsidP="61AA5436">
      <w:pPr>
        <w:spacing w:line="360" w:lineRule="auto"/>
        <w:jc w:val="center"/>
        <w:rPr>
          <w:ins w:id="2915" w:author="Malachi Jamison" w:date="2023-10-11T00:30:00Z"/>
          <w:rFonts w:ascii="Times New Roman" w:eastAsia="Times New Roman" w:hAnsi="Times New Roman" w:cs="Times New Roman"/>
        </w:rPr>
      </w:pPr>
    </w:p>
    <w:p w14:paraId="4A29C5E0" w14:textId="69F3C2C5" w:rsidR="61AA5436" w:rsidRPr="00035CEB" w:rsidRDefault="61AA5436" w:rsidP="61AA5436">
      <w:pPr>
        <w:spacing w:line="360" w:lineRule="auto"/>
        <w:jc w:val="center"/>
        <w:rPr>
          <w:ins w:id="2916" w:author="Malachi Jamison" w:date="2023-10-11T00:30:00Z"/>
          <w:rFonts w:ascii="Times New Roman" w:eastAsia="Times New Roman" w:hAnsi="Times New Roman" w:cs="Times New Roman"/>
        </w:rPr>
      </w:pPr>
    </w:p>
    <w:p w14:paraId="249B03DA" w14:textId="054AE681" w:rsidR="61AA5436" w:rsidRPr="00035CEB" w:rsidRDefault="61AA5436" w:rsidP="61AA5436">
      <w:pPr>
        <w:spacing w:line="360" w:lineRule="auto"/>
        <w:jc w:val="center"/>
        <w:rPr>
          <w:ins w:id="2917" w:author="Malachi Jamison" w:date="2023-10-11T00:30:00Z"/>
          <w:rFonts w:ascii="Times New Roman" w:eastAsia="Times New Roman" w:hAnsi="Times New Roman" w:cs="Times New Roman"/>
        </w:rPr>
      </w:pPr>
    </w:p>
    <w:p w14:paraId="75E01F41" w14:textId="51BF9406" w:rsidR="2845A3D1" w:rsidDel="00324BFB" w:rsidRDefault="2845A3D1" w:rsidP="00324BFB">
      <w:pPr>
        <w:pStyle w:val="Heading3"/>
        <w:rPr>
          <w:del w:id="2918" w:author="Zachary Cappella" w:date="2023-10-28T08:14:00Z"/>
          <w:rFonts w:ascii="Times New Roman" w:hAnsi="Times New Roman" w:cs="Times New Roman"/>
          <w:color w:val="000000" w:themeColor="text1"/>
        </w:rPr>
      </w:pPr>
      <w:ins w:id="2919" w:author="Malachi Jamison" w:date="2023-10-11T00:30:00Z">
        <w:r w:rsidRPr="00324BFB">
          <w:rPr>
            <w:rFonts w:ascii="Times New Roman" w:hAnsi="Times New Roman" w:cs="Times New Roman"/>
            <w:color w:val="000000" w:themeColor="text1"/>
            <w:rPrChange w:id="2920" w:author="Zachary Cappella" w:date="2023-10-28T08:14:00Z">
              <w:rPr>
                <w:rFonts w:ascii="Times New Roman" w:eastAsia="Times New Roman" w:hAnsi="Times New Roman" w:cs="Times New Roman"/>
              </w:rPr>
            </w:rPrChange>
          </w:rPr>
          <w:t>6.3.11</w:t>
        </w:r>
      </w:ins>
      <w:ins w:id="2921" w:author="Malachi Jamison" w:date="2023-10-11T00:31:00Z">
        <w:r w:rsidRPr="00324BFB">
          <w:rPr>
            <w:rFonts w:ascii="Times New Roman" w:hAnsi="Times New Roman" w:cs="Times New Roman"/>
            <w:color w:val="000000" w:themeColor="text1"/>
            <w:rPrChange w:id="2922" w:author="Zachary Cappella" w:date="2023-10-28T08:14:00Z">
              <w:rPr>
                <w:rFonts w:ascii="Times New Roman" w:eastAsia="Times New Roman" w:hAnsi="Times New Roman" w:cs="Times New Roman"/>
              </w:rPr>
            </w:rPrChange>
          </w:rPr>
          <w:t xml:space="preserve"> Onboarding Interface Screen</w:t>
        </w:r>
        <w:r w:rsidR="41500716" w:rsidRPr="00324BFB">
          <w:rPr>
            <w:rFonts w:ascii="Times New Roman" w:hAnsi="Times New Roman" w:cs="Times New Roman"/>
            <w:color w:val="000000" w:themeColor="text1"/>
            <w:rPrChange w:id="2923" w:author="Zachary Cappella" w:date="2023-10-28T08:14:00Z">
              <w:rPr>
                <w:rFonts w:ascii="Times New Roman" w:eastAsia="Times New Roman" w:hAnsi="Times New Roman" w:cs="Times New Roman"/>
              </w:rPr>
            </w:rPrChange>
          </w:rPr>
          <w:t>s</w:t>
        </w:r>
      </w:ins>
    </w:p>
    <w:p w14:paraId="5E2217D8" w14:textId="77777777" w:rsidR="00324BFB" w:rsidRPr="00324BFB" w:rsidRDefault="00324BFB" w:rsidP="00324BFB">
      <w:pPr>
        <w:rPr>
          <w:ins w:id="2924" w:author="Zachary Cappella" w:date="2023-10-28T08:14:00Z"/>
          <w:rPrChange w:id="2925" w:author="Zachary Cappella" w:date="2023-10-28T08:14:00Z">
            <w:rPr>
              <w:ins w:id="2926" w:author="Zachary Cappella" w:date="2023-10-28T08:14:00Z"/>
              <w:b/>
              <w:bCs/>
            </w:rPr>
          </w:rPrChange>
        </w:rPr>
        <w:pPrChange w:id="2927" w:author="Zachary Cappella" w:date="2023-10-28T08:14:00Z">
          <w:pPr>
            <w:spacing w:line="360" w:lineRule="auto"/>
            <w:jc w:val="center"/>
          </w:pPr>
        </w:pPrChange>
      </w:pPr>
    </w:p>
    <w:p w14:paraId="478C04FF" w14:textId="21DFD4E2" w:rsidR="61AA5436" w:rsidRPr="00035CEB" w:rsidRDefault="61AA5436" w:rsidP="00324BFB">
      <w:pPr>
        <w:pStyle w:val="Heading3"/>
        <w:rPr>
          <w:ins w:id="2928" w:author="Malachi Jamison" w:date="2023-10-11T00:31:00Z"/>
        </w:rPr>
        <w:pPrChange w:id="2929" w:author="Zachary Cappella" w:date="2023-10-28T08:14:00Z">
          <w:pPr>
            <w:spacing w:line="360" w:lineRule="auto"/>
          </w:pPr>
        </w:pPrChange>
      </w:pPr>
    </w:p>
    <w:p w14:paraId="49340F87" w14:textId="15CBEE27" w:rsidR="41500716" w:rsidRPr="00035CEB" w:rsidRDefault="46E2CEBE">
      <w:pPr>
        <w:spacing w:line="360" w:lineRule="auto"/>
        <w:ind w:firstLine="720"/>
        <w:rPr>
          <w:ins w:id="2930" w:author="Malachi Jamison" w:date="2023-10-11T01:26:00Z"/>
          <w:rFonts w:ascii="Times New Roman" w:eastAsia="Times New Roman" w:hAnsi="Times New Roman" w:cs="Times New Roman"/>
          <w:color w:val="161719"/>
          <w:sz w:val="21"/>
          <w:szCs w:val="21"/>
        </w:rPr>
        <w:pPrChange w:id="2931" w:author="Malachi Jamison" w:date="2023-10-11T01:33:00Z">
          <w:pPr>
            <w:spacing w:line="360" w:lineRule="auto"/>
          </w:pPr>
        </w:pPrChange>
      </w:pPr>
      <w:ins w:id="2932" w:author="Malachi Jamison" w:date="2023-10-11T01:20:00Z">
        <w:r w:rsidRPr="00035CEB">
          <w:rPr>
            <w:rFonts w:ascii="Times New Roman" w:eastAsia="Times New Roman" w:hAnsi="Times New Roman" w:cs="Times New Roman"/>
            <w:color w:val="161719"/>
            <w:sz w:val="21"/>
            <w:szCs w:val="21"/>
          </w:rPr>
          <w:t>For Figure 32 to 3</w:t>
        </w:r>
      </w:ins>
      <w:ins w:id="2933" w:author="Malachi Jamison" w:date="2023-10-11T01:45:00Z">
        <w:r w:rsidR="6A796874" w:rsidRPr="00035CEB">
          <w:rPr>
            <w:rFonts w:ascii="Times New Roman" w:eastAsia="Times New Roman" w:hAnsi="Times New Roman" w:cs="Times New Roman"/>
            <w:color w:val="161719"/>
            <w:sz w:val="21"/>
            <w:szCs w:val="21"/>
          </w:rPr>
          <w:t>6</w:t>
        </w:r>
      </w:ins>
      <w:ins w:id="2934" w:author="Malachi Jamison" w:date="2023-10-11T01:20:00Z">
        <w:r w:rsidRPr="00035CEB">
          <w:rPr>
            <w:rFonts w:ascii="Times New Roman" w:eastAsia="Times New Roman" w:hAnsi="Times New Roman" w:cs="Times New Roman"/>
            <w:color w:val="161719"/>
            <w:sz w:val="21"/>
            <w:szCs w:val="21"/>
          </w:rPr>
          <w:t xml:space="preserve">, the screens displayed the onboarding interface screens. Upon completing the user registration, the user will be presented with an interactive onboarding interface that will guide them on how to use the application's virtual assistance. The interface will be powered by a human-like artificial intelligence that will have an introductory conversation with the user and receive real-time feedback. The virtual assistant will ask the user questions and respond in a human-like manner, making the conversation feel more natural and engaging. The AI-powered assistant will also be able to store the user's verbal input, allowing it to learn more about the user's preferences and usage patterns over time. </w:t>
        </w:r>
      </w:ins>
      <w:ins w:id="2935" w:author="Malachi Jamison" w:date="2023-10-11T01:24:00Z">
        <w:r w:rsidR="12E4CDF6" w:rsidRPr="00035CEB">
          <w:rPr>
            <w:rFonts w:ascii="Times New Roman" w:eastAsia="Times New Roman" w:hAnsi="Times New Roman" w:cs="Times New Roman"/>
            <w:color w:val="161719"/>
            <w:sz w:val="21"/>
            <w:szCs w:val="21"/>
          </w:rPr>
          <w:t>To move to the next step, the interface will include a "Next" button feature on the screen and the user can also say "Hey Sam,</w:t>
        </w:r>
      </w:ins>
      <w:ins w:id="2936" w:author="Malachi Jamison" w:date="2023-10-11T01:25:00Z">
        <w:r w:rsidR="12E4CDF6" w:rsidRPr="00035CEB">
          <w:rPr>
            <w:rFonts w:ascii="Times New Roman" w:eastAsia="Times New Roman" w:hAnsi="Times New Roman" w:cs="Times New Roman"/>
            <w:color w:val="161719"/>
            <w:sz w:val="21"/>
            <w:szCs w:val="21"/>
          </w:rPr>
          <w:t xml:space="preserve"> n</w:t>
        </w:r>
      </w:ins>
      <w:ins w:id="2937" w:author="Malachi Jamison" w:date="2023-10-11T01:24:00Z">
        <w:r w:rsidR="12E4CDF6" w:rsidRPr="00035CEB">
          <w:rPr>
            <w:rFonts w:ascii="Times New Roman" w:eastAsia="Times New Roman" w:hAnsi="Times New Roman" w:cs="Times New Roman"/>
            <w:color w:val="161719"/>
            <w:sz w:val="21"/>
            <w:szCs w:val="21"/>
          </w:rPr>
          <w:t>ext</w:t>
        </w:r>
      </w:ins>
      <w:ins w:id="2938" w:author="Malachi Jamison" w:date="2023-10-11T01:25:00Z">
        <w:r w:rsidR="12E4CDF6" w:rsidRPr="00035CEB">
          <w:rPr>
            <w:rFonts w:ascii="Times New Roman" w:eastAsia="Times New Roman" w:hAnsi="Times New Roman" w:cs="Times New Roman"/>
            <w:color w:val="161719"/>
            <w:sz w:val="21"/>
            <w:szCs w:val="21"/>
          </w:rPr>
          <w:t xml:space="preserve"> page</w:t>
        </w:r>
      </w:ins>
      <w:ins w:id="2939" w:author="Malachi Jamison" w:date="2023-10-11T01:24:00Z">
        <w:r w:rsidR="12E4CDF6" w:rsidRPr="00035CEB">
          <w:rPr>
            <w:rFonts w:ascii="Times New Roman" w:eastAsia="Times New Roman" w:hAnsi="Times New Roman" w:cs="Times New Roman"/>
            <w:color w:val="161719"/>
            <w:sz w:val="21"/>
            <w:szCs w:val="21"/>
          </w:rPr>
          <w:t>" to proceed at their own pace.</w:t>
        </w:r>
        <w:r w:rsidR="12E4CDF6" w:rsidRPr="00035CEB">
          <w:rPr>
            <w:rFonts w:ascii="Times New Roman" w:eastAsia="Times New Roman" w:hAnsi="Times New Roman" w:cs="Times New Roman"/>
            <w:sz w:val="21"/>
            <w:szCs w:val="21"/>
          </w:rPr>
          <w:t xml:space="preserve"> </w:t>
        </w:r>
      </w:ins>
      <w:ins w:id="2940" w:author="Malachi Jamison" w:date="2023-10-11T01:20:00Z">
        <w:r w:rsidRPr="00035CEB">
          <w:rPr>
            <w:rFonts w:ascii="Times New Roman" w:eastAsia="Times New Roman" w:hAnsi="Times New Roman" w:cs="Times New Roman"/>
            <w:color w:val="161719"/>
            <w:sz w:val="21"/>
            <w:szCs w:val="21"/>
          </w:rPr>
          <w:t xml:space="preserve">At the end of the conversation, the user will be given the option to request a summary of the conversation. Upon requesting a summary, the virtual assistant will provide a detailed summary of the </w:t>
        </w:r>
        <w:r w:rsidRPr="00035CEB">
          <w:rPr>
            <w:rFonts w:ascii="Times New Roman" w:eastAsia="Times New Roman" w:hAnsi="Times New Roman" w:cs="Times New Roman"/>
            <w:color w:val="161719"/>
            <w:sz w:val="21"/>
            <w:szCs w:val="21"/>
          </w:rPr>
          <w:lastRenderedPageBreak/>
          <w:t>conversation, highlighting key points and recommendations discussed during the conversation.</w:t>
        </w:r>
      </w:ins>
      <w:ins w:id="2941" w:author="Malachi Jamison" w:date="2023-10-11T01:22:00Z">
        <w:r w:rsidR="244A2A33" w:rsidRPr="00035CEB">
          <w:rPr>
            <w:rFonts w:ascii="Times New Roman" w:eastAsia="Times New Roman" w:hAnsi="Times New Roman" w:cs="Times New Roman"/>
            <w:color w:val="161719"/>
            <w:sz w:val="21"/>
            <w:szCs w:val="21"/>
          </w:rPr>
          <w:t xml:space="preserve"> </w:t>
        </w:r>
      </w:ins>
      <w:ins w:id="2942" w:author="Malachi Jamison" w:date="2023-10-11T01:34:00Z">
        <w:r w:rsidR="2E2DAFF8" w:rsidRPr="00035CEB">
          <w:rPr>
            <w:rFonts w:ascii="Times New Roman" w:eastAsia="Times New Roman" w:hAnsi="Times New Roman" w:cs="Times New Roman"/>
            <w:color w:val="161719"/>
            <w:sz w:val="21"/>
            <w:szCs w:val="21"/>
          </w:rPr>
          <w:t xml:space="preserve">In </w:t>
        </w:r>
      </w:ins>
      <w:ins w:id="2943" w:author="Malachi Jamison" w:date="2023-10-11T01:33:00Z">
        <w:r w:rsidR="2E2DAFF8" w:rsidRPr="00035CEB">
          <w:rPr>
            <w:rFonts w:ascii="Times New Roman" w:eastAsia="Times New Roman" w:hAnsi="Times New Roman" w:cs="Times New Roman"/>
            <w:color w:val="161719"/>
            <w:sz w:val="21"/>
            <w:szCs w:val="21"/>
          </w:rPr>
          <w:t xml:space="preserve">Figure </w:t>
        </w:r>
      </w:ins>
      <w:ins w:id="2944" w:author="Malachi Jamison" w:date="2023-10-11T01:45:00Z">
        <w:r w:rsidR="5D6E3D4A" w:rsidRPr="00035CEB">
          <w:rPr>
            <w:rFonts w:ascii="Times New Roman" w:eastAsia="Times New Roman" w:hAnsi="Times New Roman" w:cs="Times New Roman"/>
            <w:color w:val="161719"/>
            <w:sz w:val="21"/>
            <w:szCs w:val="21"/>
          </w:rPr>
          <w:t>36</w:t>
        </w:r>
      </w:ins>
      <w:ins w:id="2945" w:author="Malachi Jamison" w:date="2023-10-11T01:33:00Z">
        <w:r w:rsidR="2E2DAFF8" w:rsidRPr="00035CEB">
          <w:rPr>
            <w:rFonts w:ascii="Times New Roman" w:eastAsia="Times New Roman" w:hAnsi="Times New Roman" w:cs="Times New Roman"/>
            <w:color w:val="161719"/>
            <w:sz w:val="21"/>
            <w:szCs w:val="21"/>
          </w:rPr>
          <w:t xml:space="preserve">, the user will </w:t>
        </w:r>
      </w:ins>
      <w:ins w:id="2946" w:author="Malachi Jamison" w:date="2023-10-11T01:34:00Z">
        <w:r w:rsidR="3D0EDFDB" w:rsidRPr="00035CEB">
          <w:rPr>
            <w:rFonts w:ascii="Times New Roman" w:eastAsia="Times New Roman" w:hAnsi="Times New Roman" w:cs="Times New Roman"/>
            <w:color w:val="161719"/>
            <w:sz w:val="21"/>
            <w:szCs w:val="21"/>
          </w:rPr>
          <w:t xml:space="preserve">request to be </w:t>
        </w:r>
      </w:ins>
      <w:ins w:id="2947" w:author="Malachi Jamison" w:date="2023-10-11T01:33:00Z">
        <w:r w:rsidR="2E2DAFF8" w:rsidRPr="00035CEB">
          <w:rPr>
            <w:rFonts w:ascii="Times New Roman" w:eastAsia="Times New Roman" w:hAnsi="Times New Roman" w:cs="Times New Roman"/>
            <w:color w:val="161719"/>
            <w:sz w:val="21"/>
            <w:szCs w:val="21"/>
          </w:rPr>
          <w:t>directed to the guided tour section, which will provide step-by-step instructions on how to use the application's features. This will enable the user to gain a better understanding of how to navigate through the application</w:t>
        </w:r>
      </w:ins>
      <w:ins w:id="2948" w:author="Malachi Jamison" w:date="2023-10-11T01:35:00Z">
        <w:r w:rsidR="78A0FA39" w:rsidRPr="00035CEB">
          <w:rPr>
            <w:rFonts w:ascii="Times New Roman" w:eastAsia="Times New Roman" w:hAnsi="Times New Roman" w:cs="Times New Roman"/>
            <w:color w:val="161719"/>
            <w:sz w:val="21"/>
            <w:szCs w:val="21"/>
          </w:rPr>
          <w:t>.</w:t>
        </w:r>
      </w:ins>
    </w:p>
    <w:p w14:paraId="316E8AFE" w14:textId="6CEAE666" w:rsidR="004B5CAD" w:rsidRPr="00035CEB" w:rsidRDefault="004B5CAD" w:rsidP="23A5D6FD">
      <w:pPr>
        <w:spacing w:line="360" w:lineRule="auto"/>
        <w:ind w:firstLine="720"/>
        <w:rPr>
          <w:ins w:id="2949" w:author="Malachi Jamison" w:date="2023-10-11T01:26:00Z"/>
          <w:rFonts w:ascii="Times New Roman" w:eastAsia="Times New Roman" w:hAnsi="Times New Roman" w:cs="Times New Roman"/>
          <w:color w:val="161719"/>
          <w:sz w:val="21"/>
          <w:szCs w:val="21"/>
        </w:rPr>
      </w:pPr>
    </w:p>
    <w:p w14:paraId="610B4B23" w14:textId="6CEAE666" w:rsidR="23A5D6FD" w:rsidRPr="00035CEB" w:rsidRDefault="23A5D6FD" w:rsidP="23A5D6FD">
      <w:pPr>
        <w:spacing w:line="360" w:lineRule="auto"/>
        <w:ind w:firstLine="720"/>
        <w:rPr>
          <w:ins w:id="2950" w:author="Malachi Jamison" w:date="2023-10-11T01:26:00Z"/>
          <w:rFonts w:ascii="Times New Roman" w:eastAsia="Times New Roman" w:hAnsi="Times New Roman" w:cs="Times New Roman"/>
          <w:color w:val="161719"/>
          <w:sz w:val="21"/>
          <w:szCs w:val="21"/>
        </w:rPr>
      </w:pPr>
    </w:p>
    <w:p w14:paraId="0FF02997" w14:textId="6CEAE666" w:rsidR="6CB53CD2" w:rsidRPr="00035CEB" w:rsidRDefault="6CB53CD2">
      <w:pPr>
        <w:spacing w:line="360" w:lineRule="auto"/>
        <w:jc w:val="center"/>
        <w:rPr>
          <w:ins w:id="2951" w:author="Malachi Jamison" w:date="2023-10-11T01:36:00Z"/>
          <w:rFonts w:ascii="Times New Roman" w:hAnsi="Times New Roman" w:cs="Times New Roman"/>
          <w:rPrChange w:id="2952" w:author="Zachary Cappella" w:date="2023-10-23T16:02:00Z">
            <w:rPr>
              <w:ins w:id="2953" w:author="Malachi Jamison" w:date="2023-10-11T01:36:00Z"/>
            </w:rPr>
          </w:rPrChange>
        </w:rPr>
        <w:pPrChange w:id="2954" w:author="Malachi Jamison" w:date="2023-10-11T01:36:00Z">
          <w:pPr>
            <w:spacing w:line="360" w:lineRule="auto"/>
            <w:ind w:firstLine="720"/>
          </w:pPr>
        </w:pPrChange>
      </w:pPr>
      <w:ins w:id="2955" w:author="Malachi Jamison" w:date="2023-10-11T01:26:00Z">
        <w:r w:rsidRPr="00035CEB">
          <w:rPr>
            <w:rFonts w:ascii="Times New Roman" w:hAnsi="Times New Roman" w:cs="Times New Roman"/>
            <w:noProof/>
            <w:rPrChange w:id="2956" w:author="Zachary Cappella" w:date="2023-10-23T16:02:00Z">
              <w:rPr>
                <w:noProof/>
              </w:rPr>
            </w:rPrChange>
          </w:rPr>
          <w:drawing>
            <wp:inline distT="0" distB="0" distL="0" distR="0" wp14:anchorId="5FCECC3E" wp14:editId="15EFC145">
              <wp:extent cx="1905000" cy="3657600"/>
              <wp:effectExtent l="0" t="0" r="0" b="0"/>
              <wp:docPr id="1787631125" name="Picture 178763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905000" cy="3657600"/>
                      </a:xfrm>
                      <a:prstGeom prst="rect">
                        <a:avLst/>
                      </a:prstGeom>
                    </pic:spPr>
                  </pic:pic>
                </a:graphicData>
              </a:graphic>
            </wp:inline>
          </w:drawing>
        </w:r>
      </w:ins>
    </w:p>
    <w:p w14:paraId="32C7B58B" w14:textId="0621DC79" w:rsidR="1D9CFA42" w:rsidRPr="00035CEB" w:rsidRDefault="1D9CFA42" w:rsidP="23A5D6FD">
      <w:pPr>
        <w:spacing w:line="360" w:lineRule="auto"/>
        <w:jc w:val="center"/>
        <w:rPr>
          <w:ins w:id="2957" w:author="Malachi Jamison" w:date="2023-10-11T01:26:00Z"/>
          <w:rFonts w:ascii="Times New Roman" w:eastAsia="Times New Roman" w:hAnsi="Times New Roman" w:cs="Times New Roman"/>
        </w:rPr>
      </w:pPr>
      <w:ins w:id="2958" w:author="Malachi Jamison" w:date="2023-10-11T01:37:00Z">
        <w:r w:rsidRPr="00035CEB">
          <w:rPr>
            <w:rFonts w:ascii="Times New Roman" w:eastAsia="Times New Roman" w:hAnsi="Times New Roman" w:cs="Times New Roman"/>
          </w:rPr>
          <w:t>Figure 32: Onboarding</w:t>
        </w:r>
      </w:ins>
      <w:ins w:id="2959" w:author="Malachi Jamison" w:date="2023-10-11T01:39:00Z">
        <w:r w:rsidR="60C9B09D" w:rsidRPr="00035CEB">
          <w:rPr>
            <w:rFonts w:ascii="Times New Roman" w:eastAsia="Times New Roman" w:hAnsi="Times New Roman" w:cs="Times New Roman"/>
          </w:rPr>
          <w:t xml:space="preserve"> Introduction</w:t>
        </w:r>
      </w:ins>
      <w:ins w:id="2960" w:author="Malachi Jamison" w:date="2023-10-11T01:37:00Z">
        <w:r w:rsidRPr="00035CEB">
          <w:rPr>
            <w:rFonts w:ascii="Times New Roman" w:eastAsia="Times New Roman" w:hAnsi="Times New Roman" w:cs="Times New Roman"/>
          </w:rPr>
          <w:t xml:space="preserve"> Interface Screen</w:t>
        </w:r>
      </w:ins>
    </w:p>
    <w:p w14:paraId="66BE3A5E" w14:textId="78D377BC" w:rsidR="6CB53CD2" w:rsidRPr="00035CEB" w:rsidRDefault="6CB53CD2">
      <w:pPr>
        <w:spacing w:line="360" w:lineRule="auto"/>
        <w:jc w:val="center"/>
        <w:rPr>
          <w:ins w:id="2961" w:author="Malachi Jamison" w:date="2023-10-11T01:37:00Z"/>
          <w:rFonts w:ascii="Times New Roman" w:hAnsi="Times New Roman" w:cs="Times New Roman"/>
          <w:rPrChange w:id="2962" w:author="Zachary Cappella" w:date="2023-10-23T16:02:00Z">
            <w:rPr>
              <w:ins w:id="2963" w:author="Malachi Jamison" w:date="2023-10-11T01:37:00Z"/>
            </w:rPr>
          </w:rPrChange>
        </w:rPr>
        <w:pPrChange w:id="2964" w:author="Malachi Jamison" w:date="2023-10-11T01:37:00Z">
          <w:pPr/>
        </w:pPrChange>
      </w:pPr>
      <w:ins w:id="2965" w:author="Malachi Jamison" w:date="2023-10-11T01:26:00Z">
        <w:r w:rsidRPr="00035CEB">
          <w:rPr>
            <w:rFonts w:ascii="Times New Roman" w:hAnsi="Times New Roman" w:cs="Times New Roman"/>
            <w:noProof/>
            <w:rPrChange w:id="2966" w:author="Zachary Cappella" w:date="2023-10-23T16:02:00Z">
              <w:rPr>
                <w:noProof/>
              </w:rPr>
            </w:rPrChange>
          </w:rPr>
          <w:lastRenderedPageBreak/>
          <w:drawing>
            <wp:inline distT="0" distB="0" distL="0" distR="0" wp14:anchorId="60AD4088" wp14:editId="2338D1EB">
              <wp:extent cx="1844040" cy="3657600"/>
              <wp:effectExtent l="0" t="0" r="0" b="0"/>
              <wp:docPr id="1234456720" name="Picture 1234456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844040" cy="3657600"/>
                      </a:xfrm>
                      <a:prstGeom prst="rect">
                        <a:avLst/>
                      </a:prstGeom>
                    </pic:spPr>
                  </pic:pic>
                </a:graphicData>
              </a:graphic>
            </wp:inline>
          </w:drawing>
        </w:r>
      </w:ins>
    </w:p>
    <w:p w14:paraId="399120DC" w14:textId="7A843F40" w:rsidR="663C3CC8" w:rsidRPr="00035CEB" w:rsidRDefault="663C3CC8" w:rsidP="23A5D6FD">
      <w:pPr>
        <w:spacing w:line="360" w:lineRule="auto"/>
        <w:jc w:val="center"/>
        <w:rPr>
          <w:ins w:id="2967" w:author="Malachi Jamison" w:date="2023-10-11T01:27:00Z"/>
          <w:rFonts w:ascii="Times New Roman" w:eastAsia="Times New Roman" w:hAnsi="Times New Roman" w:cs="Times New Roman"/>
        </w:rPr>
      </w:pPr>
      <w:ins w:id="2968" w:author="Malachi Jamison" w:date="2023-10-11T01:37:00Z">
        <w:r w:rsidRPr="00035CEB">
          <w:rPr>
            <w:rFonts w:ascii="Times New Roman" w:eastAsia="Times New Roman" w:hAnsi="Times New Roman" w:cs="Times New Roman"/>
          </w:rPr>
          <w:t xml:space="preserve">Figure 33: Onboarding </w:t>
        </w:r>
      </w:ins>
      <w:ins w:id="2969" w:author="Malachi Jamison" w:date="2023-10-11T01:39:00Z">
        <w:r w:rsidR="42AA5E13" w:rsidRPr="00035CEB">
          <w:rPr>
            <w:rFonts w:ascii="Times New Roman" w:eastAsia="Times New Roman" w:hAnsi="Times New Roman" w:cs="Times New Roman"/>
          </w:rPr>
          <w:t xml:space="preserve">Conversation </w:t>
        </w:r>
      </w:ins>
      <w:ins w:id="2970" w:author="Malachi Jamison" w:date="2023-10-11T01:37:00Z">
        <w:r w:rsidRPr="00035CEB">
          <w:rPr>
            <w:rFonts w:ascii="Times New Roman" w:eastAsia="Times New Roman" w:hAnsi="Times New Roman" w:cs="Times New Roman"/>
          </w:rPr>
          <w:t>Interface Screen</w:t>
        </w:r>
      </w:ins>
    </w:p>
    <w:p w14:paraId="400F8640" w14:textId="7F4E6DF3" w:rsidR="6CB53CD2" w:rsidRPr="00035CEB" w:rsidRDefault="6CB53CD2">
      <w:pPr>
        <w:spacing w:line="360" w:lineRule="auto"/>
        <w:jc w:val="center"/>
        <w:rPr>
          <w:ins w:id="2971" w:author="Malachi Jamison" w:date="2023-10-11T01:37:00Z"/>
          <w:rFonts w:ascii="Times New Roman" w:hAnsi="Times New Roman" w:cs="Times New Roman"/>
          <w:rPrChange w:id="2972" w:author="Zachary Cappella" w:date="2023-10-23T16:02:00Z">
            <w:rPr>
              <w:ins w:id="2973" w:author="Malachi Jamison" w:date="2023-10-11T01:37:00Z"/>
            </w:rPr>
          </w:rPrChange>
        </w:rPr>
        <w:pPrChange w:id="2974" w:author="Malachi Jamison" w:date="2023-10-11T01:37:00Z">
          <w:pPr/>
        </w:pPrChange>
      </w:pPr>
      <w:ins w:id="2975" w:author="Malachi Jamison" w:date="2023-10-11T01:27:00Z">
        <w:r w:rsidRPr="00035CEB">
          <w:rPr>
            <w:rFonts w:ascii="Times New Roman" w:hAnsi="Times New Roman" w:cs="Times New Roman"/>
            <w:noProof/>
            <w:rPrChange w:id="2976" w:author="Zachary Cappella" w:date="2023-10-23T16:02:00Z">
              <w:rPr>
                <w:noProof/>
              </w:rPr>
            </w:rPrChange>
          </w:rPr>
          <w:drawing>
            <wp:inline distT="0" distB="0" distL="0" distR="0" wp14:anchorId="348B3494" wp14:editId="39BD2A9F">
              <wp:extent cx="1851660" cy="3657600"/>
              <wp:effectExtent l="0" t="0" r="0" b="0"/>
              <wp:docPr id="1628774112" name="Picture 162877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1851660" cy="3657600"/>
                      </a:xfrm>
                      <a:prstGeom prst="rect">
                        <a:avLst/>
                      </a:prstGeom>
                    </pic:spPr>
                  </pic:pic>
                </a:graphicData>
              </a:graphic>
            </wp:inline>
          </w:drawing>
        </w:r>
      </w:ins>
    </w:p>
    <w:p w14:paraId="06CAE8E7" w14:textId="7E6223D4" w:rsidR="2052D9C8" w:rsidRPr="00035CEB" w:rsidRDefault="2052D9C8" w:rsidP="23A5D6FD">
      <w:pPr>
        <w:spacing w:line="360" w:lineRule="auto"/>
        <w:jc w:val="center"/>
        <w:rPr>
          <w:ins w:id="2977" w:author="Malachi Jamison" w:date="2023-10-11T01:28:00Z"/>
          <w:rFonts w:ascii="Times New Roman" w:eastAsia="Times New Roman" w:hAnsi="Times New Roman" w:cs="Times New Roman"/>
        </w:rPr>
      </w:pPr>
      <w:ins w:id="2978" w:author="Malachi Jamison" w:date="2023-10-11T01:37:00Z">
        <w:r w:rsidRPr="00035CEB">
          <w:rPr>
            <w:rFonts w:ascii="Times New Roman" w:eastAsia="Times New Roman" w:hAnsi="Times New Roman" w:cs="Times New Roman"/>
          </w:rPr>
          <w:lastRenderedPageBreak/>
          <w:t>Figure 3</w:t>
        </w:r>
      </w:ins>
      <w:ins w:id="2979" w:author="Malachi Jamison" w:date="2023-10-11T01:38:00Z">
        <w:r w:rsidRPr="00035CEB">
          <w:rPr>
            <w:rFonts w:ascii="Times New Roman" w:eastAsia="Times New Roman" w:hAnsi="Times New Roman" w:cs="Times New Roman"/>
          </w:rPr>
          <w:t>4</w:t>
        </w:r>
      </w:ins>
      <w:ins w:id="2980" w:author="Malachi Jamison" w:date="2023-10-11T01:37:00Z">
        <w:r w:rsidRPr="00035CEB">
          <w:rPr>
            <w:rFonts w:ascii="Times New Roman" w:eastAsia="Times New Roman" w:hAnsi="Times New Roman" w:cs="Times New Roman"/>
          </w:rPr>
          <w:t xml:space="preserve">: Onboarding </w:t>
        </w:r>
      </w:ins>
      <w:ins w:id="2981" w:author="Malachi Jamison" w:date="2023-10-11T01:39:00Z">
        <w:r w:rsidR="7B40E22B" w:rsidRPr="00035CEB">
          <w:rPr>
            <w:rFonts w:ascii="Times New Roman" w:eastAsia="Times New Roman" w:hAnsi="Times New Roman" w:cs="Times New Roman"/>
          </w:rPr>
          <w:t xml:space="preserve">Conversation </w:t>
        </w:r>
      </w:ins>
      <w:ins w:id="2982" w:author="Malachi Jamison" w:date="2023-10-11T01:37:00Z">
        <w:r w:rsidRPr="00035CEB">
          <w:rPr>
            <w:rFonts w:ascii="Times New Roman" w:eastAsia="Times New Roman" w:hAnsi="Times New Roman" w:cs="Times New Roman"/>
          </w:rPr>
          <w:t>Interface Screen</w:t>
        </w:r>
      </w:ins>
    </w:p>
    <w:p w14:paraId="4584CE6A" w14:textId="7005A5AD" w:rsidR="6CB53CD2" w:rsidRPr="00035CEB" w:rsidRDefault="6CB53CD2">
      <w:pPr>
        <w:spacing w:line="360" w:lineRule="auto"/>
        <w:jc w:val="center"/>
        <w:rPr>
          <w:ins w:id="2983" w:author="Malachi Jamison" w:date="2023-10-11T01:38:00Z"/>
          <w:rFonts w:ascii="Times New Roman" w:hAnsi="Times New Roman" w:cs="Times New Roman"/>
          <w:rPrChange w:id="2984" w:author="Zachary Cappella" w:date="2023-10-23T16:02:00Z">
            <w:rPr>
              <w:ins w:id="2985" w:author="Malachi Jamison" w:date="2023-10-11T01:38:00Z"/>
            </w:rPr>
          </w:rPrChange>
        </w:rPr>
        <w:pPrChange w:id="2986" w:author="Malachi Jamison" w:date="2023-10-11T01:38:00Z">
          <w:pPr/>
        </w:pPrChange>
      </w:pPr>
      <w:ins w:id="2987" w:author="Malachi Jamison" w:date="2023-10-11T01:28:00Z">
        <w:r w:rsidRPr="00035CEB">
          <w:rPr>
            <w:rFonts w:ascii="Times New Roman" w:hAnsi="Times New Roman" w:cs="Times New Roman"/>
            <w:noProof/>
            <w:rPrChange w:id="2988" w:author="Zachary Cappella" w:date="2023-10-23T16:02:00Z">
              <w:rPr>
                <w:noProof/>
              </w:rPr>
            </w:rPrChange>
          </w:rPr>
          <w:drawing>
            <wp:inline distT="0" distB="0" distL="0" distR="0" wp14:anchorId="5B5488FF" wp14:editId="6F6CAC26">
              <wp:extent cx="1882140" cy="3657600"/>
              <wp:effectExtent l="0" t="0" r="0" b="0"/>
              <wp:docPr id="310765996" name="Picture 31076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882140" cy="3657600"/>
                      </a:xfrm>
                      <a:prstGeom prst="rect">
                        <a:avLst/>
                      </a:prstGeom>
                    </pic:spPr>
                  </pic:pic>
                </a:graphicData>
              </a:graphic>
            </wp:inline>
          </w:drawing>
        </w:r>
      </w:ins>
    </w:p>
    <w:p w14:paraId="685C2693" w14:textId="1B99D5A5" w:rsidR="0233873E" w:rsidRPr="00035CEB" w:rsidRDefault="0233873E" w:rsidP="23A5D6FD">
      <w:pPr>
        <w:spacing w:line="360" w:lineRule="auto"/>
        <w:jc w:val="center"/>
        <w:rPr>
          <w:ins w:id="2989" w:author="Malachi Jamison" w:date="2023-10-11T01:30:00Z"/>
          <w:rFonts w:ascii="Times New Roman" w:eastAsia="Times New Roman" w:hAnsi="Times New Roman" w:cs="Times New Roman"/>
        </w:rPr>
      </w:pPr>
      <w:ins w:id="2990" w:author="Malachi Jamison" w:date="2023-10-11T01:38:00Z">
        <w:r w:rsidRPr="00035CEB">
          <w:rPr>
            <w:rFonts w:ascii="Times New Roman" w:eastAsia="Times New Roman" w:hAnsi="Times New Roman" w:cs="Times New Roman"/>
          </w:rPr>
          <w:t>Figure 35: Onboarding</w:t>
        </w:r>
      </w:ins>
      <w:ins w:id="2991" w:author="Malachi Jamison" w:date="2023-10-11T01:39:00Z">
        <w:r w:rsidR="366D2796" w:rsidRPr="00035CEB">
          <w:rPr>
            <w:rFonts w:ascii="Times New Roman" w:eastAsia="Times New Roman" w:hAnsi="Times New Roman" w:cs="Times New Roman"/>
          </w:rPr>
          <w:t xml:space="preserve"> Request Summary</w:t>
        </w:r>
      </w:ins>
      <w:ins w:id="2992" w:author="Malachi Jamison" w:date="2023-10-11T01:38:00Z">
        <w:r w:rsidRPr="00035CEB">
          <w:rPr>
            <w:rFonts w:ascii="Times New Roman" w:eastAsia="Times New Roman" w:hAnsi="Times New Roman" w:cs="Times New Roman"/>
          </w:rPr>
          <w:t xml:space="preserve"> Interface Screen</w:t>
        </w:r>
      </w:ins>
    </w:p>
    <w:p w14:paraId="61A8418A" w14:textId="5719A645" w:rsidR="1BA84DD7" w:rsidRPr="00035CEB" w:rsidRDefault="1BA84DD7">
      <w:pPr>
        <w:spacing w:line="360" w:lineRule="auto"/>
        <w:jc w:val="center"/>
        <w:rPr>
          <w:ins w:id="2993" w:author="Malachi Jamison" w:date="2023-10-11T01:38:00Z"/>
          <w:rFonts w:ascii="Times New Roman" w:hAnsi="Times New Roman" w:cs="Times New Roman"/>
          <w:rPrChange w:id="2994" w:author="Zachary Cappella" w:date="2023-10-23T16:02:00Z">
            <w:rPr>
              <w:ins w:id="2995" w:author="Malachi Jamison" w:date="2023-10-11T01:38:00Z"/>
            </w:rPr>
          </w:rPrChange>
        </w:rPr>
        <w:pPrChange w:id="2996" w:author="Malachi Jamison" w:date="2023-10-11T01:38:00Z">
          <w:pPr/>
        </w:pPrChange>
      </w:pPr>
      <w:ins w:id="2997" w:author="Malachi Jamison" w:date="2023-10-11T01:30:00Z">
        <w:r w:rsidRPr="00035CEB">
          <w:rPr>
            <w:rFonts w:ascii="Times New Roman" w:hAnsi="Times New Roman" w:cs="Times New Roman"/>
            <w:noProof/>
            <w:rPrChange w:id="2998" w:author="Zachary Cappella" w:date="2023-10-23T16:02:00Z">
              <w:rPr>
                <w:noProof/>
              </w:rPr>
            </w:rPrChange>
          </w:rPr>
          <w:lastRenderedPageBreak/>
          <w:drawing>
            <wp:inline distT="0" distB="0" distL="0" distR="0" wp14:anchorId="1E58A097" wp14:editId="2EFCA553">
              <wp:extent cx="1882140" cy="3657600"/>
              <wp:effectExtent l="0" t="0" r="0" b="0"/>
              <wp:docPr id="1812905788" name="Picture 1812905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82140" cy="3657600"/>
                      </a:xfrm>
                      <a:prstGeom prst="rect">
                        <a:avLst/>
                      </a:prstGeom>
                    </pic:spPr>
                  </pic:pic>
                </a:graphicData>
              </a:graphic>
            </wp:inline>
          </w:drawing>
        </w:r>
      </w:ins>
    </w:p>
    <w:p w14:paraId="60723703" w14:textId="62DF5CCB" w:rsidR="5FA95376" w:rsidRPr="00035CEB" w:rsidRDefault="5FA95376" w:rsidP="23A5D6FD">
      <w:pPr>
        <w:spacing w:line="360" w:lineRule="auto"/>
        <w:jc w:val="center"/>
        <w:rPr>
          <w:ins w:id="2999" w:author="Malachi Jamison" w:date="2023-10-11T01:31:00Z"/>
          <w:rFonts w:ascii="Times New Roman" w:eastAsia="Times New Roman" w:hAnsi="Times New Roman" w:cs="Times New Roman"/>
        </w:rPr>
      </w:pPr>
      <w:ins w:id="3000" w:author="Malachi Jamison" w:date="2023-10-11T01:38:00Z">
        <w:r w:rsidRPr="00035CEB">
          <w:rPr>
            <w:rFonts w:ascii="Times New Roman" w:eastAsia="Times New Roman" w:hAnsi="Times New Roman" w:cs="Times New Roman"/>
          </w:rPr>
          <w:t>Figure 36: Onboarding</w:t>
        </w:r>
      </w:ins>
      <w:ins w:id="3001" w:author="Malachi Jamison" w:date="2023-10-11T01:39:00Z">
        <w:r w:rsidR="501F7A09" w:rsidRPr="00035CEB">
          <w:rPr>
            <w:rFonts w:ascii="Times New Roman" w:eastAsia="Times New Roman" w:hAnsi="Times New Roman" w:cs="Times New Roman"/>
          </w:rPr>
          <w:t xml:space="preserve"> Summary</w:t>
        </w:r>
      </w:ins>
      <w:ins w:id="3002" w:author="Malachi Jamison" w:date="2023-10-11T01:38:00Z">
        <w:r w:rsidRPr="00035CEB">
          <w:rPr>
            <w:rFonts w:ascii="Times New Roman" w:eastAsia="Times New Roman" w:hAnsi="Times New Roman" w:cs="Times New Roman"/>
          </w:rPr>
          <w:t xml:space="preserve"> Interface Screen</w:t>
        </w:r>
      </w:ins>
    </w:p>
    <w:p w14:paraId="502A7BA1" w14:textId="0055DDBB" w:rsidR="1BA84DD7" w:rsidRPr="00035CEB" w:rsidRDefault="1BA84DD7">
      <w:pPr>
        <w:spacing w:line="360" w:lineRule="auto"/>
        <w:jc w:val="center"/>
        <w:rPr>
          <w:ins w:id="3003" w:author="Malachi Jamison" w:date="2023-10-11T01:39:00Z"/>
          <w:rFonts w:ascii="Times New Roman" w:hAnsi="Times New Roman" w:cs="Times New Roman"/>
          <w:rPrChange w:id="3004" w:author="Zachary Cappella" w:date="2023-10-23T16:02:00Z">
            <w:rPr>
              <w:ins w:id="3005" w:author="Malachi Jamison" w:date="2023-10-11T01:39:00Z"/>
            </w:rPr>
          </w:rPrChange>
        </w:rPr>
        <w:pPrChange w:id="3006" w:author="Malachi Jamison" w:date="2023-10-11T01:40:00Z">
          <w:pPr/>
        </w:pPrChange>
      </w:pPr>
      <w:ins w:id="3007" w:author="Malachi Jamison" w:date="2023-10-11T01:31:00Z">
        <w:r w:rsidRPr="00035CEB">
          <w:rPr>
            <w:rFonts w:ascii="Times New Roman" w:hAnsi="Times New Roman" w:cs="Times New Roman"/>
            <w:noProof/>
            <w:rPrChange w:id="3008" w:author="Zachary Cappella" w:date="2023-10-23T16:02:00Z">
              <w:rPr>
                <w:noProof/>
              </w:rPr>
            </w:rPrChange>
          </w:rPr>
          <w:drawing>
            <wp:inline distT="0" distB="0" distL="0" distR="0" wp14:anchorId="7A45B0F6" wp14:editId="163D5380">
              <wp:extent cx="1828800" cy="3657600"/>
              <wp:effectExtent l="0" t="0" r="0" b="0"/>
              <wp:docPr id="2134650894" name="Picture 213465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28800" cy="3657600"/>
                      </a:xfrm>
                      <a:prstGeom prst="rect">
                        <a:avLst/>
                      </a:prstGeom>
                    </pic:spPr>
                  </pic:pic>
                </a:graphicData>
              </a:graphic>
            </wp:inline>
          </w:drawing>
        </w:r>
      </w:ins>
    </w:p>
    <w:p w14:paraId="502050E3" w14:textId="7C60869A" w:rsidR="23DB95E6" w:rsidRPr="00035CEB" w:rsidRDefault="23DB95E6" w:rsidP="23A5D6FD">
      <w:pPr>
        <w:spacing w:line="360" w:lineRule="auto"/>
        <w:jc w:val="center"/>
        <w:rPr>
          <w:del w:id="3009" w:author="Malachi Jamison" w:date="2023-10-11T01:41:00Z"/>
          <w:rFonts w:ascii="Times New Roman" w:eastAsia="Times New Roman" w:hAnsi="Times New Roman" w:cs="Times New Roman"/>
        </w:rPr>
      </w:pPr>
      <w:ins w:id="3010" w:author="Malachi Jamison" w:date="2023-10-11T01:39:00Z">
        <w:r w:rsidRPr="00035CEB">
          <w:rPr>
            <w:rFonts w:ascii="Times New Roman" w:eastAsia="Times New Roman" w:hAnsi="Times New Roman" w:cs="Times New Roman"/>
          </w:rPr>
          <w:lastRenderedPageBreak/>
          <w:t>Figure 36: Onboarding</w:t>
        </w:r>
      </w:ins>
      <w:ins w:id="3011" w:author="Malachi Jamison" w:date="2023-10-11T01:40:00Z">
        <w:r w:rsidRPr="00035CEB">
          <w:rPr>
            <w:rFonts w:ascii="Times New Roman" w:eastAsia="Times New Roman" w:hAnsi="Times New Roman" w:cs="Times New Roman"/>
          </w:rPr>
          <w:t xml:space="preserve"> Redirect to Guided Tour</w:t>
        </w:r>
      </w:ins>
      <w:ins w:id="3012" w:author="Malachi Jamison" w:date="2023-10-11T01:39:00Z">
        <w:r w:rsidRPr="00035CEB">
          <w:rPr>
            <w:rFonts w:ascii="Times New Roman" w:eastAsia="Times New Roman" w:hAnsi="Times New Roman" w:cs="Times New Roman"/>
          </w:rPr>
          <w:t xml:space="preserve"> Interface Screen</w:t>
        </w:r>
      </w:ins>
    </w:p>
    <w:p w14:paraId="2AA0C3BA" w14:textId="0F916AC5" w:rsidR="71CBC5BB" w:rsidRPr="00035CEB" w:rsidRDefault="71CBC5BB">
      <w:pPr>
        <w:spacing w:line="360" w:lineRule="auto"/>
        <w:rPr>
          <w:del w:id="3013" w:author="Malachi Jamison" w:date="2023-10-11T01:41:00Z"/>
          <w:rFonts w:ascii="Times New Roman" w:hAnsi="Times New Roman" w:cs="Times New Roman"/>
        </w:rPr>
        <w:pPrChange w:id="3014" w:author="Zachary Cappella" w:date="2023-10-09T13:10:00Z">
          <w:pPr/>
        </w:pPrChange>
      </w:pPr>
    </w:p>
    <w:p w14:paraId="5A00ACD5" w14:textId="56093957" w:rsidR="71CBC5BB" w:rsidRPr="00035CEB" w:rsidRDefault="71CBC5BB">
      <w:pPr>
        <w:spacing w:line="360" w:lineRule="auto"/>
        <w:rPr>
          <w:del w:id="3015" w:author="Malachi Jamison" w:date="2023-10-11T01:41:00Z"/>
          <w:rFonts w:ascii="Times New Roman" w:hAnsi="Times New Roman" w:cs="Times New Roman"/>
        </w:rPr>
        <w:pPrChange w:id="3016" w:author="Zachary Cappella" w:date="2023-10-09T13:10:00Z">
          <w:pPr/>
        </w:pPrChange>
      </w:pPr>
    </w:p>
    <w:p w14:paraId="6D9668B6" w14:textId="77CD580F" w:rsidR="71CBC5BB" w:rsidRPr="00035CEB" w:rsidRDefault="71CBC5BB">
      <w:pPr>
        <w:spacing w:line="360" w:lineRule="auto"/>
        <w:rPr>
          <w:del w:id="3017" w:author="Malachi Jamison" w:date="2023-10-11T01:42:00Z"/>
          <w:rFonts w:ascii="Times New Roman" w:hAnsi="Times New Roman" w:cs="Times New Roman"/>
        </w:rPr>
        <w:pPrChange w:id="3018" w:author="Zachary Cappella" w:date="2023-10-09T13:10:00Z">
          <w:pPr/>
        </w:pPrChange>
      </w:pPr>
    </w:p>
    <w:p w14:paraId="08DB61B5" w14:textId="40E2C7E8" w:rsidR="63EB3A41" w:rsidRPr="00035CEB" w:rsidRDefault="63EB3A41">
      <w:pPr>
        <w:spacing w:line="360" w:lineRule="auto"/>
        <w:rPr>
          <w:del w:id="3019" w:author="Malachi Jamison" w:date="2023-10-11T01:42:00Z"/>
          <w:rFonts w:ascii="Times New Roman" w:hAnsi="Times New Roman" w:cs="Times New Roman"/>
        </w:rPr>
        <w:pPrChange w:id="3020" w:author="Zachary Cappella" w:date="2023-10-09T13:10:00Z">
          <w:pPr/>
        </w:pPrChange>
      </w:pPr>
    </w:p>
    <w:p w14:paraId="615BF11A" w14:textId="23EA31A9" w:rsidR="663E8D7A" w:rsidRPr="00035CEB" w:rsidRDefault="663E8D7A">
      <w:pPr>
        <w:spacing w:line="360" w:lineRule="auto"/>
        <w:rPr>
          <w:del w:id="3021" w:author="Malachi Jamison" w:date="2023-10-11T01:42:00Z"/>
          <w:rFonts w:ascii="Times New Roman" w:eastAsia="Candara" w:hAnsi="Times New Roman" w:cs="Times New Roman"/>
          <w:color w:val="161719"/>
        </w:rPr>
        <w:pPrChange w:id="3022" w:author="Zachary Cappella" w:date="2023-10-09T13:10:00Z">
          <w:pPr/>
        </w:pPrChange>
      </w:pPr>
    </w:p>
    <w:p w14:paraId="549E866C" w14:textId="3E9F7DA0" w:rsidR="663E8D7A" w:rsidRPr="00035CEB" w:rsidRDefault="663E8D7A">
      <w:pPr>
        <w:spacing w:line="360" w:lineRule="auto"/>
        <w:rPr>
          <w:del w:id="3023" w:author="Malachi Jamison" w:date="2023-10-11T01:42:00Z"/>
          <w:rFonts w:ascii="Times New Roman" w:hAnsi="Times New Roman" w:cs="Times New Roman"/>
        </w:rPr>
        <w:pPrChange w:id="3024" w:author="Zachary Cappella" w:date="2023-10-09T13:10:00Z">
          <w:pPr/>
        </w:pPrChange>
      </w:pPr>
    </w:p>
    <w:p w14:paraId="7728FE23" w14:textId="019F8E5B" w:rsidR="663E8D7A" w:rsidRPr="00035CEB" w:rsidRDefault="663E8D7A">
      <w:pPr>
        <w:spacing w:line="360" w:lineRule="auto"/>
        <w:rPr>
          <w:rFonts w:ascii="Times New Roman" w:hAnsi="Times New Roman" w:cs="Times New Roman"/>
        </w:rPr>
        <w:pPrChange w:id="3025" w:author="Zachary Cappella" w:date="2023-10-09T13:10:00Z">
          <w:pPr/>
        </w:pPrChange>
      </w:pPr>
    </w:p>
    <w:p w14:paraId="21032009" w14:textId="7B8B63CC" w:rsidR="072C80AA" w:rsidRPr="00035CEB" w:rsidRDefault="072C80AA">
      <w:pPr>
        <w:spacing w:line="360" w:lineRule="auto"/>
        <w:rPr>
          <w:del w:id="3026" w:author="Malachi Jamison" w:date="2023-10-11T01:41:00Z"/>
          <w:rFonts w:ascii="Times New Roman" w:hAnsi="Times New Roman" w:cs="Times New Roman"/>
        </w:rPr>
        <w:pPrChange w:id="3027" w:author="Zachary Cappella" w:date="2023-10-09T13:10:00Z">
          <w:pPr/>
        </w:pPrChange>
      </w:pPr>
    </w:p>
    <w:p w14:paraId="64B6CF33" w14:textId="42528B07" w:rsidR="663E8D7A" w:rsidRPr="00035CEB" w:rsidRDefault="663E8D7A">
      <w:pPr>
        <w:spacing w:line="360" w:lineRule="auto"/>
        <w:rPr>
          <w:del w:id="3028" w:author="Malachi Jamison" w:date="2023-10-11T01:41:00Z"/>
          <w:rFonts w:ascii="Times New Roman" w:hAnsi="Times New Roman" w:cs="Times New Roman"/>
        </w:rPr>
        <w:pPrChange w:id="3029" w:author="Zachary Cappella" w:date="2023-10-09T13:10:00Z">
          <w:pPr/>
        </w:pPrChange>
      </w:pPr>
    </w:p>
    <w:p w14:paraId="3955C919" w14:textId="4D0F85B2" w:rsidR="364D337B" w:rsidRPr="00035CEB" w:rsidRDefault="364D337B">
      <w:pPr>
        <w:pStyle w:val="Heading2"/>
        <w:spacing w:line="360" w:lineRule="auto"/>
        <w:rPr>
          <w:del w:id="3030" w:author="Malachi Jamison" w:date="2023-10-11T01:41:00Z"/>
          <w:rFonts w:ascii="Times New Roman" w:hAnsi="Times New Roman" w:cs="Times New Roman"/>
        </w:rPr>
        <w:pPrChange w:id="3031" w:author="Zachary Cappella" w:date="2023-10-09T13:10:00Z">
          <w:pPr>
            <w:pStyle w:val="Heading2"/>
          </w:pPr>
        </w:pPrChange>
      </w:pPr>
    </w:p>
    <w:p w14:paraId="569EEAD3" w14:textId="06FC7907" w:rsidR="663E8D7A" w:rsidRPr="00035CEB" w:rsidRDefault="663E8D7A">
      <w:pPr>
        <w:spacing w:line="360" w:lineRule="auto"/>
        <w:rPr>
          <w:rFonts w:ascii="Times New Roman" w:hAnsi="Times New Roman" w:cs="Times New Roman"/>
        </w:rPr>
        <w:pPrChange w:id="3032" w:author="Zachary Cappella" w:date="2023-10-09T13:10:00Z">
          <w:pPr/>
        </w:pPrChange>
      </w:pPr>
    </w:p>
    <w:p w14:paraId="55866EF9" w14:textId="157FFC6F" w:rsidR="663E8D7A" w:rsidRPr="00035CEB" w:rsidRDefault="663E8D7A">
      <w:pPr>
        <w:spacing w:line="360" w:lineRule="auto"/>
        <w:rPr>
          <w:rFonts w:ascii="Times New Roman" w:hAnsi="Times New Roman" w:cs="Times New Roman"/>
        </w:rPr>
        <w:pPrChange w:id="3033" w:author="Zachary Cappella" w:date="2023-10-09T13:10:00Z">
          <w:pPr/>
        </w:pPrChange>
      </w:pPr>
    </w:p>
    <w:p w14:paraId="62A39DFC" w14:textId="77777777" w:rsidR="00AD292D" w:rsidRPr="00035CEB" w:rsidRDefault="00AD292D">
      <w:pPr>
        <w:spacing w:line="360" w:lineRule="auto"/>
        <w:rPr>
          <w:rFonts w:ascii="Times New Roman" w:hAnsi="Times New Roman" w:cs="Times New Roman"/>
        </w:rPr>
        <w:pPrChange w:id="3034" w:author="Zachary Cappella" w:date="2023-10-09T13:10:00Z">
          <w:pPr/>
        </w:pPrChange>
      </w:pPr>
    </w:p>
    <w:p w14:paraId="08568AFD" w14:textId="758BCB67" w:rsidR="00324BFB" w:rsidRDefault="0E5B10F6">
      <w:pPr>
        <w:pStyle w:val="Heading1"/>
        <w:spacing w:line="360" w:lineRule="auto"/>
        <w:rPr>
          <w:ins w:id="3035" w:author="Zachary Cappella" w:date="2023-10-28T08:14:00Z"/>
          <w:rFonts w:ascii="Times New Roman" w:hAnsi="Times New Roman" w:cs="Times New Roman"/>
        </w:rPr>
      </w:pPr>
      <w:bookmarkStart w:id="3036" w:name="_Toc145021511"/>
      <w:bookmarkStart w:id="3037" w:name="_Toc145022243"/>
      <w:bookmarkStart w:id="3038" w:name="_Toc149373376"/>
      <w:r w:rsidRPr="00035CEB">
        <w:rPr>
          <w:rFonts w:ascii="Times New Roman" w:hAnsi="Times New Roman" w:cs="Times New Roman"/>
        </w:rPr>
        <w:t xml:space="preserve">7. </w:t>
      </w:r>
      <w:r w:rsidR="00AF1D58" w:rsidRPr="00035CEB">
        <w:rPr>
          <w:rFonts w:ascii="Times New Roman" w:hAnsi="Times New Roman" w:cs="Times New Roman"/>
        </w:rPr>
        <w:t>Requirements Matrix</w:t>
      </w:r>
      <w:bookmarkEnd w:id="3036"/>
      <w:bookmarkEnd w:id="3037"/>
      <w:bookmarkEnd w:id="3038"/>
    </w:p>
    <w:p w14:paraId="6EF62F91" w14:textId="51B8363A" w:rsidR="00AD292D" w:rsidRPr="00324BFB" w:rsidRDefault="00324BFB" w:rsidP="00324BFB">
      <w:pPr>
        <w:rPr>
          <w:rStyle w:val="normaltextrun"/>
          <w:rFonts w:ascii="Times New Roman" w:eastAsia="Candara" w:hAnsi="Times New Roman" w:cs="Times New Roman"/>
          <w:b/>
          <w:bCs/>
          <w:color w:val="000000" w:themeColor="text1"/>
          <w:sz w:val="32"/>
          <w:szCs w:val="32"/>
          <w:rPrChange w:id="3039" w:author="Zachary Cappella" w:date="2023-10-28T08:14:00Z">
            <w:rPr>
              <w:rStyle w:val="normaltextrun"/>
              <w:rFonts w:ascii="Times New Roman" w:eastAsiaTheme="minorHAnsi" w:hAnsi="Times New Roman" w:cs="Times New Roman"/>
              <w:b w:val="0"/>
              <w:bCs w:val="0"/>
              <w:color w:val="auto"/>
              <w:sz w:val="22"/>
              <w:szCs w:val="22"/>
            </w:rPr>
          </w:rPrChange>
        </w:rPr>
        <w:pPrChange w:id="3040" w:author="Zachary Cappella" w:date="2023-10-28T08:14:00Z">
          <w:pPr>
            <w:pStyle w:val="Heading1"/>
          </w:pPr>
        </w:pPrChange>
      </w:pPr>
      <w:ins w:id="3041" w:author="Zachary Cappella" w:date="2023-10-28T08:14:00Z">
        <w:r>
          <w:rPr>
            <w:rFonts w:ascii="Times New Roman" w:hAnsi="Times New Roman" w:cs="Times New Roman"/>
          </w:rPr>
          <w:br w:type="page"/>
        </w:r>
      </w:ins>
    </w:p>
    <w:tbl>
      <w:tblPr>
        <w:tblStyle w:val="GridTable4"/>
        <w:tblW w:w="9360" w:type="dxa"/>
        <w:tblLayout w:type="fixed"/>
        <w:tblLook w:val="04A0" w:firstRow="1" w:lastRow="0" w:firstColumn="1" w:lastColumn="0" w:noHBand="0" w:noVBand="1"/>
      </w:tblPr>
      <w:tblGrid>
        <w:gridCol w:w="1466"/>
        <w:gridCol w:w="2798"/>
        <w:gridCol w:w="2626"/>
        <w:gridCol w:w="2470"/>
      </w:tblGrid>
      <w:tr w:rsidR="00034EED" w:rsidRPr="00035CEB" w14:paraId="2FEE13BD" w14:textId="77777777" w:rsidTr="3506086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6" w:type="dxa"/>
          </w:tcPr>
          <w:p w14:paraId="4077453A" w14:textId="54A1B918" w:rsidR="1ECC974F" w:rsidRPr="00035CEB" w:rsidRDefault="1ECC974F">
            <w:pPr>
              <w:spacing w:line="360" w:lineRule="auto"/>
              <w:rPr>
                <w:rFonts w:ascii="Times New Roman" w:hAnsi="Times New Roman" w:cs="Times New Roman"/>
                <w:color w:val="auto"/>
              </w:rPr>
              <w:pPrChange w:id="3042" w:author="Zachary Cappella" w:date="2023-10-09T13:10:00Z">
                <w:pPr/>
              </w:pPrChange>
            </w:pPr>
            <w:r w:rsidRPr="00035CEB">
              <w:rPr>
                <w:rFonts w:ascii="Times New Roman" w:hAnsi="Times New Roman" w:cs="Times New Roman"/>
                <w:color w:val="auto"/>
              </w:rPr>
              <w:lastRenderedPageBreak/>
              <w:t>SRS Requirement Number</w:t>
            </w:r>
          </w:p>
        </w:tc>
        <w:tc>
          <w:tcPr>
            <w:tcW w:w="2798" w:type="dxa"/>
          </w:tcPr>
          <w:p w14:paraId="1F7FAC0A" w14:textId="25CDE118" w:rsidR="1ECC974F" w:rsidRPr="00035CEB" w:rsidRDefault="1ECC974F">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Change w:id="3043" w:author="Zachary Cappella" w:date="2023-10-09T13:10:00Z">
                <w:pPr>
                  <w:cnfStyle w:val="100000000000" w:firstRow="1"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color w:val="auto"/>
              </w:rPr>
              <w:t>Requirement Description</w:t>
            </w:r>
          </w:p>
        </w:tc>
        <w:tc>
          <w:tcPr>
            <w:tcW w:w="2626" w:type="dxa"/>
          </w:tcPr>
          <w:p w14:paraId="50D70EAF" w14:textId="46E4F993" w:rsidR="1ECC974F" w:rsidRPr="00035CEB" w:rsidRDefault="104733C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Change w:id="3044" w:author="Zachary Cappella" w:date="2023-10-23T16:02:00Z">
                  <w:rPr>
                    <w:color w:val="auto"/>
                  </w:rPr>
                </w:rPrChange>
              </w:rPr>
              <w:pPrChange w:id="3045" w:author="Zachary Cappella" w:date="2023-10-09T13:10:00Z">
                <w:pPr>
                  <w:cnfStyle w:val="100000000000" w:firstRow="1"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Change w:id="3046" w:author="Zachary Cappella" w:date="2023-10-23T16:02:00Z">
                  <w:rPr/>
                </w:rPrChange>
              </w:rPr>
              <w:t xml:space="preserve">Application </w:t>
            </w:r>
            <w:r w:rsidR="3C2A4CC3" w:rsidRPr="00035CEB">
              <w:rPr>
                <w:rFonts w:ascii="Times New Roman" w:hAnsi="Times New Roman" w:cs="Times New Roman"/>
                <w:rPrChange w:id="3047" w:author="Zachary Cappella" w:date="2023-10-23T16:02:00Z">
                  <w:rPr/>
                </w:rPrChange>
              </w:rPr>
              <w:t xml:space="preserve">Component </w:t>
            </w:r>
          </w:p>
        </w:tc>
        <w:tc>
          <w:tcPr>
            <w:tcW w:w="2470" w:type="dxa"/>
          </w:tcPr>
          <w:p w14:paraId="6900EA72" w14:textId="4A5550D6" w:rsidR="1ECC974F" w:rsidRPr="00035CEB" w:rsidRDefault="1BD4F4A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Change w:id="3048" w:author="Zachary Cappella" w:date="2023-10-23T16:02:00Z">
                  <w:rPr>
                    <w:color w:val="auto"/>
                  </w:rPr>
                </w:rPrChange>
              </w:rPr>
              <w:pPrChange w:id="3049" w:author="Zachary Cappella" w:date="2023-10-09T13:10:00Z">
                <w:pPr>
                  <w:cnfStyle w:val="100000000000" w:firstRow="1"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Change w:id="3050" w:author="Zachary Cappella" w:date="2023-10-23T16:02:00Z">
                  <w:rPr/>
                </w:rPrChange>
              </w:rPr>
              <w:t>UI Screen</w:t>
            </w:r>
          </w:p>
        </w:tc>
      </w:tr>
      <w:tr w:rsidR="1ECC974F" w:rsidRPr="00035CEB" w14:paraId="123A5A3D"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6" w:type="dxa"/>
          </w:tcPr>
          <w:p w14:paraId="189A3234" w14:textId="703683B3" w:rsidR="27346636" w:rsidRPr="00035CEB" w:rsidRDefault="27346636">
            <w:pPr>
              <w:spacing w:line="360" w:lineRule="auto"/>
              <w:rPr>
                <w:rFonts w:ascii="Times New Roman" w:hAnsi="Times New Roman" w:cs="Times New Roman"/>
              </w:rPr>
              <w:pPrChange w:id="3051" w:author="Zachary Cappella" w:date="2023-10-09T13:10:00Z">
                <w:pPr/>
              </w:pPrChange>
            </w:pPr>
            <w:r w:rsidRPr="00035CEB">
              <w:rPr>
                <w:rFonts w:ascii="Times New Roman" w:hAnsi="Times New Roman" w:cs="Times New Roman"/>
              </w:rPr>
              <w:t>3.1.1</w:t>
            </w:r>
          </w:p>
        </w:tc>
        <w:tc>
          <w:tcPr>
            <w:tcW w:w="2798" w:type="dxa"/>
          </w:tcPr>
          <w:p w14:paraId="25154B90" w14:textId="33EB0119" w:rsidR="1ECC974F" w:rsidRPr="00035CEB" w:rsidRDefault="2734663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52"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Accessing the application</w:t>
            </w:r>
          </w:p>
        </w:tc>
        <w:tc>
          <w:tcPr>
            <w:tcW w:w="2626" w:type="dxa"/>
          </w:tcPr>
          <w:p w14:paraId="37F3225E" w14:textId="0DF7A9E0" w:rsidR="1ECC974F" w:rsidRPr="00035CEB" w:rsidRDefault="45DE03D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53"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b/>
              </w:rPr>
              <w:t>5.1</w:t>
            </w:r>
            <w:r w:rsidRPr="00035CEB">
              <w:rPr>
                <w:rFonts w:ascii="Times New Roman" w:hAnsi="Times New Roman" w:cs="Times New Roman"/>
              </w:rPr>
              <w:t xml:space="preserve"> UserLogin</w:t>
            </w:r>
          </w:p>
          <w:p w14:paraId="22BB8439" w14:textId="27D439A7" w:rsidR="1ECC974F" w:rsidRPr="00035CEB" w:rsidRDefault="45DE03D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54"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b/>
              </w:rPr>
              <w:t>5.2</w:t>
            </w:r>
            <w:r w:rsidRPr="00035CEB">
              <w:rPr>
                <w:rFonts w:ascii="Times New Roman" w:hAnsi="Times New Roman" w:cs="Times New Roman"/>
              </w:rPr>
              <w:t xml:space="preserve"> UserRegistration</w:t>
            </w:r>
          </w:p>
        </w:tc>
        <w:tc>
          <w:tcPr>
            <w:tcW w:w="2470" w:type="dxa"/>
          </w:tcPr>
          <w:p w14:paraId="3F02D707" w14:textId="03C82E3E" w:rsidR="1ECC974F" w:rsidRPr="00035CEB" w:rsidRDefault="64203F9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Change w:id="3055"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b/>
              </w:rPr>
              <w:t xml:space="preserve">6.3.1 </w:t>
            </w:r>
            <w:r w:rsidR="2767F008" w:rsidRPr="00035CEB">
              <w:rPr>
                <w:rFonts w:ascii="Times New Roman" w:hAnsi="Times New Roman" w:cs="Times New Roman"/>
              </w:rPr>
              <w:t xml:space="preserve">User Login </w:t>
            </w:r>
            <w:r w:rsidR="0E82E98F" w:rsidRPr="00035CEB">
              <w:rPr>
                <w:rFonts w:ascii="Times New Roman" w:hAnsi="Times New Roman" w:cs="Times New Roman"/>
              </w:rPr>
              <w:t xml:space="preserve">Credential </w:t>
            </w:r>
            <w:r w:rsidR="2767F008" w:rsidRPr="00035CEB">
              <w:rPr>
                <w:rFonts w:ascii="Times New Roman" w:hAnsi="Times New Roman" w:cs="Times New Roman"/>
              </w:rPr>
              <w:t>Screen</w:t>
            </w:r>
          </w:p>
          <w:p w14:paraId="4674E62B" w14:textId="2176119A" w:rsidR="1ECC974F" w:rsidRPr="00035CEB" w:rsidRDefault="38ADD2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Change w:id="3056"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b/>
              </w:rPr>
              <w:t>6.3.</w:t>
            </w:r>
            <w:r w:rsidRPr="00035CEB">
              <w:rPr>
                <w:rFonts w:ascii="Times New Roman" w:hAnsi="Times New Roman" w:cs="Times New Roman"/>
                <w:b/>
                <w:bCs/>
              </w:rPr>
              <w:t>2</w:t>
            </w:r>
            <w:r w:rsidR="038F4208" w:rsidRPr="00035CEB">
              <w:rPr>
                <w:rFonts w:ascii="Times New Roman" w:hAnsi="Times New Roman" w:cs="Times New Roman"/>
                <w:b/>
                <w:bCs/>
              </w:rPr>
              <w:t xml:space="preserve"> </w:t>
            </w:r>
            <w:r w:rsidRPr="00035CEB">
              <w:rPr>
                <w:rFonts w:ascii="Times New Roman" w:hAnsi="Times New Roman" w:cs="Times New Roman"/>
              </w:rPr>
              <w:t>User Application Registration Screen</w:t>
            </w:r>
          </w:p>
        </w:tc>
      </w:tr>
      <w:tr w:rsidR="1ECC974F" w:rsidRPr="00035CEB" w14:paraId="7FD6A27B"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466" w:type="dxa"/>
          </w:tcPr>
          <w:p w14:paraId="77429F8D" w14:textId="004EAF94" w:rsidR="27346636" w:rsidRPr="00035CEB" w:rsidRDefault="27346636">
            <w:pPr>
              <w:spacing w:line="360" w:lineRule="auto"/>
              <w:rPr>
                <w:rFonts w:ascii="Times New Roman" w:hAnsi="Times New Roman" w:cs="Times New Roman"/>
              </w:rPr>
              <w:pPrChange w:id="3057" w:author="Zachary Cappella" w:date="2023-10-09T13:10:00Z">
                <w:pPr/>
              </w:pPrChange>
            </w:pPr>
            <w:r w:rsidRPr="00035CEB">
              <w:rPr>
                <w:rFonts w:ascii="Times New Roman" w:hAnsi="Times New Roman" w:cs="Times New Roman"/>
              </w:rPr>
              <w:t>3.1.2</w:t>
            </w:r>
          </w:p>
        </w:tc>
        <w:tc>
          <w:tcPr>
            <w:tcW w:w="2798" w:type="dxa"/>
          </w:tcPr>
          <w:p w14:paraId="1BCE5300" w14:textId="5A513E63" w:rsidR="1ECC974F" w:rsidRPr="00035CEB" w:rsidRDefault="2734663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58"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
              <w:t xml:space="preserve">Interacting with the </w:t>
            </w:r>
            <w:del w:id="3059" w:author="Zachary Cappella" w:date="2023-10-09T13:31:00Z">
              <w:r w:rsidRPr="00035CEB" w:rsidDel="00467DB0">
                <w:rPr>
                  <w:rFonts w:ascii="Times New Roman" w:hAnsi="Times New Roman" w:cs="Times New Roman"/>
                </w:rPr>
                <w:delText>Chatbot</w:delText>
              </w:r>
            </w:del>
            <w:ins w:id="3060" w:author="Zachary Cappella" w:date="2023-10-09T13:31:00Z">
              <w:r w:rsidR="00467DB0" w:rsidRPr="00035CEB">
                <w:rPr>
                  <w:rFonts w:ascii="Times New Roman" w:hAnsi="Times New Roman" w:cs="Times New Roman"/>
                </w:rPr>
                <w:t>Virtual Assistant</w:t>
              </w:r>
            </w:ins>
          </w:p>
        </w:tc>
        <w:tc>
          <w:tcPr>
            <w:tcW w:w="2626" w:type="dxa"/>
          </w:tcPr>
          <w:p w14:paraId="5D412EEA" w14:textId="6A3BB11C" w:rsidR="1ECC974F" w:rsidRPr="00035CEB" w:rsidRDefault="6273420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6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b/>
              </w:rPr>
              <w:t>5.4</w:t>
            </w:r>
            <w:r w:rsidRPr="00035CEB">
              <w:rPr>
                <w:rFonts w:ascii="Times New Roman" w:hAnsi="Times New Roman" w:cs="Times New Roman"/>
              </w:rPr>
              <w:t xml:space="preserve"> </w:t>
            </w:r>
            <w:del w:id="3062" w:author="Zachary Cappella" w:date="2023-10-09T13:31:00Z">
              <w:r w:rsidRPr="00035CEB" w:rsidDel="00467DB0">
                <w:rPr>
                  <w:rFonts w:ascii="Times New Roman" w:hAnsi="Times New Roman" w:cs="Times New Roman"/>
                </w:rPr>
                <w:delText>Chatbot</w:delText>
              </w:r>
            </w:del>
            <w:ins w:id="3063" w:author="Zachary Cappella" w:date="2023-10-09T13:31:00Z">
              <w:r w:rsidR="00467DB0" w:rsidRPr="00035CEB">
                <w:rPr>
                  <w:rFonts w:ascii="Times New Roman" w:hAnsi="Times New Roman" w:cs="Times New Roman"/>
                </w:rPr>
                <w:t>Virtual Assistant</w:t>
              </w:r>
            </w:ins>
          </w:p>
        </w:tc>
        <w:tc>
          <w:tcPr>
            <w:tcW w:w="2470" w:type="dxa"/>
          </w:tcPr>
          <w:p w14:paraId="40C66243" w14:textId="0565CDAA" w:rsidR="1ECC974F" w:rsidRPr="00035CEB" w:rsidRDefault="3E2D885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64"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b/>
              </w:rPr>
              <w:t>6.3.4</w:t>
            </w:r>
            <w:r w:rsidRPr="00035CEB">
              <w:rPr>
                <w:rFonts w:ascii="Times New Roman" w:hAnsi="Times New Roman" w:cs="Times New Roman"/>
              </w:rPr>
              <w:t xml:space="preserve"> </w:t>
            </w:r>
            <w:del w:id="3065" w:author="Zachary Cappella" w:date="2023-10-09T13:31:00Z">
              <w:r w:rsidR="083C9A62" w:rsidRPr="00035CEB" w:rsidDel="00467DB0">
                <w:rPr>
                  <w:rFonts w:ascii="Times New Roman" w:hAnsi="Times New Roman" w:cs="Times New Roman"/>
                </w:rPr>
                <w:delText>Chatbot</w:delText>
              </w:r>
            </w:del>
            <w:ins w:id="3066" w:author="Zachary Cappella" w:date="2023-10-09T13:31:00Z">
              <w:r w:rsidR="00467DB0" w:rsidRPr="00035CEB">
                <w:rPr>
                  <w:rFonts w:ascii="Times New Roman" w:hAnsi="Times New Roman" w:cs="Times New Roman"/>
                </w:rPr>
                <w:t>Virtual Assistant</w:t>
              </w:r>
            </w:ins>
            <w:r w:rsidR="083C9A62" w:rsidRPr="00035CEB">
              <w:rPr>
                <w:rFonts w:ascii="Times New Roman" w:hAnsi="Times New Roman" w:cs="Times New Roman"/>
              </w:rPr>
              <w:t xml:space="preserve"> Interface Screen</w:t>
            </w:r>
          </w:p>
        </w:tc>
      </w:tr>
      <w:tr w:rsidR="1ECC974F" w:rsidRPr="00035CEB" w14:paraId="4F7F832A"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6" w:type="dxa"/>
          </w:tcPr>
          <w:p w14:paraId="6FC6026A" w14:textId="79E0D9D1" w:rsidR="27346636" w:rsidRPr="00035CEB" w:rsidRDefault="27346636">
            <w:pPr>
              <w:spacing w:line="360" w:lineRule="auto"/>
              <w:rPr>
                <w:rFonts w:ascii="Times New Roman" w:hAnsi="Times New Roman" w:cs="Times New Roman"/>
              </w:rPr>
              <w:pPrChange w:id="3067" w:author="Zachary Cappella" w:date="2023-10-09T13:10:00Z">
                <w:pPr/>
              </w:pPrChange>
            </w:pPr>
            <w:r w:rsidRPr="00035CEB">
              <w:rPr>
                <w:rFonts w:ascii="Times New Roman" w:hAnsi="Times New Roman" w:cs="Times New Roman"/>
              </w:rPr>
              <w:t>3.1.3</w:t>
            </w:r>
          </w:p>
        </w:tc>
        <w:tc>
          <w:tcPr>
            <w:tcW w:w="2798" w:type="dxa"/>
          </w:tcPr>
          <w:p w14:paraId="50036E91" w14:textId="2830C84C" w:rsidR="1ECC974F" w:rsidRPr="00035CEB" w:rsidRDefault="2734663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68"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Create a video recording</w:t>
            </w:r>
          </w:p>
        </w:tc>
        <w:tc>
          <w:tcPr>
            <w:tcW w:w="5096" w:type="dxa"/>
            <w:gridSpan w:val="2"/>
          </w:tcPr>
          <w:p w14:paraId="7B30D1AA" w14:textId="3C2550C3" w:rsidR="0973EC4C" w:rsidRPr="00035CEB" w:rsidRDefault="0973EC4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69" w:author="Zachary Cappella" w:date="2023-10-09T13:10:00Z">
                <w:pPr>
                  <w:jc w:val="cente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Out of Scope for Team B</w:t>
            </w:r>
          </w:p>
        </w:tc>
      </w:tr>
      <w:tr w:rsidR="1ECC974F" w:rsidRPr="00035CEB" w14:paraId="11C9D6F6" w14:textId="26F09E99" w:rsidTr="35060863">
        <w:trPr>
          <w:trHeight w:val="300"/>
        </w:trPr>
        <w:tc>
          <w:tcPr>
            <w:cnfStyle w:val="001000000000" w:firstRow="0" w:lastRow="0" w:firstColumn="1" w:lastColumn="0" w:oddVBand="0" w:evenVBand="0" w:oddHBand="0" w:evenHBand="0" w:firstRowFirstColumn="0" w:firstRowLastColumn="0" w:lastRowFirstColumn="0" w:lastRowLastColumn="0"/>
            <w:tcW w:w="1466" w:type="dxa"/>
          </w:tcPr>
          <w:p w14:paraId="0A90F7C8" w14:textId="7F9865EA" w:rsidR="27346636" w:rsidRPr="00035CEB" w:rsidRDefault="27346636">
            <w:pPr>
              <w:spacing w:line="360" w:lineRule="auto"/>
              <w:rPr>
                <w:rFonts w:ascii="Times New Roman" w:hAnsi="Times New Roman" w:cs="Times New Roman"/>
              </w:rPr>
              <w:pPrChange w:id="3070" w:author="Zachary Cappella" w:date="2023-10-09T13:10:00Z">
                <w:pPr/>
              </w:pPrChange>
            </w:pPr>
            <w:r w:rsidRPr="00035CEB">
              <w:rPr>
                <w:rFonts w:ascii="Times New Roman" w:hAnsi="Times New Roman" w:cs="Times New Roman"/>
              </w:rPr>
              <w:t>3.1.4</w:t>
            </w:r>
          </w:p>
        </w:tc>
        <w:tc>
          <w:tcPr>
            <w:tcW w:w="2798" w:type="dxa"/>
          </w:tcPr>
          <w:p w14:paraId="42731373" w14:textId="0E44CDCC" w:rsidR="1ECC974F" w:rsidRPr="00035CEB" w:rsidRDefault="2734663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7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
              <w:t>View a recorded video</w:t>
            </w:r>
          </w:p>
        </w:tc>
        <w:tc>
          <w:tcPr>
            <w:tcW w:w="5096" w:type="dxa"/>
            <w:gridSpan w:val="2"/>
          </w:tcPr>
          <w:p w14:paraId="1C52459E" w14:textId="5D567686" w:rsidR="4084BB92" w:rsidRPr="00035CEB" w:rsidRDefault="4084BB9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72" w:author="Zachary Cappella" w:date="2023-10-09T13:10:00Z">
                <w:pPr>
                  <w:jc w:val="cente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
              <w:t>Out of Scope for Team B</w:t>
            </w:r>
          </w:p>
        </w:tc>
      </w:tr>
      <w:tr w:rsidR="1ECC974F" w:rsidRPr="00035CEB" w14:paraId="47D1674D" w14:textId="08059DAD"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6" w:type="dxa"/>
          </w:tcPr>
          <w:p w14:paraId="189D761C" w14:textId="2F279761" w:rsidR="27346636" w:rsidRPr="00035CEB" w:rsidRDefault="27346636">
            <w:pPr>
              <w:spacing w:line="360" w:lineRule="auto"/>
              <w:rPr>
                <w:rFonts w:ascii="Times New Roman" w:hAnsi="Times New Roman" w:cs="Times New Roman"/>
              </w:rPr>
              <w:pPrChange w:id="3073" w:author="Zachary Cappella" w:date="2023-10-09T13:10:00Z">
                <w:pPr/>
              </w:pPrChange>
            </w:pPr>
            <w:r w:rsidRPr="00035CEB">
              <w:rPr>
                <w:rFonts w:ascii="Times New Roman" w:hAnsi="Times New Roman" w:cs="Times New Roman"/>
              </w:rPr>
              <w:t>3.1.5</w:t>
            </w:r>
          </w:p>
        </w:tc>
        <w:tc>
          <w:tcPr>
            <w:tcW w:w="2798" w:type="dxa"/>
          </w:tcPr>
          <w:p w14:paraId="3FFD6591" w14:textId="60D032FB" w:rsidR="1ECC974F" w:rsidRPr="00035CEB" w:rsidRDefault="2734663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74"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Delete a recorded video</w:t>
            </w:r>
          </w:p>
        </w:tc>
        <w:tc>
          <w:tcPr>
            <w:tcW w:w="5096" w:type="dxa"/>
            <w:gridSpan w:val="2"/>
          </w:tcPr>
          <w:p w14:paraId="64A71A1F" w14:textId="0EA748E4" w:rsidR="0B5E415F" w:rsidRPr="00035CEB" w:rsidRDefault="0B5E415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75" w:author="Zachary Cappella" w:date="2023-10-09T13:10:00Z">
                <w:pPr>
                  <w:jc w:val="cente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Out of Scope for Team B</w:t>
            </w:r>
          </w:p>
        </w:tc>
      </w:tr>
      <w:tr w:rsidR="1ECC974F" w:rsidRPr="00035CEB" w14:paraId="294A04AD"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466" w:type="dxa"/>
          </w:tcPr>
          <w:p w14:paraId="5AA31746" w14:textId="7C6FCA17" w:rsidR="27346636" w:rsidRPr="00035CEB" w:rsidRDefault="27346636">
            <w:pPr>
              <w:spacing w:line="360" w:lineRule="auto"/>
              <w:rPr>
                <w:rFonts w:ascii="Times New Roman" w:hAnsi="Times New Roman" w:cs="Times New Roman"/>
              </w:rPr>
              <w:pPrChange w:id="3076" w:author="Zachary Cappella" w:date="2023-10-09T13:10:00Z">
                <w:pPr/>
              </w:pPrChange>
            </w:pPr>
            <w:r w:rsidRPr="00035CEB">
              <w:rPr>
                <w:rFonts w:ascii="Times New Roman" w:hAnsi="Times New Roman" w:cs="Times New Roman"/>
              </w:rPr>
              <w:t>3.1.6</w:t>
            </w:r>
          </w:p>
        </w:tc>
        <w:tc>
          <w:tcPr>
            <w:tcW w:w="2798" w:type="dxa"/>
          </w:tcPr>
          <w:p w14:paraId="11196371" w14:textId="145CF9EB" w:rsidR="1ECC974F" w:rsidRPr="00035CEB" w:rsidRDefault="2734663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77"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
              <w:t>Create an audio recording</w:t>
            </w:r>
          </w:p>
        </w:tc>
        <w:tc>
          <w:tcPr>
            <w:tcW w:w="2626" w:type="dxa"/>
          </w:tcPr>
          <w:p w14:paraId="53F1BE5F" w14:textId="1C00B1DE" w:rsidR="1ECC974F" w:rsidRPr="00035CEB" w:rsidRDefault="452055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78"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b/>
              </w:rPr>
              <w:t>5.5</w:t>
            </w:r>
            <w:r w:rsidRPr="00035CEB">
              <w:rPr>
                <w:rFonts w:ascii="Times New Roman" w:hAnsi="Times New Roman" w:cs="Times New Roman"/>
              </w:rPr>
              <w:t xml:space="preserve"> Audio</w:t>
            </w:r>
          </w:p>
        </w:tc>
        <w:tc>
          <w:tcPr>
            <w:tcW w:w="2470" w:type="dxa"/>
          </w:tcPr>
          <w:p w14:paraId="7B893695" w14:textId="0E1BB2E6" w:rsidR="1ECC974F" w:rsidRPr="00035CEB" w:rsidRDefault="35DF40C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79"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b/>
              </w:rPr>
              <w:t xml:space="preserve">6.3.5 </w:t>
            </w:r>
            <w:r w:rsidR="15485549" w:rsidRPr="00035CEB">
              <w:rPr>
                <w:rFonts w:ascii="Times New Roman" w:hAnsi="Times New Roman" w:cs="Times New Roman"/>
              </w:rPr>
              <w:t xml:space="preserve">Record Audio </w:t>
            </w:r>
            <w:r w:rsidR="7A118337" w:rsidRPr="00035CEB">
              <w:rPr>
                <w:rFonts w:ascii="Times New Roman" w:hAnsi="Times New Roman" w:cs="Times New Roman"/>
              </w:rPr>
              <w:t xml:space="preserve">Interface </w:t>
            </w:r>
            <w:r w:rsidR="1FB8689E" w:rsidRPr="00035CEB">
              <w:rPr>
                <w:rFonts w:ascii="Times New Roman" w:hAnsi="Times New Roman" w:cs="Times New Roman"/>
              </w:rPr>
              <w:t>Screen</w:t>
            </w:r>
          </w:p>
        </w:tc>
      </w:tr>
      <w:tr w:rsidR="1ECC974F" w:rsidRPr="00035CEB" w14:paraId="478C3A86"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6" w:type="dxa"/>
          </w:tcPr>
          <w:p w14:paraId="774D7A13" w14:textId="58B3A9D5" w:rsidR="27346636" w:rsidRPr="00035CEB" w:rsidRDefault="27346636">
            <w:pPr>
              <w:spacing w:line="360" w:lineRule="auto"/>
              <w:rPr>
                <w:rFonts w:ascii="Times New Roman" w:hAnsi="Times New Roman" w:cs="Times New Roman"/>
              </w:rPr>
              <w:pPrChange w:id="3080" w:author="Zachary Cappella" w:date="2023-10-09T13:10:00Z">
                <w:pPr/>
              </w:pPrChange>
            </w:pPr>
            <w:r w:rsidRPr="00035CEB">
              <w:rPr>
                <w:rFonts w:ascii="Times New Roman" w:hAnsi="Times New Roman" w:cs="Times New Roman"/>
              </w:rPr>
              <w:t>3.1.7</w:t>
            </w:r>
          </w:p>
        </w:tc>
        <w:tc>
          <w:tcPr>
            <w:tcW w:w="2798" w:type="dxa"/>
          </w:tcPr>
          <w:p w14:paraId="40E08D92" w14:textId="4F49D47C" w:rsidR="1ECC974F" w:rsidRPr="00035CEB" w:rsidRDefault="2734663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81"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Listen to an audio recording</w:t>
            </w:r>
          </w:p>
        </w:tc>
        <w:tc>
          <w:tcPr>
            <w:tcW w:w="2626" w:type="dxa"/>
          </w:tcPr>
          <w:p w14:paraId="41013B88" w14:textId="76432261" w:rsidR="1ECC974F" w:rsidRPr="00035CEB" w:rsidRDefault="6D54D60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82" w:author="Zachary Cappella" w:date="2023-10-09T13:10:00Z">
                <w:pPr>
                  <w:spacing w:line="259" w:lineRule="auto"/>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b/>
              </w:rPr>
              <w:t>5.5</w:t>
            </w:r>
            <w:r w:rsidRPr="00035CEB">
              <w:rPr>
                <w:rFonts w:ascii="Times New Roman" w:hAnsi="Times New Roman" w:cs="Times New Roman"/>
              </w:rPr>
              <w:t xml:space="preserve"> Audio</w:t>
            </w:r>
          </w:p>
        </w:tc>
        <w:tc>
          <w:tcPr>
            <w:tcW w:w="2470" w:type="dxa"/>
          </w:tcPr>
          <w:p w14:paraId="3966B739" w14:textId="07EFCDE2" w:rsidR="1ECC974F" w:rsidRPr="00035CEB" w:rsidRDefault="43A963C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83" w:author="Zachary Cappella" w:date="2023-10-09T13:10:00Z">
                <w:pPr>
                  <w:spacing w:line="259" w:lineRule="auto"/>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b/>
              </w:rPr>
              <w:t xml:space="preserve">6.3.5 </w:t>
            </w:r>
            <w:r w:rsidR="6D76AFD4" w:rsidRPr="00035CEB">
              <w:rPr>
                <w:rFonts w:ascii="Times New Roman" w:hAnsi="Times New Roman" w:cs="Times New Roman"/>
              </w:rPr>
              <w:t>Record Audio Interface Screen</w:t>
            </w:r>
          </w:p>
        </w:tc>
      </w:tr>
      <w:tr w:rsidR="1ECC974F" w:rsidRPr="00035CEB" w14:paraId="48AA8C1F"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466" w:type="dxa"/>
          </w:tcPr>
          <w:p w14:paraId="357964AF" w14:textId="1F036732" w:rsidR="27346636" w:rsidRPr="00035CEB" w:rsidRDefault="27346636">
            <w:pPr>
              <w:spacing w:line="360" w:lineRule="auto"/>
              <w:rPr>
                <w:rFonts w:ascii="Times New Roman" w:hAnsi="Times New Roman" w:cs="Times New Roman"/>
              </w:rPr>
              <w:pPrChange w:id="3084" w:author="Zachary Cappella" w:date="2023-10-09T13:10:00Z">
                <w:pPr/>
              </w:pPrChange>
            </w:pPr>
            <w:r w:rsidRPr="00035CEB">
              <w:rPr>
                <w:rFonts w:ascii="Times New Roman" w:hAnsi="Times New Roman" w:cs="Times New Roman"/>
              </w:rPr>
              <w:t>3.1.8</w:t>
            </w:r>
          </w:p>
        </w:tc>
        <w:tc>
          <w:tcPr>
            <w:tcW w:w="2798" w:type="dxa"/>
          </w:tcPr>
          <w:p w14:paraId="56DE1787" w14:textId="156FBAAC" w:rsidR="1ECC974F" w:rsidRPr="00035CEB" w:rsidRDefault="2734663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85"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
              <w:t>Delete an audio recording</w:t>
            </w:r>
          </w:p>
        </w:tc>
        <w:tc>
          <w:tcPr>
            <w:tcW w:w="2626" w:type="dxa"/>
          </w:tcPr>
          <w:p w14:paraId="6CBFBEF3" w14:textId="5F8F202E" w:rsidR="0589FD73" w:rsidRPr="00035CEB" w:rsidRDefault="17C7D7F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86"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b/>
              </w:rPr>
              <w:t>5.5</w:t>
            </w:r>
            <w:r w:rsidRPr="00035CEB">
              <w:rPr>
                <w:rFonts w:ascii="Times New Roman" w:hAnsi="Times New Roman" w:cs="Times New Roman"/>
              </w:rPr>
              <w:t xml:space="preserve"> Audio</w:t>
            </w:r>
          </w:p>
        </w:tc>
        <w:tc>
          <w:tcPr>
            <w:tcW w:w="2470" w:type="dxa"/>
          </w:tcPr>
          <w:p w14:paraId="3A2C8466" w14:textId="0B83A2C2" w:rsidR="0589FD73" w:rsidRPr="00035CEB" w:rsidRDefault="058472F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87"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b/>
              </w:rPr>
              <w:t xml:space="preserve">6.3.5 </w:t>
            </w:r>
            <w:r w:rsidR="0589FD73" w:rsidRPr="00035CEB">
              <w:rPr>
                <w:rFonts w:ascii="Times New Roman" w:hAnsi="Times New Roman" w:cs="Times New Roman"/>
              </w:rPr>
              <w:t xml:space="preserve">Record Audio </w:t>
            </w:r>
            <w:r w:rsidR="7D7A06A7" w:rsidRPr="00035CEB">
              <w:rPr>
                <w:rFonts w:ascii="Times New Roman" w:hAnsi="Times New Roman" w:cs="Times New Roman"/>
              </w:rPr>
              <w:t xml:space="preserve">Interface </w:t>
            </w:r>
            <w:r w:rsidR="0589FD73" w:rsidRPr="00035CEB">
              <w:rPr>
                <w:rFonts w:ascii="Times New Roman" w:hAnsi="Times New Roman" w:cs="Times New Roman"/>
              </w:rPr>
              <w:t>Screen</w:t>
            </w:r>
          </w:p>
        </w:tc>
      </w:tr>
      <w:tr w:rsidR="1ECC974F" w:rsidRPr="00035CEB" w14:paraId="3C9B2C01"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6" w:type="dxa"/>
          </w:tcPr>
          <w:p w14:paraId="3813B284" w14:textId="014C6116" w:rsidR="27346636" w:rsidRPr="00035CEB" w:rsidRDefault="27346636">
            <w:pPr>
              <w:spacing w:line="360" w:lineRule="auto"/>
              <w:rPr>
                <w:rFonts w:ascii="Times New Roman" w:hAnsi="Times New Roman" w:cs="Times New Roman"/>
              </w:rPr>
              <w:pPrChange w:id="3088" w:author="Zachary Cappella" w:date="2023-10-09T13:10:00Z">
                <w:pPr/>
              </w:pPrChange>
            </w:pPr>
            <w:r w:rsidRPr="00035CEB">
              <w:rPr>
                <w:rFonts w:ascii="Times New Roman" w:hAnsi="Times New Roman" w:cs="Times New Roman"/>
              </w:rPr>
              <w:t>3.1.9</w:t>
            </w:r>
          </w:p>
        </w:tc>
        <w:tc>
          <w:tcPr>
            <w:tcW w:w="2798" w:type="dxa"/>
          </w:tcPr>
          <w:p w14:paraId="778C23E6" w14:textId="575DB849" w:rsidR="1ECC974F" w:rsidRPr="00035CEB" w:rsidRDefault="2734663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89"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Create a new photo</w:t>
            </w:r>
          </w:p>
        </w:tc>
        <w:tc>
          <w:tcPr>
            <w:tcW w:w="5096" w:type="dxa"/>
            <w:gridSpan w:val="2"/>
          </w:tcPr>
          <w:p w14:paraId="49CF0DEC" w14:textId="73BB66AB" w:rsidR="5EACA3FE" w:rsidRPr="00035CEB" w:rsidRDefault="5EACA3F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90" w:author="Zachary Cappella" w:date="2023-10-09T13:10:00Z">
                <w:pPr>
                  <w:jc w:val="cente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Out of Scope for Team B</w:t>
            </w:r>
          </w:p>
        </w:tc>
      </w:tr>
      <w:tr w:rsidR="1ECC974F" w:rsidRPr="00035CEB" w14:paraId="653F971A" w14:textId="503A2624" w:rsidTr="35060863">
        <w:trPr>
          <w:trHeight w:val="300"/>
        </w:trPr>
        <w:tc>
          <w:tcPr>
            <w:cnfStyle w:val="001000000000" w:firstRow="0" w:lastRow="0" w:firstColumn="1" w:lastColumn="0" w:oddVBand="0" w:evenVBand="0" w:oddHBand="0" w:evenHBand="0" w:firstRowFirstColumn="0" w:firstRowLastColumn="0" w:lastRowFirstColumn="0" w:lastRowLastColumn="0"/>
            <w:tcW w:w="1466" w:type="dxa"/>
          </w:tcPr>
          <w:p w14:paraId="3418694A" w14:textId="04F6E2B6" w:rsidR="27346636" w:rsidRPr="00035CEB" w:rsidRDefault="27346636">
            <w:pPr>
              <w:spacing w:line="360" w:lineRule="auto"/>
              <w:rPr>
                <w:rFonts w:ascii="Times New Roman" w:hAnsi="Times New Roman" w:cs="Times New Roman"/>
              </w:rPr>
              <w:pPrChange w:id="3091" w:author="Zachary Cappella" w:date="2023-10-09T13:10:00Z">
                <w:pPr/>
              </w:pPrChange>
            </w:pPr>
            <w:r w:rsidRPr="00035CEB">
              <w:rPr>
                <w:rFonts w:ascii="Times New Roman" w:hAnsi="Times New Roman" w:cs="Times New Roman"/>
              </w:rPr>
              <w:t>3.1.10</w:t>
            </w:r>
          </w:p>
        </w:tc>
        <w:tc>
          <w:tcPr>
            <w:tcW w:w="2798" w:type="dxa"/>
          </w:tcPr>
          <w:p w14:paraId="0027A270" w14:textId="223BCFCA" w:rsidR="1ECC974F" w:rsidRPr="00035CEB" w:rsidRDefault="2734663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92"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
              <w:t>View saved photos</w:t>
            </w:r>
          </w:p>
        </w:tc>
        <w:tc>
          <w:tcPr>
            <w:tcW w:w="5096" w:type="dxa"/>
            <w:gridSpan w:val="2"/>
          </w:tcPr>
          <w:p w14:paraId="320A871C" w14:textId="575AA72A" w:rsidR="58595838" w:rsidRPr="00035CEB" w:rsidRDefault="5859583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93" w:author="Zachary Cappella" w:date="2023-10-09T13:10:00Z">
                <w:pPr>
                  <w:jc w:val="cente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
              <w:t>Out of Scope for Team B</w:t>
            </w:r>
          </w:p>
        </w:tc>
      </w:tr>
      <w:tr w:rsidR="1ECC974F" w:rsidRPr="00035CEB" w14:paraId="29B9F4CA" w14:textId="4E10F361"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6" w:type="dxa"/>
          </w:tcPr>
          <w:p w14:paraId="44C7734F" w14:textId="09444E89" w:rsidR="27346636" w:rsidRPr="00035CEB" w:rsidRDefault="27346636">
            <w:pPr>
              <w:spacing w:line="360" w:lineRule="auto"/>
              <w:rPr>
                <w:rFonts w:ascii="Times New Roman" w:hAnsi="Times New Roman" w:cs="Times New Roman"/>
              </w:rPr>
              <w:pPrChange w:id="3094" w:author="Zachary Cappella" w:date="2023-10-09T13:10:00Z">
                <w:pPr/>
              </w:pPrChange>
            </w:pPr>
            <w:r w:rsidRPr="00035CEB">
              <w:rPr>
                <w:rFonts w:ascii="Times New Roman" w:hAnsi="Times New Roman" w:cs="Times New Roman"/>
              </w:rPr>
              <w:t>3.1.11</w:t>
            </w:r>
          </w:p>
        </w:tc>
        <w:tc>
          <w:tcPr>
            <w:tcW w:w="2798" w:type="dxa"/>
          </w:tcPr>
          <w:p w14:paraId="566BEEE4" w14:textId="7BFF1E42" w:rsidR="1ECC974F" w:rsidRPr="00035CEB" w:rsidRDefault="2734663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95"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Delete a photo</w:t>
            </w:r>
          </w:p>
        </w:tc>
        <w:tc>
          <w:tcPr>
            <w:tcW w:w="5096" w:type="dxa"/>
            <w:gridSpan w:val="2"/>
          </w:tcPr>
          <w:p w14:paraId="0160B177" w14:textId="437BCA14" w:rsidR="45BC025F" w:rsidRPr="00035CEB" w:rsidRDefault="45BC025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096" w:author="Zachary Cappella" w:date="2023-10-09T13:10:00Z">
                <w:pPr>
                  <w:jc w:val="cente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Out of Scope for Team B</w:t>
            </w:r>
          </w:p>
        </w:tc>
      </w:tr>
      <w:tr w:rsidR="1ECC974F" w:rsidRPr="00035CEB" w14:paraId="48FACA78"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466" w:type="dxa"/>
          </w:tcPr>
          <w:p w14:paraId="1AE828DE" w14:textId="47D25218" w:rsidR="27346636" w:rsidRPr="00035CEB" w:rsidRDefault="27346636">
            <w:pPr>
              <w:spacing w:line="360" w:lineRule="auto"/>
              <w:rPr>
                <w:rFonts w:ascii="Times New Roman" w:hAnsi="Times New Roman" w:cs="Times New Roman"/>
              </w:rPr>
              <w:pPrChange w:id="3097" w:author="Zachary Cappella" w:date="2023-10-09T13:10:00Z">
                <w:pPr/>
              </w:pPrChange>
            </w:pPr>
            <w:r w:rsidRPr="00035CEB">
              <w:rPr>
                <w:rFonts w:ascii="Times New Roman" w:hAnsi="Times New Roman" w:cs="Times New Roman"/>
              </w:rPr>
              <w:t>3.1.12</w:t>
            </w:r>
          </w:p>
        </w:tc>
        <w:tc>
          <w:tcPr>
            <w:tcW w:w="2798" w:type="dxa"/>
          </w:tcPr>
          <w:p w14:paraId="6B2C2B79" w14:textId="772CDA17" w:rsidR="1ECC974F" w:rsidRPr="00035CEB" w:rsidRDefault="2734663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98"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
              <w:t>Utilize the search function</w:t>
            </w:r>
          </w:p>
        </w:tc>
        <w:tc>
          <w:tcPr>
            <w:tcW w:w="2626" w:type="dxa"/>
          </w:tcPr>
          <w:p w14:paraId="2659511D" w14:textId="67C49D15" w:rsidR="1ECC974F" w:rsidRPr="00035CEB" w:rsidRDefault="42369C2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099"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b/>
              </w:rPr>
              <w:t>5.6</w:t>
            </w:r>
            <w:r w:rsidRPr="00035CEB">
              <w:rPr>
                <w:rFonts w:ascii="Times New Roman" w:hAnsi="Times New Roman" w:cs="Times New Roman"/>
              </w:rPr>
              <w:t xml:space="preserve"> Search</w:t>
            </w:r>
          </w:p>
        </w:tc>
        <w:tc>
          <w:tcPr>
            <w:tcW w:w="2470" w:type="dxa"/>
          </w:tcPr>
          <w:p w14:paraId="7AF06C59" w14:textId="779598BC" w:rsidR="1ECC974F" w:rsidRPr="00035CEB" w:rsidRDefault="622AAB6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100"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b/>
              </w:rPr>
              <w:t xml:space="preserve">6.3.6 </w:t>
            </w:r>
            <w:r w:rsidR="66E3EF85" w:rsidRPr="00035CEB">
              <w:rPr>
                <w:rFonts w:ascii="Times New Roman" w:hAnsi="Times New Roman" w:cs="Times New Roman"/>
              </w:rPr>
              <w:t>Search Interface Screen</w:t>
            </w:r>
          </w:p>
        </w:tc>
      </w:tr>
      <w:tr w:rsidR="1ECC974F" w:rsidRPr="00035CEB" w14:paraId="3BA11BC0"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6" w:type="dxa"/>
          </w:tcPr>
          <w:p w14:paraId="443E8B5C" w14:textId="6CC55CBE" w:rsidR="1ECC974F" w:rsidRPr="00035CEB" w:rsidRDefault="27346636">
            <w:pPr>
              <w:spacing w:line="360" w:lineRule="auto"/>
              <w:rPr>
                <w:rFonts w:ascii="Times New Roman" w:hAnsi="Times New Roman" w:cs="Times New Roman"/>
              </w:rPr>
              <w:pPrChange w:id="3101" w:author="Zachary Cappella" w:date="2023-10-09T13:10:00Z">
                <w:pPr/>
              </w:pPrChange>
            </w:pPr>
            <w:r w:rsidRPr="00035CEB">
              <w:rPr>
                <w:rFonts w:ascii="Times New Roman" w:hAnsi="Times New Roman" w:cs="Times New Roman"/>
              </w:rPr>
              <w:t>3.1.13</w:t>
            </w:r>
          </w:p>
        </w:tc>
        <w:tc>
          <w:tcPr>
            <w:tcW w:w="2798" w:type="dxa"/>
          </w:tcPr>
          <w:p w14:paraId="7BA8C5A7" w14:textId="5D61DC8F" w:rsidR="1ECC974F" w:rsidRPr="00035CEB" w:rsidRDefault="2734663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102"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Accessing the recent questions/request</w:t>
            </w:r>
          </w:p>
        </w:tc>
        <w:tc>
          <w:tcPr>
            <w:tcW w:w="2626" w:type="dxa"/>
          </w:tcPr>
          <w:p w14:paraId="34D16B7C" w14:textId="0DF8BA2D" w:rsidR="1ECC974F" w:rsidRPr="00035CEB" w:rsidRDefault="26AE1A5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Change w:id="3103"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b/>
              </w:rPr>
              <w:t>5.7</w:t>
            </w:r>
          </w:p>
          <w:p w14:paraId="09EADC30" w14:textId="15903745" w:rsidR="1ECC974F" w:rsidRPr="00035CEB" w:rsidRDefault="26AE1A5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104"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rPr>
              <w:t>PreviouslyAskedQuestions</w:t>
            </w:r>
          </w:p>
        </w:tc>
        <w:tc>
          <w:tcPr>
            <w:tcW w:w="2470" w:type="dxa"/>
          </w:tcPr>
          <w:p w14:paraId="37BCFD16" w14:textId="5CD12CF9" w:rsidR="1ECC974F" w:rsidRPr="00035CEB" w:rsidRDefault="5D5887E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Change w:id="3105" w:author="Zachary Cappella" w:date="2023-10-09T13:10:00Z">
                <w:pPr>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hAnsi="Times New Roman" w:cs="Times New Roman"/>
                <w:b/>
              </w:rPr>
              <w:t xml:space="preserve">6.3.7 </w:t>
            </w:r>
            <w:r w:rsidR="31B5EEDD" w:rsidRPr="00035CEB">
              <w:rPr>
                <w:rFonts w:ascii="Times New Roman" w:hAnsi="Times New Roman" w:cs="Times New Roman"/>
              </w:rPr>
              <w:t>Previously asked questions Screen</w:t>
            </w:r>
          </w:p>
        </w:tc>
      </w:tr>
      <w:tr w:rsidR="1ECC974F" w:rsidRPr="00035CEB" w14:paraId="3F699E37"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1466" w:type="dxa"/>
          </w:tcPr>
          <w:p w14:paraId="45B30411" w14:textId="26F85B37" w:rsidR="1ECC974F" w:rsidRPr="00035CEB" w:rsidRDefault="27346636">
            <w:pPr>
              <w:spacing w:line="360" w:lineRule="auto"/>
              <w:rPr>
                <w:rFonts w:ascii="Times New Roman" w:hAnsi="Times New Roman" w:cs="Times New Roman"/>
              </w:rPr>
              <w:pPrChange w:id="3106" w:author="Zachary Cappella" w:date="2023-10-09T13:10:00Z">
                <w:pPr/>
              </w:pPrChange>
            </w:pPr>
            <w:r w:rsidRPr="00035CEB">
              <w:rPr>
                <w:rFonts w:ascii="Times New Roman" w:hAnsi="Times New Roman" w:cs="Times New Roman"/>
              </w:rPr>
              <w:t>3.1.14</w:t>
            </w:r>
          </w:p>
        </w:tc>
        <w:tc>
          <w:tcPr>
            <w:tcW w:w="2798" w:type="dxa"/>
          </w:tcPr>
          <w:p w14:paraId="0243D315" w14:textId="0290FD48" w:rsidR="1ECC974F" w:rsidRPr="00035CEB" w:rsidRDefault="2734663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107"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rPr>
              <w:t>View the menu</w:t>
            </w:r>
          </w:p>
        </w:tc>
        <w:tc>
          <w:tcPr>
            <w:tcW w:w="2626" w:type="dxa"/>
          </w:tcPr>
          <w:p w14:paraId="33E5BC8A" w14:textId="3187A8B9" w:rsidR="1ECC974F" w:rsidRPr="00035CEB" w:rsidRDefault="4480FBC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Change w:id="3108" w:author="Zachary Cappella" w:date="2023-10-23T16:02:00Z">
                  <w:rPr/>
                </w:rPrChange>
              </w:rPr>
              <w:pPrChange w:id="3109"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b/>
              </w:rPr>
              <w:t>5.8</w:t>
            </w:r>
            <w:r w:rsidRPr="00035CEB">
              <w:rPr>
                <w:rFonts w:ascii="Times New Roman" w:hAnsi="Times New Roman" w:cs="Times New Roman"/>
              </w:rPr>
              <w:t xml:space="preserve"> </w:t>
            </w:r>
            <w:r w:rsidRPr="00035CEB">
              <w:rPr>
                <w:rFonts w:ascii="Times New Roman" w:hAnsi="Times New Roman" w:cs="Times New Roman"/>
                <w:rPrChange w:id="3110" w:author="Zachary Cappella" w:date="2023-10-23T16:02:00Z">
                  <w:rPr/>
                </w:rPrChange>
              </w:rPr>
              <w:t>MenuInterfaceScreen</w:t>
            </w:r>
          </w:p>
        </w:tc>
        <w:tc>
          <w:tcPr>
            <w:tcW w:w="2470" w:type="dxa"/>
          </w:tcPr>
          <w:p w14:paraId="4809803E" w14:textId="3D0AA4C7" w:rsidR="1ECC974F" w:rsidRPr="00035CEB" w:rsidRDefault="1470028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Change w:id="3111" w:author="Zachary Cappella" w:date="2023-10-09T13:10:00Z">
                <w:pPr>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hAnsi="Times New Roman" w:cs="Times New Roman"/>
                <w:b/>
              </w:rPr>
              <w:t xml:space="preserve">6.3.8 </w:t>
            </w:r>
            <w:r w:rsidR="2CED70BA" w:rsidRPr="00035CEB">
              <w:rPr>
                <w:rFonts w:ascii="Times New Roman" w:hAnsi="Times New Roman" w:cs="Times New Roman"/>
              </w:rPr>
              <w:t>Menu interface screen</w:t>
            </w:r>
          </w:p>
        </w:tc>
      </w:tr>
    </w:tbl>
    <w:p w14:paraId="3B4865AC" w14:textId="06162CC0" w:rsidR="0048421C" w:rsidRPr="00035CEB" w:rsidDel="003B342B" w:rsidRDefault="00AF1D58">
      <w:pPr>
        <w:pStyle w:val="paragraph"/>
        <w:spacing w:before="0" w:beforeAutospacing="0" w:after="0" w:afterAutospacing="0" w:line="360" w:lineRule="auto"/>
        <w:textAlignment w:val="baseline"/>
        <w:rPr>
          <w:del w:id="3112" w:author="Zachary Cappella" w:date="2023-10-09T13:37:00Z"/>
          <w:rStyle w:val="eop"/>
          <w:rFonts w:eastAsiaTheme="minorHAnsi"/>
          <w:b/>
          <w:bCs/>
          <w:color w:val="000000" w:themeColor="text1"/>
          <w:kern w:val="2"/>
          <w:sz w:val="22"/>
          <w:szCs w:val="22"/>
          <w:rPrChange w:id="3113" w:author="Zachary Cappella" w:date="2023-10-23T16:02:00Z">
            <w:rPr>
              <w:del w:id="3114" w:author="Zachary Cappella" w:date="2023-10-09T13:37:00Z"/>
              <w:rStyle w:val="eop"/>
              <w:rFonts w:asciiTheme="minorHAnsi" w:eastAsiaTheme="minorHAnsi" w:hAnsiTheme="minorHAnsi" w:cstheme="minorBidi"/>
              <w:b/>
              <w:bCs/>
              <w:color w:val="000000" w:themeColor="text1"/>
              <w:kern w:val="2"/>
              <w:sz w:val="22"/>
              <w:szCs w:val="22"/>
            </w:rPr>
          </w:rPrChange>
        </w:rPr>
        <w:pPrChange w:id="3115" w:author="Zachary Cappella" w:date="2023-10-09T13:10:00Z">
          <w:pPr>
            <w:pStyle w:val="paragraph"/>
            <w:spacing w:before="0" w:beforeAutospacing="0" w:after="0" w:afterAutospacing="0"/>
            <w:textAlignment w:val="baseline"/>
          </w:pPr>
        </w:pPrChange>
      </w:pPr>
      <w:del w:id="3116" w:author="Zachary Cappella" w:date="2023-10-09T13:37:00Z">
        <w:r w:rsidRPr="00035CEB" w:rsidDel="003B342B">
          <w:rPr>
            <w:rStyle w:val="eop"/>
            <w:b/>
            <w:bCs/>
            <w:color w:val="000000" w:themeColor="text1"/>
          </w:rPr>
          <w:delText> </w:delText>
        </w:r>
      </w:del>
    </w:p>
    <w:p w14:paraId="01856FB2" w14:textId="4B969943" w:rsidR="00AF1D58" w:rsidRPr="00035CEB" w:rsidRDefault="1796837A">
      <w:pPr>
        <w:pStyle w:val="paragraph"/>
        <w:spacing w:before="0" w:beforeAutospacing="0" w:after="0" w:afterAutospacing="0" w:line="360" w:lineRule="auto"/>
        <w:jc w:val="center"/>
        <w:textAlignment w:val="baseline"/>
        <w:rPr>
          <w:rStyle w:val="eop"/>
          <w:b/>
          <w:color w:val="000000" w:themeColor="text1"/>
        </w:rPr>
        <w:pPrChange w:id="3117" w:author="Zachary Cappella" w:date="2023-10-09T13:37:00Z">
          <w:pPr>
            <w:jc w:val="center"/>
          </w:pPr>
        </w:pPrChange>
      </w:pPr>
      <w:r w:rsidRPr="00035CEB">
        <w:t xml:space="preserve">Table </w:t>
      </w:r>
      <w:del w:id="3118" w:author="Zachary Cappella" w:date="2023-10-09T13:37:00Z">
        <w:r w:rsidRPr="00035CEB" w:rsidDel="003B342B">
          <w:delText>5</w:delText>
        </w:r>
      </w:del>
      <w:ins w:id="3119" w:author="Zachary Cappella" w:date="2023-10-09T13:38:00Z">
        <w:r w:rsidR="005C646A" w:rsidRPr="00035CEB">
          <w:t>9</w:t>
        </w:r>
      </w:ins>
      <w:r w:rsidRPr="00035CEB">
        <w:t xml:space="preserve"> – Requirements Matrix</w:t>
      </w:r>
      <w:r w:rsidR="0048421C" w:rsidRPr="00035CEB">
        <w:rPr>
          <w:rStyle w:val="eop"/>
          <w:b/>
          <w:bCs/>
          <w:color w:val="000000" w:themeColor="text1"/>
        </w:rPr>
        <w:br w:type="page"/>
      </w:r>
    </w:p>
    <w:p w14:paraId="6371531F" w14:textId="2C89024C" w:rsidR="00AF1D58" w:rsidRPr="00035CEB" w:rsidRDefault="27004B6A">
      <w:pPr>
        <w:pStyle w:val="Heading1"/>
        <w:spacing w:line="360" w:lineRule="auto"/>
        <w:rPr>
          <w:rFonts w:ascii="Times New Roman" w:hAnsi="Times New Roman" w:cs="Times New Roman"/>
        </w:rPr>
        <w:pPrChange w:id="3120" w:author="Zachary Cappella" w:date="2023-10-09T13:10:00Z">
          <w:pPr>
            <w:pStyle w:val="Heading1"/>
          </w:pPr>
        </w:pPrChange>
      </w:pPr>
      <w:bookmarkStart w:id="3121" w:name="_Toc145021512"/>
      <w:bookmarkStart w:id="3122" w:name="_Toc145022244"/>
      <w:bookmarkStart w:id="3123" w:name="_Toc149373377"/>
      <w:r w:rsidRPr="00035CEB">
        <w:rPr>
          <w:rFonts w:ascii="Times New Roman" w:hAnsi="Times New Roman" w:cs="Times New Roman"/>
        </w:rPr>
        <w:lastRenderedPageBreak/>
        <w:t xml:space="preserve">8. </w:t>
      </w:r>
      <w:r w:rsidR="00AF1D58" w:rsidRPr="00035CEB">
        <w:rPr>
          <w:rFonts w:ascii="Times New Roman" w:hAnsi="Times New Roman" w:cs="Times New Roman"/>
        </w:rPr>
        <w:t>Appendices</w:t>
      </w:r>
      <w:bookmarkEnd w:id="3121"/>
      <w:bookmarkEnd w:id="3122"/>
      <w:bookmarkEnd w:id="3123"/>
      <w:r w:rsidR="00AF1D58" w:rsidRPr="00035CEB">
        <w:rPr>
          <w:rFonts w:ascii="Times New Roman" w:hAnsi="Times New Roman" w:cs="Times New Roman"/>
        </w:rPr>
        <w:t> </w:t>
      </w:r>
    </w:p>
    <w:p w14:paraId="0D8EABB9" w14:textId="62AB98F3" w:rsidR="00AF1D58" w:rsidRPr="00035CEB" w:rsidDel="005576F9" w:rsidRDefault="4C912D7D">
      <w:pPr>
        <w:pStyle w:val="Heading2"/>
        <w:spacing w:line="360" w:lineRule="auto"/>
        <w:rPr>
          <w:del w:id="3124" w:author="Zachary Cappella" w:date="2023-10-09T13:37:00Z"/>
          <w:rFonts w:ascii="Times New Roman" w:hAnsi="Times New Roman" w:cs="Times New Roman"/>
        </w:rPr>
        <w:pPrChange w:id="3125" w:author="Zachary Cappella" w:date="2023-10-09T13:10:00Z">
          <w:pPr>
            <w:pStyle w:val="Heading2"/>
          </w:pPr>
        </w:pPrChange>
      </w:pPr>
      <w:bookmarkStart w:id="3126" w:name="_Toc145021513"/>
      <w:bookmarkStart w:id="3127" w:name="_Toc145022245"/>
      <w:bookmarkStart w:id="3128" w:name="_Toc149373378"/>
      <w:r w:rsidRPr="00035CEB">
        <w:rPr>
          <w:rFonts w:ascii="Times New Roman" w:hAnsi="Times New Roman" w:cs="Times New Roman"/>
        </w:rPr>
        <w:t xml:space="preserve">8.1 </w:t>
      </w:r>
      <w:r w:rsidR="00AF1D58" w:rsidRPr="00035CEB">
        <w:rPr>
          <w:rFonts w:ascii="Times New Roman" w:hAnsi="Times New Roman" w:cs="Times New Roman"/>
        </w:rPr>
        <w:t>Speech to Text service provider comparison</w:t>
      </w:r>
      <w:bookmarkEnd w:id="3126"/>
      <w:bookmarkEnd w:id="3127"/>
      <w:bookmarkEnd w:id="3128"/>
      <w:r w:rsidR="00AF1D58" w:rsidRPr="00035CEB">
        <w:rPr>
          <w:rFonts w:ascii="Times New Roman" w:hAnsi="Times New Roman" w:cs="Times New Roman"/>
        </w:rPr>
        <w:t>  </w:t>
      </w:r>
    </w:p>
    <w:p w14:paraId="0855FCE4" w14:textId="77777777" w:rsidR="00BC0AFB" w:rsidRPr="00035CEB" w:rsidRDefault="00BC0AFB">
      <w:pPr>
        <w:pStyle w:val="Heading2"/>
        <w:spacing w:line="360" w:lineRule="auto"/>
        <w:rPr>
          <w:rFonts w:ascii="Times New Roman" w:hAnsi="Times New Roman" w:cs="Times New Roman"/>
          <w:rPrChange w:id="3129" w:author="Zachary Cappella" w:date="2023-10-23T16:02:00Z">
            <w:rPr/>
          </w:rPrChange>
        </w:rPr>
        <w:pPrChange w:id="3130" w:author="Zachary Cappella" w:date="2023-10-09T13:37:00Z">
          <w:pPr>
            <w:ind w:firstLine="720"/>
          </w:pPr>
        </w:pPrChange>
      </w:pPr>
    </w:p>
    <w:p w14:paraId="3166210F" w14:textId="3BFA31D1" w:rsidR="00275D3E" w:rsidRPr="00035CEB" w:rsidRDefault="111876F1">
      <w:pPr>
        <w:spacing w:line="360" w:lineRule="auto"/>
        <w:ind w:firstLine="720"/>
        <w:rPr>
          <w:rFonts w:ascii="Times New Roman" w:eastAsia="Candara" w:hAnsi="Times New Roman" w:cs="Times New Roman"/>
        </w:rPr>
        <w:pPrChange w:id="3131" w:author="Zachary Cappella" w:date="2023-10-09T13:10:00Z">
          <w:pPr>
            <w:ind w:firstLine="720"/>
          </w:pPr>
        </w:pPrChange>
      </w:pPr>
      <w:r w:rsidRPr="00035CEB">
        <w:rPr>
          <w:rFonts w:ascii="Times New Roman" w:eastAsia="Candara" w:hAnsi="Times New Roman" w:cs="Times New Roman"/>
        </w:rPr>
        <w:t>There are many providers of speech to text (STT) services suitable for the CogniOpen app. The table below offers a comparison of the providers that were considered and identifies the pros and cons of each. To minimize development costs, only providers with a free trial or free usage were considered. The accuracy of each service was not evaluated for the same reason and because STT accuracy is dependent on the quality of the audio input, which was not reliably known at the time of comparison. It is recommended that this comparison is revisited prior to usage in any production environment.</w:t>
      </w:r>
    </w:p>
    <w:tbl>
      <w:tblPr>
        <w:tblStyle w:val="GridTable4"/>
        <w:tblW w:w="0" w:type="auto"/>
        <w:tblLayout w:type="fixed"/>
        <w:tblLook w:val="04A0" w:firstRow="1" w:lastRow="0" w:firstColumn="1" w:lastColumn="0" w:noHBand="0" w:noVBand="1"/>
      </w:tblPr>
      <w:tblGrid>
        <w:gridCol w:w="3105"/>
        <w:gridCol w:w="3105"/>
        <w:gridCol w:w="3105"/>
      </w:tblGrid>
      <w:tr w:rsidR="2C88984E" w:rsidRPr="00035CEB" w14:paraId="56FDB656" w14:textId="77777777" w:rsidTr="3506086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05" w:type="dxa"/>
            <w:tcMar>
              <w:left w:w="105" w:type="dxa"/>
              <w:right w:w="105" w:type="dxa"/>
            </w:tcMar>
          </w:tcPr>
          <w:p w14:paraId="409FEE2C" w14:textId="0DB768FB" w:rsidR="2C88984E" w:rsidRPr="00035CEB" w:rsidRDefault="2C88984E">
            <w:pPr>
              <w:spacing w:line="360" w:lineRule="auto"/>
              <w:rPr>
                <w:rFonts w:ascii="Times New Roman" w:eastAsia="Candara" w:hAnsi="Times New Roman" w:cs="Times New Roman"/>
                <w:sz w:val="24"/>
                <w:szCs w:val="24"/>
              </w:rPr>
              <w:pPrChange w:id="3132" w:author="Zachary Cappella" w:date="2023-10-09T13:10:00Z">
                <w:pPr>
                  <w:spacing w:line="259" w:lineRule="auto"/>
                </w:pPr>
              </w:pPrChange>
            </w:pPr>
            <w:r w:rsidRPr="00035CEB">
              <w:rPr>
                <w:rFonts w:ascii="Times New Roman" w:eastAsia="Candara" w:hAnsi="Times New Roman" w:cs="Times New Roman"/>
                <w:sz w:val="24"/>
                <w:szCs w:val="24"/>
              </w:rPr>
              <w:t>Service Name</w:t>
            </w:r>
          </w:p>
        </w:tc>
        <w:tc>
          <w:tcPr>
            <w:tcW w:w="3105" w:type="dxa"/>
            <w:tcMar>
              <w:left w:w="105" w:type="dxa"/>
              <w:right w:w="105" w:type="dxa"/>
            </w:tcMar>
          </w:tcPr>
          <w:p w14:paraId="56E5F1E9" w14:textId="75F7A689" w:rsidR="2C88984E" w:rsidRPr="00035CEB" w:rsidRDefault="2C88984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Candara" w:hAnsi="Times New Roman" w:cs="Times New Roman"/>
                <w:b w:val="0"/>
                <w:sz w:val="24"/>
                <w:szCs w:val="24"/>
              </w:rPr>
              <w:pPrChange w:id="3133" w:author="Zachary Cappella" w:date="2023-10-09T13:10:00Z">
                <w:pPr>
                  <w:spacing w:line="259" w:lineRule="auto"/>
                  <w:cnfStyle w:val="100000000000" w:firstRow="1"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Pros</w:t>
            </w:r>
          </w:p>
        </w:tc>
        <w:tc>
          <w:tcPr>
            <w:tcW w:w="3105" w:type="dxa"/>
            <w:tcMar>
              <w:left w:w="105" w:type="dxa"/>
              <w:right w:w="105" w:type="dxa"/>
            </w:tcMar>
          </w:tcPr>
          <w:p w14:paraId="6A4F2439" w14:textId="395EA2EC" w:rsidR="2C88984E" w:rsidRPr="00035CEB" w:rsidRDefault="2C88984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Candara" w:hAnsi="Times New Roman" w:cs="Times New Roman"/>
                <w:b w:val="0"/>
                <w:sz w:val="24"/>
                <w:szCs w:val="24"/>
              </w:rPr>
              <w:pPrChange w:id="3134" w:author="Zachary Cappella" w:date="2023-10-09T13:10:00Z">
                <w:pPr>
                  <w:spacing w:line="259" w:lineRule="auto"/>
                  <w:cnfStyle w:val="100000000000" w:firstRow="1"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Cons</w:t>
            </w:r>
          </w:p>
        </w:tc>
      </w:tr>
      <w:tr w:rsidR="2C88984E" w:rsidRPr="00035CEB" w14:paraId="4A1F4BEA" w14:textId="77777777" w:rsidTr="3506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05" w:type="dxa"/>
            <w:tcMar>
              <w:left w:w="105" w:type="dxa"/>
              <w:right w:w="105" w:type="dxa"/>
            </w:tcMar>
          </w:tcPr>
          <w:p w14:paraId="3D0D9387" w14:textId="5DCB5D7B" w:rsidR="2C88984E" w:rsidRPr="00035CEB" w:rsidRDefault="2C88984E">
            <w:pPr>
              <w:spacing w:line="360" w:lineRule="auto"/>
              <w:rPr>
                <w:rFonts w:ascii="Times New Roman" w:eastAsia="Candara" w:hAnsi="Times New Roman" w:cs="Times New Roman"/>
                <w:sz w:val="24"/>
                <w:szCs w:val="24"/>
              </w:rPr>
              <w:pPrChange w:id="3135" w:author="Zachary Cappella" w:date="2023-10-09T13:10:00Z">
                <w:pPr>
                  <w:spacing w:line="259" w:lineRule="auto"/>
                </w:pPr>
              </w:pPrChange>
            </w:pPr>
            <w:r w:rsidRPr="00035CEB">
              <w:rPr>
                <w:rFonts w:ascii="Times New Roman" w:eastAsia="Candara" w:hAnsi="Times New Roman" w:cs="Times New Roman"/>
                <w:sz w:val="24"/>
                <w:szCs w:val="24"/>
              </w:rPr>
              <w:t>Amazon Transcribe</w:t>
            </w:r>
          </w:p>
        </w:tc>
        <w:tc>
          <w:tcPr>
            <w:tcW w:w="3105" w:type="dxa"/>
            <w:tcMar>
              <w:left w:w="105" w:type="dxa"/>
              <w:right w:w="105" w:type="dxa"/>
            </w:tcMar>
          </w:tcPr>
          <w:p w14:paraId="76DF98CD" w14:textId="2756E9FA" w:rsidR="2C88984E" w:rsidRPr="00035CEB" w:rsidRDefault="2C88984E">
            <w:pPr>
              <w:pStyle w:val="ListParagraph"/>
              <w:numPr>
                <w:ilvl w:val="1"/>
                <w:numId w:val="25"/>
              </w:num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24"/>
                <w:szCs w:val="24"/>
              </w:rPr>
              <w:pPrChange w:id="3136" w:author="Zachary Cappella" w:date="2023-10-09T13:10:00Z">
                <w:pPr>
                  <w:pStyle w:val="ListParagraph"/>
                  <w:numPr>
                    <w:ilvl w:val="1"/>
                    <w:numId w:val="25"/>
                  </w:numPr>
                  <w:spacing w:line="259" w:lineRule="auto"/>
                  <w:ind w:left="360" w:hanging="360"/>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ndara" w:hAnsi="Times New Roman" w:cs="Times New Roman"/>
                <w:sz w:val="24"/>
                <w:szCs w:val="24"/>
              </w:rPr>
              <w:t>Free tier includes 60 minutes per month</w:t>
            </w:r>
          </w:p>
          <w:p w14:paraId="1DF882ED" w14:textId="429D3536" w:rsidR="2C88984E" w:rsidRPr="00035CEB" w:rsidRDefault="2C88984E">
            <w:pPr>
              <w:pStyle w:val="ListParagraph"/>
              <w:numPr>
                <w:ilvl w:val="1"/>
                <w:numId w:val="25"/>
              </w:num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24"/>
                <w:szCs w:val="24"/>
              </w:rPr>
              <w:pPrChange w:id="3137" w:author="Zachary Cappella" w:date="2023-10-09T13:10:00Z">
                <w:pPr>
                  <w:pStyle w:val="ListParagraph"/>
                  <w:numPr>
                    <w:ilvl w:val="1"/>
                    <w:numId w:val="25"/>
                  </w:numPr>
                  <w:spacing w:line="259" w:lineRule="auto"/>
                  <w:ind w:left="360" w:hanging="360"/>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ndara" w:hAnsi="Times New Roman" w:cs="Times New Roman"/>
                <w:sz w:val="24"/>
                <w:szCs w:val="24"/>
              </w:rPr>
              <w:t>Able to support multiple languages</w:t>
            </w:r>
          </w:p>
          <w:p w14:paraId="55959005" w14:textId="5B5904C7" w:rsidR="2C88984E" w:rsidRPr="00035CEB" w:rsidRDefault="2C88984E">
            <w:pPr>
              <w:pStyle w:val="ListParagraph"/>
              <w:numPr>
                <w:ilvl w:val="1"/>
                <w:numId w:val="25"/>
              </w:num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24"/>
                <w:szCs w:val="24"/>
              </w:rPr>
              <w:pPrChange w:id="3138" w:author="Zachary Cappella" w:date="2023-10-09T13:10:00Z">
                <w:pPr>
                  <w:pStyle w:val="ListParagraph"/>
                  <w:numPr>
                    <w:ilvl w:val="1"/>
                    <w:numId w:val="25"/>
                  </w:numPr>
                  <w:spacing w:line="259" w:lineRule="auto"/>
                  <w:ind w:left="360" w:hanging="360"/>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ndara" w:hAnsi="Times New Roman" w:cs="Times New Roman"/>
                <w:sz w:val="24"/>
                <w:szCs w:val="24"/>
              </w:rPr>
              <w:t>Can differentiate up to 10 unique speakers</w:t>
            </w:r>
          </w:p>
          <w:p w14:paraId="69EEE96E" w14:textId="58976471" w:rsidR="2C88984E" w:rsidRPr="00035CEB" w:rsidRDefault="2C88984E">
            <w:pPr>
              <w:pStyle w:val="ListParagraph"/>
              <w:numPr>
                <w:ilvl w:val="1"/>
                <w:numId w:val="25"/>
              </w:num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24"/>
                <w:szCs w:val="24"/>
              </w:rPr>
              <w:pPrChange w:id="3139" w:author="Zachary Cappella" w:date="2023-10-09T13:10:00Z">
                <w:pPr>
                  <w:pStyle w:val="ListParagraph"/>
                  <w:numPr>
                    <w:ilvl w:val="1"/>
                    <w:numId w:val="25"/>
                  </w:numPr>
                  <w:spacing w:line="259" w:lineRule="auto"/>
                  <w:ind w:left="360" w:hanging="360"/>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ndara" w:hAnsi="Times New Roman" w:cs="Times New Roman"/>
                <w:sz w:val="24"/>
                <w:szCs w:val="24"/>
              </w:rPr>
              <w:t>Supports custom vocabularies to correct transcription inaccuracies</w:t>
            </w:r>
          </w:p>
        </w:tc>
        <w:tc>
          <w:tcPr>
            <w:tcW w:w="3105" w:type="dxa"/>
            <w:tcMar>
              <w:left w:w="105" w:type="dxa"/>
              <w:right w:w="105" w:type="dxa"/>
            </w:tcMar>
          </w:tcPr>
          <w:p w14:paraId="16FFF7F3" w14:textId="19E1FC1D" w:rsidR="2C88984E" w:rsidRPr="00035CEB" w:rsidRDefault="2C88984E">
            <w:pPr>
              <w:pStyle w:val="ListParagraph"/>
              <w:numPr>
                <w:ilvl w:val="1"/>
                <w:numId w:val="25"/>
              </w:num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24"/>
                <w:szCs w:val="24"/>
              </w:rPr>
              <w:pPrChange w:id="3140" w:author="Zachary Cappella" w:date="2023-10-09T13:10:00Z">
                <w:pPr>
                  <w:pStyle w:val="ListParagraph"/>
                  <w:numPr>
                    <w:ilvl w:val="1"/>
                    <w:numId w:val="25"/>
                  </w:numPr>
                  <w:spacing w:line="259" w:lineRule="auto"/>
                  <w:ind w:left="360" w:hanging="360"/>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ndara" w:hAnsi="Times New Roman" w:cs="Times New Roman"/>
                <w:sz w:val="24"/>
                <w:szCs w:val="24"/>
              </w:rPr>
              <w:t>Asynchronous processing requires uploading files to an S3 bucket</w:t>
            </w:r>
          </w:p>
          <w:p w14:paraId="52D839BA" w14:textId="6F8C61C5" w:rsidR="2C88984E" w:rsidRPr="00035CEB" w:rsidRDefault="2C88984E">
            <w:pPr>
              <w:pStyle w:val="ListParagraph"/>
              <w:numPr>
                <w:ilvl w:val="1"/>
                <w:numId w:val="25"/>
              </w:num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24"/>
                <w:szCs w:val="24"/>
              </w:rPr>
              <w:pPrChange w:id="3141" w:author="Zachary Cappella" w:date="2023-10-09T13:10:00Z">
                <w:pPr>
                  <w:pStyle w:val="ListParagraph"/>
                  <w:numPr>
                    <w:ilvl w:val="1"/>
                    <w:numId w:val="25"/>
                  </w:numPr>
                  <w:spacing w:line="259" w:lineRule="auto"/>
                  <w:ind w:left="360" w:hanging="360"/>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ndara" w:hAnsi="Times New Roman" w:cs="Times New Roman"/>
                <w:sz w:val="24"/>
                <w:szCs w:val="24"/>
              </w:rPr>
              <w:t>Costs $0.012 per minute after free minutes are used</w:t>
            </w:r>
          </w:p>
        </w:tc>
      </w:tr>
      <w:tr w:rsidR="2C88984E" w:rsidRPr="00035CEB" w14:paraId="5750D07A" w14:textId="77777777" w:rsidTr="35060863">
        <w:trPr>
          <w:trHeight w:val="300"/>
        </w:trPr>
        <w:tc>
          <w:tcPr>
            <w:cnfStyle w:val="001000000000" w:firstRow="0" w:lastRow="0" w:firstColumn="1" w:lastColumn="0" w:oddVBand="0" w:evenVBand="0" w:oddHBand="0" w:evenHBand="0" w:firstRowFirstColumn="0" w:firstRowLastColumn="0" w:lastRowFirstColumn="0" w:lastRowLastColumn="0"/>
            <w:tcW w:w="3105" w:type="dxa"/>
            <w:tcMar>
              <w:left w:w="105" w:type="dxa"/>
              <w:right w:w="105" w:type="dxa"/>
            </w:tcMar>
          </w:tcPr>
          <w:p w14:paraId="217753D2" w14:textId="15375421" w:rsidR="2C88984E" w:rsidRPr="00035CEB" w:rsidRDefault="2C88984E">
            <w:pPr>
              <w:spacing w:line="360" w:lineRule="auto"/>
              <w:rPr>
                <w:rFonts w:ascii="Times New Roman" w:eastAsia="Candara" w:hAnsi="Times New Roman" w:cs="Times New Roman"/>
                <w:sz w:val="24"/>
                <w:szCs w:val="24"/>
              </w:rPr>
              <w:pPrChange w:id="3142" w:author="Zachary Cappella" w:date="2023-10-09T13:10:00Z">
                <w:pPr>
                  <w:spacing w:line="259" w:lineRule="auto"/>
                </w:pPr>
              </w:pPrChange>
            </w:pPr>
            <w:r w:rsidRPr="00035CEB">
              <w:rPr>
                <w:rFonts w:ascii="Times New Roman" w:eastAsia="Candara" w:hAnsi="Times New Roman" w:cs="Times New Roman"/>
                <w:sz w:val="24"/>
                <w:szCs w:val="24"/>
              </w:rPr>
              <w:t>OpenAI Whisper</w:t>
            </w:r>
          </w:p>
        </w:tc>
        <w:tc>
          <w:tcPr>
            <w:tcW w:w="3105" w:type="dxa"/>
            <w:tcMar>
              <w:left w:w="105" w:type="dxa"/>
              <w:right w:w="105" w:type="dxa"/>
            </w:tcMar>
          </w:tcPr>
          <w:p w14:paraId="590B97F0" w14:textId="71B07BA3" w:rsidR="2C88984E" w:rsidRPr="00035CEB" w:rsidRDefault="2C88984E">
            <w:pPr>
              <w:pStyle w:val="ListParagraph"/>
              <w:numPr>
                <w:ilvl w:val="1"/>
                <w:numId w:val="25"/>
              </w:num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24"/>
                <w:szCs w:val="24"/>
              </w:rPr>
              <w:pPrChange w:id="3143" w:author="Zachary Cappella" w:date="2023-10-09T13:10:00Z">
                <w:pPr>
                  <w:pStyle w:val="ListParagraph"/>
                  <w:numPr>
                    <w:ilvl w:val="1"/>
                    <w:numId w:val="25"/>
                  </w:numPr>
                  <w:spacing w:line="259" w:lineRule="auto"/>
                  <w:ind w:left="360" w:hanging="360"/>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Uses the same OpenAI account and API key as ChatGPT</w:t>
            </w:r>
          </w:p>
          <w:p w14:paraId="525B0C36" w14:textId="6909AFFA" w:rsidR="2C88984E" w:rsidRPr="00035CEB" w:rsidRDefault="2C88984E">
            <w:pPr>
              <w:pStyle w:val="ListParagraph"/>
              <w:numPr>
                <w:ilvl w:val="1"/>
                <w:numId w:val="25"/>
              </w:num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24"/>
                <w:szCs w:val="24"/>
              </w:rPr>
              <w:pPrChange w:id="3144" w:author="Zachary Cappella" w:date="2023-10-09T13:10:00Z">
                <w:pPr>
                  <w:pStyle w:val="ListParagraph"/>
                  <w:numPr>
                    <w:ilvl w:val="1"/>
                    <w:numId w:val="25"/>
                  </w:numPr>
                  <w:spacing w:line="259" w:lineRule="auto"/>
                  <w:ind w:left="360" w:hanging="360"/>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Files are sent directly to transcription service</w:t>
            </w:r>
          </w:p>
          <w:p w14:paraId="14DB091A" w14:textId="65138D32" w:rsidR="2C88984E" w:rsidRPr="00035CEB" w:rsidRDefault="2C88984E">
            <w:pPr>
              <w:pStyle w:val="ListParagraph"/>
              <w:numPr>
                <w:ilvl w:val="1"/>
                <w:numId w:val="25"/>
              </w:num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24"/>
                <w:szCs w:val="24"/>
              </w:rPr>
              <w:pPrChange w:id="3145" w:author="Zachary Cappella" w:date="2023-10-09T13:10:00Z">
                <w:pPr>
                  <w:pStyle w:val="ListParagraph"/>
                  <w:numPr>
                    <w:ilvl w:val="1"/>
                    <w:numId w:val="25"/>
                  </w:numPr>
                  <w:spacing w:line="259" w:lineRule="auto"/>
                  <w:ind w:left="360" w:hanging="360"/>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New accounts are provided $5 in free credit</w:t>
            </w:r>
          </w:p>
          <w:p w14:paraId="419049A6" w14:textId="717E948C" w:rsidR="2C88984E" w:rsidRPr="00035CEB" w:rsidRDefault="2C88984E">
            <w:pPr>
              <w:pStyle w:val="ListParagraph"/>
              <w:numPr>
                <w:ilvl w:val="1"/>
                <w:numId w:val="25"/>
              </w:num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24"/>
                <w:szCs w:val="24"/>
              </w:rPr>
              <w:pPrChange w:id="3146" w:author="Zachary Cappella" w:date="2023-10-09T13:10:00Z">
                <w:pPr>
                  <w:pStyle w:val="ListParagraph"/>
                  <w:numPr>
                    <w:ilvl w:val="1"/>
                    <w:numId w:val="25"/>
                  </w:numPr>
                  <w:spacing w:line="259" w:lineRule="auto"/>
                  <w:ind w:left="360" w:hanging="360"/>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Accepts m4a, mp3, mp4, mpeg, mpga, wav, and webm formats</w:t>
            </w:r>
          </w:p>
        </w:tc>
        <w:tc>
          <w:tcPr>
            <w:tcW w:w="3105" w:type="dxa"/>
            <w:tcMar>
              <w:left w:w="105" w:type="dxa"/>
              <w:right w:w="105" w:type="dxa"/>
            </w:tcMar>
          </w:tcPr>
          <w:p w14:paraId="41D2A47B" w14:textId="541DA95C" w:rsidR="2C88984E" w:rsidRPr="00035CEB" w:rsidRDefault="2C88984E">
            <w:pPr>
              <w:pStyle w:val="ListParagraph"/>
              <w:numPr>
                <w:ilvl w:val="1"/>
                <w:numId w:val="25"/>
              </w:num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24"/>
                <w:szCs w:val="24"/>
              </w:rPr>
              <w:pPrChange w:id="3147" w:author="Zachary Cappella" w:date="2023-10-09T13:10:00Z">
                <w:pPr>
                  <w:pStyle w:val="ListParagraph"/>
                  <w:numPr>
                    <w:ilvl w:val="1"/>
                    <w:numId w:val="25"/>
                  </w:numPr>
                  <w:spacing w:line="259" w:lineRule="auto"/>
                  <w:ind w:left="360" w:hanging="360"/>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Use of free credit conflicts with ChatGPT usage</w:t>
            </w:r>
          </w:p>
          <w:p w14:paraId="23A68FD7" w14:textId="459DBD3C" w:rsidR="2C88984E" w:rsidRPr="00035CEB" w:rsidRDefault="2C88984E">
            <w:pPr>
              <w:pStyle w:val="ListParagraph"/>
              <w:numPr>
                <w:ilvl w:val="1"/>
                <w:numId w:val="25"/>
              </w:num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24"/>
                <w:szCs w:val="24"/>
              </w:rPr>
              <w:pPrChange w:id="3148" w:author="Zachary Cappella" w:date="2023-10-09T13:10:00Z">
                <w:pPr>
                  <w:pStyle w:val="ListParagraph"/>
                  <w:numPr>
                    <w:ilvl w:val="1"/>
                    <w:numId w:val="25"/>
                  </w:numPr>
                  <w:spacing w:line="259" w:lineRule="auto"/>
                  <w:ind w:left="360" w:hanging="360"/>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Does not include attribution</w:t>
            </w:r>
          </w:p>
          <w:p w14:paraId="7ACA00E6" w14:textId="36FB35B2" w:rsidR="2C88984E" w:rsidRPr="00035CEB" w:rsidRDefault="2C88984E">
            <w:pPr>
              <w:pStyle w:val="ListParagraph"/>
              <w:numPr>
                <w:ilvl w:val="1"/>
                <w:numId w:val="25"/>
              </w:num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24"/>
                <w:szCs w:val="24"/>
              </w:rPr>
              <w:pPrChange w:id="3149" w:author="Zachary Cappella" w:date="2023-10-09T13:10:00Z">
                <w:pPr>
                  <w:pStyle w:val="ListParagraph"/>
                  <w:numPr>
                    <w:ilvl w:val="1"/>
                    <w:numId w:val="25"/>
                  </w:numPr>
                  <w:spacing w:line="259" w:lineRule="auto"/>
                  <w:ind w:left="360" w:hanging="360"/>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Costs $0.006 per minute</w:t>
            </w:r>
          </w:p>
        </w:tc>
      </w:tr>
    </w:tbl>
    <w:p w14:paraId="406ED688" w14:textId="5D0E3165" w:rsidR="005576F9" w:rsidRPr="00035CEB" w:rsidRDefault="005576F9">
      <w:pPr>
        <w:jc w:val="center"/>
        <w:rPr>
          <w:ins w:id="3150" w:author="Zachary Cappella" w:date="2023-10-09T13:37:00Z"/>
          <w:rFonts w:ascii="Times New Roman" w:hAnsi="Times New Roman" w:cs="Times New Roman"/>
          <w:rPrChange w:id="3151" w:author="Zachary Cappella" w:date="2023-10-23T16:02:00Z">
            <w:rPr>
              <w:ins w:id="3152" w:author="Zachary Cappella" w:date="2023-10-09T13:37:00Z"/>
            </w:rPr>
          </w:rPrChange>
        </w:rPr>
        <w:pPrChange w:id="3153" w:author="Zachary Cappella" w:date="2023-10-09T13:38:00Z">
          <w:pPr/>
        </w:pPrChange>
      </w:pPr>
      <w:ins w:id="3154" w:author="Zachary Cappella" w:date="2023-10-09T13:38:00Z">
        <w:r w:rsidRPr="00035CEB">
          <w:rPr>
            <w:rFonts w:ascii="Times New Roman" w:hAnsi="Times New Roman" w:cs="Times New Roman"/>
          </w:rPr>
          <w:t>Table 10 – Speech to Text Comparison</w:t>
        </w:r>
      </w:ins>
    </w:p>
    <w:tbl>
      <w:tblPr>
        <w:tblStyle w:val="GridTable4"/>
        <w:tblW w:w="0" w:type="auto"/>
        <w:tblLayout w:type="fixed"/>
        <w:tblLook w:val="04A0" w:firstRow="1" w:lastRow="0" w:firstColumn="1" w:lastColumn="0" w:noHBand="0" w:noVBand="1"/>
      </w:tblPr>
      <w:tblGrid>
        <w:gridCol w:w="3105"/>
        <w:gridCol w:w="3105"/>
        <w:gridCol w:w="3105"/>
      </w:tblGrid>
      <w:tr w:rsidR="005576F9" w:rsidRPr="00035CEB" w14:paraId="41097FFD" w14:textId="77777777" w:rsidTr="23A5D6FD">
        <w:trPr>
          <w:cnfStyle w:val="100000000000" w:firstRow="1" w:lastRow="0" w:firstColumn="0" w:lastColumn="0" w:oddVBand="0" w:evenVBand="0" w:oddHBand="0" w:evenHBand="0" w:firstRowFirstColumn="0" w:firstRowLastColumn="0" w:lastRowFirstColumn="0" w:lastRowLastColumn="0"/>
          <w:trHeight w:val="300"/>
          <w:ins w:id="3155" w:author="Zachary Cappella" w:date="2023-10-09T13:37:00Z"/>
        </w:trPr>
        <w:tc>
          <w:tcPr>
            <w:cnfStyle w:val="001000000000" w:firstRow="0" w:lastRow="0" w:firstColumn="1" w:lastColumn="0" w:oddVBand="0" w:evenVBand="0" w:oddHBand="0" w:evenHBand="0" w:firstRowFirstColumn="0" w:firstRowLastColumn="0" w:lastRowFirstColumn="0" w:lastRowLastColumn="0"/>
            <w:tcW w:w="3105" w:type="dxa"/>
            <w:tcMar>
              <w:left w:w="105" w:type="dxa"/>
              <w:right w:w="105" w:type="dxa"/>
            </w:tcMar>
          </w:tcPr>
          <w:p w14:paraId="67638185" w14:textId="4BD95DA2" w:rsidR="005576F9" w:rsidRPr="00035CEB" w:rsidRDefault="005576F9" w:rsidP="005576F9">
            <w:pPr>
              <w:spacing w:line="360" w:lineRule="auto"/>
              <w:rPr>
                <w:ins w:id="3156" w:author="Zachary Cappella" w:date="2023-10-09T13:37:00Z"/>
                <w:rFonts w:ascii="Times New Roman" w:eastAsia="Candara" w:hAnsi="Times New Roman" w:cs="Times New Roman"/>
                <w:sz w:val="24"/>
                <w:szCs w:val="24"/>
              </w:rPr>
            </w:pPr>
            <w:ins w:id="3157" w:author="Zachary Cappella" w:date="2023-10-09T13:37:00Z">
              <w:r w:rsidRPr="00035CEB">
                <w:rPr>
                  <w:rFonts w:ascii="Times New Roman" w:eastAsia="Candara" w:hAnsi="Times New Roman" w:cs="Times New Roman"/>
                  <w:sz w:val="24"/>
                  <w:szCs w:val="24"/>
                </w:rPr>
                <w:lastRenderedPageBreak/>
                <w:t>Service Name</w:t>
              </w:r>
            </w:ins>
          </w:p>
        </w:tc>
        <w:tc>
          <w:tcPr>
            <w:tcW w:w="3105" w:type="dxa"/>
            <w:tcMar>
              <w:left w:w="105" w:type="dxa"/>
              <w:right w:w="105" w:type="dxa"/>
            </w:tcMar>
          </w:tcPr>
          <w:p w14:paraId="6F6CCC6A" w14:textId="644218E2" w:rsidR="005576F9" w:rsidRPr="00035CEB" w:rsidRDefault="005576F9" w:rsidP="00324BFB">
            <w:pPr>
              <w:pStyle w:val="ListParagraph"/>
              <w:spacing w:line="360" w:lineRule="auto"/>
              <w:ind w:left="360"/>
              <w:cnfStyle w:val="100000000000" w:firstRow="1" w:lastRow="0" w:firstColumn="0" w:lastColumn="0" w:oddVBand="0" w:evenVBand="0" w:oddHBand="0" w:evenHBand="0" w:firstRowFirstColumn="0" w:firstRowLastColumn="0" w:lastRowFirstColumn="0" w:lastRowLastColumn="0"/>
              <w:rPr>
                <w:ins w:id="3158" w:author="Zachary Cappella" w:date="2023-10-09T13:37:00Z"/>
                <w:rFonts w:ascii="Times New Roman" w:eastAsia="Candara" w:hAnsi="Times New Roman" w:cs="Times New Roman"/>
                <w:sz w:val="24"/>
                <w:szCs w:val="24"/>
              </w:rPr>
              <w:pPrChange w:id="3159" w:author="Zachary Cappella" w:date="2023-10-28T08:15:00Z">
                <w:pPr>
                  <w:pStyle w:val="ListParagraph"/>
                  <w:numPr>
                    <w:ilvl w:val="1"/>
                    <w:numId w:val="12"/>
                  </w:numPr>
                  <w:spacing w:line="360" w:lineRule="auto"/>
                  <w:ind w:left="360" w:hanging="360"/>
                  <w:cnfStyle w:val="100000000000" w:firstRow="1" w:lastRow="0" w:firstColumn="0" w:lastColumn="0" w:oddVBand="0" w:evenVBand="0" w:oddHBand="0" w:evenHBand="0" w:firstRowFirstColumn="0" w:firstRowLastColumn="0" w:lastRowFirstColumn="0" w:lastRowLastColumn="0"/>
                </w:pPr>
              </w:pPrChange>
            </w:pPr>
            <w:ins w:id="3160" w:author="Zachary Cappella" w:date="2023-10-09T13:37:00Z">
              <w:r w:rsidRPr="00035CEB">
                <w:rPr>
                  <w:rFonts w:ascii="Times New Roman" w:eastAsia="Candara" w:hAnsi="Times New Roman" w:cs="Times New Roman"/>
                  <w:sz w:val="24"/>
                  <w:szCs w:val="24"/>
                </w:rPr>
                <w:t>Pros</w:t>
              </w:r>
            </w:ins>
          </w:p>
        </w:tc>
        <w:tc>
          <w:tcPr>
            <w:tcW w:w="3105" w:type="dxa"/>
            <w:tcMar>
              <w:left w:w="105" w:type="dxa"/>
              <w:right w:w="105" w:type="dxa"/>
            </w:tcMar>
          </w:tcPr>
          <w:p w14:paraId="3BEAFD70" w14:textId="56C193C1" w:rsidR="005576F9" w:rsidRPr="00035CEB" w:rsidRDefault="005576F9" w:rsidP="00324BFB">
            <w:pPr>
              <w:pStyle w:val="ListParagraph"/>
              <w:spacing w:line="360" w:lineRule="auto"/>
              <w:ind w:left="360"/>
              <w:cnfStyle w:val="100000000000" w:firstRow="1" w:lastRow="0" w:firstColumn="0" w:lastColumn="0" w:oddVBand="0" w:evenVBand="0" w:oddHBand="0" w:evenHBand="0" w:firstRowFirstColumn="0" w:firstRowLastColumn="0" w:lastRowFirstColumn="0" w:lastRowLastColumn="0"/>
              <w:rPr>
                <w:ins w:id="3161" w:author="Zachary Cappella" w:date="2023-10-09T13:37:00Z"/>
                <w:rFonts w:ascii="Times New Roman" w:eastAsia="Candara" w:hAnsi="Times New Roman" w:cs="Times New Roman"/>
                <w:sz w:val="24"/>
                <w:szCs w:val="24"/>
              </w:rPr>
              <w:pPrChange w:id="3162" w:author="Zachary Cappella" w:date="2023-10-28T08:15:00Z">
                <w:pPr>
                  <w:pStyle w:val="ListParagraph"/>
                  <w:numPr>
                    <w:ilvl w:val="1"/>
                    <w:numId w:val="12"/>
                  </w:numPr>
                  <w:spacing w:line="360" w:lineRule="auto"/>
                  <w:ind w:left="360" w:hanging="360"/>
                  <w:cnfStyle w:val="100000000000" w:firstRow="1" w:lastRow="0" w:firstColumn="0" w:lastColumn="0" w:oddVBand="0" w:evenVBand="0" w:oddHBand="0" w:evenHBand="0" w:firstRowFirstColumn="0" w:firstRowLastColumn="0" w:lastRowFirstColumn="0" w:lastRowLastColumn="0"/>
                </w:pPr>
              </w:pPrChange>
            </w:pPr>
            <w:ins w:id="3163" w:author="Zachary Cappella" w:date="2023-10-09T13:37:00Z">
              <w:r w:rsidRPr="00035CEB">
                <w:rPr>
                  <w:rFonts w:ascii="Times New Roman" w:eastAsia="Candara" w:hAnsi="Times New Roman" w:cs="Times New Roman"/>
                  <w:sz w:val="24"/>
                  <w:szCs w:val="24"/>
                </w:rPr>
                <w:t>Cons</w:t>
              </w:r>
            </w:ins>
          </w:p>
        </w:tc>
      </w:tr>
      <w:tr w:rsidR="005576F9" w:rsidRPr="00035CEB" w14:paraId="085FA3DB" w14:textId="77777777" w:rsidTr="23A5D6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05" w:type="dxa"/>
            <w:tcMar>
              <w:left w:w="105" w:type="dxa"/>
              <w:right w:w="105" w:type="dxa"/>
            </w:tcMar>
          </w:tcPr>
          <w:p w14:paraId="08816476" w14:textId="783FB91B" w:rsidR="005576F9" w:rsidRPr="00035CEB" w:rsidRDefault="005576F9">
            <w:pPr>
              <w:spacing w:line="360" w:lineRule="auto"/>
              <w:rPr>
                <w:rFonts w:ascii="Times New Roman" w:eastAsia="Candara" w:hAnsi="Times New Roman" w:cs="Times New Roman"/>
                <w:sz w:val="24"/>
                <w:szCs w:val="24"/>
              </w:rPr>
              <w:pPrChange w:id="3164" w:author="Zachary Cappella" w:date="2023-10-09T13:10:00Z">
                <w:pPr>
                  <w:spacing w:line="259" w:lineRule="auto"/>
                </w:pPr>
              </w:pPrChange>
            </w:pPr>
            <w:r w:rsidRPr="00035CEB">
              <w:rPr>
                <w:rFonts w:ascii="Times New Roman" w:eastAsia="Candara" w:hAnsi="Times New Roman" w:cs="Times New Roman"/>
                <w:sz w:val="24"/>
                <w:szCs w:val="24"/>
              </w:rPr>
              <w:t>Microsoft Azure</w:t>
            </w:r>
          </w:p>
        </w:tc>
        <w:tc>
          <w:tcPr>
            <w:tcW w:w="3105" w:type="dxa"/>
            <w:tcMar>
              <w:left w:w="105" w:type="dxa"/>
              <w:right w:w="105" w:type="dxa"/>
            </w:tcMar>
          </w:tcPr>
          <w:p w14:paraId="3696EB67" w14:textId="5964C702" w:rsidR="005576F9" w:rsidRPr="00035CEB" w:rsidRDefault="005576F9">
            <w:pPr>
              <w:pStyle w:val="ListParagraph"/>
              <w:numPr>
                <w:ilvl w:val="1"/>
                <w:numId w:val="12"/>
              </w:num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24"/>
                <w:szCs w:val="24"/>
              </w:rPr>
              <w:pPrChange w:id="3165" w:author="Zachary Cappella" w:date="2023-10-09T13:10:00Z">
                <w:pPr>
                  <w:pStyle w:val="ListParagraph"/>
                  <w:numPr>
                    <w:ilvl w:val="1"/>
                    <w:numId w:val="12"/>
                  </w:numPr>
                  <w:spacing w:line="259" w:lineRule="auto"/>
                  <w:ind w:left="360" w:hanging="360"/>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ndara" w:hAnsi="Times New Roman" w:cs="Times New Roman"/>
                <w:sz w:val="24"/>
                <w:szCs w:val="24"/>
              </w:rPr>
              <w:t>Free tier includes 5 hours per month</w:t>
            </w:r>
          </w:p>
          <w:p w14:paraId="05C24CA7" w14:textId="31C2C10D" w:rsidR="005576F9" w:rsidRPr="00035CEB" w:rsidRDefault="005576F9">
            <w:pPr>
              <w:pStyle w:val="ListParagraph"/>
              <w:numPr>
                <w:ilvl w:val="1"/>
                <w:numId w:val="12"/>
              </w:num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24"/>
                <w:szCs w:val="24"/>
              </w:rPr>
              <w:pPrChange w:id="3166" w:author="Zachary Cappella" w:date="2023-10-09T13:10:00Z">
                <w:pPr>
                  <w:pStyle w:val="ListParagraph"/>
                  <w:numPr>
                    <w:ilvl w:val="1"/>
                    <w:numId w:val="12"/>
                  </w:numPr>
                  <w:spacing w:line="259" w:lineRule="auto"/>
                  <w:ind w:left="360" w:hanging="360"/>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ndara" w:hAnsi="Times New Roman" w:cs="Times New Roman"/>
                <w:sz w:val="24"/>
                <w:szCs w:val="24"/>
              </w:rPr>
              <w:t>Includes speaker attribution</w:t>
            </w:r>
          </w:p>
          <w:p w14:paraId="476B0787" w14:textId="67293B1A" w:rsidR="005576F9" w:rsidRPr="00035CEB" w:rsidRDefault="005576F9">
            <w:pPr>
              <w:pStyle w:val="ListParagraph"/>
              <w:numPr>
                <w:ilvl w:val="1"/>
                <w:numId w:val="12"/>
              </w:num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24"/>
                <w:szCs w:val="24"/>
              </w:rPr>
              <w:pPrChange w:id="3167" w:author="Zachary Cappella" w:date="2023-10-09T13:10:00Z">
                <w:pPr>
                  <w:pStyle w:val="ListParagraph"/>
                  <w:numPr>
                    <w:ilvl w:val="1"/>
                    <w:numId w:val="12"/>
                  </w:numPr>
                  <w:spacing w:line="259" w:lineRule="auto"/>
                  <w:ind w:left="360" w:hanging="360"/>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ndara" w:hAnsi="Times New Roman" w:cs="Times New Roman"/>
                <w:sz w:val="24"/>
                <w:szCs w:val="24"/>
              </w:rPr>
              <w:t>Can provide confidence score and change the display form of recognized text</w:t>
            </w:r>
          </w:p>
        </w:tc>
        <w:tc>
          <w:tcPr>
            <w:tcW w:w="3105" w:type="dxa"/>
            <w:tcMar>
              <w:left w:w="105" w:type="dxa"/>
              <w:right w:w="105" w:type="dxa"/>
            </w:tcMar>
          </w:tcPr>
          <w:p w14:paraId="1FFC66ED" w14:textId="0FC97B5E" w:rsidR="005576F9" w:rsidRPr="00035CEB" w:rsidRDefault="005576F9">
            <w:pPr>
              <w:pStyle w:val="ListParagraph"/>
              <w:numPr>
                <w:ilvl w:val="1"/>
                <w:numId w:val="12"/>
              </w:num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24"/>
                <w:szCs w:val="24"/>
              </w:rPr>
              <w:pPrChange w:id="3168" w:author="Zachary Cappella" w:date="2023-10-09T13:10:00Z">
                <w:pPr>
                  <w:pStyle w:val="ListParagraph"/>
                  <w:numPr>
                    <w:ilvl w:val="1"/>
                    <w:numId w:val="12"/>
                  </w:numPr>
                  <w:spacing w:line="259" w:lineRule="auto"/>
                  <w:ind w:left="360" w:hanging="360"/>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ndara" w:hAnsi="Times New Roman" w:cs="Times New Roman"/>
                <w:sz w:val="24"/>
                <w:szCs w:val="24"/>
              </w:rPr>
              <w:t>API only supports .wav files</w:t>
            </w:r>
          </w:p>
          <w:p w14:paraId="3E4B51AA" w14:textId="49B91E7C" w:rsidR="005576F9" w:rsidRPr="00035CEB" w:rsidRDefault="005576F9">
            <w:pPr>
              <w:pStyle w:val="ListParagraph"/>
              <w:numPr>
                <w:ilvl w:val="1"/>
                <w:numId w:val="12"/>
              </w:num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24"/>
                <w:szCs w:val="24"/>
              </w:rPr>
              <w:pPrChange w:id="3169" w:author="Zachary Cappella" w:date="2023-10-09T13:10:00Z">
                <w:pPr>
                  <w:pStyle w:val="ListParagraph"/>
                  <w:numPr>
                    <w:ilvl w:val="1"/>
                    <w:numId w:val="12"/>
                  </w:numPr>
                  <w:spacing w:line="259" w:lineRule="auto"/>
                  <w:ind w:left="360" w:hanging="360"/>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ndara" w:hAnsi="Times New Roman" w:cs="Times New Roman"/>
                <w:sz w:val="24"/>
                <w:szCs w:val="24"/>
              </w:rPr>
              <w:t>Batch processing requires a dedicated Docker container</w:t>
            </w:r>
          </w:p>
          <w:p w14:paraId="5DC3BEAB" w14:textId="6DDBCB86" w:rsidR="005576F9" w:rsidRPr="00035CEB" w:rsidRDefault="005576F9">
            <w:pPr>
              <w:pStyle w:val="ListParagraph"/>
              <w:numPr>
                <w:ilvl w:val="1"/>
                <w:numId w:val="12"/>
              </w:num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eastAsia="Candara" w:hAnsi="Times New Roman" w:cs="Times New Roman"/>
                <w:sz w:val="24"/>
                <w:szCs w:val="24"/>
              </w:rPr>
              <w:pPrChange w:id="3170" w:author="Zachary Cappella" w:date="2023-10-09T13:10:00Z">
                <w:pPr>
                  <w:pStyle w:val="ListParagraph"/>
                  <w:numPr>
                    <w:ilvl w:val="1"/>
                    <w:numId w:val="12"/>
                  </w:numPr>
                  <w:spacing w:line="259" w:lineRule="auto"/>
                  <w:ind w:left="360" w:hanging="360"/>
                  <w:cnfStyle w:val="000000100000" w:firstRow="0" w:lastRow="0" w:firstColumn="0" w:lastColumn="0" w:oddVBand="0" w:evenVBand="0" w:oddHBand="1" w:evenHBand="0" w:firstRowFirstColumn="0" w:firstRowLastColumn="0" w:lastRowFirstColumn="0" w:lastRowLastColumn="0"/>
                </w:pPr>
              </w:pPrChange>
            </w:pPr>
            <w:r w:rsidRPr="00035CEB">
              <w:rPr>
                <w:rFonts w:ascii="Times New Roman" w:eastAsia="Candara" w:hAnsi="Times New Roman" w:cs="Times New Roman"/>
                <w:sz w:val="24"/>
                <w:szCs w:val="24"/>
              </w:rPr>
              <w:t>Costs $1 per hour after free time is used</w:t>
            </w:r>
          </w:p>
        </w:tc>
      </w:tr>
      <w:tr w:rsidR="005576F9" w:rsidRPr="00035CEB" w14:paraId="727F6442" w14:textId="77777777" w:rsidTr="23A5D6FD">
        <w:trPr>
          <w:trHeight w:val="300"/>
        </w:trPr>
        <w:tc>
          <w:tcPr>
            <w:cnfStyle w:val="001000000000" w:firstRow="0" w:lastRow="0" w:firstColumn="1" w:lastColumn="0" w:oddVBand="0" w:evenVBand="0" w:oddHBand="0" w:evenHBand="0" w:firstRowFirstColumn="0" w:firstRowLastColumn="0" w:lastRowFirstColumn="0" w:lastRowLastColumn="0"/>
            <w:tcW w:w="3105" w:type="dxa"/>
            <w:tcMar>
              <w:left w:w="105" w:type="dxa"/>
              <w:right w:w="105" w:type="dxa"/>
            </w:tcMar>
          </w:tcPr>
          <w:p w14:paraId="0D8A35DC" w14:textId="1C4792DB" w:rsidR="005576F9" w:rsidRPr="00035CEB" w:rsidRDefault="005576F9">
            <w:pPr>
              <w:spacing w:line="360" w:lineRule="auto"/>
              <w:rPr>
                <w:rFonts w:ascii="Times New Roman" w:eastAsia="Candara" w:hAnsi="Times New Roman" w:cs="Times New Roman"/>
                <w:sz w:val="24"/>
                <w:szCs w:val="24"/>
              </w:rPr>
              <w:pPrChange w:id="3171" w:author="Zachary Cappella" w:date="2023-10-09T13:10:00Z">
                <w:pPr>
                  <w:spacing w:line="259" w:lineRule="auto"/>
                </w:pPr>
              </w:pPrChange>
            </w:pPr>
            <w:r w:rsidRPr="00035CEB">
              <w:rPr>
                <w:rFonts w:ascii="Times New Roman" w:eastAsia="Candara" w:hAnsi="Times New Roman" w:cs="Times New Roman"/>
                <w:sz w:val="24"/>
                <w:szCs w:val="24"/>
              </w:rPr>
              <w:t>Google Cloud Speech-to-Text</w:t>
            </w:r>
          </w:p>
        </w:tc>
        <w:tc>
          <w:tcPr>
            <w:tcW w:w="3105" w:type="dxa"/>
            <w:tcMar>
              <w:left w:w="105" w:type="dxa"/>
              <w:right w:w="105" w:type="dxa"/>
            </w:tcMar>
          </w:tcPr>
          <w:p w14:paraId="077A369B" w14:textId="66C7525F" w:rsidR="005576F9" w:rsidRPr="00035CEB" w:rsidRDefault="005576F9">
            <w:pPr>
              <w:pStyle w:val="ListParagraph"/>
              <w:numPr>
                <w:ilvl w:val="1"/>
                <w:numId w:val="6"/>
              </w:num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24"/>
                <w:szCs w:val="24"/>
              </w:rPr>
              <w:pPrChange w:id="3172" w:author="Zachary Cappella" w:date="2023-10-09T13:10:00Z">
                <w:pPr>
                  <w:pStyle w:val="ListParagraph"/>
                  <w:numPr>
                    <w:ilvl w:val="1"/>
                    <w:numId w:val="6"/>
                  </w:numPr>
                  <w:spacing w:line="259" w:lineRule="auto"/>
                  <w:ind w:left="360" w:hanging="360"/>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Free tier includes 60 minutes per month</w:t>
            </w:r>
          </w:p>
          <w:p w14:paraId="3341AC5B" w14:textId="2ACFD8E8" w:rsidR="005576F9" w:rsidRPr="00035CEB" w:rsidRDefault="005576F9">
            <w:pPr>
              <w:pStyle w:val="ListParagraph"/>
              <w:numPr>
                <w:ilvl w:val="1"/>
                <w:numId w:val="6"/>
              </w:num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24"/>
                <w:szCs w:val="24"/>
              </w:rPr>
              <w:pPrChange w:id="3173" w:author="Zachary Cappella" w:date="2023-10-09T13:10:00Z">
                <w:pPr>
                  <w:pStyle w:val="ListParagraph"/>
                  <w:numPr>
                    <w:ilvl w:val="1"/>
                    <w:numId w:val="6"/>
                  </w:numPr>
                  <w:spacing w:line="259" w:lineRule="auto"/>
                  <w:ind w:left="360" w:hanging="360"/>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Offers speaker attribution</w:t>
            </w:r>
          </w:p>
          <w:p w14:paraId="796C07B3" w14:textId="742286BB" w:rsidR="005576F9" w:rsidRPr="00035CEB" w:rsidRDefault="005576F9">
            <w:pPr>
              <w:pStyle w:val="ListParagraph"/>
              <w:numPr>
                <w:ilvl w:val="1"/>
                <w:numId w:val="6"/>
              </w:num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24"/>
                <w:szCs w:val="24"/>
              </w:rPr>
              <w:pPrChange w:id="3174" w:author="Zachary Cappella" w:date="2023-10-09T13:10:00Z">
                <w:pPr>
                  <w:pStyle w:val="ListParagraph"/>
                  <w:numPr>
                    <w:ilvl w:val="1"/>
                    <w:numId w:val="6"/>
                  </w:numPr>
                  <w:spacing w:line="259" w:lineRule="auto"/>
                  <w:ind w:left="360" w:hanging="360"/>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Offers multiple models, each optimized for a different type of audio</w:t>
            </w:r>
          </w:p>
          <w:p w14:paraId="4893E629" w14:textId="1E38A528" w:rsidR="005576F9" w:rsidRPr="00035CEB" w:rsidRDefault="005576F9">
            <w:pPr>
              <w:pStyle w:val="ListParagraph"/>
              <w:numPr>
                <w:ilvl w:val="1"/>
                <w:numId w:val="6"/>
              </w:num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24"/>
                <w:szCs w:val="24"/>
              </w:rPr>
              <w:pPrChange w:id="3175" w:author="Zachary Cappella" w:date="2023-10-09T13:10:00Z">
                <w:pPr>
                  <w:pStyle w:val="ListParagraph"/>
                  <w:numPr>
                    <w:ilvl w:val="1"/>
                    <w:numId w:val="6"/>
                  </w:numPr>
                  <w:spacing w:line="259" w:lineRule="auto"/>
                  <w:ind w:left="360" w:hanging="360"/>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Can be run locally on device to improve data security and privacy</w:t>
            </w:r>
          </w:p>
        </w:tc>
        <w:tc>
          <w:tcPr>
            <w:tcW w:w="3105" w:type="dxa"/>
            <w:tcMar>
              <w:left w:w="105" w:type="dxa"/>
              <w:right w:w="105" w:type="dxa"/>
            </w:tcMar>
          </w:tcPr>
          <w:p w14:paraId="222BAD27" w14:textId="68DF3E6D" w:rsidR="005576F9" w:rsidRPr="00035CEB" w:rsidRDefault="005576F9">
            <w:pPr>
              <w:pStyle w:val="ListParagraph"/>
              <w:numPr>
                <w:ilvl w:val="1"/>
                <w:numId w:val="2"/>
              </w:num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24"/>
                <w:szCs w:val="24"/>
              </w:rPr>
              <w:pPrChange w:id="3176" w:author="Zachary Cappella" w:date="2023-10-09T13:10:00Z">
                <w:pPr>
                  <w:pStyle w:val="ListParagraph"/>
                  <w:numPr>
                    <w:ilvl w:val="1"/>
                    <w:numId w:val="2"/>
                  </w:numPr>
                  <w:spacing w:line="259" w:lineRule="auto"/>
                  <w:ind w:left="360" w:hanging="360"/>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Audio must be embedded in the API request or stored in Google Cloud storage</w:t>
            </w:r>
          </w:p>
          <w:p w14:paraId="695D377F" w14:textId="2EFC0BA7" w:rsidR="005576F9" w:rsidRPr="00035CEB" w:rsidRDefault="005576F9">
            <w:pPr>
              <w:pStyle w:val="ListParagraph"/>
              <w:numPr>
                <w:ilvl w:val="1"/>
                <w:numId w:val="2"/>
              </w:numPr>
              <w:spacing w:line="360" w:lineRule="auto"/>
              <w:ind w:left="360"/>
              <w:cnfStyle w:val="000000000000" w:firstRow="0" w:lastRow="0" w:firstColumn="0" w:lastColumn="0" w:oddVBand="0" w:evenVBand="0" w:oddHBand="0" w:evenHBand="0" w:firstRowFirstColumn="0" w:firstRowLastColumn="0" w:lastRowFirstColumn="0" w:lastRowLastColumn="0"/>
              <w:rPr>
                <w:rFonts w:ascii="Times New Roman" w:eastAsia="Candara" w:hAnsi="Times New Roman" w:cs="Times New Roman"/>
                <w:sz w:val="24"/>
                <w:szCs w:val="24"/>
              </w:rPr>
              <w:pPrChange w:id="3177" w:author="Zachary Cappella" w:date="2023-10-09T13:10:00Z">
                <w:pPr>
                  <w:pStyle w:val="ListParagraph"/>
                  <w:numPr>
                    <w:ilvl w:val="1"/>
                    <w:numId w:val="2"/>
                  </w:numPr>
                  <w:spacing w:line="259" w:lineRule="auto"/>
                  <w:ind w:left="360" w:hanging="360"/>
                  <w:cnfStyle w:val="000000000000" w:firstRow="0" w:lastRow="0" w:firstColumn="0" w:lastColumn="0" w:oddVBand="0" w:evenVBand="0" w:oddHBand="0" w:evenHBand="0" w:firstRowFirstColumn="0" w:firstRowLastColumn="0" w:lastRowFirstColumn="0" w:lastRowLastColumn="0"/>
                </w:pPr>
              </w:pPrChange>
            </w:pPr>
            <w:r w:rsidRPr="00035CEB">
              <w:rPr>
                <w:rFonts w:ascii="Times New Roman" w:eastAsia="Candara" w:hAnsi="Times New Roman" w:cs="Times New Roman"/>
                <w:sz w:val="24"/>
                <w:szCs w:val="24"/>
              </w:rPr>
              <w:t>Costs $0.024 per minute after free time is used</w:t>
            </w:r>
          </w:p>
        </w:tc>
      </w:tr>
    </w:tbl>
    <w:p w14:paraId="0235531C" w14:textId="3E2EED73" w:rsidR="00275D3E" w:rsidRPr="00035CEB" w:rsidRDefault="357DF7C1">
      <w:pPr>
        <w:spacing w:line="360" w:lineRule="auto"/>
        <w:jc w:val="center"/>
        <w:rPr>
          <w:rFonts w:ascii="Times New Roman" w:hAnsi="Times New Roman" w:cs="Times New Roman"/>
        </w:rPr>
        <w:pPrChange w:id="3178" w:author="Zachary Cappella" w:date="2023-10-09T13:10:00Z">
          <w:pPr>
            <w:jc w:val="center"/>
          </w:pPr>
        </w:pPrChange>
      </w:pPr>
      <w:r w:rsidRPr="00035CEB">
        <w:rPr>
          <w:rFonts w:ascii="Times New Roman" w:hAnsi="Times New Roman" w:cs="Times New Roman"/>
        </w:rPr>
        <w:t xml:space="preserve">Table </w:t>
      </w:r>
      <w:ins w:id="3179" w:author="Zachary Cappella" w:date="2023-10-09T13:37:00Z">
        <w:r w:rsidR="005576F9" w:rsidRPr="00035CEB">
          <w:rPr>
            <w:rFonts w:ascii="Times New Roman" w:hAnsi="Times New Roman" w:cs="Times New Roman"/>
          </w:rPr>
          <w:t>11</w:t>
        </w:r>
      </w:ins>
      <w:del w:id="3180" w:author="Zachary Cappella" w:date="2023-10-09T13:37:00Z">
        <w:r w:rsidRPr="00035CEB" w:rsidDel="005576F9">
          <w:rPr>
            <w:rFonts w:ascii="Times New Roman" w:hAnsi="Times New Roman" w:cs="Times New Roman"/>
          </w:rPr>
          <w:delText>6</w:delText>
        </w:r>
      </w:del>
      <w:r w:rsidRPr="00035CEB">
        <w:rPr>
          <w:rFonts w:ascii="Times New Roman" w:hAnsi="Times New Roman" w:cs="Times New Roman"/>
        </w:rPr>
        <w:t xml:space="preserve"> – Speech to Text Comparison</w:t>
      </w:r>
      <w:ins w:id="3181" w:author="Zachary Cappella" w:date="2023-10-09T13:38:00Z">
        <w:r w:rsidR="005576F9" w:rsidRPr="00035CEB">
          <w:rPr>
            <w:rFonts w:ascii="Times New Roman" w:hAnsi="Times New Roman" w:cs="Times New Roman"/>
          </w:rPr>
          <w:t xml:space="preserve"> Continued</w:t>
        </w:r>
      </w:ins>
    </w:p>
    <w:p w14:paraId="6669DD40" w14:textId="02AF7CCF" w:rsidR="000C0D0A" w:rsidRPr="00035CEB" w:rsidRDefault="000C0D0A">
      <w:pPr>
        <w:spacing w:line="360" w:lineRule="auto"/>
        <w:rPr>
          <w:rFonts w:ascii="Times New Roman" w:hAnsi="Times New Roman" w:cs="Times New Roman"/>
        </w:rPr>
        <w:pPrChange w:id="3182" w:author="Zachary Cappella" w:date="2023-10-09T13:10:00Z">
          <w:pPr/>
        </w:pPrChange>
      </w:pPr>
    </w:p>
    <w:sectPr w:rsidR="000C0D0A" w:rsidRPr="00035CEB" w:rsidSect="003A6CE4">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86" w:author="Zachary Cappella" w:date="2023-09-08T23:13:00Z" w:initials="ZC">
    <w:p w14:paraId="1E7AF50A" w14:textId="77777777" w:rsidR="005A3240" w:rsidRDefault="005A3240" w:rsidP="0083321A">
      <w:r>
        <w:rPr>
          <w:rStyle w:val="CommentReference"/>
        </w:rPr>
        <w:annotationRef/>
      </w:r>
      <w:r>
        <w:rPr>
          <w:color w:val="000000"/>
          <w:sz w:val="20"/>
          <w:szCs w:val="20"/>
        </w:rPr>
        <w:t>For consistency, do we want it to be “CogniOpen” or CogniOpen (with or without quotes)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7AF50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FBDE73C" w16cex:dateUtc="2023-09-09T0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7AF50A" w16cid:durableId="1FBDE7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A9343" w14:textId="77777777" w:rsidR="003D4728" w:rsidRDefault="003D4728" w:rsidP="00D1382B">
      <w:pPr>
        <w:spacing w:after="0" w:line="240" w:lineRule="auto"/>
      </w:pPr>
      <w:r>
        <w:separator/>
      </w:r>
    </w:p>
  </w:endnote>
  <w:endnote w:type="continuationSeparator" w:id="0">
    <w:p w14:paraId="7268CBFF" w14:textId="77777777" w:rsidR="003D4728" w:rsidRDefault="003D4728" w:rsidP="00D1382B">
      <w:pPr>
        <w:spacing w:after="0" w:line="240" w:lineRule="auto"/>
      </w:pPr>
      <w:r>
        <w:continuationSeparator/>
      </w:r>
    </w:p>
  </w:endnote>
  <w:endnote w:type="continuationNotice" w:id="1">
    <w:p w14:paraId="3BB8E476" w14:textId="77777777" w:rsidR="003D4728" w:rsidRDefault="003D47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Yu Mincho">
    <w:altName w:val="游明朝"/>
    <w:panose1 w:val="02020400000000000000"/>
    <w:charset w:val="80"/>
    <w:family w:val="roman"/>
    <w:notTrueType/>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215AE" w14:textId="77777777" w:rsidR="00E94D42" w:rsidRDefault="00E94D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CA3E" w14:textId="77777777" w:rsidR="00E94D42" w:rsidRDefault="00E94D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33ED5" w14:textId="77777777" w:rsidR="00E94D42" w:rsidRDefault="00E94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50A67" w14:textId="77777777" w:rsidR="003D4728" w:rsidRDefault="003D4728" w:rsidP="00D1382B">
      <w:pPr>
        <w:spacing w:after="0" w:line="240" w:lineRule="auto"/>
      </w:pPr>
      <w:r>
        <w:separator/>
      </w:r>
    </w:p>
  </w:footnote>
  <w:footnote w:type="continuationSeparator" w:id="0">
    <w:p w14:paraId="7903F37B" w14:textId="77777777" w:rsidR="003D4728" w:rsidRDefault="003D4728" w:rsidP="00D1382B">
      <w:pPr>
        <w:spacing w:after="0" w:line="240" w:lineRule="auto"/>
      </w:pPr>
      <w:r>
        <w:continuationSeparator/>
      </w:r>
    </w:p>
  </w:footnote>
  <w:footnote w:type="continuationNotice" w:id="1">
    <w:p w14:paraId="5B8E35B6" w14:textId="77777777" w:rsidR="003D4728" w:rsidRDefault="003D47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D1273" w14:textId="4F8030AF" w:rsidR="00D1382B" w:rsidRDefault="00D1382B">
    <w:pPr>
      <w:pStyle w:val="Header"/>
    </w:pPr>
  </w:p>
  <w:p w14:paraId="13F7CFFE" w14:textId="77777777" w:rsidR="00D1382B" w:rsidRDefault="00D1382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0B21C" w14:textId="23F5AF0B" w:rsidR="0A3A15D3" w:rsidRPr="00EC5C69" w:rsidRDefault="0A3A15D3" w:rsidP="0A3A15D3">
    <w:pPr>
      <w:pStyle w:val="Header"/>
      <w:jc w:val="right"/>
      <w:rPr>
        <w:rFonts w:ascii="Times New Roman" w:hAnsi="Times New Roman" w:cs="Times New Roman"/>
        <w:rPrChange w:id="3183" w:author="Zachary Cappella" w:date="2023-10-09T16:10:00Z">
          <w:rPr/>
        </w:rPrChange>
      </w:rPr>
    </w:pPr>
    <w:r w:rsidRPr="00EC5C69">
      <w:rPr>
        <w:rFonts w:ascii="Times New Roman" w:hAnsi="Times New Roman" w:cs="Times New Roman"/>
        <w:rPrChange w:id="3184" w:author="Zachary Cappella" w:date="2023-10-09T16:10:00Z">
          <w:rPr/>
        </w:rPrChange>
      </w:rPr>
      <w:fldChar w:fldCharType="begin"/>
    </w:r>
    <w:r w:rsidRPr="00EC5C69">
      <w:rPr>
        <w:rFonts w:ascii="Times New Roman" w:hAnsi="Times New Roman" w:cs="Times New Roman"/>
        <w:rPrChange w:id="3185" w:author="Zachary Cappella" w:date="2023-10-09T16:10:00Z">
          <w:rPr/>
        </w:rPrChange>
      </w:rPr>
      <w:instrText>PAGE</w:instrText>
    </w:r>
    <w:r w:rsidRPr="00EC5C69">
      <w:rPr>
        <w:rFonts w:ascii="Times New Roman" w:hAnsi="Times New Roman" w:cs="Times New Roman"/>
        <w:rPrChange w:id="3186" w:author="Zachary Cappella" w:date="2023-10-09T16:10:00Z">
          <w:rPr/>
        </w:rPrChange>
      </w:rPr>
      <w:fldChar w:fldCharType="separate"/>
    </w:r>
    <w:r w:rsidR="001B0E93" w:rsidRPr="00EC5C69">
      <w:rPr>
        <w:rFonts w:ascii="Times New Roman" w:hAnsi="Times New Roman" w:cs="Times New Roman"/>
        <w:noProof/>
        <w:rPrChange w:id="3187" w:author="Zachary Cappella" w:date="2023-10-09T16:10:00Z">
          <w:rPr>
            <w:noProof/>
          </w:rPr>
        </w:rPrChange>
      </w:rPr>
      <w:t>1</w:t>
    </w:r>
    <w:r w:rsidRPr="00EC5C69">
      <w:rPr>
        <w:rFonts w:ascii="Times New Roman" w:hAnsi="Times New Roman" w:cs="Times New Roman"/>
        <w:rPrChange w:id="3188" w:author="Zachary Cappella" w:date="2023-10-09T16:10:00Z">
          <w:rPr/>
        </w:rPrChange>
      </w:rPr>
      <w:fldChar w:fldCharType="end"/>
    </w:r>
  </w:p>
  <w:p w14:paraId="1E510412" w14:textId="327A77CE" w:rsidR="00D1382B" w:rsidRPr="00EC5C69" w:rsidRDefault="00D1382B">
    <w:pPr>
      <w:pStyle w:val="Header"/>
      <w:rPr>
        <w:rFonts w:ascii="Times New Roman" w:hAnsi="Times New Roman" w:cs="Times New Roman"/>
        <w:rPrChange w:id="3189" w:author="Zachary Cappella" w:date="2023-10-09T16:10:00Z">
          <w:rPr/>
        </w:rPrChange>
      </w:rPr>
    </w:pPr>
  </w:p>
  <w:p w14:paraId="17419D50" w14:textId="77777777" w:rsidR="00D1382B" w:rsidRPr="00EC5C69" w:rsidRDefault="00D1382B">
    <w:pPr>
      <w:rPr>
        <w:rFonts w:ascii="Times New Roman" w:hAnsi="Times New Roman" w:cs="Times New Roman"/>
        <w:rPrChange w:id="3190" w:author="Zachary Cappella" w:date="2023-10-09T16:10:00Z">
          <w:rPr/>
        </w:rPrChang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5029C" w14:textId="4F8030AF" w:rsidR="00D1382B" w:rsidRDefault="00D1382B">
    <w:pPr>
      <w:pStyle w:val="Header"/>
    </w:pPr>
  </w:p>
  <w:p w14:paraId="76C2F0FA" w14:textId="77777777" w:rsidR="00D1382B" w:rsidRDefault="00D1382B"/>
</w:hdr>
</file>

<file path=word/intelligence2.xml><?xml version="1.0" encoding="utf-8"?>
<int2:intelligence xmlns:int2="http://schemas.microsoft.com/office/intelligence/2020/intelligence" xmlns:oel="http://schemas.microsoft.com/office/2019/extlst">
  <int2:observations>
    <int2:textHash int2:hashCode="woKe2HavNQjeLa" int2:id="WFwnLcAA">
      <int2:state int2:value="Rejected" int2:type="AugLoop_Text_Critique"/>
    </int2:textHash>
    <int2:textHash int2:hashCode="h6ncK+M1SNOu5X" int2:id="iXYuZWiD">
      <int2:state int2:value="Rejected" int2:type="AugLoop_Text_Critique"/>
    </int2:textHash>
    <int2:bookmark int2:bookmarkName="_Int_W9LYGlGR" int2:invalidationBookmarkName="" int2:hashCode="cPi7mopTk+8IBQ" int2:id="xc5ZQrSL">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C19A8"/>
    <w:multiLevelType w:val="hybridMultilevel"/>
    <w:tmpl w:val="65B65CBC"/>
    <w:lvl w:ilvl="0" w:tplc="202A6F9A">
      <w:start w:val="1"/>
      <w:numFmt w:val="bullet"/>
      <w:lvlText w:val=""/>
      <w:lvlJc w:val="left"/>
      <w:pPr>
        <w:ind w:left="720" w:hanging="360"/>
      </w:pPr>
      <w:rPr>
        <w:rFonts w:ascii="Symbol" w:hAnsi="Symbol" w:hint="default"/>
      </w:rPr>
    </w:lvl>
    <w:lvl w:ilvl="1" w:tplc="E6BEB8C6">
      <w:start w:val="1"/>
      <w:numFmt w:val="bullet"/>
      <w:lvlText w:val=""/>
      <w:lvlJc w:val="left"/>
      <w:pPr>
        <w:ind w:left="1440" w:hanging="360"/>
      </w:pPr>
      <w:rPr>
        <w:rFonts w:ascii="Symbol" w:hAnsi="Symbol" w:hint="default"/>
      </w:rPr>
    </w:lvl>
    <w:lvl w:ilvl="2" w:tplc="3808F6C4">
      <w:start w:val="1"/>
      <w:numFmt w:val="bullet"/>
      <w:lvlText w:val=""/>
      <w:lvlJc w:val="left"/>
      <w:pPr>
        <w:ind w:left="2160" w:hanging="360"/>
      </w:pPr>
      <w:rPr>
        <w:rFonts w:ascii="Wingdings" w:hAnsi="Wingdings" w:hint="default"/>
      </w:rPr>
    </w:lvl>
    <w:lvl w:ilvl="3" w:tplc="571C5CF2">
      <w:start w:val="1"/>
      <w:numFmt w:val="bullet"/>
      <w:lvlText w:val=""/>
      <w:lvlJc w:val="left"/>
      <w:pPr>
        <w:ind w:left="2880" w:hanging="360"/>
      </w:pPr>
      <w:rPr>
        <w:rFonts w:ascii="Symbol" w:hAnsi="Symbol" w:hint="default"/>
      </w:rPr>
    </w:lvl>
    <w:lvl w:ilvl="4" w:tplc="0CD0F868">
      <w:start w:val="1"/>
      <w:numFmt w:val="bullet"/>
      <w:lvlText w:val="o"/>
      <w:lvlJc w:val="left"/>
      <w:pPr>
        <w:ind w:left="3600" w:hanging="360"/>
      </w:pPr>
      <w:rPr>
        <w:rFonts w:ascii="Courier New" w:hAnsi="Courier New" w:hint="default"/>
      </w:rPr>
    </w:lvl>
    <w:lvl w:ilvl="5" w:tplc="60701C52">
      <w:start w:val="1"/>
      <w:numFmt w:val="bullet"/>
      <w:lvlText w:val=""/>
      <w:lvlJc w:val="left"/>
      <w:pPr>
        <w:ind w:left="4320" w:hanging="360"/>
      </w:pPr>
      <w:rPr>
        <w:rFonts w:ascii="Wingdings" w:hAnsi="Wingdings" w:hint="default"/>
      </w:rPr>
    </w:lvl>
    <w:lvl w:ilvl="6" w:tplc="FD3A3746">
      <w:start w:val="1"/>
      <w:numFmt w:val="bullet"/>
      <w:lvlText w:val=""/>
      <w:lvlJc w:val="left"/>
      <w:pPr>
        <w:ind w:left="5040" w:hanging="360"/>
      </w:pPr>
      <w:rPr>
        <w:rFonts w:ascii="Symbol" w:hAnsi="Symbol" w:hint="default"/>
      </w:rPr>
    </w:lvl>
    <w:lvl w:ilvl="7" w:tplc="017C2AFA">
      <w:start w:val="1"/>
      <w:numFmt w:val="bullet"/>
      <w:lvlText w:val="o"/>
      <w:lvlJc w:val="left"/>
      <w:pPr>
        <w:ind w:left="5760" w:hanging="360"/>
      </w:pPr>
      <w:rPr>
        <w:rFonts w:ascii="Courier New" w:hAnsi="Courier New" w:hint="default"/>
      </w:rPr>
    </w:lvl>
    <w:lvl w:ilvl="8" w:tplc="2328388A">
      <w:start w:val="1"/>
      <w:numFmt w:val="bullet"/>
      <w:lvlText w:val=""/>
      <w:lvlJc w:val="left"/>
      <w:pPr>
        <w:ind w:left="6480" w:hanging="360"/>
      </w:pPr>
      <w:rPr>
        <w:rFonts w:ascii="Wingdings" w:hAnsi="Wingdings" w:hint="default"/>
      </w:rPr>
    </w:lvl>
  </w:abstractNum>
  <w:abstractNum w:abstractNumId="1" w15:restartNumberingAfterBreak="0">
    <w:nsid w:val="05CD3074"/>
    <w:multiLevelType w:val="multilevel"/>
    <w:tmpl w:val="F828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32DB06"/>
    <w:multiLevelType w:val="hybridMultilevel"/>
    <w:tmpl w:val="D3B0B852"/>
    <w:lvl w:ilvl="0" w:tplc="BCCED4E4">
      <w:start w:val="1"/>
      <w:numFmt w:val="bullet"/>
      <w:lvlText w:val=""/>
      <w:lvlJc w:val="left"/>
      <w:pPr>
        <w:ind w:left="720" w:hanging="360"/>
      </w:pPr>
      <w:rPr>
        <w:rFonts w:ascii="Symbol" w:hAnsi="Symbol" w:hint="default"/>
      </w:rPr>
    </w:lvl>
    <w:lvl w:ilvl="1" w:tplc="F0C42E60">
      <w:start w:val="1"/>
      <w:numFmt w:val="bullet"/>
      <w:lvlText w:val=""/>
      <w:lvlJc w:val="left"/>
      <w:pPr>
        <w:ind w:left="1440" w:hanging="360"/>
      </w:pPr>
      <w:rPr>
        <w:rFonts w:ascii="Symbol" w:hAnsi="Symbol" w:hint="default"/>
      </w:rPr>
    </w:lvl>
    <w:lvl w:ilvl="2" w:tplc="94B68D8E">
      <w:start w:val="1"/>
      <w:numFmt w:val="bullet"/>
      <w:lvlText w:val=""/>
      <w:lvlJc w:val="left"/>
      <w:pPr>
        <w:ind w:left="2160" w:hanging="360"/>
      </w:pPr>
      <w:rPr>
        <w:rFonts w:ascii="Wingdings" w:hAnsi="Wingdings" w:hint="default"/>
      </w:rPr>
    </w:lvl>
    <w:lvl w:ilvl="3" w:tplc="E7B2416E">
      <w:start w:val="1"/>
      <w:numFmt w:val="bullet"/>
      <w:lvlText w:val=""/>
      <w:lvlJc w:val="left"/>
      <w:pPr>
        <w:ind w:left="2880" w:hanging="360"/>
      </w:pPr>
      <w:rPr>
        <w:rFonts w:ascii="Symbol" w:hAnsi="Symbol" w:hint="default"/>
      </w:rPr>
    </w:lvl>
    <w:lvl w:ilvl="4" w:tplc="7C809F04">
      <w:start w:val="1"/>
      <w:numFmt w:val="bullet"/>
      <w:lvlText w:val="o"/>
      <w:lvlJc w:val="left"/>
      <w:pPr>
        <w:ind w:left="3600" w:hanging="360"/>
      </w:pPr>
      <w:rPr>
        <w:rFonts w:ascii="Courier New" w:hAnsi="Courier New" w:hint="default"/>
      </w:rPr>
    </w:lvl>
    <w:lvl w:ilvl="5" w:tplc="C6B6D7A2">
      <w:start w:val="1"/>
      <w:numFmt w:val="bullet"/>
      <w:lvlText w:val=""/>
      <w:lvlJc w:val="left"/>
      <w:pPr>
        <w:ind w:left="4320" w:hanging="360"/>
      </w:pPr>
      <w:rPr>
        <w:rFonts w:ascii="Wingdings" w:hAnsi="Wingdings" w:hint="default"/>
      </w:rPr>
    </w:lvl>
    <w:lvl w:ilvl="6" w:tplc="170CAF1C">
      <w:start w:val="1"/>
      <w:numFmt w:val="bullet"/>
      <w:lvlText w:val=""/>
      <w:lvlJc w:val="left"/>
      <w:pPr>
        <w:ind w:left="5040" w:hanging="360"/>
      </w:pPr>
      <w:rPr>
        <w:rFonts w:ascii="Symbol" w:hAnsi="Symbol" w:hint="default"/>
      </w:rPr>
    </w:lvl>
    <w:lvl w:ilvl="7" w:tplc="5DD29F32">
      <w:start w:val="1"/>
      <w:numFmt w:val="bullet"/>
      <w:lvlText w:val="o"/>
      <w:lvlJc w:val="left"/>
      <w:pPr>
        <w:ind w:left="5760" w:hanging="360"/>
      </w:pPr>
      <w:rPr>
        <w:rFonts w:ascii="Courier New" w:hAnsi="Courier New" w:hint="default"/>
      </w:rPr>
    </w:lvl>
    <w:lvl w:ilvl="8" w:tplc="CE8669F2">
      <w:start w:val="1"/>
      <w:numFmt w:val="bullet"/>
      <w:lvlText w:val=""/>
      <w:lvlJc w:val="left"/>
      <w:pPr>
        <w:ind w:left="6480" w:hanging="360"/>
      </w:pPr>
      <w:rPr>
        <w:rFonts w:ascii="Wingdings" w:hAnsi="Wingdings" w:hint="default"/>
      </w:rPr>
    </w:lvl>
  </w:abstractNum>
  <w:abstractNum w:abstractNumId="3" w15:restartNumberingAfterBreak="0">
    <w:nsid w:val="0CF84904"/>
    <w:multiLevelType w:val="multilevel"/>
    <w:tmpl w:val="A5BA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579722"/>
    <w:multiLevelType w:val="hybridMultilevel"/>
    <w:tmpl w:val="FFFFFFFF"/>
    <w:lvl w:ilvl="0" w:tplc="C3CACA44">
      <w:start w:val="1"/>
      <w:numFmt w:val="bullet"/>
      <w:lvlText w:val=""/>
      <w:lvlJc w:val="left"/>
      <w:pPr>
        <w:ind w:left="720" w:hanging="360"/>
      </w:pPr>
      <w:rPr>
        <w:rFonts w:ascii="Symbol" w:hAnsi="Symbol" w:hint="default"/>
      </w:rPr>
    </w:lvl>
    <w:lvl w:ilvl="1" w:tplc="3CA875D2">
      <w:start w:val="1"/>
      <w:numFmt w:val="bullet"/>
      <w:lvlText w:val="o"/>
      <w:lvlJc w:val="left"/>
      <w:pPr>
        <w:ind w:left="1440" w:hanging="360"/>
      </w:pPr>
      <w:rPr>
        <w:rFonts w:ascii="Courier New" w:hAnsi="Courier New" w:hint="default"/>
      </w:rPr>
    </w:lvl>
    <w:lvl w:ilvl="2" w:tplc="8E5E45A4">
      <w:start w:val="1"/>
      <w:numFmt w:val="bullet"/>
      <w:lvlText w:val=""/>
      <w:lvlJc w:val="left"/>
      <w:pPr>
        <w:ind w:left="2160" w:hanging="360"/>
      </w:pPr>
      <w:rPr>
        <w:rFonts w:ascii="Wingdings" w:hAnsi="Wingdings" w:hint="default"/>
      </w:rPr>
    </w:lvl>
    <w:lvl w:ilvl="3" w:tplc="36E2EFAA">
      <w:start w:val="1"/>
      <w:numFmt w:val="bullet"/>
      <w:lvlText w:val=""/>
      <w:lvlJc w:val="left"/>
      <w:pPr>
        <w:ind w:left="2880" w:hanging="360"/>
      </w:pPr>
      <w:rPr>
        <w:rFonts w:ascii="Symbol" w:hAnsi="Symbol" w:hint="default"/>
      </w:rPr>
    </w:lvl>
    <w:lvl w:ilvl="4" w:tplc="F87EB13E">
      <w:start w:val="1"/>
      <w:numFmt w:val="bullet"/>
      <w:lvlText w:val="o"/>
      <w:lvlJc w:val="left"/>
      <w:pPr>
        <w:ind w:left="3600" w:hanging="360"/>
      </w:pPr>
      <w:rPr>
        <w:rFonts w:ascii="Courier New" w:hAnsi="Courier New" w:hint="default"/>
      </w:rPr>
    </w:lvl>
    <w:lvl w:ilvl="5" w:tplc="4B8CAB56">
      <w:start w:val="1"/>
      <w:numFmt w:val="bullet"/>
      <w:lvlText w:val=""/>
      <w:lvlJc w:val="left"/>
      <w:pPr>
        <w:ind w:left="4320" w:hanging="360"/>
      </w:pPr>
      <w:rPr>
        <w:rFonts w:ascii="Wingdings" w:hAnsi="Wingdings" w:hint="default"/>
      </w:rPr>
    </w:lvl>
    <w:lvl w:ilvl="6" w:tplc="800A9A46">
      <w:start w:val="1"/>
      <w:numFmt w:val="bullet"/>
      <w:lvlText w:val=""/>
      <w:lvlJc w:val="left"/>
      <w:pPr>
        <w:ind w:left="5040" w:hanging="360"/>
      </w:pPr>
      <w:rPr>
        <w:rFonts w:ascii="Symbol" w:hAnsi="Symbol" w:hint="default"/>
      </w:rPr>
    </w:lvl>
    <w:lvl w:ilvl="7" w:tplc="E9F64784">
      <w:start w:val="1"/>
      <w:numFmt w:val="bullet"/>
      <w:lvlText w:val="o"/>
      <w:lvlJc w:val="left"/>
      <w:pPr>
        <w:ind w:left="5760" w:hanging="360"/>
      </w:pPr>
      <w:rPr>
        <w:rFonts w:ascii="Courier New" w:hAnsi="Courier New" w:hint="default"/>
      </w:rPr>
    </w:lvl>
    <w:lvl w:ilvl="8" w:tplc="216CB104">
      <w:start w:val="1"/>
      <w:numFmt w:val="bullet"/>
      <w:lvlText w:val=""/>
      <w:lvlJc w:val="left"/>
      <w:pPr>
        <w:ind w:left="6480" w:hanging="360"/>
      </w:pPr>
      <w:rPr>
        <w:rFonts w:ascii="Wingdings" w:hAnsi="Wingdings" w:hint="default"/>
      </w:rPr>
    </w:lvl>
  </w:abstractNum>
  <w:abstractNum w:abstractNumId="5" w15:restartNumberingAfterBreak="0">
    <w:nsid w:val="14338C86"/>
    <w:multiLevelType w:val="hybridMultilevel"/>
    <w:tmpl w:val="1E8C6178"/>
    <w:lvl w:ilvl="0" w:tplc="90F0CBEE">
      <w:start w:val="1"/>
      <w:numFmt w:val="bullet"/>
      <w:lvlText w:val=""/>
      <w:lvlJc w:val="left"/>
      <w:pPr>
        <w:ind w:left="720" w:hanging="360"/>
      </w:pPr>
      <w:rPr>
        <w:rFonts w:ascii="Symbol" w:hAnsi="Symbol" w:hint="default"/>
      </w:rPr>
    </w:lvl>
    <w:lvl w:ilvl="1" w:tplc="0D5C0716">
      <w:start w:val="1"/>
      <w:numFmt w:val="bullet"/>
      <w:lvlText w:val=""/>
      <w:lvlJc w:val="left"/>
      <w:pPr>
        <w:ind w:left="1440" w:hanging="360"/>
      </w:pPr>
      <w:rPr>
        <w:rFonts w:ascii="Symbol" w:hAnsi="Symbol" w:hint="default"/>
      </w:rPr>
    </w:lvl>
    <w:lvl w:ilvl="2" w:tplc="136A1B5C">
      <w:start w:val="1"/>
      <w:numFmt w:val="bullet"/>
      <w:lvlText w:val=""/>
      <w:lvlJc w:val="left"/>
      <w:pPr>
        <w:ind w:left="2160" w:hanging="360"/>
      </w:pPr>
      <w:rPr>
        <w:rFonts w:ascii="Wingdings" w:hAnsi="Wingdings" w:hint="default"/>
      </w:rPr>
    </w:lvl>
    <w:lvl w:ilvl="3" w:tplc="0A9EC100">
      <w:start w:val="1"/>
      <w:numFmt w:val="bullet"/>
      <w:lvlText w:val=""/>
      <w:lvlJc w:val="left"/>
      <w:pPr>
        <w:ind w:left="2880" w:hanging="360"/>
      </w:pPr>
      <w:rPr>
        <w:rFonts w:ascii="Symbol" w:hAnsi="Symbol" w:hint="default"/>
      </w:rPr>
    </w:lvl>
    <w:lvl w:ilvl="4" w:tplc="8FF6580C">
      <w:start w:val="1"/>
      <w:numFmt w:val="bullet"/>
      <w:lvlText w:val="o"/>
      <w:lvlJc w:val="left"/>
      <w:pPr>
        <w:ind w:left="3600" w:hanging="360"/>
      </w:pPr>
      <w:rPr>
        <w:rFonts w:ascii="Courier New" w:hAnsi="Courier New" w:hint="default"/>
      </w:rPr>
    </w:lvl>
    <w:lvl w:ilvl="5" w:tplc="3F702C0E">
      <w:start w:val="1"/>
      <w:numFmt w:val="bullet"/>
      <w:lvlText w:val=""/>
      <w:lvlJc w:val="left"/>
      <w:pPr>
        <w:ind w:left="4320" w:hanging="360"/>
      </w:pPr>
      <w:rPr>
        <w:rFonts w:ascii="Wingdings" w:hAnsi="Wingdings" w:hint="default"/>
      </w:rPr>
    </w:lvl>
    <w:lvl w:ilvl="6" w:tplc="71E4B552">
      <w:start w:val="1"/>
      <w:numFmt w:val="bullet"/>
      <w:lvlText w:val=""/>
      <w:lvlJc w:val="left"/>
      <w:pPr>
        <w:ind w:left="5040" w:hanging="360"/>
      </w:pPr>
      <w:rPr>
        <w:rFonts w:ascii="Symbol" w:hAnsi="Symbol" w:hint="default"/>
      </w:rPr>
    </w:lvl>
    <w:lvl w:ilvl="7" w:tplc="B7E09256">
      <w:start w:val="1"/>
      <w:numFmt w:val="bullet"/>
      <w:lvlText w:val="o"/>
      <w:lvlJc w:val="left"/>
      <w:pPr>
        <w:ind w:left="5760" w:hanging="360"/>
      </w:pPr>
      <w:rPr>
        <w:rFonts w:ascii="Courier New" w:hAnsi="Courier New" w:hint="default"/>
      </w:rPr>
    </w:lvl>
    <w:lvl w:ilvl="8" w:tplc="5F62C002">
      <w:start w:val="1"/>
      <w:numFmt w:val="bullet"/>
      <w:lvlText w:val=""/>
      <w:lvlJc w:val="left"/>
      <w:pPr>
        <w:ind w:left="6480" w:hanging="360"/>
      </w:pPr>
      <w:rPr>
        <w:rFonts w:ascii="Wingdings" w:hAnsi="Wingdings" w:hint="default"/>
      </w:rPr>
    </w:lvl>
  </w:abstractNum>
  <w:abstractNum w:abstractNumId="6" w15:restartNumberingAfterBreak="0">
    <w:nsid w:val="18047915"/>
    <w:multiLevelType w:val="hybridMultilevel"/>
    <w:tmpl w:val="4D983B84"/>
    <w:lvl w:ilvl="0" w:tplc="ABCAE716">
      <w:start w:val="1"/>
      <w:numFmt w:val="bullet"/>
      <w:lvlText w:val=""/>
      <w:lvlJc w:val="left"/>
      <w:pPr>
        <w:ind w:left="720" w:hanging="360"/>
      </w:pPr>
      <w:rPr>
        <w:rFonts w:ascii="Symbol" w:hAnsi="Symbol" w:hint="default"/>
      </w:rPr>
    </w:lvl>
    <w:lvl w:ilvl="1" w:tplc="B6B82142">
      <w:start w:val="1"/>
      <w:numFmt w:val="bullet"/>
      <w:lvlText w:val=""/>
      <w:lvlJc w:val="left"/>
      <w:pPr>
        <w:ind w:left="1440" w:hanging="360"/>
      </w:pPr>
      <w:rPr>
        <w:rFonts w:ascii="Symbol" w:hAnsi="Symbol" w:hint="default"/>
      </w:rPr>
    </w:lvl>
    <w:lvl w:ilvl="2" w:tplc="6570FE1C">
      <w:start w:val="1"/>
      <w:numFmt w:val="bullet"/>
      <w:lvlText w:val=""/>
      <w:lvlJc w:val="left"/>
      <w:pPr>
        <w:ind w:left="2160" w:hanging="360"/>
      </w:pPr>
      <w:rPr>
        <w:rFonts w:ascii="Wingdings" w:hAnsi="Wingdings" w:hint="default"/>
      </w:rPr>
    </w:lvl>
    <w:lvl w:ilvl="3" w:tplc="33FC93F8">
      <w:start w:val="1"/>
      <w:numFmt w:val="bullet"/>
      <w:lvlText w:val=""/>
      <w:lvlJc w:val="left"/>
      <w:pPr>
        <w:ind w:left="2880" w:hanging="360"/>
      </w:pPr>
      <w:rPr>
        <w:rFonts w:ascii="Symbol" w:hAnsi="Symbol" w:hint="default"/>
      </w:rPr>
    </w:lvl>
    <w:lvl w:ilvl="4" w:tplc="1EE81A2C">
      <w:start w:val="1"/>
      <w:numFmt w:val="bullet"/>
      <w:lvlText w:val="o"/>
      <w:lvlJc w:val="left"/>
      <w:pPr>
        <w:ind w:left="3600" w:hanging="360"/>
      </w:pPr>
      <w:rPr>
        <w:rFonts w:ascii="Courier New" w:hAnsi="Courier New" w:hint="default"/>
      </w:rPr>
    </w:lvl>
    <w:lvl w:ilvl="5" w:tplc="74E6F70A">
      <w:start w:val="1"/>
      <w:numFmt w:val="bullet"/>
      <w:lvlText w:val=""/>
      <w:lvlJc w:val="left"/>
      <w:pPr>
        <w:ind w:left="4320" w:hanging="360"/>
      </w:pPr>
      <w:rPr>
        <w:rFonts w:ascii="Wingdings" w:hAnsi="Wingdings" w:hint="default"/>
      </w:rPr>
    </w:lvl>
    <w:lvl w:ilvl="6" w:tplc="03EA7DE6">
      <w:start w:val="1"/>
      <w:numFmt w:val="bullet"/>
      <w:lvlText w:val=""/>
      <w:lvlJc w:val="left"/>
      <w:pPr>
        <w:ind w:left="5040" w:hanging="360"/>
      </w:pPr>
      <w:rPr>
        <w:rFonts w:ascii="Symbol" w:hAnsi="Symbol" w:hint="default"/>
      </w:rPr>
    </w:lvl>
    <w:lvl w:ilvl="7" w:tplc="3CC81BC4">
      <w:start w:val="1"/>
      <w:numFmt w:val="bullet"/>
      <w:lvlText w:val="o"/>
      <w:lvlJc w:val="left"/>
      <w:pPr>
        <w:ind w:left="5760" w:hanging="360"/>
      </w:pPr>
      <w:rPr>
        <w:rFonts w:ascii="Courier New" w:hAnsi="Courier New" w:hint="default"/>
      </w:rPr>
    </w:lvl>
    <w:lvl w:ilvl="8" w:tplc="88FA419E">
      <w:start w:val="1"/>
      <w:numFmt w:val="bullet"/>
      <w:lvlText w:val=""/>
      <w:lvlJc w:val="left"/>
      <w:pPr>
        <w:ind w:left="6480" w:hanging="360"/>
      </w:pPr>
      <w:rPr>
        <w:rFonts w:ascii="Wingdings" w:hAnsi="Wingdings" w:hint="default"/>
      </w:rPr>
    </w:lvl>
  </w:abstractNum>
  <w:abstractNum w:abstractNumId="7" w15:restartNumberingAfterBreak="0">
    <w:nsid w:val="18EE2333"/>
    <w:multiLevelType w:val="multilevel"/>
    <w:tmpl w:val="07BA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52BC9A"/>
    <w:multiLevelType w:val="hybridMultilevel"/>
    <w:tmpl w:val="A836B220"/>
    <w:lvl w:ilvl="0" w:tplc="207EEAC6">
      <w:start w:val="1"/>
      <w:numFmt w:val="bullet"/>
      <w:lvlText w:val=""/>
      <w:lvlJc w:val="left"/>
      <w:pPr>
        <w:ind w:left="720" w:hanging="360"/>
      </w:pPr>
      <w:rPr>
        <w:rFonts w:ascii="Symbol" w:hAnsi="Symbol" w:hint="default"/>
      </w:rPr>
    </w:lvl>
    <w:lvl w:ilvl="1" w:tplc="39B64A38">
      <w:start w:val="1"/>
      <w:numFmt w:val="bullet"/>
      <w:lvlText w:val=""/>
      <w:lvlJc w:val="left"/>
      <w:pPr>
        <w:ind w:left="1440" w:hanging="360"/>
      </w:pPr>
      <w:rPr>
        <w:rFonts w:ascii="Symbol" w:hAnsi="Symbol" w:hint="default"/>
      </w:rPr>
    </w:lvl>
    <w:lvl w:ilvl="2" w:tplc="D75464EA">
      <w:start w:val="1"/>
      <w:numFmt w:val="bullet"/>
      <w:lvlText w:val=""/>
      <w:lvlJc w:val="left"/>
      <w:pPr>
        <w:ind w:left="2160" w:hanging="360"/>
      </w:pPr>
      <w:rPr>
        <w:rFonts w:ascii="Wingdings" w:hAnsi="Wingdings" w:hint="default"/>
      </w:rPr>
    </w:lvl>
    <w:lvl w:ilvl="3" w:tplc="F4888F04">
      <w:start w:val="1"/>
      <w:numFmt w:val="bullet"/>
      <w:lvlText w:val=""/>
      <w:lvlJc w:val="left"/>
      <w:pPr>
        <w:ind w:left="2880" w:hanging="360"/>
      </w:pPr>
      <w:rPr>
        <w:rFonts w:ascii="Symbol" w:hAnsi="Symbol" w:hint="default"/>
      </w:rPr>
    </w:lvl>
    <w:lvl w:ilvl="4" w:tplc="3500C3C4">
      <w:start w:val="1"/>
      <w:numFmt w:val="bullet"/>
      <w:lvlText w:val="o"/>
      <w:lvlJc w:val="left"/>
      <w:pPr>
        <w:ind w:left="3600" w:hanging="360"/>
      </w:pPr>
      <w:rPr>
        <w:rFonts w:ascii="Courier New" w:hAnsi="Courier New" w:hint="default"/>
      </w:rPr>
    </w:lvl>
    <w:lvl w:ilvl="5" w:tplc="BB88FA9C">
      <w:start w:val="1"/>
      <w:numFmt w:val="bullet"/>
      <w:lvlText w:val=""/>
      <w:lvlJc w:val="left"/>
      <w:pPr>
        <w:ind w:left="4320" w:hanging="360"/>
      </w:pPr>
      <w:rPr>
        <w:rFonts w:ascii="Wingdings" w:hAnsi="Wingdings" w:hint="default"/>
      </w:rPr>
    </w:lvl>
    <w:lvl w:ilvl="6" w:tplc="E9D89EAC">
      <w:start w:val="1"/>
      <w:numFmt w:val="bullet"/>
      <w:lvlText w:val=""/>
      <w:lvlJc w:val="left"/>
      <w:pPr>
        <w:ind w:left="5040" w:hanging="360"/>
      </w:pPr>
      <w:rPr>
        <w:rFonts w:ascii="Symbol" w:hAnsi="Symbol" w:hint="default"/>
      </w:rPr>
    </w:lvl>
    <w:lvl w:ilvl="7" w:tplc="A92C8CD4">
      <w:start w:val="1"/>
      <w:numFmt w:val="bullet"/>
      <w:lvlText w:val="o"/>
      <w:lvlJc w:val="left"/>
      <w:pPr>
        <w:ind w:left="5760" w:hanging="360"/>
      </w:pPr>
      <w:rPr>
        <w:rFonts w:ascii="Courier New" w:hAnsi="Courier New" w:hint="default"/>
      </w:rPr>
    </w:lvl>
    <w:lvl w:ilvl="8" w:tplc="22046686">
      <w:start w:val="1"/>
      <w:numFmt w:val="bullet"/>
      <w:lvlText w:val=""/>
      <w:lvlJc w:val="left"/>
      <w:pPr>
        <w:ind w:left="6480" w:hanging="360"/>
      </w:pPr>
      <w:rPr>
        <w:rFonts w:ascii="Wingdings" w:hAnsi="Wingdings" w:hint="default"/>
      </w:rPr>
    </w:lvl>
  </w:abstractNum>
  <w:abstractNum w:abstractNumId="9" w15:restartNumberingAfterBreak="0">
    <w:nsid w:val="256F6371"/>
    <w:multiLevelType w:val="hybridMultilevel"/>
    <w:tmpl w:val="231AF330"/>
    <w:lvl w:ilvl="0" w:tplc="1520E3AC">
      <w:start w:val="1"/>
      <w:numFmt w:val="bullet"/>
      <w:lvlText w:val=""/>
      <w:lvlJc w:val="left"/>
      <w:pPr>
        <w:ind w:left="720" w:hanging="360"/>
      </w:pPr>
      <w:rPr>
        <w:rFonts w:ascii="Symbol" w:hAnsi="Symbol" w:hint="default"/>
      </w:rPr>
    </w:lvl>
    <w:lvl w:ilvl="1" w:tplc="E54C32B8">
      <w:start w:val="1"/>
      <w:numFmt w:val="bullet"/>
      <w:lvlText w:val=""/>
      <w:lvlJc w:val="left"/>
      <w:pPr>
        <w:ind w:left="1440" w:hanging="360"/>
      </w:pPr>
      <w:rPr>
        <w:rFonts w:ascii="Symbol" w:hAnsi="Symbol" w:hint="default"/>
      </w:rPr>
    </w:lvl>
    <w:lvl w:ilvl="2" w:tplc="1C16E88C">
      <w:start w:val="1"/>
      <w:numFmt w:val="bullet"/>
      <w:lvlText w:val=""/>
      <w:lvlJc w:val="left"/>
      <w:pPr>
        <w:ind w:left="2160" w:hanging="360"/>
      </w:pPr>
      <w:rPr>
        <w:rFonts w:ascii="Wingdings" w:hAnsi="Wingdings" w:hint="default"/>
      </w:rPr>
    </w:lvl>
    <w:lvl w:ilvl="3" w:tplc="C25601D6">
      <w:start w:val="1"/>
      <w:numFmt w:val="bullet"/>
      <w:lvlText w:val=""/>
      <w:lvlJc w:val="left"/>
      <w:pPr>
        <w:ind w:left="2880" w:hanging="360"/>
      </w:pPr>
      <w:rPr>
        <w:rFonts w:ascii="Symbol" w:hAnsi="Symbol" w:hint="default"/>
      </w:rPr>
    </w:lvl>
    <w:lvl w:ilvl="4" w:tplc="AAF2738A">
      <w:start w:val="1"/>
      <w:numFmt w:val="bullet"/>
      <w:lvlText w:val="o"/>
      <w:lvlJc w:val="left"/>
      <w:pPr>
        <w:ind w:left="3600" w:hanging="360"/>
      </w:pPr>
      <w:rPr>
        <w:rFonts w:ascii="Courier New" w:hAnsi="Courier New" w:hint="default"/>
      </w:rPr>
    </w:lvl>
    <w:lvl w:ilvl="5" w:tplc="F6E8A970">
      <w:start w:val="1"/>
      <w:numFmt w:val="bullet"/>
      <w:lvlText w:val=""/>
      <w:lvlJc w:val="left"/>
      <w:pPr>
        <w:ind w:left="4320" w:hanging="360"/>
      </w:pPr>
      <w:rPr>
        <w:rFonts w:ascii="Wingdings" w:hAnsi="Wingdings" w:hint="default"/>
      </w:rPr>
    </w:lvl>
    <w:lvl w:ilvl="6" w:tplc="B43E55E6">
      <w:start w:val="1"/>
      <w:numFmt w:val="bullet"/>
      <w:lvlText w:val=""/>
      <w:lvlJc w:val="left"/>
      <w:pPr>
        <w:ind w:left="5040" w:hanging="360"/>
      </w:pPr>
      <w:rPr>
        <w:rFonts w:ascii="Symbol" w:hAnsi="Symbol" w:hint="default"/>
      </w:rPr>
    </w:lvl>
    <w:lvl w:ilvl="7" w:tplc="C95454F0">
      <w:start w:val="1"/>
      <w:numFmt w:val="bullet"/>
      <w:lvlText w:val="o"/>
      <w:lvlJc w:val="left"/>
      <w:pPr>
        <w:ind w:left="5760" w:hanging="360"/>
      </w:pPr>
      <w:rPr>
        <w:rFonts w:ascii="Courier New" w:hAnsi="Courier New" w:hint="default"/>
      </w:rPr>
    </w:lvl>
    <w:lvl w:ilvl="8" w:tplc="0C1CF92A">
      <w:start w:val="1"/>
      <w:numFmt w:val="bullet"/>
      <w:lvlText w:val=""/>
      <w:lvlJc w:val="left"/>
      <w:pPr>
        <w:ind w:left="6480" w:hanging="360"/>
      </w:pPr>
      <w:rPr>
        <w:rFonts w:ascii="Wingdings" w:hAnsi="Wingdings" w:hint="default"/>
      </w:rPr>
    </w:lvl>
  </w:abstractNum>
  <w:abstractNum w:abstractNumId="10" w15:restartNumberingAfterBreak="0">
    <w:nsid w:val="27D91B65"/>
    <w:multiLevelType w:val="hybridMultilevel"/>
    <w:tmpl w:val="8FDC625C"/>
    <w:lvl w:ilvl="0" w:tplc="C25238E4">
      <w:start w:val="1"/>
      <w:numFmt w:val="bullet"/>
      <w:lvlText w:val=""/>
      <w:lvlJc w:val="left"/>
      <w:pPr>
        <w:ind w:left="720" w:hanging="360"/>
      </w:pPr>
      <w:rPr>
        <w:rFonts w:ascii="Symbol" w:hAnsi="Symbol" w:hint="default"/>
      </w:rPr>
    </w:lvl>
    <w:lvl w:ilvl="1" w:tplc="F626A0C4">
      <w:start w:val="1"/>
      <w:numFmt w:val="bullet"/>
      <w:lvlText w:val=""/>
      <w:lvlJc w:val="left"/>
      <w:pPr>
        <w:ind w:left="1440" w:hanging="360"/>
      </w:pPr>
      <w:rPr>
        <w:rFonts w:ascii="Symbol" w:hAnsi="Symbol" w:hint="default"/>
      </w:rPr>
    </w:lvl>
    <w:lvl w:ilvl="2" w:tplc="0F08FA38">
      <w:start w:val="1"/>
      <w:numFmt w:val="bullet"/>
      <w:lvlText w:val=""/>
      <w:lvlJc w:val="left"/>
      <w:pPr>
        <w:ind w:left="2160" w:hanging="360"/>
      </w:pPr>
      <w:rPr>
        <w:rFonts w:ascii="Wingdings" w:hAnsi="Wingdings" w:hint="default"/>
      </w:rPr>
    </w:lvl>
    <w:lvl w:ilvl="3" w:tplc="C2E67D82">
      <w:start w:val="1"/>
      <w:numFmt w:val="bullet"/>
      <w:lvlText w:val=""/>
      <w:lvlJc w:val="left"/>
      <w:pPr>
        <w:ind w:left="2880" w:hanging="360"/>
      </w:pPr>
      <w:rPr>
        <w:rFonts w:ascii="Symbol" w:hAnsi="Symbol" w:hint="default"/>
      </w:rPr>
    </w:lvl>
    <w:lvl w:ilvl="4" w:tplc="590EDCE4">
      <w:start w:val="1"/>
      <w:numFmt w:val="bullet"/>
      <w:lvlText w:val="o"/>
      <w:lvlJc w:val="left"/>
      <w:pPr>
        <w:ind w:left="3600" w:hanging="360"/>
      </w:pPr>
      <w:rPr>
        <w:rFonts w:ascii="Courier New" w:hAnsi="Courier New" w:hint="default"/>
      </w:rPr>
    </w:lvl>
    <w:lvl w:ilvl="5" w:tplc="BBD8D778">
      <w:start w:val="1"/>
      <w:numFmt w:val="bullet"/>
      <w:lvlText w:val=""/>
      <w:lvlJc w:val="left"/>
      <w:pPr>
        <w:ind w:left="4320" w:hanging="360"/>
      </w:pPr>
      <w:rPr>
        <w:rFonts w:ascii="Wingdings" w:hAnsi="Wingdings" w:hint="default"/>
      </w:rPr>
    </w:lvl>
    <w:lvl w:ilvl="6" w:tplc="CAE2DABA">
      <w:start w:val="1"/>
      <w:numFmt w:val="bullet"/>
      <w:lvlText w:val=""/>
      <w:lvlJc w:val="left"/>
      <w:pPr>
        <w:ind w:left="5040" w:hanging="360"/>
      </w:pPr>
      <w:rPr>
        <w:rFonts w:ascii="Symbol" w:hAnsi="Symbol" w:hint="default"/>
      </w:rPr>
    </w:lvl>
    <w:lvl w:ilvl="7" w:tplc="CA188126">
      <w:start w:val="1"/>
      <w:numFmt w:val="bullet"/>
      <w:lvlText w:val="o"/>
      <w:lvlJc w:val="left"/>
      <w:pPr>
        <w:ind w:left="5760" w:hanging="360"/>
      </w:pPr>
      <w:rPr>
        <w:rFonts w:ascii="Courier New" w:hAnsi="Courier New" w:hint="default"/>
      </w:rPr>
    </w:lvl>
    <w:lvl w:ilvl="8" w:tplc="3174B0F8">
      <w:start w:val="1"/>
      <w:numFmt w:val="bullet"/>
      <w:lvlText w:val=""/>
      <w:lvlJc w:val="left"/>
      <w:pPr>
        <w:ind w:left="6480" w:hanging="360"/>
      </w:pPr>
      <w:rPr>
        <w:rFonts w:ascii="Wingdings" w:hAnsi="Wingdings" w:hint="default"/>
      </w:rPr>
    </w:lvl>
  </w:abstractNum>
  <w:abstractNum w:abstractNumId="11" w15:restartNumberingAfterBreak="0">
    <w:nsid w:val="28E1836D"/>
    <w:multiLevelType w:val="hybridMultilevel"/>
    <w:tmpl w:val="8B2A5990"/>
    <w:lvl w:ilvl="0" w:tplc="6EBE07FE">
      <w:start w:val="1"/>
      <w:numFmt w:val="bullet"/>
      <w:lvlText w:val=""/>
      <w:lvlJc w:val="left"/>
      <w:pPr>
        <w:ind w:left="720" w:hanging="360"/>
      </w:pPr>
      <w:rPr>
        <w:rFonts w:ascii="Symbol" w:hAnsi="Symbol" w:hint="default"/>
      </w:rPr>
    </w:lvl>
    <w:lvl w:ilvl="1" w:tplc="01E2A50C">
      <w:start w:val="1"/>
      <w:numFmt w:val="bullet"/>
      <w:lvlText w:val=""/>
      <w:lvlJc w:val="left"/>
      <w:pPr>
        <w:ind w:left="1440" w:hanging="360"/>
      </w:pPr>
      <w:rPr>
        <w:rFonts w:ascii="Symbol" w:hAnsi="Symbol" w:hint="default"/>
      </w:rPr>
    </w:lvl>
    <w:lvl w:ilvl="2" w:tplc="65E4484C">
      <w:start w:val="1"/>
      <w:numFmt w:val="bullet"/>
      <w:lvlText w:val=""/>
      <w:lvlJc w:val="left"/>
      <w:pPr>
        <w:ind w:left="2160" w:hanging="360"/>
      </w:pPr>
      <w:rPr>
        <w:rFonts w:ascii="Wingdings" w:hAnsi="Wingdings" w:hint="default"/>
      </w:rPr>
    </w:lvl>
    <w:lvl w:ilvl="3" w:tplc="24005978">
      <w:start w:val="1"/>
      <w:numFmt w:val="bullet"/>
      <w:lvlText w:val=""/>
      <w:lvlJc w:val="left"/>
      <w:pPr>
        <w:ind w:left="2880" w:hanging="360"/>
      </w:pPr>
      <w:rPr>
        <w:rFonts w:ascii="Symbol" w:hAnsi="Symbol" w:hint="default"/>
      </w:rPr>
    </w:lvl>
    <w:lvl w:ilvl="4" w:tplc="DE88A562">
      <w:start w:val="1"/>
      <w:numFmt w:val="bullet"/>
      <w:lvlText w:val="o"/>
      <w:lvlJc w:val="left"/>
      <w:pPr>
        <w:ind w:left="3600" w:hanging="360"/>
      </w:pPr>
      <w:rPr>
        <w:rFonts w:ascii="Courier New" w:hAnsi="Courier New" w:hint="default"/>
      </w:rPr>
    </w:lvl>
    <w:lvl w:ilvl="5" w:tplc="39561FB4">
      <w:start w:val="1"/>
      <w:numFmt w:val="bullet"/>
      <w:lvlText w:val=""/>
      <w:lvlJc w:val="left"/>
      <w:pPr>
        <w:ind w:left="4320" w:hanging="360"/>
      </w:pPr>
      <w:rPr>
        <w:rFonts w:ascii="Wingdings" w:hAnsi="Wingdings" w:hint="default"/>
      </w:rPr>
    </w:lvl>
    <w:lvl w:ilvl="6" w:tplc="C63EAEF4">
      <w:start w:val="1"/>
      <w:numFmt w:val="bullet"/>
      <w:lvlText w:val=""/>
      <w:lvlJc w:val="left"/>
      <w:pPr>
        <w:ind w:left="5040" w:hanging="360"/>
      </w:pPr>
      <w:rPr>
        <w:rFonts w:ascii="Symbol" w:hAnsi="Symbol" w:hint="default"/>
      </w:rPr>
    </w:lvl>
    <w:lvl w:ilvl="7" w:tplc="5C523804">
      <w:start w:val="1"/>
      <w:numFmt w:val="bullet"/>
      <w:lvlText w:val="o"/>
      <w:lvlJc w:val="left"/>
      <w:pPr>
        <w:ind w:left="5760" w:hanging="360"/>
      </w:pPr>
      <w:rPr>
        <w:rFonts w:ascii="Courier New" w:hAnsi="Courier New" w:hint="default"/>
      </w:rPr>
    </w:lvl>
    <w:lvl w:ilvl="8" w:tplc="5390233E">
      <w:start w:val="1"/>
      <w:numFmt w:val="bullet"/>
      <w:lvlText w:val=""/>
      <w:lvlJc w:val="left"/>
      <w:pPr>
        <w:ind w:left="6480" w:hanging="360"/>
      </w:pPr>
      <w:rPr>
        <w:rFonts w:ascii="Wingdings" w:hAnsi="Wingdings" w:hint="default"/>
      </w:rPr>
    </w:lvl>
  </w:abstractNum>
  <w:abstractNum w:abstractNumId="12" w15:restartNumberingAfterBreak="0">
    <w:nsid w:val="29791AA8"/>
    <w:multiLevelType w:val="hybridMultilevel"/>
    <w:tmpl w:val="D7DA4A7E"/>
    <w:lvl w:ilvl="0" w:tplc="1B829CAA">
      <w:start w:val="1"/>
      <w:numFmt w:val="bullet"/>
      <w:lvlText w:val=""/>
      <w:lvlJc w:val="left"/>
      <w:pPr>
        <w:ind w:left="720" w:hanging="360"/>
      </w:pPr>
      <w:rPr>
        <w:rFonts w:ascii="Symbol" w:hAnsi="Symbol" w:hint="default"/>
      </w:rPr>
    </w:lvl>
    <w:lvl w:ilvl="1" w:tplc="AD9A59D2">
      <w:start w:val="1"/>
      <w:numFmt w:val="bullet"/>
      <w:lvlText w:val=""/>
      <w:lvlJc w:val="left"/>
      <w:pPr>
        <w:ind w:left="1440" w:hanging="360"/>
      </w:pPr>
      <w:rPr>
        <w:rFonts w:ascii="Symbol" w:hAnsi="Symbol" w:hint="default"/>
      </w:rPr>
    </w:lvl>
    <w:lvl w:ilvl="2" w:tplc="2CF2A408">
      <w:start w:val="1"/>
      <w:numFmt w:val="bullet"/>
      <w:lvlText w:val=""/>
      <w:lvlJc w:val="left"/>
      <w:pPr>
        <w:ind w:left="2160" w:hanging="360"/>
      </w:pPr>
      <w:rPr>
        <w:rFonts w:ascii="Wingdings" w:hAnsi="Wingdings" w:hint="default"/>
      </w:rPr>
    </w:lvl>
    <w:lvl w:ilvl="3" w:tplc="4A62E538">
      <w:start w:val="1"/>
      <w:numFmt w:val="bullet"/>
      <w:lvlText w:val=""/>
      <w:lvlJc w:val="left"/>
      <w:pPr>
        <w:ind w:left="2880" w:hanging="360"/>
      </w:pPr>
      <w:rPr>
        <w:rFonts w:ascii="Symbol" w:hAnsi="Symbol" w:hint="default"/>
      </w:rPr>
    </w:lvl>
    <w:lvl w:ilvl="4" w:tplc="3A02C9C8">
      <w:start w:val="1"/>
      <w:numFmt w:val="bullet"/>
      <w:lvlText w:val="o"/>
      <w:lvlJc w:val="left"/>
      <w:pPr>
        <w:ind w:left="3600" w:hanging="360"/>
      </w:pPr>
      <w:rPr>
        <w:rFonts w:ascii="Courier New" w:hAnsi="Courier New" w:hint="default"/>
      </w:rPr>
    </w:lvl>
    <w:lvl w:ilvl="5" w:tplc="B1464CB6">
      <w:start w:val="1"/>
      <w:numFmt w:val="bullet"/>
      <w:lvlText w:val=""/>
      <w:lvlJc w:val="left"/>
      <w:pPr>
        <w:ind w:left="4320" w:hanging="360"/>
      </w:pPr>
      <w:rPr>
        <w:rFonts w:ascii="Wingdings" w:hAnsi="Wingdings" w:hint="default"/>
      </w:rPr>
    </w:lvl>
    <w:lvl w:ilvl="6" w:tplc="4CA4B2A4">
      <w:start w:val="1"/>
      <w:numFmt w:val="bullet"/>
      <w:lvlText w:val=""/>
      <w:lvlJc w:val="left"/>
      <w:pPr>
        <w:ind w:left="5040" w:hanging="360"/>
      </w:pPr>
      <w:rPr>
        <w:rFonts w:ascii="Symbol" w:hAnsi="Symbol" w:hint="default"/>
      </w:rPr>
    </w:lvl>
    <w:lvl w:ilvl="7" w:tplc="B33200A0">
      <w:start w:val="1"/>
      <w:numFmt w:val="bullet"/>
      <w:lvlText w:val="o"/>
      <w:lvlJc w:val="left"/>
      <w:pPr>
        <w:ind w:left="5760" w:hanging="360"/>
      </w:pPr>
      <w:rPr>
        <w:rFonts w:ascii="Courier New" w:hAnsi="Courier New" w:hint="default"/>
      </w:rPr>
    </w:lvl>
    <w:lvl w:ilvl="8" w:tplc="7054CBF8">
      <w:start w:val="1"/>
      <w:numFmt w:val="bullet"/>
      <w:lvlText w:val=""/>
      <w:lvlJc w:val="left"/>
      <w:pPr>
        <w:ind w:left="6480" w:hanging="360"/>
      </w:pPr>
      <w:rPr>
        <w:rFonts w:ascii="Wingdings" w:hAnsi="Wingdings" w:hint="default"/>
      </w:rPr>
    </w:lvl>
  </w:abstractNum>
  <w:abstractNum w:abstractNumId="13" w15:restartNumberingAfterBreak="0">
    <w:nsid w:val="2C125E90"/>
    <w:multiLevelType w:val="multilevel"/>
    <w:tmpl w:val="0EA4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E75C94"/>
    <w:multiLevelType w:val="multilevel"/>
    <w:tmpl w:val="AC6A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98DD44"/>
    <w:multiLevelType w:val="hybridMultilevel"/>
    <w:tmpl w:val="5E9E56B4"/>
    <w:lvl w:ilvl="0" w:tplc="A8FEC092">
      <w:start w:val="1"/>
      <w:numFmt w:val="bullet"/>
      <w:lvlText w:val=""/>
      <w:lvlJc w:val="left"/>
      <w:pPr>
        <w:ind w:left="720" w:hanging="360"/>
      </w:pPr>
      <w:rPr>
        <w:rFonts w:ascii="Symbol" w:hAnsi="Symbol" w:hint="default"/>
      </w:rPr>
    </w:lvl>
    <w:lvl w:ilvl="1" w:tplc="22FC695E">
      <w:start w:val="1"/>
      <w:numFmt w:val="bullet"/>
      <w:lvlText w:val=""/>
      <w:lvlJc w:val="left"/>
      <w:pPr>
        <w:ind w:left="1440" w:hanging="360"/>
      </w:pPr>
      <w:rPr>
        <w:rFonts w:ascii="Symbol" w:hAnsi="Symbol" w:hint="default"/>
      </w:rPr>
    </w:lvl>
    <w:lvl w:ilvl="2" w:tplc="C0C61978">
      <w:start w:val="1"/>
      <w:numFmt w:val="bullet"/>
      <w:lvlText w:val=""/>
      <w:lvlJc w:val="left"/>
      <w:pPr>
        <w:ind w:left="2160" w:hanging="360"/>
      </w:pPr>
      <w:rPr>
        <w:rFonts w:ascii="Wingdings" w:hAnsi="Wingdings" w:hint="default"/>
      </w:rPr>
    </w:lvl>
    <w:lvl w:ilvl="3" w:tplc="7826DE90">
      <w:start w:val="1"/>
      <w:numFmt w:val="bullet"/>
      <w:lvlText w:val=""/>
      <w:lvlJc w:val="left"/>
      <w:pPr>
        <w:ind w:left="2880" w:hanging="360"/>
      </w:pPr>
      <w:rPr>
        <w:rFonts w:ascii="Symbol" w:hAnsi="Symbol" w:hint="default"/>
      </w:rPr>
    </w:lvl>
    <w:lvl w:ilvl="4" w:tplc="D4C2CEB4">
      <w:start w:val="1"/>
      <w:numFmt w:val="bullet"/>
      <w:lvlText w:val="o"/>
      <w:lvlJc w:val="left"/>
      <w:pPr>
        <w:ind w:left="3600" w:hanging="360"/>
      </w:pPr>
      <w:rPr>
        <w:rFonts w:ascii="Courier New" w:hAnsi="Courier New" w:hint="default"/>
      </w:rPr>
    </w:lvl>
    <w:lvl w:ilvl="5" w:tplc="5BEE285C">
      <w:start w:val="1"/>
      <w:numFmt w:val="bullet"/>
      <w:lvlText w:val=""/>
      <w:lvlJc w:val="left"/>
      <w:pPr>
        <w:ind w:left="4320" w:hanging="360"/>
      </w:pPr>
      <w:rPr>
        <w:rFonts w:ascii="Wingdings" w:hAnsi="Wingdings" w:hint="default"/>
      </w:rPr>
    </w:lvl>
    <w:lvl w:ilvl="6" w:tplc="C4BCF646">
      <w:start w:val="1"/>
      <w:numFmt w:val="bullet"/>
      <w:lvlText w:val=""/>
      <w:lvlJc w:val="left"/>
      <w:pPr>
        <w:ind w:left="5040" w:hanging="360"/>
      </w:pPr>
      <w:rPr>
        <w:rFonts w:ascii="Symbol" w:hAnsi="Symbol" w:hint="default"/>
      </w:rPr>
    </w:lvl>
    <w:lvl w:ilvl="7" w:tplc="A3E27D88">
      <w:start w:val="1"/>
      <w:numFmt w:val="bullet"/>
      <w:lvlText w:val="o"/>
      <w:lvlJc w:val="left"/>
      <w:pPr>
        <w:ind w:left="5760" w:hanging="360"/>
      </w:pPr>
      <w:rPr>
        <w:rFonts w:ascii="Courier New" w:hAnsi="Courier New" w:hint="default"/>
      </w:rPr>
    </w:lvl>
    <w:lvl w:ilvl="8" w:tplc="3CC25948">
      <w:start w:val="1"/>
      <w:numFmt w:val="bullet"/>
      <w:lvlText w:val=""/>
      <w:lvlJc w:val="left"/>
      <w:pPr>
        <w:ind w:left="6480" w:hanging="360"/>
      </w:pPr>
      <w:rPr>
        <w:rFonts w:ascii="Wingdings" w:hAnsi="Wingdings" w:hint="default"/>
      </w:rPr>
    </w:lvl>
  </w:abstractNum>
  <w:abstractNum w:abstractNumId="16" w15:restartNumberingAfterBreak="0">
    <w:nsid w:val="2EF0447D"/>
    <w:multiLevelType w:val="hybridMultilevel"/>
    <w:tmpl w:val="82186042"/>
    <w:lvl w:ilvl="0" w:tplc="283CF446">
      <w:start w:val="1"/>
      <w:numFmt w:val="bullet"/>
      <w:lvlText w:val=""/>
      <w:lvlJc w:val="left"/>
      <w:pPr>
        <w:ind w:left="720" w:hanging="360"/>
      </w:pPr>
      <w:rPr>
        <w:rFonts w:ascii="Symbol" w:hAnsi="Symbol" w:hint="default"/>
      </w:rPr>
    </w:lvl>
    <w:lvl w:ilvl="1" w:tplc="BA70D26E">
      <w:start w:val="1"/>
      <w:numFmt w:val="bullet"/>
      <w:lvlText w:val=""/>
      <w:lvlJc w:val="left"/>
      <w:pPr>
        <w:ind w:left="1440" w:hanging="360"/>
      </w:pPr>
      <w:rPr>
        <w:rFonts w:ascii="Symbol" w:hAnsi="Symbol" w:hint="default"/>
      </w:rPr>
    </w:lvl>
    <w:lvl w:ilvl="2" w:tplc="41E8F5A8">
      <w:start w:val="1"/>
      <w:numFmt w:val="bullet"/>
      <w:lvlText w:val=""/>
      <w:lvlJc w:val="left"/>
      <w:pPr>
        <w:ind w:left="2160" w:hanging="360"/>
      </w:pPr>
      <w:rPr>
        <w:rFonts w:ascii="Wingdings" w:hAnsi="Wingdings" w:hint="default"/>
      </w:rPr>
    </w:lvl>
    <w:lvl w:ilvl="3" w:tplc="E7FEBC4E">
      <w:start w:val="1"/>
      <w:numFmt w:val="bullet"/>
      <w:lvlText w:val=""/>
      <w:lvlJc w:val="left"/>
      <w:pPr>
        <w:ind w:left="2880" w:hanging="360"/>
      </w:pPr>
      <w:rPr>
        <w:rFonts w:ascii="Symbol" w:hAnsi="Symbol" w:hint="default"/>
      </w:rPr>
    </w:lvl>
    <w:lvl w:ilvl="4" w:tplc="A68CD560">
      <w:start w:val="1"/>
      <w:numFmt w:val="bullet"/>
      <w:lvlText w:val="o"/>
      <w:lvlJc w:val="left"/>
      <w:pPr>
        <w:ind w:left="3600" w:hanging="360"/>
      </w:pPr>
      <w:rPr>
        <w:rFonts w:ascii="Courier New" w:hAnsi="Courier New" w:hint="default"/>
      </w:rPr>
    </w:lvl>
    <w:lvl w:ilvl="5" w:tplc="410E0B3C">
      <w:start w:val="1"/>
      <w:numFmt w:val="bullet"/>
      <w:lvlText w:val=""/>
      <w:lvlJc w:val="left"/>
      <w:pPr>
        <w:ind w:left="4320" w:hanging="360"/>
      </w:pPr>
      <w:rPr>
        <w:rFonts w:ascii="Wingdings" w:hAnsi="Wingdings" w:hint="default"/>
      </w:rPr>
    </w:lvl>
    <w:lvl w:ilvl="6" w:tplc="5DC83E2A">
      <w:start w:val="1"/>
      <w:numFmt w:val="bullet"/>
      <w:lvlText w:val=""/>
      <w:lvlJc w:val="left"/>
      <w:pPr>
        <w:ind w:left="5040" w:hanging="360"/>
      </w:pPr>
      <w:rPr>
        <w:rFonts w:ascii="Symbol" w:hAnsi="Symbol" w:hint="default"/>
      </w:rPr>
    </w:lvl>
    <w:lvl w:ilvl="7" w:tplc="30D60EEA">
      <w:start w:val="1"/>
      <w:numFmt w:val="bullet"/>
      <w:lvlText w:val="o"/>
      <w:lvlJc w:val="left"/>
      <w:pPr>
        <w:ind w:left="5760" w:hanging="360"/>
      </w:pPr>
      <w:rPr>
        <w:rFonts w:ascii="Courier New" w:hAnsi="Courier New" w:hint="default"/>
      </w:rPr>
    </w:lvl>
    <w:lvl w:ilvl="8" w:tplc="8AC07D3A">
      <w:start w:val="1"/>
      <w:numFmt w:val="bullet"/>
      <w:lvlText w:val=""/>
      <w:lvlJc w:val="left"/>
      <w:pPr>
        <w:ind w:left="6480" w:hanging="360"/>
      </w:pPr>
      <w:rPr>
        <w:rFonts w:ascii="Wingdings" w:hAnsi="Wingdings" w:hint="default"/>
      </w:rPr>
    </w:lvl>
  </w:abstractNum>
  <w:abstractNum w:abstractNumId="17" w15:restartNumberingAfterBreak="0">
    <w:nsid w:val="2F403D14"/>
    <w:multiLevelType w:val="hybridMultilevel"/>
    <w:tmpl w:val="FFFFFFFF"/>
    <w:lvl w:ilvl="0" w:tplc="390CCF24">
      <w:start w:val="1"/>
      <w:numFmt w:val="bullet"/>
      <w:lvlText w:val=""/>
      <w:lvlJc w:val="left"/>
      <w:pPr>
        <w:ind w:left="720" w:hanging="360"/>
      </w:pPr>
      <w:rPr>
        <w:rFonts w:ascii="Symbol" w:hAnsi="Symbol" w:hint="default"/>
      </w:rPr>
    </w:lvl>
    <w:lvl w:ilvl="1" w:tplc="3C02A714">
      <w:start w:val="1"/>
      <w:numFmt w:val="bullet"/>
      <w:lvlText w:val="o"/>
      <w:lvlJc w:val="left"/>
      <w:pPr>
        <w:ind w:left="1440" w:hanging="360"/>
      </w:pPr>
      <w:rPr>
        <w:rFonts w:ascii="Courier New" w:hAnsi="Courier New" w:hint="default"/>
      </w:rPr>
    </w:lvl>
    <w:lvl w:ilvl="2" w:tplc="16DEB5A2">
      <w:start w:val="1"/>
      <w:numFmt w:val="bullet"/>
      <w:lvlText w:val=""/>
      <w:lvlJc w:val="left"/>
      <w:pPr>
        <w:ind w:left="2160" w:hanging="360"/>
      </w:pPr>
      <w:rPr>
        <w:rFonts w:ascii="Wingdings" w:hAnsi="Wingdings" w:hint="default"/>
      </w:rPr>
    </w:lvl>
    <w:lvl w:ilvl="3" w:tplc="B6C41068">
      <w:start w:val="1"/>
      <w:numFmt w:val="bullet"/>
      <w:lvlText w:val=""/>
      <w:lvlJc w:val="left"/>
      <w:pPr>
        <w:ind w:left="2880" w:hanging="360"/>
      </w:pPr>
      <w:rPr>
        <w:rFonts w:ascii="Symbol" w:hAnsi="Symbol" w:hint="default"/>
      </w:rPr>
    </w:lvl>
    <w:lvl w:ilvl="4" w:tplc="B6E03784">
      <w:start w:val="1"/>
      <w:numFmt w:val="bullet"/>
      <w:lvlText w:val="o"/>
      <w:lvlJc w:val="left"/>
      <w:pPr>
        <w:ind w:left="3600" w:hanging="360"/>
      </w:pPr>
      <w:rPr>
        <w:rFonts w:ascii="Courier New" w:hAnsi="Courier New" w:hint="default"/>
      </w:rPr>
    </w:lvl>
    <w:lvl w:ilvl="5" w:tplc="389C3BF8">
      <w:start w:val="1"/>
      <w:numFmt w:val="bullet"/>
      <w:lvlText w:val=""/>
      <w:lvlJc w:val="left"/>
      <w:pPr>
        <w:ind w:left="4320" w:hanging="360"/>
      </w:pPr>
      <w:rPr>
        <w:rFonts w:ascii="Wingdings" w:hAnsi="Wingdings" w:hint="default"/>
      </w:rPr>
    </w:lvl>
    <w:lvl w:ilvl="6" w:tplc="1E2A8FC2">
      <w:start w:val="1"/>
      <w:numFmt w:val="bullet"/>
      <w:lvlText w:val=""/>
      <w:lvlJc w:val="left"/>
      <w:pPr>
        <w:ind w:left="5040" w:hanging="360"/>
      </w:pPr>
      <w:rPr>
        <w:rFonts w:ascii="Symbol" w:hAnsi="Symbol" w:hint="default"/>
      </w:rPr>
    </w:lvl>
    <w:lvl w:ilvl="7" w:tplc="990AB542">
      <w:start w:val="1"/>
      <w:numFmt w:val="bullet"/>
      <w:lvlText w:val="o"/>
      <w:lvlJc w:val="left"/>
      <w:pPr>
        <w:ind w:left="5760" w:hanging="360"/>
      </w:pPr>
      <w:rPr>
        <w:rFonts w:ascii="Courier New" w:hAnsi="Courier New" w:hint="default"/>
      </w:rPr>
    </w:lvl>
    <w:lvl w:ilvl="8" w:tplc="155A5BEA">
      <w:start w:val="1"/>
      <w:numFmt w:val="bullet"/>
      <w:lvlText w:val=""/>
      <w:lvlJc w:val="left"/>
      <w:pPr>
        <w:ind w:left="6480" w:hanging="360"/>
      </w:pPr>
      <w:rPr>
        <w:rFonts w:ascii="Wingdings" w:hAnsi="Wingdings" w:hint="default"/>
      </w:rPr>
    </w:lvl>
  </w:abstractNum>
  <w:abstractNum w:abstractNumId="18" w15:restartNumberingAfterBreak="0">
    <w:nsid w:val="3219FB08"/>
    <w:multiLevelType w:val="hybridMultilevel"/>
    <w:tmpl w:val="4E06C73C"/>
    <w:lvl w:ilvl="0" w:tplc="F74A7F64">
      <w:start w:val="1"/>
      <w:numFmt w:val="bullet"/>
      <w:lvlText w:val=""/>
      <w:lvlJc w:val="left"/>
      <w:pPr>
        <w:ind w:left="720" w:hanging="360"/>
      </w:pPr>
      <w:rPr>
        <w:rFonts w:ascii="Symbol" w:hAnsi="Symbol" w:hint="default"/>
      </w:rPr>
    </w:lvl>
    <w:lvl w:ilvl="1" w:tplc="829AEC50">
      <w:start w:val="1"/>
      <w:numFmt w:val="bullet"/>
      <w:lvlText w:val=""/>
      <w:lvlJc w:val="left"/>
      <w:pPr>
        <w:ind w:left="1440" w:hanging="360"/>
      </w:pPr>
      <w:rPr>
        <w:rFonts w:ascii="Symbol" w:hAnsi="Symbol" w:hint="default"/>
      </w:rPr>
    </w:lvl>
    <w:lvl w:ilvl="2" w:tplc="6706A694">
      <w:start w:val="1"/>
      <w:numFmt w:val="bullet"/>
      <w:lvlText w:val=""/>
      <w:lvlJc w:val="left"/>
      <w:pPr>
        <w:ind w:left="2160" w:hanging="360"/>
      </w:pPr>
      <w:rPr>
        <w:rFonts w:ascii="Wingdings" w:hAnsi="Wingdings" w:hint="default"/>
      </w:rPr>
    </w:lvl>
    <w:lvl w:ilvl="3" w:tplc="2040BD52">
      <w:start w:val="1"/>
      <w:numFmt w:val="bullet"/>
      <w:lvlText w:val=""/>
      <w:lvlJc w:val="left"/>
      <w:pPr>
        <w:ind w:left="2880" w:hanging="360"/>
      </w:pPr>
      <w:rPr>
        <w:rFonts w:ascii="Symbol" w:hAnsi="Symbol" w:hint="default"/>
      </w:rPr>
    </w:lvl>
    <w:lvl w:ilvl="4" w:tplc="7D5A8918">
      <w:start w:val="1"/>
      <w:numFmt w:val="bullet"/>
      <w:lvlText w:val="o"/>
      <w:lvlJc w:val="left"/>
      <w:pPr>
        <w:ind w:left="3600" w:hanging="360"/>
      </w:pPr>
      <w:rPr>
        <w:rFonts w:ascii="Courier New" w:hAnsi="Courier New" w:hint="default"/>
      </w:rPr>
    </w:lvl>
    <w:lvl w:ilvl="5" w:tplc="E3E21BFC">
      <w:start w:val="1"/>
      <w:numFmt w:val="bullet"/>
      <w:lvlText w:val=""/>
      <w:lvlJc w:val="left"/>
      <w:pPr>
        <w:ind w:left="4320" w:hanging="360"/>
      </w:pPr>
      <w:rPr>
        <w:rFonts w:ascii="Wingdings" w:hAnsi="Wingdings" w:hint="default"/>
      </w:rPr>
    </w:lvl>
    <w:lvl w:ilvl="6" w:tplc="00B8FF24">
      <w:start w:val="1"/>
      <w:numFmt w:val="bullet"/>
      <w:lvlText w:val=""/>
      <w:lvlJc w:val="left"/>
      <w:pPr>
        <w:ind w:left="5040" w:hanging="360"/>
      </w:pPr>
      <w:rPr>
        <w:rFonts w:ascii="Symbol" w:hAnsi="Symbol" w:hint="default"/>
      </w:rPr>
    </w:lvl>
    <w:lvl w:ilvl="7" w:tplc="D1DEE916">
      <w:start w:val="1"/>
      <w:numFmt w:val="bullet"/>
      <w:lvlText w:val="o"/>
      <w:lvlJc w:val="left"/>
      <w:pPr>
        <w:ind w:left="5760" w:hanging="360"/>
      </w:pPr>
      <w:rPr>
        <w:rFonts w:ascii="Courier New" w:hAnsi="Courier New" w:hint="default"/>
      </w:rPr>
    </w:lvl>
    <w:lvl w:ilvl="8" w:tplc="8A58D6E8">
      <w:start w:val="1"/>
      <w:numFmt w:val="bullet"/>
      <w:lvlText w:val=""/>
      <w:lvlJc w:val="left"/>
      <w:pPr>
        <w:ind w:left="6480" w:hanging="360"/>
      </w:pPr>
      <w:rPr>
        <w:rFonts w:ascii="Wingdings" w:hAnsi="Wingdings" w:hint="default"/>
      </w:rPr>
    </w:lvl>
  </w:abstractNum>
  <w:abstractNum w:abstractNumId="19" w15:restartNumberingAfterBreak="0">
    <w:nsid w:val="323A2E87"/>
    <w:multiLevelType w:val="hybridMultilevel"/>
    <w:tmpl w:val="807EE710"/>
    <w:lvl w:ilvl="0" w:tplc="CEDEBE80">
      <w:start w:val="1"/>
      <w:numFmt w:val="bullet"/>
      <w:lvlText w:val=""/>
      <w:lvlJc w:val="left"/>
      <w:pPr>
        <w:ind w:left="720" w:hanging="360"/>
      </w:pPr>
      <w:rPr>
        <w:rFonts w:ascii="Symbol" w:hAnsi="Symbol" w:hint="default"/>
      </w:rPr>
    </w:lvl>
    <w:lvl w:ilvl="1" w:tplc="B5946972">
      <w:start w:val="1"/>
      <w:numFmt w:val="bullet"/>
      <w:lvlText w:val=""/>
      <w:lvlJc w:val="left"/>
      <w:pPr>
        <w:ind w:left="1440" w:hanging="360"/>
      </w:pPr>
      <w:rPr>
        <w:rFonts w:ascii="Symbol" w:hAnsi="Symbol" w:hint="default"/>
      </w:rPr>
    </w:lvl>
    <w:lvl w:ilvl="2" w:tplc="C2723746">
      <w:start w:val="1"/>
      <w:numFmt w:val="bullet"/>
      <w:lvlText w:val=""/>
      <w:lvlJc w:val="left"/>
      <w:pPr>
        <w:ind w:left="2160" w:hanging="360"/>
      </w:pPr>
      <w:rPr>
        <w:rFonts w:ascii="Wingdings" w:hAnsi="Wingdings" w:hint="default"/>
      </w:rPr>
    </w:lvl>
    <w:lvl w:ilvl="3" w:tplc="E19CC688">
      <w:start w:val="1"/>
      <w:numFmt w:val="bullet"/>
      <w:lvlText w:val=""/>
      <w:lvlJc w:val="left"/>
      <w:pPr>
        <w:ind w:left="2880" w:hanging="360"/>
      </w:pPr>
      <w:rPr>
        <w:rFonts w:ascii="Symbol" w:hAnsi="Symbol" w:hint="default"/>
      </w:rPr>
    </w:lvl>
    <w:lvl w:ilvl="4" w:tplc="ECFC0D1E">
      <w:start w:val="1"/>
      <w:numFmt w:val="bullet"/>
      <w:lvlText w:val="o"/>
      <w:lvlJc w:val="left"/>
      <w:pPr>
        <w:ind w:left="3600" w:hanging="360"/>
      </w:pPr>
      <w:rPr>
        <w:rFonts w:ascii="Courier New" w:hAnsi="Courier New" w:hint="default"/>
      </w:rPr>
    </w:lvl>
    <w:lvl w:ilvl="5" w:tplc="87DECBBC">
      <w:start w:val="1"/>
      <w:numFmt w:val="bullet"/>
      <w:lvlText w:val=""/>
      <w:lvlJc w:val="left"/>
      <w:pPr>
        <w:ind w:left="4320" w:hanging="360"/>
      </w:pPr>
      <w:rPr>
        <w:rFonts w:ascii="Wingdings" w:hAnsi="Wingdings" w:hint="default"/>
      </w:rPr>
    </w:lvl>
    <w:lvl w:ilvl="6" w:tplc="95D82126">
      <w:start w:val="1"/>
      <w:numFmt w:val="bullet"/>
      <w:lvlText w:val=""/>
      <w:lvlJc w:val="left"/>
      <w:pPr>
        <w:ind w:left="5040" w:hanging="360"/>
      </w:pPr>
      <w:rPr>
        <w:rFonts w:ascii="Symbol" w:hAnsi="Symbol" w:hint="default"/>
      </w:rPr>
    </w:lvl>
    <w:lvl w:ilvl="7" w:tplc="F6BE9D6E">
      <w:start w:val="1"/>
      <w:numFmt w:val="bullet"/>
      <w:lvlText w:val="o"/>
      <w:lvlJc w:val="left"/>
      <w:pPr>
        <w:ind w:left="5760" w:hanging="360"/>
      </w:pPr>
      <w:rPr>
        <w:rFonts w:ascii="Courier New" w:hAnsi="Courier New" w:hint="default"/>
      </w:rPr>
    </w:lvl>
    <w:lvl w:ilvl="8" w:tplc="EE688C8C">
      <w:start w:val="1"/>
      <w:numFmt w:val="bullet"/>
      <w:lvlText w:val=""/>
      <w:lvlJc w:val="left"/>
      <w:pPr>
        <w:ind w:left="6480" w:hanging="360"/>
      </w:pPr>
      <w:rPr>
        <w:rFonts w:ascii="Wingdings" w:hAnsi="Wingdings" w:hint="default"/>
      </w:rPr>
    </w:lvl>
  </w:abstractNum>
  <w:abstractNum w:abstractNumId="20" w15:restartNumberingAfterBreak="0">
    <w:nsid w:val="35F535D6"/>
    <w:multiLevelType w:val="multilevel"/>
    <w:tmpl w:val="0196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D90B79"/>
    <w:multiLevelType w:val="hybridMultilevel"/>
    <w:tmpl w:val="0BBC7930"/>
    <w:lvl w:ilvl="0" w:tplc="A64058A4">
      <w:start w:val="1"/>
      <w:numFmt w:val="bullet"/>
      <w:lvlText w:val=""/>
      <w:lvlJc w:val="left"/>
      <w:pPr>
        <w:ind w:left="720" w:hanging="360"/>
      </w:pPr>
      <w:rPr>
        <w:rFonts w:ascii="Symbol" w:hAnsi="Symbol" w:hint="default"/>
      </w:rPr>
    </w:lvl>
    <w:lvl w:ilvl="1" w:tplc="EF30A662">
      <w:start w:val="1"/>
      <w:numFmt w:val="bullet"/>
      <w:lvlText w:val=""/>
      <w:lvlJc w:val="left"/>
      <w:pPr>
        <w:ind w:left="1440" w:hanging="360"/>
      </w:pPr>
      <w:rPr>
        <w:rFonts w:ascii="Symbol" w:hAnsi="Symbol" w:hint="default"/>
      </w:rPr>
    </w:lvl>
    <w:lvl w:ilvl="2" w:tplc="8B164E6C">
      <w:start w:val="1"/>
      <w:numFmt w:val="bullet"/>
      <w:lvlText w:val=""/>
      <w:lvlJc w:val="left"/>
      <w:pPr>
        <w:ind w:left="2160" w:hanging="360"/>
      </w:pPr>
      <w:rPr>
        <w:rFonts w:ascii="Wingdings" w:hAnsi="Wingdings" w:hint="default"/>
      </w:rPr>
    </w:lvl>
    <w:lvl w:ilvl="3" w:tplc="10ECA9B6">
      <w:start w:val="1"/>
      <w:numFmt w:val="bullet"/>
      <w:lvlText w:val=""/>
      <w:lvlJc w:val="left"/>
      <w:pPr>
        <w:ind w:left="2880" w:hanging="360"/>
      </w:pPr>
      <w:rPr>
        <w:rFonts w:ascii="Symbol" w:hAnsi="Symbol" w:hint="default"/>
      </w:rPr>
    </w:lvl>
    <w:lvl w:ilvl="4" w:tplc="2EE09F22">
      <w:start w:val="1"/>
      <w:numFmt w:val="bullet"/>
      <w:lvlText w:val="o"/>
      <w:lvlJc w:val="left"/>
      <w:pPr>
        <w:ind w:left="3600" w:hanging="360"/>
      </w:pPr>
      <w:rPr>
        <w:rFonts w:ascii="Courier New" w:hAnsi="Courier New" w:hint="default"/>
      </w:rPr>
    </w:lvl>
    <w:lvl w:ilvl="5" w:tplc="81A063A8">
      <w:start w:val="1"/>
      <w:numFmt w:val="bullet"/>
      <w:lvlText w:val=""/>
      <w:lvlJc w:val="left"/>
      <w:pPr>
        <w:ind w:left="4320" w:hanging="360"/>
      </w:pPr>
      <w:rPr>
        <w:rFonts w:ascii="Wingdings" w:hAnsi="Wingdings" w:hint="default"/>
      </w:rPr>
    </w:lvl>
    <w:lvl w:ilvl="6" w:tplc="8674AA52">
      <w:start w:val="1"/>
      <w:numFmt w:val="bullet"/>
      <w:lvlText w:val=""/>
      <w:lvlJc w:val="left"/>
      <w:pPr>
        <w:ind w:left="5040" w:hanging="360"/>
      </w:pPr>
      <w:rPr>
        <w:rFonts w:ascii="Symbol" w:hAnsi="Symbol" w:hint="default"/>
      </w:rPr>
    </w:lvl>
    <w:lvl w:ilvl="7" w:tplc="A4DAE942">
      <w:start w:val="1"/>
      <w:numFmt w:val="bullet"/>
      <w:lvlText w:val="o"/>
      <w:lvlJc w:val="left"/>
      <w:pPr>
        <w:ind w:left="5760" w:hanging="360"/>
      </w:pPr>
      <w:rPr>
        <w:rFonts w:ascii="Courier New" w:hAnsi="Courier New" w:hint="default"/>
      </w:rPr>
    </w:lvl>
    <w:lvl w:ilvl="8" w:tplc="11486234">
      <w:start w:val="1"/>
      <w:numFmt w:val="bullet"/>
      <w:lvlText w:val=""/>
      <w:lvlJc w:val="left"/>
      <w:pPr>
        <w:ind w:left="6480" w:hanging="360"/>
      </w:pPr>
      <w:rPr>
        <w:rFonts w:ascii="Wingdings" w:hAnsi="Wingdings" w:hint="default"/>
      </w:rPr>
    </w:lvl>
  </w:abstractNum>
  <w:abstractNum w:abstractNumId="22" w15:restartNumberingAfterBreak="0">
    <w:nsid w:val="3F4D249D"/>
    <w:multiLevelType w:val="hybridMultilevel"/>
    <w:tmpl w:val="7F322F94"/>
    <w:lvl w:ilvl="0" w:tplc="A3F0BD7C">
      <w:start w:val="1"/>
      <w:numFmt w:val="bullet"/>
      <w:lvlText w:val=""/>
      <w:lvlJc w:val="left"/>
      <w:pPr>
        <w:ind w:left="720" w:hanging="360"/>
      </w:pPr>
      <w:rPr>
        <w:rFonts w:ascii="Symbol" w:hAnsi="Symbol" w:hint="default"/>
      </w:rPr>
    </w:lvl>
    <w:lvl w:ilvl="1" w:tplc="D14E1302">
      <w:start w:val="1"/>
      <w:numFmt w:val="bullet"/>
      <w:lvlText w:val=""/>
      <w:lvlJc w:val="left"/>
      <w:pPr>
        <w:ind w:left="1440" w:hanging="360"/>
      </w:pPr>
      <w:rPr>
        <w:rFonts w:ascii="Symbol" w:hAnsi="Symbol" w:hint="default"/>
      </w:rPr>
    </w:lvl>
    <w:lvl w:ilvl="2" w:tplc="B994F0B2">
      <w:start w:val="1"/>
      <w:numFmt w:val="bullet"/>
      <w:lvlText w:val=""/>
      <w:lvlJc w:val="left"/>
      <w:pPr>
        <w:ind w:left="2160" w:hanging="360"/>
      </w:pPr>
      <w:rPr>
        <w:rFonts w:ascii="Wingdings" w:hAnsi="Wingdings" w:hint="default"/>
      </w:rPr>
    </w:lvl>
    <w:lvl w:ilvl="3" w:tplc="63760E76">
      <w:start w:val="1"/>
      <w:numFmt w:val="bullet"/>
      <w:lvlText w:val=""/>
      <w:lvlJc w:val="left"/>
      <w:pPr>
        <w:ind w:left="2880" w:hanging="360"/>
      </w:pPr>
      <w:rPr>
        <w:rFonts w:ascii="Symbol" w:hAnsi="Symbol" w:hint="default"/>
      </w:rPr>
    </w:lvl>
    <w:lvl w:ilvl="4" w:tplc="38101120">
      <w:start w:val="1"/>
      <w:numFmt w:val="bullet"/>
      <w:lvlText w:val="o"/>
      <w:lvlJc w:val="left"/>
      <w:pPr>
        <w:ind w:left="3600" w:hanging="360"/>
      </w:pPr>
      <w:rPr>
        <w:rFonts w:ascii="Courier New" w:hAnsi="Courier New" w:hint="default"/>
      </w:rPr>
    </w:lvl>
    <w:lvl w:ilvl="5" w:tplc="58B6CE1C">
      <w:start w:val="1"/>
      <w:numFmt w:val="bullet"/>
      <w:lvlText w:val=""/>
      <w:lvlJc w:val="left"/>
      <w:pPr>
        <w:ind w:left="4320" w:hanging="360"/>
      </w:pPr>
      <w:rPr>
        <w:rFonts w:ascii="Wingdings" w:hAnsi="Wingdings" w:hint="default"/>
      </w:rPr>
    </w:lvl>
    <w:lvl w:ilvl="6" w:tplc="C1FA1E28">
      <w:start w:val="1"/>
      <w:numFmt w:val="bullet"/>
      <w:lvlText w:val=""/>
      <w:lvlJc w:val="left"/>
      <w:pPr>
        <w:ind w:left="5040" w:hanging="360"/>
      </w:pPr>
      <w:rPr>
        <w:rFonts w:ascii="Symbol" w:hAnsi="Symbol" w:hint="default"/>
      </w:rPr>
    </w:lvl>
    <w:lvl w:ilvl="7" w:tplc="2EE0C858">
      <w:start w:val="1"/>
      <w:numFmt w:val="bullet"/>
      <w:lvlText w:val="o"/>
      <w:lvlJc w:val="left"/>
      <w:pPr>
        <w:ind w:left="5760" w:hanging="360"/>
      </w:pPr>
      <w:rPr>
        <w:rFonts w:ascii="Courier New" w:hAnsi="Courier New" w:hint="default"/>
      </w:rPr>
    </w:lvl>
    <w:lvl w:ilvl="8" w:tplc="5AC48E38">
      <w:start w:val="1"/>
      <w:numFmt w:val="bullet"/>
      <w:lvlText w:val=""/>
      <w:lvlJc w:val="left"/>
      <w:pPr>
        <w:ind w:left="6480" w:hanging="360"/>
      </w:pPr>
      <w:rPr>
        <w:rFonts w:ascii="Wingdings" w:hAnsi="Wingdings" w:hint="default"/>
      </w:rPr>
    </w:lvl>
  </w:abstractNum>
  <w:abstractNum w:abstractNumId="23" w15:restartNumberingAfterBreak="0">
    <w:nsid w:val="410ED9C4"/>
    <w:multiLevelType w:val="hybridMultilevel"/>
    <w:tmpl w:val="2A880B26"/>
    <w:lvl w:ilvl="0" w:tplc="F9F02582">
      <w:start w:val="1"/>
      <w:numFmt w:val="bullet"/>
      <w:lvlText w:val=""/>
      <w:lvlJc w:val="left"/>
      <w:pPr>
        <w:ind w:left="720" w:hanging="360"/>
      </w:pPr>
      <w:rPr>
        <w:rFonts w:ascii="Symbol" w:hAnsi="Symbol" w:hint="default"/>
      </w:rPr>
    </w:lvl>
    <w:lvl w:ilvl="1" w:tplc="3662B152">
      <w:start w:val="1"/>
      <w:numFmt w:val="bullet"/>
      <w:lvlText w:val=""/>
      <w:lvlJc w:val="left"/>
      <w:pPr>
        <w:ind w:left="1440" w:hanging="360"/>
      </w:pPr>
      <w:rPr>
        <w:rFonts w:ascii="Symbol" w:hAnsi="Symbol" w:hint="default"/>
      </w:rPr>
    </w:lvl>
    <w:lvl w:ilvl="2" w:tplc="031A66D6">
      <w:start w:val="1"/>
      <w:numFmt w:val="bullet"/>
      <w:lvlText w:val=""/>
      <w:lvlJc w:val="left"/>
      <w:pPr>
        <w:ind w:left="2160" w:hanging="360"/>
      </w:pPr>
      <w:rPr>
        <w:rFonts w:ascii="Wingdings" w:hAnsi="Wingdings" w:hint="default"/>
      </w:rPr>
    </w:lvl>
    <w:lvl w:ilvl="3" w:tplc="B61E44F4">
      <w:start w:val="1"/>
      <w:numFmt w:val="bullet"/>
      <w:lvlText w:val=""/>
      <w:lvlJc w:val="left"/>
      <w:pPr>
        <w:ind w:left="2880" w:hanging="360"/>
      </w:pPr>
      <w:rPr>
        <w:rFonts w:ascii="Symbol" w:hAnsi="Symbol" w:hint="default"/>
      </w:rPr>
    </w:lvl>
    <w:lvl w:ilvl="4" w:tplc="C018D1C4">
      <w:start w:val="1"/>
      <w:numFmt w:val="bullet"/>
      <w:lvlText w:val="o"/>
      <w:lvlJc w:val="left"/>
      <w:pPr>
        <w:ind w:left="3600" w:hanging="360"/>
      </w:pPr>
      <w:rPr>
        <w:rFonts w:ascii="Courier New" w:hAnsi="Courier New" w:hint="default"/>
      </w:rPr>
    </w:lvl>
    <w:lvl w:ilvl="5" w:tplc="CAE8ACFC">
      <w:start w:val="1"/>
      <w:numFmt w:val="bullet"/>
      <w:lvlText w:val=""/>
      <w:lvlJc w:val="left"/>
      <w:pPr>
        <w:ind w:left="4320" w:hanging="360"/>
      </w:pPr>
      <w:rPr>
        <w:rFonts w:ascii="Wingdings" w:hAnsi="Wingdings" w:hint="default"/>
      </w:rPr>
    </w:lvl>
    <w:lvl w:ilvl="6" w:tplc="DF24EC80">
      <w:start w:val="1"/>
      <w:numFmt w:val="bullet"/>
      <w:lvlText w:val=""/>
      <w:lvlJc w:val="left"/>
      <w:pPr>
        <w:ind w:left="5040" w:hanging="360"/>
      </w:pPr>
      <w:rPr>
        <w:rFonts w:ascii="Symbol" w:hAnsi="Symbol" w:hint="default"/>
      </w:rPr>
    </w:lvl>
    <w:lvl w:ilvl="7" w:tplc="A5CAC3D4">
      <w:start w:val="1"/>
      <w:numFmt w:val="bullet"/>
      <w:lvlText w:val="o"/>
      <w:lvlJc w:val="left"/>
      <w:pPr>
        <w:ind w:left="5760" w:hanging="360"/>
      </w:pPr>
      <w:rPr>
        <w:rFonts w:ascii="Courier New" w:hAnsi="Courier New" w:hint="default"/>
      </w:rPr>
    </w:lvl>
    <w:lvl w:ilvl="8" w:tplc="4F2CA176">
      <w:start w:val="1"/>
      <w:numFmt w:val="bullet"/>
      <w:lvlText w:val=""/>
      <w:lvlJc w:val="left"/>
      <w:pPr>
        <w:ind w:left="6480" w:hanging="360"/>
      </w:pPr>
      <w:rPr>
        <w:rFonts w:ascii="Wingdings" w:hAnsi="Wingdings" w:hint="default"/>
      </w:rPr>
    </w:lvl>
  </w:abstractNum>
  <w:abstractNum w:abstractNumId="24" w15:restartNumberingAfterBreak="0">
    <w:nsid w:val="41C8200B"/>
    <w:multiLevelType w:val="hybridMultilevel"/>
    <w:tmpl w:val="FFFFFFFF"/>
    <w:lvl w:ilvl="0" w:tplc="9976D93C">
      <w:start w:val="1"/>
      <w:numFmt w:val="bullet"/>
      <w:lvlText w:val=""/>
      <w:lvlJc w:val="left"/>
      <w:pPr>
        <w:ind w:left="720" w:hanging="360"/>
      </w:pPr>
      <w:rPr>
        <w:rFonts w:ascii="Symbol" w:hAnsi="Symbol" w:hint="default"/>
      </w:rPr>
    </w:lvl>
    <w:lvl w:ilvl="1" w:tplc="7AEE6CEC">
      <w:start w:val="1"/>
      <w:numFmt w:val="bullet"/>
      <w:lvlText w:val="o"/>
      <w:lvlJc w:val="left"/>
      <w:pPr>
        <w:ind w:left="1440" w:hanging="360"/>
      </w:pPr>
      <w:rPr>
        <w:rFonts w:ascii="Courier New" w:hAnsi="Courier New" w:hint="default"/>
      </w:rPr>
    </w:lvl>
    <w:lvl w:ilvl="2" w:tplc="0D0C0C14">
      <w:start w:val="1"/>
      <w:numFmt w:val="bullet"/>
      <w:lvlText w:val=""/>
      <w:lvlJc w:val="left"/>
      <w:pPr>
        <w:ind w:left="2160" w:hanging="360"/>
      </w:pPr>
      <w:rPr>
        <w:rFonts w:ascii="Wingdings" w:hAnsi="Wingdings" w:hint="default"/>
      </w:rPr>
    </w:lvl>
    <w:lvl w:ilvl="3" w:tplc="A49EE1AC">
      <w:start w:val="1"/>
      <w:numFmt w:val="bullet"/>
      <w:lvlText w:val=""/>
      <w:lvlJc w:val="left"/>
      <w:pPr>
        <w:ind w:left="2880" w:hanging="360"/>
      </w:pPr>
      <w:rPr>
        <w:rFonts w:ascii="Symbol" w:hAnsi="Symbol" w:hint="default"/>
      </w:rPr>
    </w:lvl>
    <w:lvl w:ilvl="4" w:tplc="3F9A6C16">
      <w:start w:val="1"/>
      <w:numFmt w:val="bullet"/>
      <w:lvlText w:val="o"/>
      <w:lvlJc w:val="left"/>
      <w:pPr>
        <w:ind w:left="3600" w:hanging="360"/>
      </w:pPr>
      <w:rPr>
        <w:rFonts w:ascii="Courier New" w:hAnsi="Courier New" w:hint="default"/>
      </w:rPr>
    </w:lvl>
    <w:lvl w:ilvl="5" w:tplc="EBDC022C">
      <w:start w:val="1"/>
      <w:numFmt w:val="bullet"/>
      <w:lvlText w:val=""/>
      <w:lvlJc w:val="left"/>
      <w:pPr>
        <w:ind w:left="4320" w:hanging="360"/>
      </w:pPr>
      <w:rPr>
        <w:rFonts w:ascii="Wingdings" w:hAnsi="Wingdings" w:hint="default"/>
      </w:rPr>
    </w:lvl>
    <w:lvl w:ilvl="6" w:tplc="BF78D368">
      <w:start w:val="1"/>
      <w:numFmt w:val="bullet"/>
      <w:lvlText w:val=""/>
      <w:lvlJc w:val="left"/>
      <w:pPr>
        <w:ind w:left="5040" w:hanging="360"/>
      </w:pPr>
      <w:rPr>
        <w:rFonts w:ascii="Symbol" w:hAnsi="Symbol" w:hint="default"/>
      </w:rPr>
    </w:lvl>
    <w:lvl w:ilvl="7" w:tplc="B5B8FA4E">
      <w:start w:val="1"/>
      <w:numFmt w:val="bullet"/>
      <w:lvlText w:val="o"/>
      <w:lvlJc w:val="left"/>
      <w:pPr>
        <w:ind w:left="5760" w:hanging="360"/>
      </w:pPr>
      <w:rPr>
        <w:rFonts w:ascii="Courier New" w:hAnsi="Courier New" w:hint="default"/>
      </w:rPr>
    </w:lvl>
    <w:lvl w:ilvl="8" w:tplc="0A8CF966">
      <w:start w:val="1"/>
      <w:numFmt w:val="bullet"/>
      <w:lvlText w:val=""/>
      <w:lvlJc w:val="left"/>
      <w:pPr>
        <w:ind w:left="6480" w:hanging="360"/>
      </w:pPr>
      <w:rPr>
        <w:rFonts w:ascii="Wingdings" w:hAnsi="Wingdings" w:hint="default"/>
      </w:rPr>
    </w:lvl>
  </w:abstractNum>
  <w:abstractNum w:abstractNumId="25" w15:restartNumberingAfterBreak="0">
    <w:nsid w:val="4831EE1A"/>
    <w:multiLevelType w:val="hybridMultilevel"/>
    <w:tmpl w:val="47528846"/>
    <w:lvl w:ilvl="0" w:tplc="642A3216">
      <w:start w:val="1"/>
      <w:numFmt w:val="bullet"/>
      <w:lvlText w:val=""/>
      <w:lvlJc w:val="left"/>
      <w:pPr>
        <w:ind w:left="720" w:hanging="360"/>
      </w:pPr>
      <w:rPr>
        <w:rFonts w:ascii="Symbol" w:hAnsi="Symbol" w:hint="default"/>
      </w:rPr>
    </w:lvl>
    <w:lvl w:ilvl="1" w:tplc="CE7E443A">
      <w:start w:val="1"/>
      <w:numFmt w:val="bullet"/>
      <w:lvlText w:val=""/>
      <w:lvlJc w:val="left"/>
      <w:pPr>
        <w:ind w:left="1440" w:hanging="360"/>
      </w:pPr>
      <w:rPr>
        <w:rFonts w:ascii="Symbol" w:hAnsi="Symbol" w:hint="default"/>
      </w:rPr>
    </w:lvl>
    <w:lvl w:ilvl="2" w:tplc="B7026BF0">
      <w:start w:val="1"/>
      <w:numFmt w:val="bullet"/>
      <w:lvlText w:val=""/>
      <w:lvlJc w:val="left"/>
      <w:pPr>
        <w:ind w:left="2160" w:hanging="360"/>
      </w:pPr>
      <w:rPr>
        <w:rFonts w:ascii="Wingdings" w:hAnsi="Wingdings" w:hint="default"/>
      </w:rPr>
    </w:lvl>
    <w:lvl w:ilvl="3" w:tplc="78CEDC66">
      <w:start w:val="1"/>
      <w:numFmt w:val="bullet"/>
      <w:lvlText w:val=""/>
      <w:lvlJc w:val="left"/>
      <w:pPr>
        <w:ind w:left="2880" w:hanging="360"/>
      </w:pPr>
      <w:rPr>
        <w:rFonts w:ascii="Symbol" w:hAnsi="Symbol" w:hint="default"/>
      </w:rPr>
    </w:lvl>
    <w:lvl w:ilvl="4" w:tplc="C8C260A2">
      <w:start w:val="1"/>
      <w:numFmt w:val="bullet"/>
      <w:lvlText w:val="o"/>
      <w:lvlJc w:val="left"/>
      <w:pPr>
        <w:ind w:left="3600" w:hanging="360"/>
      </w:pPr>
      <w:rPr>
        <w:rFonts w:ascii="Courier New" w:hAnsi="Courier New" w:hint="default"/>
      </w:rPr>
    </w:lvl>
    <w:lvl w:ilvl="5" w:tplc="7EE6B892">
      <w:start w:val="1"/>
      <w:numFmt w:val="bullet"/>
      <w:lvlText w:val=""/>
      <w:lvlJc w:val="left"/>
      <w:pPr>
        <w:ind w:left="4320" w:hanging="360"/>
      </w:pPr>
      <w:rPr>
        <w:rFonts w:ascii="Wingdings" w:hAnsi="Wingdings" w:hint="default"/>
      </w:rPr>
    </w:lvl>
    <w:lvl w:ilvl="6" w:tplc="4E1ACF48">
      <w:start w:val="1"/>
      <w:numFmt w:val="bullet"/>
      <w:lvlText w:val=""/>
      <w:lvlJc w:val="left"/>
      <w:pPr>
        <w:ind w:left="5040" w:hanging="360"/>
      </w:pPr>
      <w:rPr>
        <w:rFonts w:ascii="Symbol" w:hAnsi="Symbol" w:hint="default"/>
      </w:rPr>
    </w:lvl>
    <w:lvl w:ilvl="7" w:tplc="9F20205C">
      <w:start w:val="1"/>
      <w:numFmt w:val="bullet"/>
      <w:lvlText w:val="o"/>
      <w:lvlJc w:val="left"/>
      <w:pPr>
        <w:ind w:left="5760" w:hanging="360"/>
      </w:pPr>
      <w:rPr>
        <w:rFonts w:ascii="Courier New" w:hAnsi="Courier New" w:hint="default"/>
      </w:rPr>
    </w:lvl>
    <w:lvl w:ilvl="8" w:tplc="E16EC9AC">
      <w:start w:val="1"/>
      <w:numFmt w:val="bullet"/>
      <w:lvlText w:val=""/>
      <w:lvlJc w:val="left"/>
      <w:pPr>
        <w:ind w:left="6480" w:hanging="360"/>
      </w:pPr>
      <w:rPr>
        <w:rFonts w:ascii="Wingdings" w:hAnsi="Wingdings" w:hint="default"/>
      </w:rPr>
    </w:lvl>
  </w:abstractNum>
  <w:abstractNum w:abstractNumId="26" w15:restartNumberingAfterBreak="0">
    <w:nsid w:val="4B206FDA"/>
    <w:multiLevelType w:val="hybridMultilevel"/>
    <w:tmpl w:val="05E8EE82"/>
    <w:lvl w:ilvl="0" w:tplc="7A0A620C">
      <w:start w:val="1"/>
      <w:numFmt w:val="bullet"/>
      <w:lvlText w:val=""/>
      <w:lvlJc w:val="left"/>
      <w:pPr>
        <w:ind w:left="720" w:hanging="360"/>
      </w:pPr>
      <w:rPr>
        <w:rFonts w:ascii="Symbol" w:hAnsi="Symbol" w:hint="default"/>
      </w:rPr>
    </w:lvl>
    <w:lvl w:ilvl="1" w:tplc="D0E2EB5E">
      <w:start w:val="1"/>
      <w:numFmt w:val="bullet"/>
      <w:lvlText w:val=""/>
      <w:lvlJc w:val="left"/>
      <w:pPr>
        <w:ind w:left="1440" w:hanging="360"/>
      </w:pPr>
      <w:rPr>
        <w:rFonts w:ascii="Symbol" w:hAnsi="Symbol" w:hint="default"/>
      </w:rPr>
    </w:lvl>
    <w:lvl w:ilvl="2" w:tplc="07F46004">
      <w:start w:val="1"/>
      <w:numFmt w:val="bullet"/>
      <w:lvlText w:val=""/>
      <w:lvlJc w:val="left"/>
      <w:pPr>
        <w:ind w:left="2160" w:hanging="360"/>
      </w:pPr>
      <w:rPr>
        <w:rFonts w:ascii="Wingdings" w:hAnsi="Wingdings" w:hint="default"/>
      </w:rPr>
    </w:lvl>
    <w:lvl w:ilvl="3" w:tplc="FCBED33E">
      <w:start w:val="1"/>
      <w:numFmt w:val="bullet"/>
      <w:lvlText w:val=""/>
      <w:lvlJc w:val="left"/>
      <w:pPr>
        <w:ind w:left="2880" w:hanging="360"/>
      </w:pPr>
      <w:rPr>
        <w:rFonts w:ascii="Symbol" w:hAnsi="Symbol" w:hint="default"/>
      </w:rPr>
    </w:lvl>
    <w:lvl w:ilvl="4" w:tplc="9952842C">
      <w:start w:val="1"/>
      <w:numFmt w:val="bullet"/>
      <w:lvlText w:val="o"/>
      <w:lvlJc w:val="left"/>
      <w:pPr>
        <w:ind w:left="3600" w:hanging="360"/>
      </w:pPr>
      <w:rPr>
        <w:rFonts w:ascii="Courier New" w:hAnsi="Courier New" w:hint="default"/>
      </w:rPr>
    </w:lvl>
    <w:lvl w:ilvl="5" w:tplc="314C8612">
      <w:start w:val="1"/>
      <w:numFmt w:val="bullet"/>
      <w:lvlText w:val=""/>
      <w:lvlJc w:val="left"/>
      <w:pPr>
        <w:ind w:left="4320" w:hanging="360"/>
      </w:pPr>
      <w:rPr>
        <w:rFonts w:ascii="Wingdings" w:hAnsi="Wingdings" w:hint="default"/>
      </w:rPr>
    </w:lvl>
    <w:lvl w:ilvl="6" w:tplc="D8EC6058">
      <w:start w:val="1"/>
      <w:numFmt w:val="bullet"/>
      <w:lvlText w:val=""/>
      <w:lvlJc w:val="left"/>
      <w:pPr>
        <w:ind w:left="5040" w:hanging="360"/>
      </w:pPr>
      <w:rPr>
        <w:rFonts w:ascii="Symbol" w:hAnsi="Symbol" w:hint="default"/>
      </w:rPr>
    </w:lvl>
    <w:lvl w:ilvl="7" w:tplc="7570E5E2">
      <w:start w:val="1"/>
      <w:numFmt w:val="bullet"/>
      <w:lvlText w:val="o"/>
      <w:lvlJc w:val="left"/>
      <w:pPr>
        <w:ind w:left="5760" w:hanging="360"/>
      </w:pPr>
      <w:rPr>
        <w:rFonts w:ascii="Courier New" w:hAnsi="Courier New" w:hint="default"/>
      </w:rPr>
    </w:lvl>
    <w:lvl w:ilvl="8" w:tplc="C0726466">
      <w:start w:val="1"/>
      <w:numFmt w:val="bullet"/>
      <w:lvlText w:val=""/>
      <w:lvlJc w:val="left"/>
      <w:pPr>
        <w:ind w:left="6480" w:hanging="360"/>
      </w:pPr>
      <w:rPr>
        <w:rFonts w:ascii="Wingdings" w:hAnsi="Wingdings" w:hint="default"/>
      </w:rPr>
    </w:lvl>
  </w:abstractNum>
  <w:abstractNum w:abstractNumId="27" w15:restartNumberingAfterBreak="0">
    <w:nsid w:val="50D30531"/>
    <w:multiLevelType w:val="multilevel"/>
    <w:tmpl w:val="B6F2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5B9916"/>
    <w:multiLevelType w:val="hybridMultilevel"/>
    <w:tmpl w:val="6604040A"/>
    <w:lvl w:ilvl="0" w:tplc="76DA0C06">
      <w:start w:val="1"/>
      <w:numFmt w:val="bullet"/>
      <w:lvlText w:val=""/>
      <w:lvlJc w:val="left"/>
      <w:pPr>
        <w:ind w:left="720" w:hanging="360"/>
      </w:pPr>
      <w:rPr>
        <w:rFonts w:ascii="Symbol" w:hAnsi="Symbol" w:hint="default"/>
      </w:rPr>
    </w:lvl>
    <w:lvl w:ilvl="1" w:tplc="7EF60D70">
      <w:start w:val="1"/>
      <w:numFmt w:val="bullet"/>
      <w:lvlText w:val=""/>
      <w:lvlJc w:val="left"/>
      <w:pPr>
        <w:ind w:left="1440" w:hanging="360"/>
      </w:pPr>
      <w:rPr>
        <w:rFonts w:ascii="Symbol" w:hAnsi="Symbol" w:hint="default"/>
      </w:rPr>
    </w:lvl>
    <w:lvl w:ilvl="2" w:tplc="E542AC70">
      <w:start w:val="1"/>
      <w:numFmt w:val="bullet"/>
      <w:lvlText w:val=""/>
      <w:lvlJc w:val="left"/>
      <w:pPr>
        <w:ind w:left="2160" w:hanging="360"/>
      </w:pPr>
      <w:rPr>
        <w:rFonts w:ascii="Wingdings" w:hAnsi="Wingdings" w:hint="default"/>
      </w:rPr>
    </w:lvl>
    <w:lvl w:ilvl="3" w:tplc="B4B4C9B4">
      <w:start w:val="1"/>
      <w:numFmt w:val="bullet"/>
      <w:lvlText w:val=""/>
      <w:lvlJc w:val="left"/>
      <w:pPr>
        <w:ind w:left="2880" w:hanging="360"/>
      </w:pPr>
      <w:rPr>
        <w:rFonts w:ascii="Symbol" w:hAnsi="Symbol" w:hint="default"/>
      </w:rPr>
    </w:lvl>
    <w:lvl w:ilvl="4" w:tplc="74EE6CA4">
      <w:start w:val="1"/>
      <w:numFmt w:val="bullet"/>
      <w:lvlText w:val="o"/>
      <w:lvlJc w:val="left"/>
      <w:pPr>
        <w:ind w:left="3600" w:hanging="360"/>
      </w:pPr>
      <w:rPr>
        <w:rFonts w:ascii="Courier New" w:hAnsi="Courier New" w:hint="default"/>
      </w:rPr>
    </w:lvl>
    <w:lvl w:ilvl="5" w:tplc="6680DA2C">
      <w:start w:val="1"/>
      <w:numFmt w:val="bullet"/>
      <w:lvlText w:val=""/>
      <w:lvlJc w:val="left"/>
      <w:pPr>
        <w:ind w:left="4320" w:hanging="360"/>
      </w:pPr>
      <w:rPr>
        <w:rFonts w:ascii="Wingdings" w:hAnsi="Wingdings" w:hint="default"/>
      </w:rPr>
    </w:lvl>
    <w:lvl w:ilvl="6" w:tplc="8818A2DC">
      <w:start w:val="1"/>
      <w:numFmt w:val="bullet"/>
      <w:lvlText w:val=""/>
      <w:lvlJc w:val="left"/>
      <w:pPr>
        <w:ind w:left="5040" w:hanging="360"/>
      </w:pPr>
      <w:rPr>
        <w:rFonts w:ascii="Symbol" w:hAnsi="Symbol" w:hint="default"/>
      </w:rPr>
    </w:lvl>
    <w:lvl w:ilvl="7" w:tplc="47B8B1EA">
      <w:start w:val="1"/>
      <w:numFmt w:val="bullet"/>
      <w:lvlText w:val="o"/>
      <w:lvlJc w:val="left"/>
      <w:pPr>
        <w:ind w:left="5760" w:hanging="360"/>
      </w:pPr>
      <w:rPr>
        <w:rFonts w:ascii="Courier New" w:hAnsi="Courier New" w:hint="default"/>
      </w:rPr>
    </w:lvl>
    <w:lvl w:ilvl="8" w:tplc="0902065C">
      <w:start w:val="1"/>
      <w:numFmt w:val="bullet"/>
      <w:lvlText w:val=""/>
      <w:lvlJc w:val="left"/>
      <w:pPr>
        <w:ind w:left="6480" w:hanging="360"/>
      </w:pPr>
      <w:rPr>
        <w:rFonts w:ascii="Wingdings" w:hAnsi="Wingdings" w:hint="default"/>
      </w:rPr>
    </w:lvl>
  </w:abstractNum>
  <w:abstractNum w:abstractNumId="29" w15:restartNumberingAfterBreak="0">
    <w:nsid w:val="59956531"/>
    <w:multiLevelType w:val="multilevel"/>
    <w:tmpl w:val="C70C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E07A03"/>
    <w:multiLevelType w:val="hybridMultilevel"/>
    <w:tmpl w:val="5BFAFF92"/>
    <w:lvl w:ilvl="0" w:tplc="1E1808E4">
      <w:start w:val="1"/>
      <w:numFmt w:val="bullet"/>
      <w:lvlText w:val=""/>
      <w:lvlJc w:val="left"/>
      <w:pPr>
        <w:ind w:left="720" w:hanging="360"/>
      </w:pPr>
      <w:rPr>
        <w:rFonts w:ascii="Symbol" w:hAnsi="Symbol" w:hint="default"/>
      </w:rPr>
    </w:lvl>
    <w:lvl w:ilvl="1" w:tplc="7606404E">
      <w:start w:val="1"/>
      <w:numFmt w:val="bullet"/>
      <w:lvlText w:val=""/>
      <w:lvlJc w:val="left"/>
      <w:pPr>
        <w:ind w:left="1440" w:hanging="360"/>
      </w:pPr>
      <w:rPr>
        <w:rFonts w:ascii="Symbol" w:hAnsi="Symbol" w:hint="default"/>
      </w:rPr>
    </w:lvl>
    <w:lvl w:ilvl="2" w:tplc="70AAC730">
      <w:start w:val="1"/>
      <w:numFmt w:val="bullet"/>
      <w:lvlText w:val=""/>
      <w:lvlJc w:val="left"/>
      <w:pPr>
        <w:ind w:left="2160" w:hanging="360"/>
      </w:pPr>
      <w:rPr>
        <w:rFonts w:ascii="Wingdings" w:hAnsi="Wingdings" w:hint="default"/>
      </w:rPr>
    </w:lvl>
    <w:lvl w:ilvl="3" w:tplc="3766BC20">
      <w:start w:val="1"/>
      <w:numFmt w:val="bullet"/>
      <w:lvlText w:val=""/>
      <w:lvlJc w:val="left"/>
      <w:pPr>
        <w:ind w:left="2880" w:hanging="360"/>
      </w:pPr>
      <w:rPr>
        <w:rFonts w:ascii="Symbol" w:hAnsi="Symbol" w:hint="default"/>
      </w:rPr>
    </w:lvl>
    <w:lvl w:ilvl="4" w:tplc="D23E3074">
      <w:start w:val="1"/>
      <w:numFmt w:val="bullet"/>
      <w:lvlText w:val="o"/>
      <w:lvlJc w:val="left"/>
      <w:pPr>
        <w:ind w:left="3600" w:hanging="360"/>
      </w:pPr>
      <w:rPr>
        <w:rFonts w:ascii="Courier New" w:hAnsi="Courier New" w:hint="default"/>
      </w:rPr>
    </w:lvl>
    <w:lvl w:ilvl="5" w:tplc="3764618A">
      <w:start w:val="1"/>
      <w:numFmt w:val="bullet"/>
      <w:lvlText w:val=""/>
      <w:lvlJc w:val="left"/>
      <w:pPr>
        <w:ind w:left="4320" w:hanging="360"/>
      </w:pPr>
      <w:rPr>
        <w:rFonts w:ascii="Wingdings" w:hAnsi="Wingdings" w:hint="default"/>
      </w:rPr>
    </w:lvl>
    <w:lvl w:ilvl="6" w:tplc="428442E2">
      <w:start w:val="1"/>
      <w:numFmt w:val="bullet"/>
      <w:lvlText w:val=""/>
      <w:lvlJc w:val="left"/>
      <w:pPr>
        <w:ind w:left="5040" w:hanging="360"/>
      </w:pPr>
      <w:rPr>
        <w:rFonts w:ascii="Symbol" w:hAnsi="Symbol" w:hint="default"/>
      </w:rPr>
    </w:lvl>
    <w:lvl w:ilvl="7" w:tplc="2654D326">
      <w:start w:val="1"/>
      <w:numFmt w:val="bullet"/>
      <w:lvlText w:val="o"/>
      <w:lvlJc w:val="left"/>
      <w:pPr>
        <w:ind w:left="5760" w:hanging="360"/>
      </w:pPr>
      <w:rPr>
        <w:rFonts w:ascii="Courier New" w:hAnsi="Courier New" w:hint="default"/>
      </w:rPr>
    </w:lvl>
    <w:lvl w:ilvl="8" w:tplc="F5E6FAE4">
      <w:start w:val="1"/>
      <w:numFmt w:val="bullet"/>
      <w:lvlText w:val=""/>
      <w:lvlJc w:val="left"/>
      <w:pPr>
        <w:ind w:left="6480" w:hanging="360"/>
      </w:pPr>
      <w:rPr>
        <w:rFonts w:ascii="Wingdings" w:hAnsi="Wingdings" w:hint="default"/>
      </w:rPr>
    </w:lvl>
  </w:abstractNum>
  <w:abstractNum w:abstractNumId="31" w15:restartNumberingAfterBreak="0">
    <w:nsid w:val="60E61B3D"/>
    <w:multiLevelType w:val="multilevel"/>
    <w:tmpl w:val="6932F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8D6F9D"/>
    <w:multiLevelType w:val="hybridMultilevel"/>
    <w:tmpl w:val="E72C0E16"/>
    <w:lvl w:ilvl="0" w:tplc="D91EE5C0">
      <w:start w:val="1"/>
      <w:numFmt w:val="bullet"/>
      <w:lvlText w:val=""/>
      <w:lvlJc w:val="left"/>
      <w:pPr>
        <w:ind w:left="720" w:hanging="360"/>
      </w:pPr>
      <w:rPr>
        <w:rFonts w:ascii="Symbol" w:hAnsi="Symbol" w:hint="default"/>
      </w:rPr>
    </w:lvl>
    <w:lvl w:ilvl="1" w:tplc="80747986">
      <w:start w:val="1"/>
      <w:numFmt w:val="bullet"/>
      <w:lvlText w:val=""/>
      <w:lvlJc w:val="left"/>
      <w:pPr>
        <w:ind w:left="1440" w:hanging="360"/>
      </w:pPr>
      <w:rPr>
        <w:rFonts w:ascii="Symbol" w:hAnsi="Symbol" w:hint="default"/>
      </w:rPr>
    </w:lvl>
    <w:lvl w:ilvl="2" w:tplc="A36AC4D0">
      <w:start w:val="1"/>
      <w:numFmt w:val="bullet"/>
      <w:lvlText w:val=""/>
      <w:lvlJc w:val="left"/>
      <w:pPr>
        <w:ind w:left="2160" w:hanging="360"/>
      </w:pPr>
      <w:rPr>
        <w:rFonts w:ascii="Wingdings" w:hAnsi="Wingdings" w:hint="default"/>
      </w:rPr>
    </w:lvl>
    <w:lvl w:ilvl="3" w:tplc="F440C5FC">
      <w:start w:val="1"/>
      <w:numFmt w:val="bullet"/>
      <w:lvlText w:val=""/>
      <w:lvlJc w:val="left"/>
      <w:pPr>
        <w:ind w:left="2880" w:hanging="360"/>
      </w:pPr>
      <w:rPr>
        <w:rFonts w:ascii="Symbol" w:hAnsi="Symbol" w:hint="default"/>
      </w:rPr>
    </w:lvl>
    <w:lvl w:ilvl="4" w:tplc="0DBA04EC">
      <w:start w:val="1"/>
      <w:numFmt w:val="bullet"/>
      <w:lvlText w:val="o"/>
      <w:lvlJc w:val="left"/>
      <w:pPr>
        <w:ind w:left="3600" w:hanging="360"/>
      </w:pPr>
      <w:rPr>
        <w:rFonts w:ascii="Courier New" w:hAnsi="Courier New" w:hint="default"/>
      </w:rPr>
    </w:lvl>
    <w:lvl w:ilvl="5" w:tplc="4C5832CE">
      <w:start w:val="1"/>
      <w:numFmt w:val="bullet"/>
      <w:lvlText w:val=""/>
      <w:lvlJc w:val="left"/>
      <w:pPr>
        <w:ind w:left="4320" w:hanging="360"/>
      </w:pPr>
      <w:rPr>
        <w:rFonts w:ascii="Wingdings" w:hAnsi="Wingdings" w:hint="default"/>
      </w:rPr>
    </w:lvl>
    <w:lvl w:ilvl="6" w:tplc="5328B118">
      <w:start w:val="1"/>
      <w:numFmt w:val="bullet"/>
      <w:lvlText w:val=""/>
      <w:lvlJc w:val="left"/>
      <w:pPr>
        <w:ind w:left="5040" w:hanging="360"/>
      </w:pPr>
      <w:rPr>
        <w:rFonts w:ascii="Symbol" w:hAnsi="Symbol" w:hint="default"/>
      </w:rPr>
    </w:lvl>
    <w:lvl w:ilvl="7" w:tplc="77104220">
      <w:start w:val="1"/>
      <w:numFmt w:val="bullet"/>
      <w:lvlText w:val="o"/>
      <w:lvlJc w:val="left"/>
      <w:pPr>
        <w:ind w:left="5760" w:hanging="360"/>
      </w:pPr>
      <w:rPr>
        <w:rFonts w:ascii="Courier New" w:hAnsi="Courier New" w:hint="default"/>
      </w:rPr>
    </w:lvl>
    <w:lvl w:ilvl="8" w:tplc="1C787422">
      <w:start w:val="1"/>
      <w:numFmt w:val="bullet"/>
      <w:lvlText w:val=""/>
      <w:lvlJc w:val="left"/>
      <w:pPr>
        <w:ind w:left="6480" w:hanging="360"/>
      </w:pPr>
      <w:rPr>
        <w:rFonts w:ascii="Wingdings" w:hAnsi="Wingdings" w:hint="default"/>
      </w:rPr>
    </w:lvl>
  </w:abstractNum>
  <w:abstractNum w:abstractNumId="33" w15:restartNumberingAfterBreak="0">
    <w:nsid w:val="650D6B74"/>
    <w:multiLevelType w:val="multilevel"/>
    <w:tmpl w:val="25DA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73C3CD"/>
    <w:multiLevelType w:val="hybridMultilevel"/>
    <w:tmpl w:val="A454C4A0"/>
    <w:lvl w:ilvl="0" w:tplc="D9F8BB4C">
      <w:start w:val="1"/>
      <w:numFmt w:val="bullet"/>
      <w:lvlText w:val=""/>
      <w:lvlJc w:val="left"/>
      <w:pPr>
        <w:ind w:left="720" w:hanging="360"/>
      </w:pPr>
      <w:rPr>
        <w:rFonts w:ascii="Symbol" w:hAnsi="Symbol" w:hint="default"/>
      </w:rPr>
    </w:lvl>
    <w:lvl w:ilvl="1" w:tplc="D5188ABE">
      <w:start w:val="1"/>
      <w:numFmt w:val="bullet"/>
      <w:lvlText w:val=""/>
      <w:lvlJc w:val="left"/>
      <w:pPr>
        <w:ind w:left="1440" w:hanging="360"/>
      </w:pPr>
      <w:rPr>
        <w:rFonts w:ascii="Symbol" w:hAnsi="Symbol" w:hint="default"/>
      </w:rPr>
    </w:lvl>
    <w:lvl w:ilvl="2" w:tplc="1EB45766">
      <w:start w:val="1"/>
      <w:numFmt w:val="bullet"/>
      <w:lvlText w:val=""/>
      <w:lvlJc w:val="left"/>
      <w:pPr>
        <w:ind w:left="2160" w:hanging="360"/>
      </w:pPr>
      <w:rPr>
        <w:rFonts w:ascii="Wingdings" w:hAnsi="Wingdings" w:hint="default"/>
      </w:rPr>
    </w:lvl>
    <w:lvl w:ilvl="3" w:tplc="79CCFDA2">
      <w:start w:val="1"/>
      <w:numFmt w:val="bullet"/>
      <w:lvlText w:val=""/>
      <w:lvlJc w:val="left"/>
      <w:pPr>
        <w:ind w:left="2880" w:hanging="360"/>
      </w:pPr>
      <w:rPr>
        <w:rFonts w:ascii="Symbol" w:hAnsi="Symbol" w:hint="default"/>
      </w:rPr>
    </w:lvl>
    <w:lvl w:ilvl="4" w:tplc="DB3E5F8E">
      <w:start w:val="1"/>
      <w:numFmt w:val="bullet"/>
      <w:lvlText w:val="o"/>
      <w:lvlJc w:val="left"/>
      <w:pPr>
        <w:ind w:left="3600" w:hanging="360"/>
      </w:pPr>
      <w:rPr>
        <w:rFonts w:ascii="Courier New" w:hAnsi="Courier New" w:hint="default"/>
      </w:rPr>
    </w:lvl>
    <w:lvl w:ilvl="5" w:tplc="5C8AA798">
      <w:start w:val="1"/>
      <w:numFmt w:val="bullet"/>
      <w:lvlText w:val=""/>
      <w:lvlJc w:val="left"/>
      <w:pPr>
        <w:ind w:left="4320" w:hanging="360"/>
      </w:pPr>
      <w:rPr>
        <w:rFonts w:ascii="Wingdings" w:hAnsi="Wingdings" w:hint="default"/>
      </w:rPr>
    </w:lvl>
    <w:lvl w:ilvl="6" w:tplc="EB1C331C">
      <w:start w:val="1"/>
      <w:numFmt w:val="bullet"/>
      <w:lvlText w:val=""/>
      <w:lvlJc w:val="left"/>
      <w:pPr>
        <w:ind w:left="5040" w:hanging="360"/>
      </w:pPr>
      <w:rPr>
        <w:rFonts w:ascii="Symbol" w:hAnsi="Symbol" w:hint="default"/>
      </w:rPr>
    </w:lvl>
    <w:lvl w:ilvl="7" w:tplc="47BA20B4">
      <w:start w:val="1"/>
      <w:numFmt w:val="bullet"/>
      <w:lvlText w:val="o"/>
      <w:lvlJc w:val="left"/>
      <w:pPr>
        <w:ind w:left="5760" w:hanging="360"/>
      </w:pPr>
      <w:rPr>
        <w:rFonts w:ascii="Courier New" w:hAnsi="Courier New" w:hint="default"/>
      </w:rPr>
    </w:lvl>
    <w:lvl w:ilvl="8" w:tplc="0574B734">
      <w:start w:val="1"/>
      <w:numFmt w:val="bullet"/>
      <w:lvlText w:val=""/>
      <w:lvlJc w:val="left"/>
      <w:pPr>
        <w:ind w:left="6480" w:hanging="360"/>
      </w:pPr>
      <w:rPr>
        <w:rFonts w:ascii="Wingdings" w:hAnsi="Wingdings" w:hint="default"/>
      </w:rPr>
    </w:lvl>
  </w:abstractNum>
  <w:abstractNum w:abstractNumId="35" w15:restartNumberingAfterBreak="0">
    <w:nsid w:val="6E35F9A8"/>
    <w:multiLevelType w:val="hybridMultilevel"/>
    <w:tmpl w:val="A75C27EE"/>
    <w:lvl w:ilvl="0" w:tplc="4A4CCA52">
      <w:start w:val="1"/>
      <w:numFmt w:val="bullet"/>
      <w:lvlText w:val=""/>
      <w:lvlJc w:val="left"/>
      <w:pPr>
        <w:ind w:left="720" w:hanging="360"/>
      </w:pPr>
      <w:rPr>
        <w:rFonts w:ascii="Symbol" w:hAnsi="Symbol" w:hint="default"/>
      </w:rPr>
    </w:lvl>
    <w:lvl w:ilvl="1" w:tplc="40069826">
      <w:start w:val="1"/>
      <w:numFmt w:val="bullet"/>
      <w:lvlText w:val=""/>
      <w:lvlJc w:val="left"/>
      <w:pPr>
        <w:ind w:left="1440" w:hanging="360"/>
      </w:pPr>
      <w:rPr>
        <w:rFonts w:ascii="Symbol" w:hAnsi="Symbol" w:hint="default"/>
      </w:rPr>
    </w:lvl>
    <w:lvl w:ilvl="2" w:tplc="4FBC7420">
      <w:start w:val="1"/>
      <w:numFmt w:val="bullet"/>
      <w:lvlText w:val=""/>
      <w:lvlJc w:val="left"/>
      <w:pPr>
        <w:ind w:left="2160" w:hanging="360"/>
      </w:pPr>
      <w:rPr>
        <w:rFonts w:ascii="Wingdings" w:hAnsi="Wingdings" w:hint="default"/>
      </w:rPr>
    </w:lvl>
    <w:lvl w:ilvl="3" w:tplc="50F658F0">
      <w:start w:val="1"/>
      <w:numFmt w:val="bullet"/>
      <w:lvlText w:val=""/>
      <w:lvlJc w:val="left"/>
      <w:pPr>
        <w:ind w:left="2880" w:hanging="360"/>
      </w:pPr>
      <w:rPr>
        <w:rFonts w:ascii="Symbol" w:hAnsi="Symbol" w:hint="default"/>
      </w:rPr>
    </w:lvl>
    <w:lvl w:ilvl="4" w:tplc="7BBC811C">
      <w:start w:val="1"/>
      <w:numFmt w:val="bullet"/>
      <w:lvlText w:val="o"/>
      <w:lvlJc w:val="left"/>
      <w:pPr>
        <w:ind w:left="3600" w:hanging="360"/>
      </w:pPr>
      <w:rPr>
        <w:rFonts w:ascii="Courier New" w:hAnsi="Courier New" w:hint="default"/>
      </w:rPr>
    </w:lvl>
    <w:lvl w:ilvl="5" w:tplc="98A2002E">
      <w:start w:val="1"/>
      <w:numFmt w:val="bullet"/>
      <w:lvlText w:val=""/>
      <w:lvlJc w:val="left"/>
      <w:pPr>
        <w:ind w:left="4320" w:hanging="360"/>
      </w:pPr>
      <w:rPr>
        <w:rFonts w:ascii="Wingdings" w:hAnsi="Wingdings" w:hint="default"/>
      </w:rPr>
    </w:lvl>
    <w:lvl w:ilvl="6" w:tplc="3B7668A4">
      <w:start w:val="1"/>
      <w:numFmt w:val="bullet"/>
      <w:lvlText w:val=""/>
      <w:lvlJc w:val="left"/>
      <w:pPr>
        <w:ind w:left="5040" w:hanging="360"/>
      </w:pPr>
      <w:rPr>
        <w:rFonts w:ascii="Symbol" w:hAnsi="Symbol" w:hint="default"/>
      </w:rPr>
    </w:lvl>
    <w:lvl w:ilvl="7" w:tplc="D1FE7EFE">
      <w:start w:val="1"/>
      <w:numFmt w:val="bullet"/>
      <w:lvlText w:val="o"/>
      <w:lvlJc w:val="left"/>
      <w:pPr>
        <w:ind w:left="5760" w:hanging="360"/>
      </w:pPr>
      <w:rPr>
        <w:rFonts w:ascii="Courier New" w:hAnsi="Courier New" w:hint="default"/>
      </w:rPr>
    </w:lvl>
    <w:lvl w:ilvl="8" w:tplc="6416FAFE">
      <w:start w:val="1"/>
      <w:numFmt w:val="bullet"/>
      <w:lvlText w:val=""/>
      <w:lvlJc w:val="left"/>
      <w:pPr>
        <w:ind w:left="6480" w:hanging="360"/>
      </w:pPr>
      <w:rPr>
        <w:rFonts w:ascii="Wingdings" w:hAnsi="Wingdings" w:hint="default"/>
      </w:rPr>
    </w:lvl>
  </w:abstractNum>
  <w:abstractNum w:abstractNumId="36" w15:restartNumberingAfterBreak="0">
    <w:nsid w:val="71E654E5"/>
    <w:multiLevelType w:val="multilevel"/>
    <w:tmpl w:val="354A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4A22BD"/>
    <w:multiLevelType w:val="multilevel"/>
    <w:tmpl w:val="D162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58660B"/>
    <w:multiLevelType w:val="multilevel"/>
    <w:tmpl w:val="0284D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03CCBB"/>
    <w:multiLevelType w:val="hybridMultilevel"/>
    <w:tmpl w:val="257C697E"/>
    <w:lvl w:ilvl="0" w:tplc="5F8CF976">
      <w:start w:val="1"/>
      <w:numFmt w:val="bullet"/>
      <w:lvlText w:val=""/>
      <w:lvlJc w:val="left"/>
      <w:pPr>
        <w:ind w:left="720" w:hanging="360"/>
      </w:pPr>
      <w:rPr>
        <w:rFonts w:ascii="Symbol" w:hAnsi="Symbol" w:hint="default"/>
      </w:rPr>
    </w:lvl>
    <w:lvl w:ilvl="1" w:tplc="C9C0589A">
      <w:start w:val="1"/>
      <w:numFmt w:val="bullet"/>
      <w:lvlText w:val=""/>
      <w:lvlJc w:val="left"/>
      <w:pPr>
        <w:ind w:left="1440" w:hanging="360"/>
      </w:pPr>
      <w:rPr>
        <w:rFonts w:ascii="Symbol" w:hAnsi="Symbol" w:hint="default"/>
      </w:rPr>
    </w:lvl>
    <w:lvl w:ilvl="2" w:tplc="9FDA0DA6">
      <w:start w:val="1"/>
      <w:numFmt w:val="bullet"/>
      <w:lvlText w:val=""/>
      <w:lvlJc w:val="left"/>
      <w:pPr>
        <w:ind w:left="2160" w:hanging="360"/>
      </w:pPr>
      <w:rPr>
        <w:rFonts w:ascii="Wingdings" w:hAnsi="Wingdings" w:hint="default"/>
      </w:rPr>
    </w:lvl>
    <w:lvl w:ilvl="3" w:tplc="D6785BA4">
      <w:start w:val="1"/>
      <w:numFmt w:val="bullet"/>
      <w:lvlText w:val=""/>
      <w:lvlJc w:val="left"/>
      <w:pPr>
        <w:ind w:left="2880" w:hanging="360"/>
      </w:pPr>
      <w:rPr>
        <w:rFonts w:ascii="Symbol" w:hAnsi="Symbol" w:hint="default"/>
      </w:rPr>
    </w:lvl>
    <w:lvl w:ilvl="4" w:tplc="FFC83DA2">
      <w:start w:val="1"/>
      <w:numFmt w:val="bullet"/>
      <w:lvlText w:val="o"/>
      <w:lvlJc w:val="left"/>
      <w:pPr>
        <w:ind w:left="3600" w:hanging="360"/>
      </w:pPr>
      <w:rPr>
        <w:rFonts w:ascii="Courier New" w:hAnsi="Courier New" w:hint="default"/>
      </w:rPr>
    </w:lvl>
    <w:lvl w:ilvl="5" w:tplc="E59655AA">
      <w:start w:val="1"/>
      <w:numFmt w:val="bullet"/>
      <w:lvlText w:val=""/>
      <w:lvlJc w:val="left"/>
      <w:pPr>
        <w:ind w:left="4320" w:hanging="360"/>
      </w:pPr>
      <w:rPr>
        <w:rFonts w:ascii="Wingdings" w:hAnsi="Wingdings" w:hint="default"/>
      </w:rPr>
    </w:lvl>
    <w:lvl w:ilvl="6" w:tplc="CBEC8FF4">
      <w:start w:val="1"/>
      <w:numFmt w:val="bullet"/>
      <w:lvlText w:val=""/>
      <w:lvlJc w:val="left"/>
      <w:pPr>
        <w:ind w:left="5040" w:hanging="360"/>
      </w:pPr>
      <w:rPr>
        <w:rFonts w:ascii="Symbol" w:hAnsi="Symbol" w:hint="default"/>
      </w:rPr>
    </w:lvl>
    <w:lvl w:ilvl="7" w:tplc="2A00C4E6">
      <w:start w:val="1"/>
      <w:numFmt w:val="bullet"/>
      <w:lvlText w:val="o"/>
      <w:lvlJc w:val="left"/>
      <w:pPr>
        <w:ind w:left="5760" w:hanging="360"/>
      </w:pPr>
      <w:rPr>
        <w:rFonts w:ascii="Courier New" w:hAnsi="Courier New" w:hint="default"/>
      </w:rPr>
    </w:lvl>
    <w:lvl w:ilvl="8" w:tplc="593816E6">
      <w:start w:val="1"/>
      <w:numFmt w:val="bullet"/>
      <w:lvlText w:val=""/>
      <w:lvlJc w:val="left"/>
      <w:pPr>
        <w:ind w:left="6480" w:hanging="360"/>
      </w:pPr>
      <w:rPr>
        <w:rFonts w:ascii="Wingdings" w:hAnsi="Wingdings" w:hint="default"/>
      </w:rPr>
    </w:lvl>
  </w:abstractNum>
  <w:abstractNum w:abstractNumId="40" w15:restartNumberingAfterBreak="0">
    <w:nsid w:val="7EC05D80"/>
    <w:multiLevelType w:val="hybridMultilevel"/>
    <w:tmpl w:val="CB586E1C"/>
    <w:lvl w:ilvl="0" w:tplc="C6206846">
      <w:start w:val="1"/>
      <w:numFmt w:val="bullet"/>
      <w:lvlText w:val=""/>
      <w:lvlJc w:val="left"/>
      <w:pPr>
        <w:ind w:left="720" w:hanging="360"/>
      </w:pPr>
      <w:rPr>
        <w:rFonts w:ascii="Symbol" w:hAnsi="Symbol" w:hint="default"/>
      </w:rPr>
    </w:lvl>
    <w:lvl w:ilvl="1" w:tplc="C7E2B862">
      <w:start w:val="1"/>
      <w:numFmt w:val="bullet"/>
      <w:lvlText w:val=""/>
      <w:lvlJc w:val="left"/>
      <w:pPr>
        <w:ind w:left="1440" w:hanging="360"/>
      </w:pPr>
      <w:rPr>
        <w:rFonts w:ascii="Symbol" w:hAnsi="Symbol" w:hint="default"/>
      </w:rPr>
    </w:lvl>
    <w:lvl w:ilvl="2" w:tplc="06EC035E">
      <w:start w:val="1"/>
      <w:numFmt w:val="bullet"/>
      <w:lvlText w:val=""/>
      <w:lvlJc w:val="left"/>
      <w:pPr>
        <w:ind w:left="2160" w:hanging="360"/>
      </w:pPr>
      <w:rPr>
        <w:rFonts w:ascii="Wingdings" w:hAnsi="Wingdings" w:hint="default"/>
      </w:rPr>
    </w:lvl>
    <w:lvl w:ilvl="3" w:tplc="7EE81DBE">
      <w:start w:val="1"/>
      <w:numFmt w:val="bullet"/>
      <w:lvlText w:val=""/>
      <w:lvlJc w:val="left"/>
      <w:pPr>
        <w:ind w:left="2880" w:hanging="360"/>
      </w:pPr>
      <w:rPr>
        <w:rFonts w:ascii="Symbol" w:hAnsi="Symbol" w:hint="default"/>
      </w:rPr>
    </w:lvl>
    <w:lvl w:ilvl="4" w:tplc="5DA86C86">
      <w:start w:val="1"/>
      <w:numFmt w:val="bullet"/>
      <w:lvlText w:val="o"/>
      <w:lvlJc w:val="left"/>
      <w:pPr>
        <w:ind w:left="3600" w:hanging="360"/>
      </w:pPr>
      <w:rPr>
        <w:rFonts w:ascii="Courier New" w:hAnsi="Courier New" w:hint="default"/>
      </w:rPr>
    </w:lvl>
    <w:lvl w:ilvl="5" w:tplc="C896A3B4">
      <w:start w:val="1"/>
      <w:numFmt w:val="bullet"/>
      <w:lvlText w:val=""/>
      <w:lvlJc w:val="left"/>
      <w:pPr>
        <w:ind w:left="4320" w:hanging="360"/>
      </w:pPr>
      <w:rPr>
        <w:rFonts w:ascii="Wingdings" w:hAnsi="Wingdings" w:hint="default"/>
      </w:rPr>
    </w:lvl>
    <w:lvl w:ilvl="6" w:tplc="B268E40C">
      <w:start w:val="1"/>
      <w:numFmt w:val="bullet"/>
      <w:lvlText w:val=""/>
      <w:lvlJc w:val="left"/>
      <w:pPr>
        <w:ind w:left="5040" w:hanging="360"/>
      </w:pPr>
      <w:rPr>
        <w:rFonts w:ascii="Symbol" w:hAnsi="Symbol" w:hint="default"/>
      </w:rPr>
    </w:lvl>
    <w:lvl w:ilvl="7" w:tplc="4A8AFF20">
      <w:start w:val="1"/>
      <w:numFmt w:val="bullet"/>
      <w:lvlText w:val="o"/>
      <w:lvlJc w:val="left"/>
      <w:pPr>
        <w:ind w:left="5760" w:hanging="360"/>
      </w:pPr>
      <w:rPr>
        <w:rFonts w:ascii="Courier New" w:hAnsi="Courier New" w:hint="default"/>
      </w:rPr>
    </w:lvl>
    <w:lvl w:ilvl="8" w:tplc="FA9CEDB6">
      <w:start w:val="1"/>
      <w:numFmt w:val="bullet"/>
      <w:lvlText w:val=""/>
      <w:lvlJc w:val="left"/>
      <w:pPr>
        <w:ind w:left="6480" w:hanging="360"/>
      </w:pPr>
      <w:rPr>
        <w:rFonts w:ascii="Wingdings" w:hAnsi="Wingdings" w:hint="default"/>
      </w:rPr>
    </w:lvl>
  </w:abstractNum>
  <w:num w:numId="1" w16cid:durableId="874542263">
    <w:abstractNumId w:val="9"/>
  </w:num>
  <w:num w:numId="2" w16cid:durableId="754789421">
    <w:abstractNumId w:val="21"/>
  </w:num>
  <w:num w:numId="3" w16cid:durableId="784881744">
    <w:abstractNumId w:val="5"/>
  </w:num>
  <w:num w:numId="4" w16cid:durableId="757024277">
    <w:abstractNumId w:val="34"/>
  </w:num>
  <w:num w:numId="5" w16cid:durableId="625089035">
    <w:abstractNumId w:val="22"/>
  </w:num>
  <w:num w:numId="6" w16cid:durableId="714232695">
    <w:abstractNumId w:val="23"/>
  </w:num>
  <w:num w:numId="7" w16cid:durableId="1563057525">
    <w:abstractNumId w:val="16"/>
  </w:num>
  <w:num w:numId="8" w16cid:durableId="1438284648">
    <w:abstractNumId w:val="18"/>
  </w:num>
  <w:num w:numId="9" w16cid:durableId="2058313911">
    <w:abstractNumId w:val="30"/>
  </w:num>
  <w:num w:numId="10" w16cid:durableId="135686968">
    <w:abstractNumId w:val="26"/>
  </w:num>
  <w:num w:numId="11" w16cid:durableId="409355835">
    <w:abstractNumId w:val="0"/>
  </w:num>
  <w:num w:numId="12" w16cid:durableId="731385479">
    <w:abstractNumId w:val="6"/>
  </w:num>
  <w:num w:numId="13" w16cid:durableId="1023362904">
    <w:abstractNumId w:val="25"/>
  </w:num>
  <w:num w:numId="14" w16cid:durableId="736443985">
    <w:abstractNumId w:val="11"/>
  </w:num>
  <w:num w:numId="15" w16cid:durableId="1362362517">
    <w:abstractNumId w:val="28"/>
  </w:num>
  <w:num w:numId="16" w16cid:durableId="1891459268">
    <w:abstractNumId w:val="19"/>
  </w:num>
  <w:num w:numId="17" w16cid:durableId="132717008">
    <w:abstractNumId w:val="10"/>
  </w:num>
  <w:num w:numId="18" w16cid:durableId="1400324864">
    <w:abstractNumId w:val="8"/>
  </w:num>
  <w:num w:numId="19" w16cid:durableId="1092045356">
    <w:abstractNumId w:val="40"/>
  </w:num>
  <w:num w:numId="20" w16cid:durableId="916864346">
    <w:abstractNumId w:val="35"/>
  </w:num>
  <w:num w:numId="21" w16cid:durableId="1530684033">
    <w:abstractNumId w:val="12"/>
  </w:num>
  <w:num w:numId="22" w16cid:durableId="1533416466">
    <w:abstractNumId w:val="15"/>
  </w:num>
  <w:num w:numId="23" w16cid:durableId="1755976082">
    <w:abstractNumId w:val="39"/>
  </w:num>
  <w:num w:numId="24" w16cid:durableId="1923634455">
    <w:abstractNumId w:val="2"/>
  </w:num>
  <w:num w:numId="25" w16cid:durableId="1708024252">
    <w:abstractNumId w:val="32"/>
  </w:num>
  <w:num w:numId="26" w16cid:durableId="332798509">
    <w:abstractNumId w:val="29"/>
  </w:num>
  <w:num w:numId="27" w16cid:durableId="1399329325">
    <w:abstractNumId w:val="36"/>
  </w:num>
  <w:num w:numId="28" w16cid:durableId="250549525">
    <w:abstractNumId w:val="37"/>
  </w:num>
  <w:num w:numId="29" w16cid:durableId="2060854685">
    <w:abstractNumId w:val="33"/>
  </w:num>
  <w:num w:numId="30" w16cid:durableId="533469784">
    <w:abstractNumId w:val="27"/>
  </w:num>
  <w:num w:numId="31" w16cid:durableId="995183626">
    <w:abstractNumId w:val="20"/>
  </w:num>
  <w:num w:numId="32" w16cid:durableId="1469084531">
    <w:abstractNumId w:val="1"/>
  </w:num>
  <w:num w:numId="33" w16cid:durableId="1344552542">
    <w:abstractNumId w:val="38"/>
  </w:num>
  <w:num w:numId="34" w16cid:durableId="1384986420">
    <w:abstractNumId w:val="14"/>
  </w:num>
  <w:num w:numId="35" w16cid:durableId="490870609">
    <w:abstractNumId w:val="3"/>
  </w:num>
  <w:num w:numId="36" w16cid:durableId="618411895">
    <w:abstractNumId w:val="31"/>
  </w:num>
  <w:num w:numId="37" w16cid:durableId="502164853">
    <w:abstractNumId w:val="7"/>
  </w:num>
  <w:num w:numId="38" w16cid:durableId="2119717365">
    <w:abstractNumId w:val="13"/>
  </w:num>
  <w:num w:numId="39" w16cid:durableId="1275551165">
    <w:abstractNumId w:val="17"/>
  </w:num>
  <w:num w:numId="40" w16cid:durableId="807817539">
    <w:abstractNumId w:val="4"/>
  </w:num>
  <w:num w:numId="41" w16cid:durableId="139835537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achary Cappella">
    <w15:presenceInfo w15:providerId="None" w15:userId="Zachary Cappella"/>
  </w15:person>
  <w15:person w15:author="Edward Devine">
    <w15:presenceInfo w15:providerId="AD" w15:userId="S::edevine2_student.umgc.edu#ext#@umgcdev361.onmicrosoft.com::662ab1be-7d3d-47af-b7e0-83bb8685b8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isplayBackgroundShape/>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CE4"/>
    <w:rsid w:val="000005DD"/>
    <w:rsid w:val="0000079D"/>
    <w:rsid w:val="000019CD"/>
    <w:rsid w:val="00001D5F"/>
    <w:rsid w:val="0000411E"/>
    <w:rsid w:val="000049EA"/>
    <w:rsid w:val="0000573D"/>
    <w:rsid w:val="00010B48"/>
    <w:rsid w:val="00011CA1"/>
    <w:rsid w:val="0001315A"/>
    <w:rsid w:val="0001378E"/>
    <w:rsid w:val="00015046"/>
    <w:rsid w:val="000155E4"/>
    <w:rsid w:val="00016244"/>
    <w:rsid w:val="00017219"/>
    <w:rsid w:val="00020CD7"/>
    <w:rsid w:val="00021430"/>
    <w:rsid w:val="00023C0C"/>
    <w:rsid w:val="000244AC"/>
    <w:rsid w:val="000246B4"/>
    <w:rsid w:val="0002480F"/>
    <w:rsid w:val="0002485F"/>
    <w:rsid w:val="000251FA"/>
    <w:rsid w:val="00026EC2"/>
    <w:rsid w:val="00030300"/>
    <w:rsid w:val="000307F7"/>
    <w:rsid w:val="00031AB0"/>
    <w:rsid w:val="000330D6"/>
    <w:rsid w:val="00033C68"/>
    <w:rsid w:val="00034EED"/>
    <w:rsid w:val="000351E8"/>
    <w:rsid w:val="0003594B"/>
    <w:rsid w:val="00035CEB"/>
    <w:rsid w:val="00036BE0"/>
    <w:rsid w:val="0004011F"/>
    <w:rsid w:val="00040C4E"/>
    <w:rsid w:val="000411BC"/>
    <w:rsid w:val="00041964"/>
    <w:rsid w:val="0004393F"/>
    <w:rsid w:val="0004440A"/>
    <w:rsid w:val="00044470"/>
    <w:rsid w:val="00045FE5"/>
    <w:rsid w:val="000466B4"/>
    <w:rsid w:val="000467B5"/>
    <w:rsid w:val="00046DC8"/>
    <w:rsid w:val="00047B82"/>
    <w:rsid w:val="00047FAC"/>
    <w:rsid w:val="00051C1F"/>
    <w:rsid w:val="00052470"/>
    <w:rsid w:val="0005530C"/>
    <w:rsid w:val="00057288"/>
    <w:rsid w:val="000576F0"/>
    <w:rsid w:val="0006246D"/>
    <w:rsid w:val="000628C7"/>
    <w:rsid w:val="000639F6"/>
    <w:rsid w:val="00063E7B"/>
    <w:rsid w:val="0006456A"/>
    <w:rsid w:val="00065532"/>
    <w:rsid w:val="00066315"/>
    <w:rsid w:val="000676C9"/>
    <w:rsid w:val="00070278"/>
    <w:rsid w:val="000718E2"/>
    <w:rsid w:val="00072D20"/>
    <w:rsid w:val="00073D1E"/>
    <w:rsid w:val="000745A2"/>
    <w:rsid w:val="000759AE"/>
    <w:rsid w:val="00077AD1"/>
    <w:rsid w:val="000832DE"/>
    <w:rsid w:val="000858B5"/>
    <w:rsid w:val="00085BA8"/>
    <w:rsid w:val="00086406"/>
    <w:rsid w:val="000871A7"/>
    <w:rsid w:val="000901CE"/>
    <w:rsid w:val="00090E8F"/>
    <w:rsid w:val="00091C66"/>
    <w:rsid w:val="00092601"/>
    <w:rsid w:val="00092CFC"/>
    <w:rsid w:val="00093F7F"/>
    <w:rsid w:val="00094FD9"/>
    <w:rsid w:val="00095030"/>
    <w:rsid w:val="000971BD"/>
    <w:rsid w:val="00097D29"/>
    <w:rsid w:val="000A09E5"/>
    <w:rsid w:val="000A1054"/>
    <w:rsid w:val="000A1AF2"/>
    <w:rsid w:val="000A2203"/>
    <w:rsid w:val="000A2FF8"/>
    <w:rsid w:val="000A682C"/>
    <w:rsid w:val="000A7367"/>
    <w:rsid w:val="000B0D33"/>
    <w:rsid w:val="000B197E"/>
    <w:rsid w:val="000B1FC2"/>
    <w:rsid w:val="000B24C3"/>
    <w:rsid w:val="000B404F"/>
    <w:rsid w:val="000B5B73"/>
    <w:rsid w:val="000C08B5"/>
    <w:rsid w:val="000C09AD"/>
    <w:rsid w:val="000C0D0A"/>
    <w:rsid w:val="000C1578"/>
    <w:rsid w:val="000C4359"/>
    <w:rsid w:val="000C5B1E"/>
    <w:rsid w:val="000C634E"/>
    <w:rsid w:val="000C70AA"/>
    <w:rsid w:val="000C718B"/>
    <w:rsid w:val="000D011E"/>
    <w:rsid w:val="000D0CE7"/>
    <w:rsid w:val="000D2C1E"/>
    <w:rsid w:val="000D4414"/>
    <w:rsid w:val="000D4F58"/>
    <w:rsid w:val="000D5510"/>
    <w:rsid w:val="000E0ACC"/>
    <w:rsid w:val="000E0E5F"/>
    <w:rsid w:val="000E0F5D"/>
    <w:rsid w:val="000E24DA"/>
    <w:rsid w:val="000E3073"/>
    <w:rsid w:val="000E37D7"/>
    <w:rsid w:val="000E50D1"/>
    <w:rsid w:val="000E59CF"/>
    <w:rsid w:val="000E79AE"/>
    <w:rsid w:val="000F25FE"/>
    <w:rsid w:val="000F300E"/>
    <w:rsid w:val="000F31F3"/>
    <w:rsid w:val="000F4643"/>
    <w:rsid w:val="000F611D"/>
    <w:rsid w:val="000F7578"/>
    <w:rsid w:val="000F762E"/>
    <w:rsid w:val="000F7C68"/>
    <w:rsid w:val="00103181"/>
    <w:rsid w:val="00104D8B"/>
    <w:rsid w:val="00105182"/>
    <w:rsid w:val="00105590"/>
    <w:rsid w:val="00106E1F"/>
    <w:rsid w:val="001073AA"/>
    <w:rsid w:val="00107955"/>
    <w:rsid w:val="00107A0B"/>
    <w:rsid w:val="0011068B"/>
    <w:rsid w:val="0011128C"/>
    <w:rsid w:val="001131B6"/>
    <w:rsid w:val="001131B9"/>
    <w:rsid w:val="0011381D"/>
    <w:rsid w:val="00113AF8"/>
    <w:rsid w:val="0011408D"/>
    <w:rsid w:val="001149D0"/>
    <w:rsid w:val="001150A0"/>
    <w:rsid w:val="001201BA"/>
    <w:rsid w:val="0012087C"/>
    <w:rsid w:val="001229F1"/>
    <w:rsid w:val="0012311D"/>
    <w:rsid w:val="001258ED"/>
    <w:rsid w:val="00126C4C"/>
    <w:rsid w:val="001279DB"/>
    <w:rsid w:val="00127E98"/>
    <w:rsid w:val="00130316"/>
    <w:rsid w:val="00132FAA"/>
    <w:rsid w:val="00133013"/>
    <w:rsid w:val="00133A9A"/>
    <w:rsid w:val="00136202"/>
    <w:rsid w:val="001367AB"/>
    <w:rsid w:val="0014534F"/>
    <w:rsid w:val="00145B25"/>
    <w:rsid w:val="00146DD7"/>
    <w:rsid w:val="00146F02"/>
    <w:rsid w:val="001505BF"/>
    <w:rsid w:val="00150DBB"/>
    <w:rsid w:val="001552B7"/>
    <w:rsid w:val="00155E9E"/>
    <w:rsid w:val="00160049"/>
    <w:rsid w:val="001627B8"/>
    <w:rsid w:val="00167187"/>
    <w:rsid w:val="00167B78"/>
    <w:rsid w:val="00170B51"/>
    <w:rsid w:val="00171F9F"/>
    <w:rsid w:val="0017251B"/>
    <w:rsid w:val="001736F3"/>
    <w:rsid w:val="00174757"/>
    <w:rsid w:val="00175245"/>
    <w:rsid w:val="0017586C"/>
    <w:rsid w:val="00175FC1"/>
    <w:rsid w:val="001761C2"/>
    <w:rsid w:val="0017634F"/>
    <w:rsid w:val="001763BB"/>
    <w:rsid w:val="0017663C"/>
    <w:rsid w:val="0017677C"/>
    <w:rsid w:val="00176AC6"/>
    <w:rsid w:val="00182054"/>
    <w:rsid w:val="0018238E"/>
    <w:rsid w:val="00182A15"/>
    <w:rsid w:val="00183440"/>
    <w:rsid w:val="0018393D"/>
    <w:rsid w:val="001839FD"/>
    <w:rsid w:val="00186323"/>
    <w:rsid w:val="00191CE0"/>
    <w:rsid w:val="00192448"/>
    <w:rsid w:val="00192DCD"/>
    <w:rsid w:val="00195243"/>
    <w:rsid w:val="001954A6"/>
    <w:rsid w:val="001963A0"/>
    <w:rsid w:val="001A45EB"/>
    <w:rsid w:val="001A46E4"/>
    <w:rsid w:val="001A76D5"/>
    <w:rsid w:val="001A7EAE"/>
    <w:rsid w:val="001A7F69"/>
    <w:rsid w:val="001B0A66"/>
    <w:rsid w:val="001B0E93"/>
    <w:rsid w:val="001B12BE"/>
    <w:rsid w:val="001B16FC"/>
    <w:rsid w:val="001B1B8E"/>
    <w:rsid w:val="001B25C8"/>
    <w:rsid w:val="001B3F0B"/>
    <w:rsid w:val="001B5DC6"/>
    <w:rsid w:val="001C0962"/>
    <w:rsid w:val="001C2315"/>
    <w:rsid w:val="001C2AFA"/>
    <w:rsid w:val="001C38FE"/>
    <w:rsid w:val="001C4A02"/>
    <w:rsid w:val="001C51B0"/>
    <w:rsid w:val="001C5C28"/>
    <w:rsid w:val="001C7406"/>
    <w:rsid w:val="001C74DD"/>
    <w:rsid w:val="001D0E86"/>
    <w:rsid w:val="001D333F"/>
    <w:rsid w:val="001D4402"/>
    <w:rsid w:val="001D4A43"/>
    <w:rsid w:val="001D532F"/>
    <w:rsid w:val="001D6F88"/>
    <w:rsid w:val="001D71E6"/>
    <w:rsid w:val="001D7FD4"/>
    <w:rsid w:val="001E0880"/>
    <w:rsid w:val="001E0A63"/>
    <w:rsid w:val="001E1B2A"/>
    <w:rsid w:val="001E3235"/>
    <w:rsid w:val="001E4507"/>
    <w:rsid w:val="001E61D1"/>
    <w:rsid w:val="001E62C6"/>
    <w:rsid w:val="001E687E"/>
    <w:rsid w:val="001E775C"/>
    <w:rsid w:val="001F059A"/>
    <w:rsid w:val="001F3194"/>
    <w:rsid w:val="001F5401"/>
    <w:rsid w:val="001F563D"/>
    <w:rsid w:val="001F5819"/>
    <w:rsid w:val="001F5A5F"/>
    <w:rsid w:val="001F6A67"/>
    <w:rsid w:val="0020017C"/>
    <w:rsid w:val="00201677"/>
    <w:rsid w:val="00202062"/>
    <w:rsid w:val="00202466"/>
    <w:rsid w:val="0020367F"/>
    <w:rsid w:val="00203EFA"/>
    <w:rsid w:val="00205B12"/>
    <w:rsid w:val="00206046"/>
    <w:rsid w:val="0020726E"/>
    <w:rsid w:val="002077FD"/>
    <w:rsid w:val="00210F5C"/>
    <w:rsid w:val="002115CF"/>
    <w:rsid w:val="00212600"/>
    <w:rsid w:val="002126EF"/>
    <w:rsid w:val="002142AF"/>
    <w:rsid w:val="00214634"/>
    <w:rsid w:val="002148F7"/>
    <w:rsid w:val="00214D08"/>
    <w:rsid w:val="00215548"/>
    <w:rsid w:val="0021707A"/>
    <w:rsid w:val="00217F03"/>
    <w:rsid w:val="00221DA8"/>
    <w:rsid w:val="00221EF3"/>
    <w:rsid w:val="00223370"/>
    <w:rsid w:val="0022393C"/>
    <w:rsid w:val="002260CD"/>
    <w:rsid w:val="002261B8"/>
    <w:rsid w:val="002265D9"/>
    <w:rsid w:val="002306A1"/>
    <w:rsid w:val="0023192A"/>
    <w:rsid w:val="00232031"/>
    <w:rsid w:val="00233104"/>
    <w:rsid w:val="002334ED"/>
    <w:rsid w:val="00234733"/>
    <w:rsid w:val="00236275"/>
    <w:rsid w:val="00237B68"/>
    <w:rsid w:val="00240672"/>
    <w:rsid w:val="002412A1"/>
    <w:rsid w:val="00241C1A"/>
    <w:rsid w:val="00242CB8"/>
    <w:rsid w:val="00244131"/>
    <w:rsid w:val="00244BE0"/>
    <w:rsid w:val="002505AE"/>
    <w:rsid w:val="002519BB"/>
    <w:rsid w:val="002521BA"/>
    <w:rsid w:val="00252990"/>
    <w:rsid w:val="00252B94"/>
    <w:rsid w:val="00252C61"/>
    <w:rsid w:val="00252D47"/>
    <w:rsid w:val="0025423E"/>
    <w:rsid w:val="00256120"/>
    <w:rsid w:val="002564A0"/>
    <w:rsid w:val="00260185"/>
    <w:rsid w:val="00261712"/>
    <w:rsid w:val="00263543"/>
    <w:rsid w:val="00264406"/>
    <w:rsid w:val="0026502E"/>
    <w:rsid w:val="00266C20"/>
    <w:rsid w:val="00266F50"/>
    <w:rsid w:val="0027121E"/>
    <w:rsid w:val="00271230"/>
    <w:rsid w:val="00271BEE"/>
    <w:rsid w:val="00271CD9"/>
    <w:rsid w:val="00272EF7"/>
    <w:rsid w:val="00273BC8"/>
    <w:rsid w:val="00273E50"/>
    <w:rsid w:val="00274285"/>
    <w:rsid w:val="00274A19"/>
    <w:rsid w:val="00275B52"/>
    <w:rsid w:val="00275D3E"/>
    <w:rsid w:val="00276DF8"/>
    <w:rsid w:val="002772B4"/>
    <w:rsid w:val="002803DA"/>
    <w:rsid w:val="00280A46"/>
    <w:rsid w:val="00281037"/>
    <w:rsid w:val="00282BF0"/>
    <w:rsid w:val="00282C16"/>
    <w:rsid w:val="002835E8"/>
    <w:rsid w:val="00283AE0"/>
    <w:rsid w:val="00283F62"/>
    <w:rsid w:val="00284800"/>
    <w:rsid w:val="00284AA8"/>
    <w:rsid w:val="00284B2C"/>
    <w:rsid w:val="00285757"/>
    <w:rsid w:val="00286C90"/>
    <w:rsid w:val="002875F6"/>
    <w:rsid w:val="002878FB"/>
    <w:rsid w:val="0028798F"/>
    <w:rsid w:val="00291F2B"/>
    <w:rsid w:val="00291F4F"/>
    <w:rsid w:val="00294896"/>
    <w:rsid w:val="0029490C"/>
    <w:rsid w:val="0029624A"/>
    <w:rsid w:val="0029630D"/>
    <w:rsid w:val="002A05A2"/>
    <w:rsid w:val="002A0A20"/>
    <w:rsid w:val="002A1078"/>
    <w:rsid w:val="002A3C80"/>
    <w:rsid w:val="002A44BA"/>
    <w:rsid w:val="002A541E"/>
    <w:rsid w:val="002A5569"/>
    <w:rsid w:val="002A5B2D"/>
    <w:rsid w:val="002A6B11"/>
    <w:rsid w:val="002A715B"/>
    <w:rsid w:val="002A71C7"/>
    <w:rsid w:val="002A7CBD"/>
    <w:rsid w:val="002A7F05"/>
    <w:rsid w:val="002B1D4C"/>
    <w:rsid w:val="002B208D"/>
    <w:rsid w:val="002B68ED"/>
    <w:rsid w:val="002C020E"/>
    <w:rsid w:val="002C044E"/>
    <w:rsid w:val="002C28C8"/>
    <w:rsid w:val="002C3BFA"/>
    <w:rsid w:val="002C5F4D"/>
    <w:rsid w:val="002D17F7"/>
    <w:rsid w:val="002D1E22"/>
    <w:rsid w:val="002D1F36"/>
    <w:rsid w:val="002D2C83"/>
    <w:rsid w:val="002D2F4D"/>
    <w:rsid w:val="002D4235"/>
    <w:rsid w:val="002E0289"/>
    <w:rsid w:val="002E1F35"/>
    <w:rsid w:val="002E4D01"/>
    <w:rsid w:val="002E754D"/>
    <w:rsid w:val="002E7B25"/>
    <w:rsid w:val="002E7B6D"/>
    <w:rsid w:val="002E7F07"/>
    <w:rsid w:val="002E7F36"/>
    <w:rsid w:val="002F046E"/>
    <w:rsid w:val="002F058F"/>
    <w:rsid w:val="002F0594"/>
    <w:rsid w:val="002F1666"/>
    <w:rsid w:val="002F2718"/>
    <w:rsid w:val="002F7A81"/>
    <w:rsid w:val="00300B12"/>
    <w:rsid w:val="003011BA"/>
    <w:rsid w:val="00302F63"/>
    <w:rsid w:val="00304181"/>
    <w:rsid w:val="00305275"/>
    <w:rsid w:val="00312C45"/>
    <w:rsid w:val="003130AF"/>
    <w:rsid w:val="003140F7"/>
    <w:rsid w:val="00314415"/>
    <w:rsid w:val="00314550"/>
    <w:rsid w:val="0031460D"/>
    <w:rsid w:val="00314A2F"/>
    <w:rsid w:val="00315FF6"/>
    <w:rsid w:val="003173C9"/>
    <w:rsid w:val="00317970"/>
    <w:rsid w:val="0032119E"/>
    <w:rsid w:val="00321BAF"/>
    <w:rsid w:val="00322562"/>
    <w:rsid w:val="00324BFB"/>
    <w:rsid w:val="00325B3E"/>
    <w:rsid w:val="003264B0"/>
    <w:rsid w:val="00327852"/>
    <w:rsid w:val="0033075F"/>
    <w:rsid w:val="003323AD"/>
    <w:rsid w:val="00332792"/>
    <w:rsid w:val="003342F1"/>
    <w:rsid w:val="0033554E"/>
    <w:rsid w:val="00335748"/>
    <w:rsid w:val="00337196"/>
    <w:rsid w:val="00340C60"/>
    <w:rsid w:val="003433B9"/>
    <w:rsid w:val="00343BD4"/>
    <w:rsid w:val="00343F09"/>
    <w:rsid w:val="0034485D"/>
    <w:rsid w:val="00346A72"/>
    <w:rsid w:val="003471C6"/>
    <w:rsid w:val="00347E5B"/>
    <w:rsid w:val="00347FBD"/>
    <w:rsid w:val="003509AD"/>
    <w:rsid w:val="003510C7"/>
    <w:rsid w:val="003554D5"/>
    <w:rsid w:val="00355857"/>
    <w:rsid w:val="00357942"/>
    <w:rsid w:val="00357DA0"/>
    <w:rsid w:val="00360189"/>
    <w:rsid w:val="003604D8"/>
    <w:rsid w:val="00361D97"/>
    <w:rsid w:val="00363FCB"/>
    <w:rsid w:val="003648F9"/>
    <w:rsid w:val="00364D8B"/>
    <w:rsid w:val="003672C0"/>
    <w:rsid w:val="00371485"/>
    <w:rsid w:val="0037213A"/>
    <w:rsid w:val="00372C61"/>
    <w:rsid w:val="00372D04"/>
    <w:rsid w:val="00374168"/>
    <w:rsid w:val="0037451D"/>
    <w:rsid w:val="0037473C"/>
    <w:rsid w:val="00375474"/>
    <w:rsid w:val="00376330"/>
    <w:rsid w:val="00376D27"/>
    <w:rsid w:val="0037775B"/>
    <w:rsid w:val="003802E1"/>
    <w:rsid w:val="0038235B"/>
    <w:rsid w:val="00383947"/>
    <w:rsid w:val="00383FD2"/>
    <w:rsid w:val="0038445B"/>
    <w:rsid w:val="00384648"/>
    <w:rsid w:val="0038488D"/>
    <w:rsid w:val="0038568F"/>
    <w:rsid w:val="0038698E"/>
    <w:rsid w:val="00387653"/>
    <w:rsid w:val="00387691"/>
    <w:rsid w:val="00390317"/>
    <w:rsid w:val="00390401"/>
    <w:rsid w:val="00390901"/>
    <w:rsid w:val="003909BB"/>
    <w:rsid w:val="00391B3F"/>
    <w:rsid w:val="00391DC8"/>
    <w:rsid w:val="0039350A"/>
    <w:rsid w:val="0039358E"/>
    <w:rsid w:val="00394634"/>
    <w:rsid w:val="00394831"/>
    <w:rsid w:val="00394A56"/>
    <w:rsid w:val="00397BD2"/>
    <w:rsid w:val="003A0A45"/>
    <w:rsid w:val="003A0A90"/>
    <w:rsid w:val="003A2154"/>
    <w:rsid w:val="003A23C7"/>
    <w:rsid w:val="003A2AEC"/>
    <w:rsid w:val="003A38D3"/>
    <w:rsid w:val="003A3F12"/>
    <w:rsid w:val="003A3F42"/>
    <w:rsid w:val="003A5486"/>
    <w:rsid w:val="003A6A7F"/>
    <w:rsid w:val="003A6CE4"/>
    <w:rsid w:val="003A7DDF"/>
    <w:rsid w:val="003B17A8"/>
    <w:rsid w:val="003B18C1"/>
    <w:rsid w:val="003B1A9E"/>
    <w:rsid w:val="003B245A"/>
    <w:rsid w:val="003B2F65"/>
    <w:rsid w:val="003B342B"/>
    <w:rsid w:val="003B3551"/>
    <w:rsid w:val="003B5BEB"/>
    <w:rsid w:val="003B638F"/>
    <w:rsid w:val="003B6915"/>
    <w:rsid w:val="003B764D"/>
    <w:rsid w:val="003B7706"/>
    <w:rsid w:val="003B7E13"/>
    <w:rsid w:val="003B7E6E"/>
    <w:rsid w:val="003C009D"/>
    <w:rsid w:val="003C029C"/>
    <w:rsid w:val="003C0F3A"/>
    <w:rsid w:val="003C1B60"/>
    <w:rsid w:val="003C2D92"/>
    <w:rsid w:val="003C3013"/>
    <w:rsid w:val="003C3CDD"/>
    <w:rsid w:val="003C4426"/>
    <w:rsid w:val="003C5B74"/>
    <w:rsid w:val="003C5C04"/>
    <w:rsid w:val="003C69EC"/>
    <w:rsid w:val="003D025B"/>
    <w:rsid w:val="003D12DD"/>
    <w:rsid w:val="003D4728"/>
    <w:rsid w:val="003D4F2E"/>
    <w:rsid w:val="003D5C43"/>
    <w:rsid w:val="003D66C9"/>
    <w:rsid w:val="003D73B6"/>
    <w:rsid w:val="003E0D94"/>
    <w:rsid w:val="003E10E1"/>
    <w:rsid w:val="003E18E6"/>
    <w:rsid w:val="003E1F61"/>
    <w:rsid w:val="003E29CA"/>
    <w:rsid w:val="003E2F7B"/>
    <w:rsid w:val="003E3301"/>
    <w:rsid w:val="003E4D20"/>
    <w:rsid w:val="003E579B"/>
    <w:rsid w:val="003E6D05"/>
    <w:rsid w:val="003F100B"/>
    <w:rsid w:val="003F1728"/>
    <w:rsid w:val="003F29C4"/>
    <w:rsid w:val="003F2C99"/>
    <w:rsid w:val="003F54E8"/>
    <w:rsid w:val="003F6664"/>
    <w:rsid w:val="00400699"/>
    <w:rsid w:val="00401D8D"/>
    <w:rsid w:val="004023EE"/>
    <w:rsid w:val="00402435"/>
    <w:rsid w:val="00402AAC"/>
    <w:rsid w:val="00404361"/>
    <w:rsid w:val="00404D53"/>
    <w:rsid w:val="0040523F"/>
    <w:rsid w:val="00405A51"/>
    <w:rsid w:val="00407D02"/>
    <w:rsid w:val="004107D3"/>
    <w:rsid w:val="00410A82"/>
    <w:rsid w:val="0041156C"/>
    <w:rsid w:val="00411E92"/>
    <w:rsid w:val="00412D61"/>
    <w:rsid w:val="00413775"/>
    <w:rsid w:val="00414CBA"/>
    <w:rsid w:val="004151DB"/>
    <w:rsid w:val="00416FB9"/>
    <w:rsid w:val="0041700E"/>
    <w:rsid w:val="00421FCC"/>
    <w:rsid w:val="004220E4"/>
    <w:rsid w:val="00422F31"/>
    <w:rsid w:val="00423E02"/>
    <w:rsid w:val="004249FE"/>
    <w:rsid w:val="00426511"/>
    <w:rsid w:val="004268E2"/>
    <w:rsid w:val="00429340"/>
    <w:rsid w:val="00430D8F"/>
    <w:rsid w:val="00430E44"/>
    <w:rsid w:val="004317CD"/>
    <w:rsid w:val="00431FA3"/>
    <w:rsid w:val="00432578"/>
    <w:rsid w:val="00433241"/>
    <w:rsid w:val="00434A8A"/>
    <w:rsid w:val="004367CA"/>
    <w:rsid w:val="0043763E"/>
    <w:rsid w:val="0044081E"/>
    <w:rsid w:val="0044139A"/>
    <w:rsid w:val="004415B3"/>
    <w:rsid w:val="00441A94"/>
    <w:rsid w:val="00441F77"/>
    <w:rsid w:val="00443CDD"/>
    <w:rsid w:val="0044652F"/>
    <w:rsid w:val="00446A7C"/>
    <w:rsid w:val="00454308"/>
    <w:rsid w:val="00457BF5"/>
    <w:rsid w:val="004614B8"/>
    <w:rsid w:val="00462709"/>
    <w:rsid w:val="004634BB"/>
    <w:rsid w:val="00463EC4"/>
    <w:rsid w:val="00465518"/>
    <w:rsid w:val="004656A9"/>
    <w:rsid w:val="00466CB6"/>
    <w:rsid w:val="00467DB0"/>
    <w:rsid w:val="00470267"/>
    <w:rsid w:val="00470D79"/>
    <w:rsid w:val="00471296"/>
    <w:rsid w:val="00472F1F"/>
    <w:rsid w:val="004744B6"/>
    <w:rsid w:val="004747DD"/>
    <w:rsid w:val="004756A5"/>
    <w:rsid w:val="0047628D"/>
    <w:rsid w:val="00476886"/>
    <w:rsid w:val="00477AD0"/>
    <w:rsid w:val="00482152"/>
    <w:rsid w:val="00482E71"/>
    <w:rsid w:val="0048351B"/>
    <w:rsid w:val="00483F1E"/>
    <w:rsid w:val="0048421C"/>
    <w:rsid w:val="004852F3"/>
    <w:rsid w:val="00486534"/>
    <w:rsid w:val="00491836"/>
    <w:rsid w:val="004937B7"/>
    <w:rsid w:val="004944BC"/>
    <w:rsid w:val="004952E5"/>
    <w:rsid w:val="00495F58"/>
    <w:rsid w:val="00496618"/>
    <w:rsid w:val="00496689"/>
    <w:rsid w:val="00497B2B"/>
    <w:rsid w:val="00497B2E"/>
    <w:rsid w:val="00497E90"/>
    <w:rsid w:val="004A0793"/>
    <w:rsid w:val="004A145B"/>
    <w:rsid w:val="004A3328"/>
    <w:rsid w:val="004A597F"/>
    <w:rsid w:val="004A607A"/>
    <w:rsid w:val="004A7517"/>
    <w:rsid w:val="004B18D1"/>
    <w:rsid w:val="004B1D8B"/>
    <w:rsid w:val="004B475D"/>
    <w:rsid w:val="004B4ABB"/>
    <w:rsid w:val="004B5CAD"/>
    <w:rsid w:val="004B65AC"/>
    <w:rsid w:val="004B72D1"/>
    <w:rsid w:val="004C3EAD"/>
    <w:rsid w:val="004C4227"/>
    <w:rsid w:val="004C44F8"/>
    <w:rsid w:val="004C55A9"/>
    <w:rsid w:val="004C5E7C"/>
    <w:rsid w:val="004D00E5"/>
    <w:rsid w:val="004D0192"/>
    <w:rsid w:val="004D037A"/>
    <w:rsid w:val="004D0EB3"/>
    <w:rsid w:val="004D4590"/>
    <w:rsid w:val="004D4DA4"/>
    <w:rsid w:val="004D4F3E"/>
    <w:rsid w:val="004D6F9E"/>
    <w:rsid w:val="004D71E4"/>
    <w:rsid w:val="004D7A83"/>
    <w:rsid w:val="004E0853"/>
    <w:rsid w:val="004E22B9"/>
    <w:rsid w:val="004E33AE"/>
    <w:rsid w:val="004E37B5"/>
    <w:rsid w:val="004E3E78"/>
    <w:rsid w:val="004E51B7"/>
    <w:rsid w:val="004E550B"/>
    <w:rsid w:val="004E599D"/>
    <w:rsid w:val="004E5A94"/>
    <w:rsid w:val="004E60D1"/>
    <w:rsid w:val="004E614E"/>
    <w:rsid w:val="004E70F6"/>
    <w:rsid w:val="004E712A"/>
    <w:rsid w:val="004E7501"/>
    <w:rsid w:val="004F018A"/>
    <w:rsid w:val="004F0851"/>
    <w:rsid w:val="004F0DA9"/>
    <w:rsid w:val="004F1C79"/>
    <w:rsid w:val="004F20F5"/>
    <w:rsid w:val="004F2798"/>
    <w:rsid w:val="004F2CD1"/>
    <w:rsid w:val="004F430A"/>
    <w:rsid w:val="004F5FEB"/>
    <w:rsid w:val="004F63C0"/>
    <w:rsid w:val="004F657E"/>
    <w:rsid w:val="004F70A2"/>
    <w:rsid w:val="004F7601"/>
    <w:rsid w:val="004F7EA5"/>
    <w:rsid w:val="00501AF7"/>
    <w:rsid w:val="00501C7F"/>
    <w:rsid w:val="00502A27"/>
    <w:rsid w:val="00503B17"/>
    <w:rsid w:val="00504E77"/>
    <w:rsid w:val="00505DA9"/>
    <w:rsid w:val="00506544"/>
    <w:rsid w:val="005079CF"/>
    <w:rsid w:val="00507A06"/>
    <w:rsid w:val="00507A79"/>
    <w:rsid w:val="00507BFA"/>
    <w:rsid w:val="00513738"/>
    <w:rsid w:val="005141EC"/>
    <w:rsid w:val="005147F0"/>
    <w:rsid w:val="00514C25"/>
    <w:rsid w:val="00516674"/>
    <w:rsid w:val="005167D6"/>
    <w:rsid w:val="00516F1D"/>
    <w:rsid w:val="00517119"/>
    <w:rsid w:val="00517B50"/>
    <w:rsid w:val="005206F3"/>
    <w:rsid w:val="0052072A"/>
    <w:rsid w:val="00520D74"/>
    <w:rsid w:val="00520E15"/>
    <w:rsid w:val="005217B3"/>
    <w:rsid w:val="00521D17"/>
    <w:rsid w:val="00521EC8"/>
    <w:rsid w:val="0052284E"/>
    <w:rsid w:val="00523065"/>
    <w:rsid w:val="00524984"/>
    <w:rsid w:val="0052603D"/>
    <w:rsid w:val="0053093B"/>
    <w:rsid w:val="0053287B"/>
    <w:rsid w:val="00533B49"/>
    <w:rsid w:val="00534021"/>
    <w:rsid w:val="0053528B"/>
    <w:rsid w:val="00535B39"/>
    <w:rsid w:val="00535FD7"/>
    <w:rsid w:val="00536C37"/>
    <w:rsid w:val="005376F9"/>
    <w:rsid w:val="00537F9E"/>
    <w:rsid w:val="00540494"/>
    <w:rsid w:val="0054595B"/>
    <w:rsid w:val="00546750"/>
    <w:rsid w:val="00546B1E"/>
    <w:rsid w:val="00547027"/>
    <w:rsid w:val="00550BF2"/>
    <w:rsid w:val="005526B0"/>
    <w:rsid w:val="00552B0C"/>
    <w:rsid w:val="00552BF9"/>
    <w:rsid w:val="00557102"/>
    <w:rsid w:val="005575F8"/>
    <w:rsid w:val="005576F9"/>
    <w:rsid w:val="00557A7D"/>
    <w:rsid w:val="0056008C"/>
    <w:rsid w:val="00561038"/>
    <w:rsid w:val="00561880"/>
    <w:rsid w:val="005628EC"/>
    <w:rsid w:val="005651E0"/>
    <w:rsid w:val="00565486"/>
    <w:rsid w:val="00565DC0"/>
    <w:rsid w:val="00566966"/>
    <w:rsid w:val="00566E7B"/>
    <w:rsid w:val="00567168"/>
    <w:rsid w:val="0056766A"/>
    <w:rsid w:val="005724BD"/>
    <w:rsid w:val="005731D8"/>
    <w:rsid w:val="005733F9"/>
    <w:rsid w:val="00575143"/>
    <w:rsid w:val="00576CC6"/>
    <w:rsid w:val="00576FE4"/>
    <w:rsid w:val="00577643"/>
    <w:rsid w:val="0058032F"/>
    <w:rsid w:val="00580E8A"/>
    <w:rsid w:val="00581BB6"/>
    <w:rsid w:val="00582B08"/>
    <w:rsid w:val="00584DA9"/>
    <w:rsid w:val="00585953"/>
    <w:rsid w:val="00585EB0"/>
    <w:rsid w:val="00586E0D"/>
    <w:rsid w:val="00587C00"/>
    <w:rsid w:val="00590A1F"/>
    <w:rsid w:val="00592881"/>
    <w:rsid w:val="005941C2"/>
    <w:rsid w:val="00595358"/>
    <w:rsid w:val="0059595D"/>
    <w:rsid w:val="0059644B"/>
    <w:rsid w:val="0059664B"/>
    <w:rsid w:val="00596E10"/>
    <w:rsid w:val="005A2E6A"/>
    <w:rsid w:val="005A3240"/>
    <w:rsid w:val="005A3CD4"/>
    <w:rsid w:val="005A3EBA"/>
    <w:rsid w:val="005A54F8"/>
    <w:rsid w:val="005A55ED"/>
    <w:rsid w:val="005A6812"/>
    <w:rsid w:val="005A6C5A"/>
    <w:rsid w:val="005A7CBD"/>
    <w:rsid w:val="005B21F1"/>
    <w:rsid w:val="005B3093"/>
    <w:rsid w:val="005B31EA"/>
    <w:rsid w:val="005B4C79"/>
    <w:rsid w:val="005B580B"/>
    <w:rsid w:val="005B6755"/>
    <w:rsid w:val="005B71DE"/>
    <w:rsid w:val="005C0CA6"/>
    <w:rsid w:val="005C11BC"/>
    <w:rsid w:val="005C12C1"/>
    <w:rsid w:val="005C2C38"/>
    <w:rsid w:val="005C452A"/>
    <w:rsid w:val="005C59D0"/>
    <w:rsid w:val="005C646A"/>
    <w:rsid w:val="005D0329"/>
    <w:rsid w:val="005D059D"/>
    <w:rsid w:val="005D0B1C"/>
    <w:rsid w:val="005D3515"/>
    <w:rsid w:val="005D38F5"/>
    <w:rsid w:val="005D511B"/>
    <w:rsid w:val="005E14F5"/>
    <w:rsid w:val="005E2275"/>
    <w:rsid w:val="005E3292"/>
    <w:rsid w:val="005E5583"/>
    <w:rsid w:val="005E574E"/>
    <w:rsid w:val="005E5B90"/>
    <w:rsid w:val="005E5ED4"/>
    <w:rsid w:val="005E734C"/>
    <w:rsid w:val="005F011D"/>
    <w:rsid w:val="005F1D90"/>
    <w:rsid w:val="005F4B40"/>
    <w:rsid w:val="005F5986"/>
    <w:rsid w:val="005F5C86"/>
    <w:rsid w:val="005F70D2"/>
    <w:rsid w:val="0060041A"/>
    <w:rsid w:val="00600543"/>
    <w:rsid w:val="00600E2C"/>
    <w:rsid w:val="00601CEF"/>
    <w:rsid w:val="00602A61"/>
    <w:rsid w:val="00604681"/>
    <w:rsid w:val="00606167"/>
    <w:rsid w:val="00606773"/>
    <w:rsid w:val="0061024E"/>
    <w:rsid w:val="0061113A"/>
    <w:rsid w:val="00611AF2"/>
    <w:rsid w:val="006154DB"/>
    <w:rsid w:val="006167CF"/>
    <w:rsid w:val="00616845"/>
    <w:rsid w:val="00616D43"/>
    <w:rsid w:val="00616FED"/>
    <w:rsid w:val="006175B4"/>
    <w:rsid w:val="0061775C"/>
    <w:rsid w:val="006209D7"/>
    <w:rsid w:val="00622AAD"/>
    <w:rsid w:val="00624C0D"/>
    <w:rsid w:val="006276D4"/>
    <w:rsid w:val="00630B01"/>
    <w:rsid w:val="00631886"/>
    <w:rsid w:val="006347BA"/>
    <w:rsid w:val="006351F7"/>
    <w:rsid w:val="00635D7E"/>
    <w:rsid w:val="006372BA"/>
    <w:rsid w:val="00637507"/>
    <w:rsid w:val="00637DC2"/>
    <w:rsid w:val="00642ADF"/>
    <w:rsid w:val="006433A0"/>
    <w:rsid w:val="006435EB"/>
    <w:rsid w:val="00644834"/>
    <w:rsid w:val="00646237"/>
    <w:rsid w:val="00646298"/>
    <w:rsid w:val="00646AD7"/>
    <w:rsid w:val="0065089B"/>
    <w:rsid w:val="006536BC"/>
    <w:rsid w:val="00654EA2"/>
    <w:rsid w:val="0065544C"/>
    <w:rsid w:val="00655E98"/>
    <w:rsid w:val="00656DA4"/>
    <w:rsid w:val="00662F8F"/>
    <w:rsid w:val="0066383C"/>
    <w:rsid w:val="0066531F"/>
    <w:rsid w:val="0066646A"/>
    <w:rsid w:val="00666F04"/>
    <w:rsid w:val="0066732F"/>
    <w:rsid w:val="00670F2B"/>
    <w:rsid w:val="00674BA2"/>
    <w:rsid w:val="00674C41"/>
    <w:rsid w:val="00681053"/>
    <w:rsid w:val="00681560"/>
    <w:rsid w:val="00682165"/>
    <w:rsid w:val="006837E4"/>
    <w:rsid w:val="00683B76"/>
    <w:rsid w:val="006841C8"/>
    <w:rsid w:val="00685779"/>
    <w:rsid w:val="00686789"/>
    <w:rsid w:val="00687400"/>
    <w:rsid w:val="0069121C"/>
    <w:rsid w:val="00691C7C"/>
    <w:rsid w:val="00691F5E"/>
    <w:rsid w:val="006933C0"/>
    <w:rsid w:val="0069469C"/>
    <w:rsid w:val="00694CAA"/>
    <w:rsid w:val="006952CC"/>
    <w:rsid w:val="00695835"/>
    <w:rsid w:val="00696603"/>
    <w:rsid w:val="00696AE8"/>
    <w:rsid w:val="006A02BE"/>
    <w:rsid w:val="006A11F7"/>
    <w:rsid w:val="006A26D3"/>
    <w:rsid w:val="006A44A4"/>
    <w:rsid w:val="006A4820"/>
    <w:rsid w:val="006B079F"/>
    <w:rsid w:val="006B0852"/>
    <w:rsid w:val="006B17B4"/>
    <w:rsid w:val="006B1900"/>
    <w:rsid w:val="006B1BE2"/>
    <w:rsid w:val="006B24EE"/>
    <w:rsid w:val="006B25C3"/>
    <w:rsid w:val="006B356B"/>
    <w:rsid w:val="006B462F"/>
    <w:rsid w:val="006B5279"/>
    <w:rsid w:val="006B5314"/>
    <w:rsid w:val="006B69D4"/>
    <w:rsid w:val="006B6DC8"/>
    <w:rsid w:val="006C0610"/>
    <w:rsid w:val="006C0BD4"/>
    <w:rsid w:val="006C500A"/>
    <w:rsid w:val="006C5C9A"/>
    <w:rsid w:val="006C5E04"/>
    <w:rsid w:val="006C5FE0"/>
    <w:rsid w:val="006C6ECB"/>
    <w:rsid w:val="006C74DA"/>
    <w:rsid w:val="006C7619"/>
    <w:rsid w:val="006C7CEA"/>
    <w:rsid w:val="006D029D"/>
    <w:rsid w:val="006D20B4"/>
    <w:rsid w:val="006D24BD"/>
    <w:rsid w:val="006D7FBF"/>
    <w:rsid w:val="006E0094"/>
    <w:rsid w:val="006E193F"/>
    <w:rsid w:val="006E1955"/>
    <w:rsid w:val="006E200C"/>
    <w:rsid w:val="006E22EC"/>
    <w:rsid w:val="006E3345"/>
    <w:rsid w:val="006E4985"/>
    <w:rsid w:val="006E4CE8"/>
    <w:rsid w:val="006E5129"/>
    <w:rsid w:val="006E5AD9"/>
    <w:rsid w:val="006E67F3"/>
    <w:rsid w:val="006F2CEA"/>
    <w:rsid w:val="006F316E"/>
    <w:rsid w:val="006F3C87"/>
    <w:rsid w:val="006F433D"/>
    <w:rsid w:val="006F76F4"/>
    <w:rsid w:val="006F7BDD"/>
    <w:rsid w:val="0070046E"/>
    <w:rsid w:val="00703425"/>
    <w:rsid w:val="00704843"/>
    <w:rsid w:val="007049F4"/>
    <w:rsid w:val="00705123"/>
    <w:rsid w:val="00705894"/>
    <w:rsid w:val="00705E3D"/>
    <w:rsid w:val="007079F2"/>
    <w:rsid w:val="0071028A"/>
    <w:rsid w:val="00710723"/>
    <w:rsid w:val="00710DD4"/>
    <w:rsid w:val="007112CA"/>
    <w:rsid w:val="007113C3"/>
    <w:rsid w:val="00712FF5"/>
    <w:rsid w:val="00714D32"/>
    <w:rsid w:val="007163E6"/>
    <w:rsid w:val="00717912"/>
    <w:rsid w:val="007216D6"/>
    <w:rsid w:val="0072177F"/>
    <w:rsid w:val="00722EB9"/>
    <w:rsid w:val="00723B95"/>
    <w:rsid w:val="0072491E"/>
    <w:rsid w:val="007263B0"/>
    <w:rsid w:val="00730223"/>
    <w:rsid w:val="00730BD5"/>
    <w:rsid w:val="00731F79"/>
    <w:rsid w:val="0073283C"/>
    <w:rsid w:val="00732BD0"/>
    <w:rsid w:val="007349DC"/>
    <w:rsid w:val="00734C5B"/>
    <w:rsid w:val="00734EA3"/>
    <w:rsid w:val="007359F5"/>
    <w:rsid w:val="0073707E"/>
    <w:rsid w:val="00737469"/>
    <w:rsid w:val="00737BEE"/>
    <w:rsid w:val="00737DD7"/>
    <w:rsid w:val="00740869"/>
    <w:rsid w:val="00740983"/>
    <w:rsid w:val="00740FE7"/>
    <w:rsid w:val="007410EF"/>
    <w:rsid w:val="007421CD"/>
    <w:rsid w:val="00742C78"/>
    <w:rsid w:val="007443B5"/>
    <w:rsid w:val="00745C1B"/>
    <w:rsid w:val="00746287"/>
    <w:rsid w:val="00746573"/>
    <w:rsid w:val="007466C6"/>
    <w:rsid w:val="00746D83"/>
    <w:rsid w:val="00752D68"/>
    <w:rsid w:val="00753AFB"/>
    <w:rsid w:val="00754B72"/>
    <w:rsid w:val="00754D83"/>
    <w:rsid w:val="00755917"/>
    <w:rsid w:val="00756037"/>
    <w:rsid w:val="0075669F"/>
    <w:rsid w:val="007568FD"/>
    <w:rsid w:val="007575EB"/>
    <w:rsid w:val="00757A43"/>
    <w:rsid w:val="00757E1A"/>
    <w:rsid w:val="00760FD4"/>
    <w:rsid w:val="00761A21"/>
    <w:rsid w:val="00762373"/>
    <w:rsid w:val="0076299C"/>
    <w:rsid w:val="00762C71"/>
    <w:rsid w:val="007632BA"/>
    <w:rsid w:val="00763E79"/>
    <w:rsid w:val="007643BE"/>
    <w:rsid w:val="00764DDE"/>
    <w:rsid w:val="00765328"/>
    <w:rsid w:val="00767B64"/>
    <w:rsid w:val="007715D0"/>
    <w:rsid w:val="00772090"/>
    <w:rsid w:val="00773FE8"/>
    <w:rsid w:val="00775095"/>
    <w:rsid w:val="00775CD2"/>
    <w:rsid w:val="007767EF"/>
    <w:rsid w:val="00776C16"/>
    <w:rsid w:val="00776E6A"/>
    <w:rsid w:val="00780829"/>
    <w:rsid w:val="00781881"/>
    <w:rsid w:val="00781D9B"/>
    <w:rsid w:val="00782859"/>
    <w:rsid w:val="0078306E"/>
    <w:rsid w:val="007836AD"/>
    <w:rsid w:val="0078599F"/>
    <w:rsid w:val="00786080"/>
    <w:rsid w:val="0078683A"/>
    <w:rsid w:val="00787DE6"/>
    <w:rsid w:val="007915FD"/>
    <w:rsid w:val="00793297"/>
    <w:rsid w:val="00796120"/>
    <w:rsid w:val="00796346"/>
    <w:rsid w:val="007A03F6"/>
    <w:rsid w:val="007A1594"/>
    <w:rsid w:val="007A17CC"/>
    <w:rsid w:val="007A2F56"/>
    <w:rsid w:val="007A44FF"/>
    <w:rsid w:val="007B1419"/>
    <w:rsid w:val="007B277F"/>
    <w:rsid w:val="007B4FBA"/>
    <w:rsid w:val="007B51A2"/>
    <w:rsid w:val="007B6499"/>
    <w:rsid w:val="007C0332"/>
    <w:rsid w:val="007C213F"/>
    <w:rsid w:val="007C443B"/>
    <w:rsid w:val="007C48E3"/>
    <w:rsid w:val="007C527F"/>
    <w:rsid w:val="007C5794"/>
    <w:rsid w:val="007C5881"/>
    <w:rsid w:val="007C62D8"/>
    <w:rsid w:val="007D0AD2"/>
    <w:rsid w:val="007D157F"/>
    <w:rsid w:val="007D1B0D"/>
    <w:rsid w:val="007D1C34"/>
    <w:rsid w:val="007D3E37"/>
    <w:rsid w:val="007D3F26"/>
    <w:rsid w:val="007D53E0"/>
    <w:rsid w:val="007D5D15"/>
    <w:rsid w:val="007E0054"/>
    <w:rsid w:val="007E0756"/>
    <w:rsid w:val="007E0E84"/>
    <w:rsid w:val="007E1D52"/>
    <w:rsid w:val="007E2ADE"/>
    <w:rsid w:val="007E7558"/>
    <w:rsid w:val="007F146C"/>
    <w:rsid w:val="007F1553"/>
    <w:rsid w:val="007F1737"/>
    <w:rsid w:val="007F2780"/>
    <w:rsid w:val="007F32CF"/>
    <w:rsid w:val="007F359D"/>
    <w:rsid w:val="007F3D97"/>
    <w:rsid w:val="007F3E6B"/>
    <w:rsid w:val="007F4BE5"/>
    <w:rsid w:val="007F543D"/>
    <w:rsid w:val="007F576E"/>
    <w:rsid w:val="007F7D4B"/>
    <w:rsid w:val="00803739"/>
    <w:rsid w:val="008059E3"/>
    <w:rsid w:val="00805C70"/>
    <w:rsid w:val="00807DE8"/>
    <w:rsid w:val="00807EFD"/>
    <w:rsid w:val="008130CF"/>
    <w:rsid w:val="00813ED2"/>
    <w:rsid w:val="00814421"/>
    <w:rsid w:val="008144F9"/>
    <w:rsid w:val="00814D33"/>
    <w:rsid w:val="00815298"/>
    <w:rsid w:val="00817456"/>
    <w:rsid w:val="00820B2D"/>
    <w:rsid w:val="00821859"/>
    <w:rsid w:val="00821E13"/>
    <w:rsid w:val="00822832"/>
    <w:rsid w:val="008231C2"/>
    <w:rsid w:val="008231F3"/>
    <w:rsid w:val="008235D4"/>
    <w:rsid w:val="00823AA1"/>
    <w:rsid w:val="008246FB"/>
    <w:rsid w:val="0082C385"/>
    <w:rsid w:val="00830686"/>
    <w:rsid w:val="00831655"/>
    <w:rsid w:val="00831B39"/>
    <w:rsid w:val="00831E5E"/>
    <w:rsid w:val="0083321A"/>
    <w:rsid w:val="00834E98"/>
    <w:rsid w:val="00835A4A"/>
    <w:rsid w:val="008373AE"/>
    <w:rsid w:val="00837895"/>
    <w:rsid w:val="00837C9F"/>
    <w:rsid w:val="0084011E"/>
    <w:rsid w:val="0084115B"/>
    <w:rsid w:val="00842B4D"/>
    <w:rsid w:val="0084433A"/>
    <w:rsid w:val="00844E2C"/>
    <w:rsid w:val="0084520E"/>
    <w:rsid w:val="00845CED"/>
    <w:rsid w:val="00845EC1"/>
    <w:rsid w:val="0084774B"/>
    <w:rsid w:val="0084CA28"/>
    <w:rsid w:val="00850EDB"/>
    <w:rsid w:val="00852BB2"/>
    <w:rsid w:val="00854621"/>
    <w:rsid w:val="00854A20"/>
    <w:rsid w:val="00854F0F"/>
    <w:rsid w:val="008551AA"/>
    <w:rsid w:val="00856F99"/>
    <w:rsid w:val="00860A67"/>
    <w:rsid w:val="00860FE2"/>
    <w:rsid w:val="00863873"/>
    <w:rsid w:val="0086395B"/>
    <w:rsid w:val="00864CBB"/>
    <w:rsid w:val="00866DBC"/>
    <w:rsid w:val="0086BF91"/>
    <w:rsid w:val="00873D5F"/>
    <w:rsid w:val="0087459D"/>
    <w:rsid w:val="00874CDF"/>
    <w:rsid w:val="00875AE7"/>
    <w:rsid w:val="0087679A"/>
    <w:rsid w:val="008767D2"/>
    <w:rsid w:val="00876F9A"/>
    <w:rsid w:val="00877163"/>
    <w:rsid w:val="00880E67"/>
    <w:rsid w:val="00882D9B"/>
    <w:rsid w:val="008834E5"/>
    <w:rsid w:val="00884520"/>
    <w:rsid w:val="0088521A"/>
    <w:rsid w:val="008855AB"/>
    <w:rsid w:val="00886936"/>
    <w:rsid w:val="00890FB5"/>
    <w:rsid w:val="008915B3"/>
    <w:rsid w:val="00892C64"/>
    <w:rsid w:val="00894065"/>
    <w:rsid w:val="00895EA6"/>
    <w:rsid w:val="00896726"/>
    <w:rsid w:val="00896E32"/>
    <w:rsid w:val="008A0727"/>
    <w:rsid w:val="008A0CFB"/>
    <w:rsid w:val="008A3A20"/>
    <w:rsid w:val="008A5EF6"/>
    <w:rsid w:val="008A6642"/>
    <w:rsid w:val="008A66C8"/>
    <w:rsid w:val="008A6716"/>
    <w:rsid w:val="008A6D1E"/>
    <w:rsid w:val="008B0017"/>
    <w:rsid w:val="008B0320"/>
    <w:rsid w:val="008B075D"/>
    <w:rsid w:val="008B1F25"/>
    <w:rsid w:val="008B3894"/>
    <w:rsid w:val="008B45D0"/>
    <w:rsid w:val="008B4A19"/>
    <w:rsid w:val="008B516C"/>
    <w:rsid w:val="008B5BBE"/>
    <w:rsid w:val="008B68D5"/>
    <w:rsid w:val="008B7928"/>
    <w:rsid w:val="008C0079"/>
    <w:rsid w:val="008C0478"/>
    <w:rsid w:val="008C2F03"/>
    <w:rsid w:val="008C3D8B"/>
    <w:rsid w:val="008C4CC3"/>
    <w:rsid w:val="008C520C"/>
    <w:rsid w:val="008C5FBF"/>
    <w:rsid w:val="008C6574"/>
    <w:rsid w:val="008C65E7"/>
    <w:rsid w:val="008C7556"/>
    <w:rsid w:val="008C7C34"/>
    <w:rsid w:val="008D02D4"/>
    <w:rsid w:val="008D0D13"/>
    <w:rsid w:val="008D1359"/>
    <w:rsid w:val="008D1696"/>
    <w:rsid w:val="008D1951"/>
    <w:rsid w:val="008D1C4A"/>
    <w:rsid w:val="008D32C8"/>
    <w:rsid w:val="008D3F3D"/>
    <w:rsid w:val="008D47CE"/>
    <w:rsid w:val="008D556C"/>
    <w:rsid w:val="008D5695"/>
    <w:rsid w:val="008D5DE1"/>
    <w:rsid w:val="008E0C87"/>
    <w:rsid w:val="008E1C8A"/>
    <w:rsid w:val="008E1F57"/>
    <w:rsid w:val="008E332E"/>
    <w:rsid w:val="008E7F7C"/>
    <w:rsid w:val="008E7FE8"/>
    <w:rsid w:val="008F037A"/>
    <w:rsid w:val="008F1CCF"/>
    <w:rsid w:val="008F2C5A"/>
    <w:rsid w:val="008F3BDE"/>
    <w:rsid w:val="008F3EA9"/>
    <w:rsid w:val="008F3EE5"/>
    <w:rsid w:val="008F49B3"/>
    <w:rsid w:val="008F4CFB"/>
    <w:rsid w:val="008F4DC0"/>
    <w:rsid w:val="008F4E38"/>
    <w:rsid w:val="008F4FA4"/>
    <w:rsid w:val="008F5808"/>
    <w:rsid w:val="008F61B1"/>
    <w:rsid w:val="008F63C7"/>
    <w:rsid w:val="008F6FA1"/>
    <w:rsid w:val="00902B90"/>
    <w:rsid w:val="00902FCE"/>
    <w:rsid w:val="00903896"/>
    <w:rsid w:val="00904109"/>
    <w:rsid w:val="00904269"/>
    <w:rsid w:val="00906C9D"/>
    <w:rsid w:val="00906E3C"/>
    <w:rsid w:val="00910A1B"/>
    <w:rsid w:val="00912165"/>
    <w:rsid w:val="0091222B"/>
    <w:rsid w:val="0091305C"/>
    <w:rsid w:val="00913CCF"/>
    <w:rsid w:val="009161F5"/>
    <w:rsid w:val="009205D3"/>
    <w:rsid w:val="0092165F"/>
    <w:rsid w:val="009246C5"/>
    <w:rsid w:val="00925CDD"/>
    <w:rsid w:val="00926B44"/>
    <w:rsid w:val="00927D6C"/>
    <w:rsid w:val="00930409"/>
    <w:rsid w:val="00930DBB"/>
    <w:rsid w:val="00931BB9"/>
    <w:rsid w:val="00933294"/>
    <w:rsid w:val="00933E13"/>
    <w:rsid w:val="00936846"/>
    <w:rsid w:val="0093746C"/>
    <w:rsid w:val="009440A4"/>
    <w:rsid w:val="009446AC"/>
    <w:rsid w:val="00944F42"/>
    <w:rsid w:val="0094601E"/>
    <w:rsid w:val="0094631C"/>
    <w:rsid w:val="00947649"/>
    <w:rsid w:val="009502F5"/>
    <w:rsid w:val="009504CD"/>
    <w:rsid w:val="009510E3"/>
    <w:rsid w:val="00951DED"/>
    <w:rsid w:val="00953F20"/>
    <w:rsid w:val="009573D3"/>
    <w:rsid w:val="0095786C"/>
    <w:rsid w:val="00957AA4"/>
    <w:rsid w:val="00957BEC"/>
    <w:rsid w:val="00960520"/>
    <w:rsid w:val="00961747"/>
    <w:rsid w:val="00963341"/>
    <w:rsid w:val="00963A2E"/>
    <w:rsid w:val="00963A4F"/>
    <w:rsid w:val="00963B65"/>
    <w:rsid w:val="009643F9"/>
    <w:rsid w:val="00964FCF"/>
    <w:rsid w:val="00965AE5"/>
    <w:rsid w:val="00972494"/>
    <w:rsid w:val="00972992"/>
    <w:rsid w:val="009731F2"/>
    <w:rsid w:val="00974F2F"/>
    <w:rsid w:val="009776B7"/>
    <w:rsid w:val="00977EC5"/>
    <w:rsid w:val="00980EE7"/>
    <w:rsid w:val="009810BC"/>
    <w:rsid w:val="00981B99"/>
    <w:rsid w:val="00982E6F"/>
    <w:rsid w:val="00983775"/>
    <w:rsid w:val="00983ED1"/>
    <w:rsid w:val="00985412"/>
    <w:rsid w:val="00985713"/>
    <w:rsid w:val="00986D3F"/>
    <w:rsid w:val="00987FAB"/>
    <w:rsid w:val="009902A6"/>
    <w:rsid w:val="00990827"/>
    <w:rsid w:val="00991E63"/>
    <w:rsid w:val="00992650"/>
    <w:rsid w:val="00992B73"/>
    <w:rsid w:val="009978FB"/>
    <w:rsid w:val="009A1FEA"/>
    <w:rsid w:val="009A2771"/>
    <w:rsid w:val="009A5708"/>
    <w:rsid w:val="009A68B6"/>
    <w:rsid w:val="009A7543"/>
    <w:rsid w:val="009A777D"/>
    <w:rsid w:val="009A7E98"/>
    <w:rsid w:val="009B18A6"/>
    <w:rsid w:val="009B2090"/>
    <w:rsid w:val="009B214E"/>
    <w:rsid w:val="009B3AFE"/>
    <w:rsid w:val="009B46D0"/>
    <w:rsid w:val="009B6381"/>
    <w:rsid w:val="009B7262"/>
    <w:rsid w:val="009C5046"/>
    <w:rsid w:val="009C5546"/>
    <w:rsid w:val="009C5D76"/>
    <w:rsid w:val="009D0608"/>
    <w:rsid w:val="009D0D36"/>
    <w:rsid w:val="009D170F"/>
    <w:rsid w:val="009D2169"/>
    <w:rsid w:val="009D2A36"/>
    <w:rsid w:val="009D7780"/>
    <w:rsid w:val="009D79F9"/>
    <w:rsid w:val="009D7CAE"/>
    <w:rsid w:val="009E0643"/>
    <w:rsid w:val="009E1852"/>
    <w:rsid w:val="009E1CB7"/>
    <w:rsid w:val="009E25CF"/>
    <w:rsid w:val="009E36C9"/>
    <w:rsid w:val="009E3989"/>
    <w:rsid w:val="009E4E7B"/>
    <w:rsid w:val="009E50A3"/>
    <w:rsid w:val="009E5116"/>
    <w:rsid w:val="009E5E6D"/>
    <w:rsid w:val="009E6877"/>
    <w:rsid w:val="009E6D6D"/>
    <w:rsid w:val="009E6D8E"/>
    <w:rsid w:val="009F0300"/>
    <w:rsid w:val="009F1402"/>
    <w:rsid w:val="009F1655"/>
    <w:rsid w:val="009F1D51"/>
    <w:rsid w:val="009F2529"/>
    <w:rsid w:val="009F31E5"/>
    <w:rsid w:val="009F6601"/>
    <w:rsid w:val="009F67BD"/>
    <w:rsid w:val="009F6E62"/>
    <w:rsid w:val="009F727F"/>
    <w:rsid w:val="009F7D3C"/>
    <w:rsid w:val="00A00353"/>
    <w:rsid w:val="00A018BF"/>
    <w:rsid w:val="00A03870"/>
    <w:rsid w:val="00A03F2C"/>
    <w:rsid w:val="00A04116"/>
    <w:rsid w:val="00A05C24"/>
    <w:rsid w:val="00A06203"/>
    <w:rsid w:val="00A06D34"/>
    <w:rsid w:val="00A07936"/>
    <w:rsid w:val="00A1046A"/>
    <w:rsid w:val="00A108B6"/>
    <w:rsid w:val="00A110B0"/>
    <w:rsid w:val="00A111E6"/>
    <w:rsid w:val="00A1188A"/>
    <w:rsid w:val="00A123AE"/>
    <w:rsid w:val="00A1362E"/>
    <w:rsid w:val="00A137BD"/>
    <w:rsid w:val="00A158FF"/>
    <w:rsid w:val="00A17296"/>
    <w:rsid w:val="00A17A3B"/>
    <w:rsid w:val="00A204CF"/>
    <w:rsid w:val="00A24F6E"/>
    <w:rsid w:val="00A25354"/>
    <w:rsid w:val="00A25419"/>
    <w:rsid w:val="00A30466"/>
    <w:rsid w:val="00A31924"/>
    <w:rsid w:val="00A31B90"/>
    <w:rsid w:val="00A32721"/>
    <w:rsid w:val="00A34973"/>
    <w:rsid w:val="00A352F0"/>
    <w:rsid w:val="00A35D8A"/>
    <w:rsid w:val="00A36D22"/>
    <w:rsid w:val="00A406B8"/>
    <w:rsid w:val="00A41DE1"/>
    <w:rsid w:val="00A41E6F"/>
    <w:rsid w:val="00A426A8"/>
    <w:rsid w:val="00A428C9"/>
    <w:rsid w:val="00A4357C"/>
    <w:rsid w:val="00A445C8"/>
    <w:rsid w:val="00A4626D"/>
    <w:rsid w:val="00A46278"/>
    <w:rsid w:val="00A464D4"/>
    <w:rsid w:val="00A478FF"/>
    <w:rsid w:val="00A5001B"/>
    <w:rsid w:val="00A50254"/>
    <w:rsid w:val="00A50729"/>
    <w:rsid w:val="00A50C3F"/>
    <w:rsid w:val="00A51EAC"/>
    <w:rsid w:val="00A526B3"/>
    <w:rsid w:val="00A52C0B"/>
    <w:rsid w:val="00A53E7C"/>
    <w:rsid w:val="00A57A9A"/>
    <w:rsid w:val="00A57D1A"/>
    <w:rsid w:val="00A57E1E"/>
    <w:rsid w:val="00A61520"/>
    <w:rsid w:val="00A6175E"/>
    <w:rsid w:val="00A642DE"/>
    <w:rsid w:val="00A67B81"/>
    <w:rsid w:val="00A711BF"/>
    <w:rsid w:val="00A7742B"/>
    <w:rsid w:val="00A810BC"/>
    <w:rsid w:val="00A8111E"/>
    <w:rsid w:val="00A815D9"/>
    <w:rsid w:val="00A834AF"/>
    <w:rsid w:val="00A837EF"/>
    <w:rsid w:val="00A841C3"/>
    <w:rsid w:val="00A847D2"/>
    <w:rsid w:val="00A86648"/>
    <w:rsid w:val="00A870D6"/>
    <w:rsid w:val="00A91E2D"/>
    <w:rsid w:val="00A928CE"/>
    <w:rsid w:val="00A95862"/>
    <w:rsid w:val="00A96310"/>
    <w:rsid w:val="00AA191D"/>
    <w:rsid w:val="00AA3BB6"/>
    <w:rsid w:val="00AA4480"/>
    <w:rsid w:val="00AA5133"/>
    <w:rsid w:val="00AA5EC6"/>
    <w:rsid w:val="00AA6A84"/>
    <w:rsid w:val="00AA72AD"/>
    <w:rsid w:val="00AA745F"/>
    <w:rsid w:val="00AA7707"/>
    <w:rsid w:val="00AA7C74"/>
    <w:rsid w:val="00AA7DB6"/>
    <w:rsid w:val="00AB0B52"/>
    <w:rsid w:val="00AB3266"/>
    <w:rsid w:val="00AB3335"/>
    <w:rsid w:val="00AB3924"/>
    <w:rsid w:val="00AB51E0"/>
    <w:rsid w:val="00AB524C"/>
    <w:rsid w:val="00AB53C7"/>
    <w:rsid w:val="00AC147B"/>
    <w:rsid w:val="00AC19C3"/>
    <w:rsid w:val="00AC1DF2"/>
    <w:rsid w:val="00AC27C3"/>
    <w:rsid w:val="00AC2C0A"/>
    <w:rsid w:val="00AC340D"/>
    <w:rsid w:val="00AC4105"/>
    <w:rsid w:val="00AC4B39"/>
    <w:rsid w:val="00AC7B86"/>
    <w:rsid w:val="00AD06B4"/>
    <w:rsid w:val="00AD121C"/>
    <w:rsid w:val="00AD2062"/>
    <w:rsid w:val="00AD22AD"/>
    <w:rsid w:val="00AD23D9"/>
    <w:rsid w:val="00AD252A"/>
    <w:rsid w:val="00AD292D"/>
    <w:rsid w:val="00AD6A06"/>
    <w:rsid w:val="00AD6CE2"/>
    <w:rsid w:val="00AD7027"/>
    <w:rsid w:val="00AD7E9F"/>
    <w:rsid w:val="00AE05D9"/>
    <w:rsid w:val="00AE0902"/>
    <w:rsid w:val="00AE0AD4"/>
    <w:rsid w:val="00AE0CFA"/>
    <w:rsid w:val="00AE17D3"/>
    <w:rsid w:val="00AE245D"/>
    <w:rsid w:val="00AE2C2F"/>
    <w:rsid w:val="00AE2E7A"/>
    <w:rsid w:val="00AE5E92"/>
    <w:rsid w:val="00AE7923"/>
    <w:rsid w:val="00AE7B5E"/>
    <w:rsid w:val="00AE7B75"/>
    <w:rsid w:val="00AF1576"/>
    <w:rsid w:val="00AF1D58"/>
    <w:rsid w:val="00AF579F"/>
    <w:rsid w:val="00AF5E8D"/>
    <w:rsid w:val="00AF62B6"/>
    <w:rsid w:val="00AF666B"/>
    <w:rsid w:val="00AF70BD"/>
    <w:rsid w:val="00AF7BC5"/>
    <w:rsid w:val="00AF7C03"/>
    <w:rsid w:val="00AFBA06"/>
    <w:rsid w:val="00B0098A"/>
    <w:rsid w:val="00B00A48"/>
    <w:rsid w:val="00B01435"/>
    <w:rsid w:val="00B022AB"/>
    <w:rsid w:val="00B037A6"/>
    <w:rsid w:val="00B065C4"/>
    <w:rsid w:val="00B07A1D"/>
    <w:rsid w:val="00B07B0B"/>
    <w:rsid w:val="00B1180F"/>
    <w:rsid w:val="00B135C2"/>
    <w:rsid w:val="00B13662"/>
    <w:rsid w:val="00B13B41"/>
    <w:rsid w:val="00B149D6"/>
    <w:rsid w:val="00B17C02"/>
    <w:rsid w:val="00B21263"/>
    <w:rsid w:val="00B2211F"/>
    <w:rsid w:val="00B22382"/>
    <w:rsid w:val="00B224D1"/>
    <w:rsid w:val="00B249B3"/>
    <w:rsid w:val="00B24E02"/>
    <w:rsid w:val="00B254C5"/>
    <w:rsid w:val="00B25A0C"/>
    <w:rsid w:val="00B260C0"/>
    <w:rsid w:val="00B2623C"/>
    <w:rsid w:val="00B262EA"/>
    <w:rsid w:val="00B27D34"/>
    <w:rsid w:val="00B27D36"/>
    <w:rsid w:val="00B30BF6"/>
    <w:rsid w:val="00B30E41"/>
    <w:rsid w:val="00B344D4"/>
    <w:rsid w:val="00B34D0D"/>
    <w:rsid w:val="00B36BCF"/>
    <w:rsid w:val="00B40E53"/>
    <w:rsid w:val="00B43F73"/>
    <w:rsid w:val="00B45E15"/>
    <w:rsid w:val="00B46AEA"/>
    <w:rsid w:val="00B46B2F"/>
    <w:rsid w:val="00B46E2A"/>
    <w:rsid w:val="00B47629"/>
    <w:rsid w:val="00B507F5"/>
    <w:rsid w:val="00B508BC"/>
    <w:rsid w:val="00B50DFF"/>
    <w:rsid w:val="00B51E95"/>
    <w:rsid w:val="00B52709"/>
    <w:rsid w:val="00B528CE"/>
    <w:rsid w:val="00B52F71"/>
    <w:rsid w:val="00B55189"/>
    <w:rsid w:val="00B57AEA"/>
    <w:rsid w:val="00B581FD"/>
    <w:rsid w:val="00B601F6"/>
    <w:rsid w:val="00B6087C"/>
    <w:rsid w:val="00B62665"/>
    <w:rsid w:val="00B6434D"/>
    <w:rsid w:val="00B645AD"/>
    <w:rsid w:val="00B66057"/>
    <w:rsid w:val="00B6654B"/>
    <w:rsid w:val="00B666D1"/>
    <w:rsid w:val="00B67AEB"/>
    <w:rsid w:val="00B732A9"/>
    <w:rsid w:val="00B73BCE"/>
    <w:rsid w:val="00B73C4B"/>
    <w:rsid w:val="00B74074"/>
    <w:rsid w:val="00B74EF6"/>
    <w:rsid w:val="00B76203"/>
    <w:rsid w:val="00B76BE8"/>
    <w:rsid w:val="00B8086A"/>
    <w:rsid w:val="00B83FF2"/>
    <w:rsid w:val="00B87A9C"/>
    <w:rsid w:val="00B87B67"/>
    <w:rsid w:val="00B907EB"/>
    <w:rsid w:val="00B9182B"/>
    <w:rsid w:val="00B9269B"/>
    <w:rsid w:val="00B94139"/>
    <w:rsid w:val="00B94D9B"/>
    <w:rsid w:val="00B94FD8"/>
    <w:rsid w:val="00B955BE"/>
    <w:rsid w:val="00B962CE"/>
    <w:rsid w:val="00BA083E"/>
    <w:rsid w:val="00BA127B"/>
    <w:rsid w:val="00BA13AB"/>
    <w:rsid w:val="00BA2156"/>
    <w:rsid w:val="00BA346A"/>
    <w:rsid w:val="00BA3E87"/>
    <w:rsid w:val="00BA5022"/>
    <w:rsid w:val="00BA573C"/>
    <w:rsid w:val="00BA5B00"/>
    <w:rsid w:val="00BA5D0B"/>
    <w:rsid w:val="00BA60B4"/>
    <w:rsid w:val="00BA61A5"/>
    <w:rsid w:val="00BA67A0"/>
    <w:rsid w:val="00BB0BD3"/>
    <w:rsid w:val="00BB2E51"/>
    <w:rsid w:val="00BB3B8B"/>
    <w:rsid w:val="00BB4B3D"/>
    <w:rsid w:val="00BB7B92"/>
    <w:rsid w:val="00BC06F6"/>
    <w:rsid w:val="00BC0AFB"/>
    <w:rsid w:val="00BC0DA9"/>
    <w:rsid w:val="00BC138C"/>
    <w:rsid w:val="00BC293B"/>
    <w:rsid w:val="00BC4F7E"/>
    <w:rsid w:val="00BC7DC0"/>
    <w:rsid w:val="00BD12A5"/>
    <w:rsid w:val="00BD152A"/>
    <w:rsid w:val="00BD16BD"/>
    <w:rsid w:val="00BD322B"/>
    <w:rsid w:val="00BD3ED4"/>
    <w:rsid w:val="00BD3F01"/>
    <w:rsid w:val="00BD5EAD"/>
    <w:rsid w:val="00BD6863"/>
    <w:rsid w:val="00BD6F9E"/>
    <w:rsid w:val="00BD789D"/>
    <w:rsid w:val="00BD7A8B"/>
    <w:rsid w:val="00BD7E31"/>
    <w:rsid w:val="00BE0A8D"/>
    <w:rsid w:val="00BE2AE9"/>
    <w:rsid w:val="00BE5D1D"/>
    <w:rsid w:val="00BE72DB"/>
    <w:rsid w:val="00BF0743"/>
    <w:rsid w:val="00BF27F4"/>
    <w:rsid w:val="00BF4545"/>
    <w:rsid w:val="00BF460A"/>
    <w:rsid w:val="00BF4E3A"/>
    <w:rsid w:val="00BF5D93"/>
    <w:rsid w:val="00BF61B5"/>
    <w:rsid w:val="00BF76B0"/>
    <w:rsid w:val="00C00817"/>
    <w:rsid w:val="00C00DF1"/>
    <w:rsid w:val="00C01504"/>
    <w:rsid w:val="00C02445"/>
    <w:rsid w:val="00C04472"/>
    <w:rsid w:val="00C04DF1"/>
    <w:rsid w:val="00C0549E"/>
    <w:rsid w:val="00C05796"/>
    <w:rsid w:val="00C0701F"/>
    <w:rsid w:val="00C10E54"/>
    <w:rsid w:val="00C12631"/>
    <w:rsid w:val="00C12882"/>
    <w:rsid w:val="00C129C8"/>
    <w:rsid w:val="00C12EBD"/>
    <w:rsid w:val="00C13C42"/>
    <w:rsid w:val="00C15C34"/>
    <w:rsid w:val="00C219D2"/>
    <w:rsid w:val="00C22519"/>
    <w:rsid w:val="00C235FF"/>
    <w:rsid w:val="00C259AB"/>
    <w:rsid w:val="00C273E3"/>
    <w:rsid w:val="00C31384"/>
    <w:rsid w:val="00C31B73"/>
    <w:rsid w:val="00C31D30"/>
    <w:rsid w:val="00C322C3"/>
    <w:rsid w:val="00C3302A"/>
    <w:rsid w:val="00C33281"/>
    <w:rsid w:val="00C33D53"/>
    <w:rsid w:val="00C33E64"/>
    <w:rsid w:val="00C34A84"/>
    <w:rsid w:val="00C35343"/>
    <w:rsid w:val="00C35A60"/>
    <w:rsid w:val="00C363E4"/>
    <w:rsid w:val="00C37370"/>
    <w:rsid w:val="00C404B2"/>
    <w:rsid w:val="00C448BD"/>
    <w:rsid w:val="00C4564C"/>
    <w:rsid w:val="00C46941"/>
    <w:rsid w:val="00C46C96"/>
    <w:rsid w:val="00C46FC0"/>
    <w:rsid w:val="00C502BF"/>
    <w:rsid w:val="00C5078E"/>
    <w:rsid w:val="00C51471"/>
    <w:rsid w:val="00C54C21"/>
    <w:rsid w:val="00C5562C"/>
    <w:rsid w:val="00C5609B"/>
    <w:rsid w:val="00C56C09"/>
    <w:rsid w:val="00C576F4"/>
    <w:rsid w:val="00C60932"/>
    <w:rsid w:val="00C618BB"/>
    <w:rsid w:val="00C620D8"/>
    <w:rsid w:val="00C63B8B"/>
    <w:rsid w:val="00C63C66"/>
    <w:rsid w:val="00C6452B"/>
    <w:rsid w:val="00C64913"/>
    <w:rsid w:val="00C64D5A"/>
    <w:rsid w:val="00C65505"/>
    <w:rsid w:val="00C66788"/>
    <w:rsid w:val="00C66BDA"/>
    <w:rsid w:val="00C67201"/>
    <w:rsid w:val="00C6753E"/>
    <w:rsid w:val="00C707DC"/>
    <w:rsid w:val="00C7175C"/>
    <w:rsid w:val="00C725FF"/>
    <w:rsid w:val="00C7372A"/>
    <w:rsid w:val="00C7649B"/>
    <w:rsid w:val="00C8045D"/>
    <w:rsid w:val="00C813EF"/>
    <w:rsid w:val="00C81713"/>
    <w:rsid w:val="00C81B78"/>
    <w:rsid w:val="00C821B3"/>
    <w:rsid w:val="00C82BC4"/>
    <w:rsid w:val="00C82EEF"/>
    <w:rsid w:val="00C83DFC"/>
    <w:rsid w:val="00C84262"/>
    <w:rsid w:val="00C8468A"/>
    <w:rsid w:val="00C84716"/>
    <w:rsid w:val="00C84D39"/>
    <w:rsid w:val="00C85DB9"/>
    <w:rsid w:val="00C85EF2"/>
    <w:rsid w:val="00C87E31"/>
    <w:rsid w:val="00C9046D"/>
    <w:rsid w:val="00C9119A"/>
    <w:rsid w:val="00C91204"/>
    <w:rsid w:val="00C913C2"/>
    <w:rsid w:val="00C9408D"/>
    <w:rsid w:val="00C94D3D"/>
    <w:rsid w:val="00C94D84"/>
    <w:rsid w:val="00C958B1"/>
    <w:rsid w:val="00C95ECE"/>
    <w:rsid w:val="00C96793"/>
    <w:rsid w:val="00C97C05"/>
    <w:rsid w:val="00CA033B"/>
    <w:rsid w:val="00CA0C4D"/>
    <w:rsid w:val="00CA137E"/>
    <w:rsid w:val="00CA1477"/>
    <w:rsid w:val="00CB0A6B"/>
    <w:rsid w:val="00CB156A"/>
    <w:rsid w:val="00CB1D1D"/>
    <w:rsid w:val="00CB48BA"/>
    <w:rsid w:val="00CB4B51"/>
    <w:rsid w:val="00CB4D24"/>
    <w:rsid w:val="00CB5265"/>
    <w:rsid w:val="00CC0823"/>
    <w:rsid w:val="00CC17B2"/>
    <w:rsid w:val="00CC1B33"/>
    <w:rsid w:val="00CC2779"/>
    <w:rsid w:val="00CC4B03"/>
    <w:rsid w:val="00CC5D7D"/>
    <w:rsid w:val="00CD22F4"/>
    <w:rsid w:val="00CD2CAA"/>
    <w:rsid w:val="00CD31A3"/>
    <w:rsid w:val="00CD345B"/>
    <w:rsid w:val="00CD5CC1"/>
    <w:rsid w:val="00CD6ACB"/>
    <w:rsid w:val="00CD6E63"/>
    <w:rsid w:val="00CD7E75"/>
    <w:rsid w:val="00CE0F72"/>
    <w:rsid w:val="00CE1E36"/>
    <w:rsid w:val="00CE3C78"/>
    <w:rsid w:val="00CE61E0"/>
    <w:rsid w:val="00CE7DF4"/>
    <w:rsid w:val="00CF0573"/>
    <w:rsid w:val="00CF5AE0"/>
    <w:rsid w:val="00CF7175"/>
    <w:rsid w:val="00CF7EA9"/>
    <w:rsid w:val="00D00271"/>
    <w:rsid w:val="00D005A0"/>
    <w:rsid w:val="00D007F9"/>
    <w:rsid w:val="00D028F4"/>
    <w:rsid w:val="00D02972"/>
    <w:rsid w:val="00D03F55"/>
    <w:rsid w:val="00D047F6"/>
    <w:rsid w:val="00D04D7B"/>
    <w:rsid w:val="00D05827"/>
    <w:rsid w:val="00D05A3B"/>
    <w:rsid w:val="00D05B2C"/>
    <w:rsid w:val="00D1382B"/>
    <w:rsid w:val="00D13FEB"/>
    <w:rsid w:val="00D14AFE"/>
    <w:rsid w:val="00D15AAA"/>
    <w:rsid w:val="00D16149"/>
    <w:rsid w:val="00D16F00"/>
    <w:rsid w:val="00D1787C"/>
    <w:rsid w:val="00D20891"/>
    <w:rsid w:val="00D21154"/>
    <w:rsid w:val="00D21235"/>
    <w:rsid w:val="00D22327"/>
    <w:rsid w:val="00D25299"/>
    <w:rsid w:val="00D25A39"/>
    <w:rsid w:val="00D26087"/>
    <w:rsid w:val="00D26AA9"/>
    <w:rsid w:val="00D26C12"/>
    <w:rsid w:val="00D30D74"/>
    <w:rsid w:val="00D31379"/>
    <w:rsid w:val="00D32E87"/>
    <w:rsid w:val="00D3429B"/>
    <w:rsid w:val="00D34B00"/>
    <w:rsid w:val="00D35026"/>
    <w:rsid w:val="00D35746"/>
    <w:rsid w:val="00D37931"/>
    <w:rsid w:val="00D37A6D"/>
    <w:rsid w:val="00D37D01"/>
    <w:rsid w:val="00D40774"/>
    <w:rsid w:val="00D40D51"/>
    <w:rsid w:val="00D414E1"/>
    <w:rsid w:val="00D421F4"/>
    <w:rsid w:val="00D430F7"/>
    <w:rsid w:val="00D44320"/>
    <w:rsid w:val="00D45BEA"/>
    <w:rsid w:val="00D4763C"/>
    <w:rsid w:val="00D51AC8"/>
    <w:rsid w:val="00D51D77"/>
    <w:rsid w:val="00D529E3"/>
    <w:rsid w:val="00D5357E"/>
    <w:rsid w:val="00D53816"/>
    <w:rsid w:val="00D543CF"/>
    <w:rsid w:val="00D56116"/>
    <w:rsid w:val="00D56E4E"/>
    <w:rsid w:val="00D625B0"/>
    <w:rsid w:val="00D625BD"/>
    <w:rsid w:val="00D62E7A"/>
    <w:rsid w:val="00D6608E"/>
    <w:rsid w:val="00D66819"/>
    <w:rsid w:val="00D706F4"/>
    <w:rsid w:val="00D7104A"/>
    <w:rsid w:val="00D735A1"/>
    <w:rsid w:val="00D738A5"/>
    <w:rsid w:val="00D73D8E"/>
    <w:rsid w:val="00D7493B"/>
    <w:rsid w:val="00D751AA"/>
    <w:rsid w:val="00D763CC"/>
    <w:rsid w:val="00D7716A"/>
    <w:rsid w:val="00D8009F"/>
    <w:rsid w:val="00D8094C"/>
    <w:rsid w:val="00D817B3"/>
    <w:rsid w:val="00D82128"/>
    <w:rsid w:val="00D82B5F"/>
    <w:rsid w:val="00D83A09"/>
    <w:rsid w:val="00D8633F"/>
    <w:rsid w:val="00D8658F"/>
    <w:rsid w:val="00D87F3C"/>
    <w:rsid w:val="00D9237D"/>
    <w:rsid w:val="00D92469"/>
    <w:rsid w:val="00D93C4D"/>
    <w:rsid w:val="00D9641E"/>
    <w:rsid w:val="00D96627"/>
    <w:rsid w:val="00D969D6"/>
    <w:rsid w:val="00D972ED"/>
    <w:rsid w:val="00D9738A"/>
    <w:rsid w:val="00DA099E"/>
    <w:rsid w:val="00DA16B1"/>
    <w:rsid w:val="00DA1714"/>
    <w:rsid w:val="00DA17C5"/>
    <w:rsid w:val="00DA288D"/>
    <w:rsid w:val="00DA2AED"/>
    <w:rsid w:val="00DA45DB"/>
    <w:rsid w:val="00DA5103"/>
    <w:rsid w:val="00DA5E56"/>
    <w:rsid w:val="00DA6154"/>
    <w:rsid w:val="00DB2439"/>
    <w:rsid w:val="00DB2B53"/>
    <w:rsid w:val="00DB7557"/>
    <w:rsid w:val="00DB7A2F"/>
    <w:rsid w:val="00DC1FF7"/>
    <w:rsid w:val="00DC2275"/>
    <w:rsid w:val="00DC298E"/>
    <w:rsid w:val="00DC37BB"/>
    <w:rsid w:val="00DC539B"/>
    <w:rsid w:val="00DC6C96"/>
    <w:rsid w:val="00DD1241"/>
    <w:rsid w:val="00DD23C3"/>
    <w:rsid w:val="00DD27A5"/>
    <w:rsid w:val="00DD6ADF"/>
    <w:rsid w:val="00DD6C9F"/>
    <w:rsid w:val="00DD72B6"/>
    <w:rsid w:val="00DE1C2E"/>
    <w:rsid w:val="00DE1EE9"/>
    <w:rsid w:val="00DE2E13"/>
    <w:rsid w:val="00DE325B"/>
    <w:rsid w:val="00DE3E88"/>
    <w:rsid w:val="00DE473B"/>
    <w:rsid w:val="00DE47AB"/>
    <w:rsid w:val="00DF1154"/>
    <w:rsid w:val="00DF2005"/>
    <w:rsid w:val="00DF221A"/>
    <w:rsid w:val="00DF2F09"/>
    <w:rsid w:val="00DF33B3"/>
    <w:rsid w:val="00DF4026"/>
    <w:rsid w:val="00DF4F00"/>
    <w:rsid w:val="00DF56B8"/>
    <w:rsid w:val="00DF6561"/>
    <w:rsid w:val="00E0285C"/>
    <w:rsid w:val="00E0299F"/>
    <w:rsid w:val="00E0301B"/>
    <w:rsid w:val="00E058C9"/>
    <w:rsid w:val="00E07125"/>
    <w:rsid w:val="00E07A14"/>
    <w:rsid w:val="00E07BDE"/>
    <w:rsid w:val="00E07FCD"/>
    <w:rsid w:val="00E11B85"/>
    <w:rsid w:val="00E13475"/>
    <w:rsid w:val="00E15628"/>
    <w:rsid w:val="00E162AC"/>
    <w:rsid w:val="00E173B3"/>
    <w:rsid w:val="00E17B12"/>
    <w:rsid w:val="00E2032A"/>
    <w:rsid w:val="00E20742"/>
    <w:rsid w:val="00E207C2"/>
    <w:rsid w:val="00E21B4F"/>
    <w:rsid w:val="00E225E5"/>
    <w:rsid w:val="00E24203"/>
    <w:rsid w:val="00E24D4E"/>
    <w:rsid w:val="00E31A55"/>
    <w:rsid w:val="00E33EEF"/>
    <w:rsid w:val="00E3656C"/>
    <w:rsid w:val="00E36AF2"/>
    <w:rsid w:val="00E37FD7"/>
    <w:rsid w:val="00E40A79"/>
    <w:rsid w:val="00E41D58"/>
    <w:rsid w:val="00E43AAC"/>
    <w:rsid w:val="00E444D5"/>
    <w:rsid w:val="00E44F8C"/>
    <w:rsid w:val="00E465C3"/>
    <w:rsid w:val="00E46BF3"/>
    <w:rsid w:val="00E46F03"/>
    <w:rsid w:val="00E5014B"/>
    <w:rsid w:val="00E5128F"/>
    <w:rsid w:val="00E51F05"/>
    <w:rsid w:val="00E52470"/>
    <w:rsid w:val="00E53AAA"/>
    <w:rsid w:val="00E548D5"/>
    <w:rsid w:val="00E55DC2"/>
    <w:rsid w:val="00E56145"/>
    <w:rsid w:val="00E5656C"/>
    <w:rsid w:val="00E565F6"/>
    <w:rsid w:val="00E57DD8"/>
    <w:rsid w:val="00E61146"/>
    <w:rsid w:val="00E61A8F"/>
    <w:rsid w:val="00E61BF1"/>
    <w:rsid w:val="00E63322"/>
    <w:rsid w:val="00E66035"/>
    <w:rsid w:val="00E662FB"/>
    <w:rsid w:val="00E67EA9"/>
    <w:rsid w:val="00E6E130"/>
    <w:rsid w:val="00E7013D"/>
    <w:rsid w:val="00E71209"/>
    <w:rsid w:val="00E719F8"/>
    <w:rsid w:val="00E720F4"/>
    <w:rsid w:val="00E72318"/>
    <w:rsid w:val="00E72DD6"/>
    <w:rsid w:val="00E73757"/>
    <w:rsid w:val="00E76F46"/>
    <w:rsid w:val="00E77083"/>
    <w:rsid w:val="00E776D1"/>
    <w:rsid w:val="00E80D65"/>
    <w:rsid w:val="00E814F5"/>
    <w:rsid w:val="00E8291E"/>
    <w:rsid w:val="00E8297B"/>
    <w:rsid w:val="00E845DD"/>
    <w:rsid w:val="00E8501C"/>
    <w:rsid w:val="00E85574"/>
    <w:rsid w:val="00E85B81"/>
    <w:rsid w:val="00E86391"/>
    <w:rsid w:val="00E87050"/>
    <w:rsid w:val="00E87AFE"/>
    <w:rsid w:val="00E87C84"/>
    <w:rsid w:val="00E87E78"/>
    <w:rsid w:val="00E917CC"/>
    <w:rsid w:val="00E91992"/>
    <w:rsid w:val="00E926C2"/>
    <w:rsid w:val="00E9392A"/>
    <w:rsid w:val="00E94D42"/>
    <w:rsid w:val="00E95071"/>
    <w:rsid w:val="00E9632F"/>
    <w:rsid w:val="00E97013"/>
    <w:rsid w:val="00EA00DA"/>
    <w:rsid w:val="00EA0A58"/>
    <w:rsid w:val="00EA1BC4"/>
    <w:rsid w:val="00EA23E4"/>
    <w:rsid w:val="00EA3A45"/>
    <w:rsid w:val="00EA61A2"/>
    <w:rsid w:val="00EA7073"/>
    <w:rsid w:val="00EA7D7B"/>
    <w:rsid w:val="00EB32B0"/>
    <w:rsid w:val="00EC01FE"/>
    <w:rsid w:val="00EC0B9C"/>
    <w:rsid w:val="00EC0FFF"/>
    <w:rsid w:val="00EC15EE"/>
    <w:rsid w:val="00EC1892"/>
    <w:rsid w:val="00EC3169"/>
    <w:rsid w:val="00EC45DC"/>
    <w:rsid w:val="00EC593C"/>
    <w:rsid w:val="00EC5C69"/>
    <w:rsid w:val="00EC69F7"/>
    <w:rsid w:val="00EC6C70"/>
    <w:rsid w:val="00ED03A9"/>
    <w:rsid w:val="00ED06B9"/>
    <w:rsid w:val="00ED1AF2"/>
    <w:rsid w:val="00ED2553"/>
    <w:rsid w:val="00ED333D"/>
    <w:rsid w:val="00ED72A2"/>
    <w:rsid w:val="00ED7AB0"/>
    <w:rsid w:val="00EE0B35"/>
    <w:rsid w:val="00EE16FA"/>
    <w:rsid w:val="00EE7598"/>
    <w:rsid w:val="00EF21FE"/>
    <w:rsid w:val="00EF276D"/>
    <w:rsid w:val="00EF2E82"/>
    <w:rsid w:val="00EF2EF8"/>
    <w:rsid w:val="00EF5E05"/>
    <w:rsid w:val="00F02CC4"/>
    <w:rsid w:val="00F02DB3"/>
    <w:rsid w:val="00F03A43"/>
    <w:rsid w:val="00F03DAD"/>
    <w:rsid w:val="00F03F5A"/>
    <w:rsid w:val="00F05509"/>
    <w:rsid w:val="00F0684F"/>
    <w:rsid w:val="00F07391"/>
    <w:rsid w:val="00F11051"/>
    <w:rsid w:val="00F117FE"/>
    <w:rsid w:val="00F12075"/>
    <w:rsid w:val="00F173C4"/>
    <w:rsid w:val="00F17CF0"/>
    <w:rsid w:val="00F21381"/>
    <w:rsid w:val="00F2174F"/>
    <w:rsid w:val="00F21C97"/>
    <w:rsid w:val="00F254A2"/>
    <w:rsid w:val="00F262DA"/>
    <w:rsid w:val="00F2690A"/>
    <w:rsid w:val="00F27A8A"/>
    <w:rsid w:val="00F304AE"/>
    <w:rsid w:val="00F31483"/>
    <w:rsid w:val="00F32447"/>
    <w:rsid w:val="00F32D44"/>
    <w:rsid w:val="00F3456E"/>
    <w:rsid w:val="00F378BF"/>
    <w:rsid w:val="00F37F93"/>
    <w:rsid w:val="00F4060E"/>
    <w:rsid w:val="00F40CF3"/>
    <w:rsid w:val="00F40D0B"/>
    <w:rsid w:val="00F40E41"/>
    <w:rsid w:val="00F412EC"/>
    <w:rsid w:val="00F41656"/>
    <w:rsid w:val="00F41C0B"/>
    <w:rsid w:val="00F42240"/>
    <w:rsid w:val="00F4337C"/>
    <w:rsid w:val="00F43C9E"/>
    <w:rsid w:val="00F458D6"/>
    <w:rsid w:val="00F46BD5"/>
    <w:rsid w:val="00F46E65"/>
    <w:rsid w:val="00F470EC"/>
    <w:rsid w:val="00F4749B"/>
    <w:rsid w:val="00F51B22"/>
    <w:rsid w:val="00F5238E"/>
    <w:rsid w:val="00F54F3D"/>
    <w:rsid w:val="00F55EE4"/>
    <w:rsid w:val="00F56120"/>
    <w:rsid w:val="00F6507D"/>
    <w:rsid w:val="00F65DCD"/>
    <w:rsid w:val="00F66382"/>
    <w:rsid w:val="00F6678F"/>
    <w:rsid w:val="00F67651"/>
    <w:rsid w:val="00F700E1"/>
    <w:rsid w:val="00F70BE2"/>
    <w:rsid w:val="00F71F7A"/>
    <w:rsid w:val="00F72B03"/>
    <w:rsid w:val="00F73A7A"/>
    <w:rsid w:val="00F73D0F"/>
    <w:rsid w:val="00F755C9"/>
    <w:rsid w:val="00F76DA5"/>
    <w:rsid w:val="00F77E63"/>
    <w:rsid w:val="00F804C1"/>
    <w:rsid w:val="00F814D8"/>
    <w:rsid w:val="00F81CF6"/>
    <w:rsid w:val="00F81FEC"/>
    <w:rsid w:val="00F82D8A"/>
    <w:rsid w:val="00F85088"/>
    <w:rsid w:val="00F85510"/>
    <w:rsid w:val="00F85E90"/>
    <w:rsid w:val="00F85F05"/>
    <w:rsid w:val="00F87EE9"/>
    <w:rsid w:val="00F87FFB"/>
    <w:rsid w:val="00F91FC4"/>
    <w:rsid w:val="00F9260D"/>
    <w:rsid w:val="00F942E2"/>
    <w:rsid w:val="00F94313"/>
    <w:rsid w:val="00F97FC5"/>
    <w:rsid w:val="00FA4F6E"/>
    <w:rsid w:val="00FA6183"/>
    <w:rsid w:val="00FA6AF7"/>
    <w:rsid w:val="00FA76A8"/>
    <w:rsid w:val="00FB2F24"/>
    <w:rsid w:val="00FB366E"/>
    <w:rsid w:val="00FB37C2"/>
    <w:rsid w:val="00FB3E99"/>
    <w:rsid w:val="00FB4454"/>
    <w:rsid w:val="00FB5273"/>
    <w:rsid w:val="00FB5317"/>
    <w:rsid w:val="00FB5DD8"/>
    <w:rsid w:val="00FB5E2E"/>
    <w:rsid w:val="00FB6478"/>
    <w:rsid w:val="00FB707B"/>
    <w:rsid w:val="00FC0445"/>
    <w:rsid w:val="00FC0DD3"/>
    <w:rsid w:val="00FC1933"/>
    <w:rsid w:val="00FC2B0A"/>
    <w:rsid w:val="00FC2DA9"/>
    <w:rsid w:val="00FC3496"/>
    <w:rsid w:val="00FC4531"/>
    <w:rsid w:val="00FC5798"/>
    <w:rsid w:val="00FC58EC"/>
    <w:rsid w:val="00FD3102"/>
    <w:rsid w:val="00FD4657"/>
    <w:rsid w:val="00FD4EF5"/>
    <w:rsid w:val="00FD572A"/>
    <w:rsid w:val="00FD63AD"/>
    <w:rsid w:val="00FD698D"/>
    <w:rsid w:val="00FD6B1C"/>
    <w:rsid w:val="00FE030B"/>
    <w:rsid w:val="00FE07A5"/>
    <w:rsid w:val="00FE2AC7"/>
    <w:rsid w:val="00FE402E"/>
    <w:rsid w:val="00FE489B"/>
    <w:rsid w:val="00FE4EE8"/>
    <w:rsid w:val="00FE6CB8"/>
    <w:rsid w:val="00FE721E"/>
    <w:rsid w:val="00FE72E2"/>
    <w:rsid w:val="00FE76D8"/>
    <w:rsid w:val="00FE7DCB"/>
    <w:rsid w:val="00FF0E5D"/>
    <w:rsid w:val="00FF1E84"/>
    <w:rsid w:val="00FF2232"/>
    <w:rsid w:val="00FF3112"/>
    <w:rsid w:val="00FF324B"/>
    <w:rsid w:val="00FF3EA0"/>
    <w:rsid w:val="00FF4D73"/>
    <w:rsid w:val="00FF5EE4"/>
    <w:rsid w:val="00FF663C"/>
    <w:rsid w:val="00FF6783"/>
    <w:rsid w:val="00FF6CFC"/>
    <w:rsid w:val="00FF6D35"/>
    <w:rsid w:val="00FF756F"/>
    <w:rsid w:val="0114B4C6"/>
    <w:rsid w:val="01263F6C"/>
    <w:rsid w:val="014E8029"/>
    <w:rsid w:val="019917A7"/>
    <w:rsid w:val="019E19FB"/>
    <w:rsid w:val="01BA1B20"/>
    <w:rsid w:val="01F81B28"/>
    <w:rsid w:val="0233873E"/>
    <w:rsid w:val="024AF9F0"/>
    <w:rsid w:val="02567226"/>
    <w:rsid w:val="025971BA"/>
    <w:rsid w:val="027160FC"/>
    <w:rsid w:val="02C68871"/>
    <w:rsid w:val="02F91D89"/>
    <w:rsid w:val="035E3896"/>
    <w:rsid w:val="038CD59C"/>
    <w:rsid w:val="038F4208"/>
    <w:rsid w:val="03E29552"/>
    <w:rsid w:val="040740A7"/>
    <w:rsid w:val="042A6127"/>
    <w:rsid w:val="043E9A1C"/>
    <w:rsid w:val="04598343"/>
    <w:rsid w:val="04A1940B"/>
    <w:rsid w:val="05345B20"/>
    <w:rsid w:val="054FD49A"/>
    <w:rsid w:val="0563F434"/>
    <w:rsid w:val="058472FF"/>
    <w:rsid w:val="0589FD73"/>
    <w:rsid w:val="0596531D"/>
    <w:rsid w:val="05A18E9D"/>
    <w:rsid w:val="05F43F3E"/>
    <w:rsid w:val="05F6ED03"/>
    <w:rsid w:val="06599EDB"/>
    <w:rsid w:val="068F4C17"/>
    <w:rsid w:val="069C30E9"/>
    <w:rsid w:val="070334C2"/>
    <w:rsid w:val="072C80AA"/>
    <w:rsid w:val="07558263"/>
    <w:rsid w:val="07562099"/>
    <w:rsid w:val="076CFA27"/>
    <w:rsid w:val="079DD877"/>
    <w:rsid w:val="07DEE1A2"/>
    <w:rsid w:val="0804B14F"/>
    <w:rsid w:val="083C9A62"/>
    <w:rsid w:val="0868E017"/>
    <w:rsid w:val="08DEDC4A"/>
    <w:rsid w:val="090C02C9"/>
    <w:rsid w:val="09494838"/>
    <w:rsid w:val="0952ED66"/>
    <w:rsid w:val="0973EC4C"/>
    <w:rsid w:val="09B09BD9"/>
    <w:rsid w:val="09B6A922"/>
    <w:rsid w:val="09D327CB"/>
    <w:rsid w:val="09DB5ED1"/>
    <w:rsid w:val="09F42E58"/>
    <w:rsid w:val="0A0715B9"/>
    <w:rsid w:val="0A0C490E"/>
    <w:rsid w:val="0A3A15D3"/>
    <w:rsid w:val="0A5A616D"/>
    <w:rsid w:val="0A71390F"/>
    <w:rsid w:val="0A7CA962"/>
    <w:rsid w:val="0A94AE16"/>
    <w:rsid w:val="0AA1B5E0"/>
    <w:rsid w:val="0AC858FB"/>
    <w:rsid w:val="0AF7D778"/>
    <w:rsid w:val="0B46D7CA"/>
    <w:rsid w:val="0B5E415F"/>
    <w:rsid w:val="0B6FC200"/>
    <w:rsid w:val="0B89812A"/>
    <w:rsid w:val="0B94C6B7"/>
    <w:rsid w:val="0BD2CE10"/>
    <w:rsid w:val="0BD77165"/>
    <w:rsid w:val="0C45555B"/>
    <w:rsid w:val="0C8E1D8D"/>
    <w:rsid w:val="0C94AC83"/>
    <w:rsid w:val="0CA473EF"/>
    <w:rsid w:val="0CA71333"/>
    <w:rsid w:val="0CD8C596"/>
    <w:rsid w:val="0D2537C2"/>
    <w:rsid w:val="0D5CAFA6"/>
    <w:rsid w:val="0D9AF154"/>
    <w:rsid w:val="0DDE1C5B"/>
    <w:rsid w:val="0E153957"/>
    <w:rsid w:val="0E3D9B72"/>
    <w:rsid w:val="0E3EA324"/>
    <w:rsid w:val="0E5B10F6"/>
    <w:rsid w:val="0E6F6B57"/>
    <w:rsid w:val="0E795C9E"/>
    <w:rsid w:val="0E82E98F"/>
    <w:rsid w:val="0EBE4AB7"/>
    <w:rsid w:val="0EDC5FAC"/>
    <w:rsid w:val="0F37F0A5"/>
    <w:rsid w:val="0FA51D42"/>
    <w:rsid w:val="0FAE2B84"/>
    <w:rsid w:val="0FB64AE0"/>
    <w:rsid w:val="0FD46DA4"/>
    <w:rsid w:val="0FD96CF8"/>
    <w:rsid w:val="10011813"/>
    <w:rsid w:val="1027F7C1"/>
    <w:rsid w:val="1038A755"/>
    <w:rsid w:val="104733CD"/>
    <w:rsid w:val="109E35AE"/>
    <w:rsid w:val="10B7EBF6"/>
    <w:rsid w:val="10D67D12"/>
    <w:rsid w:val="110673F0"/>
    <w:rsid w:val="110747EF"/>
    <w:rsid w:val="111876F1"/>
    <w:rsid w:val="1122D4A7"/>
    <w:rsid w:val="112423E5"/>
    <w:rsid w:val="113DA37A"/>
    <w:rsid w:val="11442345"/>
    <w:rsid w:val="114992AE"/>
    <w:rsid w:val="11B99BAB"/>
    <w:rsid w:val="1203BD99"/>
    <w:rsid w:val="120FA3F8"/>
    <w:rsid w:val="1270CFCA"/>
    <w:rsid w:val="12A44E41"/>
    <w:rsid w:val="12AF97BD"/>
    <w:rsid w:val="12CE39B1"/>
    <w:rsid w:val="12E4CDF6"/>
    <w:rsid w:val="12F384C8"/>
    <w:rsid w:val="12FB6E66"/>
    <w:rsid w:val="13747EEF"/>
    <w:rsid w:val="1410288A"/>
    <w:rsid w:val="142B42AD"/>
    <w:rsid w:val="142B70B0"/>
    <w:rsid w:val="14528691"/>
    <w:rsid w:val="1470028D"/>
    <w:rsid w:val="1483F29E"/>
    <w:rsid w:val="149E64A6"/>
    <w:rsid w:val="149EC358"/>
    <w:rsid w:val="14A708D6"/>
    <w:rsid w:val="14FB981A"/>
    <w:rsid w:val="152E7C42"/>
    <w:rsid w:val="15485549"/>
    <w:rsid w:val="154BF73E"/>
    <w:rsid w:val="15AFAFB1"/>
    <w:rsid w:val="15CBC0DC"/>
    <w:rsid w:val="16196C3B"/>
    <w:rsid w:val="1626BD85"/>
    <w:rsid w:val="1649E002"/>
    <w:rsid w:val="1659769A"/>
    <w:rsid w:val="166DC8E6"/>
    <w:rsid w:val="16731B23"/>
    <w:rsid w:val="16A3E2DE"/>
    <w:rsid w:val="16C436F5"/>
    <w:rsid w:val="16DE2345"/>
    <w:rsid w:val="16ECCDB3"/>
    <w:rsid w:val="16F784EE"/>
    <w:rsid w:val="16F8DF20"/>
    <w:rsid w:val="1723B593"/>
    <w:rsid w:val="1733525A"/>
    <w:rsid w:val="17583E13"/>
    <w:rsid w:val="17814081"/>
    <w:rsid w:val="178F531C"/>
    <w:rsid w:val="1796837A"/>
    <w:rsid w:val="17AF125E"/>
    <w:rsid w:val="17C7D7F2"/>
    <w:rsid w:val="17E12FD2"/>
    <w:rsid w:val="17F29CF4"/>
    <w:rsid w:val="180B8892"/>
    <w:rsid w:val="1824C50E"/>
    <w:rsid w:val="1827035F"/>
    <w:rsid w:val="18541544"/>
    <w:rsid w:val="187D129A"/>
    <w:rsid w:val="188102E6"/>
    <w:rsid w:val="18821A03"/>
    <w:rsid w:val="188264D7"/>
    <w:rsid w:val="1887D100"/>
    <w:rsid w:val="188D8C44"/>
    <w:rsid w:val="18A2135D"/>
    <w:rsid w:val="18C26811"/>
    <w:rsid w:val="1954227B"/>
    <w:rsid w:val="1972A68D"/>
    <w:rsid w:val="19862F95"/>
    <w:rsid w:val="198A390A"/>
    <w:rsid w:val="1994AC3A"/>
    <w:rsid w:val="19999E8B"/>
    <w:rsid w:val="19C421AB"/>
    <w:rsid w:val="1A152C8F"/>
    <w:rsid w:val="1A2FFD40"/>
    <w:rsid w:val="1A385C7F"/>
    <w:rsid w:val="1A5D918D"/>
    <w:rsid w:val="1A7C219A"/>
    <w:rsid w:val="1AAAC680"/>
    <w:rsid w:val="1ABDFFD1"/>
    <w:rsid w:val="1AFB4781"/>
    <w:rsid w:val="1B0B6D56"/>
    <w:rsid w:val="1B2D8CBE"/>
    <w:rsid w:val="1B7376F6"/>
    <w:rsid w:val="1B76715B"/>
    <w:rsid w:val="1B91EE67"/>
    <w:rsid w:val="1BA32319"/>
    <w:rsid w:val="1BA84DD7"/>
    <w:rsid w:val="1BD4F4A7"/>
    <w:rsid w:val="1BEF2367"/>
    <w:rsid w:val="1C27A5B2"/>
    <w:rsid w:val="1C38303D"/>
    <w:rsid w:val="1C54D85C"/>
    <w:rsid w:val="1C553119"/>
    <w:rsid w:val="1C562026"/>
    <w:rsid w:val="1C60F7E4"/>
    <w:rsid w:val="1C9F36B8"/>
    <w:rsid w:val="1CA5B884"/>
    <w:rsid w:val="1CC94D8B"/>
    <w:rsid w:val="1CF7876C"/>
    <w:rsid w:val="1CFBBE56"/>
    <w:rsid w:val="1D212C78"/>
    <w:rsid w:val="1D5633BF"/>
    <w:rsid w:val="1D708EC1"/>
    <w:rsid w:val="1D95324F"/>
    <w:rsid w:val="1D9CFA42"/>
    <w:rsid w:val="1DBB9677"/>
    <w:rsid w:val="1DC414E1"/>
    <w:rsid w:val="1DF118F7"/>
    <w:rsid w:val="1E2635D5"/>
    <w:rsid w:val="1E50CABF"/>
    <w:rsid w:val="1E799F1F"/>
    <w:rsid w:val="1E7EB6BB"/>
    <w:rsid w:val="1EA32C63"/>
    <w:rsid w:val="1ECC974F"/>
    <w:rsid w:val="1F0897BA"/>
    <w:rsid w:val="1F76AFBF"/>
    <w:rsid w:val="1FB51BDC"/>
    <w:rsid w:val="1FB8689E"/>
    <w:rsid w:val="1FBE79EC"/>
    <w:rsid w:val="1FCFEE50"/>
    <w:rsid w:val="2013E1DE"/>
    <w:rsid w:val="20359523"/>
    <w:rsid w:val="203FC339"/>
    <w:rsid w:val="2052D9C8"/>
    <w:rsid w:val="20AED442"/>
    <w:rsid w:val="20AFC4BF"/>
    <w:rsid w:val="20C4A02B"/>
    <w:rsid w:val="216E34D2"/>
    <w:rsid w:val="2171D3F5"/>
    <w:rsid w:val="217D4551"/>
    <w:rsid w:val="217DC7AD"/>
    <w:rsid w:val="21A2362D"/>
    <w:rsid w:val="21C0DD8A"/>
    <w:rsid w:val="21E6499A"/>
    <w:rsid w:val="21E9F669"/>
    <w:rsid w:val="2207F5BC"/>
    <w:rsid w:val="220A7828"/>
    <w:rsid w:val="229BEC26"/>
    <w:rsid w:val="22B28580"/>
    <w:rsid w:val="22FDBA7A"/>
    <w:rsid w:val="232AAF6A"/>
    <w:rsid w:val="232E1401"/>
    <w:rsid w:val="2349CDD0"/>
    <w:rsid w:val="23A5D6FD"/>
    <w:rsid w:val="23DB95E6"/>
    <w:rsid w:val="242966C9"/>
    <w:rsid w:val="244A2A33"/>
    <w:rsid w:val="24635CB0"/>
    <w:rsid w:val="247C8253"/>
    <w:rsid w:val="2484FF3C"/>
    <w:rsid w:val="24875119"/>
    <w:rsid w:val="24D44988"/>
    <w:rsid w:val="255A1C53"/>
    <w:rsid w:val="259F9F27"/>
    <w:rsid w:val="25B89272"/>
    <w:rsid w:val="25D5A1A2"/>
    <w:rsid w:val="26131DBF"/>
    <w:rsid w:val="2613EAFD"/>
    <w:rsid w:val="26401708"/>
    <w:rsid w:val="268671EA"/>
    <w:rsid w:val="268A6018"/>
    <w:rsid w:val="26941E6C"/>
    <w:rsid w:val="26AE1A5F"/>
    <w:rsid w:val="26C15925"/>
    <w:rsid w:val="26E579E5"/>
    <w:rsid w:val="26FDF5E5"/>
    <w:rsid w:val="27004B6A"/>
    <w:rsid w:val="2711235E"/>
    <w:rsid w:val="27234EDD"/>
    <w:rsid w:val="27346636"/>
    <w:rsid w:val="2738B7B1"/>
    <w:rsid w:val="273FD03E"/>
    <w:rsid w:val="2767F008"/>
    <w:rsid w:val="27A4B553"/>
    <w:rsid w:val="27AF4F2F"/>
    <w:rsid w:val="27E5AFE5"/>
    <w:rsid w:val="27E8D44B"/>
    <w:rsid w:val="28449C32"/>
    <w:rsid w:val="2845A3D1"/>
    <w:rsid w:val="285E94C2"/>
    <w:rsid w:val="285EF99C"/>
    <w:rsid w:val="28D376AB"/>
    <w:rsid w:val="28EA6BA1"/>
    <w:rsid w:val="29954E86"/>
    <w:rsid w:val="29B554B8"/>
    <w:rsid w:val="29E135E1"/>
    <w:rsid w:val="29F8D324"/>
    <w:rsid w:val="2A1EB281"/>
    <w:rsid w:val="2A672F90"/>
    <w:rsid w:val="2A968665"/>
    <w:rsid w:val="2A97B107"/>
    <w:rsid w:val="2ABDFB86"/>
    <w:rsid w:val="2B18711F"/>
    <w:rsid w:val="2B2AB7B3"/>
    <w:rsid w:val="2B39A59B"/>
    <w:rsid w:val="2B59555B"/>
    <w:rsid w:val="2BCBB512"/>
    <w:rsid w:val="2BFF761F"/>
    <w:rsid w:val="2C0496C6"/>
    <w:rsid w:val="2C242AE8"/>
    <w:rsid w:val="2C3097A3"/>
    <w:rsid w:val="2C3193C2"/>
    <w:rsid w:val="2C397D2B"/>
    <w:rsid w:val="2C5DD61B"/>
    <w:rsid w:val="2C7558D8"/>
    <w:rsid w:val="2C88984E"/>
    <w:rsid w:val="2C910982"/>
    <w:rsid w:val="2CBCE3E7"/>
    <w:rsid w:val="2CEA204E"/>
    <w:rsid w:val="2CED70BA"/>
    <w:rsid w:val="2D11775E"/>
    <w:rsid w:val="2D9DCC53"/>
    <w:rsid w:val="2DA05D82"/>
    <w:rsid w:val="2DF504D0"/>
    <w:rsid w:val="2E2DAFF8"/>
    <w:rsid w:val="2E85F0AF"/>
    <w:rsid w:val="2E963010"/>
    <w:rsid w:val="2EAA1B7A"/>
    <w:rsid w:val="2EC2E353"/>
    <w:rsid w:val="2ECECB80"/>
    <w:rsid w:val="2F005D0F"/>
    <w:rsid w:val="2F07B19C"/>
    <w:rsid w:val="2F17278C"/>
    <w:rsid w:val="2F76B7AA"/>
    <w:rsid w:val="2FAA29CB"/>
    <w:rsid w:val="300223BE"/>
    <w:rsid w:val="30418078"/>
    <w:rsid w:val="309794C4"/>
    <w:rsid w:val="30CEE56D"/>
    <w:rsid w:val="30D17609"/>
    <w:rsid w:val="30E08CE7"/>
    <w:rsid w:val="30EDD647"/>
    <w:rsid w:val="311314D7"/>
    <w:rsid w:val="3134D081"/>
    <w:rsid w:val="31703BBB"/>
    <w:rsid w:val="3173EBDC"/>
    <w:rsid w:val="31846E59"/>
    <w:rsid w:val="3186FFBD"/>
    <w:rsid w:val="31A2F801"/>
    <w:rsid w:val="31AF48E9"/>
    <w:rsid w:val="31B5EEDD"/>
    <w:rsid w:val="31E1DD8F"/>
    <w:rsid w:val="325B79B0"/>
    <w:rsid w:val="32659EDF"/>
    <w:rsid w:val="3299D7C2"/>
    <w:rsid w:val="32A33326"/>
    <w:rsid w:val="32A7610B"/>
    <w:rsid w:val="3330046A"/>
    <w:rsid w:val="333F465E"/>
    <w:rsid w:val="33497B27"/>
    <w:rsid w:val="33A3E56A"/>
    <w:rsid w:val="33E0A397"/>
    <w:rsid w:val="33E17BB3"/>
    <w:rsid w:val="33F6C088"/>
    <w:rsid w:val="34016F40"/>
    <w:rsid w:val="34377BA3"/>
    <w:rsid w:val="34595DF6"/>
    <w:rsid w:val="347256D2"/>
    <w:rsid w:val="3474A650"/>
    <w:rsid w:val="35060863"/>
    <w:rsid w:val="35354263"/>
    <w:rsid w:val="356E2225"/>
    <w:rsid w:val="357DF7C1"/>
    <w:rsid w:val="358EEE5E"/>
    <w:rsid w:val="35B1082C"/>
    <w:rsid w:val="35DF40C8"/>
    <w:rsid w:val="3626F39E"/>
    <w:rsid w:val="364A939C"/>
    <w:rsid w:val="364D337B"/>
    <w:rsid w:val="3667DBFB"/>
    <w:rsid w:val="366D2796"/>
    <w:rsid w:val="36B5115A"/>
    <w:rsid w:val="36CE830E"/>
    <w:rsid w:val="3740FD88"/>
    <w:rsid w:val="3742B559"/>
    <w:rsid w:val="37B7FBD5"/>
    <w:rsid w:val="38388DB0"/>
    <w:rsid w:val="3846E9DC"/>
    <w:rsid w:val="38548647"/>
    <w:rsid w:val="38569E12"/>
    <w:rsid w:val="386BFAD3"/>
    <w:rsid w:val="38A01B92"/>
    <w:rsid w:val="38AD2CA1"/>
    <w:rsid w:val="38ADD287"/>
    <w:rsid w:val="38B7FF69"/>
    <w:rsid w:val="38BC6057"/>
    <w:rsid w:val="38F109FC"/>
    <w:rsid w:val="3904FF5E"/>
    <w:rsid w:val="390CDB26"/>
    <w:rsid w:val="391F8CBA"/>
    <w:rsid w:val="39545DE4"/>
    <w:rsid w:val="397BB247"/>
    <w:rsid w:val="39B4495E"/>
    <w:rsid w:val="39C69C75"/>
    <w:rsid w:val="39CDA648"/>
    <w:rsid w:val="39E49A1E"/>
    <w:rsid w:val="3A4FC3DC"/>
    <w:rsid w:val="3A50BD37"/>
    <w:rsid w:val="3A56AD67"/>
    <w:rsid w:val="3A62E291"/>
    <w:rsid w:val="3A76145C"/>
    <w:rsid w:val="3AAC1B97"/>
    <w:rsid w:val="3AC60868"/>
    <w:rsid w:val="3AFFFBD3"/>
    <w:rsid w:val="3B2D4A8B"/>
    <w:rsid w:val="3B6473B7"/>
    <w:rsid w:val="3B66FDB8"/>
    <w:rsid w:val="3B711905"/>
    <w:rsid w:val="3BDE79EF"/>
    <w:rsid w:val="3BFF4FDC"/>
    <w:rsid w:val="3BFF5D01"/>
    <w:rsid w:val="3C2A4CC3"/>
    <w:rsid w:val="3C3E9C11"/>
    <w:rsid w:val="3C44BBE7"/>
    <w:rsid w:val="3C477F3B"/>
    <w:rsid w:val="3C6234C8"/>
    <w:rsid w:val="3C69315D"/>
    <w:rsid w:val="3C79BC1D"/>
    <w:rsid w:val="3C8561E5"/>
    <w:rsid w:val="3CA3609B"/>
    <w:rsid w:val="3CBD650A"/>
    <w:rsid w:val="3CC6D7F2"/>
    <w:rsid w:val="3CFCD42B"/>
    <w:rsid w:val="3D0EDFDB"/>
    <w:rsid w:val="3D2D7359"/>
    <w:rsid w:val="3D6058A5"/>
    <w:rsid w:val="3DA24301"/>
    <w:rsid w:val="3DB0FAC5"/>
    <w:rsid w:val="3DECDB66"/>
    <w:rsid w:val="3E015E74"/>
    <w:rsid w:val="3E1872F5"/>
    <w:rsid w:val="3E1F44C5"/>
    <w:rsid w:val="3E2D885F"/>
    <w:rsid w:val="3E383D1B"/>
    <w:rsid w:val="3E840F46"/>
    <w:rsid w:val="3ED12D3A"/>
    <w:rsid w:val="3F0EBF0A"/>
    <w:rsid w:val="3F69F80F"/>
    <w:rsid w:val="3F75110E"/>
    <w:rsid w:val="3FA31F40"/>
    <w:rsid w:val="3FF00572"/>
    <w:rsid w:val="400F3AFF"/>
    <w:rsid w:val="4031014E"/>
    <w:rsid w:val="405023BD"/>
    <w:rsid w:val="40546ED1"/>
    <w:rsid w:val="40575744"/>
    <w:rsid w:val="407C62F9"/>
    <w:rsid w:val="4083B408"/>
    <w:rsid w:val="4084BB92"/>
    <w:rsid w:val="40899A90"/>
    <w:rsid w:val="408F4293"/>
    <w:rsid w:val="4093BF68"/>
    <w:rsid w:val="40DD3CD3"/>
    <w:rsid w:val="40E7DFCE"/>
    <w:rsid w:val="410D17C0"/>
    <w:rsid w:val="412EB7B2"/>
    <w:rsid w:val="41500716"/>
    <w:rsid w:val="417FCD2C"/>
    <w:rsid w:val="418824F2"/>
    <w:rsid w:val="419D2A02"/>
    <w:rsid w:val="41BCE7A5"/>
    <w:rsid w:val="41F2F721"/>
    <w:rsid w:val="41FAD914"/>
    <w:rsid w:val="41FB582D"/>
    <w:rsid w:val="420B2264"/>
    <w:rsid w:val="4229AE7B"/>
    <w:rsid w:val="42369C2A"/>
    <w:rsid w:val="42456A41"/>
    <w:rsid w:val="424704BD"/>
    <w:rsid w:val="42553AEE"/>
    <w:rsid w:val="427438E1"/>
    <w:rsid w:val="428ED4AE"/>
    <w:rsid w:val="42AA5E13"/>
    <w:rsid w:val="42AFD6CE"/>
    <w:rsid w:val="432F0A07"/>
    <w:rsid w:val="434D6700"/>
    <w:rsid w:val="434F79B2"/>
    <w:rsid w:val="4358A079"/>
    <w:rsid w:val="436B54BC"/>
    <w:rsid w:val="4372C06A"/>
    <w:rsid w:val="43799122"/>
    <w:rsid w:val="43A963C2"/>
    <w:rsid w:val="43B94434"/>
    <w:rsid w:val="4426AC20"/>
    <w:rsid w:val="4480FBC7"/>
    <w:rsid w:val="448533A4"/>
    <w:rsid w:val="448C0403"/>
    <w:rsid w:val="448D123B"/>
    <w:rsid w:val="449D5006"/>
    <w:rsid w:val="44AE598D"/>
    <w:rsid w:val="44B267E6"/>
    <w:rsid w:val="44FB3C81"/>
    <w:rsid w:val="45205513"/>
    <w:rsid w:val="45286E22"/>
    <w:rsid w:val="453226AC"/>
    <w:rsid w:val="454EBFD6"/>
    <w:rsid w:val="4554A00D"/>
    <w:rsid w:val="4561534C"/>
    <w:rsid w:val="4564A674"/>
    <w:rsid w:val="45BC025F"/>
    <w:rsid w:val="45DE03D0"/>
    <w:rsid w:val="46182DE9"/>
    <w:rsid w:val="461DAF6E"/>
    <w:rsid w:val="4644E416"/>
    <w:rsid w:val="464A1DD5"/>
    <w:rsid w:val="4671689E"/>
    <w:rsid w:val="46A16C89"/>
    <w:rsid w:val="46E2CEBE"/>
    <w:rsid w:val="47134C44"/>
    <w:rsid w:val="475BC0BD"/>
    <w:rsid w:val="4773BA2A"/>
    <w:rsid w:val="477A3B1F"/>
    <w:rsid w:val="478AAB42"/>
    <w:rsid w:val="479503FE"/>
    <w:rsid w:val="47A9E0EC"/>
    <w:rsid w:val="47ECA68B"/>
    <w:rsid w:val="4867957A"/>
    <w:rsid w:val="48CAABF9"/>
    <w:rsid w:val="49196F24"/>
    <w:rsid w:val="49474180"/>
    <w:rsid w:val="49523061"/>
    <w:rsid w:val="4955B630"/>
    <w:rsid w:val="496119E9"/>
    <w:rsid w:val="499A613F"/>
    <w:rsid w:val="49B3F1B0"/>
    <w:rsid w:val="49FA178F"/>
    <w:rsid w:val="4A062EDD"/>
    <w:rsid w:val="4A173D2E"/>
    <w:rsid w:val="4A6F6FC9"/>
    <w:rsid w:val="4A83CBAA"/>
    <w:rsid w:val="4A8EC214"/>
    <w:rsid w:val="4AD15A54"/>
    <w:rsid w:val="4AD42C2F"/>
    <w:rsid w:val="4B05ED68"/>
    <w:rsid w:val="4B424666"/>
    <w:rsid w:val="4B742A64"/>
    <w:rsid w:val="4BAD4A6B"/>
    <w:rsid w:val="4BC5A7F9"/>
    <w:rsid w:val="4C06EF58"/>
    <w:rsid w:val="4C275344"/>
    <w:rsid w:val="4C6D8391"/>
    <w:rsid w:val="4C912D7D"/>
    <w:rsid w:val="4CD1B669"/>
    <w:rsid w:val="4D0C6F09"/>
    <w:rsid w:val="4D48AFE6"/>
    <w:rsid w:val="4D55F7D1"/>
    <w:rsid w:val="4D615FFD"/>
    <w:rsid w:val="4D74352C"/>
    <w:rsid w:val="4DCD569D"/>
    <w:rsid w:val="4E0FACE6"/>
    <w:rsid w:val="4E940B1E"/>
    <w:rsid w:val="4E9E2D50"/>
    <w:rsid w:val="4EA3D26B"/>
    <w:rsid w:val="4EB74709"/>
    <w:rsid w:val="4F448547"/>
    <w:rsid w:val="4F4A6D48"/>
    <w:rsid w:val="4F6A40F3"/>
    <w:rsid w:val="4F744E98"/>
    <w:rsid w:val="4F845A09"/>
    <w:rsid w:val="4FA013C6"/>
    <w:rsid w:val="4FA8504F"/>
    <w:rsid w:val="4FDC083B"/>
    <w:rsid w:val="4FE856BD"/>
    <w:rsid w:val="4FF9AFEB"/>
    <w:rsid w:val="4FFB8256"/>
    <w:rsid w:val="500ABBEB"/>
    <w:rsid w:val="501F7A09"/>
    <w:rsid w:val="5050DDA6"/>
    <w:rsid w:val="5054AC9A"/>
    <w:rsid w:val="50634751"/>
    <w:rsid w:val="50C5E378"/>
    <w:rsid w:val="50E5A768"/>
    <w:rsid w:val="50F99FE5"/>
    <w:rsid w:val="51036834"/>
    <w:rsid w:val="510AA96C"/>
    <w:rsid w:val="512E254B"/>
    <w:rsid w:val="5143B9AA"/>
    <w:rsid w:val="514EFCCA"/>
    <w:rsid w:val="51700AAE"/>
    <w:rsid w:val="51826101"/>
    <w:rsid w:val="518FBED0"/>
    <w:rsid w:val="51922E4C"/>
    <w:rsid w:val="51B77BB1"/>
    <w:rsid w:val="51BD4384"/>
    <w:rsid w:val="51C88538"/>
    <w:rsid w:val="51CCE8A7"/>
    <w:rsid w:val="52284153"/>
    <w:rsid w:val="525E8268"/>
    <w:rsid w:val="529F4482"/>
    <w:rsid w:val="5308F84E"/>
    <w:rsid w:val="5314058C"/>
    <w:rsid w:val="5333D775"/>
    <w:rsid w:val="5335A2A3"/>
    <w:rsid w:val="5344D5F0"/>
    <w:rsid w:val="538BD84B"/>
    <w:rsid w:val="538F0396"/>
    <w:rsid w:val="53A3EE32"/>
    <w:rsid w:val="53E19DE6"/>
    <w:rsid w:val="5471DEE9"/>
    <w:rsid w:val="54933E17"/>
    <w:rsid w:val="54AE851A"/>
    <w:rsid w:val="54B265A1"/>
    <w:rsid w:val="54B28AD8"/>
    <w:rsid w:val="54B39982"/>
    <w:rsid w:val="54FF60F3"/>
    <w:rsid w:val="5565A815"/>
    <w:rsid w:val="558BA055"/>
    <w:rsid w:val="55988C28"/>
    <w:rsid w:val="559EE51C"/>
    <w:rsid w:val="559F10EC"/>
    <w:rsid w:val="55A1C72A"/>
    <w:rsid w:val="55A4504C"/>
    <w:rsid w:val="55A5020C"/>
    <w:rsid w:val="55A585A4"/>
    <w:rsid w:val="55A9BBE1"/>
    <w:rsid w:val="55BAFBB7"/>
    <w:rsid w:val="5612EDEE"/>
    <w:rsid w:val="5633B597"/>
    <w:rsid w:val="564C7313"/>
    <w:rsid w:val="56661C22"/>
    <w:rsid w:val="5682CD78"/>
    <w:rsid w:val="56A440A6"/>
    <w:rsid w:val="56B05804"/>
    <w:rsid w:val="56CEB4D3"/>
    <w:rsid w:val="56FF9D38"/>
    <w:rsid w:val="57541CBF"/>
    <w:rsid w:val="57580B39"/>
    <w:rsid w:val="5794F1AD"/>
    <w:rsid w:val="57D42535"/>
    <w:rsid w:val="58146C2A"/>
    <w:rsid w:val="58433831"/>
    <w:rsid w:val="58595838"/>
    <w:rsid w:val="587F9FE6"/>
    <w:rsid w:val="58805A4F"/>
    <w:rsid w:val="58B0139B"/>
    <w:rsid w:val="58FFF963"/>
    <w:rsid w:val="591DDA27"/>
    <w:rsid w:val="593BA2A5"/>
    <w:rsid w:val="5952BD48"/>
    <w:rsid w:val="5996EA85"/>
    <w:rsid w:val="599E2E8B"/>
    <w:rsid w:val="59A7272D"/>
    <w:rsid w:val="59A7C70A"/>
    <w:rsid w:val="59A80E63"/>
    <w:rsid w:val="59B24EDE"/>
    <w:rsid w:val="59B571EF"/>
    <w:rsid w:val="59C7C16E"/>
    <w:rsid w:val="59E28E02"/>
    <w:rsid w:val="5A295D22"/>
    <w:rsid w:val="5A678D14"/>
    <w:rsid w:val="5A6D5740"/>
    <w:rsid w:val="5A86650D"/>
    <w:rsid w:val="5A8BD121"/>
    <w:rsid w:val="5AB45498"/>
    <w:rsid w:val="5B6B267C"/>
    <w:rsid w:val="5B7F607A"/>
    <w:rsid w:val="5B84B757"/>
    <w:rsid w:val="5B871533"/>
    <w:rsid w:val="5B94DD1C"/>
    <w:rsid w:val="5BE2E86C"/>
    <w:rsid w:val="5C335CAF"/>
    <w:rsid w:val="5C476740"/>
    <w:rsid w:val="5C9846C9"/>
    <w:rsid w:val="5CB00948"/>
    <w:rsid w:val="5CBE75DA"/>
    <w:rsid w:val="5CFD5EFE"/>
    <w:rsid w:val="5D1B50D5"/>
    <w:rsid w:val="5D412BBC"/>
    <w:rsid w:val="5D4FF4E3"/>
    <w:rsid w:val="5D5887EE"/>
    <w:rsid w:val="5D6E3D4A"/>
    <w:rsid w:val="5D7F68C1"/>
    <w:rsid w:val="5D9D0DA5"/>
    <w:rsid w:val="5D9D38C3"/>
    <w:rsid w:val="5DCC41B9"/>
    <w:rsid w:val="5DE216F3"/>
    <w:rsid w:val="5E145870"/>
    <w:rsid w:val="5E8DCF06"/>
    <w:rsid w:val="5EACA3FE"/>
    <w:rsid w:val="5EFC8A01"/>
    <w:rsid w:val="5EFCEA35"/>
    <w:rsid w:val="5F06B5AF"/>
    <w:rsid w:val="5F55D444"/>
    <w:rsid w:val="5F6C3899"/>
    <w:rsid w:val="5FA08E57"/>
    <w:rsid w:val="5FA95376"/>
    <w:rsid w:val="60347944"/>
    <w:rsid w:val="60424129"/>
    <w:rsid w:val="604796FD"/>
    <w:rsid w:val="607A840E"/>
    <w:rsid w:val="609E3EAF"/>
    <w:rsid w:val="60A549D6"/>
    <w:rsid w:val="60C8A1B1"/>
    <w:rsid w:val="60C9B09D"/>
    <w:rsid w:val="60DA4CC2"/>
    <w:rsid w:val="60FDEDFE"/>
    <w:rsid w:val="610310CC"/>
    <w:rsid w:val="615B4663"/>
    <w:rsid w:val="618E965E"/>
    <w:rsid w:val="619DC28D"/>
    <w:rsid w:val="619DC715"/>
    <w:rsid w:val="61A2FE28"/>
    <w:rsid w:val="61AA5436"/>
    <w:rsid w:val="62099468"/>
    <w:rsid w:val="6220FE7B"/>
    <w:rsid w:val="622AAB60"/>
    <w:rsid w:val="625C43E8"/>
    <w:rsid w:val="6273420D"/>
    <w:rsid w:val="62761B27"/>
    <w:rsid w:val="6291F5F9"/>
    <w:rsid w:val="62E00119"/>
    <w:rsid w:val="62E284EB"/>
    <w:rsid w:val="633EDE7C"/>
    <w:rsid w:val="637D4454"/>
    <w:rsid w:val="63B2836D"/>
    <w:rsid w:val="63EB3A41"/>
    <w:rsid w:val="63F00417"/>
    <w:rsid w:val="63F51BE9"/>
    <w:rsid w:val="64059C90"/>
    <w:rsid w:val="64203F96"/>
    <w:rsid w:val="64290F45"/>
    <w:rsid w:val="643DA6E6"/>
    <w:rsid w:val="643E1625"/>
    <w:rsid w:val="64A26363"/>
    <w:rsid w:val="64A51E1B"/>
    <w:rsid w:val="64B6F055"/>
    <w:rsid w:val="64C65C9F"/>
    <w:rsid w:val="64EF4886"/>
    <w:rsid w:val="64FA530C"/>
    <w:rsid w:val="652A82D3"/>
    <w:rsid w:val="6530972A"/>
    <w:rsid w:val="653B72F3"/>
    <w:rsid w:val="655F637A"/>
    <w:rsid w:val="6568898D"/>
    <w:rsid w:val="65B12841"/>
    <w:rsid w:val="65E8D16E"/>
    <w:rsid w:val="65EF2C4D"/>
    <w:rsid w:val="66073EB2"/>
    <w:rsid w:val="660C3E25"/>
    <w:rsid w:val="662CC481"/>
    <w:rsid w:val="663C3CC8"/>
    <w:rsid w:val="663E8D7A"/>
    <w:rsid w:val="6652F7B9"/>
    <w:rsid w:val="66B40041"/>
    <w:rsid w:val="66B7496B"/>
    <w:rsid w:val="66D77523"/>
    <w:rsid w:val="66E3EF85"/>
    <w:rsid w:val="66F923B5"/>
    <w:rsid w:val="670D4CF4"/>
    <w:rsid w:val="67B37951"/>
    <w:rsid w:val="67B81388"/>
    <w:rsid w:val="67BF4EAD"/>
    <w:rsid w:val="67C30089"/>
    <w:rsid w:val="67FD5D82"/>
    <w:rsid w:val="684CEDE1"/>
    <w:rsid w:val="68820073"/>
    <w:rsid w:val="6887F593"/>
    <w:rsid w:val="68EC11AA"/>
    <w:rsid w:val="691C8965"/>
    <w:rsid w:val="6984CB18"/>
    <w:rsid w:val="69A404BC"/>
    <w:rsid w:val="69C9893B"/>
    <w:rsid w:val="69D2F40F"/>
    <w:rsid w:val="69D937BC"/>
    <w:rsid w:val="69D944F5"/>
    <w:rsid w:val="6A704E40"/>
    <w:rsid w:val="6A796874"/>
    <w:rsid w:val="6A8FC3FE"/>
    <w:rsid w:val="6A9ADDB1"/>
    <w:rsid w:val="6AAA593A"/>
    <w:rsid w:val="6AD789AB"/>
    <w:rsid w:val="6ADD2A3C"/>
    <w:rsid w:val="6AF32379"/>
    <w:rsid w:val="6B009512"/>
    <w:rsid w:val="6B309284"/>
    <w:rsid w:val="6B70210B"/>
    <w:rsid w:val="6B871EDF"/>
    <w:rsid w:val="6BEA2F3F"/>
    <w:rsid w:val="6C104CC7"/>
    <w:rsid w:val="6C35731F"/>
    <w:rsid w:val="6C85905E"/>
    <w:rsid w:val="6C8F9829"/>
    <w:rsid w:val="6CB53CD2"/>
    <w:rsid w:val="6CBA6363"/>
    <w:rsid w:val="6CCF1440"/>
    <w:rsid w:val="6CE629E8"/>
    <w:rsid w:val="6CFACBF1"/>
    <w:rsid w:val="6D1F3014"/>
    <w:rsid w:val="6D4F00AB"/>
    <w:rsid w:val="6D54D605"/>
    <w:rsid w:val="6D638F8B"/>
    <w:rsid w:val="6D76AFD4"/>
    <w:rsid w:val="6DA15605"/>
    <w:rsid w:val="6DC8E1AF"/>
    <w:rsid w:val="6DD93CAD"/>
    <w:rsid w:val="6DE12994"/>
    <w:rsid w:val="6E6CB0A2"/>
    <w:rsid w:val="6EACECCC"/>
    <w:rsid w:val="6EB164A1"/>
    <w:rsid w:val="6F6044E1"/>
    <w:rsid w:val="6F884EE5"/>
    <w:rsid w:val="6F991C48"/>
    <w:rsid w:val="6F9E6B58"/>
    <w:rsid w:val="6FB90DD3"/>
    <w:rsid w:val="6FC6B2A9"/>
    <w:rsid w:val="6FD18C21"/>
    <w:rsid w:val="6FE2B156"/>
    <w:rsid w:val="7052F86C"/>
    <w:rsid w:val="70944067"/>
    <w:rsid w:val="709A4DA7"/>
    <w:rsid w:val="70C3CD19"/>
    <w:rsid w:val="713EE67D"/>
    <w:rsid w:val="71CBC5BB"/>
    <w:rsid w:val="720B902F"/>
    <w:rsid w:val="724C04C3"/>
    <w:rsid w:val="7278E611"/>
    <w:rsid w:val="727D0C1C"/>
    <w:rsid w:val="727DC682"/>
    <w:rsid w:val="72918E9F"/>
    <w:rsid w:val="729D4A4E"/>
    <w:rsid w:val="72A7C62F"/>
    <w:rsid w:val="72D9A6AF"/>
    <w:rsid w:val="72DAB6DE"/>
    <w:rsid w:val="72DAC95B"/>
    <w:rsid w:val="72EAA022"/>
    <w:rsid w:val="733164ED"/>
    <w:rsid w:val="736333EA"/>
    <w:rsid w:val="736E7248"/>
    <w:rsid w:val="7370B316"/>
    <w:rsid w:val="738CAB30"/>
    <w:rsid w:val="738FC7C6"/>
    <w:rsid w:val="73AD63EE"/>
    <w:rsid w:val="73EBC5EC"/>
    <w:rsid w:val="74586C8E"/>
    <w:rsid w:val="74588F57"/>
    <w:rsid w:val="74979DCD"/>
    <w:rsid w:val="74A3EF00"/>
    <w:rsid w:val="74FA9B69"/>
    <w:rsid w:val="7522EBEB"/>
    <w:rsid w:val="75264B30"/>
    <w:rsid w:val="757EAD57"/>
    <w:rsid w:val="7628563C"/>
    <w:rsid w:val="7664C3F0"/>
    <w:rsid w:val="7696F0B6"/>
    <w:rsid w:val="7708F7B3"/>
    <w:rsid w:val="774765AC"/>
    <w:rsid w:val="7757194A"/>
    <w:rsid w:val="7759D365"/>
    <w:rsid w:val="777AFDF0"/>
    <w:rsid w:val="77E0C299"/>
    <w:rsid w:val="77F67A0F"/>
    <w:rsid w:val="780F3232"/>
    <w:rsid w:val="785D2A76"/>
    <w:rsid w:val="7865F916"/>
    <w:rsid w:val="78964FC4"/>
    <w:rsid w:val="78A0FA39"/>
    <w:rsid w:val="78C6C61D"/>
    <w:rsid w:val="78EBF7D7"/>
    <w:rsid w:val="79016CAC"/>
    <w:rsid w:val="79167778"/>
    <w:rsid w:val="794CE85F"/>
    <w:rsid w:val="795D9239"/>
    <w:rsid w:val="79A713B7"/>
    <w:rsid w:val="79E586C0"/>
    <w:rsid w:val="79EDA735"/>
    <w:rsid w:val="7A118337"/>
    <w:rsid w:val="7A20C45F"/>
    <w:rsid w:val="7A2EDBCB"/>
    <w:rsid w:val="7A381F27"/>
    <w:rsid w:val="7A89B2B1"/>
    <w:rsid w:val="7A90B347"/>
    <w:rsid w:val="7B01D1F3"/>
    <w:rsid w:val="7B227C96"/>
    <w:rsid w:val="7B346FA8"/>
    <w:rsid w:val="7B3524B6"/>
    <w:rsid w:val="7B39DC3D"/>
    <w:rsid w:val="7B40E22B"/>
    <w:rsid w:val="7B5DC843"/>
    <w:rsid w:val="7B64E0A2"/>
    <w:rsid w:val="7BD5F669"/>
    <w:rsid w:val="7BD78F65"/>
    <w:rsid w:val="7BE34025"/>
    <w:rsid w:val="7C10CE48"/>
    <w:rsid w:val="7C39EF75"/>
    <w:rsid w:val="7C5C372F"/>
    <w:rsid w:val="7C8B89A0"/>
    <w:rsid w:val="7C98CB96"/>
    <w:rsid w:val="7CE9C23C"/>
    <w:rsid w:val="7D441878"/>
    <w:rsid w:val="7D7A06A7"/>
    <w:rsid w:val="7D7D1872"/>
    <w:rsid w:val="7D89929A"/>
    <w:rsid w:val="7E4758FD"/>
    <w:rsid w:val="7E4CA9B5"/>
    <w:rsid w:val="7E7A2830"/>
    <w:rsid w:val="7E86263F"/>
    <w:rsid w:val="7E8764C7"/>
    <w:rsid w:val="7ECA0102"/>
    <w:rsid w:val="7EE1FA6F"/>
    <w:rsid w:val="7EF6CD34"/>
    <w:rsid w:val="7F15F5F2"/>
    <w:rsid w:val="7F2B5214"/>
    <w:rsid w:val="7F4614ED"/>
    <w:rsid w:val="7FF22B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A7619"/>
  <w15:docId w15:val="{F8761596-E9CA-451A-B122-04B5590B3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4561534C"/>
    <w:pPr>
      <w:keepNext/>
      <w:keepLines/>
      <w:spacing w:before="240" w:after="0"/>
      <w:outlineLvl w:val="0"/>
    </w:pPr>
    <w:rPr>
      <w:rFonts w:ascii="Candara" w:eastAsia="Candara" w:hAnsi="Candara" w:cs="Candara"/>
      <w:b/>
      <w:bCs/>
      <w:color w:val="000000" w:themeColor="text1"/>
      <w:sz w:val="32"/>
      <w:szCs w:val="32"/>
    </w:rPr>
  </w:style>
  <w:style w:type="paragraph" w:styleId="Heading2">
    <w:name w:val="heading 2"/>
    <w:basedOn w:val="Normal"/>
    <w:next w:val="Normal"/>
    <w:link w:val="Heading2Char"/>
    <w:uiPriority w:val="9"/>
    <w:unhideWhenUsed/>
    <w:qFormat/>
    <w:rsid w:val="4561534C"/>
    <w:pPr>
      <w:keepNext/>
      <w:keepLines/>
      <w:spacing w:before="40" w:after="0"/>
      <w:outlineLvl w:val="1"/>
    </w:pPr>
    <w:rPr>
      <w:rFonts w:ascii="Candara" w:eastAsia="Candara" w:hAnsi="Candara" w:cs="Candara"/>
      <w:b/>
      <w:bCs/>
      <w:color w:val="000000" w:themeColor="text1"/>
      <w:sz w:val="28"/>
      <w:szCs w:val="28"/>
    </w:rPr>
  </w:style>
  <w:style w:type="paragraph" w:styleId="Heading3">
    <w:name w:val="heading 3"/>
    <w:basedOn w:val="Normal"/>
    <w:next w:val="Normal"/>
    <w:link w:val="Heading3Char"/>
    <w:uiPriority w:val="9"/>
    <w:unhideWhenUsed/>
    <w:qFormat/>
    <w:rsid w:val="63F00417"/>
    <w:pPr>
      <w:keepNext/>
      <w:keepLines/>
      <w:spacing w:before="40" w:after="0"/>
      <w:outlineLvl w:val="2"/>
    </w:pPr>
    <w:rPr>
      <w:rFonts w:ascii="Candara" w:eastAsia="Candara" w:hAnsi="Candara" w:cs="Candar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6CE4"/>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A6CE4"/>
    <w:rPr>
      <w:rFonts w:eastAsiaTheme="minorEastAsia"/>
      <w:kern w:val="0"/>
      <w14:ligatures w14:val="none"/>
    </w:rPr>
  </w:style>
  <w:style w:type="paragraph" w:styleId="Title">
    <w:name w:val="Title"/>
    <w:basedOn w:val="Normal"/>
    <w:next w:val="Normal"/>
    <w:link w:val="TitleChar"/>
    <w:uiPriority w:val="10"/>
    <w:qFormat/>
    <w:rsid w:val="003A6C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6C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2C88984E"/>
    <w:rPr>
      <w:rFonts w:ascii="Candara" w:eastAsia="Candara" w:hAnsi="Candara" w:cs="Candara"/>
      <w:b/>
      <w:bCs/>
      <w:color w:val="000000" w:themeColor="text1"/>
      <w:sz w:val="32"/>
      <w:szCs w:val="32"/>
    </w:rPr>
  </w:style>
  <w:style w:type="table" w:styleId="TableGrid">
    <w:name w:val="Table Grid"/>
    <w:basedOn w:val="TableNormal"/>
    <w:uiPriority w:val="39"/>
    <w:rsid w:val="000C0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2C88984E"/>
    <w:rPr>
      <w:rFonts w:ascii="Candara" w:eastAsia="Candara" w:hAnsi="Candara" w:cs="Candara"/>
      <w:b/>
      <w:bCs/>
      <w:color w:val="000000" w:themeColor="text1"/>
      <w:sz w:val="28"/>
      <w:szCs w:val="28"/>
    </w:rPr>
  </w:style>
  <w:style w:type="table" w:styleId="GridTable4-Accent3">
    <w:name w:val="Grid Table 4 Accent 3"/>
    <w:basedOn w:val="TableNormal"/>
    <w:uiPriority w:val="49"/>
    <w:rsid w:val="00BC138C"/>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customStyle="1" w:styleId="paragraph">
    <w:name w:val="paragraph"/>
    <w:basedOn w:val="Normal"/>
    <w:rsid w:val="00AF1D58"/>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AF1D58"/>
  </w:style>
  <w:style w:type="character" w:customStyle="1" w:styleId="eop">
    <w:name w:val="eop"/>
    <w:basedOn w:val="DefaultParagraphFont"/>
    <w:rsid w:val="00AF1D58"/>
  </w:style>
  <w:style w:type="paragraph" w:styleId="TOCHeading">
    <w:name w:val="TOC Heading"/>
    <w:basedOn w:val="Heading1"/>
    <w:next w:val="Normal"/>
    <w:uiPriority w:val="39"/>
    <w:unhideWhenUsed/>
    <w:qFormat/>
    <w:rsid w:val="2C88984E"/>
  </w:style>
  <w:style w:type="paragraph" w:styleId="TOC1">
    <w:name w:val="toc 1"/>
    <w:basedOn w:val="Normal"/>
    <w:next w:val="Normal"/>
    <w:autoRedefine/>
    <w:uiPriority w:val="39"/>
    <w:unhideWhenUsed/>
    <w:rsid w:val="00324BFB"/>
    <w:pPr>
      <w:tabs>
        <w:tab w:val="right" w:leader="dot" w:pos="9350"/>
      </w:tabs>
      <w:spacing w:after="100"/>
      <w:pPrChange w:id="0" w:author="Zachary Cappella" w:date="2023-10-28T08:14:00Z">
        <w:pPr>
          <w:tabs>
            <w:tab w:val="right" w:leader="dot" w:pos="9350"/>
          </w:tabs>
          <w:spacing w:after="100" w:line="259" w:lineRule="auto"/>
        </w:pPr>
      </w:pPrChange>
    </w:pPr>
    <w:rPr>
      <w:rPrChange w:id="0" w:author="Zachary Cappella" w:date="2023-10-28T08:14:00Z">
        <w:rPr>
          <w:rFonts w:asciiTheme="minorHAnsi" w:eastAsiaTheme="minorHAnsi" w:hAnsiTheme="minorHAnsi" w:cstheme="minorBidi"/>
          <w:kern w:val="2"/>
          <w:sz w:val="22"/>
          <w:szCs w:val="22"/>
          <w:lang w:val="en-US" w:eastAsia="en-US" w:bidi="ar-SA"/>
          <w14:ligatures w14:val="standardContextual"/>
        </w:rPr>
      </w:rPrChange>
    </w:rPr>
  </w:style>
  <w:style w:type="paragraph" w:styleId="TOC2">
    <w:name w:val="toc 2"/>
    <w:basedOn w:val="Normal"/>
    <w:next w:val="Normal"/>
    <w:autoRedefine/>
    <w:uiPriority w:val="39"/>
    <w:unhideWhenUsed/>
    <w:rsid w:val="0002480F"/>
    <w:pPr>
      <w:tabs>
        <w:tab w:val="right" w:leader="dot" w:pos="9360"/>
      </w:tabs>
      <w:spacing w:after="100" w:line="360" w:lineRule="auto"/>
      <w:ind w:left="220"/>
    </w:pPr>
  </w:style>
  <w:style w:type="character" w:styleId="Hyperlink">
    <w:name w:val="Hyperlink"/>
    <w:basedOn w:val="DefaultParagraphFont"/>
    <w:uiPriority w:val="99"/>
    <w:unhideWhenUsed/>
    <w:rsid w:val="003A2AEC"/>
    <w:rPr>
      <w:color w:val="CC9900" w:themeColor="hyperlink"/>
      <w:u w:val="single"/>
    </w:rPr>
  </w:style>
  <w:style w:type="character" w:customStyle="1" w:styleId="scxw20660016">
    <w:name w:val="scxw20660016"/>
    <w:basedOn w:val="DefaultParagraphFont"/>
    <w:rsid w:val="00C448BD"/>
  </w:style>
  <w:style w:type="table"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D138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82B"/>
  </w:style>
  <w:style w:type="paragraph" w:styleId="Footer">
    <w:name w:val="footer"/>
    <w:basedOn w:val="Normal"/>
    <w:link w:val="FooterChar"/>
    <w:uiPriority w:val="99"/>
    <w:unhideWhenUsed/>
    <w:rsid w:val="00D138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82B"/>
  </w:style>
  <w:style w:type="character" w:styleId="CommentReference">
    <w:name w:val="annotation reference"/>
    <w:basedOn w:val="DefaultParagraphFont"/>
    <w:uiPriority w:val="99"/>
    <w:semiHidden/>
    <w:unhideWhenUsed/>
    <w:rsid w:val="008F3EA9"/>
    <w:rPr>
      <w:sz w:val="16"/>
      <w:szCs w:val="16"/>
    </w:rPr>
  </w:style>
  <w:style w:type="paragraph" w:styleId="CommentText">
    <w:name w:val="annotation text"/>
    <w:basedOn w:val="Normal"/>
    <w:link w:val="CommentTextChar"/>
    <w:uiPriority w:val="99"/>
    <w:semiHidden/>
    <w:unhideWhenUsed/>
    <w:rsid w:val="008F3EA9"/>
    <w:pPr>
      <w:spacing w:line="240" w:lineRule="auto"/>
    </w:pPr>
    <w:rPr>
      <w:sz w:val="20"/>
      <w:szCs w:val="20"/>
    </w:rPr>
  </w:style>
  <w:style w:type="character" w:customStyle="1" w:styleId="CommentTextChar">
    <w:name w:val="Comment Text Char"/>
    <w:basedOn w:val="DefaultParagraphFont"/>
    <w:link w:val="CommentText"/>
    <w:uiPriority w:val="99"/>
    <w:semiHidden/>
    <w:rsid w:val="008F3EA9"/>
    <w:rPr>
      <w:sz w:val="20"/>
      <w:szCs w:val="20"/>
    </w:rPr>
  </w:style>
  <w:style w:type="paragraph" w:styleId="CommentSubject">
    <w:name w:val="annotation subject"/>
    <w:basedOn w:val="CommentText"/>
    <w:next w:val="CommentText"/>
    <w:link w:val="CommentSubjectChar"/>
    <w:uiPriority w:val="99"/>
    <w:semiHidden/>
    <w:unhideWhenUsed/>
    <w:rsid w:val="008F3EA9"/>
    <w:rPr>
      <w:b/>
      <w:bCs/>
    </w:rPr>
  </w:style>
  <w:style w:type="character" w:customStyle="1" w:styleId="CommentSubjectChar">
    <w:name w:val="Comment Subject Char"/>
    <w:basedOn w:val="CommentTextChar"/>
    <w:link w:val="CommentSubject"/>
    <w:uiPriority w:val="99"/>
    <w:semiHidden/>
    <w:rsid w:val="008F3EA9"/>
    <w:rPr>
      <w:b/>
      <w:bCs/>
      <w:sz w:val="20"/>
      <w:szCs w:val="20"/>
    </w:rPr>
  </w:style>
  <w:style w:type="character" w:customStyle="1" w:styleId="Heading3Char">
    <w:name w:val="Heading 3 Char"/>
    <w:basedOn w:val="DefaultParagraphFont"/>
    <w:link w:val="Heading3"/>
    <w:uiPriority w:val="9"/>
    <w:rsid w:val="004D0192"/>
    <w:rPr>
      <w:rFonts w:ascii="Candara" w:eastAsia="Candara" w:hAnsi="Candara" w:cs="Candara"/>
      <w:b/>
      <w:bCs/>
      <w:sz w:val="24"/>
      <w:szCs w:val="24"/>
    </w:rPr>
  </w:style>
  <w:style w:type="paragraph" w:styleId="TOC3">
    <w:name w:val="toc 3"/>
    <w:basedOn w:val="Normal"/>
    <w:next w:val="Normal"/>
    <w:autoRedefine/>
    <w:uiPriority w:val="39"/>
    <w:unhideWhenUsed/>
    <w:rsid w:val="00C00DF1"/>
    <w:pPr>
      <w:spacing w:after="100"/>
      <w:ind w:left="440"/>
    </w:pPr>
  </w:style>
  <w:style w:type="paragraph" w:styleId="Revision">
    <w:name w:val="Revision"/>
    <w:hidden/>
    <w:uiPriority w:val="99"/>
    <w:semiHidden/>
    <w:rsid w:val="006F7BD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62899">
      <w:bodyDiv w:val="1"/>
      <w:marLeft w:val="0"/>
      <w:marRight w:val="0"/>
      <w:marTop w:val="0"/>
      <w:marBottom w:val="0"/>
      <w:divBdr>
        <w:top w:val="none" w:sz="0" w:space="0" w:color="auto"/>
        <w:left w:val="none" w:sz="0" w:space="0" w:color="auto"/>
        <w:bottom w:val="none" w:sz="0" w:space="0" w:color="auto"/>
        <w:right w:val="none" w:sz="0" w:space="0" w:color="auto"/>
      </w:divBdr>
    </w:div>
    <w:div w:id="841314303">
      <w:bodyDiv w:val="1"/>
      <w:marLeft w:val="0"/>
      <w:marRight w:val="0"/>
      <w:marTop w:val="0"/>
      <w:marBottom w:val="0"/>
      <w:divBdr>
        <w:top w:val="none" w:sz="0" w:space="0" w:color="auto"/>
        <w:left w:val="none" w:sz="0" w:space="0" w:color="auto"/>
        <w:bottom w:val="none" w:sz="0" w:space="0" w:color="auto"/>
        <w:right w:val="none" w:sz="0" w:space="0" w:color="auto"/>
      </w:divBdr>
      <w:divsChild>
        <w:div w:id="1855390">
          <w:marLeft w:val="0"/>
          <w:marRight w:val="0"/>
          <w:marTop w:val="0"/>
          <w:marBottom w:val="0"/>
          <w:divBdr>
            <w:top w:val="none" w:sz="0" w:space="0" w:color="auto"/>
            <w:left w:val="none" w:sz="0" w:space="0" w:color="auto"/>
            <w:bottom w:val="none" w:sz="0" w:space="0" w:color="auto"/>
            <w:right w:val="none" w:sz="0" w:space="0" w:color="auto"/>
          </w:divBdr>
        </w:div>
        <w:div w:id="294220185">
          <w:marLeft w:val="0"/>
          <w:marRight w:val="0"/>
          <w:marTop w:val="0"/>
          <w:marBottom w:val="0"/>
          <w:divBdr>
            <w:top w:val="none" w:sz="0" w:space="0" w:color="auto"/>
            <w:left w:val="none" w:sz="0" w:space="0" w:color="auto"/>
            <w:bottom w:val="none" w:sz="0" w:space="0" w:color="auto"/>
            <w:right w:val="none" w:sz="0" w:space="0" w:color="auto"/>
          </w:divBdr>
        </w:div>
        <w:div w:id="508636761">
          <w:marLeft w:val="0"/>
          <w:marRight w:val="0"/>
          <w:marTop w:val="0"/>
          <w:marBottom w:val="0"/>
          <w:divBdr>
            <w:top w:val="none" w:sz="0" w:space="0" w:color="auto"/>
            <w:left w:val="none" w:sz="0" w:space="0" w:color="auto"/>
            <w:bottom w:val="none" w:sz="0" w:space="0" w:color="auto"/>
            <w:right w:val="none" w:sz="0" w:space="0" w:color="auto"/>
          </w:divBdr>
        </w:div>
        <w:div w:id="634143804">
          <w:marLeft w:val="0"/>
          <w:marRight w:val="0"/>
          <w:marTop w:val="0"/>
          <w:marBottom w:val="0"/>
          <w:divBdr>
            <w:top w:val="none" w:sz="0" w:space="0" w:color="auto"/>
            <w:left w:val="none" w:sz="0" w:space="0" w:color="auto"/>
            <w:bottom w:val="none" w:sz="0" w:space="0" w:color="auto"/>
            <w:right w:val="none" w:sz="0" w:space="0" w:color="auto"/>
          </w:divBdr>
        </w:div>
        <w:div w:id="1527523782">
          <w:marLeft w:val="0"/>
          <w:marRight w:val="0"/>
          <w:marTop w:val="0"/>
          <w:marBottom w:val="0"/>
          <w:divBdr>
            <w:top w:val="none" w:sz="0" w:space="0" w:color="auto"/>
            <w:left w:val="none" w:sz="0" w:space="0" w:color="auto"/>
            <w:bottom w:val="none" w:sz="0" w:space="0" w:color="auto"/>
            <w:right w:val="none" w:sz="0" w:space="0" w:color="auto"/>
          </w:divBdr>
        </w:div>
        <w:div w:id="1575817032">
          <w:marLeft w:val="0"/>
          <w:marRight w:val="0"/>
          <w:marTop w:val="0"/>
          <w:marBottom w:val="0"/>
          <w:divBdr>
            <w:top w:val="none" w:sz="0" w:space="0" w:color="auto"/>
            <w:left w:val="none" w:sz="0" w:space="0" w:color="auto"/>
            <w:bottom w:val="none" w:sz="0" w:space="0" w:color="auto"/>
            <w:right w:val="none" w:sz="0" w:space="0" w:color="auto"/>
          </w:divBdr>
        </w:div>
        <w:div w:id="1578393985">
          <w:marLeft w:val="0"/>
          <w:marRight w:val="0"/>
          <w:marTop w:val="0"/>
          <w:marBottom w:val="0"/>
          <w:divBdr>
            <w:top w:val="none" w:sz="0" w:space="0" w:color="auto"/>
            <w:left w:val="none" w:sz="0" w:space="0" w:color="auto"/>
            <w:bottom w:val="none" w:sz="0" w:space="0" w:color="auto"/>
            <w:right w:val="none" w:sz="0" w:space="0" w:color="auto"/>
          </w:divBdr>
        </w:div>
        <w:div w:id="2119373890">
          <w:marLeft w:val="0"/>
          <w:marRight w:val="0"/>
          <w:marTop w:val="0"/>
          <w:marBottom w:val="0"/>
          <w:divBdr>
            <w:top w:val="none" w:sz="0" w:space="0" w:color="auto"/>
            <w:left w:val="none" w:sz="0" w:space="0" w:color="auto"/>
            <w:bottom w:val="none" w:sz="0" w:space="0" w:color="auto"/>
            <w:right w:val="none" w:sz="0" w:space="0" w:color="auto"/>
          </w:divBdr>
        </w:div>
      </w:divsChild>
    </w:div>
    <w:div w:id="1153988804">
      <w:bodyDiv w:val="1"/>
      <w:marLeft w:val="0"/>
      <w:marRight w:val="0"/>
      <w:marTop w:val="0"/>
      <w:marBottom w:val="0"/>
      <w:divBdr>
        <w:top w:val="none" w:sz="0" w:space="0" w:color="auto"/>
        <w:left w:val="none" w:sz="0" w:space="0" w:color="auto"/>
        <w:bottom w:val="none" w:sz="0" w:space="0" w:color="auto"/>
        <w:right w:val="none" w:sz="0" w:space="0" w:color="auto"/>
      </w:divBdr>
      <w:divsChild>
        <w:div w:id="652836442">
          <w:marLeft w:val="0"/>
          <w:marRight w:val="0"/>
          <w:marTop w:val="0"/>
          <w:marBottom w:val="0"/>
          <w:divBdr>
            <w:top w:val="none" w:sz="0" w:space="0" w:color="auto"/>
            <w:left w:val="none" w:sz="0" w:space="0" w:color="auto"/>
            <w:bottom w:val="none" w:sz="0" w:space="0" w:color="auto"/>
            <w:right w:val="none" w:sz="0" w:space="0" w:color="auto"/>
          </w:divBdr>
        </w:div>
        <w:div w:id="1358627535">
          <w:marLeft w:val="0"/>
          <w:marRight w:val="0"/>
          <w:marTop w:val="0"/>
          <w:marBottom w:val="0"/>
          <w:divBdr>
            <w:top w:val="none" w:sz="0" w:space="0" w:color="auto"/>
            <w:left w:val="none" w:sz="0" w:space="0" w:color="auto"/>
            <w:bottom w:val="none" w:sz="0" w:space="0" w:color="auto"/>
            <w:right w:val="none" w:sz="0" w:space="0" w:color="auto"/>
          </w:divBdr>
        </w:div>
        <w:div w:id="1571385574">
          <w:marLeft w:val="0"/>
          <w:marRight w:val="0"/>
          <w:marTop w:val="0"/>
          <w:marBottom w:val="0"/>
          <w:divBdr>
            <w:top w:val="none" w:sz="0" w:space="0" w:color="auto"/>
            <w:left w:val="none" w:sz="0" w:space="0" w:color="auto"/>
            <w:bottom w:val="none" w:sz="0" w:space="0" w:color="auto"/>
            <w:right w:val="none" w:sz="0" w:space="0" w:color="auto"/>
          </w:divBdr>
        </w:div>
      </w:divsChild>
    </w:div>
    <w:div w:id="1234849442">
      <w:bodyDiv w:val="1"/>
      <w:marLeft w:val="0"/>
      <w:marRight w:val="0"/>
      <w:marTop w:val="0"/>
      <w:marBottom w:val="0"/>
      <w:divBdr>
        <w:top w:val="none" w:sz="0" w:space="0" w:color="auto"/>
        <w:left w:val="none" w:sz="0" w:space="0" w:color="auto"/>
        <w:bottom w:val="none" w:sz="0" w:space="0" w:color="auto"/>
        <w:right w:val="none" w:sz="0" w:space="0" w:color="auto"/>
      </w:divBdr>
      <w:divsChild>
        <w:div w:id="64425456">
          <w:marLeft w:val="0"/>
          <w:marRight w:val="0"/>
          <w:marTop w:val="0"/>
          <w:marBottom w:val="0"/>
          <w:divBdr>
            <w:top w:val="none" w:sz="0" w:space="0" w:color="auto"/>
            <w:left w:val="none" w:sz="0" w:space="0" w:color="auto"/>
            <w:bottom w:val="none" w:sz="0" w:space="0" w:color="auto"/>
            <w:right w:val="none" w:sz="0" w:space="0" w:color="auto"/>
          </w:divBdr>
        </w:div>
        <w:div w:id="700134539">
          <w:marLeft w:val="0"/>
          <w:marRight w:val="0"/>
          <w:marTop w:val="0"/>
          <w:marBottom w:val="0"/>
          <w:divBdr>
            <w:top w:val="none" w:sz="0" w:space="0" w:color="auto"/>
            <w:left w:val="none" w:sz="0" w:space="0" w:color="auto"/>
            <w:bottom w:val="none" w:sz="0" w:space="0" w:color="auto"/>
            <w:right w:val="none" w:sz="0" w:space="0" w:color="auto"/>
          </w:divBdr>
        </w:div>
        <w:div w:id="1430275106">
          <w:marLeft w:val="0"/>
          <w:marRight w:val="0"/>
          <w:marTop w:val="0"/>
          <w:marBottom w:val="0"/>
          <w:divBdr>
            <w:top w:val="none" w:sz="0" w:space="0" w:color="auto"/>
            <w:left w:val="none" w:sz="0" w:space="0" w:color="auto"/>
            <w:bottom w:val="none" w:sz="0" w:space="0" w:color="auto"/>
            <w:right w:val="none" w:sz="0" w:space="0" w:color="auto"/>
          </w:divBdr>
        </w:div>
        <w:div w:id="1658797507">
          <w:marLeft w:val="0"/>
          <w:marRight w:val="0"/>
          <w:marTop w:val="0"/>
          <w:marBottom w:val="0"/>
          <w:divBdr>
            <w:top w:val="none" w:sz="0" w:space="0" w:color="auto"/>
            <w:left w:val="none" w:sz="0" w:space="0" w:color="auto"/>
            <w:bottom w:val="none" w:sz="0" w:space="0" w:color="auto"/>
            <w:right w:val="none" w:sz="0" w:space="0" w:color="auto"/>
          </w:divBdr>
        </w:div>
      </w:divsChild>
    </w:div>
    <w:div w:id="188509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footer" Target="footer2.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3.xml"/><Relationship Id="rId69"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microsoft.com/office/2011/relationships/people" Target="peop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1F94DE19D362E49ABA718102CE3042A" ma:contentTypeVersion="13" ma:contentTypeDescription="Create a new document." ma:contentTypeScope="" ma:versionID="04824c000ddd4acfffc495eb73f2b907">
  <xsd:schema xmlns:xsd="http://www.w3.org/2001/XMLSchema" xmlns:xs="http://www.w3.org/2001/XMLSchema" xmlns:p="http://schemas.microsoft.com/office/2006/metadata/properties" xmlns:ns2="98bc4bdf-26fc-47f0-89e6-9d8da1590db5" xmlns:ns3="d54ba327-bb0d-4952-ab14-57dcc4960444" targetNamespace="http://schemas.microsoft.com/office/2006/metadata/properties" ma:root="true" ma:fieldsID="1c7a189c61822cf36355e59cc20bf6e9" ns2:_="" ns3:_="">
    <xsd:import namespace="98bc4bdf-26fc-47f0-89e6-9d8da1590db5"/>
    <xsd:import namespace="d54ba327-bb0d-4952-ab14-57dcc496044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bc4bdf-26fc-47f0-89e6-9d8da1590d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4ba327-bb0d-4952-ab14-57dcc4960444"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09c5467c-63a5-474e-9bbb-ebda0fcc439c}" ma:internalName="TaxCatchAll" ma:showField="CatchAllData" ma:web="d54ba327-bb0d-4952-ab14-57dcc4960444">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d54ba327-bb0d-4952-ab14-57dcc4960444" xsi:nil="true"/>
    <lcf76f155ced4ddcb4097134ff3c332f xmlns="98bc4bdf-26fc-47f0-89e6-9d8da1590db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9A70DCF-B10F-4681-A354-FBBBED856E9E}">
  <ds:schemaRefs>
    <ds:schemaRef ds:uri="http://schemas.openxmlformats.org/officeDocument/2006/bibliography"/>
  </ds:schemaRefs>
</ds:datastoreItem>
</file>

<file path=customXml/itemProps2.xml><?xml version="1.0" encoding="utf-8"?>
<ds:datastoreItem xmlns:ds="http://schemas.openxmlformats.org/officeDocument/2006/customXml" ds:itemID="{050857E4-3D4F-46F9-BA98-73898B587604}">
  <ds:schemaRefs>
    <ds:schemaRef ds:uri="http://schemas.microsoft.com/sharepoint/v3/contenttype/forms"/>
  </ds:schemaRefs>
</ds:datastoreItem>
</file>

<file path=customXml/itemProps3.xml><?xml version="1.0" encoding="utf-8"?>
<ds:datastoreItem xmlns:ds="http://schemas.openxmlformats.org/officeDocument/2006/customXml" ds:itemID="{CEAD1C45-32ED-4CE8-9DFC-16ACE0A1C3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bc4bdf-26fc-47f0-89e6-9d8da1590db5"/>
    <ds:schemaRef ds:uri="d54ba327-bb0d-4952-ab14-57dcc49604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4C706C-61FC-49CB-BAB3-4CD9686DB076}">
  <ds:schemaRefs>
    <ds:schemaRef ds:uri="http://schemas.microsoft.com/office/2006/metadata/properties"/>
    <ds:schemaRef ds:uri="http://schemas.microsoft.com/office/infopath/2007/PartnerControls"/>
    <ds:schemaRef ds:uri="d54ba327-bb0d-4952-ab14-57dcc4960444"/>
    <ds:schemaRef ds:uri="98bc4bdf-26fc-47f0-89e6-9d8da1590db5"/>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56</Pages>
  <Words>7700</Words>
  <Characters>43890</Characters>
  <Application>Microsoft Office Word</Application>
  <DocSecurity>0</DocSecurity>
  <Lines>365</Lines>
  <Paragraphs>102</Paragraphs>
  <ScaleCrop>false</ScaleCrop>
  <Company/>
  <LinksUpToDate>false</LinksUpToDate>
  <CharactersWithSpaces>51488</CharactersWithSpaces>
  <SharedDoc>false</SharedDoc>
  <HLinks>
    <vt:vector size="306" baseType="variant">
      <vt:variant>
        <vt:i4>1835060</vt:i4>
      </vt:variant>
      <vt:variant>
        <vt:i4>302</vt:i4>
      </vt:variant>
      <vt:variant>
        <vt:i4>0</vt:i4>
      </vt:variant>
      <vt:variant>
        <vt:i4>5</vt:i4>
      </vt:variant>
      <vt:variant>
        <vt:lpwstr/>
      </vt:variant>
      <vt:variant>
        <vt:lpwstr>_Toc147750789</vt:lpwstr>
      </vt:variant>
      <vt:variant>
        <vt:i4>1835060</vt:i4>
      </vt:variant>
      <vt:variant>
        <vt:i4>296</vt:i4>
      </vt:variant>
      <vt:variant>
        <vt:i4>0</vt:i4>
      </vt:variant>
      <vt:variant>
        <vt:i4>5</vt:i4>
      </vt:variant>
      <vt:variant>
        <vt:lpwstr/>
      </vt:variant>
      <vt:variant>
        <vt:lpwstr>_Toc147750788</vt:lpwstr>
      </vt:variant>
      <vt:variant>
        <vt:i4>1835060</vt:i4>
      </vt:variant>
      <vt:variant>
        <vt:i4>290</vt:i4>
      </vt:variant>
      <vt:variant>
        <vt:i4>0</vt:i4>
      </vt:variant>
      <vt:variant>
        <vt:i4>5</vt:i4>
      </vt:variant>
      <vt:variant>
        <vt:lpwstr/>
      </vt:variant>
      <vt:variant>
        <vt:lpwstr>_Toc147750787</vt:lpwstr>
      </vt:variant>
      <vt:variant>
        <vt:i4>1835060</vt:i4>
      </vt:variant>
      <vt:variant>
        <vt:i4>284</vt:i4>
      </vt:variant>
      <vt:variant>
        <vt:i4>0</vt:i4>
      </vt:variant>
      <vt:variant>
        <vt:i4>5</vt:i4>
      </vt:variant>
      <vt:variant>
        <vt:lpwstr/>
      </vt:variant>
      <vt:variant>
        <vt:lpwstr>_Toc147750786</vt:lpwstr>
      </vt:variant>
      <vt:variant>
        <vt:i4>1835060</vt:i4>
      </vt:variant>
      <vt:variant>
        <vt:i4>278</vt:i4>
      </vt:variant>
      <vt:variant>
        <vt:i4>0</vt:i4>
      </vt:variant>
      <vt:variant>
        <vt:i4>5</vt:i4>
      </vt:variant>
      <vt:variant>
        <vt:lpwstr/>
      </vt:variant>
      <vt:variant>
        <vt:lpwstr>_Toc147750785</vt:lpwstr>
      </vt:variant>
      <vt:variant>
        <vt:i4>1835060</vt:i4>
      </vt:variant>
      <vt:variant>
        <vt:i4>272</vt:i4>
      </vt:variant>
      <vt:variant>
        <vt:i4>0</vt:i4>
      </vt:variant>
      <vt:variant>
        <vt:i4>5</vt:i4>
      </vt:variant>
      <vt:variant>
        <vt:lpwstr/>
      </vt:variant>
      <vt:variant>
        <vt:lpwstr>_Toc147750784</vt:lpwstr>
      </vt:variant>
      <vt:variant>
        <vt:i4>1835060</vt:i4>
      </vt:variant>
      <vt:variant>
        <vt:i4>266</vt:i4>
      </vt:variant>
      <vt:variant>
        <vt:i4>0</vt:i4>
      </vt:variant>
      <vt:variant>
        <vt:i4>5</vt:i4>
      </vt:variant>
      <vt:variant>
        <vt:lpwstr/>
      </vt:variant>
      <vt:variant>
        <vt:lpwstr>_Toc147750783</vt:lpwstr>
      </vt:variant>
      <vt:variant>
        <vt:i4>1835060</vt:i4>
      </vt:variant>
      <vt:variant>
        <vt:i4>260</vt:i4>
      </vt:variant>
      <vt:variant>
        <vt:i4>0</vt:i4>
      </vt:variant>
      <vt:variant>
        <vt:i4>5</vt:i4>
      </vt:variant>
      <vt:variant>
        <vt:lpwstr/>
      </vt:variant>
      <vt:variant>
        <vt:lpwstr>_Toc147750782</vt:lpwstr>
      </vt:variant>
      <vt:variant>
        <vt:i4>1835060</vt:i4>
      </vt:variant>
      <vt:variant>
        <vt:i4>254</vt:i4>
      </vt:variant>
      <vt:variant>
        <vt:i4>0</vt:i4>
      </vt:variant>
      <vt:variant>
        <vt:i4>5</vt:i4>
      </vt:variant>
      <vt:variant>
        <vt:lpwstr/>
      </vt:variant>
      <vt:variant>
        <vt:lpwstr>_Toc147750781</vt:lpwstr>
      </vt:variant>
      <vt:variant>
        <vt:i4>1835060</vt:i4>
      </vt:variant>
      <vt:variant>
        <vt:i4>248</vt:i4>
      </vt:variant>
      <vt:variant>
        <vt:i4>0</vt:i4>
      </vt:variant>
      <vt:variant>
        <vt:i4>5</vt:i4>
      </vt:variant>
      <vt:variant>
        <vt:lpwstr/>
      </vt:variant>
      <vt:variant>
        <vt:lpwstr>_Toc147750780</vt:lpwstr>
      </vt:variant>
      <vt:variant>
        <vt:i4>1245236</vt:i4>
      </vt:variant>
      <vt:variant>
        <vt:i4>242</vt:i4>
      </vt:variant>
      <vt:variant>
        <vt:i4>0</vt:i4>
      </vt:variant>
      <vt:variant>
        <vt:i4>5</vt:i4>
      </vt:variant>
      <vt:variant>
        <vt:lpwstr/>
      </vt:variant>
      <vt:variant>
        <vt:lpwstr>_Toc147750779</vt:lpwstr>
      </vt:variant>
      <vt:variant>
        <vt:i4>1245236</vt:i4>
      </vt:variant>
      <vt:variant>
        <vt:i4>236</vt:i4>
      </vt:variant>
      <vt:variant>
        <vt:i4>0</vt:i4>
      </vt:variant>
      <vt:variant>
        <vt:i4>5</vt:i4>
      </vt:variant>
      <vt:variant>
        <vt:lpwstr/>
      </vt:variant>
      <vt:variant>
        <vt:lpwstr>_Toc147750778</vt:lpwstr>
      </vt:variant>
      <vt:variant>
        <vt:i4>1245236</vt:i4>
      </vt:variant>
      <vt:variant>
        <vt:i4>230</vt:i4>
      </vt:variant>
      <vt:variant>
        <vt:i4>0</vt:i4>
      </vt:variant>
      <vt:variant>
        <vt:i4>5</vt:i4>
      </vt:variant>
      <vt:variant>
        <vt:lpwstr/>
      </vt:variant>
      <vt:variant>
        <vt:lpwstr>_Toc147750777</vt:lpwstr>
      </vt:variant>
      <vt:variant>
        <vt:i4>1245236</vt:i4>
      </vt:variant>
      <vt:variant>
        <vt:i4>224</vt:i4>
      </vt:variant>
      <vt:variant>
        <vt:i4>0</vt:i4>
      </vt:variant>
      <vt:variant>
        <vt:i4>5</vt:i4>
      </vt:variant>
      <vt:variant>
        <vt:lpwstr/>
      </vt:variant>
      <vt:variant>
        <vt:lpwstr>_Toc147750776</vt:lpwstr>
      </vt:variant>
      <vt:variant>
        <vt:i4>1245236</vt:i4>
      </vt:variant>
      <vt:variant>
        <vt:i4>218</vt:i4>
      </vt:variant>
      <vt:variant>
        <vt:i4>0</vt:i4>
      </vt:variant>
      <vt:variant>
        <vt:i4>5</vt:i4>
      </vt:variant>
      <vt:variant>
        <vt:lpwstr/>
      </vt:variant>
      <vt:variant>
        <vt:lpwstr>_Toc147750775</vt:lpwstr>
      </vt:variant>
      <vt:variant>
        <vt:i4>1245236</vt:i4>
      </vt:variant>
      <vt:variant>
        <vt:i4>212</vt:i4>
      </vt:variant>
      <vt:variant>
        <vt:i4>0</vt:i4>
      </vt:variant>
      <vt:variant>
        <vt:i4>5</vt:i4>
      </vt:variant>
      <vt:variant>
        <vt:lpwstr/>
      </vt:variant>
      <vt:variant>
        <vt:lpwstr>_Toc147750774</vt:lpwstr>
      </vt:variant>
      <vt:variant>
        <vt:i4>1245236</vt:i4>
      </vt:variant>
      <vt:variant>
        <vt:i4>206</vt:i4>
      </vt:variant>
      <vt:variant>
        <vt:i4>0</vt:i4>
      </vt:variant>
      <vt:variant>
        <vt:i4>5</vt:i4>
      </vt:variant>
      <vt:variant>
        <vt:lpwstr/>
      </vt:variant>
      <vt:variant>
        <vt:lpwstr>_Toc147750773</vt:lpwstr>
      </vt:variant>
      <vt:variant>
        <vt:i4>1245236</vt:i4>
      </vt:variant>
      <vt:variant>
        <vt:i4>200</vt:i4>
      </vt:variant>
      <vt:variant>
        <vt:i4>0</vt:i4>
      </vt:variant>
      <vt:variant>
        <vt:i4>5</vt:i4>
      </vt:variant>
      <vt:variant>
        <vt:lpwstr/>
      </vt:variant>
      <vt:variant>
        <vt:lpwstr>_Toc147750772</vt:lpwstr>
      </vt:variant>
      <vt:variant>
        <vt:i4>1245236</vt:i4>
      </vt:variant>
      <vt:variant>
        <vt:i4>194</vt:i4>
      </vt:variant>
      <vt:variant>
        <vt:i4>0</vt:i4>
      </vt:variant>
      <vt:variant>
        <vt:i4>5</vt:i4>
      </vt:variant>
      <vt:variant>
        <vt:lpwstr/>
      </vt:variant>
      <vt:variant>
        <vt:lpwstr>_Toc147750771</vt:lpwstr>
      </vt:variant>
      <vt:variant>
        <vt:i4>1245236</vt:i4>
      </vt:variant>
      <vt:variant>
        <vt:i4>188</vt:i4>
      </vt:variant>
      <vt:variant>
        <vt:i4>0</vt:i4>
      </vt:variant>
      <vt:variant>
        <vt:i4>5</vt:i4>
      </vt:variant>
      <vt:variant>
        <vt:lpwstr/>
      </vt:variant>
      <vt:variant>
        <vt:lpwstr>_Toc147750770</vt:lpwstr>
      </vt:variant>
      <vt:variant>
        <vt:i4>1179700</vt:i4>
      </vt:variant>
      <vt:variant>
        <vt:i4>182</vt:i4>
      </vt:variant>
      <vt:variant>
        <vt:i4>0</vt:i4>
      </vt:variant>
      <vt:variant>
        <vt:i4>5</vt:i4>
      </vt:variant>
      <vt:variant>
        <vt:lpwstr/>
      </vt:variant>
      <vt:variant>
        <vt:lpwstr>_Toc147750769</vt:lpwstr>
      </vt:variant>
      <vt:variant>
        <vt:i4>1179700</vt:i4>
      </vt:variant>
      <vt:variant>
        <vt:i4>176</vt:i4>
      </vt:variant>
      <vt:variant>
        <vt:i4>0</vt:i4>
      </vt:variant>
      <vt:variant>
        <vt:i4>5</vt:i4>
      </vt:variant>
      <vt:variant>
        <vt:lpwstr/>
      </vt:variant>
      <vt:variant>
        <vt:lpwstr>_Toc147750768</vt:lpwstr>
      </vt:variant>
      <vt:variant>
        <vt:i4>1179700</vt:i4>
      </vt:variant>
      <vt:variant>
        <vt:i4>170</vt:i4>
      </vt:variant>
      <vt:variant>
        <vt:i4>0</vt:i4>
      </vt:variant>
      <vt:variant>
        <vt:i4>5</vt:i4>
      </vt:variant>
      <vt:variant>
        <vt:lpwstr/>
      </vt:variant>
      <vt:variant>
        <vt:lpwstr>_Toc147750767</vt:lpwstr>
      </vt:variant>
      <vt:variant>
        <vt:i4>1179700</vt:i4>
      </vt:variant>
      <vt:variant>
        <vt:i4>164</vt:i4>
      </vt:variant>
      <vt:variant>
        <vt:i4>0</vt:i4>
      </vt:variant>
      <vt:variant>
        <vt:i4>5</vt:i4>
      </vt:variant>
      <vt:variant>
        <vt:lpwstr/>
      </vt:variant>
      <vt:variant>
        <vt:lpwstr>_Toc147750766</vt:lpwstr>
      </vt:variant>
      <vt:variant>
        <vt:i4>1179700</vt:i4>
      </vt:variant>
      <vt:variant>
        <vt:i4>158</vt:i4>
      </vt:variant>
      <vt:variant>
        <vt:i4>0</vt:i4>
      </vt:variant>
      <vt:variant>
        <vt:i4>5</vt:i4>
      </vt:variant>
      <vt:variant>
        <vt:lpwstr/>
      </vt:variant>
      <vt:variant>
        <vt:lpwstr>_Toc147750765</vt:lpwstr>
      </vt:variant>
      <vt:variant>
        <vt:i4>1179700</vt:i4>
      </vt:variant>
      <vt:variant>
        <vt:i4>152</vt:i4>
      </vt:variant>
      <vt:variant>
        <vt:i4>0</vt:i4>
      </vt:variant>
      <vt:variant>
        <vt:i4>5</vt:i4>
      </vt:variant>
      <vt:variant>
        <vt:lpwstr/>
      </vt:variant>
      <vt:variant>
        <vt:lpwstr>_Toc147750764</vt:lpwstr>
      </vt:variant>
      <vt:variant>
        <vt:i4>1179700</vt:i4>
      </vt:variant>
      <vt:variant>
        <vt:i4>146</vt:i4>
      </vt:variant>
      <vt:variant>
        <vt:i4>0</vt:i4>
      </vt:variant>
      <vt:variant>
        <vt:i4>5</vt:i4>
      </vt:variant>
      <vt:variant>
        <vt:lpwstr/>
      </vt:variant>
      <vt:variant>
        <vt:lpwstr>_Toc147750763</vt:lpwstr>
      </vt:variant>
      <vt:variant>
        <vt:i4>1179700</vt:i4>
      </vt:variant>
      <vt:variant>
        <vt:i4>140</vt:i4>
      </vt:variant>
      <vt:variant>
        <vt:i4>0</vt:i4>
      </vt:variant>
      <vt:variant>
        <vt:i4>5</vt:i4>
      </vt:variant>
      <vt:variant>
        <vt:lpwstr/>
      </vt:variant>
      <vt:variant>
        <vt:lpwstr>_Toc147750762</vt:lpwstr>
      </vt:variant>
      <vt:variant>
        <vt:i4>1179700</vt:i4>
      </vt:variant>
      <vt:variant>
        <vt:i4>134</vt:i4>
      </vt:variant>
      <vt:variant>
        <vt:i4>0</vt:i4>
      </vt:variant>
      <vt:variant>
        <vt:i4>5</vt:i4>
      </vt:variant>
      <vt:variant>
        <vt:lpwstr/>
      </vt:variant>
      <vt:variant>
        <vt:lpwstr>_Toc147750761</vt:lpwstr>
      </vt:variant>
      <vt:variant>
        <vt:i4>1179700</vt:i4>
      </vt:variant>
      <vt:variant>
        <vt:i4>128</vt:i4>
      </vt:variant>
      <vt:variant>
        <vt:i4>0</vt:i4>
      </vt:variant>
      <vt:variant>
        <vt:i4>5</vt:i4>
      </vt:variant>
      <vt:variant>
        <vt:lpwstr/>
      </vt:variant>
      <vt:variant>
        <vt:lpwstr>_Toc147750760</vt:lpwstr>
      </vt:variant>
      <vt:variant>
        <vt:i4>1114164</vt:i4>
      </vt:variant>
      <vt:variant>
        <vt:i4>122</vt:i4>
      </vt:variant>
      <vt:variant>
        <vt:i4>0</vt:i4>
      </vt:variant>
      <vt:variant>
        <vt:i4>5</vt:i4>
      </vt:variant>
      <vt:variant>
        <vt:lpwstr/>
      </vt:variant>
      <vt:variant>
        <vt:lpwstr>_Toc147750759</vt:lpwstr>
      </vt:variant>
      <vt:variant>
        <vt:i4>1114164</vt:i4>
      </vt:variant>
      <vt:variant>
        <vt:i4>116</vt:i4>
      </vt:variant>
      <vt:variant>
        <vt:i4>0</vt:i4>
      </vt:variant>
      <vt:variant>
        <vt:i4>5</vt:i4>
      </vt:variant>
      <vt:variant>
        <vt:lpwstr/>
      </vt:variant>
      <vt:variant>
        <vt:lpwstr>_Toc147750758</vt:lpwstr>
      </vt:variant>
      <vt:variant>
        <vt:i4>1114164</vt:i4>
      </vt:variant>
      <vt:variant>
        <vt:i4>110</vt:i4>
      </vt:variant>
      <vt:variant>
        <vt:i4>0</vt:i4>
      </vt:variant>
      <vt:variant>
        <vt:i4>5</vt:i4>
      </vt:variant>
      <vt:variant>
        <vt:lpwstr/>
      </vt:variant>
      <vt:variant>
        <vt:lpwstr>_Toc147750757</vt:lpwstr>
      </vt:variant>
      <vt:variant>
        <vt:i4>1114164</vt:i4>
      </vt:variant>
      <vt:variant>
        <vt:i4>104</vt:i4>
      </vt:variant>
      <vt:variant>
        <vt:i4>0</vt:i4>
      </vt:variant>
      <vt:variant>
        <vt:i4>5</vt:i4>
      </vt:variant>
      <vt:variant>
        <vt:lpwstr/>
      </vt:variant>
      <vt:variant>
        <vt:lpwstr>_Toc147750756</vt:lpwstr>
      </vt:variant>
      <vt:variant>
        <vt:i4>1114164</vt:i4>
      </vt:variant>
      <vt:variant>
        <vt:i4>98</vt:i4>
      </vt:variant>
      <vt:variant>
        <vt:i4>0</vt:i4>
      </vt:variant>
      <vt:variant>
        <vt:i4>5</vt:i4>
      </vt:variant>
      <vt:variant>
        <vt:lpwstr/>
      </vt:variant>
      <vt:variant>
        <vt:lpwstr>_Toc147750755</vt:lpwstr>
      </vt:variant>
      <vt:variant>
        <vt:i4>1114164</vt:i4>
      </vt:variant>
      <vt:variant>
        <vt:i4>92</vt:i4>
      </vt:variant>
      <vt:variant>
        <vt:i4>0</vt:i4>
      </vt:variant>
      <vt:variant>
        <vt:i4>5</vt:i4>
      </vt:variant>
      <vt:variant>
        <vt:lpwstr/>
      </vt:variant>
      <vt:variant>
        <vt:lpwstr>_Toc147750754</vt:lpwstr>
      </vt:variant>
      <vt:variant>
        <vt:i4>1114164</vt:i4>
      </vt:variant>
      <vt:variant>
        <vt:i4>86</vt:i4>
      </vt:variant>
      <vt:variant>
        <vt:i4>0</vt:i4>
      </vt:variant>
      <vt:variant>
        <vt:i4>5</vt:i4>
      </vt:variant>
      <vt:variant>
        <vt:lpwstr/>
      </vt:variant>
      <vt:variant>
        <vt:lpwstr>_Toc147750753</vt:lpwstr>
      </vt:variant>
      <vt:variant>
        <vt:i4>1114164</vt:i4>
      </vt:variant>
      <vt:variant>
        <vt:i4>80</vt:i4>
      </vt:variant>
      <vt:variant>
        <vt:i4>0</vt:i4>
      </vt:variant>
      <vt:variant>
        <vt:i4>5</vt:i4>
      </vt:variant>
      <vt:variant>
        <vt:lpwstr/>
      </vt:variant>
      <vt:variant>
        <vt:lpwstr>_Toc147750752</vt:lpwstr>
      </vt:variant>
      <vt:variant>
        <vt:i4>1114164</vt:i4>
      </vt:variant>
      <vt:variant>
        <vt:i4>74</vt:i4>
      </vt:variant>
      <vt:variant>
        <vt:i4>0</vt:i4>
      </vt:variant>
      <vt:variant>
        <vt:i4>5</vt:i4>
      </vt:variant>
      <vt:variant>
        <vt:lpwstr/>
      </vt:variant>
      <vt:variant>
        <vt:lpwstr>_Toc147750751</vt:lpwstr>
      </vt:variant>
      <vt:variant>
        <vt:i4>1114164</vt:i4>
      </vt:variant>
      <vt:variant>
        <vt:i4>68</vt:i4>
      </vt:variant>
      <vt:variant>
        <vt:i4>0</vt:i4>
      </vt:variant>
      <vt:variant>
        <vt:i4>5</vt:i4>
      </vt:variant>
      <vt:variant>
        <vt:lpwstr/>
      </vt:variant>
      <vt:variant>
        <vt:lpwstr>_Toc147750750</vt:lpwstr>
      </vt:variant>
      <vt:variant>
        <vt:i4>1048628</vt:i4>
      </vt:variant>
      <vt:variant>
        <vt:i4>62</vt:i4>
      </vt:variant>
      <vt:variant>
        <vt:i4>0</vt:i4>
      </vt:variant>
      <vt:variant>
        <vt:i4>5</vt:i4>
      </vt:variant>
      <vt:variant>
        <vt:lpwstr/>
      </vt:variant>
      <vt:variant>
        <vt:lpwstr>_Toc147750749</vt:lpwstr>
      </vt:variant>
      <vt:variant>
        <vt:i4>1048628</vt:i4>
      </vt:variant>
      <vt:variant>
        <vt:i4>56</vt:i4>
      </vt:variant>
      <vt:variant>
        <vt:i4>0</vt:i4>
      </vt:variant>
      <vt:variant>
        <vt:i4>5</vt:i4>
      </vt:variant>
      <vt:variant>
        <vt:lpwstr/>
      </vt:variant>
      <vt:variant>
        <vt:lpwstr>_Toc147750748</vt:lpwstr>
      </vt:variant>
      <vt:variant>
        <vt:i4>1048628</vt:i4>
      </vt:variant>
      <vt:variant>
        <vt:i4>50</vt:i4>
      </vt:variant>
      <vt:variant>
        <vt:i4>0</vt:i4>
      </vt:variant>
      <vt:variant>
        <vt:i4>5</vt:i4>
      </vt:variant>
      <vt:variant>
        <vt:lpwstr/>
      </vt:variant>
      <vt:variant>
        <vt:lpwstr>_Toc147750747</vt:lpwstr>
      </vt:variant>
      <vt:variant>
        <vt:i4>1048628</vt:i4>
      </vt:variant>
      <vt:variant>
        <vt:i4>44</vt:i4>
      </vt:variant>
      <vt:variant>
        <vt:i4>0</vt:i4>
      </vt:variant>
      <vt:variant>
        <vt:i4>5</vt:i4>
      </vt:variant>
      <vt:variant>
        <vt:lpwstr/>
      </vt:variant>
      <vt:variant>
        <vt:lpwstr>_Toc147750746</vt:lpwstr>
      </vt:variant>
      <vt:variant>
        <vt:i4>1048628</vt:i4>
      </vt:variant>
      <vt:variant>
        <vt:i4>38</vt:i4>
      </vt:variant>
      <vt:variant>
        <vt:i4>0</vt:i4>
      </vt:variant>
      <vt:variant>
        <vt:i4>5</vt:i4>
      </vt:variant>
      <vt:variant>
        <vt:lpwstr/>
      </vt:variant>
      <vt:variant>
        <vt:lpwstr>_Toc147750745</vt:lpwstr>
      </vt:variant>
      <vt:variant>
        <vt:i4>1048628</vt:i4>
      </vt:variant>
      <vt:variant>
        <vt:i4>32</vt:i4>
      </vt:variant>
      <vt:variant>
        <vt:i4>0</vt:i4>
      </vt:variant>
      <vt:variant>
        <vt:i4>5</vt:i4>
      </vt:variant>
      <vt:variant>
        <vt:lpwstr/>
      </vt:variant>
      <vt:variant>
        <vt:lpwstr>_Toc147750744</vt:lpwstr>
      </vt:variant>
      <vt:variant>
        <vt:i4>1048628</vt:i4>
      </vt:variant>
      <vt:variant>
        <vt:i4>26</vt:i4>
      </vt:variant>
      <vt:variant>
        <vt:i4>0</vt:i4>
      </vt:variant>
      <vt:variant>
        <vt:i4>5</vt:i4>
      </vt:variant>
      <vt:variant>
        <vt:lpwstr/>
      </vt:variant>
      <vt:variant>
        <vt:lpwstr>_Toc147750743</vt:lpwstr>
      </vt:variant>
      <vt:variant>
        <vt:i4>1048628</vt:i4>
      </vt:variant>
      <vt:variant>
        <vt:i4>20</vt:i4>
      </vt:variant>
      <vt:variant>
        <vt:i4>0</vt:i4>
      </vt:variant>
      <vt:variant>
        <vt:i4>5</vt:i4>
      </vt:variant>
      <vt:variant>
        <vt:lpwstr/>
      </vt:variant>
      <vt:variant>
        <vt:lpwstr>_Toc147750742</vt:lpwstr>
      </vt:variant>
      <vt:variant>
        <vt:i4>1048628</vt:i4>
      </vt:variant>
      <vt:variant>
        <vt:i4>14</vt:i4>
      </vt:variant>
      <vt:variant>
        <vt:i4>0</vt:i4>
      </vt:variant>
      <vt:variant>
        <vt:i4>5</vt:i4>
      </vt:variant>
      <vt:variant>
        <vt:lpwstr/>
      </vt:variant>
      <vt:variant>
        <vt:lpwstr>_Toc147750741</vt:lpwstr>
      </vt:variant>
      <vt:variant>
        <vt:i4>1048628</vt:i4>
      </vt:variant>
      <vt:variant>
        <vt:i4>8</vt:i4>
      </vt:variant>
      <vt:variant>
        <vt:i4>0</vt:i4>
      </vt:variant>
      <vt:variant>
        <vt:i4>5</vt:i4>
      </vt:variant>
      <vt:variant>
        <vt:lpwstr/>
      </vt:variant>
      <vt:variant>
        <vt:lpwstr>_Toc147750740</vt:lpwstr>
      </vt:variant>
      <vt:variant>
        <vt:i4>1507380</vt:i4>
      </vt:variant>
      <vt:variant>
        <vt:i4>2</vt:i4>
      </vt:variant>
      <vt:variant>
        <vt:i4>0</vt:i4>
      </vt:variant>
      <vt:variant>
        <vt:i4>5</vt:i4>
      </vt:variant>
      <vt:variant>
        <vt:lpwstr/>
      </vt:variant>
      <vt:variant>
        <vt:lpwstr>_Toc147750739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AddisWing Support</dc:creator>
  <cp:keywords/>
  <dc:description/>
  <cp:lastModifiedBy>Zachary Cappella</cp:lastModifiedBy>
  <cp:revision>783</cp:revision>
  <dcterms:created xsi:type="dcterms:W3CDTF">2023-09-08T06:39:00Z</dcterms:created>
  <dcterms:modified xsi:type="dcterms:W3CDTF">2023-10-28T12:15:00Z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0x01010041F94DE19D362E49ABA718102CE3042A</vt:lpwstr>
  </property>
  <property fmtid="{D5CDD505-2E9C-101B-9397-08002B2CF9AE}" pid="3" name="MediaServiceImageTags">
    <vt:lpwstr/>
  </property>
</Properties>
</file>