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A69F0F" w14:textId="77777777" w:rsidR="00204272" w:rsidRPr="002F4E01" w:rsidRDefault="00204272" w:rsidP="00760916">
      <w:pPr>
        <w:shd w:val="clear" w:color="auto" w:fill="FFFFFF"/>
        <w:spacing w:line="276" w:lineRule="auto"/>
        <w:rPr>
          <w:color w:val="353535"/>
          <w:sz w:val="22"/>
          <w:szCs w:val="22"/>
        </w:rPr>
      </w:pPr>
    </w:p>
    <w:p w14:paraId="22CD458E" w14:textId="1E442657" w:rsidR="00204272" w:rsidRPr="002F4E01" w:rsidRDefault="00204272" w:rsidP="00760916">
      <w:pPr>
        <w:shd w:val="clear" w:color="auto" w:fill="FFFFFF"/>
        <w:spacing w:line="276" w:lineRule="auto"/>
        <w:rPr>
          <w:color w:val="353535"/>
          <w:sz w:val="22"/>
          <w:szCs w:val="22"/>
        </w:rPr>
      </w:pPr>
    </w:p>
    <w:p w14:paraId="377F9FD6" w14:textId="77777777" w:rsidR="00D84E83" w:rsidRPr="002F4E01" w:rsidRDefault="00D84E83" w:rsidP="00760916">
      <w:pPr>
        <w:shd w:val="clear" w:color="auto" w:fill="FFFFFF"/>
        <w:spacing w:line="276" w:lineRule="auto"/>
        <w:rPr>
          <w:color w:val="353535"/>
          <w:sz w:val="22"/>
          <w:szCs w:val="22"/>
        </w:rPr>
      </w:pPr>
    </w:p>
    <w:p w14:paraId="5ECDB091" w14:textId="77777777" w:rsidR="00204272" w:rsidRPr="002F4E01" w:rsidRDefault="00204272" w:rsidP="00760916">
      <w:pPr>
        <w:shd w:val="clear" w:color="auto" w:fill="FFFFFF"/>
        <w:spacing w:line="276" w:lineRule="auto"/>
        <w:rPr>
          <w:color w:val="353535"/>
          <w:sz w:val="22"/>
          <w:szCs w:val="22"/>
        </w:rPr>
      </w:pPr>
    </w:p>
    <w:p w14:paraId="33008EA9" w14:textId="77777777" w:rsidR="00204272" w:rsidRPr="002F4E01" w:rsidRDefault="00204272" w:rsidP="00760916">
      <w:pPr>
        <w:shd w:val="clear" w:color="auto" w:fill="FFFFFF"/>
        <w:spacing w:line="276" w:lineRule="auto"/>
        <w:rPr>
          <w:color w:val="353535"/>
          <w:sz w:val="22"/>
          <w:szCs w:val="22"/>
        </w:rPr>
      </w:pPr>
    </w:p>
    <w:p w14:paraId="0807708F" w14:textId="6CA31A3F" w:rsidR="00204272" w:rsidRPr="002F4E01" w:rsidRDefault="00204272" w:rsidP="00760916">
      <w:pPr>
        <w:shd w:val="clear" w:color="auto" w:fill="FFFFFF"/>
        <w:spacing w:line="276" w:lineRule="auto"/>
        <w:rPr>
          <w:color w:val="353535"/>
          <w:sz w:val="22"/>
          <w:szCs w:val="22"/>
        </w:rPr>
      </w:pPr>
    </w:p>
    <w:p w14:paraId="4832CC3C" w14:textId="5AFFC35C" w:rsidR="00760916" w:rsidRPr="002F4E01" w:rsidRDefault="00760916" w:rsidP="00760916">
      <w:pPr>
        <w:shd w:val="clear" w:color="auto" w:fill="FFFFFF"/>
        <w:spacing w:line="276" w:lineRule="auto"/>
        <w:rPr>
          <w:color w:val="353535"/>
          <w:sz w:val="22"/>
          <w:szCs w:val="22"/>
        </w:rPr>
      </w:pPr>
    </w:p>
    <w:p w14:paraId="20F68820" w14:textId="2CD0F617" w:rsidR="00D84E83" w:rsidRPr="002F4E01" w:rsidRDefault="00D84E83" w:rsidP="00760916">
      <w:pPr>
        <w:shd w:val="clear" w:color="auto" w:fill="FFFFFF"/>
        <w:spacing w:line="276" w:lineRule="auto"/>
        <w:rPr>
          <w:color w:val="353535"/>
          <w:sz w:val="22"/>
          <w:szCs w:val="22"/>
        </w:rPr>
      </w:pPr>
    </w:p>
    <w:p w14:paraId="677D8840" w14:textId="55E0EC6B" w:rsidR="00D84E83" w:rsidRPr="002F4E01" w:rsidRDefault="00D84E83" w:rsidP="00760916">
      <w:pPr>
        <w:shd w:val="clear" w:color="auto" w:fill="FFFFFF"/>
        <w:spacing w:line="276" w:lineRule="auto"/>
        <w:rPr>
          <w:color w:val="353535"/>
          <w:sz w:val="22"/>
          <w:szCs w:val="22"/>
        </w:rPr>
      </w:pPr>
    </w:p>
    <w:p w14:paraId="30DAB7AA" w14:textId="51C4B2B9" w:rsidR="00D84E83" w:rsidRPr="002F4E01" w:rsidRDefault="00D84E83" w:rsidP="00760916">
      <w:pPr>
        <w:shd w:val="clear" w:color="auto" w:fill="FFFFFF"/>
        <w:spacing w:line="276" w:lineRule="auto"/>
        <w:rPr>
          <w:color w:val="353535"/>
          <w:sz w:val="22"/>
          <w:szCs w:val="22"/>
        </w:rPr>
      </w:pPr>
    </w:p>
    <w:p w14:paraId="0209455E" w14:textId="38B6D8AD" w:rsidR="00D84E83" w:rsidRPr="002F4E01" w:rsidRDefault="00D84E83" w:rsidP="00760916">
      <w:pPr>
        <w:shd w:val="clear" w:color="auto" w:fill="FFFFFF"/>
        <w:spacing w:line="276" w:lineRule="auto"/>
        <w:rPr>
          <w:color w:val="353535"/>
          <w:sz w:val="22"/>
          <w:szCs w:val="22"/>
        </w:rPr>
      </w:pPr>
    </w:p>
    <w:p w14:paraId="59A34129" w14:textId="6707AA58" w:rsidR="00D84E83" w:rsidRPr="002F4E01" w:rsidRDefault="00D84E83" w:rsidP="00760916">
      <w:pPr>
        <w:shd w:val="clear" w:color="auto" w:fill="FFFFFF"/>
        <w:spacing w:line="276" w:lineRule="auto"/>
        <w:rPr>
          <w:color w:val="353535"/>
          <w:sz w:val="22"/>
          <w:szCs w:val="22"/>
        </w:rPr>
      </w:pPr>
    </w:p>
    <w:p w14:paraId="2C1ED3C0" w14:textId="35AE482A" w:rsidR="00D84E83" w:rsidRPr="002F4E01" w:rsidRDefault="00D84E83" w:rsidP="00760916">
      <w:pPr>
        <w:shd w:val="clear" w:color="auto" w:fill="FFFFFF"/>
        <w:spacing w:line="276" w:lineRule="auto"/>
        <w:rPr>
          <w:color w:val="353535"/>
          <w:sz w:val="22"/>
          <w:szCs w:val="22"/>
        </w:rPr>
      </w:pPr>
    </w:p>
    <w:p w14:paraId="50A55C57" w14:textId="72D450F1" w:rsidR="00204272" w:rsidRPr="002F4E01" w:rsidRDefault="00204272" w:rsidP="00760916">
      <w:pPr>
        <w:shd w:val="clear" w:color="auto" w:fill="FFFFFF"/>
        <w:spacing w:line="276" w:lineRule="auto"/>
        <w:rPr>
          <w:color w:val="353535"/>
          <w:sz w:val="22"/>
          <w:szCs w:val="22"/>
        </w:rPr>
      </w:pPr>
    </w:p>
    <w:p w14:paraId="56321780" w14:textId="5ABC5D58" w:rsidR="00204272" w:rsidRPr="002F4E01" w:rsidRDefault="00204272" w:rsidP="00760916">
      <w:pPr>
        <w:shd w:val="clear" w:color="auto" w:fill="FFFFFF"/>
        <w:spacing w:line="276" w:lineRule="auto"/>
        <w:rPr>
          <w:color w:val="353535"/>
          <w:sz w:val="22"/>
          <w:szCs w:val="22"/>
        </w:rPr>
      </w:pPr>
    </w:p>
    <w:p w14:paraId="0755DCA1" w14:textId="77777777" w:rsidR="00204272" w:rsidRPr="002F4E01" w:rsidRDefault="00204272" w:rsidP="00760916">
      <w:pPr>
        <w:shd w:val="clear" w:color="auto" w:fill="FFFFFF"/>
        <w:spacing w:line="276" w:lineRule="auto"/>
        <w:rPr>
          <w:color w:val="353535"/>
          <w:sz w:val="22"/>
          <w:szCs w:val="22"/>
        </w:rPr>
      </w:pPr>
    </w:p>
    <w:p w14:paraId="650C7BF4" w14:textId="77777777" w:rsidR="00204272" w:rsidRPr="002F4E01" w:rsidRDefault="00204272" w:rsidP="00760916">
      <w:pPr>
        <w:shd w:val="clear" w:color="auto" w:fill="FFFFFF"/>
        <w:spacing w:line="480" w:lineRule="auto"/>
        <w:rPr>
          <w:color w:val="353535"/>
          <w:sz w:val="22"/>
          <w:szCs w:val="22"/>
        </w:rPr>
      </w:pPr>
    </w:p>
    <w:p w14:paraId="28F960DA" w14:textId="31B30EC9" w:rsidR="00204272" w:rsidRPr="002F4E01" w:rsidRDefault="00B42942" w:rsidP="64C3344E">
      <w:pPr>
        <w:shd w:val="clear" w:color="auto" w:fill="FFFFFF" w:themeFill="background1"/>
        <w:spacing w:line="480" w:lineRule="auto"/>
        <w:jc w:val="center"/>
        <w:rPr>
          <w:color w:val="000000" w:themeColor="text1"/>
        </w:rPr>
      </w:pPr>
      <w:r>
        <w:rPr>
          <w:color w:val="000000" w:themeColor="text1"/>
        </w:rPr>
        <w:t>Form Scriber</w:t>
      </w:r>
      <w:r w:rsidR="00C9700F" w:rsidRPr="64C3344E">
        <w:rPr>
          <w:color w:val="000000" w:themeColor="text1"/>
        </w:rPr>
        <w:t xml:space="preserve"> DevSecOps</w:t>
      </w:r>
      <w:r w:rsidR="6ECA761F" w:rsidRPr="64C3344E">
        <w:rPr>
          <w:color w:val="000000" w:themeColor="text1"/>
        </w:rPr>
        <w:t xml:space="preserve"> CI/CD Pipeline</w:t>
      </w:r>
      <w:r w:rsidR="002677F0" w:rsidRPr="64C3344E">
        <w:rPr>
          <w:color w:val="000000" w:themeColor="text1"/>
        </w:rPr>
        <w:t xml:space="preserve">: </w:t>
      </w:r>
      <w:r w:rsidR="00C9700F" w:rsidRPr="64C3344E">
        <w:rPr>
          <w:color w:val="000000" w:themeColor="text1"/>
        </w:rPr>
        <w:t>Technical</w:t>
      </w:r>
      <w:r w:rsidR="002677F0" w:rsidRPr="64C3344E">
        <w:rPr>
          <w:color w:val="000000" w:themeColor="text1"/>
        </w:rPr>
        <w:t xml:space="preserve"> Design</w:t>
      </w:r>
      <w:r w:rsidR="00746D80" w:rsidRPr="64C3344E">
        <w:rPr>
          <w:color w:val="000000" w:themeColor="text1"/>
        </w:rPr>
        <w:t xml:space="preserve"> Document</w:t>
      </w:r>
    </w:p>
    <w:p w14:paraId="76A02838" w14:textId="2A447353" w:rsidR="00204272" w:rsidRPr="002F4E01" w:rsidRDefault="00C9700F" w:rsidP="00760916">
      <w:pPr>
        <w:shd w:val="clear" w:color="auto" w:fill="FFFFFF"/>
        <w:spacing w:line="480" w:lineRule="auto"/>
        <w:jc w:val="center"/>
        <w:rPr>
          <w:color w:val="000000" w:themeColor="text1"/>
        </w:rPr>
      </w:pPr>
      <w:r>
        <w:rPr>
          <w:color w:val="000000" w:themeColor="text1"/>
        </w:rPr>
        <w:t xml:space="preserve">Ivy Pham &amp; </w:t>
      </w:r>
      <w:r w:rsidR="00204272" w:rsidRPr="002F4E01">
        <w:rPr>
          <w:color w:val="000000" w:themeColor="text1"/>
        </w:rPr>
        <w:t>Vincent Leung</w:t>
      </w:r>
    </w:p>
    <w:p w14:paraId="53B22A36" w14:textId="25F9741C" w:rsidR="00204272" w:rsidRDefault="00204272" w:rsidP="3DF55596">
      <w:pPr>
        <w:spacing w:line="480" w:lineRule="auto"/>
        <w:jc w:val="center"/>
        <w:rPr>
          <w:color w:val="000000" w:themeColor="text1"/>
        </w:rPr>
      </w:pPr>
      <w:r w:rsidRPr="3DF55596">
        <w:rPr>
          <w:color w:val="000000" w:themeColor="text1"/>
        </w:rPr>
        <w:t xml:space="preserve">University of Maryland </w:t>
      </w:r>
      <w:r w:rsidR="3B29E7C9" w:rsidRPr="3DF55596">
        <w:rPr>
          <w:color w:val="000000" w:themeColor="text1"/>
        </w:rPr>
        <w:t>Global Campus</w:t>
      </w:r>
    </w:p>
    <w:p w14:paraId="74BBB3B2" w14:textId="39033BC6" w:rsidR="00204272" w:rsidRPr="002F4E01" w:rsidRDefault="00204272" w:rsidP="00760916">
      <w:pPr>
        <w:shd w:val="clear" w:color="auto" w:fill="FFFFFF"/>
        <w:spacing w:line="480" w:lineRule="auto"/>
        <w:jc w:val="center"/>
        <w:rPr>
          <w:color w:val="000000" w:themeColor="text1"/>
        </w:rPr>
      </w:pPr>
      <w:r w:rsidRPr="002F4E01">
        <w:rPr>
          <w:color w:val="000000" w:themeColor="text1"/>
        </w:rPr>
        <w:t>Spring 20</w:t>
      </w:r>
      <w:r w:rsidR="0009080A" w:rsidRPr="002F4E01">
        <w:rPr>
          <w:color w:val="000000" w:themeColor="text1"/>
        </w:rPr>
        <w:t>2</w:t>
      </w:r>
      <w:r w:rsidR="00C9700F">
        <w:rPr>
          <w:color w:val="000000" w:themeColor="text1"/>
        </w:rPr>
        <w:t>1</w:t>
      </w:r>
    </w:p>
    <w:p w14:paraId="3A52598C" w14:textId="77777777" w:rsidR="00204272" w:rsidRPr="002F4E01" w:rsidRDefault="00204272" w:rsidP="00760916">
      <w:pPr>
        <w:shd w:val="clear" w:color="auto" w:fill="FFFFFF"/>
        <w:spacing w:line="276" w:lineRule="auto"/>
        <w:rPr>
          <w:color w:val="353535"/>
          <w:sz w:val="22"/>
          <w:szCs w:val="22"/>
        </w:rPr>
      </w:pPr>
    </w:p>
    <w:p w14:paraId="206A0554" w14:textId="77777777" w:rsidR="00204272" w:rsidRPr="002F4E01" w:rsidRDefault="00204272" w:rsidP="00760916">
      <w:pPr>
        <w:shd w:val="clear" w:color="auto" w:fill="FFFFFF"/>
        <w:spacing w:line="276" w:lineRule="auto"/>
        <w:rPr>
          <w:color w:val="353535"/>
          <w:sz w:val="22"/>
          <w:szCs w:val="22"/>
        </w:rPr>
      </w:pPr>
    </w:p>
    <w:p w14:paraId="2A3E12E5" w14:textId="201EF0F5" w:rsidR="00204272" w:rsidRPr="002F4E01" w:rsidRDefault="00204272" w:rsidP="00760916">
      <w:pPr>
        <w:shd w:val="clear" w:color="auto" w:fill="FFFFFF"/>
        <w:spacing w:line="276" w:lineRule="auto"/>
        <w:rPr>
          <w:color w:val="353535"/>
          <w:sz w:val="22"/>
          <w:szCs w:val="22"/>
        </w:rPr>
      </w:pPr>
    </w:p>
    <w:p w14:paraId="5E0EBAB3" w14:textId="761D3ABE" w:rsidR="00D84E83" w:rsidRPr="002F4E01" w:rsidRDefault="00D84E83" w:rsidP="00760916">
      <w:pPr>
        <w:shd w:val="clear" w:color="auto" w:fill="FFFFFF"/>
        <w:spacing w:line="276" w:lineRule="auto"/>
        <w:rPr>
          <w:color w:val="353535"/>
          <w:sz w:val="22"/>
          <w:szCs w:val="22"/>
        </w:rPr>
      </w:pPr>
    </w:p>
    <w:p w14:paraId="5A63836F" w14:textId="36B60F45" w:rsidR="00D84E83" w:rsidRPr="002F4E01" w:rsidRDefault="00D84E83" w:rsidP="00760916">
      <w:pPr>
        <w:shd w:val="clear" w:color="auto" w:fill="FFFFFF"/>
        <w:spacing w:line="276" w:lineRule="auto"/>
        <w:rPr>
          <w:color w:val="353535"/>
          <w:sz w:val="22"/>
          <w:szCs w:val="22"/>
        </w:rPr>
      </w:pPr>
    </w:p>
    <w:p w14:paraId="01748AA9" w14:textId="6EF81889" w:rsidR="00D84E83" w:rsidRPr="002F4E01" w:rsidRDefault="00D84E83" w:rsidP="00760916">
      <w:pPr>
        <w:shd w:val="clear" w:color="auto" w:fill="FFFFFF"/>
        <w:spacing w:line="276" w:lineRule="auto"/>
        <w:rPr>
          <w:color w:val="353535"/>
          <w:sz w:val="22"/>
          <w:szCs w:val="22"/>
        </w:rPr>
      </w:pPr>
    </w:p>
    <w:p w14:paraId="3ED220E1" w14:textId="77777777" w:rsidR="00D84E83" w:rsidRPr="002F4E01" w:rsidRDefault="00D84E83" w:rsidP="00760916">
      <w:pPr>
        <w:shd w:val="clear" w:color="auto" w:fill="FFFFFF"/>
        <w:spacing w:line="276" w:lineRule="auto"/>
        <w:rPr>
          <w:color w:val="353535"/>
          <w:sz w:val="22"/>
          <w:szCs w:val="22"/>
        </w:rPr>
      </w:pPr>
    </w:p>
    <w:p w14:paraId="664874B5" w14:textId="77777777" w:rsidR="00204272" w:rsidRPr="002F4E01" w:rsidRDefault="00204272" w:rsidP="00760916">
      <w:pPr>
        <w:shd w:val="clear" w:color="auto" w:fill="FFFFFF"/>
        <w:spacing w:line="276" w:lineRule="auto"/>
        <w:rPr>
          <w:color w:val="353535"/>
          <w:sz w:val="22"/>
          <w:szCs w:val="22"/>
        </w:rPr>
      </w:pPr>
    </w:p>
    <w:p w14:paraId="43595D08" w14:textId="77777777" w:rsidR="00204272" w:rsidRPr="002F4E01" w:rsidRDefault="00204272" w:rsidP="00760916">
      <w:pPr>
        <w:shd w:val="clear" w:color="auto" w:fill="FFFFFF"/>
        <w:spacing w:line="276" w:lineRule="auto"/>
        <w:rPr>
          <w:color w:val="353535"/>
          <w:sz w:val="22"/>
          <w:szCs w:val="22"/>
        </w:rPr>
      </w:pPr>
    </w:p>
    <w:p w14:paraId="4503D95B" w14:textId="7542DE24" w:rsidR="00204272" w:rsidRPr="002F4E01" w:rsidRDefault="00204272" w:rsidP="00760916">
      <w:pPr>
        <w:shd w:val="clear" w:color="auto" w:fill="FFFFFF"/>
        <w:spacing w:line="276" w:lineRule="auto"/>
        <w:rPr>
          <w:color w:val="353535"/>
          <w:sz w:val="22"/>
          <w:szCs w:val="22"/>
        </w:rPr>
      </w:pPr>
    </w:p>
    <w:p w14:paraId="21510597" w14:textId="3C5024BB" w:rsidR="00372398" w:rsidRPr="002F4E01" w:rsidRDefault="00372398" w:rsidP="00760916">
      <w:pPr>
        <w:shd w:val="clear" w:color="auto" w:fill="FFFFFF"/>
        <w:spacing w:line="276" w:lineRule="auto"/>
        <w:rPr>
          <w:color w:val="353535"/>
          <w:sz w:val="22"/>
          <w:szCs w:val="22"/>
        </w:rPr>
      </w:pPr>
    </w:p>
    <w:p w14:paraId="699E0095" w14:textId="6D894E7C" w:rsidR="00372398" w:rsidRPr="002F4E01" w:rsidRDefault="00372398" w:rsidP="00760916">
      <w:pPr>
        <w:shd w:val="clear" w:color="auto" w:fill="FFFFFF"/>
        <w:spacing w:line="276" w:lineRule="auto"/>
        <w:rPr>
          <w:color w:val="353535"/>
          <w:sz w:val="22"/>
          <w:szCs w:val="22"/>
        </w:rPr>
      </w:pPr>
    </w:p>
    <w:p w14:paraId="4794DCA3" w14:textId="34E14124" w:rsidR="00372398" w:rsidRPr="002F4E01" w:rsidRDefault="00372398" w:rsidP="00760916">
      <w:pPr>
        <w:shd w:val="clear" w:color="auto" w:fill="FFFFFF"/>
        <w:spacing w:line="276" w:lineRule="auto"/>
        <w:rPr>
          <w:color w:val="353535"/>
          <w:sz w:val="22"/>
          <w:szCs w:val="22"/>
        </w:rPr>
      </w:pPr>
    </w:p>
    <w:p w14:paraId="408CD972" w14:textId="767EBC4F" w:rsidR="00372398" w:rsidRPr="002F4E01" w:rsidRDefault="00372398" w:rsidP="00760916">
      <w:pPr>
        <w:shd w:val="clear" w:color="auto" w:fill="FFFFFF"/>
        <w:spacing w:line="276" w:lineRule="auto"/>
        <w:rPr>
          <w:color w:val="353535"/>
          <w:sz w:val="22"/>
          <w:szCs w:val="22"/>
        </w:rPr>
      </w:pPr>
    </w:p>
    <w:p w14:paraId="770B10FE" w14:textId="679C934B" w:rsidR="00372398" w:rsidRPr="002F4E01" w:rsidRDefault="00372398" w:rsidP="00760916">
      <w:pPr>
        <w:shd w:val="clear" w:color="auto" w:fill="FFFFFF"/>
        <w:spacing w:line="276" w:lineRule="auto"/>
        <w:rPr>
          <w:color w:val="353535"/>
          <w:sz w:val="22"/>
          <w:szCs w:val="22"/>
        </w:rPr>
      </w:pPr>
    </w:p>
    <w:p w14:paraId="7CCB9DB4" w14:textId="77777777" w:rsidR="00B56397" w:rsidRPr="002F4E01" w:rsidRDefault="00B56397" w:rsidP="00760916">
      <w:pPr>
        <w:shd w:val="clear" w:color="auto" w:fill="FFFFFF"/>
        <w:spacing w:line="276" w:lineRule="auto"/>
        <w:rPr>
          <w:color w:val="353535"/>
          <w:sz w:val="22"/>
          <w:szCs w:val="22"/>
        </w:rPr>
      </w:pPr>
    </w:p>
    <w:p w14:paraId="6E930A52" w14:textId="19FFE39A" w:rsidR="00760916" w:rsidRPr="002F4E01" w:rsidRDefault="00760916" w:rsidP="00760916">
      <w:pPr>
        <w:shd w:val="clear" w:color="auto" w:fill="FFFFFF"/>
        <w:spacing w:line="276" w:lineRule="auto"/>
        <w:rPr>
          <w:color w:val="353535"/>
          <w:sz w:val="22"/>
          <w:szCs w:val="22"/>
        </w:rPr>
      </w:pPr>
    </w:p>
    <w:p w14:paraId="08CB4F82" w14:textId="7AB5E96B" w:rsidR="00760916" w:rsidRPr="002F4E01" w:rsidRDefault="00760916" w:rsidP="00760916">
      <w:pPr>
        <w:shd w:val="clear" w:color="auto" w:fill="FFFFFF"/>
        <w:spacing w:line="276" w:lineRule="auto"/>
        <w:rPr>
          <w:color w:val="353535"/>
          <w:sz w:val="22"/>
          <w:szCs w:val="22"/>
        </w:rPr>
      </w:pPr>
    </w:p>
    <w:p w14:paraId="77DB788E" w14:textId="5193570E" w:rsidR="00204272" w:rsidRPr="002F4E01" w:rsidRDefault="00204272" w:rsidP="00D84E83">
      <w:pPr>
        <w:shd w:val="clear" w:color="auto" w:fill="FFFFFF"/>
        <w:spacing w:line="276" w:lineRule="auto"/>
        <w:rPr>
          <w:color w:val="353535"/>
          <w:sz w:val="22"/>
          <w:szCs w:val="22"/>
        </w:rPr>
      </w:pPr>
    </w:p>
    <w:p w14:paraId="1A937EFF" w14:textId="77777777" w:rsidR="0073102A" w:rsidRPr="002F4E01" w:rsidRDefault="0073102A" w:rsidP="0073102A">
      <w:pPr>
        <w:widowControl w:val="0"/>
        <w:autoSpaceDE w:val="0"/>
        <w:autoSpaceDN w:val="0"/>
        <w:adjustRightInd w:val="0"/>
        <w:rPr>
          <w:color w:val="000000"/>
        </w:rPr>
      </w:pPr>
    </w:p>
    <w:p w14:paraId="277BC4DF" w14:textId="77777777" w:rsidR="0073102A" w:rsidRPr="002F4E01" w:rsidRDefault="0073102A" w:rsidP="0073102A">
      <w:pPr>
        <w:widowControl w:val="0"/>
        <w:autoSpaceDE w:val="0"/>
        <w:autoSpaceDN w:val="0"/>
        <w:adjustRightInd w:val="0"/>
        <w:rPr>
          <w:color w:val="000000"/>
          <w:sz w:val="35"/>
          <w:szCs w:val="35"/>
        </w:rPr>
      </w:pPr>
    </w:p>
    <w:p w14:paraId="523C5662" w14:textId="77777777" w:rsidR="0073102A" w:rsidRPr="002F4E01" w:rsidRDefault="0073102A" w:rsidP="0073102A">
      <w:pPr>
        <w:widowControl w:val="0"/>
        <w:autoSpaceDE w:val="0"/>
        <w:autoSpaceDN w:val="0"/>
        <w:adjustRightInd w:val="0"/>
        <w:rPr>
          <w:color w:val="000000"/>
          <w:sz w:val="35"/>
          <w:szCs w:val="35"/>
        </w:rPr>
      </w:pPr>
    </w:p>
    <w:p w14:paraId="6FCAD05B" w14:textId="77777777" w:rsidR="0073102A" w:rsidRPr="002F4E01" w:rsidRDefault="0073102A" w:rsidP="0073102A">
      <w:pPr>
        <w:widowControl w:val="0"/>
        <w:autoSpaceDE w:val="0"/>
        <w:autoSpaceDN w:val="0"/>
        <w:adjustRightInd w:val="0"/>
        <w:rPr>
          <w:color w:val="000000"/>
          <w:sz w:val="35"/>
          <w:szCs w:val="35"/>
        </w:rPr>
      </w:pPr>
    </w:p>
    <w:p w14:paraId="52A81C55" w14:textId="77777777" w:rsidR="0073102A" w:rsidRPr="002F4E01" w:rsidRDefault="0073102A" w:rsidP="0073102A">
      <w:pPr>
        <w:widowControl w:val="0"/>
        <w:autoSpaceDE w:val="0"/>
        <w:autoSpaceDN w:val="0"/>
        <w:adjustRightInd w:val="0"/>
        <w:rPr>
          <w:color w:val="000000"/>
          <w:sz w:val="35"/>
          <w:szCs w:val="35"/>
        </w:rPr>
      </w:pPr>
    </w:p>
    <w:p w14:paraId="1653CAAA" w14:textId="2C5863E2" w:rsidR="0073102A" w:rsidRPr="002F4E01" w:rsidRDefault="00C9700F" w:rsidP="0073102A">
      <w:pPr>
        <w:widowControl w:val="0"/>
        <w:autoSpaceDE w:val="0"/>
        <w:autoSpaceDN w:val="0"/>
        <w:adjustRightInd w:val="0"/>
        <w:rPr>
          <w:color w:val="000000"/>
          <w:sz w:val="35"/>
          <w:szCs w:val="35"/>
        </w:rPr>
      </w:pPr>
      <w:r>
        <w:rPr>
          <w:color w:val="000000"/>
          <w:sz w:val="35"/>
          <w:szCs w:val="35"/>
        </w:rPr>
        <w:t>UMGC Capstone Project</w:t>
      </w:r>
    </w:p>
    <w:p w14:paraId="279290CF" w14:textId="015B188F" w:rsidR="0073102A" w:rsidRPr="002F4E01" w:rsidRDefault="00B42942" w:rsidP="0073102A">
      <w:pPr>
        <w:widowControl w:val="0"/>
        <w:autoSpaceDE w:val="0"/>
        <w:autoSpaceDN w:val="0"/>
        <w:adjustRightInd w:val="0"/>
        <w:rPr>
          <w:color w:val="000000"/>
          <w:sz w:val="35"/>
          <w:szCs w:val="35"/>
        </w:rPr>
      </w:pPr>
      <w:r>
        <w:rPr>
          <w:color w:val="000000" w:themeColor="text1"/>
          <w:sz w:val="35"/>
          <w:szCs w:val="35"/>
        </w:rPr>
        <w:t>Form Scriber</w:t>
      </w:r>
      <w:r w:rsidR="00C9700F" w:rsidRPr="64C3344E">
        <w:rPr>
          <w:color w:val="000000" w:themeColor="text1"/>
          <w:sz w:val="35"/>
          <w:szCs w:val="35"/>
        </w:rPr>
        <w:t xml:space="preserve"> DevSecOps</w:t>
      </w:r>
      <w:r w:rsidR="36A42A9E" w:rsidRPr="64C3344E">
        <w:rPr>
          <w:color w:val="000000" w:themeColor="text1"/>
          <w:sz w:val="35"/>
          <w:szCs w:val="35"/>
        </w:rPr>
        <w:t xml:space="preserve"> CI/CD Pipeline</w:t>
      </w:r>
    </w:p>
    <w:p w14:paraId="3CCA1FC1" w14:textId="2D1369C9" w:rsidR="0073102A" w:rsidRPr="002F4E01" w:rsidRDefault="00C9700F" w:rsidP="0073102A">
      <w:pPr>
        <w:widowControl w:val="0"/>
        <w:autoSpaceDE w:val="0"/>
        <w:autoSpaceDN w:val="0"/>
        <w:adjustRightInd w:val="0"/>
        <w:rPr>
          <w:color w:val="000000"/>
          <w:sz w:val="35"/>
          <w:szCs w:val="35"/>
        </w:rPr>
      </w:pPr>
      <w:r w:rsidRPr="13DCC185">
        <w:rPr>
          <w:color w:val="000000" w:themeColor="text1"/>
          <w:sz w:val="35"/>
          <w:szCs w:val="35"/>
        </w:rPr>
        <w:t>Technical</w:t>
      </w:r>
      <w:r w:rsidR="0073102A" w:rsidRPr="13DCC185">
        <w:rPr>
          <w:color w:val="000000" w:themeColor="text1"/>
          <w:sz w:val="35"/>
          <w:szCs w:val="35"/>
        </w:rPr>
        <w:t xml:space="preserve"> Design Document</w:t>
      </w:r>
    </w:p>
    <w:p w14:paraId="050EF658" w14:textId="4BC24045" w:rsidR="1C249914" w:rsidRDefault="1C249914" w:rsidP="13DCC185">
      <w:pPr>
        <w:rPr>
          <w:color w:val="000000" w:themeColor="text1"/>
          <w:sz w:val="35"/>
          <w:szCs w:val="35"/>
        </w:rPr>
      </w:pPr>
      <w:r w:rsidRPr="6A19BDAC">
        <w:rPr>
          <w:color w:val="000000" w:themeColor="text1"/>
          <w:sz w:val="35"/>
          <w:szCs w:val="35"/>
        </w:rPr>
        <w:t xml:space="preserve">Version </w:t>
      </w:r>
      <w:ins w:id="0" w:author="Ivy Pham" w:date="2021-03-30T09:56:00Z">
        <w:r w:rsidR="00FE4DBE">
          <w:rPr>
            <w:color w:val="000000" w:themeColor="text1"/>
            <w:sz w:val="35"/>
            <w:szCs w:val="35"/>
          </w:rPr>
          <w:t>3</w:t>
        </w:r>
      </w:ins>
      <w:del w:id="1" w:author="Ivy Pham" w:date="2021-03-30T09:56:00Z">
        <w:r w:rsidR="00824E84" w:rsidDel="00FE4DBE">
          <w:rPr>
            <w:color w:val="000000" w:themeColor="text1"/>
            <w:sz w:val="35"/>
            <w:szCs w:val="35"/>
          </w:rPr>
          <w:delText>2</w:delText>
        </w:r>
      </w:del>
      <w:r w:rsidR="00824E84">
        <w:rPr>
          <w:color w:val="000000" w:themeColor="text1"/>
          <w:sz w:val="35"/>
          <w:szCs w:val="35"/>
        </w:rPr>
        <w:t>.0</w:t>
      </w:r>
    </w:p>
    <w:p w14:paraId="3130FEB0" w14:textId="77777777" w:rsidR="0073102A" w:rsidRPr="002F4E01" w:rsidRDefault="0073102A" w:rsidP="0073102A">
      <w:pPr>
        <w:widowControl w:val="0"/>
        <w:autoSpaceDE w:val="0"/>
        <w:autoSpaceDN w:val="0"/>
        <w:adjustRightInd w:val="0"/>
        <w:rPr>
          <w:color w:val="000000"/>
          <w:sz w:val="31"/>
          <w:szCs w:val="31"/>
        </w:rPr>
      </w:pPr>
    </w:p>
    <w:p w14:paraId="3FA77C08" w14:textId="77777777" w:rsidR="0073102A" w:rsidRPr="002F4E01" w:rsidRDefault="0073102A" w:rsidP="0073102A">
      <w:pPr>
        <w:widowControl w:val="0"/>
        <w:autoSpaceDE w:val="0"/>
        <w:autoSpaceDN w:val="0"/>
        <w:adjustRightInd w:val="0"/>
        <w:rPr>
          <w:color w:val="000000"/>
          <w:sz w:val="31"/>
          <w:szCs w:val="31"/>
        </w:rPr>
      </w:pPr>
    </w:p>
    <w:p w14:paraId="174E0D6F" w14:textId="77777777" w:rsidR="0073102A" w:rsidRPr="002F4E01" w:rsidRDefault="0073102A" w:rsidP="0073102A">
      <w:pPr>
        <w:widowControl w:val="0"/>
        <w:autoSpaceDE w:val="0"/>
        <w:autoSpaceDN w:val="0"/>
        <w:adjustRightInd w:val="0"/>
        <w:rPr>
          <w:color w:val="000000"/>
          <w:sz w:val="31"/>
          <w:szCs w:val="31"/>
        </w:rPr>
      </w:pPr>
    </w:p>
    <w:p w14:paraId="28661C97" w14:textId="77777777" w:rsidR="0073102A" w:rsidRPr="002F4E01" w:rsidRDefault="0073102A" w:rsidP="0073102A">
      <w:pPr>
        <w:widowControl w:val="0"/>
        <w:autoSpaceDE w:val="0"/>
        <w:autoSpaceDN w:val="0"/>
        <w:adjustRightInd w:val="0"/>
        <w:rPr>
          <w:color w:val="000000"/>
          <w:sz w:val="31"/>
          <w:szCs w:val="31"/>
        </w:rPr>
      </w:pPr>
    </w:p>
    <w:p w14:paraId="70638859" w14:textId="77777777" w:rsidR="0073102A" w:rsidRPr="002F4E01" w:rsidRDefault="0073102A" w:rsidP="0073102A">
      <w:pPr>
        <w:widowControl w:val="0"/>
        <w:autoSpaceDE w:val="0"/>
        <w:autoSpaceDN w:val="0"/>
        <w:adjustRightInd w:val="0"/>
        <w:rPr>
          <w:color w:val="000000"/>
          <w:sz w:val="31"/>
          <w:szCs w:val="31"/>
        </w:rPr>
      </w:pPr>
    </w:p>
    <w:p w14:paraId="3572A0B7" w14:textId="77777777" w:rsidR="0073102A" w:rsidRPr="002F4E01" w:rsidRDefault="0073102A" w:rsidP="0073102A">
      <w:pPr>
        <w:widowControl w:val="0"/>
        <w:autoSpaceDE w:val="0"/>
        <w:autoSpaceDN w:val="0"/>
        <w:adjustRightInd w:val="0"/>
        <w:rPr>
          <w:color w:val="000000"/>
          <w:sz w:val="31"/>
          <w:szCs w:val="31"/>
        </w:rPr>
      </w:pPr>
    </w:p>
    <w:p w14:paraId="098C52FE" w14:textId="77777777" w:rsidR="0073102A" w:rsidRPr="002F4E01" w:rsidRDefault="0073102A" w:rsidP="0073102A">
      <w:pPr>
        <w:widowControl w:val="0"/>
        <w:autoSpaceDE w:val="0"/>
        <w:autoSpaceDN w:val="0"/>
        <w:adjustRightInd w:val="0"/>
        <w:rPr>
          <w:color w:val="000000"/>
          <w:sz w:val="31"/>
          <w:szCs w:val="31"/>
        </w:rPr>
      </w:pPr>
    </w:p>
    <w:p w14:paraId="67588AD3" w14:textId="77777777" w:rsidR="0073102A" w:rsidRPr="002F4E01" w:rsidRDefault="0073102A" w:rsidP="0073102A">
      <w:pPr>
        <w:widowControl w:val="0"/>
        <w:autoSpaceDE w:val="0"/>
        <w:autoSpaceDN w:val="0"/>
        <w:adjustRightInd w:val="0"/>
        <w:rPr>
          <w:color w:val="000000"/>
          <w:sz w:val="31"/>
          <w:szCs w:val="31"/>
        </w:rPr>
      </w:pPr>
    </w:p>
    <w:p w14:paraId="4AD2B577" w14:textId="77777777" w:rsidR="0073102A" w:rsidRPr="002F4E01" w:rsidRDefault="0073102A" w:rsidP="0073102A">
      <w:pPr>
        <w:widowControl w:val="0"/>
        <w:autoSpaceDE w:val="0"/>
        <w:autoSpaceDN w:val="0"/>
        <w:adjustRightInd w:val="0"/>
        <w:rPr>
          <w:color w:val="000000"/>
          <w:sz w:val="31"/>
          <w:szCs w:val="31"/>
        </w:rPr>
      </w:pPr>
    </w:p>
    <w:p w14:paraId="108876E4" w14:textId="77777777" w:rsidR="0073102A" w:rsidRPr="002F4E01" w:rsidRDefault="0073102A" w:rsidP="0073102A">
      <w:pPr>
        <w:widowControl w:val="0"/>
        <w:autoSpaceDE w:val="0"/>
        <w:autoSpaceDN w:val="0"/>
        <w:adjustRightInd w:val="0"/>
        <w:rPr>
          <w:color w:val="000000"/>
          <w:sz w:val="31"/>
          <w:szCs w:val="31"/>
        </w:rPr>
      </w:pPr>
    </w:p>
    <w:p w14:paraId="5E45C871" w14:textId="77777777" w:rsidR="0073102A" w:rsidRPr="002F4E01" w:rsidRDefault="0073102A" w:rsidP="0073102A">
      <w:pPr>
        <w:widowControl w:val="0"/>
        <w:autoSpaceDE w:val="0"/>
        <w:autoSpaceDN w:val="0"/>
        <w:adjustRightInd w:val="0"/>
        <w:rPr>
          <w:color w:val="000000"/>
          <w:sz w:val="31"/>
          <w:szCs w:val="31"/>
        </w:rPr>
      </w:pPr>
    </w:p>
    <w:p w14:paraId="3627790F" w14:textId="77777777" w:rsidR="0073102A" w:rsidRPr="002F4E01" w:rsidRDefault="0073102A" w:rsidP="0073102A">
      <w:pPr>
        <w:widowControl w:val="0"/>
        <w:autoSpaceDE w:val="0"/>
        <w:autoSpaceDN w:val="0"/>
        <w:adjustRightInd w:val="0"/>
        <w:rPr>
          <w:color w:val="000000"/>
          <w:sz w:val="31"/>
          <w:szCs w:val="31"/>
        </w:rPr>
      </w:pPr>
    </w:p>
    <w:p w14:paraId="235BFE68" w14:textId="77777777" w:rsidR="0073102A" w:rsidRPr="002F4E01" w:rsidRDefault="0073102A" w:rsidP="0073102A">
      <w:pPr>
        <w:widowControl w:val="0"/>
        <w:autoSpaceDE w:val="0"/>
        <w:autoSpaceDN w:val="0"/>
        <w:adjustRightInd w:val="0"/>
        <w:rPr>
          <w:color w:val="000000"/>
          <w:sz w:val="31"/>
          <w:szCs w:val="31"/>
        </w:rPr>
      </w:pPr>
    </w:p>
    <w:p w14:paraId="1B3B99F9" w14:textId="77777777" w:rsidR="0073102A" w:rsidRPr="002F4E01" w:rsidRDefault="0073102A" w:rsidP="0073102A">
      <w:pPr>
        <w:widowControl w:val="0"/>
        <w:autoSpaceDE w:val="0"/>
        <w:autoSpaceDN w:val="0"/>
        <w:adjustRightInd w:val="0"/>
        <w:rPr>
          <w:color w:val="000000"/>
          <w:sz w:val="31"/>
          <w:szCs w:val="31"/>
        </w:rPr>
      </w:pPr>
    </w:p>
    <w:p w14:paraId="588EB627" w14:textId="77777777" w:rsidR="0073102A" w:rsidRPr="002F4E01" w:rsidRDefault="0073102A" w:rsidP="0073102A">
      <w:pPr>
        <w:widowControl w:val="0"/>
        <w:autoSpaceDE w:val="0"/>
        <w:autoSpaceDN w:val="0"/>
        <w:adjustRightInd w:val="0"/>
        <w:rPr>
          <w:color w:val="000000"/>
          <w:sz w:val="31"/>
          <w:szCs w:val="31"/>
        </w:rPr>
      </w:pPr>
    </w:p>
    <w:p w14:paraId="75EEE80E" w14:textId="77777777" w:rsidR="0073102A" w:rsidRPr="002F4E01" w:rsidRDefault="0073102A" w:rsidP="0073102A">
      <w:pPr>
        <w:widowControl w:val="0"/>
        <w:autoSpaceDE w:val="0"/>
        <w:autoSpaceDN w:val="0"/>
        <w:adjustRightInd w:val="0"/>
        <w:rPr>
          <w:color w:val="000000"/>
          <w:sz w:val="31"/>
          <w:szCs w:val="31"/>
        </w:rPr>
      </w:pPr>
    </w:p>
    <w:p w14:paraId="694964E2" w14:textId="77777777" w:rsidR="0073102A" w:rsidRPr="002F4E01" w:rsidRDefault="0073102A" w:rsidP="0073102A">
      <w:pPr>
        <w:widowControl w:val="0"/>
        <w:autoSpaceDE w:val="0"/>
        <w:autoSpaceDN w:val="0"/>
        <w:adjustRightInd w:val="0"/>
        <w:rPr>
          <w:color w:val="000000"/>
          <w:sz w:val="31"/>
          <w:szCs w:val="31"/>
        </w:rPr>
      </w:pPr>
    </w:p>
    <w:p w14:paraId="3FB01F6C" w14:textId="77777777" w:rsidR="0073102A" w:rsidRPr="002F4E01" w:rsidRDefault="0073102A" w:rsidP="0073102A">
      <w:pPr>
        <w:widowControl w:val="0"/>
        <w:autoSpaceDE w:val="0"/>
        <w:autoSpaceDN w:val="0"/>
        <w:adjustRightInd w:val="0"/>
        <w:rPr>
          <w:color w:val="000000"/>
          <w:sz w:val="31"/>
          <w:szCs w:val="31"/>
        </w:rPr>
      </w:pPr>
    </w:p>
    <w:p w14:paraId="62B24C99" w14:textId="77777777" w:rsidR="0073102A" w:rsidRPr="002F4E01" w:rsidRDefault="0073102A" w:rsidP="0073102A">
      <w:pPr>
        <w:widowControl w:val="0"/>
        <w:autoSpaceDE w:val="0"/>
        <w:autoSpaceDN w:val="0"/>
        <w:adjustRightInd w:val="0"/>
        <w:rPr>
          <w:color w:val="000000"/>
          <w:sz w:val="31"/>
          <w:szCs w:val="31"/>
        </w:rPr>
      </w:pPr>
    </w:p>
    <w:p w14:paraId="6D3165AB" w14:textId="77777777" w:rsidR="0073102A" w:rsidRPr="002F4E01" w:rsidRDefault="0073102A" w:rsidP="0073102A">
      <w:pPr>
        <w:widowControl w:val="0"/>
        <w:autoSpaceDE w:val="0"/>
        <w:autoSpaceDN w:val="0"/>
        <w:adjustRightInd w:val="0"/>
        <w:rPr>
          <w:color w:val="000000"/>
          <w:sz w:val="31"/>
          <w:szCs w:val="31"/>
        </w:rPr>
      </w:pPr>
    </w:p>
    <w:p w14:paraId="1B163407" w14:textId="36DE7FFC" w:rsidR="0073102A" w:rsidRPr="002F4E01" w:rsidRDefault="0073102A" w:rsidP="0073102A">
      <w:pPr>
        <w:widowControl w:val="0"/>
        <w:autoSpaceDE w:val="0"/>
        <w:autoSpaceDN w:val="0"/>
        <w:adjustRightInd w:val="0"/>
        <w:rPr>
          <w:color w:val="000000"/>
          <w:sz w:val="31"/>
          <w:szCs w:val="31"/>
        </w:rPr>
      </w:pPr>
      <w:r w:rsidRPr="002F4E01">
        <w:rPr>
          <w:color w:val="000000"/>
          <w:sz w:val="31"/>
          <w:szCs w:val="31"/>
        </w:rPr>
        <w:t>Name:</w:t>
      </w:r>
      <w:r w:rsidR="002677F0" w:rsidRPr="002F4E01">
        <w:rPr>
          <w:color w:val="000000"/>
          <w:sz w:val="31"/>
          <w:szCs w:val="31"/>
        </w:rPr>
        <w:t xml:space="preserve"> </w:t>
      </w:r>
      <w:r w:rsidR="00C9700F">
        <w:rPr>
          <w:color w:val="000000"/>
          <w:sz w:val="31"/>
          <w:szCs w:val="31"/>
        </w:rPr>
        <w:t xml:space="preserve">Ivy Pham &amp; </w:t>
      </w:r>
      <w:r w:rsidR="002677F0" w:rsidRPr="002F4E01">
        <w:rPr>
          <w:color w:val="000000"/>
          <w:sz w:val="31"/>
          <w:szCs w:val="31"/>
        </w:rPr>
        <w:t>Vincent Leung</w:t>
      </w:r>
    </w:p>
    <w:p w14:paraId="3DD6C164" w14:textId="0A6C6F6B" w:rsidR="0073102A" w:rsidRPr="002F4E01" w:rsidRDefault="00746D80" w:rsidP="0073102A">
      <w:pPr>
        <w:widowControl w:val="0"/>
        <w:autoSpaceDE w:val="0"/>
        <w:autoSpaceDN w:val="0"/>
        <w:adjustRightInd w:val="0"/>
        <w:rPr>
          <w:color w:val="000000"/>
          <w:sz w:val="31"/>
          <w:szCs w:val="31"/>
        </w:rPr>
      </w:pPr>
      <w:r w:rsidRPr="002F4E01">
        <w:rPr>
          <w:color w:val="000000"/>
          <w:sz w:val="31"/>
          <w:szCs w:val="31"/>
        </w:rPr>
        <w:t>SWEN</w:t>
      </w:r>
      <w:r w:rsidR="00C9700F">
        <w:rPr>
          <w:color w:val="000000"/>
          <w:sz w:val="31"/>
          <w:szCs w:val="31"/>
        </w:rPr>
        <w:t>670</w:t>
      </w:r>
      <w:r w:rsidRPr="002F4E01">
        <w:rPr>
          <w:color w:val="000000"/>
          <w:sz w:val="31"/>
          <w:szCs w:val="31"/>
        </w:rPr>
        <w:t xml:space="preserve"> 9040</w:t>
      </w:r>
    </w:p>
    <w:p w14:paraId="2F002AF1" w14:textId="5D452EE1" w:rsidR="0073102A" w:rsidRPr="002F4E01" w:rsidRDefault="0073102A" w:rsidP="0073102A">
      <w:pPr>
        <w:widowControl w:val="0"/>
        <w:autoSpaceDE w:val="0"/>
        <w:autoSpaceDN w:val="0"/>
        <w:adjustRightInd w:val="0"/>
        <w:rPr>
          <w:color w:val="000000"/>
          <w:sz w:val="31"/>
          <w:szCs w:val="31"/>
        </w:rPr>
      </w:pPr>
      <w:r w:rsidRPr="3DF55596">
        <w:rPr>
          <w:color w:val="000000" w:themeColor="text1"/>
          <w:sz w:val="31"/>
          <w:szCs w:val="31"/>
        </w:rPr>
        <w:t xml:space="preserve">Date: </w:t>
      </w:r>
      <w:r w:rsidR="002677F0" w:rsidRPr="3DF55596">
        <w:rPr>
          <w:color w:val="000000" w:themeColor="text1"/>
          <w:sz w:val="31"/>
          <w:szCs w:val="31"/>
        </w:rPr>
        <w:t>0</w:t>
      </w:r>
      <w:r w:rsidR="00C9700F" w:rsidRPr="3DF55596">
        <w:rPr>
          <w:color w:val="000000" w:themeColor="text1"/>
          <w:sz w:val="31"/>
          <w:szCs w:val="31"/>
        </w:rPr>
        <w:t>2</w:t>
      </w:r>
      <w:r w:rsidRPr="3DF55596">
        <w:rPr>
          <w:color w:val="000000" w:themeColor="text1"/>
          <w:sz w:val="31"/>
          <w:szCs w:val="31"/>
        </w:rPr>
        <w:t>/</w:t>
      </w:r>
      <w:r w:rsidR="00C9700F" w:rsidRPr="3DF55596">
        <w:rPr>
          <w:color w:val="000000" w:themeColor="text1"/>
          <w:sz w:val="31"/>
          <w:szCs w:val="31"/>
        </w:rPr>
        <w:t>0</w:t>
      </w:r>
      <w:r w:rsidR="002677F0" w:rsidRPr="3DF55596">
        <w:rPr>
          <w:color w:val="000000" w:themeColor="text1"/>
          <w:sz w:val="31"/>
          <w:szCs w:val="31"/>
        </w:rPr>
        <w:t>2</w:t>
      </w:r>
      <w:r w:rsidRPr="3DF55596">
        <w:rPr>
          <w:color w:val="000000" w:themeColor="text1"/>
          <w:sz w:val="31"/>
          <w:szCs w:val="31"/>
        </w:rPr>
        <w:t>/</w:t>
      </w:r>
      <w:r w:rsidR="002677F0" w:rsidRPr="3DF55596">
        <w:rPr>
          <w:color w:val="000000" w:themeColor="text1"/>
          <w:sz w:val="31"/>
          <w:szCs w:val="31"/>
        </w:rPr>
        <w:t>202</w:t>
      </w:r>
      <w:r w:rsidR="00C9700F" w:rsidRPr="3DF55596">
        <w:rPr>
          <w:color w:val="000000" w:themeColor="text1"/>
          <w:sz w:val="31"/>
          <w:szCs w:val="31"/>
        </w:rPr>
        <w:t>1</w:t>
      </w:r>
    </w:p>
    <w:p w14:paraId="2ACD908D" w14:textId="7E23D157" w:rsidR="3DF55596" w:rsidRDefault="3DF55596">
      <w:r>
        <w:br w:type="page"/>
      </w:r>
    </w:p>
    <w:p w14:paraId="026C9409" w14:textId="7720768C" w:rsidR="00AE623C" w:rsidRDefault="00AE623C" w:rsidP="3DF55596">
      <w:pPr>
        <w:spacing w:after="160" w:line="259" w:lineRule="auto"/>
        <w:jc w:val="center"/>
        <w:rPr>
          <w:sz w:val="40"/>
          <w:szCs w:val="40"/>
        </w:rPr>
      </w:pPr>
      <w:r w:rsidRPr="3DF55596">
        <w:rPr>
          <w:b/>
          <w:bCs/>
          <w:sz w:val="40"/>
          <w:szCs w:val="40"/>
        </w:rPr>
        <w:lastRenderedPageBreak/>
        <w:t>Revision History</w:t>
      </w:r>
    </w:p>
    <w:tbl>
      <w:tblPr>
        <w:tblStyle w:val="TableGrid"/>
        <w:tblW w:w="9360" w:type="dxa"/>
        <w:tblLayout w:type="fixed"/>
        <w:tblLook w:val="04A0" w:firstRow="1" w:lastRow="0" w:firstColumn="1" w:lastColumn="0" w:noHBand="0" w:noVBand="1"/>
      </w:tblPr>
      <w:tblGrid>
        <w:gridCol w:w="1485"/>
        <w:gridCol w:w="1185"/>
        <w:gridCol w:w="4680"/>
        <w:gridCol w:w="2010"/>
      </w:tblGrid>
      <w:tr w:rsidR="3DF55596" w14:paraId="3602CD06" w14:textId="77777777" w:rsidTr="6283EF9F">
        <w:tc>
          <w:tcPr>
            <w:tcW w:w="1485" w:type="dxa"/>
          </w:tcPr>
          <w:p w14:paraId="04D7CC7F" w14:textId="1A8E70AB" w:rsidR="3DF55596" w:rsidRDefault="3DF55596" w:rsidP="3DF55596">
            <w:pPr>
              <w:spacing w:line="259" w:lineRule="auto"/>
              <w:jc w:val="center"/>
            </w:pPr>
            <w:r w:rsidRPr="3DF55596">
              <w:rPr>
                <w:b/>
                <w:bCs/>
              </w:rPr>
              <w:t>Date</w:t>
            </w:r>
          </w:p>
        </w:tc>
        <w:tc>
          <w:tcPr>
            <w:tcW w:w="1185" w:type="dxa"/>
          </w:tcPr>
          <w:p w14:paraId="40AA482E" w14:textId="031CC882" w:rsidR="3DF55596" w:rsidRDefault="3DF55596" w:rsidP="3DF55596">
            <w:pPr>
              <w:spacing w:line="259" w:lineRule="auto"/>
              <w:jc w:val="center"/>
            </w:pPr>
            <w:r w:rsidRPr="3DF55596">
              <w:rPr>
                <w:b/>
                <w:bCs/>
              </w:rPr>
              <w:t>Version</w:t>
            </w:r>
          </w:p>
        </w:tc>
        <w:tc>
          <w:tcPr>
            <w:tcW w:w="4680" w:type="dxa"/>
          </w:tcPr>
          <w:p w14:paraId="3D7CA119" w14:textId="6FECC047" w:rsidR="3DF55596" w:rsidRDefault="3DF55596" w:rsidP="3DF55596">
            <w:pPr>
              <w:spacing w:line="259" w:lineRule="auto"/>
              <w:jc w:val="center"/>
            </w:pPr>
            <w:r w:rsidRPr="3DF55596">
              <w:rPr>
                <w:b/>
                <w:bCs/>
              </w:rPr>
              <w:t>Description</w:t>
            </w:r>
          </w:p>
        </w:tc>
        <w:tc>
          <w:tcPr>
            <w:tcW w:w="2010" w:type="dxa"/>
          </w:tcPr>
          <w:p w14:paraId="6576E981" w14:textId="4B91D651" w:rsidR="3DF55596" w:rsidRDefault="3DF55596" w:rsidP="3DF55596">
            <w:pPr>
              <w:spacing w:line="259" w:lineRule="auto"/>
              <w:jc w:val="center"/>
            </w:pPr>
            <w:r w:rsidRPr="3DF55596">
              <w:rPr>
                <w:b/>
                <w:bCs/>
              </w:rPr>
              <w:t>Author</w:t>
            </w:r>
          </w:p>
        </w:tc>
      </w:tr>
      <w:tr w:rsidR="3DF55596" w14:paraId="6260F046" w14:textId="77777777" w:rsidTr="6283EF9F">
        <w:tc>
          <w:tcPr>
            <w:tcW w:w="1485" w:type="dxa"/>
          </w:tcPr>
          <w:p w14:paraId="74A3DE45" w14:textId="1A5917B8" w:rsidR="0B47DD73" w:rsidRDefault="0B47DD73" w:rsidP="3DF55596">
            <w:pPr>
              <w:spacing w:line="259" w:lineRule="auto"/>
            </w:pPr>
            <w:r w:rsidRPr="3DF55596">
              <w:t>0</w:t>
            </w:r>
            <w:r w:rsidR="10C119E1" w:rsidRPr="3DF55596">
              <w:t>2</w:t>
            </w:r>
            <w:r w:rsidR="3DF55596" w:rsidRPr="3DF55596">
              <w:t>/</w:t>
            </w:r>
            <w:r w:rsidRPr="3DF55596">
              <w:t>0</w:t>
            </w:r>
            <w:r w:rsidR="3DF55596" w:rsidRPr="3DF55596">
              <w:t>2/2021</w:t>
            </w:r>
          </w:p>
        </w:tc>
        <w:tc>
          <w:tcPr>
            <w:tcW w:w="1185" w:type="dxa"/>
          </w:tcPr>
          <w:p w14:paraId="714EAFD1" w14:textId="213F39AE" w:rsidR="3DF55596" w:rsidRDefault="3DF55596" w:rsidP="3DF55596">
            <w:pPr>
              <w:spacing w:line="259" w:lineRule="auto"/>
            </w:pPr>
            <w:r w:rsidRPr="3DF55596">
              <w:t>1.0</w:t>
            </w:r>
          </w:p>
        </w:tc>
        <w:tc>
          <w:tcPr>
            <w:tcW w:w="4680" w:type="dxa"/>
          </w:tcPr>
          <w:p w14:paraId="03EC70AC" w14:textId="0DABBFCD" w:rsidR="3DF55596" w:rsidRDefault="3DF55596" w:rsidP="3DF55596">
            <w:pPr>
              <w:spacing w:line="259" w:lineRule="auto"/>
            </w:pPr>
            <w:r w:rsidRPr="3DF55596">
              <w:t>Initial document</w:t>
            </w:r>
          </w:p>
        </w:tc>
        <w:tc>
          <w:tcPr>
            <w:tcW w:w="2010" w:type="dxa"/>
          </w:tcPr>
          <w:p w14:paraId="40C9757F" w14:textId="3E7D72DC" w:rsidR="7BF31E90" w:rsidRDefault="7BF31E90" w:rsidP="3DF55596">
            <w:pPr>
              <w:spacing w:line="259" w:lineRule="auto"/>
            </w:pPr>
            <w:r w:rsidRPr="3DF55596">
              <w:t>Vincent Leung</w:t>
            </w:r>
          </w:p>
        </w:tc>
      </w:tr>
      <w:tr w:rsidR="3DF55596" w14:paraId="09F9ADBC" w14:textId="77777777" w:rsidTr="6283EF9F">
        <w:tc>
          <w:tcPr>
            <w:tcW w:w="1485" w:type="dxa"/>
          </w:tcPr>
          <w:p w14:paraId="00C81D91" w14:textId="671A04E0" w:rsidR="3DF55596" w:rsidRDefault="31B63700" w:rsidP="3DF55596">
            <w:pPr>
              <w:spacing w:line="259" w:lineRule="auto"/>
            </w:pPr>
            <w:r>
              <w:t>02/07/2021</w:t>
            </w:r>
          </w:p>
        </w:tc>
        <w:tc>
          <w:tcPr>
            <w:tcW w:w="1185" w:type="dxa"/>
          </w:tcPr>
          <w:p w14:paraId="66129662" w14:textId="564D0C1A" w:rsidR="3DF55596" w:rsidRDefault="31B63700" w:rsidP="3DF55596">
            <w:pPr>
              <w:spacing w:line="259" w:lineRule="auto"/>
            </w:pPr>
            <w:r>
              <w:t>1.1</w:t>
            </w:r>
          </w:p>
        </w:tc>
        <w:tc>
          <w:tcPr>
            <w:tcW w:w="4680" w:type="dxa"/>
          </w:tcPr>
          <w:p w14:paraId="1ED1AD15" w14:textId="26D42A72" w:rsidR="3DF55596" w:rsidRDefault="31B63700" w:rsidP="3DF55596">
            <w:pPr>
              <w:spacing w:line="259" w:lineRule="auto"/>
            </w:pPr>
            <w:r>
              <w:t xml:space="preserve">Added </w:t>
            </w:r>
            <w:r w:rsidR="23E6585B">
              <w:t>section 1</w:t>
            </w:r>
          </w:p>
        </w:tc>
        <w:tc>
          <w:tcPr>
            <w:tcW w:w="2010" w:type="dxa"/>
          </w:tcPr>
          <w:p w14:paraId="1C09D099" w14:textId="48B613D3" w:rsidR="3DF55596" w:rsidRDefault="31B63700" w:rsidP="3DF55596">
            <w:pPr>
              <w:spacing w:line="259" w:lineRule="auto"/>
            </w:pPr>
            <w:r>
              <w:t>Vincent Leung</w:t>
            </w:r>
          </w:p>
        </w:tc>
      </w:tr>
      <w:tr w:rsidR="3DF55596" w14:paraId="07DB40D9" w14:textId="77777777" w:rsidTr="6283EF9F">
        <w:tc>
          <w:tcPr>
            <w:tcW w:w="1485" w:type="dxa"/>
          </w:tcPr>
          <w:p w14:paraId="7658DE8D" w14:textId="3E81AB00" w:rsidR="3DF55596" w:rsidRDefault="00BB70E9" w:rsidP="3DF55596">
            <w:pPr>
              <w:spacing w:line="259" w:lineRule="auto"/>
            </w:pPr>
            <w:r>
              <w:t>02/16/2021</w:t>
            </w:r>
          </w:p>
        </w:tc>
        <w:tc>
          <w:tcPr>
            <w:tcW w:w="1185" w:type="dxa"/>
          </w:tcPr>
          <w:p w14:paraId="26E9DCB1" w14:textId="1C2E3F87" w:rsidR="3DF55596" w:rsidRDefault="00BB70E9" w:rsidP="3DF55596">
            <w:pPr>
              <w:spacing w:line="259" w:lineRule="auto"/>
            </w:pPr>
            <w:r>
              <w:t>1.2</w:t>
            </w:r>
          </w:p>
        </w:tc>
        <w:tc>
          <w:tcPr>
            <w:tcW w:w="4680" w:type="dxa"/>
          </w:tcPr>
          <w:p w14:paraId="499C8813" w14:textId="24342FF0" w:rsidR="3DF55596" w:rsidRDefault="00BB70E9" w:rsidP="3DF55596">
            <w:pPr>
              <w:spacing w:line="259" w:lineRule="auto"/>
            </w:pPr>
            <w:r>
              <w:t xml:space="preserve">Added and </w:t>
            </w:r>
            <w:r w:rsidR="531FC842">
              <w:t>m</w:t>
            </w:r>
            <w:r>
              <w:t>odified various sections</w:t>
            </w:r>
          </w:p>
        </w:tc>
        <w:tc>
          <w:tcPr>
            <w:tcW w:w="2010" w:type="dxa"/>
          </w:tcPr>
          <w:p w14:paraId="5B0C834A" w14:textId="19DCFBE5" w:rsidR="3DF55596" w:rsidRDefault="00BB70E9" w:rsidP="3DF55596">
            <w:pPr>
              <w:spacing w:line="259" w:lineRule="auto"/>
            </w:pPr>
            <w:r>
              <w:t>Ivy Pham</w:t>
            </w:r>
          </w:p>
        </w:tc>
      </w:tr>
      <w:tr w:rsidR="3DF55596" w14:paraId="411C8C9E" w14:textId="77777777" w:rsidTr="6283EF9F">
        <w:tc>
          <w:tcPr>
            <w:tcW w:w="1485" w:type="dxa"/>
          </w:tcPr>
          <w:p w14:paraId="2F18F709" w14:textId="06E63223" w:rsidR="3DF55596" w:rsidRDefault="003A32D9" w:rsidP="3DF55596">
            <w:pPr>
              <w:spacing w:line="259" w:lineRule="auto"/>
            </w:pPr>
            <w:r>
              <w:t>02/1</w:t>
            </w:r>
            <w:r w:rsidR="0062367F">
              <w:t>9</w:t>
            </w:r>
            <w:r>
              <w:t>/2021</w:t>
            </w:r>
          </w:p>
        </w:tc>
        <w:tc>
          <w:tcPr>
            <w:tcW w:w="1185" w:type="dxa"/>
          </w:tcPr>
          <w:p w14:paraId="1626727B" w14:textId="2403A3DA" w:rsidR="3DF55596" w:rsidRDefault="003A32D9" w:rsidP="3DF55596">
            <w:pPr>
              <w:spacing w:line="259" w:lineRule="auto"/>
            </w:pPr>
            <w:r>
              <w:t>1.3</w:t>
            </w:r>
          </w:p>
        </w:tc>
        <w:tc>
          <w:tcPr>
            <w:tcW w:w="4680" w:type="dxa"/>
          </w:tcPr>
          <w:p w14:paraId="32AD54A5" w14:textId="6B2FE67B" w:rsidR="3DF55596" w:rsidRDefault="003A32D9" w:rsidP="3DF55596">
            <w:pPr>
              <w:spacing w:line="259" w:lineRule="auto"/>
            </w:pPr>
            <w:r>
              <w:t xml:space="preserve">Added and </w:t>
            </w:r>
            <w:r w:rsidR="2EB54895">
              <w:t>m</w:t>
            </w:r>
            <w:r>
              <w:t>odified various sections</w:t>
            </w:r>
          </w:p>
        </w:tc>
        <w:tc>
          <w:tcPr>
            <w:tcW w:w="2010" w:type="dxa"/>
          </w:tcPr>
          <w:p w14:paraId="127E6E1E" w14:textId="29363AB4" w:rsidR="3DF55596" w:rsidRDefault="003A32D9" w:rsidP="3DF55596">
            <w:pPr>
              <w:spacing w:line="259" w:lineRule="auto"/>
            </w:pPr>
            <w:r>
              <w:t>Ivy Pham</w:t>
            </w:r>
          </w:p>
        </w:tc>
      </w:tr>
      <w:tr w:rsidR="00DC0367" w14:paraId="6C79569E" w14:textId="77777777" w:rsidTr="6283EF9F">
        <w:tc>
          <w:tcPr>
            <w:tcW w:w="1485" w:type="dxa"/>
          </w:tcPr>
          <w:p w14:paraId="64624412" w14:textId="1D822810" w:rsidR="00DC0367" w:rsidRDefault="00DC0367" w:rsidP="00DC0367">
            <w:pPr>
              <w:spacing w:line="259" w:lineRule="auto"/>
            </w:pPr>
            <w:r>
              <w:t>02/20/2021</w:t>
            </w:r>
          </w:p>
        </w:tc>
        <w:tc>
          <w:tcPr>
            <w:tcW w:w="1185" w:type="dxa"/>
          </w:tcPr>
          <w:p w14:paraId="28DA6445" w14:textId="3B9B2371" w:rsidR="00DC0367" w:rsidRDefault="00DC0367" w:rsidP="00DC0367">
            <w:pPr>
              <w:spacing w:line="259" w:lineRule="auto"/>
            </w:pPr>
            <w:r>
              <w:t>1.4</w:t>
            </w:r>
          </w:p>
        </w:tc>
        <w:tc>
          <w:tcPr>
            <w:tcW w:w="4680" w:type="dxa"/>
          </w:tcPr>
          <w:p w14:paraId="5D457CF6" w14:textId="1CE389CB" w:rsidR="00DC0367" w:rsidRDefault="00DC0367" w:rsidP="00DC0367">
            <w:pPr>
              <w:spacing w:line="259" w:lineRule="auto"/>
            </w:pPr>
            <w:r>
              <w:t xml:space="preserve">Added and </w:t>
            </w:r>
            <w:r w:rsidR="5D9A1C39">
              <w:t>m</w:t>
            </w:r>
            <w:r>
              <w:t>odified various sections</w:t>
            </w:r>
          </w:p>
        </w:tc>
        <w:tc>
          <w:tcPr>
            <w:tcW w:w="2010" w:type="dxa"/>
          </w:tcPr>
          <w:p w14:paraId="4DD7D7A9" w14:textId="110DA267" w:rsidR="00DC0367" w:rsidRDefault="00DC0367" w:rsidP="00DC0367">
            <w:pPr>
              <w:spacing w:line="259" w:lineRule="auto"/>
            </w:pPr>
            <w:r>
              <w:t>Ivy Pham</w:t>
            </w:r>
          </w:p>
        </w:tc>
      </w:tr>
      <w:tr w:rsidR="00A44C73" w14:paraId="6A9DA467" w14:textId="77777777" w:rsidTr="6283EF9F">
        <w:tc>
          <w:tcPr>
            <w:tcW w:w="1485" w:type="dxa"/>
          </w:tcPr>
          <w:p w14:paraId="45D6600F" w14:textId="19DF1409" w:rsidR="00A44C73" w:rsidRDefault="00A44C73" w:rsidP="00DC0367">
            <w:pPr>
              <w:spacing w:line="259" w:lineRule="auto"/>
            </w:pPr>
            <w:r>
              <w:t>02/20/2021</w:t>
            </w:r>
          </w:p>
        </w:tc>
        <w:tc>
          <w:tcPr>
            <w:tcW w:w="1185" w:type="dxa"/>
          </w:tcPr>
          <w:p w14:paraId="4C300307" w14:textId="25E16777" w:rsidR="00A44C73" w:rsidRDefault="00A44C73" w:rsidP="00DC0367">
            <w:pPr>
              <w:spacing w:line="259" w:lineRule="auto"/>
            </w:pPr>
            <w:r>
              <w:t>1.5</w:t>
            </w:r>
          </w:p>
        </w:tc>
        <w:tc>
          <w:tcPr>
            <w:tcW w:w="4680" w:type="dxa"/>
          </w:tcPr>
          <w:p w14:paraId="68F10CBD" w14:textId="79E43B0E" w:rsidR="00A44C73" w:rsidRDefault="00A44C73" w:rsidP="00DC0367">
            <w:pPr>
              <w:spacing w:line="259" w:lineRule="auto"/>
            </w:pPr>
            <w:r>
              <w:t xml:space="preserve">Added and </w:t>
            </w:r>
            <w:r w:rsidR="5DA27D0E">
              <w:t>m</w:t>
            </w:r>
            <w:r>
              <w:t>odified various sections</w:t>
            </w:r>
          </w:p>
        </w:tc>
        <w:tc>
          <w:tcPr>
            <w:tcW w:w="2010" w:type="dxa"/>
          </w:tcPr>
          <w:p w14:paraId="0282AFC4" w14:textId="44C18D22" w:rsidR="00A44C73" w:rsidRDefault="00A44C73" w:rsidP="00DC0367">
            <w:pPr>
              <w:spacing w:line="259" w:lineRule="auto"/>
            </w:pPr>
            <w:r>
              <w:t>Ivy Pham</w:t>
            </w:r>
          </w:p>
        </w:tc>
      </w:tr>
      <w:tr w:rsidR="6A19BDAC" w14:paraId="73E0BD9B" w14:textId="77777777" w:rsidTr="6283EF9F">
        <w:tc>
          <w:tcPr>
            <w:tcW w:w="1485" w:type="dxa"/>
          </w:tcPr>
          <w:p w14:paraId="04E3C588" w14:textId="6D6617FC" w:rsidR="1B31266C" w:rsidRDefault="1B31266C" w:rsidP="6A19BDAC">
            <w:pPr>
              <w:spacing w:line="259" w:lineRule="auto"/>
            </w:pPr>
            <w:r>
              <w:t>02/21/2021</w:t>
            </w:r>
          </w:p>
        </w:tc>
        <w:tc>
          <w:tcPr>
            <w:tcW w:w="1185" w:type="dxa"/>
          </w:tcPr>
          <w:p w14:paraId="04432BCF" w14:textId="72691663" w:rsidR="1B31266C" w:rsidRDefault="1B31266C" w:rsidP="6A19BDAC">
            <w:pPr>
              <w:spacing w:line="259" w:lineRule="auto"/>
            </w:pPr>
            <w:r>
              <w:t>1.6</w:t>
            </w:r>
          </w:p>
        </w:tc>
        <w:tc>
          <w:tcPr>
            <w:tcW w:w="4680" w:type="dxa"/>
          </w:tcPr>
          <w:p w14:paraId="46584389" w14:textId="67DCCFE6" w:rsidR="6A19BDAC" w:rsidRDefault="096D645F" w:rsidP="6E630483">
            <w:pPr>
              <w:spacing w:line="259" w:lineRule="auto"/>
            </w:pPr>
            <w:r>
              <w:t>M</w:t>
            </w:r>
            <w:r w:rsidR="1A0B360F">
              <w:t>odified various sections</w:t>
            </w:r>
          </w:p>
        </w:tc>
        <w:tc>
          <w:tcPr>
            <w:tcW w:w="2010" w:type="dxa"/>
          </w:tcPr>
          <w:p w14:paraId="7A7E429E" w14:textId="56FDDE78" w:rsidR="1B31266C" w:rsidRDefault="1B31266C" w:rsidP="6A19BDAC">
            <w:pPr>
              <w:spacing w:line="259" w:lineRule="auto"/>
            </w:pPr>
            <w:r>
              <w:t>Vincent Leung</w:t>
            </w:r>
          </w:p>
        </w:tc>
      </w:tr>
      <w:tr w:rsidR="00824E84" w14:paraId="2D08C027" w14:textId="77777777" w:rsidTr="6283EF9F">
        <w:tc>
          <w:tcPr>
            <w:tcW w:w="1485" w:type="dxa"/>
          </w:tcPr>
          <w:p w14:paraId="4B5C21EF" w14:textId="04223149" w:rsidR="00824E84" w:rsidRDefault="00824E84" w:rsidP="6A19BDAC">
            <w:pPr>
              <w:spacing w:line="259" w:lineRule="auto"/>
            </w:pPr>
            <w:r>
              <w:t>03/15/2021</w:t>
            </w:r>
          </w:p>
        </w:tc>
        <w:tc>
          <w:tcPr>
            <w:tcW w:w="1185" w:type="dxa"/>
          </w:tcPr>
          <w:p w14:paraId="288EB8C0" w14:textId="2F6406F2" w:rsidR="00824E84" w:rsidRDefault="00824E84" w:rsidP="6A19BDAC">
            <w:pPr>
              <w:spacing w:line="259" w:lineRule="auto"/>
            </w:pPr>
            <w:r>
              <w:t>2.0</w:t>
            </w:r>
          </w:p>
        </w:tc>
        <w:tc>
          <w:tcPr>
            <w:tcW w:w="4680" w:type="dxa"/>
          </w:tcPr>
          <w:p w14:paraId="065258F2" w14:textId="35131F48" w:rsidR="00824E84" w:rsidRDefault="00824E84" w:rsidP="6E630483">
            <w:pPr>
              <w:spacing w:line="259" w:lineRule="auto"/>
            </w:pPr>
            <w:r>
              <w:t>Modified for Milestone 3</w:t>
            </w:r>
          </w:p>
        </w:tc>
        <w:tc>
          <w:tcPr>
            <w:tcW w:w="2010" w:type="dxa"/>
          </w:tcPr>
          <w:p w14:paraId="202B026D" w14:textId="767931F0" w:rsidR="00824E84" w:rsidRDefault="00824E84" w:rsidP="6A19BDAC">
            <w:pPr>
              <w:spacing w:line="259" w:lineRule="auto"/>
            </w:pPr>
            <w:r>
              <w:t>Ivy Pham</w:t>
            </w:r>
          </w:p>
        </w:tc>
      </w:tr>
      <w:tr w:rsidR="00FE4DBE" w14:paraId="7A939A2F" w14:textId="77777777" w:rsidTr="6283EF9F">
        <w:trPr>
          <w:ins w:id="2" w:author="Ivy Pham" w:date="2021-03-30T09:56:00Z"/>
        </w:trPr>
        <w:tc>
          <w:tcPr>
            <w:tcW w:w="1485" w:type="dxa"/>
          </w:tcPr>
          <w:p w14:paraId="1FA28E91" w14:textId="04EB657C" w:rsidR="00FE4DBE" w:rsidRDefault="00FE4DBE" w:rsidP="6A19BDAC">
            <w:pPr>
              <w:spacing w:line="259" w:lineRule="auto"/>
              <w:rPr>
                <w:ins w:id="3" w:author="Ivy Pham" w:date="2021-03-30T09:56:00Z"/>
              </w:rPr>
            </w:pPr>
            <w:ins w:id="4" w:author="Ivy Pham" w:date="2021-03-30T09:56:00Z">
              <w:r>
                <w:t>03/30/2021</w:t>
              </w:r>
            </w:ins>
          </w:p>
        </w:tc>
        <w:tc>
          <w:tcPr>
            <w:tcW w:w="1185" w:type="dxa"/>
          </w:tcPr>
          <w:p w14:paraId="3A4404D4" w14:textId="5543AB3F" w:rsidR="00FE4DBE" w:rsidRDefault="00FE4DBE" w:rsidP="6A19BDAC">
            <w:pPr>
              <w:spacing w:line="259" w:lineRule="auto"/>
              <w:rPr>
                <w:ins w:id="5" w:author="Ivy Pham" w:date="2021-03-30T09:56:00Z"/>
              </w:rPr>
            </w:pPr>
            <w:ins w:id="6" w:author="Ivy Pham" w:date="2021-03-30T09:56:00Z">
              <w:r>
                <w:t>3.0</w:t>
              </w:r>
            </w:ins>
          </w:p>
        </w:tc>
        <w:tc>
          <w:tcPr>
            <w:tcW w:w="4680" w:type="dxa"/>
          </w:tcPr>
          <w:p w14:paraId="5E79FCAD" w14:textId="26497453" w:rsidR="00FE4DBE" w:rsidRDefault="00FE4DBE" w:rsidP="6E630483">
            <w:pPr>
              <w:spacing w:line="259" w:lineRule="auto"/>
              <w:rPr>
                <w:ins w:id="7" w:author="Ivy Pham" w:date="2021-03-30T09:56:00Z"/>
              </w:rPr>
            </w:pPr>
            <w:ins w:id="8" w:author="Ivy Pham" w:date="2021-03-30T09:56:00Z">
              <w:r>
                <w:t>Final Review</w:t>
              </w:r>
            </w:ins>
          </w:p>
        </w:tc>
        <w:tc>
          <w:tcPr>
            <w:tcW w:w="2010" w:type="dxa"/>
          </w:tcPr>
          <w:p w14:paraId="08DF5384" w14:textId="6828B19D" w:rsidR="00FE4DBE" w:rsidRDefault="00FE4DBE" w:rsidP="6A19BDAC">
            <w:pPr>
              <w:spacing w:line="259" w:lineRule="auto"/>
              <w:rPr>
                <w:ins w:id="9" w:author="Ivy Pham" w:date="2021-03-30T09:56:00Z"/>
              </w:rPr>
            </w:pPr>
            <w:ins w:id="10" w:author="Ivy Pham" w:date="2021-03-30T09:56:00Z">
              <w:r>
                <w:t>Ivy Pham</w:t>
              </w:r>
            </w:ins>
          </w:p>
        </w:tc>
      </w:tr>
    </w:tbl>
    <w:p w14:paraId="5D4827E1" w14:textId="5CC54DAC" w:rsidR="3DF55596" w:rsidRDefault="3DF55596" w:rsidP="3DF55596">
      <w:pPr>
        <w:rPr>
          <w:color w:val="000000" w:themeColor="text1"/>
          <w:sz w:val="31"/>
          <w:szCs w:val="31"/>
        </w:rPr>
      </w:pPr>
    </w:p>
    <w:p w14:paraId="347C2742" w14:textId="77777777" w:rsidR="0073102A" w:rsidRPr="002F4E01" w:rsidRDefault="0073102A" w:rsidP="0073102A">
      <w:pPr>
        <w:rPr>
          <w:color w:val="000000"/>
          <w:sz w:val="23"/>
          <w:szCs w:val="23"/>
        </w:rPr>
      </w:pPr>
      <w:r w:rsidRPr="002F4E01">
        <w:rPr>
          <w:color w:val="000000"/>
          <w:sz w:val="23"/>
          <w:szCs w:val="23"/>
        </w:rPr>
        <w:br w:type="page"/>
      </w:r>
    </w:p>
    <w:sdt>
      <w:sdtPr>
        <w:rPr>
          <w:rFonts w:ascii="Times New Roman" w:eastAsiaTheme="minorEastAsia" w:hAnsi="Times New Roman" w:cs="Times New Roman"/>
          <w:b w:val="0"/>
          <w:bCs w:val="0"/>
          <w:color w:val="auto"/>
          <w:sz w:val="24"/>
          <w:szCs w:val="24"/>
        </w:rPr>
        <w:id w:val="184789847"/>
        <w:docPartObj>
          <w:docPartGallery w:val="Table of Contents"/>
          <w:docPartUnique/>
        </w:docPartObj>
      </w:sdtPr>
      <w:sdtEndPr>
        <w:rPr>
          <w:rFonts w:eastAsia="Times New Roman"/>
          <w:noProof/>
        </w:rPr>
      </w:sdtEndPr>
      <w:sdtContent>
        <w:p w14:paraId="19FAE24D" w14:textId="77777777" w:rsidR="0073102A" w:rsidRPr="002F4E01" w:rsidRDefault="0073102A" w:rsidP="0073102A">
          <w:pPr>
            <w:pStyle w:val="TOCHeading"/>
            <w:rPr>
              <w:rFonts w:ascii="Times New Roman" w:hAnsi="Times New Roman" w:cs="Times New Roman"/>
            </w:rPr>
          </w:pPr>
          <w:r w:rsidRPr="002F4E01">
            <w:rPr>
              <w:rFonts w:ascii="Times New Roman" w:hAnsi="Times New Roman" w:cs="Times New Roman"/>
            </w:rPr>
            <w:t>Table of Contents</w:t>
          </w:r>
        </w:p>
        <w:p w14:paraId="56E84280" w14:textId="19559CAC" w:rsidR="009B2273" w:rsidRDefault="0073102A">
          <w:pPr>
            <w:pStyle w:val="TOC1"/>
            <w:tabs>
              <w:tab w:val="left" w:pos="480"/>
              <w:tab w:val="right" w:leader="dot" w:pos="9350"/>
            </w:tabs>
            <w:rPr>
              <w:b w:val="0"/>
              <w:noProof/>
              <w:sz w:val="22"/>
              <w:szCs w:val="22"/>
              <w:lang w:eastAsia="ja-JP"/>
            </w:rPr>
          </w:pPr>
          <w:r w:rsidRPr="002F4E01">
            <w:rPr>
              <w:rFonts w:ascii="Times New Roman" w:hAnsi="Times New Roman" w:cs="Times New Roman"/>
              <w:b w:val="0"/>
            </w:rPr>
            <w:fldChar w:fldCharType="begin"/>
          </w:r>
          <w:r w:rsidRPr="002F4E01">
            <w:rPr>
              <w:rFonts w:ascii="Times New Roman" w:hAnsi="Times New Roman" w:cs="Times New Roman"/>
            </w:rPr>
            <w:instrText xml:space="preserve"> TOC \o "1-3" \h \z \u </w:instrText>
          </w:r>
          <w:r w:rsidRPr="002F4E01">
            <w:rPr>
              <w:rFonts w:ascii="Times New Roman" w:hAnsi="Times New Roman" w:cs="Times New Roman"/>
              <w:b w:val="0"/>
            </w:rPr>
            <w:fldChar w:fldCharType="separate"/>
          </w:r>
          <w:hyperlink w:anchor="_Toc64826361" w:history="1">
            <w:r w:rsidR="009B2273" w:rsidRPr="00B30A7B">
              <w:rPr>
                <w:rStyle w:val="Hyperlink"/>
                <w:rFonts w:ascii="Times New Roman" w:hAnsi="Times New Roman" w:cs="Times New Roman"/>
                <w:noProof/>
              </w:rPr>
              <w:t>1</w:t>
            </w:r>
            <w:r w:rsidR="009B2273">
              <w:rPr>
                <w:b w:val="0"/>
                <w:noProof/>
                <w:sz w:val="22"/>
                <w:szCs w:val="22"/>
                <w:lang w:eastAsia="ja-JP"/>
              </w:rPr>
              <w:tab/>
            </w:r>
            <w:r w:rsidR="009B2273" w:rsidRPr="00B30A7B">
              <w:rPr>
                <w:rStyle w:val="Hyperlink"/>
                <w:rFonts w:ascii="Times New Roman" w:hAnsi="Times New Roman" w:cs="Times New Roman"/>
                <w:noProof/>
              </w:rPr>
              <w:t>INTRODUCTION</w:t>
            </w:r>
            <w:r w:rsidR="009B2273">
              <w:rPr>
                <w:noProof/>
                <w:webHidden/>
              </w:rPr>
              <w:tab/>
            </w:r>
            <w:r w:rsidR="009B2273">
              <w:rPr>
                <w:noProof/>
                <w:webHidden/>
              </w:rPr>
              <w:fldChar w:fldCharType="begin"/>
            </w:r>
            <w:r w:rsidR="009B2273">
              <w:rPr>
                <w:noProof/>
                <w:webHidden/>
              </w:rPr>
              <w:instrText xml:space="preserve"> PAGEREF _Toc64826361 \h </w:instrText>
            </w:r>
            <w:r w:rsidR="009B2273">
              <w:rPr>
                <w:noProof/>
                <w:webHidden/>
              </w:rPr>
            </w:r>
            <w:r w:rsidR="009B2273">
              <w:rPr>
                <w:noProof/>
                <w:webHidden/>
              </w:rPr>
              <w:fldChar w:fldCharType="separate"/>
            </w:r>
            <w:r w:rsidR="009B2273">
              <w:rPr>
                <w:noProof/>
                <w:webHidden/>
              </w:rPr>
              <w:t>5</w:t>
            </w:r>
            <w:r w:rsidR="009B2273">
              <w:rPr>
                <w:noProof/>
                <w:webHidden/>
              </w:rPr>
              <w:fldChar w:fldCharType="end"/>
            </w:r>
          </w:hyperlink>
        </w:p>
        <w:p w14:paraId="274C0989" w14:textId="371DB931" w:rsidR="009B2273" w:rsidRDefault="00745777">
          <w:pPr>
            <w:pStyle w:val="TOC2"/>
            <w:tabs>
              <w:tab w:val="left" w:pos="880"/>
              <w:tab w:val="right" w:leader="dot" w:pos="9350"/>
            </w:tabs>
            <w:rPr>
              <w:b w:val="0"/>
              <w:noProof/>
              <w:lang w:eastAsia="ja-JP"/>
            </w:rPr>
          </w:pPr>
          <w:hyperlink w:anchor="_Toc64826362" w:history="1">
            <w:r w:rsidR="009B2273" w:rsidRPr="00B30A7B">
              <w:rPr>
                <w:rStyle w:val="Hyperlink"/>
                <w:rFonts w:ascii="Times New Roman" w:hAnsi="Times New Roman" w:cs="Times New Roman"/>
                <w:noProof/>
              </w:rPr>
              <w:t>1.1</w:t>
            </w:r>
            <w:r w:rsidR="009B2273">
              <w:rPr>
                <w:b w:val="0"/>
                <w:noProof/>
                <w:lang w:eastAsia="ja-JP"/>
              </w:rPr>
              <w:tab/>
            </w:r>
            <w:r w:rsidR="009B2273" w:rsidRPr="00B30A7B">
              <w:rPr>
                <w:rStyle w:val="Hyperlink"/>
                <w:rFonts w:ascii="Times New Roman" w:hAnsi="Times New Roman" w:cs="Times New Roman"/>
                <w:noProof/>
              </w:rPr>
              <w:t>Purpose</w:t>
            </w:r>
            <w:r w:rsidR="009B2273">
              <w:rPr>
                <w:noProof/>
                <w:webHidden/>
              </w:rPr>
              <w:tab/>
            </w:r>
            <w:r w:rsidR="009B2273">
              <w:rPr>
                <w:noProof/>
                <w:webHidden/>
              </w:rPr>
              <w:fldChar w:fldCharType="begin"/>
            </w:r>
            <w:r w:rsidR="009B2273">
              <w:rPr>
                <w:noProof/>
                <w:webHidden/>
              </w:rPr>
              <w:instrText xml:space="preserve"> PAGEREF _Toc64826362 \h </w:instrText>
            </w:r>
            <w:r w:rsidR="009B2273">
              <w:rPr>
                <w:noProof/>
                <w:webHidden/>
              </w:rPr>
            </w:r>
            <w:r w:rsidR="009B2273">
              <w:rPr>
                <w:noProof/>
                <w:webHidden/>
              </w:rPr>
              <w:fldChar w:fldCharType="separate"/>
            </w:r>
            <w:r w:rsidR="009B2273">
              <w:rPr>
                <w:noProof/>
                <w:webHidden/>
              </w:rPr>
              <w:t>5</w:t>
            </w:r>
            <w:r w:rsidR="009B2273">
              <w:rPr>
                <w:noProof/>
                <w:webHidden/>
              </w:rPr>
              <w:fldChar w:fldCharType="end"/>
            </w:r>
          </w:hyperlink>
        </w:p>
        <w:p w14:paraId="2B1688DD" w14:textId="7288AFA7" w:rsidR="009B2273" w:rsidRDefault="00745777">
          <w:pPr>
            <w:pStyle w:val="TOC2"/>
            <w:tabs>
              <w:tab w:val="left" w:pos="880"/>
              <w:tab w:val="right" w:leader="dot" w:pos="9350"/>
            </w:tabs>
            <w:rPr>
              <w:b w:val="0"/>
              <w:noProof/>
              <w:lang w:eastAsia="ja-JP"/>
            </w:rPr>
          </w:pPr>
          <w:hyperlink w:anchor="_Toc64826363" w:history="1">
            <w:r w:rsidR="009B2273" w:rsidRPr="00B30A7B">
              <w:rPr>
                <w:rStyle w:val="Hyperlink"/>
                <w:rFonts w:ascii="Times New Roman" w:hAnsi="Times New Roman" w:cs="Times New Roman"/>
                <w:noProof/>
              </w:rPr>
              <w:t>1.2</w:t>
            </w:r>
            <w:r w:rsidR="009B2273">
              <w:rPr>
                <w:b w:val="0"/>
                <w:noProof/>
                <w:lang w:eastAsia="ja-JP"/>
              </w:rPr>
              <w:tab/>
            </w:r>
            <w:r w:rsidR="009B2273" w:rsidRPr="00B30A7B">
              <w:rPr>
                <w:rStyle w:val="Hyperlink"/>
                <w:rFonts w:ascii="Times New Roman" w:hAnsi="Times New Roman" w:cs="Times New Roman"/>
                <w:noProof/>
              </w:rPr>
              <w:t>Scope</w:t>
            </w:r>
            <w:r w:rsidR="009B2273">
              <w:rPr>
                <w:noProof/>
                <w:webHidden/>
              </w:rPr>
              <w:tab/>
            </w:r>
            <w:r w:rsidR="009B2273">
              <w:rPr>
                <w:noProof/>
                <w:webHidden/>
              </w:rPr>
              <w:fldChar w:fldCharType="begin"/>
            </w:r>
            <w:r w:rsidR="009B2273">
              <w:rPr>
                <w:noProof/>
                <w:webHidden/>
              </w:rPr>
              <w:instrText xml:space="preserve"> PAGEREF _Toc64826363 \h </w:instrText>
            </w:r>
            <w:r w:rsidR="009B2273">
              <w:rPr>
                <w:noProof/>
                <w:webHidden/>
              </w:rPr>
            </w:r>
            <w:r w:rsidR="009B2273">
              <w:rPr>
                <w:noProof/>
                <w:webHidden/>
              </w:rPr>
              <w:fldChar w:fldCharType="separate"/>
            </w:r>
            <w:r w:rsidR="009B2273">
              <w:rPr>
                <w:noProof/>
                <w:webHidden/>
              </w:rPr>
              <w:t>5</w:t>
            </w:r>
            <w:r w:rsidR="009B2273">
              <w:rPr>
                <w:noProof/>
                <w:webHidden/>
              </w:rPr>
              <w:fldChar w:fldCharType="end"/>
            </w:r>
          </w:hyperlink>
        </w:p>
        <w:p w14:paraId="1A8D53B0" w14:textId="4842D4C3" w:rsidR="009B2273" w:rsidRDefault="00745777">
          <w:pPr>
            <w:pStyle w:val="TOC2"/>
            <w:tabs>
              <w:tab w:val="left" w:pos="880"/>
              <w:tab w:val="right" w:leader="dot" w:pos="9350"/>
            </w:tabs>
            <w:rPr>
              <w:b w:val="0"/>
              <w:noProof/>
              <w:lang w:eastAsia="ja-JP"/>
            </w:rPr>
          </w:pPr>
          <w:hyperlink w:anchor="_Toc64826364" w:history="1">
            <w:r w:rsidR="009B2273" w:rsidRPr="00B30A7B">
              <w:rPr>
                <w:rStyle w:val="Hyperlink"/>
                <w:rFonts w:ascii="Times New Roman" w:hAnsi="Times New Roman" w:cs="Times New Roman"/>
                <w:noProof/>
              </w:rPr>
              <w:t>1.3</w:t>
            </w:r>
            <w:r w:rsidR="009B2273">
              <w:rPr>
                <w:b w:val="0"/>
                <w:noProof/>
                <w:lang w:eastAsia="ja-JP"/>
              </w:rPr>
              <w:tab/>
            </w:r>
            <w:r w:rsidR="009B2273" w:rsidRPr="00B30A7B">
              <w:rPr>
                <w:rStyle w:val="Hyperlink"/>
                <w:rFonts w:ascii="Times New Roman" w:hAnsi="Times New Roman" w:cs="Times New Roman"/>
                <w:noProof/>
              </w:rPr>
              <w:t>Definitions and Acronyms</w:t>
            </w:r>
            <w:r w:rsidR="009B2273">
              <w:rPr>
                <w:noProof/>
                <w:webHidden/>
              </w:rPr>
              <w:tab/>
            </w:r>
            <w:r w:rsidR="009B2273">
              <w:rPr>
                <w:noProof/>
                <w:webHidden/>
              </w:rPr>
              <w:fldChar w:fldCharType="begin"/>
            </w:r>
            <w:r w:rsidR="009B2273">
              <w:rPr>
                <w:noProof/>
                <w:webHidden/>
              </w:rPr>
              <w:instrText xml:space="preserve"> PAGEREF _Toc64826364 \h </w:instrText>
            </w:r>
            <w:r w:rsidR="009B2273">
              <w:rPr>
                <w:noProof/>
                <w:webHidden/>
              </w:rPr>
            </w:r>
            <w:r w:rsidR="009B2273">
              <w:rPr>
                <w:noProof/>
                <w:webHidden/>
              </w:rPr>
              <w:fldChar w:fldCharType="separate"/>
            </w:r>
            <w:r w:rsidR="009B2273">
              <w:rPr>
                <w:noProof/>
                <w:webHidden/>
              </w:rPr>
              <w:t>5</w:t>
            </w:r>
            <w:r w:rsidR="009B2273">
              <w:rPr>
                <w:noProof/>
                <w:webHidden/>
              </w:rPr>
              <w:fldChar w:fldCharType="end"/>
            </w:r>
          </w:hyperlink>
        </w:p>
        <w:p w14:paraId="3AD052C4" w14:textId="39E42B84" w:rsidR="009B2273" w:rsidRDefault="00745777">
          <w:pPr>
            <w:pStyle w:val="TOC1"/>
            <w:tabs>
              <w:tab w:val="left" w:pos="480"/>
              <w:tab w:val="right" w:leader="dot" w:pos="9350"/>
            </w:tabs>
            <w:rPr>
              <w:b w:val="0"/>
              <w:noProof/>
              <w:sz w:val="22"/>
              <w:szCs w:val="22"/>
              <w:lang w:eastAsia="ja-JP"/>
            </w:rPr>
          </w:pPr>
          <w:hyperlink w:anchor="_Toc64826365" w:history="1">
            <w:r w:rsidR="009B2273" w:rsidRPr="00B30A7B">
              <w:rPr>
                <w:rStyle w:val="Hyperlink"/>
                <w:rFonts w:ascii="Times New Roman" w:hAnsi="Times New Roman" w:cs="Times New Roman"/>
                <w:noProof/>
              </w:rPr>
              <w:t>2</w:t>
            </w:r>
            <w:r w:rsidR="009B2273">
              <w:rPr>
                <w:b w:val="0"/>
                <w:noProof/>
                <w:sz w:val="22"/>
                <w:szCs w:val="22"/>
                <w:lang w:eastAsia="ja-JP"/>
              </w:rPr>
              <w:tab/>
            </w:r>
            <w:r w:rsidR="009B2273" w:rsidRPr="00B30A7B">
              <w:rPr>
                <w:rStyle w:val="Hyperlink"/>
                <w:rFonts w:ascii="Times New Roman" w:hAnsi="Times New Roman" w:cs="Times New Roman"/>
                <w:noProof/>
              </w:rPr>
              <w:t>SYSTEM ARCHITECTURE</w:t>
            </w:r>
            <w:r w:rsidR="009B2273">
              <w:rPr>
                <w:noProof/>
                <w:webHidden/>
              </w:rPr>
              <w:tab/>
            </w:r>
            <w:r w:rsidR="009B2273">
              <w:rPr>
                <w:noProof/>
                <w:webHidden/>
              </w:rPr>
              <w:fldChar w:fldCharType="begin"/>
            </w:r>
            <w:r w:rsidR="009B2273">
              <w:rPr>
                <w:noProof/>
                <w:webHidden/>
              </w:rPr>
              <w:instrText xml:space="preserve"> PAGEREF _Toc64826365 \h </w:instrText>
            </w:r>
            <w:r w:rsidR="009B2273">
              <w:rPr>
                <w:noProof/>
                <w:webHidden/>
              </w:rPr>
            </w:r>
            <w:r w:rsidR="009B2273">
              <w:rPr>
                <w:noProof/>
                <w:webHidden/>
              </w:rPr>
              <w:fldChar w:fldCharType="separate"/>
            </w:r>
            <w:r w:rsidR="009B2273">
              <w:rPr>
                <w:noProof/>
                <w:webHidden/>
              </w:rPr>
              <w:t>7</w:t>
            </w:r>
            <w:r w:rsidR="009B2273">
              <w:rPr>
                <w:noProof/>
                <w:webHidden/>
              </w:rPr>
              <w:fldChar w:fldCharType="end"/>
            </w:r>
          </w:hyperlink>
        </w:p>
        <w:p w14:paraId="6503FC26" w14:textId="74465369" w:rsidR="009B2273" w:rsidRDefault="00745777">
          <w:pPr>
            <w:pStyle w:val="TOC2"/>
            <w:tabs>
              <w:tab w:val="left" w:pos="880"/>
              <w:tab w:val="right" w:leader="dot" w:pos="9350"/>
            </w:tabs>
            <w:rPr>
              <w:b w:val="0"/>
              <w:noProof/>
              <w:lang w:eastAsia="ja-JP"/>
            </w:rPr>
          </w:pPr>
          <w:hyperlink w:anchor="_Toc64826366" w:history="1">
            <w:r w:rsidR="009B2273" w:rsidRPr="00B30A7B">
              <w:rPr>
                <w:rStyle w:val="Hyperlink"/>
                <w:rFonts w:ascii="Times New Roman" w:hAnsi="Times New Roman" w:cs="Times New Roman"/>
                <w:noProof/>
              </w:rPr>
              <w:t>2.1</w:t>
            </w:r>
            <w:r w:rsidR="009B2273">
              <w:rPr>
                <w:b w:val="0"/>
                <w:noProof/>
                <w:lang w:eastAsia="ja-JP"/>
              </w:rPr>
              <w:tab/>
            </w:r>
            <w:r w:rsidR="009B2273" w:rsidRPr="00B30A7B">
              <w:rPr>
                <w:rStyle w:val="Hyperlink"/>
                <w:rFonts w:ascii="Times New Roman" w:hAnsi="Times New Roman" w:cs="Times New Roman"/>
                <w:noProof/>
              </w:rPr>
              <w:t>Overall Architectural Design</w:t>
            </w:r>
            <w:r w:rsidR="009B2273">
              <w:rPr>
                <w:noProof/>
                <w:webHidden/>
              </w:rPr>
              <w:tab/>
            </w:r>
            <w:r w:rsidR="009B2273">
              <w:rPr>
                <w:noProof/>
                <w:webHidden/>
              </w:rPr>
              <w:fldChar w:fldCharType="begin"/>
            </w:r>
            <w:r w:rsidR="009B2273">
              <w:rPr>
                <w:noProof/>
                <w:webHidden/>
              </w:rPr>
              <w:instrText xml:space="preserve"> PAGEREF _Toc64826366 \h </w:instrText>
            </w:r>
            <w:r w:rsidR="009B2273">
              <w:rPr>
                <w:noProof/>
                <w:webHidden/>
              </w:rPr>
            </w:r>
            <w:r w:rsidR="009B2273">
              <w:rPr>
                <w:noProof/>
                <w:webHidden/>
              </w:rPr>
              <w:fldChar w:fldCharType="separate"/>
            </w:r>
            <w:r w:rsidR="009B2273">
              <w:rPr>
                <w:noProof/>
                <w:webHidden/>
              </w:rPr>
              <w:t>7</w:t>
            </w:r>
            <w:r w:rsidR="009B2273">
              <w:rPr>
                <w:noProof/>
                <w:webHidden/>
              </w:rPr>
              <w:fldChar w:fldCharType="end"/>
            </w:r>
          </w:hyperlink>
        </w:p>
        <w:p w14:paraId="64ED1A90" w14:textId="082B52D9" w:rsidR="009B2273" w:rsidRDefault="00745777">
          <w:pPr>
            <w:pStyle w:val="TOC2"/>
            <w:tabs>
              <w:tab w:val="left" w:pos="880"/>
              <w:tab w:val="right" w:leader="dot" w:pos="9350"/>
            </w:tabs>
            <w:rPr>
              <w:b w:val="0"/>
              <w:noProof/>
              <w:lang w:eastAsia="ja-JP"/>
            </w:rPr>
          </w:pPr>
          <w:hyperlink w:anchor="_Toc64826367" w:history="1">
            <w:r w:rsidR="009B2273" w:rsidRPr="00B30A7B">
              <w:rPr>
                <w:rStyle w:val="Hyperlink"/>
                <w:rFonts w:ascii="Times New Roman" w:eastAsia="Times New Roman" w:hAnsi="Times New Roman" w:cs="Times New Roman"/>
                <w:noProof/>
              </w:rPr>
              <w:t>2.2</w:t>
            </w:r>
            <w:r w:rsidR="009B2273">
              <w:rPr>
                <w:b w:val="0"/>
                <w:noProof/>
                <w:lang w:eastAsia="ja-JP"/>
              </w:rPr>
              <w:tab/>
            </w:r>
            <w:r w:rsidR="009B2273" w:rsidRPr="00B30A7B">
              <w:rPr>
                <w:rStyle w:val="Hyperlink"/>
                <w:rFonts w:ascii="Times New Roman" w:eastAsia="Times New Roman" w:hAnsi="Times New Roman" w:cs="Times New Roman"/>
                <w:noProof/>
              </w:rPr>
              <w:t>Code Repository</w:t>
            </w:r>
            <w:r w:rsidR="009B2273">
              <w:rPr>
                <w:noProof/>
                <w:webHidden/>
              </w:rPr>
              <w:tab/>
            </w:r>
            <w:r w:rsidR="009B2273">
              <w:rPr>
                <w:noProof/>
                <w:webHidden/>
              </w:rPr>
              <w:fldChar w:fldCharType="begin"/>
            </w:r>
            <w:r w:rsidR="009B2273">
              <w:rPr>
                <w:noProof/>
                <w:webHidden/>
              </w:rPr>
              <w:instrText xml:space="preserve"> PAGEREF _Toc64826367 \h </w:instrText>
            </w:r>
            <w:r w:rsidR="009B2273">
              <w:rPr>
                <w:noProof/>
                <w:webHidden/>
              </w:rPr>
            </w:r>
            <w:r w:rsidR="009B2273">
              <w:rPr>
                <w:noProof/>
                <w:webHidden/>
              </w:rPr>
              <w:fldChar w:fldCharType="separate"/>
            </w:r>
            <w:r w:rsidR="009B2273">
              <w:rPr>
                <w:noProof/>
                <w:webHidden/>
              </w:rPr>
              <w:t>8</w:t>
            </w:r>
            <w:r w:rsidR="009B2273">
              <w:rPr>
                <w:noProof/>
                <w:webHidden/>
              </w:rPr>
              <w:fldChar w:fldCharType="end"/>
            </w:r>
          </w:hyperlink>
        </w:p>
        <w:p w14:paraId="77210191" w14:textId="052CA243" w:rsidR="009B2273" w:rsidRDefault="00745777">
          <w:pPr>
            <w:pStyle w:val="TOC2"/>
            <w:tabs>
              <w:tab w:val="left" w:pos="880"/>
              <w:tab w:val="right" w:leader="dot" w:pos="9350"/>
            </w:tabs>
            <w:rPr>
              <w:b w:val="0"/>
              <w:noProof/>
              <w:lang w:eastAsia="ja-JP"/>
            </w:rPr>
          </w:pPr>
          <w:hyperlink w:anchor="_Toc64826368" w:history="1">
            <w:r w:rsidR="009B2273" w:rsidRPr="00B30A7B">
              <w:rPr>
                <w:rStyle w:val="Hyperlink"/>
                <w:rFonts w:ascii="Times New Roman" w:eastAsia="Times New Roman" w:hAnsi="Times New Roman" w:cs="Times New Roman"/>
                <w:noProof/>
              </w:rPr>
              <w:t>2.3</w:t>
            </w:r>
            <w:r w:rsidR="009B2273">
              <w:rPr>
                <w:b w:val="0"/>
                <w:noProof/>
                <w:lang w:eastAsia="ja-JP"/>
              </w:rPr>
              <w:tab/>
            </w:r>
            <w:r w:rsidR="009B2273" w:rsidRPr="00B30A7B">
              <w:rPr>
                <w:rStyle w:val="Hyperlink"/>
                <w:rFonts w:ascii="Times New Roman" w:eastAsia="Times New Roman" w:hAnsi="Times New Roman" w:cs="Times New Roman"/>
                <w:noProof/>
              </w:rPr>
              <w:t>Azure DevOps</w:t>
            </w:r>
            <w:r w:rsidR="009B2273">
              <w:rPr>
                <w:noProof/>
                <w:webHidden/>
              </w:rPr>
              <w:tab/>
            </w:r>
            <w:r w:rsidR="009B2273">
              <w:rPr>
                <w:noProof/>
                <w:webHidden/>
              </w:rPr>
              <w:fldChar w:fldCharType="begin"/>
            </w:r>
            <w:r w:rsidR="009B2273">
              <w:rPr>
                <w:noProof/>
                <w:webHidden/>
              </w:rPr>
              <w:instrText xml:space="preserve"> PAGEREF _Toc64826368 \h </w:instrText>
            </w:r>
            <w:r w:rsidR="009B2273">
              <w:rPr>
                <w:noProof/>
                <w:webHidden/>
              </w:rPr>
            </w:r>
            <w:r w:rsidR="009B2273">
              <w:rPr>
                <w:noProof/>
                <w:webHidden/>
              </w:rPr>
              <w:fldChar w:fldCharType="separate"/>
            </w:r>
            <w:r w:rsidR="009B2273">
              <w:rPr>
                <w:noProof/>
                <w:webHidden/>
              </w:rPr>
              <w:t>8</w:t>
            </w:r>
            <w:r w:rsidR="009B2273">
              <w:rPr>
                <w:noProof/>
                <w:webHidden/>
              </w:rPr>
              <w:fldChar w:fldCharType="end"/>
            </w:r>
          </w:hyperlink>
        </w:p>
        <w:p w14:paraId="48461029" w14:textId="63027839"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69" w:history="1">
            <w:r w:rsidR="009B2273" w:rsidRPr="00B30A7B">
              <w:rPr>
                <w:rStyle w:val="Hyperlink"/>
                <w:noProof/>
              </w:rPr>
              <w:t>2.3.1</w:t>
            </w:r>
            <w:r w:rsidR="009B2273">
              <w:rPr>
                <w:rFonts w:asciiTheme="minorHAnsi" w:eastAsiaTheme="minorEastAsia" w:hAnsiTheme="minorHAnsi" w:cstheme="minorBidi"/>
                <w:noProof/>
                <w:sz w:val="22"/>
                <w:szCs w:val="22"/>
                <w:lang w:eastAsia="ja-JP"/>
              </w:rPr>
              <w:tab/>
            </w:r>
            <w:r w:rsidR="009B2273" w:rsidRPr="00B30A7B">
              <w:rPr>
                <w:rStyle w:val="Hyperlink"/>
                <w:noProof/>
              </w:rPr>
              <w:t>Build Pipeline</w:t>
            </w:r>
            <w:r w:rsidR="009B2273">
              <w:rPr>
                <w:noProof/>
                <w:webHidden/>
              </w:rPr>
              <w:tab/>
            </w:r>
            <w:r w:rsidR="009B2273">
              <w:rPr>
                <w:noProof/>
                <w:webHidden/>
              </w:rPr>
              <w:fldChar w:fldCharType="begin"/>
            </w:r>
            <w:r w:rsidR="009B2273">
              <w:rPr>
                <w:noProof/>
                <w:webHidden/>
              </w:rPr>
              <w:instrText xml:space="preserve"> PAGEREF _Toc64826369 \h </w:instrText>
            </w:r>
            <w:r w:rsidR="009B2273">
              <w:rPr>
                <w:noProof/>
                <w:webHidden/>
              </w:rPr>
            </w:r>
            <w:r w:rsidR="009B2273">
              <w:rPr>
                <w:noProof/>
                <w:webHidden/>
              </w:rPr>
              <w:fldChar w:fldCharType="separate"/>
            </w:r>
            <w:r w:rsidR="009B2273">
              <w:rPr>
                <w:noProof/>
                <w:webHidden/>
              </w:rPr>
              <w:t>9</w:t>
            </w:r>
            <w:r w:rsidR="009B2273">
              <w:rPr>
                <w:noProof/>
                <w:webHidden/>
              </w:rPr>
              <w:fldChar w:fldCharType="end"/>
            </w:r>
          </w:hyperlink>
        </w:p>
        <w:p w14:paraId="42E6D1BB" w14:textId="13DED729"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70" w:history="1">
            <w:r w:rsidR="009B2273" w:rsidRPr="00B30A7B">
              <w:rPr>
                <w:rStyle w:val="Hyperlink"/>
                <w:noProof/>
              </w:rPr>
              <w:t>2.3.2</w:t>
            </w:r>
            <w:r w:rsidR="009B2273">
              <w:rPr>
                <w:rFonts w:asciiTheme="minorHAnsi" w:eastAsiaTheme="minorEastAsia" w:hAnsiTheme="minorHAnsi" w:cstheme="minorBidi"/>
                <w:noProof/>
                <w:sz w:val="22"/>
                <w:szCs w:val="22"/>
                <w:lang w:eastAsia="ja-JP"/>
              </w:rPr>
              <w:tab/>
            </w:r>
            <w:r w:rsidR="009B2273" w:rsidRPr="00B30A7B">
              <w:rPr>
                <w:rStyle w:val="Hyperlink"/>
                <w:noProof/>
              </w:rPr>
              <w:t>Release Pipeline</w:t>
            </w:r>
            <w:r w:rsidR="009B2273">
              <w:rPr>
                <w:noProof/>
                <w:webHidden/>
              </w:rPr>
              <w:tab/>
            </w:r>
            <w:r w:rsidR="009B2273">
              <w:rPr>
                <w:noProof/>
                <w:webHidden/>
              </w:rPr>
              <w:fldChar w:fldCharType="begin"/>
            </w:r>
            <w:r w:rsidR="009B2273">
              <w:rPr>
                <w:noProof/>
                <w:webHidden/>
              </w:rPr>
              <w:instrText xml:space="preserve"> PAGEREF _Toc64826370 \h </w:instrText>
            </w:r>
            <w:r w:rsidR="009B2273">
              <w:rPr>
                <w:noProof/>
                <w:webHidden/>
              </w:rPr>
            </w:r>
            <w:r w:rsidR="009B2273">
              <w:rPr>
                <w:noProof/>
                <w:webHidden/>
              </w:rPr>
              <w:fldChar w:fldCharType="separate"/>
            </w:r>
            <w:r w:rsidR="009B2273">
              <w:rPr>
                <w:noProof/>
                <w:webHidden/>
              </w:rPr>
              <w:t>10</w:t>
            </w:r>
            <w:r w:rsidR="009B2273">
              <w:rPr>
                <w:noProof/>
                <w:webHidden/>
              </w:rPr>
              <w:fldChar w:fldCharType="end"/>
            </w:r>
          </w:hyperlink>
        </w:p>
        <w:p w14:paraId="2C08CECC" w14:textId="10B7AF27" w:rsidR="009B2273" w:rsidRDefault="00745777">
          <w:pPr>
            <w:pStyle w:val="TOC2"/>
            <w:tabs>
              <w:tab w:val="left" w:pos="880"/>
              <w:tab w:val="right" w:leader="dot" w:pos="9350"/>
            </w:tabs>
            <w:rPr>
              <w:b w:val="0"/>
              <w:noProof/>
              <w:lang w:eastAsia="ja-JP"/>
            </w:rPr>
          </w:pPr>
          <w:hyperlink w:anchor="_Toc64826371" w:history="1">
            <w:r w:rsidR="009B2273" w:rsidRPr="00B30A7B">
              <w:rPr>
                <w:rStyle w:val="Hyperlink"/>
                <w:rFonts w:ascii="Times New Roman" w:eastAsia="Times New Roman" w:hAnsi="Times New Roman" w:cs="Times New Roman"/>
                <w:noProof/>
              </w:rPr>
              <w:t>2.4</w:t>
            </w:r>
            <w:r w:rsidR="009B2273">
              <w:rPr>
                <w:b w:val="0"/>
                <w:noProof/>
                <w:lang w:eastAsia="ja-JP"/>
              </w:rPr>
              <w:tab/>
            </w:r>
            <w:r w:rsidR="009B2273" w:rsidRPr="00B30A7B">
              <w:rPr>
                <w:rStyle w:val="Hyperlink"/>
                <w:rFonts w:ascii="Times New Roman" w:eastAsia="Times New Roman" w:hAnsi="Times New Roman" w:cs="Times New Roman"/>
                <w:noProof/>
              </w:rPr>
              <w:t>Microsoft Azure</w:t>
            </w:r>
            <w:r w:rsidR="009B2273">
              <w:rPr>
                <w:noProof/>
                <w:webHidden/>
              </w:rPr>
              <w:tab/>
            </w:r>
            <w:r w:rsidR="009B2273">
              <w:rPr>
                <w:noProof/>
                <w:webHidden/>
              </w:rPr>
              <w:fldChar w:fldCharType="begin"/>
            </w:r>
            <w:r w:rsidR="009B2273">
              <w:rPr>
                <w:noProof/>
                <w:webHidden/>
              </w:rPr>
              <w:instrText xml:space="preserve"> PAGEREF _Toc64826371 \h </w:instrText>
            </w:r>
            <w:r w:rsidR="009B2273">
              <w:rPr>
                <w:noProof/>
                <w:webHidden/>
              </w:rPr>
            </w:r>
            <w:r w:rsidR="009B2273">
              <w:rPr>
                <w:noProof/>
                <w:webHidden/>
              </w:rPr>
              <w:fldChar w:fldCharType="separate"/>
            </w:r>
            <w:r w:rsidR="009B2273">
              <w:rPr>
                <w:noProof/>
                <w:webHidden/>
              </w:rPr>
              <w:t>11</w:t>
            </w:r>
            <w:r w:rsidR="009B2273">
              <w:rPr>
                <w:noProof/>
                <w:webHidden/>
              </w:rPr>
              <w:fldChar w:fldCharType="end"/>
            </w:r>
          </w:hyperlink>
        </w:p>
        <w:p w14:paraId="68F2361C" w14:textId="1DFDEB3C"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72" w:history="1">
            <w:r w:rsidR="009B2273" w:rsidRPr="00B30A7B">
              <w:rPr>
                <w:rStyle w:val="Hyperlink"/>
                <w:noProof/>
              </w:rPr>
              <w:t>2.4.1</w:t>
            </w:r>
            <w:r w:rsidR="009B2273">
              <w:rPr>
                <w:rFonts w:asciiTheme="minorHAnsi" w:eastAsiaTheme="minorEastAsia" w:hAnsiTheme="minorHAnsi" w:cstheme="minorBidi"/>
                <w:noProof/>
                <w:sz w:val="22"/>
                <w:szCs w:val="22"/>
                <w:lang w:eastAsia="ja-JP"/>
              </w:rPr>
              <w:tab/>
            </w:r>
            <w:r w:rsidR="009B2273" w:rsidRPr="00B30A7B">
              <w:rPr>
                <w:rStyle w:val="Hyperlink"/>
                <w:noProof/>
              </w:rPr>
              <w:t>Azure Kubernetes Service (AKS)</w:t>
            </w:r>
            <w:r w:rsidR="009B2273">
              <w:rPr>
                <w:noProof/>
                <w:webHidden/>
              </w:rPr>
              <w:tab/>
            </w:r>
            <w:r w:rsidR="009B2273">
              <w:rPr>
                <w:noProof/>
                <w:webHidden/>
              </w:rPr>
              <w:fldChar w:fldCharType="begin"/>
            </w:r>
            <w:r w:rsidR="009B2273">
              <w:rPr>
                <w:noProof/>
                <w:webHidden/>
              </w:rPr>
              <w:instrText xml:space="preserve"> PAGEREF _Toc64826372 \h </w:instrText>
            </w:r>
            <w:r w:rsidR="009B2273">
              <w:rPr>
                <w:noProof/>
                <w:webHidden/>
              </w:rPr>
            </w:r>
            <w:r w:rsidR="009B2273">
              <w:rPr>
                <w:noProof/>
                <w:webHidden/>
              </w:rPr>
              <w:fldChar w:fldCharType="separate"/>
            </w:r>
            <w:r w:rsidR="009B2273">
              <w:rPr>
                <w:noProof/>
                <w:webHidden/>
              </w:rPr>
              <w:t>11</w:t>
            </w:r>
            <w:r w:rsidR="009B2273">
              <w:rPr>
                <w:noProof/>
                <w:webHidden/>
              </w:rPr>
              <w:fldChar w:fldCharType="end"/>
            </w:r>
          </w:hyperlink>
        </w:p>
        <w:p w14:paraId="2F12AD62" w14:textId="48B949AE"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73" w:history="1">
            <w:r w:rsidR="009B2273" w:rsidRPr="00B30A7B">
              <w:rPr>
                <w:rStyle w:val="Hyperlink"/>
                <w:noProof/>
              </w:rPr>
              <w:t>2.4.2</w:t>
            </w:r>
            <w:r w:rsidR="009B2273">
              <w:rPr>
                <w:rFonts w:asciiTheme="minorHAnsi" w:eastAsiaTheme="minorEastAsia" w:hAnsiTheme="minorHAnsi" w:cstheme="minorBidi"/>
                <w:noProof/>
                <w:sz w:val="22"/>
                <w:szCs w:val="22"/>
                <w:lang w:eastAsia="ja-JP"/>
              </w:rPr>
              <w:tab/>
            </w:r>
            <w:r w:rsidR="009B2273" w:rsidRPr="00B30A7B">
              <w:rPr>
                <w:rStyle w:val="Hyperlink"/>
                <w:noProof/>
              </w:rPr>
              <w:t>Azure Virtual Machine and App Services</w:t>
            </w:r>
            <w:r w:rsidR="009B2273">
              <w:rPr>
                <w:noProof/>
                <w:webHidden/>
              </w:rPr>
              <w:tab/>
            </w:r>
            <w:r w:rsidR="009B2273">
              <w:rPr>
                <w:noProof/>
                <w:webHidden/>
              </w:rPr>
              <w:fldChar w:fldCharType="begin"/>
            </w:r>
            <w:r w:rsidR="009B2273">
              <w:rPr>
                <w:noProof/>
                <w:webHidden/>
              </w:rPr>
              <w:instrText xml:space="preserve"> PAGEREF _Toc64826373 \h </w:instrText>
            </w:r>
            <w:r w:rsidR="009B2273">
              <w:rPr>
                <w:noProof/>
                <w:webHidden/>
              </w:rPr>
            </w:r>
            <w:r w:rsidR="009B2273">
              <w:rPr>
                <w:noProof/>
                <w:webHidden/>
              </w:rPr>
              <w:fldChar w:fldCharType="separate"/>
            </w:r>
            <w:r w:rsidR="009B2273">
              <w:rPr>
                <w:noProof/>
                <w:webHidden/>
              </w:rPr>
              <w:t>13</w:t>
            </w:r>
            <w:r w:rsidR="009B2273">
              <w:rPr>
                <w:noProof/>
                <w:webHidden/>
              </w:rPr>
              <w:fldChar w:fldCharType="end"/>
            </w:r>
          </w:hyperlink>
        </w:p>
        <w:p w14:paraId="7A9260F0" w14:textId="04875150" w:rsidR="009B2273" w:rsidRDefault="00745777">
          <w:pPr>
            <w:pStyle w:val="TOC2"/>
            <w:tabs>
              <w:tab w:val="left" w:pos="880"/>
              <w:tab w:val="right" w:leader="dot" w:pos="9350"/>
            </w:tabs>
            <w:rPr>
              <w:b w:val="0"/>
              <w:noProof/>
              <w:lang w:eastAsia="ja-JP"/>
            </w:rPr>
          </w:pPr>
          <w:hyperlink w:anchor="_Toc64826374" w:history="1">
            <w:r w:rsidR="009B2273" w:rsidRPr="00B30A7B">
              <w:rPr>
                <w:rStyle w:val="Hyperlink"/>
                <w:rFonts w:ascii="Times New Roman" w:hAnsi="Times New Roman" w:cs="Times New Roman"/>
                <w:noProof/>
              </w:rPr>
              <w:t>2.5</w:t>
            </w:r>
            <w:r w:rsidR="009B2273">
              <w:rPr>
                <w:b w:val="0"/>
                <w:noProof/>
                <w:lang w:eastAsia="ja-JP"/>
              </w:rPr>
              <w:tab/>
            </w:r>
            <w:r w:rsidR="009B2273" w:rsidRPr="00B30A7B">
              <w:rPr>
                <w:rStyle w:val="Hyperlink"/>
                <w:rFonts w:ascii="Times New Roman" w:hAnsi="Times New Roman" w:cs="Times New Roman"/>
                <w:noProof/>
              </w:rPr>
              <w:t>Advanced Deployment Factory (ADF)</w:t>
            </w:r>
            <w:r w:rsidR="009B2273">
              <w:rPr>
                <w:noProof/>
                <w:webHidden/>
              </w:rPr>
              <w:tab/>
            </w:r>
            <w:r w:rsidR="009B2273">
              <w:rPr>
                <w:noProof/>
                <w:webHidden/>
              </w:rPr>
              <w:fldChar w:fldCharType="begin"/>
            </w:r>
            <w:r w:rsidR="009B2273">
              <w:rPr>
                <w:noProof/>
                <w:webHidden/>
              </w:rPr>
              <w:instrText xml:space="preserve"> PAGEREF _Toc64826374 \h </w:instrText>
            </w:r>
            <w:r w:rsidR="009B2273">
              <w:rPr>
                <w:noProof/>
                <w:webHidden/>
              </w:rPr>
            </w:r>
            <w:r w:rsidR="009B2273">
              <w:rPr>
                <w:noProof/>
                <w:webHidden/>
              </w:rPr>
              <w:fldChar w:fldCharType="separate"/>
            </w:r>
            <w:r w:rsidR="009B2273">
              <w:rPr>
                <w:noProof/>
                <w:webHidden/>
              </w:rPr>
              <w:t>13</w:t>
            </w:r>
            <w:r w:rsidR="009B2273">
              <w:rPr>
                <w:noProof/>
                <w:webHidden/>
              </w:rPr>
              <w:fldChar w:fldCharType="end"/>
            </w:r>
          </w:hyperlink>
        </w:p>
        <w:p w14:paraId="5C9DDD4F" w14:textId="3B97D4F5" w:rsidR="009B2273" w:rsidRDefault="00745777">
          <w:pPr>
            <w:pStyle w:val="TOC1"/>
            <w:tabs>
              <w:tab w:val="left" w:pos="480"/>
              <w:tab w:val="right" w:leader="dot" w:pos="9350"/>
            </w:tabs>
            <w:rPr>
              <w:b w:val="0"/>
              <w:noProof/>
              <w:sz w:val="22"/>
              <w:szCs w:val="22"/>
              <w:lang w:eastAsia="ja-JP"/>
            </w:rPr>
          </w:pPr>
          <w:hyperlink w:anchor="_Toc64826375" w:history="1">
            <w:r w:rsidR="009B2273" w:rsidRPr="00B30A7B">
              <w:rPr>
                <w:rStyle w:val="Hyperlink"/>
                <w:rFonts w:ascii="Times New Roman" w:hAnsi="Times New Roman" w:cs="Times New Roman"/>
                <w:noProof/>
              </w:rPr>
              <w:t>3</w:t>
            </w:r>
            <w:r w:rsidR="009B2273">
              <w:rPr>
                <w:b w:val="0"/>
                <w:noProof/>
                <w:sz w:val="22"/>
                <w:szCs w:val="22"/>
                <w:lang w:eastAsia="ja-JP"/>
              </w:rPr>
              <w:tab/>
            </w:r>
            <w:r w:rsidR="009B2273" w:rsidRPr="00B30A7B">
              <w:rPr>
                <w:rStyle w:val="Hyperlink"/>
                <w:rFonts w:ascii="Times New Roman" w:hAnsi="Times New Roman" w:cs="Times New Roman"/>
                <w:noProof/>
              </w:rPr>
              <w:t>COMPONENT DESIGN</w:t>
            </w:r>
            <w:r w:rsidR="009B2273">
              <w:rPr>
                <w:noProof/>
                <w:webHidden/>
              </w:rPr>
              <w:tab/>
            </w:r>
            <w:r w:rsidR="009B2273">
              <w:rPr>
                <w:noProof/>
                <w:webHidden/>
              </w:rPr>
              <w:fldChar w:fldCharType="begin"/>
            </w:r>
            <w:r w:rsidR="009B2273">
              <w:rPr>
                <w:noProof/>
                <w:webHidden/>
              </w:rPr>
              <w:instrText xml:space="preserve"> PAGEREF _Toc64826375 \h </w:instrText>
            </w:r>
            <w:r w:rsidR="009B2273">
              <w:rPr>
                <w:noProof/>
                <w:webHidden/>
              </w:rPr>
            </w:r>
            <w:r w:rsidR="009B2273">
              <w:rPr>
                <w:noProof/>
                <w:webHidden/>
              </w:rPr>
              <w:fldChar w:fldCharType="separate"/>
            </w:r>
            <w:r w:rsidR="009B2273">
              <w:rPr>
                <w:noProof/>
                <w:webHidden/>
              </w:rPr>
              <w:t>13</w:t>
            </w:r>
            <w:r w:rsidR="009B2273">
              <w:rPr>
                <w:noProof/>
                <w:webHidden/>
              </w:rPr>
              <w:fldChar w:fldCharType="end"/>
            </w:r>
          </w:hyperlink>
        </w:p>
        <w:p w14:paraId="2F3FFEEF" w14:textId="5D750095" w:rsidR="009B2273" w:rsidRDefault="00745777">
          <w:pPr>
            <w:pStyle w:val="TOC2"/>
            <w:tabs>
              <w:tab w:val="left" w:pos="880"/>
              <w:tab w:val="right" w:leader="dot" w:pos="9350"/>
            </w:tabs>
            <w:rPr>
              <w:b w:val="0"/>
              <w:noProof/>
              <w:lang w:eastAsia="ja-JP"/>
            </w:rPr>
          </w:pPr>
          <w:hyperlink w:anchor="_Toc64826376" w:history="1">
            <w:r w:rsidR="009B2273" w:rsidRPr="00B30A7B">
              <w:rPr>
                <w:rStyle w:val="Hyperlink"/>
                <w:rFonts w:ascii="Times New Roman" w:eastAsia="Times New Roman" w:hAnsi="Times New Roman" w:cs="Times New Roman"/>
                <w:noProof/>
              </w:rPr>
              <w:t>3.1</w:t>
            </w:r>
            <w:r w:rsidR="009B2273">
              <w:rPr>
                <w:b w:val="0"/>
                <w:noProof/>
                <w:lang w:eastAsia="ja-JP"/>
              </w:rPr>
              <w:tab/>
            </w:r>
            <w:r w:rsidR="009B2273" w:rsidRPr="00B30A7B">
              <w:rPr>
                <w:rStyle w:val="Hyperlink"/>
                <w:rFonts w:ascii="Times New Roman" w:eastAsia="Times New Roman" w:hAnsi="Times New Roman" w:cs="Times New Roman"/>
                <w:noProof/>
              </w:rPr>
              <w:t>Technologies</w:t>
            </w:r>
            <w:r w:rsidR="009B2273">
              <w:rPr>
                <w:noProof/>
                <w:webHidden/>
              </w:rPr>
              <w:tab/>
            </w:r>
            <w:r w:rsidR="009B2273">
              <w:rPr>
                <w:noProof/>
                <w:webHidden/>
              </w:rPr>
              <w:fldChar w:fldCharType="begin"/>
            </w:r>
            <w:r w:rsidR="009B2273">
              <w:rPr>
                <w:noProof/>
                <w:webHidden/>
              </w:rPr>
              <w:instrText xml:space="preserve"> PAGEREF _Toc64826376 \h </w:instrText>
            </w:r>
            <w:r w:rsidR="009B2273">
              <w:rPr>
                <w:noProof/>
                <w:webHidden/>
              </w:rPr>
            </w:r>
            <w:r w:rsidR="009B2273">
              <w:rPr>
                <w:noProof/>
                <w:webHidden/>
              </w:rPr>
              <w:fldChar w:fldCharType="separate"/>
            </w:r>
            <w:r w:rsidR="009B2273">
              <w:rPr>
                <w:noProof/>
                <w:webHidden/>
              </w:rPr>
              <w:t>13</w:t>
            </w:r>
            <w:r w:rsidR="009B2273">
              <w:rPr>
                <w:noProof/>
                <w:webHidden/>
              </w:rPr>
              <w:fldChar w:fldCharType="end"/>
            </w:r>
          </w:hyperlink>
        </w:p>
        <w:p w14:paraId="4523EB7E" w14:textId="3BB5CC01" w:rsidR="009B2273" w:rsidRDefault="00745777">
          <w:pPr>
            <w:pStyle w:val="TOC2"/>
            <w:tabs>
              <w:tab w:val="left" w:pos="880"/>
              <w:tab w:val="right" w:leader="dot" w:pos="9350"/>
            </w:tabs>
            <w:rPr>
              <w:b w:val="0"/>
              <w:noProof/>
              <w:lang w:eastAsia="ja-JP"/>
            </w:rPr>
          </w:pPr>
          <w:hyperlink w:anchor="_Toc64826377" w:history="1">
            <w:r w:rsidR="009B2273" w:rsidRPr="00B30A7B">
              <w:rPr>
                <w:rStyle w:val="Hyperlink"/>
                <w:rFonts w:ascii="Times New Roman" w:eastAsia="Times New Roman" w:hAnsi="Times New Roman" w:cs="Times New Roman"/>
                <w:noProof/>
              </w:rPr>
              <w:t>3.2</w:t>
            </w:r>
            <w:r w:rsidR="009B2273">
              <w:rPr>
                <w:b w:val="0"/>
                <w:noProof/>
                <w:lang w:eastAsia="ja-JP"/>
              </w:rPr>
              <w:tab/>
            </w:r>
            <w:r w:rsidR="009B2273" w:rsidRPr="00B30A7B">
              <w:rPr>
                <w:rStyle w:val="Hyperlink"/>
                <w:rFonts w:ascii="Times New Roman" w:eastAsia="Times New Roman" w:hAnsi="Times New Roman" w:cs="Times New Roman"/>
                <w:noProof/>
              </w:rPr>
              <w:t>Build Pipelines</w:t>
            </w:r>
            <w:r w:rsidR="009B2273">
              <w:rPr>
                <w:noProof/>
                <w:webHidden/>
              </w:rPr>
              <w:tab/>
            </w:r>
            <w:r w:rsidR="009B2273">
              <w:rPr>
                <w:noProof/>
                <w:webHidden/>
              </w:rPr>
              <w:fldChar w:fldCharType="begin"/>
            </w:r>
            <w:r w:rsidR="009B2273">
              <w:rPr>
                <w:noProof/>
                <w:webHidden/>
              </w:rPr>
              <w:instrText xml:space="preserve"> PAGEREF _Toc64826377 \h </w:instrText>
            </w:r>
            <w:r w:rsidR="009B2273">
              <w:rPr>
                <w:noProof/>
                <w:webHidden/>
              </w:rPr>
            </w:r>
            <w:r w:rsidR="009B2273">
              <w:rPr>
                <w:noProof/>
                <w:webHidden/>
              </w:rPr>
              <w:fldChar w:fldCharType="separate"/>
            </w:r>
            <w:r w:rsidR="009B2273">
              <w:rPr>
                <w:noProof/>
                <w:webHidden/>
              </w:rPr>
              <w:t>14</w:t>
            </w:r>
            <w:r w:rsidR="009B2273">
              <w:rPr>
                <w:noProof/>
                <w:webHidden/>
              </w:rPr>
              <w:fldChar w:fldCharType="end"/>
            </w:r>
          </w:hyperlink>
        </w:p>
        <w:p w14:paraId="0E0E245B" w14:textId="55D35DD0"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78" w:history="1">
            <w:r w:rsidR="009B2273" w:rsidRPr="00B30A7B">
              <w:rPr>
                <w:rStyle w:val="Hyperlink"/>
                <w:noProof/>
              </w:rPr>
              <w:t>3.2.1</w:t>
            </w:r>
            <w:r w:rsidR="009B2273">
              <w:rPr>
                <w:rFonts w:asciiTheme="minorHAnsi" w:eastAsiaTheme="minorEastAsia" w:hAnsiTheme="minorHAnsi" w:cstheme="minorBidi"/>
                <w:noProof/>
                <w:sz w:val="22"/>
                <w:szCs w:val="22"/>
                <w:lang w:eastAsia="ja-JP"/>
              </w:rPr>
              <w:tab/>
            </w:r>
            <w:r w:rsidR="009B2273" w:rsidRPr="00B30A7B">
              <w:rPr>
                <w:rStyle w:val="Hyperlink"/>
                <w:noProof/>
              </w:rPr>
              <w:t>Java</w:t>
            </w:r>
            <w:r w:rsidR="009B2273">
              <w:rPr>
                <w:noProof/>
                <w:webHidden/>
              </w:rPr>
              <w:tab/>
            </w:r>
            <w:r w:rsidR="009B2273">
              <w:rPr>
                <w:noProof/>
                <w:webHidden/>
              </w:rPr>
              <w:fldChar w:fldCharType="begin"/>
            </w:r>
            <w:r w:rsidR="009B2273">
              <w:rPr>
                <w:noProof/>
                <w:webHidden/>
              </w:rPr>
              <w:instrText xml:space="preserve"> PAGEREF _Toc64826378 \h </w:instrText>
            </w:r>
            <w:r w:rsidR="009B2273">
              <w:rPr>
                <w:noProof/>
                <w:webHidden/>
              </w:rPr>
            </w:r>
            <w:r w:rsidR="009B2273">
              <w:rPr>
                <w:noProof/>
                <w:webHidden/>
              </w:rPr>
              <w:fldChar w:fldCharType="separate"/>
            </w:r>
            <w:r w:rsidR="009B2273">
              <w:rPr>
                <w:noProof/>
                <w:webHidden/>
              </w:rPr>
              <w:t>14</w:t>
            </w:r>
            <w:r w:rsidR="009B2273">
              <w:rPr>
                <w:noProof/>
                <w:webHidden/>
              </w:rPr>
              <w:fldChar w:fldCharType="end"/>
            </w:r>
          </w:hyperlink>
        </w:p>
        <w:p w14:paraId="4F9579E5" w14:textId="5F1BB4B0"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79" w:history="1">
            <w:r w:rsidR="009B2273" w:rsidRPr="00B30A7B">
              <w:rPr>
                <w:rStyle w:val="Hyperlink"/>
                <w:noProof/>
              </w:rPr>
              <w:t>3.2.2</w:t>
            </w:r>
            <w:r w:rsidR="009B2273">
              <w:rPr>
                <w:rFonts w:asciiTheme="minorHAnsi" w:eastAsiaTheme="minorEastAsia" w:hAnsiTheme="minorHAnsi" w:cstheme="minorBidi"/>
                <w:noProof/>
                <w:sz w:val="22"/>
                <w:szCs w:val="22"/>
                <w:lang w:eastAsia="ja-JP"/>
              </w:rPr>
              <w:tab/>
            </w:r>
            <w:r w:rsidR="009B2273" w:rsidRPr="00B30A7B">
              <w:rPr>
                <w:rStyle w:val="Hyperlink"/>
                <w:noProof/>
              </w:rPr>
              <w:t>JavaScript</w:t>
            </w:r>
            <w:r w:rsidR="009B2273">
              <w:rPr>
                <w:noProof/>
                <w:webHidden/>
              </w:rPr>
              <w:tab/>
            </w:r>
            <w:r w:rsidR="009B2273">
              <w:rPr>
                <w:noProof/>
                <w:webHidden/>
              </w:rPr>
              <w:fldChar w:fldCharType="begin"/>
            </w:r>
            <w:r w:rsidR="009B2273">
              <w:rPr>
                <w:noProof/>
                <w:webHidden/>
              </w:rPr>
              <w:instrText xml:space="preserve"> PAGEREF _Toc64826379 \h </w:instrText>
            </w:r>
            <w:r w:rsidR="009B2273">
              <w:rPr>
                <w:noProof/>
                <w:webHidden/>
              </w:rPr>
            </w:r>
            <w:r w:rsidR="009B2273">
              <w:rPr>
                <w:noProof/>
                <w:webHidden/>
              </w:rPr>
              <w:fldChar w:fldCharType="separate"/>
            </w:r>
            <w:r w:rsidR="009B2273">
              <w:rPr>
                <w:noProof/>
                <w:webHidden/>
              </w:rPr>
              <w:t>15</w:t>
            </w:r>
            <w:r w:rsidR="009B2273">
              <w:rPr>
                <w:noProof/>
                <w:webHidden/>
              </w:rPr>
              <w:fldChar w:fldCharType="end"/>
            </w:r>
          </w:hyperlink>
        </w:p>
        <w:p w14:paraId="347220EE" w14:textId="1B233027"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80" w:history="1">
            <w:r w:rsidR="009B2273" w:rsidRPr="00B30A7B">
              <w:rPr>
                <w:rStyle w:val="Hyperlink"/>
                <w:noProof/>
              </w:rPr>
              <w:t>3.2.3</w:t>
            </w:r>
            <w:r w:rsidR="009B2273">
              <w:rPr>
                <w:rFonts w:asciiTheme="minorHAnsi" w:eastAsiaTheme="minorEastAsia" w:hAnsiTheme="minorHAnsi" w:cstheme="minorBidi"/>
                <w:noProof/>
                <w:sz w:val="22"/>
                <w:szCs w:val="22"/>
                <w:lang w:eastAsia="ja-JP"/>
              </w:rPr>
              <w:tab/>
            </w:r>
            <w:r w:rsidR="009B2273" w:rsidRPr="00B30A7B">
              <w:rPr>
                <w:rStyle w:val="Hyperlink"/>
                <w:noProof/>
              </w:rPr>
              <w:t>Flutter</w:t>
            </w:r>
            <w:r w:rsidR="009B2273">
              <w:rPr>
                <w:noProof/>
                <w:webHidden/>
              </w:rPr>
              <w:tab/>
            </w:r>
            <w:r w:rsidR="009B2273">
              <w:rPr>
                <w:noProof/>
                <w:webHidden/>
              </w:rPr>
              <w:fldChar w:fldCharType="begin"/>
            </w:r>
            <w:r w:rsidR="009B2273">
              <w:rPr>
                <w:noProof/>
                <w:webHidden/>
              </w:rPr>
              <w:instrText xml:space="preserve"> PAGEREF _Toc64826380 \h </w:instrText>
            </w:r>
            <w:r w:rsidR="009B2273">
              <w:rPr>
                <w:noProof/>
                <w:webHidden/>
              </w:rPr>
            </w:r>
            <w:r w:rsidR="009B2273">
              <w:rPr>
                <w:noProof/>
                <w:webHidden/>
              </w:rPr>
              <w:fldChar w:fldCharType="separate"/>
            </w:r>
            <w:r w:rsidR="009B2273">
              <w:rPr>
                <w:noProof/>
                <w:webHidden/>
              </w:rPr>
              <w:t>16</w:t>
            </w:r>
            <w:r w:rsidR="009B2273">
              <w:rPr>
                <w:noProof/>
                <w:webHidden/>
              </w:rPr>
              <w:fldChar w:fldCharType="end"/>
            </w:r>
          </w:hyperlink>
        </w:p>
        <w:p w14:paraId="19662307" w14:textId="4E32F594" w:rsidR="009B2273" w:rsidRDefault="0074577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64826381" w:history="1">
            <w:r w:rsidR="009B2273" w:rsidRPr="00B30A7B">
              <w:rPr>
                <w:rStyle w:val="Hyperlink"/>
                <w:noProof/>
              </w:rPr>
              <w:t>3.2.4</w:t>
            </w:r>
            <w:r w:rsidR="009B2273">
              <w:rPr>
                <w:rFonts w:asciiTheme="minorHAnsi" w:eastAsiaTheme="minorEastAsia" w:hAnsiTheme="minorHAnsi" w:cstheme="minorBidi"/>
                <w:noProof/>
                <w:sz w:val="22"/>
                <w:szCs w:val="22"/>
                <w:lang w:eastAsia="ja-JP"/>
              </w:rPr>
              <w:tab/>
            </w:r>
            <w:r w:rsidR="009B2273" w:rsidRPr="00B30A7B">
              <w:rPr>
                <w:rStyle w:val="Hyperlink"/>
                <w:noProof/>
              </w:rPr>
              <w:t>Go</w:t>
            </w:r>
            <w:r w:rsidR="009B2273">
              <w:rPr>
                <w:noProof/>
                <w:webHidden/>
              </w:rPr>
              <w:tab/>
            </w:r>
            <w:r w:rsidR="009B2273">
              <w:rPr>
                <w:noProof/>
                <w:webHidden/>
              </w:rPr>
              <w:fldChar w:fldCharType="begin"/>
            </w:r>
            <w:r w:rsidR="009B2273">
              <w:rPr>
                <w:noProof/>
                <w:webHidden/>
              </w:rPr>
              <w:instrText xml:space="preserve"> PAGEREF _Toc64826381 \h </w:instrText>
            </w:r>
            <w:r w:rsidR="009B2273">
              <w:rPr>
                <w:noProof/>
                <w:webHidden/>
              </w:rPr>
            </w:r>
            <w:r w:rsidR="009B2273">
              <w:rPr>
                <w:noProof/>
                <w:webHidden/>
              </w:rPr>
              <w:fldChar w:fldCharType="separate"/>
            </w:r>
            <w:r w:rsidR="009B2273">
              <w:rPr>
                <w:noProof/>
                <w:webHidden/>
              </w:rPr>
              <w:t>17</w:t>
            </w:r>
            <w:r w:rsidR="009B2273">
              <w:rPr>
                <w:noProof/>
                <w:webHidden/>
              </w:rPr>
              <w:fldChar w:fldCharType="end"/>
            </w:r>
          </w:hyperlink>
        </w:p>
        <w:p w14:paraId="7E5A91D7" w14:textId="46D1CF2E" w:rsidR="009B2273" w:rsidRDefault="00745777">
          <w:pPr>
            <w:pStyle w:val="TOC2"/>
            <w:tabs>
              <w:tab w:val="left" w:pos="880"/>
              <w:tab w:val="right" w:leader="dot" w:pos="9350"/>
            </w:tabs>
            <w:rPr>
              <w:b w:val="0"/>
              <w:noProof/>
              <w:lang w:eastAsia="ja-JP"/>
            </w:rPr>
          </w:pPr>
          <w:hyperlink w:anchor="_Toc64826382" w:history="1">
            <w:r w:rsidR="009B2273" w:rsidRPr="00B30A7B">
              <w:rPr>
                <w:rStyle w:val="Hyperlink"/>
                <w:rFonts w:ascii="Times New Roman" w:eastAsia="Times New Roman" w:hAnsi="Times New Roman" w:cs="Times New Roman"/>
                <w:noProof/>
              </w:rPr>
              <w:t>3.3</w:t>
            </w:r>
            <w:r w:rsidR="009B2273">
              <w:rPr>
                <w:b w:val="0"/>
                <w:noProof/>
                <w:lang w:eastAsia="ja-JP"/>
              </w:rPr>
              <w:tab/>
            </w:r>
            <w:r w:rsidR="009B2273" w:rsidRPr="00B30A7B">
              <w:rPr>
                <w:rStyle w:val="Hyperlink"/>
                <w:rFonts w:ascii="Times New Roman" w:eastAsia="Times New Roman" w:hAnsi="Times New Roman" w:cs="Times New Roman"/>
                <w:noProof/>
              </w:rPr>
              <w:t>Release Pipelines</w:t>
            </w:r>
            <w:r w:rsidR="009B2273">
              <w:rPr>
                <w:noProof/>
                <w:webHidden/>
              </w:rPr>
              <w:tab/>
            </w:r>
            <w:r w:rsidR="009B2273">
              <w:rPr>
                <w:noProof/>
                <w:webHidden/>
              </w:rPr>
              <w:fldChar w:fldCharType="begin"/>
            </w:r>
            <w:r w:rsidR="009B2273">
              <w:rPr>
                <w:noProof/>
                <w:webHidden/>
              </w:rPr>
              <w:instrText xml:space="preserve"> PAGEREF _Toc64826382 \h </w:instrText>
            </w:r>
            <w:r w:rsidR="009B2273">
              <w:rPr>
                <w:noProof/>
                <w:webHidden/>
              </w:rPr>
            </w:r>
            <w:r w:rsidR="009B2273">
              <w:rPr>
                <w:noProof/>
                <w:webHidden/>
              </w:rPr>
              <w:fldChar w:fldCharType="separate"/>
            </w:r>
            <w:r w:rsidR="009B2273">
              <w:rPr>
                <w:noProof/>
                <w:webHidden/>
              </w:rPr>
              <w:t>18</w:t>
            </w:r>
            <w:r w:rsidR="009B2273">
              <w:rPr>
                <w:noProof/>
                <w:webHidden/>
              </w:rPr>
              <w:fldChar w:fldCharType="end"/>
            </w:r>
          </w:hyperlink>
        </w:p>
        <w:p w14:paraId="7399DE30" w14:textId="5DF246C6" w:rsidR="009B2273" w:rsidRDefault="00745777">
          <w:pPr>
            <w:pStyle w:val="TOC2"/>
            <w:tabs>
              <w:tab w:val="left" w:pos="880"/>
              <w:tab w:val="right" w:leader="dot" w:pos="9350"/>
            </w:tabs>
            <w:rPr>
              <w:b w:val="0"/>
              <w:noProof/>
              <w:lang w:eastAsia="ja-JP"/>
            </w:rPr>
          </w:pPr>
          <w:hyperlink w:anchor="_Toc64826383" w:history="1">
            <w:r w:rsidR="009B2273" w:rsidRPr="00B30A7B">
              <w:rPr>
                <w:rStyle w:val="Hyperlink"/>
                <w:rFonts w:ascii="Times New Roman" w:eastAsia="Times New Roman" w:hAnsi="Times New Roman" w:cs="Times New Roman"/>
                <w:noProof/>
              </w:rPr>
              <w:t>3.4</w:t>
            </w:r>
            <w:r w:rsidR="009B2273">
              <w:rPr>
                <w:b w:val="0"/>
                <w:noProof/>
                <w:lang w:eastAsia="ja-JP"/>
              </w:rPr>
              <w:tab/>
            </w:r>
            <w:r w:rsidR="009B2273" w:rsidRPr="00B30A7B">
              <w:rPr>
                <w:rStyle w:val="Hyperlink"/>
                <w:rFonts w:ascii="Times New Roman" w:eastAsia="Times New Roman" w:hAnsi="Times New Roman" w:cs="Times New Roman"/>
                <w:noProof/>
              </w:rPr>
              <w:t>Azure Kubernetes Service</w:t>
            </w:r>
            <w:r w:rsidR="009B2273">
              <w:rPr>
                <w:noProof/>
                <w:webHidden/>
              </w:rPr>
              <w:tab/>
            </w:r>
            <w:r w:rsidR="009B2273">
              <w:rPr>
                <w:noProof/>
                <w:webHidden/>
              </w:rPr>
              <w:fldChar w:fldCharType="begin"/>
            </w:r>
            <w:r w:rsidR="009B2273">
              <w:rPr>
                <w:noProof/>
                <w:webHidden/>
              </w:rPr>
              <w:instrText xml:space="preserve"> PAGEREF _Toc64826383 \h </w:instrText>
            </w:r>
            <w:r w:rsidR="009B2273">
              <w:rPr>
                <w:noProof/>
                <w:webHidden/>
              </w:rPr>
            </w:r>
            <w:r w:rsidR="009B2273">
              <w:rPr>
                <w:noProof/>
                <w:webHidden/>
              </w:rPr>
              <w:fldChar w:fldCharType="separate"/>
            </w:r>
            <w:r w:rsidR="009B2273">
              <w:rPr>
                <w:noProof/>
                <w:webHidden/>
              </w:rPr>
              <w:t>19</w:t>
            </w:r>
            <w:r w:rsidR="009B2273">
              <w:rPr>
                <w:noProof/>
                <w:webHidden/>
              </w:rPr>
              <w:fldChar w:fldCharType="end"/>
            </w:r>
          </w:hyperlink>
        </w:p>
        <w:p w14:paraId="70EDC5A8" w14:textId="33FCEC43" w:rsidR="009B2273" w:rsidRDefault="00745777">
          <w:pPr>
            <w:pStyle w:val="TOC2"/>
            <w:tabs>
              <w:tab w:val="left" w:pos="880"/>
              <w:tab w:val="right" w:leader="dot" w:pos="9350"/>
            </w:tabs>
            <w:rPr>
              <w:b w:val="0"/>
              <w:noProof/>
              <w:lang w:eastAsia="ja-JP"/>
            </w:rPr>
          </w:pPr>
          <w:hyperlink w:anchor="_Toc64826384" w:history="1">
            <w:r w:rsidR="009B2273" w:rsidRPr="00B30A7B">
              <w:rPr>
                <w:rStyle w:val="Hyperlink"/>
                <w:rFonts w:ascii="Times New Roman" w:eastAsia="Times New Roman" w:hAnsi="Times New Roman" w:cs="Times New Roman"/>
                <w:noProof/>
              </w:rPr>
              <w:t>3.5</w:t>
            </w:r>
            <w:r w:rsidR="009B2273">
              <w:rPr>
                <w:b w:val="0"/>
                <w:noProof/>
                <w:lang w:eastAsia="ja-JP"/>
              </w:rPr>
              <w:tab/>
            </w:r>
            <w:r w:rsidR="009B2273" w:rsidRPr="00B30A7B">
              <w:rPr>
                <w:rStyle w:val="Hyperlink"/>
                <w:rFonts w:ascii="Times New Roman" w:eastAsia="Times New Roman" w:hAnsi="Times New Roman" w:cs="Times New Roman"/>
                <w:noProof/>
              </w:rPr>
              <w:t>Advanced Deployment Factory (ADF)</w:t>
            </w:r>
            <w:r w:rsidR="009B2273">
              <w:rPr>
                <w:noProof/>
                <w:webHidden/>
              </w:rPr>
              <w:tab/>
            </w:r>
            <w:r w:rsidR="009B2273">
              <w:rPr>
                <w:noProof/>
                <w:webHidden/>
              </w:rPr>
              <w:fldChar w:fldCharType="begin"/>
            </w:r>
            <w:r w:rsidR="009B2273">
              <w:rPr>
                <w:noProof/>
                <w:webHidden/>
              </w:rPr>
              <w:instrText xml:space="preserve"> PAGEREF _Toc64826384 \h </w:instrText>
            </w:r>
            <w:r w:rsidR="009B2273">
              <w:rPr>
                <w:noProof/>
                <w:webHidden/>
              </w:rPr>
            </w:r>
            <w:r w:rsidR="009B2273">
              <w:rPr>
                <w:noProof/>
                <w:webHidden/>
              </w:rPr>
              <w:fldChar w:fldCharType="separate"/>
            </w:r>
            <w:r w:rsidR="009B2273">
              <w:rPr>
                <w:noProof/>
                <w:webHidden/>
              </w:rPr>
              <w:t>21</w:t>
            </w:r>
            <w:r w:rsidR="009B2273">
              <w:rPr>
                <w:noProof/>
                <w:webHidden/>
              </w:rPr>
              <w:fldChar w:fldCharType="end"/>
            </w:r>
          </w:hyperlink>
        </w:p>
        <w:p w14:paraId="091E452D" w14:textId="6CC49F5C" w:rsidR="0073102A" w:rsidRPr="002F4E01" w:rsidRDefault="0073102A" w:rsidP="0073102A">
          <w:r w:rsidRPr="002F4E01">
            <w:rPr>
              <w:b/>
              <w:bCs/>
              <w:noProof/>
            </w:rPr>
            <w:fldChar w:fldCharType="end"/>
          </w:r>
        </w:p>
      </w:sdtContent>
    </w:sdt>
    <w:p w14:paraId="6950824C" w14:textId="77777777" w:rsidR="0073102A" w:rsidRPr="002F4E01" w:rsidRDefault="0073102A" w:rsidP="0073102A">
      <w:pPr>
        <w:widowControl w:val="0"/>
        <w:autoSpaceDE w:val="0"/>
        <w:autoSpaceDN w:val="0"/>
        <w:adjustRightInd w:val="0"/>
        <w:rPr>
          <w:color w:val="000000"/>
          <w:sz w:val="20"/>
          <w:szCs w:val="20"/>
        </w:rPr>
      </w:pPr>
    </w:p>
    <w:p w14:paraId="50A38B3B" w14:textId="77777777" w:rsidR="0073102A" w:rsidRPr="002F4E01" w:rsidRDefault="0073102A" w:rsidP="0073102A">
      <w:pPr>
        <w:rPr>
          <w:color w:val="000000"/>
          <w:sz w:val="31"/>
          <w:szCs w:val="31"/>
        </w:rPr>
      </w:pPr>
      <w:r w:rsidRPr="002F4E01">
        <w:rPr>
          <w:color w:val="000000"/>
          <w:sz w:val="31"/>
          <w:szCs w:val="31"/>
        </w:rPr>
        <w:br w:type="page"/>
      </w:r>
    </w:p>
    <w:p w14:paraId="2D21264F" w14:textId="77777777" w:rsidR="0073102A" w:rsidRPr="002F4E01" w:rsidRDefault="0073102A" w:rsidP="0073102A">
      <w:pPr>
        <w:pStyle w:val="Heading1"/>
        <w:rPr>
          <w:rFonts w:ascii="Times New Roman" w:hAnsi="Times New Roman" w:cs="Times New Roman"/>
          <w:color w:val="4472C4" w:themeColor="accent1"/>
          <w:sz w:val="26"/>
          <w:szCs w:val="26"/>
        </w:rPr>
      </w:pPr>
      <w:bookmarkStart w:id="11" w:name="_Toc64826361"/>
      <w:r w:rsidRPr="002F4E01">
        <w:rPr>
          <w:rFonts w:ascii="Times New Roman" w:hAnsi="Times New Roman" w:cs="Times New Roman"/>
        </w:rPr>
        <w:lastRenderedPageBreak/>
        <w:t>INTRODUCTION</w:t>
      </w:r>
      <w:bookmarkEnd w:id="11"/>
    </w:p>
    <w:p w14:paraId="6BC7704D" w14:textId="71F2F586" w:rsidR="0073102A" w:rsidRDefault="0073102A" w:rsidP="0073102A">
      <w:pPr>
        <w:pStyle w:val="Heading2"/>
        <w:rPr>
          <w:rFonts w:ascii="Times New Roman" w:hAnsi="Times New Roman" w:cs="Times New Roman"/>
        </w:rPr>
      </w:pPr>
      <w:bookmarkStart w:id="12" w:name="_Toc64826362"/>
      <w:r w:rsidRPr="1063F169">
        <w:rPr>
          <w:rFonts w:ascii="Times New Roman" w:hAnsi="Times New Roman" w:cs="Times New Roman"/>
        </w:rPr>
        <w:t>Purpose</w:t>
      </w:r>
      <w:bookmarkEnd w:id="12"/>
    </w:p>
    <w:p w14:paraId="10C214C3" w14:textId="77777777" w:rsidR="006F1CBD" w:rsidRPr="006F1CBD" w:rsidRDefault="006F1CBD" w:rsidP="006F1CBD"/>
    <w:p w14:paraId="4FC317F6" w14:textId="72E86F53" w:rsidR="00A42FC0" w:rsidRDefault="7CC6A359" w:rsidP="64C3344E">
      <w:pPr>
        <w:ind w:left="720"/>
        <w:rPr>
          <w:color w:val="000000" w:themeColor="text1"/>
        </w:rPr>
      </w:pPr>
      <w:r w:rsidRPr="1051E1F7">
        <w:rPr>
          <w:color w:val="000000" w:themeColor="text1"/>
        </w:rPr>
        <w:t xml:space="preserve">This Technical Design Document (TDD) describes the design and architecture of the </w:t>
      </w:r>
      <w:r w:rsidR="00B42942">
        <w:rPr>
          <w:color w:val="000000" w:themeColor="text1"/>
        </w:rPr>
        <w:t>Form Scriber</w:t>
      </w:r>
      <w:r w:rsidRPr="1051E1F7">
        <w:rPr>
          <w:color w:val="000000" w:themeColor="text1"/>
        </w:rPr>
        <w:t xml:space="preserve"> DevSecOps continuous integration and continuous delivery (CI/CD) pipeline. This will detail the components, workflow, and the infrastructure required to implement said system as per requirements. The DevSecOps team </w:t>
      </w:r>
      <w:r w:rsidR="00BB70E9" w:rsidRPr="1051E1F7">
        <w:rPr>
          <w:color w:val="000000" w:themeColor="text1"/>
        </w:rPr>
        <w:t>will</w:t>
      </w:r>
      <w:r w:rsidRPr="1051E1F7">
        <w:rPr>
          <w:color w:val="000000" w:themeColor="text1"/>
        </w:rPr>
        <w:t xml:space="preserve"> use the TDD as a point of reference for specifications during the implementation phases. As such, this document shall represent the overall blueprint to systematically realize the design of the CI/CD pipeline. This shall be accomplished in two over-arching parts, the former of which shall consist of the introduction and architecture overview. The latter part shall detail the component design.</w:t>
      </w:r>
    </w:p>
    <w:p w14:paraId="026626D0" w14:textId="595D2322" w:rsidR="00A42FC0" w:rsidRDefault="00A42FC0" w:rsidP="64C3344E"/>
    <w:p w14:paraId="00963201" w14:textId="1B40C799" w:rsidR="0073102A" w:rsidRDefault="0073102A" w:rsidP="0073102A">
      <w:pPr>
        <w:pStyle w:val="Heading2"/>
        <w:rPr>
          <w:rFonts w:ascii="Times New Roman" w:hAnsi="Times New Roman" w:cs="Times New Roman"/>
        </w:rPr>
      </w:pPr>
      <w:bookmarkStart w:id="13" w:name="_Toc64826363"/>
      <w:r w:rsidRPr="1063F169">
        <w:rPr>
          <w:rFonts w:ascii="Times New Roman" w:hAnsi="Times New Roman" w:cs="Times New Roman"/>
        </w:rPr>
        <w:t>Scope</w:t>
      </w:r>
      <w:bookmarkEnd w:id="13"/>
    </w:p>
    <w:p w14:paraId="41431544" w14:textId="04C9F07A" w:rsidR="006F1CBD" w:rsidRPr="006F1CBD" w:rsidRDefault="006F1CBD" w:rsidP="64C3344E">
      <w:pPr>
        <w:rPr>
          <w:color w:val="000000" w:themeColor="text1"/>
        </w:rPr>
      </w:pPr>
    </w:p>
    <w:p w14:paraId="1F35E731" w14:textId="7504FA33" w:rsidR="006F1CBD" w:rsidRPr="006F1CBD" w:rsidRDefault="524084C6" w:rsidP="64C3344E">
      <w:pPr>
        <w:ind w:left="720"/>
        <w:rPr>
          <w:color w:val="000000" w:themeColor="text1"/>
        </w:rPr>
      </w:pPr>
      <w:r w:rsidRPr="1051E1F7">
        <w:rPr>
          <w:color w:val="000000" w:themeColor="text1"/>
        </w:rPr>
        <w:t xml:space="preserve">The DevSecOps CI/CD pipeline </w:t>
      </w:r>
      <w:r w:rsidR="00BB70E9" w:rsidRPr="1051E1F7">
        <w:rPr>
          <w:color w:val="000000" w:themeColor="text1"/>
        </w:rPr>
        <w:t>will</w:t>
      </w:r>
      <w:r w:rsidRPr="1051E1F7">
        <w:rPr>
          <w:color w:val="000000" w:themeColor="text1"/>
        </w:rPr>
        <w:t xml:space="preserve"> serve to manage the integration and deployment of the </w:t>
      </w:r>
      <w:r w:rsidR="00B42942">
        <w:rPr>
          <w:color w:val="000000" w:themeColor="text1"/>
        </w:rPr>
        <w:t>Form Scriber</w:t>
      </w:r>
      <w:r w:rsidRPr="1051E1F7">
        <w:rPr>
          <w:color w:val="000000" w:themeColor="text1"/>
        </w:rPr>
        <w:t xml:space="preserve"> application. This document </w:t>
      </w:r>
      <w:r w:rsidR="00BB70E9" w:rsidRPr="1051E1F7">
        <w:rPr>
          <w:color w:val="000000" w:themeColor="text1"/>
        </w:rPr>
        <w:t>will</w:t>
      </w:r>
      <w:r w:rsidRPr="1051E1F7">
        <w:rPr>
          <w:color w:val="000000" w:themeColor="text1"/>
        </w:rPr>
        <w:t xml:space="preserve"> be the basis of the design and implementation of said infrastructure. With the current pace and cadence of modern software development efforts, it is no longer effective or conducive to market expectations and timelines to rely on manual development operations processes. The CI/CD pipeline </w:t>
      </w:r>
      <w:r w:rsidR="00BB70E9" w:rsidRPr="1051E1F7">
        <w:rPr>
          <w:color w:val="000000" w:themeColor="text1"/>
        </w:rPr>
        <w:t xml:space="preserve">will </w:t>
      </w:r>
      <w:r w:rsidRPr="1051E1F7">
        <w:rPr>
          <w:color w:val="000000" w:themeColor="text1"/>
        </w:rPr>
        <w:t xml:space="preserve">therefore execute automated operations activities related to the building, testing, scanning, and deployment of applications in a highly integrated and monitored solution. The pipeline </w:t>
      </w:r>
      <w:r w:rsidR="00BB70E9" w:rsidRPr="1051E1F7">
        <w:rPr>
          <w:color w:val="000000" w:themeColor="text1"/>
        </w:rPr>
        <w:t>will</w:t>
      </w:r>
      <w:r w:rsidR="6FB3AA6E" w:rsidRPr="1051E1F7">
        <w:rPr>
          <w:color w:val="000000" w:themeColor="text1"/>
        </w:rPr>
        <w:t xml:space="preserve"> </w:t>
      </w:r>
      <w:r w:rsidRPr="1051E1F7">
        <w:rPr>
          <w:color w:val="000000" w:themeColor="text1"/>
        </w:rPr>
        <w:t xml:space="preserve">enable the </w:t>
      </w:r>
      <w:r w:rsidR="00B42942">
        <w:rPr>
          <w:color w:val="000000" w:themeColor="text1"/>
        </w:rPr>
        <w:t>Form Scriber</w:t>
      </w:r>
      <w:r w:rsidRPr="1051E1F7">
        <w:rPr>
          <w:color w:val="000000" w:themeColor="text1"/>
        </w:rPr>
        <w:t xml:space="preserve"> development teams to better deliver higher quality code more efficiently and frequently. The system is to be a collection of distributed software services on the web configured specifically for the technical needs of the </w:t>
      </w:r>
      <w:r w:rsidR="00B42942">
        <w:rPr>
          <w:color w:val="000000" w:themeColor="text1"/>
        </w:rPr>
        <w:t>Form Scriber</w:t>
      </w:r>
      <w:r w:rsidRPr="1051E1F7">
        <w:rPr>
          <w:color w:val="000000" w:themeColor="text1"/>
        </w:rPr>
        <w:t xml:space="preserve"> development teams. Implementation shall encompass </w:t>
      </w:r>
      <w:r w:rsidR="76F04BB1" w:rsidRPr="1051E1F7">
        <w:rPr>
          <w:color w:val="000000" w:themeColor="text1"/>
        </w:rPr>
        <w:t xml:space="preserve">the configuration and setup of each </w:t>
      </w:r>
      <w:r w:rsidRPr="1051E1F7">
        <w:rPr>
          <w:color w:val="000000" w:themeColor="text1"/>
        </w:rPr>
        <w:t>pipeline component to deliver the core functionalities of integrating and deploying the t</w:t>
      </w:r>
      <w:r w:rsidR="00824E84" w:rsidRPr="1051E1F7">
        <w:rPr>
          <w:color w:val="000000" w:themeColor="text1"/>
        </w:rPr>
        <w:t>wo</w:t>
      </w:r>
      <w:r w:rsidRPr="1051E1F7">
        <w:rPr>
          <w:color w:val="000000" w:themeColor="text1"/>
        </w:rPr>
        <w:t xml:space="preserve"> </w:t>
      </w:r>
      <w:r w:rsidR="00B42942">
        <w:rPr>
          <w:color w:val="000000" w:themeColor="text1"/>
        </w:rPr>
        <w:t>Form Scriber</w:t>
      </w:r>
      <w:r w:rsidRPr="1051E1F7">
        <w:rPr>
          <w:color w:val="000000" w:themeColor="text1"/>
        </w:rPr>
        <w:t xml:space="preserve"> components, DialogFlow and </w:t>
      </w:r>
      <w:r w:rsidR="00824E84" w:rsidRPr="1051E1F7">
        <w:rPr>
          <w:color w:val="000000" w:themeColor="text1"/>
        </w:rPr>
        <w:t>M</w:t>
      </w:r>
      <w:r w:rsidRPr="1051E1F7">
        <w:rPr>
          <w:color w:val="000000" w:themeColor="text1"/>
        </w:rPr>
        <w:t>obile, and shall exclude those such as any user interface(s) external to the defaults already provided by the services and the command line, continually hosted</w:t>
      </w:r>
      <w:r w:rsidR="516D6C91" w:rsidRPr="1051E1F7">
        <w:rPr>
          <w:color w:val="000000" w:themeColor="text1"/>
        </w:rPr>
        <w:t xml:space="preserve"> DevSecOps</w:t>
      </w:r>
      <w:r w:rsidRPr="1051E1F7">
        <w:rPr>
          <w:color w:val="000000" w:themeColor="text1"/>
        </w:rPr>
        <w:t xml:space="preserve"> resources, </w:t>
      </w:r>
      <w:r w:rsidR="31C89985" w:rsidRPr="1051E1F7">
        <w:rPr>
          <w:color w:val="000000" w:themeColor="text1"/>
        </w:rPr>
        <w:t xml:space="preserve">ongoing support for those resource instances, </w:t>
      </w:r>
      <w:r w:rsidRPr="1051E1F7">
        <w:rPr>
          <w:color w:val="000000" w:themeColor="text1"/>
        </w:rPr>
        <w:t>and access to development accounts.</w:t>
      </w:r>
    </w:p>
    <w:p w14:paraId="5B2309A2" w14:textId="7771B4FA" w:rsidR="64C3344E" w:rsidRDefault="64C3344E" w:rsidP="5643513F"/>
    <w:p w14:paraId="275D9202" w14:textId="77777777" w:rsidR="00506D8B" w:rsidRDefault="0073102A" w:rsidP="00506D8B">
      <w:pPr>
        <w:pStyle w:val="Heading2"/>
        <w:rPr>
          <w:rFonts w:ascii="Times New Roman" w:hAnsi="Times New Roman" w:cs="Times New Roman"/>
        </w:rPr>
      </w:pPr>
      <w:bookmarkStart w:id="14" w:name="_Toc64826364"/>
      <w:r w:rsidRPr="1063F169">
        <w:rPr>
          <w:rFonts w:ascii="Times New Roman" w:hAnsi="Times New Roman" w:cs="Times New Roman"/>
        </w:rPr>
        <w:t>Definitions and Acronyms</w:t>
      </w:r>
      <w:bookmarkEnd w:id="14"/>
    </w:p>
    <w:p w14:paraId="4C818B59" w14:textId="77777777" w:rsidR="00506D8B" w:rsidRDefault="00506D8B" w:rsidP="00506D8B"/>
    <w:p w14:paraId="75064BFB" w14:textId="44644387" w:rsidR="268EEE76" w:rsidRDefault="268EEE76" w:rsidP="268EEE76">
      <w:pPr>
        <w:ind w:left="432"/>
      </w:pPr>
      <w:r w:rsidRPr="268EEE76">
        <w:rPr>
          <w:b/>
          <w:bCs/>
        </w:rPr>
        <w:t>A</w:t>
      </w:r>
      <w:r w:rsidR="7619F364" w:rsidRPr="268EEE76">
        <w:rPr>
          <w:b/>
          <w:bCs/>
        </w:rPr>
        <w:t>DF</w:t>
      </w:r>
      <w:r>
        <w:t>– A</w:t>
      </w:r>
      <w:r w:rsidR="03F3F1EE">
        <w:t>dvance Development Factory</w:t>
      </w:r>
    </w:p>
    <w:p w14:paraId="345510A5" w14:textId="37ED94EC" w:rsidR="268EEE76" w:rsidRDefault="268EEE76" w:rsidP="268EEE76">
      <w:pPr>
        <w:ind w:left="432"/>
      </w:pPr>
    </w:p>
    <w:p w14:paraId="337E663F" w14:textId="5AFF66FE" w:rsidR="00824E84" w:rsidRDefault="00506D8B" w:rsidP="00FE4DBE">
      <w:pPr>
        <w:ind w:firstLine="432"/>
      </w:pPr>
      <w:r w:rsidRPr="268EEE76">
        <w:rPr>
          <w:b/>
          <w:bCs/>
        </w:rPr>
        <w:t>AKS</w:t>
      </w:r>
      <w:r w:rsidR="0A4DFCD6" w:rsidRPr="268EEE76">
        <w:rPr>
          <w:b/>
          <w:bCs/>
        </w:rPr>
        <w:t xml:space="preserve"> </w:t>
      </w:r>
      <w:r w:rsidR="0816D35E">
        <w:t xml:space="preserve">– </w:t>
      </w:r>
      <w:r>
        <w:t>Azure Kubernetes Service which offers serverless Kubernetes and integrated CI/CD</w:t>
      </w:r>
    </w:p>
    <w:p w14:paraId="05687D5F" w14:textId="77777777" w:rsidR="00506D8B" w:rsidRDefault="00506D8B" w:rsidP="00FE4DBE">
      <w:pPr>
        <w:ind w:firstLine="432"/>
      </w:pPr>
    </w:p>
    <w:p w14:paraId="4C18C1DA" w14:textId="131F10D8" w:rsidR="00506D8B" w:rsidRDefault="00506D8B" w:rsidP="6283EF9F">
      <w:pPr>
        <w:ind w:left="432"/>
      </w:pPr>
      <w:r w:rsidRPr="6283EF9F">
        <w:rPr>
          <w:b/>
          <w:bCs/>
        </w:rPr>
        <w:t>CI</w:t>
      </w:r>
      <w:r w:rsidR="00824E84">
        <w:rPr>
          <w:b/>
          <w:bCs/>
        </w:rPr>
        <w:t xml:space="preserve"> </w:t>
      </w:r>
      <w:r w:rsidRPr="6283EF9F">
        <w:rPr>
          <w:b/>
          <w:bCs/>
        </w:rPr>
        <w:t>CD</w:t>
      </w:r>
      <w:r w:rsidR="3FD6C44A" w:rsidRPr="6283EF9F">
        <w:rPr>
          <w:b/>
          <w:bCs/>
        </w:rPr>
        <w:t xml:space="preserve"> </w:t>
      </w:r>
      <w:r w:rsidR="60DEBB25">
        <w:t xml:space="preserve">– </w:t>
      </w:r>
      <w:r>
        <w:t>Continuous Integration and Continuous Deployment</w:t>
      </w:r>
    </w:p>
    <w:p w14:paraId="0CFB5ABA" w14:textId="542A4827" w:rsidR="351806C2" w:rsidRDefault="351806C2" w:rsidP="351806C2">
      <w:pPr>
        <w:ind w:left="432"/>
      </w:pPr>
    </w:p>
    <w:p w14:paraId="31160FD1" w14:textId="7C4F5E28" w:rsidR="3B242AC4" w:rsidRDefault="3B242AC4" w:rsidP="351806C2">
      <w:pPr>
        <w:ind w:left="432"/>
      </w:pPr>
      <w:r w:rsidRPr="6283EF9F">
        <w:rPr>
          <w:b/>
          <w:bCs/>
        </w:rPr>
        <w:t>c</w:t>
      </w:r>
      <w:r w:rsidR="54DB1102" w:rsidRPr="6283EF9F">
        <w:rPr>
          <w:b/>
          <w:bCs/>
        </w:rPr>
        <w:t>luster</w:t>
      </w:r>
      <w:r w:rsidR="60251E3E" w:rsidRPr="6283EF9F">
        <w:rPr>
          <w:b/>
          <w:bCs/>
        </w:rPr>
        <w:t xml:space="preserve"> – </w:t>
      </w:r>
      <w:r w:rsidR="54DB1102">
        <w:t xml:space="preserve">contains </w:t>
      </w:r>
      <w:r w:rsidR="60251E3E">
        <w:t xml:space="preserve">Kubernetes </w:t>
      </w:r>
      <w:r w:rsidR="54DB1102">
        <w:t>nodes, master node</w:t>
      </w:r>
      <w:r w:rsidR="66078280">
        <w:t>,</w:t>
      </w:r>
      <w:r w:rsidR="54DB1102">
        <w:t xml:space="preserve"> and slave node (worker node)</w:t>
      </w:r>
    </w:p>
    <w:p w14:paraId="373FAFC0" w14:textId="2EEAFC71" w:rsidR="00506D8B" w:rsidRDefault="00506D8B" w:rsidP="351806C2">
      <w:pPr>
        <w:ind w:left="432"/>
        <w:rPr>
          <w:b/>
          <w:bCs/>
        </w:rPr>
      </w:pPr>
    </w:p>
    <w:p w14:paraId="6C3B8AEC" w14:textId="0B327FDF" w:rsidR="00506D8B" w:rsidRDefault="50AFF4F3" w:rsidP="6283EF9F">
      <w:pPr>
        <w:ind w:left="432"/>
      </w:pPr>
      <w:r w:rsidRPr="6283EF9F">
        <w:rPr>
          <w:b/>
          <w:bCs/>
        </w:rPr>
        <w:t xml:space="preserve">Docker </w:t>
      </w:r>
      <w:r w:rsidR="2E47A1CE" w:rsidRPr="6283EF9F">
        <w:rPr>
          <w:b/>
          <w:bCs/>
        </w:rPr>
        <w:t>container</w:t>
      </w:r>
      <w:r w:rsidR="2E47A1CE">
        <w:t xml:space="preserve"> </w:t>
      </w:r>
      <w:r w:rsidR="60707DFA">
        <w:t xml:space="preserve">– </w:t>
      </w:r>
      <w:r w:rsidR="2E47A1CE">
        <w:t>when the image is started, and the container environment is created</w:t>
      </w:r>
    </w:p>
    <w:p w14:paraId="715333EB" w14:textId="0806180E" w:rsidR="00506D8B" w:rsidRDefault="00506D8B" w:rsidP="6E630483">
      <w:pPr>
        <w:ind w:left="432"/>
      </w:pPr>
    </w:p>
    <w:p w14:paraId="26A25F53" w14:textId="4CA8407B" w:rsidR="00506D8B" w:rsidRDefault="551519E6" w:rsidP="6E630483">
      <w:pPr>
        <w:ind w:left="432"/>
      </w:pPr>
      <w:r w:rsidRPr="6283EF9F">
        <w:rPr>
          <w:b/>
          <w:bCs/>
        </w:rPr>
        <w:lastRenderedPageBreak/>
        <w:t xml:space="preserve">Docker </w:t>
      </w:r>
      <w:r w:rsidR="2E47A1CE" w:rsidRPr="6283EF9F">
        <w:rPr>
          <w:b/>
          <w:bCs/>
        </w:rPr>
        <w:t>image</w:t>
      </w:r>
      <w:r w:rsidR="2E47A1CE">
        <w:t xml:space="preserve"> – the actual application package, an artifact that can be moved around, such as in a </w:t>
      </w:r>
      <w:r w:rsidR="3911A1F3">
        <w:t>D</w:t>
      </w:r>
      <w:r w:rsidR="2E47A1CE">
        <w:t>ocker repo</w:t>
      </w:r>
    </w:p>
    <w:p w14:paraId="44EA16CF" w14:textId="4AB4074A" w:rsidR="00506D8B" w:rsidRDefault="00506D8B" w:rsidP="6E630483">
      <w:pPr>
        <w:ind w:left="432"/>
      </w:pPr>
    </w:p>
    <w:p w14:paraId="5366EE38" w14:textId="25279478" w:rsidR="00506D8B" w:rsidRDefault="00506D8B" w:rsidP="00506D8B">
      <w:pPr>
        <w:ind w:left="432"/>
      </w:pPr>
      <w:r w:rsidRPr="351806C2">
        <w:rPr>
          <w:b/>
          <w:bCs/>
        </w:rPr>
        <w:t>DSO</w:t>
      </w:r>
      <w:r w:rsidR="5ABD7544" w:rsidRPr="351806C2">
        <w:rPr>
          <w:b/>
          <w:bCs/>
        </w:rPr>
        <w:t xml:space="preserve"> – </w:t>
      </w:r>
      <w:r>
        <w:t>DevSecOps</w:t>
      </w:r>
    </w:p>
    <w:p w14:paraId="275C16FB" w14:textId="069E5CE4" w:rsidR="351806C2" w:rsidRDefault="351806C2" w:rsidP="351806C2">
      <w:pPr>
        <w:ind w:left="432"/>
      </w:pPr>
    </w:p>
    <w:p w14:paraId="74B0D824" w14:textId="2C0017FF" w:rsidR="6703192D" w:rsidRDefault="6703192D" w:rsidP="6283EF9F">
      <w:pPr>
        <w:ind w:left="432"/>
      </w:pPr>
      <w:r w:rsidRPr="6283EF9F">
        <w:rPr>
          <w:b/>
          <w:bCs/>
        </w:rPr>
        <w:t xml:space="preserve">kubectl </w:t>
      </w:r>
      <w:r w:rsidR="4860DE39">
        <w:t xml:space="preserve">– </w:t>
      </w:r>
      <w:r>
        <w:t xml:space="preserve">CLI tool for </w:t>
      </w:r>
      <w:r w:rsidR="6F8F4779">
        <w:t>K</w:t>
      </w:r>
      <w:r>
        <w:t>ubernetes clusters</w:t>
      </w:r>
    </w:p>
    <w:p w14:paraId="361180CC" w14:textId="183FC572" w:rsidR="351806C2" w:rsidRDefault="351806C2" w:rsidP="351806C2">
      <w:pPr>
        <w:ind w:left="432"/>
      </w:pPr>
    </w:p>
    <w:p w14:paraId="1D057796" w14:textId="7331E3A5" w:rsidR="28F8CBDC" w:rsidRDefault="28F8CBDC" w:rsidP="6283EF9F">
      <w:pPr>
        <w:ind w:left="432"/>
      </w:pPr>
      <w:r w:rsidRPr="6283EF9F">
        <w:rPr>
          <w:b/>
          <w:bCs/>
        </w:rPr>
        <w:t xml:space="preserve">namespaces </w:t>
      </w:r>
      <w:r w:rsidR="5D1BF779">
        <w:t xml:space="preserve">– </w:t>
      </w:r>
      <w:r>
        <w:t xml:space="preserve">clusters inside a cluster, groups </w:t>
      </w:r>
      <w:r w:rsidR="5F4FF035">
        <w:t xml:space="preserve">Kubernetes </w:t>
      </w:r>
      <w:r>
        <w:t>resources together for organization</w:t>
      </w:r>
      <w:r w:rsidR="1F7F341B">
        <w:t>al</w:t>
      </w:r>
      <w:r>
        <w:t xml:space="preserve"> purposes</w:t>
      </w:r>
    </w:p>
    <w:p w14:paraId="48B796DD" w14:textId="58F7C6F3" w:rsidR="351806C2" w:rsidRDefault="351806C2" w:rsidP="351806C2">
      <w:pPr>
        <w:ind w:left="432"/>
      </w:pPr>
    </w:p>
    <w:p w14:paraId="5BEF9B79" w14:textId="7A0D63CC" w:rsidR="6395F30E" w:rsidRDefault="6395F30E" w:rsidP="6283EF9F">
      <w:pPr>
        <w:ind w:left="432"/>
      </w:pPr>
      <w:r w:rsidRPr="6283EF9F">
        <w:rPr>
          <w:b/>
          <w:bCs/>
        </w:rPr>
        <w:t>n</w:t>
      </w:r>
      <w:r w:rsidR="51B786F9" w:rsidRPr="6283EF9F">
        <w:rPr>
          <w:b/>
          <w:bCs/>
        </w:rPr>
        <w:t xml:space="preserve">ode </w:t>
      </w:r>
      <w:r w:rsidR="199CA0EF">
        <w:t xml:space="preserve">– </w:t>
      </w:r>
      <w:r w:rsidR="51B786F9">
        <w:t>the smallest package of Kubernetes to manage, usually has one container inside</w:t>
      </w:r>
    </w:p>
    <w:p w14:paraId="512FD16F" w14:textId="26B9454A" w:rsidR="351806C2" w:rsidRDefault="351806C2" w:rsidP="351806C2">
      <w:pPr>
        <w:ind w:left="432"/>
      </w:pPr>
    </w:p>
    <w:p w14:paraId="22D09E24" w14:textId="61C8529A" w:rsidR="7A5B7468" w:rsidRDefault="7A5B7468" w:rsidP="6283EF9F">
      <w:pPr>
        <w:ind w:left="432"/>
      </w:pPr>
      <w:r w:rsidRPr="6283EF9F">
        <w:rPr>
          <w:b/>
          <w:bCs/>
        </w:rPr>
        <w:t>p</w:t>
      </w:r>
      <w:r w:rsidR="51B786F9" w:rsidRPr="6283EF9F">
        <w:rPr>
          <w:b/>
          <w:bCs/>
        </w:rPr>
        <w:t xml:space="preserve">od </w:t>
      </w:r>
      <w:r w:rsidR="6F5D2B5A">
        <w:t xml:space="preserve">– </w:t>
      </w:r>
      <w:r w:rsidR="51B786F9">
        <w:t>the smallest deployable unit in Kubernetes</w:t>
      </w:r>
      <w:r w:rsidR="7C0C0890">
        <w:t xml:space="preserve">, </w:t>
      </w:r>
      <w:r w:rsidR="51B786F9">
        <w:t>a layer of abstraction over containers</w:t>
      </w:r>
    </w:p>
    <w:p w14:paraId="0EC5E8CD" w14:textId="5980C508" w:rsidR="00506D8B" w:rsidRDefault="00506D8B" w:rsidP="00506D8B">
      <w:pPr>
        <w:ind w:left="432"/>
      </w:pPr>
    </w:p>
    <w:p w14:paraId="3C13A577" w14:textId="62A02A11" w:rsidR="00506D8B" w:rsidRDefault="00506D8B" w:rsidP="6283EF9F">
      <w:pPr>
        <w:ind w:left="432"/>
      </w:pPr>
      <w:r w:rsidRPr="6283EF9F">
        <w:rPr>
          <w:b/>
          <w:bCs/>
        </w:rPr>
        <w:t>VM</w:t>
      </w:r>
      <w:r w:rsidR="00129505" w:rsidRPr="6283EF9F">
        <w:rPr>
          <w:b/>
          <w:bCs/>
        </w:rPr>
        <w:t xml:space="preserve"> </w:t>
      </w:r>
      <w:r w:rsidR="03726343">
        <w:t xml:space="preserve">– </w:t>
      </w:r>
      <w:r>
        <w:t>Virtual Machine</w:t>
      </w:r>
    </w:p>
    <w:p w14:paraId="1B0F60A8" w14:textId="15CAD4D9" w:rsidR="6E630483" w:rsidRDefault="6E630483" w:rsidP="6E630483">
      <w:pPr>
        <w:ind w:left="432"/>
      </w:pPr>
    </w:p>
    <w:p w14:paraId="7FD48CAB" w14:textId="40194E20" w:rsidR="61E6D2BC" w:rsidRDefault="61E6D2BC" w:rsidP="6E630483">
      <w:pPr>
        <w:ind w:left="432"/>
      </w:pPr>
      <w:r w:rsidRPr="6283EF9F">
        <w:rPr>
          <w:b/>
          <w:bCs/>
        </w:rPr>
        <w:t xml:space="preserve">YAML </w:t>
      </w:r>
      <w:r>
        <w:t>– data serialization language used for configuration files</w:t>
      </w:r>
    </w:p>
    <w:p w14:paraId="4000136D" w14:textId="3D25D755" w:rsidR="00506D8B" w:rsidRDefault="00506D8B" w:rsidP="00506D8B"/>
    <w:p w14:paraId="088A32ED" w14:textId="6CD199A4" w:rsidR="00506D8B" w:rsidRPr="00506D8B" w:rsidRDefault="00506D8B" w:rsidP="00506D8B">
      <w:pPr>
        <w:sectPr w:rsidR="00506D8B" w:rsidRPr="00506D8B" w:rsidSect="00A11615">
          <w:headerReference w:type="even" r:id="rId11"/>
          <w:headerReference w:type="default"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pPr>
    </w:p>
    <w:p w14:paraId="6318551E" w14:textId="36CA4372" w:rsidR="006746E1" w:rsidRPr="006746E1" w:rsidRDefault="006746E1" w:rsidP="64C3344E"/>
    <w:p w14:paraId="7C4BA841" w14:textId="77777777" w:rsidR="0073102A" w:rsidRPr="002F4E01" w:rsidRDefault="0073102A" w:rsidP="0073102A">
      <w:pPr>
        <w:pStyle w:val="Heading1"/>
        <w:rPr>
          <w:rFonts w:ascii="Times New Roman" w:hAnsi="Times New Roman" w:cs="Times New Roman"/>
        </w:rPr>
      </w:pPr>
      <w:bookmarkStart w:id="15" w:name="_Toc64826365"/>
      <w:r w:rsidRPr="64C3344E">
        <w:rPr>
          <w:rFonts w:ascii="Times New Roman" w:hAnsi="Times New Roman" w:cs="Times New Roman"/>
        </w:rPr>
        <w:t>SYSTEM ARCHITECTURE</w:t>
      </w:r>
      <w:bookmarkEnd w:id="15"/>
    </w:p>
    <w:p w14:paraId="7D82AD89" w14:textId="3237423B" w:rsidR="0073102A" w:rsidRDefault="00F63DEA" w:rsidP="0073102A">
      <w:pPr>
        <w:pStyle w:val="Heading2"/>
        <w:rPr>
          <w:rFonts w:ascii="Times New Roman" w:hAnsi="Times New Roman" w:cs="Times New Roman"/>
        </w:rPr>
      </w:pPr>
      <w:bookmarkStart w:id="16" w:name="_Toc64826366"/>
      <w:r>
        <w:rPr>
          <w:rFonts w:ascii="Times New Roman" w:hAnsi="Times New Roman" w:cs="Times New Roman"/>
        </w:rPr>
        <w:t xml:space="preserve">Overall </w:t>
      </w:r>
      <w:r w:rsidR="0073102A" w:rsidRPr="1063F169">
        <w:rPr>
          <w:rFonts w:ascii="Times New Roman" w:hAnsi="Times New Roman" w:cs="Times New Roman"/>
        </w:rPr>
        <w:t>Architectural Design</w:t>
      </w:r>
      <w:bookmarkEnd w:id="16"/>
    </w:p>
    <w:p w14:paraId="09BE32F7" w14:textId="60B5D31E" w:rsidR="004D6F45" w:rsidRDefault="004D6F45" w:rsidP="004D6F45">
      <w:pPr>
        <w:ind w:left="576"/>
      </w:pPr>
    </w:p>
    <w:p w14:paraId="05D58FF3" w14:textId="23C532FB" w:rsidR="00FB62BA" w:rsidRDefault="63C6A10E" w:rsidP="004D6F45">
      <w:pPr>
        <w:ind w:left="576"/>
      </w:pPr>
      <w:r>
        <w:t xml:space="preserve">The </w:t>
      </w:r>
      <w:r w:rsidR="00B42942">
        <w:t>Form Scriber</w:t>
      </w:r>
      <w:r w:rsidR="1A8CBF5C">
        <w:t xml:space="preserve"> </w:t>
      </w:r>
      <w:r w:rsidR="001265C6">
        <w:t xml:space="preserve">DevSecOps </w:t>
      </w:r>
      <w:r w:rsidR="004D6F45">
        <w:t>project requires the use of free GitHub and Azure services. Therefore, the solution is designed to be deployed on</w:t>
      </w:r>
      <w:r w:rsidR="7945D344">
        <w:t xml:space="preserve"> these platforms</w:t>
      </w:r>
      <w:r w:rsidR="004D6F45">
        <w:t>. GitHub will provide the code repository for</w:t>
      </w:r>
      <w:r w:rsidR="00C42665">
        <w:t xml:space="preserve"> collaboration </w:t>
      </w:r>
      <w:r w:rsidR="230AE861">
        <w:t xml:space="preserve">via </w:t>
      </w:r>
      <w:r w:rsidR="00C42665">
        <w:t xml:space="preserve">distributed version control. The </w:t>
      </w:r>
      <w:r w:rsidR="00B42942">
        <w:t>Form Scriber</w:t>
      </w:r>
      <w:r w:rsidR="5D7EA5C4">
        <w:t xml:space="preserve"> </w:t>
      </w:r>
      <w:r w:rsidR="00C42665">
        <w:t xml:space="preserve">project will utilize two main services from Azure. </w:t>
      </w:r>
      <w:r w:rsidR="001265C6" w:rsidRPr="1051E1F7">
        <w:rPr>
          <w:b/>
          <w:bCs/>
        </w:rPr>
        <w:t>Azure DevOps</w:t>
      </w:r>
      <w:r w:rsidR="001265C6">
        <w:t xml:space="preserve"> provides a set of tools to improve collaboration and productivity for development and IT operations. </w:t>
      </w:r>
      <w:r w:rsidR="001265C6" w:rsidRPr="1051E1F7">
        <w:rPr>
          <w:b/>
          <w:bCs/>
        </w:rPr>
        <w:t>Microsoft Azure</w:t>
      </w:r>
      <w:r w:rsidR="001265C6">
        <w:t xml:space="preserve"> provides </w:t>
      </w:r>
      <w:r w:rsidR="003A32D9">
        <w:t xml:space="preserve">cloud </w:t>
      </w:r>
      <w:r w:rsidR="001265C6">
        <w:t>services rela</w:t>
      </w:r>
      <w:r w:rsidR="4F620E4D">
        <w:t xml:space="preserve">ted </w:t>
      </w:r>
      <w:r w:rsidR="001265C6">
        <w:t>to infrastructure such as virtual computing, storage, networking</w:t>
      </w:r>
      <w:r w:rsidR="003A32D9">
        <w:t>, containers,</w:t>
      </w:r>
      <w:r w:rsidR="001265C6">
        <w:t xml:space="preserve"> and other services.</w:t>
      </w:r>
      <w:r w:rsidR="00FB62BA">
        <w:t xml:space="preserve"> Please see Figure </w:t>
      </w:r>
      <w:r w:rsidR="4C4F4B37">
        <w:t>1</w:t>
      </w:r>
      <w:r w:rsidR="00FB62BA">
        <w:t xml:space="preserve"> for the overall architect</w:t>
      </w:r>
      <w:r w:rsidR="3B236109">
        <w:t>ure.</w:t>
      </w:r>
    </w:p>
    <w:p w14:paraId="7CCF60D7" w14:textId="5CF06F2F" w:rsidR="6A19BDAC" w:rsidRDefault="6A19BDAC" w:rsidP="6A19BDAC">
      <w:pPr>
        <w:ind w:left="576"/>
      </w:pPr>
    </w:p>
    <w:p w14:paraId="0ADB8626" w14:textId="5E59CA38" w:rsidR="00FB62BA" w:rsidRDefault="00F66F05" w:rsidP="6A19BDAC">
      <w:pPr>
        <w:ind w:left="576"/>
        <w:rPr>
          <w:b/>
          <w:bCs/>
        </w:rPr>
      </w:pPr>
      <w:r w:rsidRPr="6A19BDAC">
        <w:rPr>
          <w:b/>
          <w:bCs/>
        </w:rPr>
        <w:t xml:space="preserve">Figure </w:t>
      </w:r>
      <w:r w:rsidR="368A48E2" w:rsidRPr="6A19BDAC">
        <w:rPr>
          <w:b/>
          <w:bCs/>
        </w:rPr>
        <w:t>1</w:t>
      </w:r>
    </w:p>
    <w:p w14:paraId="472C48CF" w14:textId="7CAE0ECB" w:rsidR="00FB62BA" w:rsidRDefault="00F66F05" w:rsidP="6A19BDAC">
      <w:pPr>
        <w:ind w:left="576"/>
        <w:rPr>
          <w:i/>
          <w:iCs/>
        </w:rPr>
      </w:pPr>
      <w:r w:rsidRPr="6283EF9F">
        <w:rPr>
          <w:i/>
          <w:iCs/>
        </w:rPr>
        <w:t>Overall Architect Diagram</w:t>
      </w:r>
    </w:p>
    <w:p w14:paraId="62F7F11E" w14:textId="0C707C53" w:rsidR="00FB62BA" w:rsidRDefault="00FB62BA" w:rsidP="00FB62BA"/>
    <w:p w14:paraId="5EFEA4E3" w14:textId="0D92DE94" w:rsidR="00FB62BA" w:rsidRDefault="00F73F79" w:rsidP="00FB62BA">
      <w:pPr>
        <w:jc w:val="center"/>
        <w:sectPr w:rsidR="00FB62BA" w:rsidSect="00FB62BA">
          <w:footerReference w:type="default" r:id="rId16"/>
          <w:footerReference w:type="first" r:id="rId17"/>
          <w:pgSz w:w="15840" w:h="12240" w:orient="landscape"/>
          <w:pgMar w:top="1440" w:right="1440" w:bottom="1440" w:left="1440" w:header="720" w:footer="720" w:gutter="0"/>
          <w:cols w:space="720"/>
          <w:titlePg/>
          <w:docGrid w:linePitch="360"/>
        </w:sectPr>
      </w:pPr>
      <w:r w:rsidRPr="005D5405">
        <w:rPr>
          <w:noProof/>
        </w:rPr>
        <mc:AlternateContent>
          <mc:Choice Requires="wps">
            <w:drawing>
              <wp:anchor distT="0" distB="0" distL="114300" distR="114300" simplePos="0" relativeHeight="251658270" behindDoc="0" locked="0" layoutInCell="1" allowOverlap="1" wp14:anchorId="30A906C5" wp14:editId="3677CA1F">
                <wp:simplePos x="0" y="0"/>
                <wp:positionH relativeFrom="column">
                  <wp:posOffset>5482686</wp:posOffset>
                </wp:positionH>
                <wp:positionV relativeFrom="paragraph">
                  <wp:posOffset>1746885</wp:posOffset>
                </wp:positionV>
                <wp:extent cx="576580" cy="215265"/>
                <wp:effectExtent l="0" t="0" r="0" b="0"/>
                <wp:wrapNone/>
                <wp:docPr id="88" name="TextBox 87">
                  <a:extLst xmlns:a="http://schemas.openxmlformats.org/drawingml/2006/main">
                    <a:ext uri="{FF2B5EF4-FFF2-40B4-BE49-F238E27FC236}">
                      <a16:creationId xmlns:a16="http://schemas.microsoft.com/office/drawing/2014/main" id="{669EAFEE-8870-41B3-BB5D-722D6F91B920}"/>
                    </a:ext>
                  </a:extLst>
                </wp:docPr>
                <wp:cNvGraphicFramePr/>
                <a:graphic xmlns:a="http://schemas.openxmlformats.org/drawingml/2006/main">
                  <a:graphicData uri="http://schemas.microsoft.com/office/word/2010/wordprocessingShape">
                    <wps:wsp>
                      <wps:cNvSpPr txBox="1"/>
                      <wps:spPr>
                        <a:xfrm>
                          <a:off x="0" y="0"/>
                          <a:ext cx="576580" cy="215265"/>
                        </a:xfrm>
                        <a:prstGeom prst="rect">
                          <a:avLst/>
                        </a:prstGeom>
                        <a:noFill/>
                      </wps:spPr>
                      <wps:txbx>
                        <w:txbxContent>
                          <w:p w14:paraId="20E458F3" w14:textId="77777777" w:rsidR="005D5405" w:rsidRDefault="005D5405" w:rsidP="005D5405">
                            <w:r>
                              <w:rPr>
                                <w:rFonts w:asciiTheme="minorHAnsi" w:hAnsi="Calibri" w:cstheme="minorBidi"/>
                                <w:b/>
                                <w:bCs/>
                                <w:color w:val="000000" w:themeColor="text1"/>
                                <w:kern w:val="24"/>
                                <w:sz w:val="16"/>
                                <w:szCs w:val="16"/>
                              </w:rPr>
                              <w:t>RELEASE</w:t>
                            </w:r>
                          </w:p>
                        </w:txbxContent>
                      </wps:txbx>
                      <wps:bodyPr wrap="square" rtlCol="0">
                        <a:spAutoFit/>
                      </wps:bodyPr>
                    </wps:wsp>
                  </a:graphicData>
                </a:graphic>
              </wp:anchor>
            </w:drawing>
          </mc:Choice>
          <mc:Fallback>
            <w:pict>
              <v:shapetype w14:anchorId="30A906C5" id="_x0000_t202" coordsize="21600,21600" o:spt="202" path="m,l,21600r21600,l21600,xe">
                <v:stroke joinstyle="miter"/>
                <v:path gradientshapeok="t" o:connecttype="rect"/>
              </v:shapetype>
              <v:shape id="TextBox 87" o:spid="_x0000_s1026" type="#_x0000_t202" style="position:absolute;left:0;text-align:left;margin-left:431.7pt;margin-top:137.55pt;width:45.4pt;height:16.9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" filled="f" stroked="f">
                <v:textbox style="mso-fit-shape-to-text:t">
                  <w:txbxContent>
                    <w:p w14:paraId="20E458F3" w14:textId="77777777" w:rsidR="005D5405" w:rsidRDefault="005D5405" w:rsidP="005D5405">
                      <w:r>
                        <w:rPr>
                          <w:rFonts w:asciiTheme="minorHAnsi" w:hAnsi="Calibri" w:cstheme="minorBidi"/>
                          <w:b/>
                          <w:bCs/>
                          <w:color w:val="000000" w:themeColor="text1"/>
                          <w:kern w:val="24"/>
                          <w:sz w:val="16"/>
                          <w:szCs w:val="16"/>
                        </w:rPr>
                        <w:t>RELEASE</w:t>
                      </w:r>
                    </w:p>
                  </w:txbxContent>
                </v:textbox>
              </v:shape>
            </w:pict>
          </mc:Fallback>
        </mc:AlternateContent>
      </w:r>
      <w:r w:rsidRPr="005D5405">
        <w:rPr>
          <w:noProof/>
        </w:rPr>
        <mc:AlternateContent>
          <mc:Choice Requires="wps">
            <w:drawing>
              <wp:anchor distT="0" distB="0" distL="114300" distR="114300" simplePos="0" relativeHeight="251658271" behindDoc="0" locked="0" layoutInCell="1" allowOverlap="1" wp14:anchorId="3A996DA5" wp14:editId="6E03B40F">
                <wp:simplePos x="0" y="0"/>
                <wp:positionH relativeFrom="column">
                  <wp:posOffset>2302510</wp:posOffset>
                </wp:positionH>
                <wp:positionV relativeFrom="paragraph">
                  <wp:posOffset>1489339</wp:posOffset>
                </wp:positionV>
                <wp:extent cx="655847" cy="371391"/>
                <wp:effectExtent l="0" t="0" r="11430" b="10160"/>
                <wp:wrapNone/>
                <wp:docPr id="94" name="Rectangle: Rounded Corners 93">
                  <a:extLst xmlns:a="http://schemas.openxmlformats.org/drawingml/2006/main">
                    <a:ext uri="{FF2B5EF4-FFF2-40B4-BE49-F238E27FC236}">
                      <a16:creationId xmlns:a16="http://schemas.microsoft.com/office/drawing/2014/main" id="{3AA68472-3C27-4EC4-A32A-4EB081345980}"/>
                    </a:ext>
                  </a:extLst>
                </wp:docPr>
                <wp:cNvGraphicFramePr/>
                <a:graphic xmlns:a="http://schemas.openxmlformats.org/drawingml/2006/main">
                  <a:graphicData uri="http://schemas.microsoft.com/office/word/2010/wordprocessingShape">
                    <wps:wsp>
                      <wps:cNvSpPr/>
                      <wps:spPr>
                        <a:xfrm>
                          <a:off x="0" y="0"/>
                          <a:ext cx="655847" cy="371391"/>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519A6" w14:textId="0B7873B4" w:rsidR="005D5405" w:rsidRPr="00F73F79" w:rsidRDefault="005D5405" w:rsidP="005D5405">
                            <w:pPr>
                              <w:jc w:val="center"/>
                              <w:rPr>
                                <w:sz w:val="16"/>
                                <w:szCs w:val="16"/>
                              </w:rPr>
                            </w:pPr>
                            <w:r w:rsidRPr="00F73F79">
                              <w:rPr>
                                <w:rFonts w:asciiTheme="minorHAnsi" w:hAnsi="Calibri" w:cstheme="minorBidi"/>
                                <w:b/>
                                <w:bCs/>
                                <w:color w:val="8EAADB" w:themeColor="accent1" w:themeTint="99"/>
                                <w:kern w:val="24"/>
                                <w:sz w:val="16"/>
                                <w:szCs w:val="16"/>
                              </w:rPr>
                              <w:t>Code</w:t>
                            </w:r>
                            <w:r w:rsidR="00F73F79" w:rsidRPr="00F73F79">
                              <w:rPr>
                                <w:rFonts w:asciiTheme="minorHAnsi" w:hAnsi="Calibri" w:cstheme="minorBidi"/>
                                <w:b/>
                                <w:bCs/>
                                <w:color w:val="8EAADB" w:themeColor="accent1" w:themeTint="99"/>
                                <w:kern w:val="24"/>
                                <w:sz w:val="16"/>
                                <w:szCs w:val="16"/>
                              </w:rPr>
                              <w:t xml:space="preserve"> </w:t>
                            </w:r>
                            <w:r w:rsidRPr="00F73F79">
                              <w:rPr>
                                <w:rFonts w:asciiTheme="minorHAnsi" w:hAnsi="Calibri" w:cstheme="minorBidi"/>
                                <w:b/>
                                <w:bCs/>
                                <w:color w:val="8EAADB" w:themeColor="accent1" w:themeTint="99"/>
                                <w:kern w:val="24"/>
                                <w:sz w:val="16"/>
                                <w:szCs w:val="16"/>
                              </w:rPr>
                              <w:t>Analysis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A996DA5" id="Rectangle: Rounded Corners 93" o:spid="_x0000_s1027" style="position:absolute;left:0;text-align:left;margin-left:181.3pt;margin-top:117.25pt;width:51.65pt;height:29.2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" fillcolor="#d9e2f3 [660]" strokecolor="#b4c6e7 [1300]" strokeweight="1pt">
                <v:stroke joinstyle="miter"/>
                <v:textbox>
                  <w:txbxContent>
                    <w:p w14:paraId="733519A6" w14:textId="0B7873B4" w:rsidR="005D5405" w:rsidRPr="00F73F79" w:rsidRDefault="005D5405" w:rsidP="005D5405">
                      <w:pPr>
                        <w:jc w:val="center"/>
                        <w:rPr>
                          <w:sz w:val="16"/>
                          <w:szCs w:val="16"/>
                        </w:rPr>
                      </w:pPr>
                      <w:r w:rsidRPr="00F73F79">
                        <w:rPr>
                          <w:rFonts w:asciiTheme="minorHAnsi" w:hAnsi="Calibri" w:cstheme="minorBidi"/>
                          <w:b/>
                          <w:bCs/>
                          <w:color w:val="8EAADB" w:themeColor="accent1" w:themeTint="99"/>
                          <w:kern w:val="24"/>
                          <w:sz w:val="16"/>
                          <w:szCs w:val="16"/>
                        </w:rPr>
                        <w:t>Code</w:t>
                      </w:r>
                      <w:r w:rsidR="00F73F79" w:rsidRPr="00F73F79">
                        <w:rPr>
                          <w:rFonts w:asciiTheme="minorHAnsi" w:hAnsi="Calibri" w:cstheme="minorBidi"/>
                          <w:b/>
                          <w:bCs/>
                          <w:color w:val="8EAADB" w:themeColor="accent1" w:themeTint="99"/>
                          <w:kern w:val="24"/>
                          <w:sz w:val="16"/>
                          <w:szCs w:val="16"/>
                        </w:rPr>
                        <w:t xml:space="preserve"> </w:t>
                      </w:r>
                      <w:r w:rsidRPr="00F73F79">
                        <w:rPr>
                          <w:rFonts w:asciiTheme="minorHAnsi" w:hAnsi="Calibri" w:cstheme="minorBidi"/>
                          <w:b/>
                          <w:bCs/>
                          <w:color w:val="8EAADB" w:themeColor="accent1" w:themeTint="99"/>
                          <w:kern w:val="24"/>
                          <w:sz w:val="16"/>
                          <w:szCs w:val="16"/>
                        </w:rPr>
                        <w:t>Analysis</w:t>
                      </w:r>
                    </w:p>
                  </w:txbxContent>
                </v:textbox>
              </v:roundrect>
            </w:pict>
          </mc:Fallback>
        </mc:AlternateContent>
      </w:r>
      <w:r w:rsidRPr="005D5405">
        <w:rPr>
          <w:noProof/>
        </w:rPr>
        <mc:AlternateContent>
          <mc:Choice Requires="wps">
            <w:drawing>
              <wp:anchor distT="0" distB="0" distL="114300" distR="114300" simplePos="0" relativeHeight="251658255" behindDoc="0" locked="0" layoutInCell="1" allowOverlap="1" wp14:anchorId="6B1ED6A4" wp14:editId="1CA723E8">
                <wp:simplePos x="0" y="0"/>
                <wp:positionH relativeFrom="column">
                  <wp:posOffset>5875020</wp:posOffset>
                </wp:positionH>
                <wp:positionV relativeFrom="paragraph">
                  <wp:posOffset>1476004</wp:posOffset>
                </wp:positionV>
                <wp:extent cx="461010" cy="0"/>
                <wp:effectExtent l="0" t="76200" r="15240" b="95250"/>
                <wp:wrapNone/>
                <wp:docPr id="57" name="Straight Arrow Connector 56">
                  <a:extLst xmlns:a="http://schemas.openxmlformats.org/drawingml/2006/main">
                    <a:ext uri="{FF2B5EF4-FFF2-40B4-BE49-F238E27FC236}">
                      <a16:creationId xmlns:a16="http://schemas.microsoft.com/office/drawing/2014/main" id="{883BCA20-3443-4EB5-A19F-CB98389B280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10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6CE4DC09">
              <v:shapetype id="_x0000_t32" coordsize="21600,21600" o:oned="t" filled="f" o:spt="32" path="m,l21600,21600e" w14:anchorId="4EFE376C">
                <v:path fillok="f" arrowok="t" o:connecttype="none"/>
                <o:lock v:ext="edit" shapetype="t"/>
              </v:shapetype>
              <v:shape id="Straight Arrow Connector 56" style="position:absolute;margin-left:462.6pt;margin-top:116.2pt;width:36.3pt;height:0;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">
                <v:stroke joinstyle="miter" endarrow="block"/>
                <o:lock v:ext="edit" shapetype="f"/>
              </v:shape>
            </w:pict>
          </mc:Fallback>
        </mc:AlternateContent>
      </w:r>
      <w:r w:rsidR="005D5405" w:rsidRPr="005D5405">
        <w:rPr>
          <w:noProof/>
        </w:rPr>
        <w:drawing>
          <wp:anchor distT="0" distB="0" distL="114300" distR="114300" simplePos="0" relativeHeight="251658243" behindDoc="0" locked="0" layoutInCell="1" allowOverlap="1" wp14:anchorId="35D3C31D" wp14:editId="2091F184">
            <wp:simplePos x="0" y="0"/>
            <wp:positionH relativeFrom="column">
              <wp:posOffset>5419725</wp:posOffset>
            </wp:positionH>
            <wp:positionV relativeFrom="paragraph">
              <wp:posOffset>1186444</wp:posOffset>
            </wp:positionV>
            <wp:extent cx="645795" cy="640080"/>
            <wp:effectExtent l="0" t="0" r="1905" b="7620"/>
            <wp:wrapNone/>
            <wp:docPr id="22" name="Picture 21">
              <a:extLst xmlns:a="http://schemas.openxmlformats.org/drawingml/2006/main">
                <a:ext uri="{FF2B5EF4-FFF2-40B4-BE49-F238E27FC236}">
                  <a16:creationId xmlns:a16="http://schemas.microsoft.com/office/drawing/2014/main" id="{96699A47-2453-432C-9B85-C02A4901C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96699A47-2453-432C-9B85-C02A4901CF14}"/>
                        </a:ext>
                      </a:extLst>
                    </pic:cNvPr>
                    <pic:cNvPicPr>
                      <a:picLocks noChangeAspect="1"/>
                    </pic:cNvPicPr>
                  </pic:nvPicPr>
                  <pic:blipFill>
                    <a:blip r:embed="rId18"/>
                    <a:stretch>
                      <a:fillRect/>
                    </a:stretch>
                  </pic:blipFill>
                  <pic:spPr>
                    <a:xfrm>
                      <a:off x="0" y="0"/>
                      <a:ext cx="645795" cy="640080"/>
                    </a:xfrm>
                    <a:prstGeom prst="rect">
                      <a:avLst/>
                    </a:prstGeom>
                  </pic:spPr>
                </pic:pic>
              </a:graphicData>
            </a:graphic>
          </wp:anchor>
        </w:drawing>
      </w:r>
      <w:r w:rsidR="005D5405" w:rsidRPr="005D5405">
        <w:rPr>
          <w:noProof/>
        </w:rPr>
        <mc:AlternateContent>
          <mc:Choice Requires="wps">
            <w:drawing>
              <wp:anchor distT="0" distB="0" distL="114300" distR="114300" simplePos="0" relativeHeight="251658254" behindDoc="0" locked="0" layoutInCell="1" allowOverlap="1" wp14:anchorId="67DA3354" wp14:editId="4EE3704E">
                <wp:simplePos x="0" y="0"/>
                <wp:positionH relativeFrom="column">
                  <wp:posOffset>4875901</wp:posOffset>
                </wp:positionH>
                <wp:positionV relativeFrom="paragraph">
                  <wp:posOffset>1459230</wp:posOffset>
                </wp:positionV>
                <wp:extent cx="568325" cy="4445"/>
                <wp:effectExtent l="0" t="57150" r="41275" b="90805"/>
                <wp:wrapNone/>
                <wp:docPr id="55" name="Straight Arrow Connector 54">
                  <a:extLst xmlns:a="http://schemas.openxmlformats.org/drawingml/2006/main">
                    <a:ext uri="{FF2B5EF4-FFF2-40B4-BE49-F238E27FC236}">
                      <a16:creationId xmlns:a16="http://schemas.microsoft.com/office/drawing/2014/main" id="{D1713695-5FC9-4D9D-946A-A1827EEFA4A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325" cy="4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65EF1C9C">
              <v:shape id="Straight Arrow Connector 54" style="position:absolute;margin-left:383.95pt;margin-top:114.9pt;width:44.75pt;height:.35pt;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" w14:anchorId="03F62A59">
                <v:stroke joinstyle="miter" endarrow="block"/>
                <o:lock v:ext="edit" shapetype="f"/>
              </v:shape>
            </w:pict>
          </mc:Fallback>
        </mc:AlternateContent>
      </w:r>
      <w:r w:rsidR="005D5405" w:rsidRPr="005D5405">
        <w:rPr>
          <w:noProof/>
        </w:rPr>
        <w:drawing>
          <wp:anchor distT="0" distB="0" distL="114300" distR="114300" simplePos="0" relativeHeight="251658242" behindDoc="0" locked="0" layoutInCell="1" allowOverlap="1" wp14:anchorId="705358B1" wp14:editId="69FB1D37">
            <wp:simplePos x="0" y="0"/>
            <wp:positionH relativeFrom="column">
              <wp:posOffset>4566285</wp:posOffset>
            </wp:positionH>
            <wp:positionV relativeFrom="paragraph">
              <wp:posOffset>1308999</wp:posOffset>
            </wp:positionV>
            <wp:extent cx="309245" cy="309245"/>
            <wp:effectExtent l="0" t="0" r="0" b="0"/>
            <wp:wrapNone/>
            <wp:docPr id="21" name="Picture 20">
              <a:extLst xmlns:a="http://schemas.openxmlformats.org/drawingml/2006/main">
                <a:ext uri="{FF2B5EF4-FFF2-40B4-BE49-F238E27FC236}">
                  <a16:creationId xmlns:a16="http://schemas.microsoft.com/office/drawing/2014/main" id="{6721948F-45A2-4365-9A2A-57D5256B4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6721948F-45A2-4365-9A2A-57D5256B461F}"/>
                        </a:ext>
                      </a:extLst>
                    </pic:cNvPr>
                    <pic:cNvPicPr>
                      <a:picLocks noChangeAspect="1"/>
                    </pic:cNvPicPr>
                  </pic:nvPicPr>
                  <pic:blipFill>
                    <a:blip r:embed="rId19"/>
                    <a:stretch>
                      <a:fillRect/>
                    </a:stretch>
                  </pic:blipFill>
                  <pic:spPr>
                    <a:xfrm>
                      <a:off x="0" y="0"/>
                      <a:ext cx="309245" cy="309245"/>
                    </a:xfrm>
                    <a:prstGeom prst="rect">
                      <a:avLst/>
                    </a:prstGeom>
                  </pic:spPr>
                </pic:pic>
              </a:graphicData>
            </a:graphic>
          </wp:anchor>
        </w:drawing>
      </w:r>
      <w:r w:rsidR="005D5405" w:rsidRPr="005D5405">
        <w:rPr>
          <w:noProof/>
        </w:rPr>
        <mc:AlternateContent>
          <mc:Choice Requires="wps">
            <w:drawing>
              <wp:anchor distT="0" distB="0" distL="114300" distR="114300" simplePos="0" relativeHeight="251658253" behindDoc="0" locked="0" layoutInCell="1" allowOverlap="1" wp14:anchorId="0D9E7705" wp14:editId="01F2F5DA">
                <wp:simplePos x="0" y="0"/>
                <wp:positionH relativeFrom="column">
                  <wp:posOffset>4128770</wp:posOffset>
                </wp:positionH>
                <wp:positionV relativeFrom="paragraph">
                  <wp:posOffset>1460129</wp:posOffset>
                </wp:positionV>
                <wp:extent cx="412750" cy="0"/>
                <wp:effectExtent l="0" t="76200" r="25400" b="95250"/>
                <wp:wrapNone/>
                <wp:docPr id="53" name="Straight Arrow Connector 52">
                  <a:extLst xmlns:a="http://schemas.openxmlformats.org/drawingml/2006/main">
                    <a:ext uri="{FF2B5EF4-FFF2-40B4-BE49-F238E27FC236}">
                      <a16:creationId xmlns:a16="http://schemas.microsoft.com/office/drawing/2014/main" id="{C2454F8C-AFDB-4AB1-807D-6F45C2F3482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1A93C1A0">
              <v:shape id="Straight Arrow Connector 52" style="position:absolute;margin-left:325.1pt;margin-top:114.95pt;width:32.5pt;height:0;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" w14:anchorId="05E7B296">
                <v:stroke joinstyle="miter" endarrow="block"/>
                <o:lock v:ext="edit" shapetype="f"/>
              </v:shape>
            </w:pict>
          </mc:Fallback>
        </mc:AlternateContent>
      </w:r>
      <w:r w:rsidR="005D5405" w:rsidRPr="005D5405">
        <w:rPr>
          <w:noProof/>
        </w:rPr>
        <w:drawing>
          <wp:anchor distT="0" distB="0" distL="114300" distR="114300" simplePos="0" relativeHeight="251658240" behindDoc="0" locked="0" layoutInCell="1" allowOverlap="1" wp14:anchorId="487D2B0D" wp14:editId="1C767CF9">
            <wp:simplePos x="0" y="0"/>
            <wp:positionH relativeFrom="column">
              <wp:posOffset>1249680</wp:posOffset>
            </wp:positionH>
            <wp:positionV relativeFrom="paragraph">
              <wp:posOffset>1234440</wp:posOffset>
            </wp:positionV>
            <wp:extent cx="644525" cy="638810"/>
            <wp:effectExtent l="0" t="0" r="3175" b="8890"/>
            <wp:wrapNone/>
            <wp:docPr id="17" name="Picture 16">
              <a:extLst xmlns:a="http://schemas.openxmlformats.org/drawingml/2006/main">
                <a:ext uri="{FF2B5EF4-FFF2-40B4-BE49-F238E27FC236}">
                  <a16:creationId xmlns:a16="http://schemas.microsoft.com/office/drawing/2014/main" id="{B11EB50D-6567-43D3-B351-EF9171410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11EB50D-6567-43D3-B351-EF9171410FDA}"/>
                        </a:ext>
                      </a:extLst>
                    </pic:cNvPr>
                    <pic:cNvPicPr>
                      <a:picLocks noChangeAspect="1"/>
                    </pic:cNvPicPr>
                  </pic:nvPicPr>
                  <pic:blipFill>
                    <a:blip r:embed="rId20"/>
                    <a:stretch>
                      <a:fillRect/>
                    </a:stretch>
                  </pic:blipFill>
                  <pic:spPr>
                    <a:xfrm>
                      <a:off x="0" y="0"/>
                      <a:ext cx="644525" cy="638810"/>
                    </a:xfrm>
                    <a:prstGeom prst="rect">
                      <a:avLst/>
                    </a:prstGeom>
                  </pic:spPr>
                </pic:pic>
              </a:graphicData>
            </a:graphic>
          </wp:anchor>
        </w:drawing>
      </w:r>
      <w:r w:rsidR="005D5405" w:rsidRPr="005D5405">
        <w:rPr>
          <w:noProof/>
        </w:rPr>
        <mc:AlternateContent>
          <mc:Choice Requires="wps">
            <w:drawing>
              <wp:anchor distT="0" distB="0" distL="114300" distR="114300" simplePos="0" relativeHeight="251658278" behindDoc="0" locked="0" layoutInCell="1" allowOverlap="1" wp14:anchorId="0E4185F2" wp14:editId="5C4D4C57">
                <wp:simplePos x="0" y="0"/>
                <wp:positionH relativeFrom="column">
                  <wp:posOffset>2492375</wp:posOffset>
                </wp:positionH>
                <wp:positionV relativeFrom="paragraph">
                  <wp:posOffset>46990</wp:posOffset>
                </wp:positionV>
                <wp:extent cx="2839085" cy="368935"/>
                <wp:effectExtent l="0" t="0" r="0" b="0"/>
                <wp:wrapNone/>
                <wp:docPr id="107" name="TextBox 106">
                  <a:extLst xmlns:a="http://schemas.openxmlformats.org/drawingml/2006/main">
                    <a:ext uri="{FF2B5EF4-FFF2-40B4-BE49-F238E27FC236}">
                      <a16:creationId xmlns:a16="http://schemas.microsoft.com/office/drawing/2014/main" id="{F82A5C70-948D-40D8-8CCA-E3232B2C3446}"/>
                    </a:ext>
                  </a:extLst>
                </wp:docPr>
                <wp:cNvGraphicFramePr/>
                <a:graphic xmlns:a="http://schemas.openxmlformats.org/drawingml/2006/main">
                  <a:graphicData uri="http://schemas.microsoft.com/office/word/2010/wordprocessingShape">
                    <wps:wsp>
                      <wps:cNvSpPr txBox="1"/>
                      <wps:spPr>
                        <a:xfrm>
                          <a:off x="0" y="0"/>
                          <a:ext cx="2839085" cy="368935"/>
                        </a:xfrm>
                        <a:prstGeom prst="rect">
                          <a:avLst/>
                        </a:prstGeom>
                        <a:noFill/>
                      </wps:spPr>
                      <wps:txbx>
                        <w:txbxContent>
                          <w:p w14:paraId="07070C3A" w14:textId="77777777" w:rsidR="005D5405" w:rsidRDefault="005D5405" w:rsidP="005D5405">
                            <w:pPr>
                              <w:jc w:val="center"/>
                            </w:pPr>
                            <w:r>
                              <w:rPr>
                                <w:rFonts w:asciiTheme="minorHAnsi" w:hAnsi="Calibri" w:cstheme="minorBidi"/>
                                <w:b/>
                                <w:bCs/>
                                <w:color w:val="000000" w:themeColor="text1"/>
                                <w:kern w:val="24"/>
                                <w:sz w:val="36"/>
                                <w:szCs w:val="36"/>
                              </w:rPr>
                              <w:t>Overall Architect Diagram</w:t>
                            </w:r>
                          </w:p>
                        </w:txbxContent>
                      </wps:txbx>
                      <wps:bodyPr wrap="square" rtlCol="0">
                        <a:spAutoFit/>
                      </wps:bodyPr>
                    </wps:wsp>
                  </a:graphicData>
                </a:graphic>
              </wp:anchor>
            </w:drawing>
          </mc:Choice>
          <mc:Fallback>
            <w:pict>
              <v:shape w14:anchorId="0E4185F2" id="TextBox 106" o:spid="_x0000_s1028" type="#_x0000_t202" style="position:absolute;left:0;text-align:left;margin-left:196.25pt;margin-top:3.7pt;width:223.55pt;height:29.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" filled="f" stroked="f">
                <v:textbox style="mso-fit-shape-to-text:t">
                  <w:txbxContent>
                    <w:p w14:paraId="07070C3A" w14:textId="77777777" w:rsidR="005D5405" w:rsidRDefault="005D5405" w:rsidP="005D5405">
                      <w:pPr>
                        <w:jc w:val="center"/>
                      </w:pPr>
                      <w:r>
                        <w:rPr>
                          <w:rFonts w:asciiTheme="minorHAnsi" w:hAnsi="Calibri" w:cstheme="minorBidi"/>
                          <w:b/>
                          <w:bCs/>
                          <w:color w:val="000000" w:themeColor="text1"/>
                          <w:kern w:val="24"/>
                          <w:sz w:val="36"/>
                          <w:szCs w:val="36"/>
                        </w:rPr>
                        <w:t>Overall Architect Diagram</w:t>
                      </w:r>
                    </w:p>
                  </w:txbxContent>
                </v:textbox>
              </v:shape>
            </w:pict>
          </mc:Fallback>
        </mc:AlternateContent>
      </w:r>
      <w:r w:rsidR="005D5405" w:rsidRPr="005D5405">
        <w:rPr>
          <w:noProof/>
        </w:rPr>
        <w:drawing>
          <wp:anchor distT="0" distB="0" distL="114300" distR="114300" simplePos="0" relativeHeight="251658277" behindDoc="0" locked="0" layoutInCell="1" allowOverlap="1" wp14:anchorId="142BBF74" wp14:editId="28799B73">
            <wp:simplePos x="0" y="0"/>
            <wp:positionH relativeFrom="column">
              <wp:posOffset>7482205</wp:posOffset>
            </wp:positionH>
            <wp:positionV relativeFrom="paragraph">
              <wp:posOffset>3424555</wp:posOffset>
            </wp:positionV>
            <wp:extent cx="1181100" cy="321945"/>
            <wp:effectExtent l="0" t="0" r="0" b="1905"/>
            <wp:wrapNone/>
            <wp:docPr id="106" name="Picture 105">
              <a:extLst xmlns:a="http://schemas.openxmlformats.org/drawingml/2006/main">
                <a:ext uri="{FF2B5EF4-FFF2-40B4-BE49-F238E27FC236}">
                  <a16:creationId xmlns:a16="http://schemas.microsoft.com/office/drawing/2014/main" id="{B9A90CB6-3507-42AE-A3F8-A0F2DF48E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5">
                      <a:extLst>
                        <a:ext uri="{FF2B5EF4-FFF2-40B4-BE49-F238E27FC236}">
                          <a16:creationId xmlns:a16="http://schemas.microsoft.com/office/drawing/2014/main" id="{B9A90CB6-3507-42AE-A3F8-A0F2DF48E0E3}"/>
                        </a:ext>
                      </a:extLst>
                    </pic:cNvPr>
                    <pic:cNvPicPr>
                      <a:picLocks noChangeAspect="1"/>
                    </pic:cNvPicPr>
                  </pic:nvPicPr>
                  <pic:blipFill rotWithShape="1">
                    <a:blip r:embed="rId21"/>
                    <a:srcRect t="18744" b="32796"/>
                    <a:stretch/>
                  </pic:blipFill>
                  <pic:spPr>
                    <a:xfrm>
                      <a:off x="0" y="0"/>
                      <a:ext cx="1181100" cy="321945"/>
                    </a:xfrm>
                    <a:prstGeom prst="rect">
                      <a:avLst/>
                    </a:prstGeom>
                  </pic:spPr>
                </pic:pic>
              </a:graphicData>
            </a:graphic>
          </wp:anchor>
        </w:drawing>
      </w:r>
      <w:r w:rsidR="005D5405" w:rsidRPr="005D5405">
        <w:rPr>
          <w:noProof/>
        </w:rPr>
        <mc:AlternateContent>
          <mc:Choice Requires="wps">
            <w:drawing>
              <wp:anchor distT="0" distB="0" distL="114300" distR="114300" simplePos="0" relativeHeight="251658276" behindDoc="0" locked="0" layoutInCell="1" allowOverlap="1" wp14:anchorId="6E289505" wp14:editId="014838FB">
                <wp:simplePos x="0" y="0"/>
                <wp:positionH relativeFrom="column">
                  <wp:posOffset>7418705</wp:posOffset>
                </wp:positionH>
                <wp:positionV relativeFrom="paragraph">
                  <wp:posOffset>88265</wp:posOffset>
                </wp:positionV>
                <wp:extent cx="1315085" cy="3721735"/>
                <wp:effectExtent l="0" t="0" r="18415" b="12065"/>
                <wp:wrapNone/>
                <wp:docPr id="105" name="Flowchart: Process 104">
                  <a:extLst xmlns:a="http://schemas.openxmlformats.org/drawingml/2006/main">
                    <a:ext uri="{FF2B5EF4-FFF2-40B4-BE49-F238E27FC236}">
                      <a16:creationId xmlns:a16="http://schemas.microsoft.com/office/drawing/2014/main" id="{9632E67C-9F83-490C-A181-205BE7025081}"/>
                    </a:ext>
                  </a:extLst>
                </wp:docPr>
                <wp:cNvGraphicFramePr/>
                <a:graphic xmlns:a="http://schemas.openxmlformats.org/drawingml/2006/main">
                  <a:graphicData uri="http://schemas.microsoft.com/office/word/2010/wordprocessingShape">
                    <wps:wsp>
                      <wps:cNvSpPr/>
                      <wps:spPr>
                        <a:xfrm>
                          <a:off x="0" y="0"/>
                          <a:ext cx="1315085" cy="3721735"/>
                        </a:xfrm>
                        <a:prstGeom prst="flowChartProcess">
                          <a:avLst/>
                        </a:prstGeom>
                        <a:noFill/>
                        <a:ln>
                          <a:solidFill>
                            <a:schemeClr val="accent1">
                              <a:lumMod val="40000"/>
                              <a:lumOff val="6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5749E549">
              <v:shapetype id="_x0000_t109" coordsize="21600,21600" o:spt="109" path="m,l,21600r21600,l21600,xe" w14:anchorId="537BDE5E">
                <v:stroke joinstyle="miter"/>
                <v:path gradientshapeok="t" o:connecttype="rect"/>
              </v:shapetype>
              <v:shape id="Flowchart: Process 104" style="position:absolute;margin-left:584.15pt;margin-top:6.95pt;width:103.55pt;height:293.05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4c6e7 [1300]"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">
                <v:stroke dashstyle="1 1"/>
              </v:shape>
            </w:pict>
          </mc:Fallback>
        </mc:AlternateContent>
      </w:r>
      <w:r w:rsidR="005D5405" w:rsidRPr="005D5405">
        <w:rPr>
          <w:noProof/>
        </w:rPr>
        <mc:AlternateContent>
          <mc:Choice Requires="wps">
            <w:drawing>
              <wp:anchor distT="0" distB="0" distL="114300" distR="114300" simplePos="0" relativeHeight="251658275" behindDoc="0" locked="0" layoutInCell="1" allowOverlap="1" wp14:anchorId="165EA7F8" wp14:editId="5FA9046C">
                <wp:simplePos x="0" y="0"/>
                <wp:positionH relativeFrom="column">
                  <wp:posOffset>6354445</wp:posOffset>
                </wp:positionH>
                <wp:positionV relativeFrom="paragraph">
                  <wp:posOffset>1318895</wp:posOffset>
                </wp:positionV>
                <wp:extent cx="673100" cy="316865"/>
                <wp:effectExtent l="0" t="0" r="12700" b="26035"/>
                <wp:wrapNone/>
                <wp:docPr id="101" name="Rectangle: Rounded Corners 100">
                  <a:extLst xmlns:a="http://schemas.openxmlformats.org/drawingml/2006/main">
                    <a:ext uri="{FF2B5EF4-FFF2-40B4-BE49-F238E27FC236}">
                      <a16:creationId xmlns:a16="http://schemas.microsoft.com/office/drawing/2014/main" id="{80F5CDD1-9DBB-4E13-A91C-39634ABB3E37}"/>
                    </a:ext>
                  </a:extLst>
                </wp:docPr>
                <wp:cNvGraphicFramePr/>
                <a:graphic xmlns:a="http://schemas.openxmlformats.org/drawingml/2006/main">
                  <a:graphicData uri="http://schemas.microsoft.com/office/word/2010/wordprocessingShape">
                    <wps:wsp>
                      <wps:cNvSpPr/>
                      <wps:spPr>
                        <a:xfrm>
                          <a:off x="0" y="0"/>
                          <a:ext cx="673100" cy="31686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44B3B" w14:textId="77777777" w:rsidR="005D5405" w:rsidRDefault="005D5405" w:rsidP="005D5405">
                            <w:pPr>
                              <w:jc w:val="center"/>
                            </w:pPr>
                            <w:r>
                              <w:rPr>
                                <w:rFonts w:asciiTheme="minorHAnsi" w:hAnsi="Calibri" w:cstheme="minorBidi"/>
                                <w:b/>
                                <w:bCs/>
                                <w:color w:val="8EAADB" w:themeColor="accent1" w:themeTint="99"/>
                                <w:kern w:val="24"/>
                                <w:sz w:val="20"/>
                                <w:szCs w:val="20"/>
                              </w:rPr>
                              <w:t>Deploy</w:t>
                            </w:r>
                          </w:p>
                        </w:txbxContent>
                      </wps:txbx>
                      <wps:bodyPr rtlCol="0" anchor="ctr"/>
                    </wps:wsp>
                  </a:graphicData>
                </a:graphic>
              </wp:anchor>
            </w:drawing>
          </mc:Choice>
          <mc:Fallback>
            <w:pict>
              <v:roundrect w14:anchorId="165EA7F8" id="Rectangle: Rounded Corners 100" o:spid="_x0000_s1029" style="position:absolute;left:0;text-align:left;margin-left:500.35pt;margin-top:103.85pt;width:53pt;height:24.95pt;z-index:25165827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" fillcolor="#d9e2f3 [660]" strokecolor="#b4c6e7 [1300]" strokeweight="1pt">
                <v:stroke joinstyle="miter"/>
                <v:textbox>
                  <w:txbxContent>
                    <w:p w14:paraId="70444B3B" w14:textId="77777777" w:rsidR="005D5405" w:rsidRDefault="005D5405" w:rsidP="005D5405">
                      <w:pPr>
                        <w:jc w:val="center"/>
                      </w:pPr>
                      <w:r>
                        <w:rPr>
                          <w:rFonts w:asciiTheme="minorHAnsi" w:hAnsi="Calibri" w:cstheme="minorBidi"/>
                          <w:b/>
                          <w:bCs/>
                          <w:color w:val="8EAADB" w:themeColor="accent1" w:themeTint="99"/>
                          <w:kern w:val="24"/>
                          <w:sz w:val="20"/>
                          <w:szCs w:val="20"/>
                        </w:rPr>
                        <w:t>Deploy</w:t>
                      </w:r>
                    </w:p>
                  </w:txbxContent>
                </v:textbox>
              </v:roundrect>
            </w:pict>
          </mc:Fallback>
        </mc:AlternateContent>
      </w:r>
      <w:r w:rsidR="005D5405" w:rsidRPr="005D5405">
        <w:rPr>
          <w:noProof/>
        </w:rPr>
        <mc:AlternateContent>
          <mc:Choice Requires="wps">
            <w:drawing>
              <wp:anchor distT="0" distB="0" distL="114300" distR="114300" simplePos="0" relativeHeight="251658274" behindDoc="0" locked="0" layoutInCell="1" allowOverlap="1" wp14:anchorId="68F8F8C7" wp14:editId="4C226C7E">
                <wp:simplePos x="0" y="0"/>
                <wp:positionH relativeFrom="column">
                  <wp:posOffset>2298065</wp:posOffset>
                </wp:positionH>
                <wp:positionV relativeFrom="paragraph">
                  <wp:posOffset>1978660</wp:posOffset>
                </wp:positionV>
                <wp:extent cx="673100" cy="316865"/>
                <wp:effectExtent l="0" t="0" r="12700" b="26035"/>
                <wp:wrapNone/>
                <wp:docPr id="97" name="Rectangle: Rounded Corners 96">
                  <a:extLst xmlns:a="http://schemas.openxmlformats.org/drawingml/2006/main">
                    <a:ext uri="{FF2B5EF4-FFF2-40B4-BE49-F238E27FC236}">
                      <a16:creationId xmlns:a16="http://schemas.microsoft.com/office/drawing/2014/main" id="{5EE8ED38-79BB-46CB-9781-04CE8A5E0650}"/>
                    </a:ext>
                  </a:extLst>
                </wp:docPr>
                <wp:cNvGraphicFramePr/>
                <a:graphic xmlns:a="http://schemas.openxmlformats.org/drawingml/2006/main">
                  <a:graphicData uri="http://schemas.microsoft.com/office/word/2010/wordprocessingShape">
                    <wps:wsp>
                      <wps:cNvSpPr/>
                      <wps:spPr>
                        <a:xfrm>
                          <a:off x="0" y="0"/>
                          <a:ext cx="673100" cy="31686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E7AA8" w14:textId="77777777" w:rsidR="005D5405" w:rsidRDefault="005D5405" w:rsidP="005D5405">
                            <w:pPr>
                              <w:jc w:val="center"/>
                            </w:pPr>
                            <w:r>
                              <w:rPr>
                                <w:rFonts w:asciiTheme="minorHAnsi" w:hAnsi="Calibri" w:cstheme="minorBidi"/>
                                <w:b/>
                                <w:bCs/>
                                <w:color w:val="8EAADB" w:themeColor="accent1" w:themeTint="99"/>
                                <w:kern w:val="24"/>
                                <w:sz w:val="20"/>
                                <w:szCs w:val="20"/>
                              </w:rPr>
                              <w:t>Publish</w:t>
                            </w:r>
                          </w:p>
                        </w:txbxContent>
                      </wps:txbx>
                      <wps:bodyPr rtlCol="0" anchor="ctr"/>
                    </wps:wsp>
                  </a:graphicData>
                </a:graphic>
              </wp:anchor>
            </w:drawing>
          </mc:Choice>
          <mc:Fallback>
            <w:pict>
              <v:roundrect w14:anchorId="68F8F8C7" id="Rectangle: Rounded Corners 96" o:spid="_x0000_s1030" style="position:absolute;left:0;text-align:left;margin-left:180.95pt;margin-top:155.8pt;width:53pt;height:24.95pt;z-index:25165827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" fillcolor="#d9e2f3 [660]" strokecolor="#b4c6e7 [1300]" strokeweight="1pt">
                <v:stroke joinstyle="miter"/>
                <v:textbox>
                  <w:txbxContent>
                    <w:p w14:paraId="34CE7AA8" w14:textId="77777777" w:rsidR="005D5405" w:rsidRDefault="005D5405" w:rsidP="005D5405">
                      <w:pPr>
                        <w:jc w:val="center"/>
                      </w:pPr>
                      <w:r>
                        <w:rPr>
                          <w:rFonts w:asciiTheme="minorHAnsi" w:hAnsi="Calibri" w:cstheme="minorBidi"/>
                          <w:b/>
                          <w:bCs/>
                          <w:color w:val="8EAADB" w:themeColor="accent1" w:themeTint="99"/>
                          <w:kern w:val="24"/>
                          <w:sz w:val="20"/>
                          <w:szCs w:val="20"/>
                        </w:rPr>
                        <w:t>Publish</w:t>
                      </w:r>
                    </w:p>
                  </w:txbxContent>
                </v:textbox>
              </v:roundrect>
            </w:pict>
          </mc:Fallback>
        </mc:AlternateContent>
      </w:r>
      <w:r w:rsidR="005D5405" w:rsidRPr="005D5405">
        <w:rPr>
          <w:noProof/>
        </w:rPr>
        <mc:AlternateContent>
          <mc:Choice Requires="wps">
            <w:drawing>
              <wp:anchor distT="0" distB="0" distL="114300" distR="114300" simplePos="0" relativeHeight="251658273" behindDoc="0" locked="0" layoutInCell="1" allowOverlap="1" wp14:anchorId="3CF995D4" wp14:editId="18E60A36">
                <wp:simplePos x="0" y="0"/>
                <wp:positionH relativeFrom="column">
                  <wp:posOffset>2303780</wp:posOffset>
                </wp:positionH>
                <wp:positionV relativeFrom="paragraph">
                  <wp:posOffset>1035685</wp:posOffset>
                </wp:positionV>
                <wp:extent cx="673100" cy="316865"/>
                <wp:effectExtent l="0" t="0" r="12700" b="26035"/>
                <wp:wrapNone/>
                <wp:docPr id="96" name="Rectangle: Rounded Corners 95">
                  <a:extLst xmlns:a="http://schemas.openxmlformats.org/drawingml/2006/main">
                    <a:ext uri="{FF2B5EF4-FFF2-40B4-BE49-F238E27FC236}">
                      <a16:creationId xmlns:a16="http://schemas.microsoft.com/office/drawing/2014/main" id="{49EDAF0C-62D7-49B2-9618-FC290348152E}"/>
                    </a:ext>
                  </a:extLst>
                </wp:docPr>
                <wp:cNvGraphicFramePr/>
                <a:graphic xmlns:a="http://schemas.openxmlformats.org/drawingml/2006/main">
                  <a:graphicData uri="http://schemas.microsoft.com/office/word/2010/wordprocessingShape">
                    <wps:wsp>
                      <wps:cNvSpPr/>
                      <wps:spPr>
                        <a:xfrm>
                          <a:off x="0" y="0"/>
                          <a:ext cx="673100" cy="31686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EA0DF" w14:textId="77777777" w:rsidR="005D5405" w:rsidRDefault="005D5405" w:rsidP="005D5405">
                            <w:pPr>
                              <w:jc w:val="center"/>
                            </w:pPr>
                            <w:r>
                              <w:rPr>
                                <w:rFonts w:asciiTheme="minorHAnsi" w:hAnsi="Calibri" w:cstheme="minorBidi"/>
                                <w:b/>
                                <w:bCs/>
                                <w:color w:val="8EAADB" w:themeColor="accent1" w:themeTint="99"/>
                                <w:kern w:val="24"/>
                                <w:sz w:val="20"/>
                                <w:szCs w:val="20"/>
                              </w:rPr>
                              <w:t>Test</w:t>
                            </w:r>
                          </w:p>
                        </w:txbxContent>
                      </wps:txbx>
                      <wps:bodyPr rtlCol="0" anchor="ctr"/>
                    </wps:wsp>
                  </a:graphicData>
                </a:graphic>
              </wp:anchor>
            </w:drawing>
          </mc:Choice>
          <mc:Fallback>
            <w:pict>
              <v:roundrect w14:anchorId="3CF995D4" id="Rectangle: Rounded Corners 95" o:spid="_x0000_s1031" style="position:absolute;left:0;text-align:left;margin-left:181.4pt;margin-top:81.55pt;width:53pt;height:24.95pt;z-index:25165827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" fillcolor="#d9e2f3 [660]" strokecolor="#b4c6e7 [1300]" strokeweight="1pt">
                <v:stroke joinstyle="miter"/>
                <v:textbox>
                  <w:txbxContent>
                    <w:p w14:paraId="61DEA0DF" w14:textId="77777777" w:rsidR="005D5405" w:rsidRDefault="005D5405" w:rsidP="005D5405">
                      <w:pPr>
                        <w:jc w:val="center"/>
                      </w:pPr>
                      <w:r>
                        <w:rPr>
                          <w:rFonts w:asciiTheme="minorHAnsi" w:hAnsi="Calibri" w:cstheme="minorBidi"/>
                          <w:b/>
                          <w:bCs/>
                          <w:color w:val="8EAADB" w:themeColor="accent1" w:themeTint="99"/>
                          <w:kern w:val="24"/>
                          <w:sz w:val="20"/>
                          <w:szCs w:val="20"/>
                        </w:rPr>
                        <w:t>Test</w:t>
                      </w:r>
                    </w:p>
                  </w:txbxContent>
                </v:textbox>
              </v:roundrect>
            </w:pict>
          </mc:Fallback>
        </mc:AlternateContent>
      </w:r>
      <w:r w:rsidR="005D5405" w:rsidRPr="005D5405">
        <w:rPr>
          <w:noProof/>
        </w:rPr>
        <mc:AlternateContent>
          <mc:Choice Requires="wps">
            <w:drawing>
              <wp:anchor distT="0" distB="0" distL="114300" distR="114300" simplePos="0" relativeHeight="251658272" behindDoc="0" locked="0" layoutInCell="1" allowOverlap="1" wp14:anchorId="264249F3" wp14:editId="5297353C">
                <wp:simplePos x="0" y="0"/>
                <wp:positionH relativeFrom="column">
                  <wp:posOffset>2302510</wp:posOffset>
                </wp:positionH>
                <wp:positionV relativeFrom="paragraph">
                  <wp:posOffset>572770</wp:posOffset>
                </wp:positionV>
                <wp:extent cx="673100" cy="316865"/>
                <wp:effectExtent l="0" t="0" r="12700" b="26035"/>
                <wp:wrapNone/>
                <wp:docPr id="95" name="Rectangle: Rounded Corners 94">
                  <a:extLst xmlns:a="http://schemas.openxmlformats.org/drawingml/2006/main">
                    <a:ext uri="{FF2B5EF4-FFF2-40B4-BE49-F238E27FC236}">
                      <a16:creationId xmlns:a16="http://schemas.microsoft.com/office/drawing/2014/main" id="{87629DA5-617F-4212-AF69-0C030B59DDA2}"/>
                    </a:ext>
                  </a:extLst>
                </wp:docPr>
                <wp:cNvGraphicFramePr/>
                <a:graphic xmlns:a="http://schemas.openxmlformats.org/drawingml/2006/main">
                  <a:graphicData uri="http://schemas.microsoft.com/office/word/2010/wordprocessingShape">
                    <wps:wsp>
                      <wps:cNvSpPr/>
                      <wps:spPr>
                        <a:xfrm>
                          <a:off x="0" y="0"/>
                          <a:ext cx="673100" cy="31686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5D80F" w14:textId="77777777" w:rsidR="005D5405" w:rsidRDefault="005D5405" w:rsidP="005D5405">
                            <w:pPr>
                              <w:jc w:val="center"/>
                            </w:pPr>
                            <w:r>
                              <w:rPr>
                                <w:rFonts w:asciiTheme="minorHAnsi" w:hAnsi="Calibri" w:cstheme="minorBidi"/>
                                <w:b/>
                                <w:bCs/>
                                <w:color w:val="8EAADB" w:themeColor="accent1" w:themeTint="99"/>
                                <w:kern w:val="24"/>
                                <w:sz w:val="20"/>
                                <w:szCs w:val="20"/>
                              </w:rPr>
                              <w:t>Build</w:t>
                            </w:r>
                          </w:p>
                        </w:txbxContent>
                      </wps:txbx>
                      <wps:bodyPr rtlCol="0" anchor="ctr"/>
                    </wps:wsp>
                  </a:graphicData>
                </a:graphic>
              </wp:anchor>
            </w:drawing>
          </mc:Choice>
          <mc:Fallback>
            <w:pict>
              <v:roundrect w14:anchorId="264249F3" id="Rectangle: Rounded Corners 94" o:spid="_x0000_s1032" style="position:absolute;left:0;text-align:left;margin-left:181.3pt;margin-top:45.1pt;width:53pt;height:24.95pt;z-index:251658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" fillcolor="#d9e2f3 [660]" strokecolor="#b4c6e7 [1300]" strokeweight="1pt">
                <v:stroke joinstyle="miter"/>
                <v:textbox>
                  <w:txbxContent>
                    <w:p w14:paraId="5725D80F" w14:textId="77777777" w:rsidR="005D5405" w:rsidRDefault="005D5405" w:rsidP="005D5405">
                      <w:pPr>
                        <w:jc w:val="center"/>
                      </w:pPr>
                      <w:r>
                        <w:rPr>
                          <w:rFonts w:asciiTheme="minorHAnsi" w:hAnsi="Calibri" w:cstheme="minorBidi"/>
                          <w:b/>
                          <w:bCs/>
                          <w:color w:val="8EAADB" w:themeColor="accent1" w:themeTint="99"/>
                          <w:kern w:val="24"/>
                          <w:sz w:val="20"/>
                          <w:szCs w:val="20"/>
                        </w:rPr>
                        <w:t>Build</w:t>
                      </w:r>
                    </w:p>
                  </w:txbxContent>
                </v:textbox>
              </v:roundrect>
            </w:pict>
          </mc:Fallback>
        </mc:AlternateContent>
      </w:r>
      <w:r w:rsidR="005D5405" w:rsidRPr="005D5405">
        <w:rPr>
          <w:noProof/>
        </w:rPr>
        <mc:AlternateContent>
          <mc:Choice Requires="wps">
            <w:drawing>
              <wp:anchor distT="0" distB="0" distL="114300" distR="114300" simplePos="0" relativeHeight="251658269" behindDoc="0" locked="0" layoutInCell="1" allowOverlap="1" wp14:anchorId="3B9A03E4" wp14:editId="6998AB73">
                <wp:simplePos x="0" y="0"/>
                <wp:positionH relativeFrom="column">
                  <wp:posOffset>1349375</wp:posOffset>
                </wp:positionH>
                <wp:positionV relativeFrom="paragraph">
                  <wp:posOffset>1789430</wp:posOffset>
                </wp:positionV>
                <wp:extent cx="476885" cy="215265"/>
                <wp:effectExtent l="0" t="0" r="0" b="0"/>
                <wp:wrapNone/>
                <wp:docPr id="87" name="TextBox 86">
                  <a:extLst xmlns:a="http://schemas.openxmlformats.org/drawingml/2006/main">
                    <a:ext uri="{FF2B5EF4-FFF2-40B4-BE49-F238E27FC236}">
                      <a16:creationId xmlns:a16="http://schemas.microsoft.com/office/drawing/2014/main" id="{4B5196EC-2700-46EF-A965-208737DA37BA}"/>
                    </a:ext>
                  </a:extLst>
                </wp:docPr>
                <wp:cNvGraphicFramePr/>
                <a:graphic xmlns:a="http://schemas.openxmlformats.org/drawingml/2006/main">
                  <a:graphicData uri="http://schemas.microsoft.com/office/word/2010/wordprocessingShape">
                    <wps:wsp>
                      <wps:cNvSpPr txBox="1"/>
                      <wps:spPr>
                        <a:xfrm>
                          <a:off x="0" y="0"/>
                          <a:ext cx="476885" cy="215265"/>
                        </a:xfrm>
                        <a:prstGeom prst="rect">
                          <a:avLst/>
                        </a:prstGeom>
                        <a:noFill/>
                      </wps:spPr>
                      <wps:txbx>
                        <w:txbxContent>
                          <w:p w14:paraId="6EBE9844" w14:textId="77777777" w:rsidR="005D5405" w:rsidRDefault="005D5405" w:rsidP="005D5405">
                            <w:r>
                              <w:rPr>
                                <w:rFonts w:asciiTheme="minorHAnsi" w:hAnsi="Calibri" w:cstheme="minorBidi"/>
                                <w:b/>
                                <w:bCs/>
                                <w:color w:val="000000" w:themeColor="text1"/>
                                <w:kern w:val="24"/>
                                <w:sz w:val="16"/>
                                <w:szCs w:val="16"/>
                              </w:rPr>
                              <w:t>BUILD</w:t>
                            </w:r>
                          </w:p>
                        </w:txbxContent>
                      </wps:txbx>
                      <wps:bodyPr wrap="square" rtlCol="0">
                        <a:spAutoFit/>
                      </wps:bodyPr>
                    </wps:wsp>
                  </a:graphicData>
                </a:graphic>
              </wp:anchor>
            </w:drawing>
          </mc:Choice>
          <mc:Fallback>
            <w:pict>
              <v:shape w14:anchorId="3B9A03E4" id="TextBox 86" o:spid="_x0000_s1033" type="#_x0000_t202" style="position:absolute;left:0;text-align:left;margin-left:106.25pt;margin-top:140.9pt;width:37.55pt;height:16.9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" filled="f" stroked="f">
                <v:textbox style="mso-fit-shape-to-text:t">
                  <w:txbxContent>
                    <w:p w14:paraId="6EBE9844" w14:textId="77777777" w:rsidR="005D5405" w:rsidRDefault="005D5405" w:rsidP="005D5405">
                      <w:r>
                        <w:rPr>
                          <w:rFonts w:asciiTheme="minorHAnsi" w:hAnsi="Calibri" w:cstheme="minorBidi"/>
                          <w:b/>
                          <w:bCs/>
                          <w:color w:val="000000" w:themeColor="text1"/>
                          <w:kern w:val="24"/>
                          <w:sz w:val="16"/>
                          <w:szCs w:val="16"/>
                        </w:rPr>
                        <w:t>BUILD</w:t>
                      </w:r>
                    </w:p>
                  </w:txbxContent>
                </v:textbox>
              </v:shape>
            </w:pict>
          </mc:Fallback>
        </mc:AlternateContent>
      </w:r>
      <w:r w:rsidR="005D5405" w:rsidRPr="005D5405">
        <w:rPr>
          <w:noProof/>
        </w:rPr>
        <w:drawing>
          <wp:anchor distT="0" distB="0" distL="114300" distR="114300" simplePos="0" relativeHeight="251658268" behindDoc="0" locked="0" layoutInCell="1" allowOverlap="1" wp14:anchorId="13034FCD" wp14:editId="72921766">
            <wp:simplePos x="0" y="0"/>
            <wp:positionH relativeFrom="column">
              <wp:posOffset>4067810</wp:posOffset>
            </wp:positionH>
            <wp:positionV relativeFrom="paragraph">
              <wp:posOffset>2268855</wp:posOffset>
            </wp:positionV>
            <wp:extent cx="690245" cy="389890"/>
            <wp:effectExtent l="0" t="0" r="0" b="0"/>
            <wp:wrapNone/>
            <wp:docPr id="86" name="Picture 85">
              <a:extLst xmlns:a="http://schemas.openxmlformats.org/drawingml/2006/main">
                <a:ext uri="{FF2B5EF4-FFF2-40B4-BE49-F238E27FC236}">
                  <a16:creationId xmlns:a16="http://schemas.microsoft.com/office/drawing/2014/main" id="{589791A2-028E-44EB-8CD9-9C90C7BD86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a:extLst>
                        <a:ext uri="{FF2B5EF4-FFF2-40B4-BE49-F238E27FC236}">
                          <a16:creationId xmlns:a16="http://schemas.microsoft.com/office/drawing/2014/main" id="{589791A2-028E-44EB-8CD9-9C90C7BD8627}"/>
                        </a:ext>
                      </a:extLst>
                    </pic:cNvPr>
                    <pic:cNvPicPr>
                      <a:picLocks noChangeAspect="1"/>
                    </pic:cNvPicPr>
                  </pic:nvPicPr>
                  <pic:blipFill>
                    <a:blip r:embed="rId22"/>
                    <a:stretch>
                      <a:fillRect/>
                    </a:stretch>
                  </pic:blipFill>
                  <pic:spPr>
                    <a:xfrm>
                      <a:off x="0" y="0"/>
                      <a:ext cx="690245" cy="389890"/>
                    </a:xfrm>
                    <a:prstGeom prst="rect">
                      <a:avLst/>
                    </a:prstGeom>
                  </pic:spPr>
                </pic:pic>
              </a:graphicData>
            </a:graphic>
          </wp:anchor>
        </w:drawing>
      </w:r>
      <w:r w:rsidR="005D5405" w:rsidRPr="005D5405">
        <w:rPr>
          <w:noProof/>
        </w:rPr>
        <mc:AlternateContent>
          <mc:Choice Requires="wps">
            <w:drawing>
              <wp:anchor distT="0" distB="0" distL="114300" distR="114300" simplePos="0" relativeHeight="251658267" behindDoc="0" locked="0" layoutInCell="1" allowOverlap="1" wp14:anchorId="1D350E36" wp14:editId="6B74F782">
                <wp:simplePos x="0" y="0"/>
                <wp:positionH relativeFrom="column">
                  <wp:posOffset>1064895</wp:posOffset>
                </wp:positionH>
                <wp:positionV relativeFrom="paragraph">
                  <wp:posOffset>447675</wp:posOffset>
                </wp:positionV>
                <wp:extent cx="6206490" cy="2234565"/>
                <wp:effectExtent l="0" t="0" r="22860" b="13335"/>
                <wp:wrapNone/>
                <wp:docPr id="85" name="Flowchart: Process 84">
                  <a:extLst xmlns:a="http://schemas.openxmlformats.org/drawingml/2006/main">
                    <a:ext uri="{FF2B5EF4-FFF2-40B4-BE49-F238E27FC236}">
                      <a16:creationId xmlns:a16="http://schemas.microsoft.com/office/drawing/2014/main" id="{47F60FA2-F2E7-4EF6-8C00-D0FC8AA78C84}"/>
                    </a:ext>
                  </a:extLst>
                </wp:docPr>
                <wp:cNvGraphicFramePr/>
                <a:graphic xmlns:a="http://schemas.openxmlformats.org/drawingml/2006/main">
                  <a:graphicData uri="http://schemas.microsoft.com/office/word/2010/wordprocessingShape">
                    <wps:wsp>
                      <wps:cNvSpPr/>
                      <wps:spPr>
                        <a:xfrm>
                          <a:off x="0" y="0"/>
                          <a:ext cx="6206490" cy="2234565"/>
                        </a:xfrm>
                        <a:prstGeom prst="flowChartProcess">
                          <a:avLst/>
                        </a:prstGeom>
                        <a:noFill/>
                        <a:ln>
                          <a:solidFill>
                            <a:schemeClr val="accent1">
                              <a:lumMod val="40000"/>
                              <a:lumOff val="6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148F2237">
              <v:shape id="Flowchart: Process 84" style="position:absolute;margin-left:83.85pt;margin-top:35.25pt;width:488.7pt;height:175.9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4c6e7 [1300]"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" w14:anchorId="06527C06">
                <v:stroke dashstyle="1 1"/>
              </v:shape>
            </w:pict>
          </mc:Fallback>
        </mc:AlternateContent>
      </w:r>
      <w:r w:rsidR="005D5405" w:rsidRPr="005D5405">
        <w:rPr>
          <w:noProof/>
        </w:rPr>
        <mc:AlternateContent>
          <mc:Choice Requires="wps">
            <w:drawing>
              <wp:anchor distT="0" distB="0" distL="114300" distR="114300" simplePos="0" relativeHeight="251658266" behindDoc="0" locked="0" layoutInCell="1" allowOverlap="1" wp14:anchorId="7C7938BD" wp14:editId="51DB771A">
                <wp:simplePos x="0" y="0"/>
                <wp:positionH relativeFrom="column">
                  <wp:posOffset>-624840</wp:posOffset>
                </wp:positionH>
                <wp:positionV relativeFrom="paragraph">
                  <wp:posOffset>851535</wp:posOffset>
                </wp:positionV>
                <wp:extent cx="1569085" cy="1647190"/>
                <wp:effectExtent l="0" t="0" r="12065" b="10160"/>
                <wp:wrapNone/>
                <wp:docPr id="83" name="Flowchart: Process 82">
                  <a:extLst xmlns:a="http://schemas.openxmlformats.org/drawingml/2006/main">
                    <a:ext uri="{FF2B5EF4-FFF2-40B4-BE49-F238E27FC236}">
                      <a16:creationId xmlns:a16="http://schemas.microsoft.com/office/drawing/2014/main" id="{CACD863E-22E7-49C9-94CE-04EE9C7DE047}"/>
                    </a:ext>
                  </a:extLst>
                </wp:docPr>
                <wp:cNvGraphicFramePr/>
                <a:graphic xmlns:a="http://schemas.openxmlformats.org/drawingml/2006/main">
                  <a:graphicData uri="http://schemas.microsoft.com/office/word/2010/wordprocessingShape">
                    <wps:wsp>
                      <wps:cNvSpPr/>
                      <wps:spPr>
                        <a:xfrm>
                          <a:off x="0" y="0"/>
                          <a:ext cx="1569085" cy="1647190"/>
                        </a:xfrm>
                        <a:prstGeom prst="flowChartProcess">
                          <a:avLst/>
                        </a:prstGeom>
                        <a:noFill/>
                        <a:ln>
                          <a:solidFill>
                            <a:schemeClr val="accent1">
                              <a:lumMod val="40000"/>
                              <a:lumOff val="6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7EF7D2C2">
              <v:shape id="Flowchart: Process 82" style="position:absolute;margin-left:-49.2pt;margin-top:67.05pt;width:123.55pt;height:129.7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4c6e7 [1300]"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" w14:anchorId="52DBC25A">
                <v:stroke dashstyle="1 1"/>
              </v:shape>
            </w:pict>
          </mc:Fallback>
        </mc:AlternateContent>
      </w:r>
      <w:r w:rsidR="005D5405" w:rsidRPr="005D5405">
        <w:rPr>
          <w:noProof/>
        </w:rPr>
        <mc:AlternateContent>
          <mc:Choice Requires="wpg">
            <w:drawing>
              <wp:anchor distT="0" distB="0" distL="114300" distR="114300" simplePos="0" relativeHeight="251658265" behindDoc="0" locked="0" layoutInCell="1" allowOverlap="1" wp14:anchorId="7D359FF9" wp14:editId="286A308E">
                <wp:simplePos x="0" y="0"/>
                <wp:positionH relativeFrom="column">
                  <wp:posOffset>-567055</wp:posOffset>
                </wp:positionH>
                <wp:positionV relativeFrom="paragraph">
                  <wp:posOffset>321310</wp:posOffset>
                </wp:positionV>
                <wp:extent cx="815340" cy="408940"/>
                <wp:effectExtent l="0" t="0" r="0" b="0"/>
                <wp:wrapNone/>
                <wp:docPr id="29" name="Group 88"/>
                <wp:cNvGraphicFramePr/>
                <a:graphic xmlns:a="http://schemas.openxmlformats.org/drawingml/2006/main">
                  <a:graphicData uri="http://schemas.microsoft.com/office/word/2010/wordprocessingGroup">
                    <wpg:wgp>
                      <wpg:cNvGrpSpPr/>
                      <wpg:grpSpPr>
                        <a:xfrm>
                          <a:off x="0" y="0"/>
                          <a:ext cx="815340" cy="408940"/>
                          <a:chOff x="58360" y="274539"/>
                          <a:chExt cx="842196" cy="501361"/>
                        </a:xfrm>
                      </wpg:grpSpPr>
                      <pic:pic xmlns:pic="http://schemas.openxmlformats.org/drawingml/2006/picture">
                        <pic:nvPicPr>
                          <pic:cNvPr id="30" name="Picture 30"/>
                          <pic:cNvPicPr>
                            <a:picLocks noChangeAspect="1"/>
                          </pic:cNvPicPr>
                        </pic:nvPicPr>
                        <pic:blipFill rotWithShape="1">
                          <a:blip r:embed="rId23"/>
                          <a:srcRect r="1245" b="49329"/>
                          <a:stretch/>
                        </pic:blipFill>
                        <pic:spPr>
                          <a:xfrm>
                            <a:off x="112791" y="274539"/>
                            <a:ext cx="529673" cy="294424"/>
                          </a:xfrm>
                          <a:prstGeom prst="rect">
                            <a:avLst/>
                          </a:prstGeom>
                        </pic:spPr>
                      </pic:pic>
                      <wps:wsp>
                        <wps:cNvPr id="31" name="TextBox 79"/>
                        <wps:cNvSpPr txBox="1"/>
                        <wps:spPr>
                          <a:xfrm>
                            <a:off x="58360" y="511814"/>
                            <a:ext cx="842196" cy="264086"/>
                          </a:xfrm>
                          <a:prstGeom prst="rect">
                            <a:avLst/>
                          </a:prstGeom>
                          <a:noFill/>
                        </wps:spPr>
                        <wps:txbx>
                          <w:txbxContent>
                            <w:p w14:paraId="4A245430" w14:textId="77777777" w:rsidR="005D5405" w:rsidRDefault="005D5405" w:rsidP="005D5405">
                              <w:r>
                                <w:rPr>
                                  <w:rFonts w:asciiTheme="minorHAnsi" w:hAnsi="Calibri" w:cstheme="minorBidi"/>
                                  <w:b/>
                                  <w:bCs/>
                                  <w:color w:val="000000" w:themeColor="text1"/>
                                  <w:kern w:val="24"/>
                                  <w:sz w:val="16"/>
                                  <w:szCs w:val="16"/>
                                </w:rPr>
                                <w:t>Engineers</w:t>
                              </w:r>
                            </w:p>
                          </w:txbxContent>
                        </wps:txbx>
                        <wps:bodyPr wrap="square" rtlCol="0">
                          <a:spAutoFit/>
                        </wps:bodyPr>
                      </wps:wsp>
                    </wpg:wgp>
                  </a:graphicData>
                </a:graphic>
              </wp:anchor>
            </w:drawing>
          </mc:Choice>
          <mc:Fallback>
            <w:pict>
              <v:group w14:anchorId="7D359FF9" id="Group 88" o:spid="_x0000_s1034" style="position:absolute;left:0;text-align:left;margin-left:-44.65pt;margin-top:25.3pt;width:64.2pt;height:32.2pt;z-index:251658265" coordorigin="583,2745" coordsize="8421,5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5" type="#_x0000_t75" style="position:absolute;left:1127;top:2745;width:5297;height:2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">
                  <v:imagedata r:id="rId24" o:title="" cropbottom="32328f" cropright="816f"/>
                </v:shape>
                <v:shape id="TextBox 79" o:spid="_x0000_s1036" type="#_x0000_t202" style="position:absolute;left:583;top:5118;width:842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4A245430" w14:textId="77777777" w:rsidR="005D5405" w:rsidRDefault="005D5405" w:rsidP="005D5405">
                        <w:r>
                          <w:rPr>
                            <w:rFonts w:asciiTheme="minorHAnsi" w:hAnsi="Calibri" w:cstheme="minorBidi"/>
                            <w:b/>
                            <w:bCs/>
                            <w:color w:val="000000" w:themeColor="text1"/>
                            <w:kern w:val="24"/>
                            <w:sz w:val="16"/>
                            <w:szCs w:val="16"/>
                          </w:rPr>
                          <w:t>Engineers</w:t>
                        </w:r>
                      </w:p>
                    </w:txbxContent>
                  </v:textbox>
                </v:shape>
              </v:group>
            </w:pict>
          </mc:Fallback>
        </mc:AlternateContent>
      </w:r>
      <w:r w:rsidR="005D5405" w:rsidRPr="005D5405">
        <w:rPr>
          <w:noProof/>
        </w:rPr>
        <mc:AlternateContent>
          <mc:Choice Requires="wps">
            <w:drawing>
              <wp:anchor distT="0" distB="0" distL="114300" distR="114300" simplePos="0" relativeHeight="251658264" behindDoc="0" locked="0" layoutInCell="1" allowOverlap="1" wp14:anchorId="4FBD8928" wp14:editId="187DAD33">
                <wp:simplePos x="0" y="0"/>
                <wp:positionH relativeFrom="column">
                  <wp:posOffset>255270</wp:posOffset>
                </wp:positionH>
                <wp:positionV relativeFrom="paragraph">
                  <wp:posOffset>1264285</wp:posOffset>
                </wp:positionV>
                <wp:extent cx="657225" cy="215265"/>
                <wp:effectExtent l="0" t="0" r="0" b="0"/>
                <wp:wrapNone/>
                <wp:docPr id="76" name="TextBox 75">
                  <a:extLst xmlns:a="http://schemas.openxmlformats.org/drawingml/2006/main">
                    <a:ext uri="{FF2B5EF4-FFF2-40B4-BE49-F238E27FC236}">
                      <a16:creationId xmlns:a16="http://schemas.microsoft.com/office/drawing/2014/main" id="{279CD1C3-9E98-47B0-AD99-8133ED480F70}"/>
                    </a:ext>
                  </a:extLst>
                </wp:docPr>
                <wp:cNvGraphicFramePr/>
                <a:graphic xmlns:a="http://schemas.openxmlformats.org/drawingml/2006/main">
                  <a:graphicData uri="http://schemas.microsoft.com/office/word/2010/wordprocessingShape">
                    <wps:wsp>
                      <wps:cNvSpPr txBox="1"/>
                      <wps:spPr>
                        <a:xfrm>
                          <a:off x="0" y="0"/>
                          <a:ext cx="657225" cy="215265"/>
                        </a:xfrm>
                        <a:prstGeom prst="rect">
                          <a:avLst/>
                        </a:prstGeom>
                        <a:noFill/>
                      </wps:spPr>
                      <wps:txbx>
                        <w:txbxContent>
                          <w:p w14:paraId="2DD471F3" w14:textId="77777777" w:rsidR="005D5405" w:rsidRDefault="005D5405" w:rsidP="005D5405">
                            <w:r>
                              <w:rPr>
                                <w:rFonts w:asciiTheme="minorHAnsi" w:hAnsi="Calibri" w:cstheme="minorBidi"/>
                                <w:b/>
                                <w:bCs/>
                                <w:color w:val="000000" w:themeColor="text1"/>
                                <w:kern w:val="24"/>
                                <w:sz w:val="16"/>
                                <w:szCs w:val="16"/>
                              </w:rPr>
                              <w:t>Repository</w:t>
                            </w:r>
                          </w:p>
                        </w:txbxContent>
                      </wps:txbx>
                      <wps:bodyPr wrap="square" rtlCol="0">
                        <a:spAutoFit/>
                      </wps:bodyPr>
                    </wps:wsp>
                  </a:graphicData>
                </a:graphic>
              </wp:anchor>
            </w:drawing>
          </mc:Choice>
          <mc:Fallback>
            <w:pict>
              <v:shape w14:anchorId="4FBD8928" id="TextBox 75" o:spid="_x0000_s1037" type="#_x0000_t202" style="position:absolute;left:0;text-align:left;margin-left:20.1pt;margin-top:99.55pt;width:51.75pt;height:16.9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" filled="f" stroked="f">
                <v:textbox style="mso-fit-shape-to-text:t">
                  <w:txbxContent>
                    <w:p w14:paraId="2DD471F3" w14:textId="77777777" w:rsidR="005D5405" w:rsidRDefault="005D5405" w:rsidP="005D5405">
                      <w:r>
                        <w:rPr>
                          <w:rFonts w:asciiTheme="minorHAnsi" w:hAnsi="Calibri" w:cstheme="minorBidi"/>
                          <w:b/>
                          <w:bCs/>
                          <w:color w:val="000000" w:themeColor="text1"/>
                          <w:kern w:val="24"/>
                          <w:sz w:val="16"/>
                          <w:szCs w:val="16"/>
                        </w:rPr>
                        <w:t>Repository</w:t>
                      </w:r>
                    </w:p>
                  </w:txbxContent>
                </v:textbox>
              </v:shape>
            </w:pict>
          </mc:Fallback>
        </mc:AlternateContent>
      </w:r>
      <w:r w:rsidR="005D5405" w:rsidRPr="005D5405">
        <w:rPr>
          <w:noProof/>
        </w:rPr>
        <mc:AlternateContent>
          <mc:Choice Requires="wps">
            <w:drawing>
              <wp:anchor distT="0" distB="0" distL="114300" distR="114300" simplePos="0" relativeHeight="251658263" behindDoc="0" locked="0" layoutInCell="1" allowOverlap="1" wp14:anchorId="48D6B136" wp14:editId="5D4AC53D">
                <wp:simplePos x="0" y="0"/>
                <wp:positionH relativeFrom="column">
                  <wp:posOffset>-159385</wp:posOffset>
                </wp:positionH>
                <wp:positionV relativeFrom="paragraph">
                  <wp:posOffset>730250</wp:posOffset>
                </wp:positionV>
                <wp:extent cx="151130" cy="518795"/>
                <wp:effectExtent l="0" t="0" r="77470" b="52705"/>
                <wp:wrapNone/>
                <wp:docPr id="32" name="Straight Arrow Connector 31">
                  <a:extLst xmlns:a="http://schemas.openxmlformats.org/drawingml/2006/main">
                    <a:ext uri="{FF2B5EF4-FFF2-40B4-BE49-F238E27FC236}">
                      <a16:creationId xmlns:a16="http://schemas.microsoft.com/office/drawing/2014/main" id="{00052BB4-D020-4537-A4E0-7F6152F7A71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130" cy="518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576638FD">
              <v:shape id="Straight Arrow Connector 31" style="position:absolute;margin-left:-12.55pt;margin-top:57.5pt;width:11.9pt;height:40.85pt;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" w14:anchorId="22FD3A0E">
                <v:stroke joinstyle="miter" endarrow="block"/>
                <o:lock v:ext="edit" shapetype="f"/>
              </v:shape>
            </w:pict>
          </mc:Fallback>
        </mc:AlternateContent>
      </w:r>
      <w:r w:rsidR="005D5405" w:rsidRPr="005D5405">
        <w:rPr>
          <w:noProof/>
        </w:rPr>
        <w:drawing>
          <wp:anchor distT="0" distB="0" distL="114300" distR="114300" simplePos="0" relativeHeight="251658262" behindDoc="0" locked="0" layoutInCell="1" allowOverlap="1" wp14:anchorId="19BD7773" wp14:editId="24013494">
            <wp:simplePos x="0" y="0"/>
            <wp:positionH relativeFrom="column">
              <wp:posOffset>-142240</wp:posOffset>
            </wp:positionH>
            <wp:positionV relativeFrom="paragraph">
              <wp:posOffset>2038350</wp:posOffset>
            </wp:positionV>
            <wp:extent cx="492125" cy="492125"/>
            <wp:effectExtent l="0" t="0" r="3175" b="3175"/>
            <wp:wrapNone/>
            <wp:docPr id="20" name="Picture 19">
              <a:extLst xmlns:a="http://schemas.openxmlformats.org/drawingml/2006/main">
                <a:ext uri="{FF2B5EF4-FFF2-40B4-BE49-F238E27FC236}">
                  <a16:creationId xmlns:a16="http://schemas.microsoft.com/office/drawing/2014/main" id="{8CF01857-F516-46DE-9032-9469CE4BA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8CF01857-F516-46DE-9032-9469CE4BA83D}"/>
                        </a:ext>
                      </a:extLst>
                    </pic:cNvPr>
                    <pic:cNvPicPr>
                      <a:picLocks noChangeAspect="1"/>
                    </pic:cNvPicPr>
                  </pic:nvPicPr>
                  <pic:blipFill>
                    <a:blip r:embed="rId25"/>
                    <a:stretch>
                      <a:fillRect/>
                    </a:stretch>
                  </pic:blipFill>
                  <pic:spPr>
                    <a:xfrm>
                      <a:off x="0" y="0"/>
                      <a:ext cx="492125" cy="492125"/>
                    </a:xfrm>
                    <a:prstGeom prst="rect">
                      <a:avLst/>
                    </a:prstGeom>
                  </pic:spPr>
                </pic:pic>
              </a:graphicData>
            </a:graphic>
          </wp:anchor>
        </w:drawing>
      </w:r>
      <w:r w:rsidR="005D5405" w:rsidRPr="005D5405">
        <w:rPr>
          <w:noProof/>
        </w:rPr>
        <w:drawing>
          <wp:anchor distT="0" distB="0" distL="114300" distR="114300" simplePos="0" relativeHeight="251658261" behindDoc="0" locked="0" layoutInCell="1" allowOverlap="1" wp14:anchorId="06E12824" wp14:editId="3046B7AD">
            <wp:simplePos x="0" y="0"/>
            <wp:positionH relativeFrom="column">
              <wp:posOffset>-250190</wp:posOffset>
            </wp:positionH>
            <wp:positionV relativeFrom="paragraph">
              <wp:posOffset>1200785</wp:posOffset>
            </wp:positionV>
            <wp:extent cx="713740" cy="713740"/>
            <wp:effectExtent l="0" t="0" r="0" b="0"/>
            <wp:wrapNone/>
            <wp:docPr id="6" name="Picture 5">
              <a:extLst xmlns:a="http://schemas.openxmlformats.org/drawingml/2006/main">
                <a:ext uri="{FF2B5EF4-FFF2-40B4-BE49-F238E27FC236}">
                  <a16:creationId xmlns:a16="http://schemas.microsoft.com/office/drawing/2014/main" id="{4AE28D30-8637-4137-873F-D900538D42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E28D30-8637-4137-873F-D900538D421F}"/>
                        </a:ext>
                      </a:extLst>
                    </pic:cNvPr>
                    <pic:cNvPicPr>
                      <a:picLocks noChangeAspect="1"/>
                    </pic:cNvPicPr>
                  </pic:nvPicPr>
                  <pic:blipFill>
                    <a:blip r:embed="rId26"/>
                    <a:stretch>
                      <a:fillRect/>
                    </a:stretch>
                  </pic:blipFill>
                  <pic:spPr>
                    <a:xfrm>
                      <a:off x="0" y="0"/>
                      <a:ext cx="713740" cy="713740"/>
                    </a:xfrm>
                    <a:prstGeom prst="rect">
                      <a:avLst/>
                    </a:prstGeom>
                  </pic:spPr>
                </pic:pic>
              </a:graphicData>
            </a:graphic>
          </wp:anchor>
        </w:drawing>
      </w:r>
      <w:r w:rsidR="005D5405" w:rsidRPr="005D5405">
        <w:rPr>
          <w:noProof/>
        </w:rPr>
        <mc:AlternateContent>
          <mc:Choice Requires="wps">
            <w:drawing>
              <wp:anchor distT="0" distB="0" distL="114300" distR="114300" simplePos="0" relativeHeight="251658260" behindDoc="0" locked="0" layoutInCell="1" allowOverlap="1" wp14:anchorId="419D89B9" wp14:editId="0F28EE32">
                <wp:simplePos x="0" y="0"/>
                <wp:positionH relativeFrom="column">
                  <wp:posOffset>7533005</wp:posOffset>
                </wp:positionH>
                <wp:positionV relativeFrom="paragraph">
                  <wp:posOffset>710565</wp:posOffset>
                </wp:positionV>
                <wp:extent cx="875030" cy="215265"/>
                <wp:effectExtent l="0" t="0" r="0" b="0"/>
                <wp:wrapNone/>
                <wp:docPr id="78" name="TextBox 77">
                  <a:extLst xmlns:a="http://schemas.openxmlformats.org/drawingml/2006/main">
                    <a:ext uri="{FF2B5EF4-FFF2-40B4-BE49-F238E27FC236}">
                      <a16:creationId xmlns:a16="http://schemas.microsoft.com/office/drawing/2014/main" id="{4E9CBB6E-53CE-42C9-BAAC-EEC7F5EA5ECD}"/>
                    </a:ext>
                  </a:extLst>
                </wp:docPr>
                <wp:cNvGraphicFramePr/>
                <a:graphic xmlns:a="http://schemas.openxmlformats.org/drawingml/2006/main">
                  <a:graphicData uri="http://schemas.microsoft.com/office/word/2010/wordprocessingShape">
                    <wps:wsp>
                      <wps:cNvSpPr txBox="1"/>
                      <wps:spPr>
                        <a:xfrm>
                          <a:off x="0" y="0"/>
                          <a:ext cx="875030" cy="215265"/>
                        </a:xfrm>
                        <a:prstGeom prst="rect">
                          <a:avLst/>
                        </a:prstGeom>
                        <a:noFill/>
                      </wps:spPr>
                      <wps:txbx>
                        <w:txbxContent>
                          <w:p w14:paraId="2683EAD3" w14:textId="77777777" w:rsidR="005D5405" w:rsidRDefault="005D5405" w:rsidP="005D5405">
                            <w:r>
                              <w:rPr>
                                <w:rFonts w:asciiTheme="minorHAnsi" w:hAnsi="Calibri" w:cstheme="minorBidi"/>
                                <w:b/>
                                <w:bCs/>
                                <w:color w:val="000000" w:themeColor="text1"/>
                                <w:kern w:val="24"/>
                                <w:sz w:val="16"/>
                                <w:szCs w:val="16"/>
                              </w:rPr>
                              <w:t>Virtual Machine</w:t>
                            </w:r>
                          </w:p>
                        </w:txbxContent>
                      </wps:txbx>
                      <wps:bodyPr wrap="square" rtlCol="0">
                        <a:spAutoFit/>
                      </wps:bodyPr>
                    </wps:wsp>
                  </a:graphicData>
                </a:graphic>
              </wp:anchor>
            </w:drawing>
          </mc:Choice>
          <mc:Fallback>
            <w:pict>
              <v:shape w14:anchorId="419D89B9" id="TextBox 77" o:spid="_x0000_s1038" type="#_x0000_t202" style="position:absolute;left:0;text-align:left;margin-left:593.15pt;margin-top:55.95pt;width:68.9pt;height:16.9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" filled="f" stroked="f">
                <v:textbox style="mso-fit-shape-to-text:t">
                  <w:txbxContent>
                    <w:p w14:paraId="2683EAD3" w14:textId="77777777" w:rsidR="005D5405" w:rsidRDefault="005D5405" w:rsidP="005D5405">
                      <w:r>
                        <w:rPr>
                          <w:rFonts w:asciiTheme="minorHAnsi" w:hAnsi="Calibri" w:cstheme="minorBidi"/>
                          <w:b/>
                          <w:bCs/>
                          <w:color w:val="000000" w:themeColor="text1"/>
                          <w:kern w:val="24"/>
                          <w:sz w:val="16"/>
                          <w:szCs w:val="16"/>
                        </w:rPr>
                        <w:t>Virtual Machine</w:t>
                      </w:r>
                    </w:p>
                  </w:txbxContent>
                </v:textbox>
              </v:shape>
            </w:pict>
          </mc:Fallback>
        </mc:AlternateContent>
      </w:r>
      <w:r w:rsidR="005D5405" w:rsidRPr="005D5405">
        <w:rPr>
          <w:noProof/>
        </w:rPr>
        <mc:AlternateContent>
          <mc:Choice Requires="wps">
            <w:drawing>
              <wp:anchor distT="0" distB="0" distL="114300" distR="114300" simplePos="0" relativeHeight="251658259" behindDoc="0" locked="0" layoutInCell="1" allowOverlap="1" wp14:anchorId="05F6D87F" wp14:editId="4B7629A8">
                <wp:simplePos x="0" y="0"/>
                <wp:positionH relativeFrom="column">
                  <wp:posOffset>4384675</wp:posOffset>
                </wp:positionH>
                <wp:positionV relativeFrom="paragraph">
                  <wp:posOffset>1566545</wp:posOffset>
                </wp:positionV>
                <wp:extent cx="680720" cy="215265"/>
                <wp:effectExtent l="0" t="0" r="0" b="0"/>
                <wp:wrapNone/>
                <wp:docPr id="77" name="TextBox 76">
                  <a:extLst xmlns:a="http://schemas.openxmlformats.org/drawingml/2006/main">
                    <a:ext uri="{FF2B5EF4-FFF2-40B4-BE49-F238E27FC236}">
                      <a16:creationId xmlns:a16="http://schemas.microsoft.com/office/drawing/2014/main" id="{A4F867E9-DF9D-4481-B32F-000026B9A94B}"/>
                    </a:ext>
                  </a:extLst>
                </wp:docPr>
                <wp:cNvGraphicFramePr/>
                <a:graphic xmlns:a="http://schemas.openxmlformats.org/drawingml/2006/main">
                  <a:graphicData uri="http://schemas.microsoft.com/office/word/2010/wordprocessingShape">
                    <wps:wsp>
                      <wps:cNvSpPr txBox="1"/>
                      <wps:spPr>
                        <a:xfrm>
                          <a:off x="0" y="0"/>
                          <a:ext cx="680720" cy="215265"/>
                        </a:xfrm>
                        <a:prstGeom prst="rect">
                          <a:avLst/>
                        </a:prstGeom>
                        <a:noFill/>
                      </wps:spPr>
                      <wps:txbx>
                        <w:txbxContent>
                          <w:p w14:paraId="34471881" w14:textId="77777777" w:rsidR="005D5405" w:rsidRDefault="005D5405" w:rsidP="005D5405">
                            <w:r>
                              <w:rPr>
                                <w:rFonts w:asciiTheme="minorHAnsi" w:hAnsi="Calibri" w:cstheme="minorBidi"/>
                                <w:b/>
                                <w:bCs/>
                                <w:color w:val="000000" w:themeColor="text1"/>
                                <w:kern w:val="24"/>
                                <w:sz w:val="16"/>
                                <w:szCs w:val="16"/>
                              </w:rPr>
                              <w:t>Repository</w:t>
                            </w:r>
                          </w:p>
                        </w:txbxContent>
                      </wps:txbx>
                      <wps:bodyPr wrap="square" rtlCol="0">
                        <a:spAutoFit/>
                      </wps:bodyPr>
                    </wps:wsp>
                  </a:graphicData>
                </a:graphic>
              </wp:anchor>
            </w:drawing>
          </mc:Choice>
          <mc:Fallback>
            <w:pict>
              <v:shape w14:anchorId="05F6D87F" id="TextBox 76" o:spid="_x0000_s1039" type="#_x0000_t202" style="position:absolute;left:0;text-align:left;margin-left:345.25pt;margin-top:123.35pt;width:53.6pt;height:16.9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" filled="f" stroked="f">
                <v:textbox style="mso-fit-shape-to-text:t">
                  <w:txbxContent>
                    <w:p w14:paraId="34471881" w14:textId="77777777" w:rsidR="005D5405" w:rsidRDefault="005D5405" w:rsidP="005D5405">
                      <w:r>
                        <w:rPr>
                          <w:rFonts w:asciiTheme="minorHAnsi" w:hAnsi="Calibri" w:cstheme="minorBidi"/>
                          <w:b/>
                          <w:bCs/>
                          <w:color w:val="000000" w:themeColor="text1"/>
                          <w:kern w:val="24"/>
                          <w:sz w:val="16"/>
                          <w:szCs w:val="16"/>
                        </w:rPr>
                        <w:t>Repository</w:t>
                      </w:r>
                    </w:p>
                  </w:txbxContent>
                </v:textbox>
              </v:shape>
            </w:pict>
          </mc:Fallback>
        </mc:AlternateContent>
      </w:r>
      <w:r w:rsidR="005D5405" w:rsidRPr="005D5405">
        <w:rPr>
          <w:noProof/>
        </w:rPr>
        <mc:AlternateContent>
          <mc:Choice Requires="wps">
            <w:drawing>
              <wp:anchor distT="0" distB="0" distL="114300" distR="114300" simplePos="0" relativeHeight="251658258" behindDoc="0" locked="0" layoutInCell="1" allowOverlap="1" wp14:anchorId="3BF66F53" wp14:editId="635192B6">
                <wp:simplePos x="0" y="0"/>
                <wp:positionH relativeFrom="column">
                  <wp:posOffset>7069455</wp:posOffset>
                </wp:positionH>
                <wp:positionV relativeFrom="paragraph">
                  <wp:posOffset>1606550</wp:posOffset>
                </wp:positionV>
                <wp:extent cx="438150" cy="1137285"/>
                <wp:effectExtent l="0" t="0" r="57150" b="62865"/>
                <wp:wrapNone/>
                <wp:docPr id="63" name="Straight Arrow Connector 62">
                  <a:extLst xmlns:a="http://schemas.openxmlformats.org/drawingml/2006/main">
                    <a:ext uri="{FF2B5EF4-FFF2-40B4-BE49-F238E27FC236}">
                      <a16:creationId xmlns:a16="http://schemas.microsoft.com/office/drawing/2014/main" id="{5EF5040B-90EA-4F6D-9174-2F4397BCB1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113728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5CDD635B">
              <v:shape id="Straight Arrow Connector 62" style="position:absolute;margin-left:556.65pt;margin-top:126.5pt;width:34.5pt;height:89.5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" w14:anchorId="3894291C">
                <v:stroke joinstyle="miter" dashstyle="dash" endarrow="block"/>
                <o:lock v:ext="edit" shapetype="f"/>
              </v:shape>
            </w:pict>
          </mc:Fallback>
        </mc:AlternateContent>
      </w:r>
      <w:r w:rsidR="005D5405" w:rsidRPr="005D5405">
        <w:rPr>
          <w:noProof/>
        </w:rPr>
        <mc:AlternateContent>
          <mc:Choice Requires="wps">
            <w:drawing>
              <wp:anchor distT="0" distB="0" distL="114300" distR="114300" simplePos="0" relativeHeight="251658257" behindDoc="0" locked="0" layoutInCell="1" allowOverlap="1" wp14:anchorId="53C9E5FD" wp14:editId="6C3C6091">
                <wp:simplePos x="0" y="0"/>
                <wp:positionH relativeFrom="column">
                  <wp:posOffset>7069455</wp:posOffset>
                </wp:positionH>
                <wp:positionV relativeFrom="paragraph">
                  <wp:posOffset>485775</wp:posOffset>
                </wp:positionV>
                <wp:extent cx="567690" cy="954405"/>
                <wp:effectExtent l="0" t="38100" r="60960" b="17145"/>
                <wp:wrapNone/>
                <wp:docPr id="61" name="Straight Arrow Connector 60">
                  <a:extLst xmlns:a="http://schemas.openxmlformats.org/drawingml/2006/main">
                    <a:ext uri="{FF2B5EF4-FFF2-40B4-BE49-F238E27FC236}">
                      <a16:creationId xmlns:a16="http://schemas.microsoft.com/office/drawing/2014/main" id="{D8D2E453-87C1-4E8B-9E43-642967839D1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7690" cy="95440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482B355F">
              <v:shape id="Straight Arrow Connector 60" style="position:absolute;margin-left:556.65pt;margin-top:38.25pt;width:44.7pt;height:75.15pt;flip:y;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" w14:anchorId="573EBCB3">
                <v:stroke joinstyle="miter" dashstyle="dash" endarrow="block"/>
                <o:lock v:ext="edit" shapetype="f"/>
              </v:shape>
            </w:pict>
          </mc:Fallback>
        </mc:AlternateContent>
      </w:r>
      <w:r w:rsidR="005D5405" w:rsidRPr="005D5405">
        <w:rPr>
          <w:noProof/>
        </w:rPr>
        <mc:AlternateContent>
          <mc:Choice Requires="wps">
            <w:drawing>
              <wp:anchor distT="0" distB="0" distL="114300" distR="114300" simplePos="0" relativeHeight="251658256" behindDoc="0" locked="0" layoutInCell="1" allowOverlap="1" wp14:anchorId="0FF1EFCB" wp14:editId="4899451D">
                <wp:simplePos x="0" y="0"/>
                <wp:positionH relativeFrom="column">
                  <wp:posOffset>7073900</wp:posOffset>
                </wp:positionH>
                <wp:positionV relativeFrom="paragraph">
                  <wp:posOffset>1547495</wp:posOffset>
                </wp:positionV>
                <wp:extent cx="652145" cy="6350"/>
                <wp:effectExtent l="0" t="57150" r="33655" b="88900"/>
                <wp:wrapNone/>
                <wp:docPr id="59" name="Straight Arrow Connector 58">
                  <a:extLst xmlns:a="http://schemas.openxmlformats.org/drawingml/2006/main">
                    <a:ext uri="{FF2B5EF4-FFF2-40B4-BE49-F238E27FC236}">
                      <a16:creationId xmlns:a16="http://schemas.microsoft.com/office/drawing/2014/main" id="{054AACD3-7FDD-4D9F-B9D8-FE7A3547E49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14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1C08A522">
              <v:shape id="Straight Arrow Connector 58" style="position:absolute;margin-left:557pt;margin-top:121.85pt;width:51.35pt;height:.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" w14:anchorId="329A1B1A">
                <v:stroke joinstyle="miter" endarrow="block"/>
                <o:lock v:ext="edit" shapetype="f"/>
              </v:shape>
            </w:pict>
          </mc:Fallback>
        </mc:AlternateContent>
      </w:r>
      <w:r w:rsidR="005D5405" w:rsidRPr="005D5405">
        <w:rPr>
          <w:noProof/>
        </w:rPr>
        <mc:AlternateContent>
          <mc:Choice Requires="wps">
            <w:drawing>
              <wp:anchor distT="0" distB="0" distL="114300" distR="114300" simplePos="0" relativeHeight="251658252" behindDoc="0" locked="0" layoutInCell="1" allowOverlap="1" wp14:anchorId="4E538D7E" wp14:editId="645584DA">
                <wp:simplePos x="0" y="0"/>
                <wp:positionH relativeFrom="column">
                  <wp:posOffset>3014345</wp:posOffset>
                </wp:positionH>
                <wp:positionV relativeFrom="paragraph">
                  <wp:posOffset>1528445</wp:posOffset>
                </wp:positionV>
                <wp:extent cx="469265" cy="646430"/>
                <wp:effectExtent l="0" t="38100" r="64135" b="20320"/>
                <wp:wrapNone/>
                <wp:docPr id="51" name="Straight Arrow Connector 50">
                  <a:extLst xmlns:a="http://schemas.openxmlformats.org/drawingml/2006/main">
                    <a:ext uri="{FF2B5EF4-FFF2-40B4-BE49-F238E27FC236}">
                      <a16:creationId xmlns:a16="http://schemas.microsoft.com/office/drawing/2014/main" id="{AF55ED81-FA8A-4C5A-A579-C320E9AB86A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9265" cy="646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61129B2C">
              <v:shape id="Straight Arrow Connector 50" style="position:absolute;margin-left:237.35pt;margin-top:120.35pt;width:36.95pt;height:50.9pt;flip:y;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" w14:anchorId="1CBEE9BB">
                <v:stroke joinstyle="miter" endarrow="block"/>
                <o:lock v:ext="edit" shapetype="f"/>
              </v:shape>
            </w:pict>
          </mc:Fallback>
        </mc:AlternateContent>
      </w:r>
      <w:r w:rsidR="005D5405" w:rsidRPr="005D5405">
        <w:rPr>
          <w:noProof/>
        </w:rPr>
        <mc:AlternateContent>
          <mc:Choice Requires="wps">
            <w:drawing>
              <wp:anchor distT="0" distB="0" distL="114300" distR="114300" simplePos="0" relativeHeight="251658251" behindDoc="0" locked="0" layoutInCell="1" allowOverlap="1" wp14:anchorId="6007E996" wp14:editId="110412E5">
                <wp:simplePos x="0" y="0"/>
                <wp:positionH relativeFrom="column">
                  <wp:posOffset>1810385</wp:posOffset>
                </wp:positionH>
                <wp:positionV relativeFrom="paragraph">
                  <wp:posOffset>1606550</wp:posOffset>
                </wp:positionV>
                <wp:extent cx="443230" cy="662305"/>
                <wp:effectExtent l="0" t="0" r="52070" b="61595"/>
                <wp:wrapNone/>
                <wp:docPr id="48" name="Straight Arrow Connector 47">
                  <a:extLst xmlns:a="http://schemas.openxmlformats.org/drawingml/2006/main">
                    <a:ext uri="{FF2B5EF4-FFF2-40B4-BE49-F238E27FC236}">
                      <a16:creationId xmlns:a16="http://schemas.microsoft.com/office/drawing/2014/main" id="{1696E4A0-9607-432C-A81E-7623645E7B2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230" cy="662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34AB754E">
              <v:shape id="Straight Arrow Connector 47" style="position:absolute;margin-left:142.55pt;margin-top:126.5pt;width:34.9pt;height:52.15pt;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" w14:anchorId="14ED5924">
                <v:stroke joinstyle="miter" endarrow="block"/>
                <o:lock v:ext="edit" shapetype="f"/>
              </v:shape>
            </w:pict>
          </mc:Fallback>
        </mc:AlternateContent>
      </w:r>
      <w:r w:rsidR="005D5405" w:rsidRPr="005D5405">
        <w:rPr>
          <w:noProof/>
        </w:rPr>
        <mc:AlternateContent>
          <mc:Choice Requires="wps">
            <w:drawing>
              <wp:anchor distT="0" distB="0" distL="114300" distR="114300" simplePos="0" relativeHeight="251658250" behindDoc="0" locked="0" layoutInCell="1" allowOverlap="1" wp14:anchorId="270E3BAC" wp14:editId="27AC1DE8">
                <wp:simplePos x="0" y="0"/>
                <wp:positionH relativeFrom="column">
                  <wp:posOffset>1800860</wp:posOffset>
                </wp:positionH>
                <wp:positionV relativeFrom="paragraph">
                  <wp:posOffset>1446530</wp:posOffset>
                </wp:positionV>
                <wp:extent cx="485140" cy="283210"/>
                <wp:effectExtent l="0" t="0" r="67310" b="59690"/>
                <wp:wrapNone/>
                <wp:docPr id="40" name="Straight Arrow Connector 39">
                  <a:extLst xmlns:a="http://schemas.openxmlformats.org/drawingml/2006/main">
                    <a:ext uri="{FF2B5EF4-FFF2-40B4-BE49-F238E27FC236}">
                      <a16:creationId xmlns:a16="http://schemas.microsoft.com/office/drawing/2014/main" id="{9377DD04-72F0-461A-BC5A-3475842CE2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140"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634F2786">
              <v:shape id="Straight Arrow Connector 39" style="position:absolute;margin-left:141.8pt;margin-top:113.9pt;width:38.2pt;height:22.3pt;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" w14:anchorId="2639D5B3">
                <v:stroke joinstyle="miter" endarrow="block"/>
                <o:lock v:ext="edit" shapetype="f"/>
              </v:shape>
            </w:pict>
          </mc:Fallback>
        </mc:AlternateContent>
      </w:r>
      <w:r w:rsidR="005D5405" w:rsidRPr="005D5405">
        <w:rPr>
          <w:noProof/>
        </w:rPr>
        <mc:AlternateContent>
          <mc:Choice Requires="wps">
            <w:drawing>
              <wp:anchor distT="0" distB="0" distL="114300" distR="114300" simplePos="0" relativeHeight="251658249" behindDoc="0" locked="0" layoutInCell="1" allowOverlap="1" wp14:anchorId="4BBCE092" wp14:editId="4ABF4AF9">
                <wp:simplePos x="0" y="0"/>
                <wp:positionH relativeFrom="column">
                  <wp:posOffset>1796415</wp:posOffset>
                </wp:positionH>
                <wp:positionV relativeFrom="paragraph">
                  <wp:posOffset>1217930</wp:posOffset>
                </wp:positionV>
                <wp:extent cx="444500" cy="138430"/>
                <wp:effectExtent l="0" t="38100" r="50800" b="33020"/>
                <wp:wrapNone/>
                <wp:docPr id="38" name="Straight Arrow Connector 37">
                  <a:extLst xmlns:a="http://schemas.openxmlformats.org/drawingml/2006/main">
                    <a:ext uri="{FF2B5EF4-FFF2-40B4-BE49-F238E27FC236}">
                      <a16:creationId xmlns:a16="http://schemas.microsoft.com/office/drawing/2014/main" id="{A920B8A9-9E71-4E3C-8C1D-CAF67DA1FD8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4500" cy="138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2A21A15C">
              <v:shape id="Straight Arrow Connector 37" style="position:absolute;margin-left:141.45pt;margin-top:95.9pt;width:35pt;height:10.9pt;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" w14:anchorId="4D3782E6">
                <v:stroke joinstyle="miter" endarrow="block"/>
                <o:lock v:ext="edit" shapetype="f"/>
              </v:shape>
            </w:pict>
          </mc:Fallback>
        </mc:AlternateContent>
      </w:r>
      <w:r w:rsidR="005D5405" w:rsidRPr="005D5405">
        <w:rPr>
          <w:noProof/>
        </w:rPr>
        <mc:AlternateContent>
          <mc:Choice Requires="wps">
            <w:drawing>
              <wp:anchor distT="0" distB="0" distL="114300" distR="114300" simplePos="0" relativeHeight="251658248" behindDoc="0" locked="0" layoutInCell="1" allowOverlap="1" wp14:anchorId="598B32CC" wp14:editId="66AE60AA">
                <wp:simplePos x="0" y="0"/>
                <wp:positionH relativeFrom="column">
                  <wp:posOffset>1818640</wp:posOffset>
                </wp:positionH>
                <wp:positionV relativeFrom="paragraph">
                  <wp:posOffset>769620</wp:posOffset>
                </wp:positionV>
                <wp:extent cx="407035" cy="484505"/>
                <wp:effectExtent l="0" t="38100" r="50165" b="29845"/>
                <wp:wrapNone/>
                <wp:docPr id="36" name="Straight Arrow Connector 35">
                  <a:extLst xmlns:a="http://schemas.openxmlformats.org/drawingml/2006/main">
                    <a:ext uri="{FF2B5EF4-FFF2-40B4-BE49-F238E27FC236}">
                      <a16:creationId xmlns:a16="http://schemas.microsoft.com/office/drawing/2014/main" id="{373A7D32-5D2F-4CF3-AFDC-2DBE83F41E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7035" cy="484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2D11B449">
              <v:shape id="Straight Arrow Connector 35" style="position:absolute;margin-left:143.2pt;margin-top:60.6pt;width:32.05pt;height:38.15pt;flip:y;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" w14:anchorId="2E987C22">
                <v:stroke joinstyle="miter" endarrow="block"/>
                <o:lock v:ext="edit" shapetype="f"/>
              </v:shape>
            </w:pict>
          </mc:Fallback>
        </mc:AlternateContent>
      </w:r>
      <w:r w:rsidR="005D5405" w:rsidRPr="005D5405">
        <w:rPr>
          <w:noProof/>
        </w:rPr>
        <mc:AlternateContent>
          <mc:Choice Requires="wps">
            <w:drawing>
              <wp:anchor distT="0" distB="0" distL="114300" distR="114300" simplePos="0" relativeHeight="251658247" behindDoc="0" locked="0" layoutInCell="1" allowOverlap="1" wp14:anchorId="71419CBD" wp14:editId="6C3C7701">
                <wp:simplePos x="0" y="0"/>
                <wp:positionH relativeFrom="column">
                  <wp:posOffset>463550</wp:posOffset>
                </wp:positionH>
                <wp:positionV relativeFrom="paragraph">
                  <wp:posOffset>1630045</wp:posOffset>
                </wp:positionV>
                <wp:extent cx="786130" cy="3175"/>
                <wp:effectExtent l="0" t="76200" r="13970" b="92075"/>
                <wp:wrapNone/>
                <wp:docPr id="34" name="Straight Arrow Connector 33">
                  <a:extLst xmlns:a="http://schemas.openxmlformats.org/drawingml/2006/main">
                    <a:ext uri="{FF2B5EF4-FFF2-40B4-BE49-F238E27FC236}">
                      <a16:creationId xmlns:a16="http://schemas.microsoft.com/office/drawing/2014/main" id="{BB39CBF6-5FE3-4DF0-B367-A1697434DF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613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7E470D0E">
              <v:shape id="Straight Arrow Connector 33" style="position:absolute;margin-left:36.5pt;margin-top:128.35pt;width:61.9pt;height:.25pt;flip:y;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" w14:anchorId="4A2C8EEE">
                <v:stroke joinstyle="miter" endarrow="block"/>
                <o:lock v:ext="edit" shapetype="f"/>
              </v:shape>
            </w:pict>
          </mc:Fallback>
        </mc:AlternateContent>
      </w:r>
      <w:r w:rsidR="005D5405" w:rsidRPr="005D5405">
        <w:rPr>
          <w:noProof/>
        </w:rPr>
        <w:drawing>
          <wp:anchor distT="0" distB="0" distL="114300" distR="114300" simplePos="0" relativeHeight="251658246" behindDoc="0" locked="0" layoutInCell="1" allowOverlap="1" wp14:anchorId="35479486" wp14:editId="33EED3B4">
            <wp:simplePos x="0" y="0"/>
            <wp:positionH relativeFrom="column">
              <wp:posOffset>7507605</wp:posOffset>
            </wp:positionH>
            <wp:positionV relativeFrom="paragraph">
              <wp:posOffset>1188085</wp:posOffset>
            </wp:positionV>
            <wp:extent cx="1068705" cy="624840"/>
            <wp:effectExtent l="0" t="0" r="0" b="3810"/>
            <wp:wrapNone/>
            <wp:docPr id="27" name="Picture 26">
              <a:extLst xmlns:a="http://schemas.openxmlformats.org/drawingml/2006/main">
                <a:ext uri="{FF2B5EF4-FFF2-40B4-BE49-F238E27FC236}">
                  <a16:creationId xmlns:a16="http://schemas.microsoft.com/office/drawing/2014/main" id="{2C382A69-DF63-43F8-8BC7-41BFF67498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2C382A69-DF63-43F8-8BC7-41BFF6749899}"/>
                        </a:ext>
                      </a:extLst>
                    </pic:cNvPr>
                    <pic:cNvPicPr>
                      <a:picLocks noChangeAspect="1"/>
                    </pic:cNvPicPr>
                  </pic:nvPicPr>
                  <pic:blipFill>
                    <a:blip r:embed="rId27"/>
                    <a:stretch>
                      <a:fillRect/>
                    </a:stretch>
                  </pic:blipFill>
                  <pic:spPr>
                    <a:xfrm>
                      <a:off x="0" y="0"/>
                      <a:ext cx="1068705" cy="624840"/>
                    </a:xfrm>
                    <a:prstGeom prst="rect">
                      <a:avLst/>
                    </a:prstGeom>
                  </pic:spPr>
                </pic:pic>
              </a:graphicData>
            </a:graphic>
          </wp:anchor>
        </w:drawing>
      </w:r>
      <w:r w:rsidR="005D5405" w:rsidRPr="005D5405">
        <w:rPr>
          <w:noProof/>
        </w:rPr>
        <w:drawing>
          <wp:anchor distT="0" distB="0" distL="114300" distR="114300" simplePos="0" relativeHeight="251658245" behindDoc="0" locked="0" layoutInCell="1" allowOverlap="1" wp14:anchorId="6D2B2C14" wp14:editId="3805071E">
            <wp:simplePos x="0" y="0"/>
            <wp:positionH relativeFrom="column">
              <wp:posOffset>7507605</wp:posOffset>
            </wp:positionH>
            <wp:positionV relativeFrom="paragraph">
              <wp:posOffset>2237740</wp:posOffset>
            </wp:positionV>
            <wp:extent cx="901065" cy="1012825"/>
            <wp:effectExtent l="0" t="0" r="0" b="0"/>
            <wp:wrapNone/>
            <wp:docPr id="26" name="Picture 25">
              <a:extLst xmlns:a="http://schemas.openxmlformats.org/drawingml/2006/main">
                <a:ext uri="{FF2B5EF4-FFF2-40B4-BE49-F238E27FC236}">
                  <a16:creationId xmlns:a16="http://schemas.microsoft.com/office/drawing/2014/main" id="{592EF2A3-1926-4A8E-8581-3236BFECD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592EF2A3-1926-4A8E-8581-3236BFECDB14}"/>
                        </a:ext>
                      </a:extLst>
                    </pic:cNvPr>
                    <pic:cNvPicPr>
                      <a:picLocks noChangeAspect="1"/>
                    </pic:cNvPicPr>
                  </pic:nvPicPr>
                  <pic:blipFill rotWithShape="1">
                    <a:blip r:embed="rId28"/>
                    <a:srcRect l="50000" t="6678" r="1826" b="1961"/>
                    <a:stretch/>
                  </pic:blipFill>
                  <pic:spPr>
                    <a:xfrm>
                      <a:off x="0" y="0"/>
                      <a:ext cx="901065" cy="1012825"/>
                    </a:xfrm>
                    <a:prstGeom prst="rect">
                      <a:avLst/>
                    </a:prstGeom>
                  </pic:spPr>
                </pic:pic>
              </a:graphicData>
            </a:graphic>
          </wp:anchor>
        </w:drawing>
      </w:r>
      <w:r w:rsidR="005D5405" w:rsidRPr="005D5405">
        <w:rPr>
          <w:noProof/>
        </w:rPr>
        <w:drawing>
          <wp:anchor distT="0" distB="0" distL="114300" distR="114300" simplePos="0" relativeHeight="251658244" behindDoc="0" locked="0" layoutInCell="1" allowOverlap="1" wp14:anchorId="143562BB" wp14:editId="39A519DC">
            <wp:simplePos x="0" y="0"/>
            <wp:positionH relativeFrom="column">
              <wp:posOffset>7637780</wp:posOffset>
            </wp:positionH>
            <wp:positionV relativeFrom="paragraph">
              <wp:posOffset>125095</wp:posOffset>
            </wp:positionV>
            <wp:extent cx="714375" cy="645795"/>
            <wp:effectExtent l="0" t="0" r="9525" b="1905"/>
            <wp:wrapNone/>
            <wp:docPr id="24" name="Picture 23">
              <a:extLst xmlns:a="http://schemas.openxmlformats.org/drawingml/2006/main">
                <a:ext uri="{FF2B5EF4-FFF2-40B4-BE49-F238E27FC236}">
                  <a16:creationId xmlns:a16="http://schemas.microsoft.com/office/drawing/2014/main" id="{5DDFA0B6-CF19-447E-A2C1-795FDEEA1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DDFA0B6-CF19-447E-A2C1-795FDEEA11DC}"/>
                        </a:ext>
                      </a:extLst>
                    </pic:cNvPr>
                    <pic:cNvPicPr>
                      <a:picLocks noChangeAspect="1"/>
                    </pic:cNvPicPr>
                  </pic:nvPicPr>
                  <pic:blipFill rotWithShape="1">
                    <a:blip r:embed="rId29"/>
                    <a:srcRect l="14440" t="18883" r="11472" b="14144"/>
                    <a:stretch/>
                  </pic:blipFill>
                  <pic:spPr>
                    <a:xfrm>
                      <a:off x="0" y="0"/>
                      <a:ext cx="714375" cy="645795"/>
                    </a:xfrm>
                    <a:prstGeom prst="rect">
                      <a:avLst/>
                    </a:prstGeom>
                  </pic:spPr>
                </pic:pic>
              </a:graphicData>
            </a:graphic>
          </wp:anchor>
        </w:drawing>
      </w:r>
      <w:r w:rsidR="005D5405" w:rsidRPr="005D5405">
        <w:rPr>
          <w:noProof/>
        </w:rPr>
        <w:drawing>
          <wp:anchor distT="0" distB="0" distL="114300" distR="114300" simplePos="0" relativeHeight="251658241" behindDoc="0" locked="0" layoutInCell="1" allowOverlap="1" wp14:anchorId="0BC46E7C" wp14:editId="446ECF41">
            <wp:simplePos x="0" y="0"/>
            <wp:positionH relativeFrom="column">
              <wp:posOffset>3483981</wp:posOffset>
            </wp:positionH>
            <wp:positionV relativeFrom="paragraph">
              <wp:posOffset>1238885</wp:posOffset>
            </wp:positionV>
            <wp:extent cx="644525" cy="502285"/>
            <wp:effectExtent l="0" t="0" r="3175" b="0"/>
            <wp:wrapNone/>
            <wp:docPr id="18" name="Picture 17">
              <a:extLst xmlns:a="http://schemas.openxmlformats.org/drawingml/2006/main">
                <a:ext uri="{FF2B5EF4-FFF2-40B4-BE49-F238E27FC236}">
                  <a16:creationId xmlns:a16="http://schemas.microsoft.com/office/drawing/2014/main" id="{AC68511A-907E-4822-B789-8925F8DCE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C68511A-907E-4822-B789-8925F8DCE9E8}"/>
                        </a:ext>
                      </a:extLst>
                    </pic:cNvPr>
                    <pic:cNvPicPr>
                      <a:picLocks noChangeAspect="1"/>
                    </pic:cNvPicPr>
                  </pic:nvPicPr>
                  <pic:blipFill>
                    <a:blip r:embed="rId30"/>
                    <a:stretch>
                      <a:fillRect/>
                    </a:stretch>
                  </pic:blipFill>
                  <pic:spPr>
                    <a:xfrm>
                      <a:off x="0" y="0"/>
                      <a:ext cx="644525" cy="502285"/>
                    </a:xfrm>
                    <a:prstGeom prst="rect">
                      <a:avLst/>
                    </a:prstGeom>
                  </pic:spPr>
                </pic:pic>
              </a:graphicData>
            </a:graphic>
          </wp:anchor>
        </w:drawing>
      </w:r>
    </w:p>
    <w:p w14:paraId="3A71183D" w14:textId="6EDAE7E1" w:rsidR="004D6F45" w:rsidRPr="004D6F45" w:rsidRDefault="004D6F45" w:rsidP="004D6F45">
      <w:pPr>
        <w:ind w:left="576"/>
      </w:pPr>
    </w:p>
    <w:p w14:paraId="64008F7F" w14:textId="7F967585" w:rsidR="00876BF8" w:rsidRDefault="00876BF8" w:rsidP="00F63DEA">
      <w:pPr>
        <w:pStyle w:val="Heading2"/>
        <w:rPr>
          <w:rFonts w:ascii="Times New Roman" w:eastAsia="Times New Roman" w:hAnsi="Times New Roman" w:cs="Times New Roman"/>
        </w:rPr>
      </w:pPr>
      <w:bookmarkStart w:id="17" w:name="_Toc64826367"/>
      <w:r w:rsidRPr="6A19BDAC">
        <w:rPr>
          <w:rFonts w:ascii="Times New Roman" w:eastAsia="Times New Roman" w:hAnsi="Times New Roman" w:cs="Times New Roman"/>
        </w:rPr>
        <w:t>Code Repository</w:t>
      </w:r>
      <w:bookmarkEnd w:id="17"/>
    </w:p>
    <w:p w14:paraId="4A27616F" w14:textId="77777777" w:rsidR="001374A0" w:rsidRPr="001374A0" w:rsidRDefault="001374A0" w:rsidP="001374A0"/>
    <w:p w14:paraId="244F62FD" w14:textId="2DAB9C77" w:rsidR="00876BF8" w:rsidRDefault="00876BF8" w:rsidP="00876BF8">
      <w:pPr>
        <w:ind w:left="720"/>
      </w:pPr>
      <w:r>
        <w:t>All</w:t>
      </w:r>
      <w:r w:rsidR="001374A0">
        <w:t xml:space="preserve"> development</w:t>
      </w:r>
      <w:r>
        <w:t xml:space="preserve"> teams (DialogFlow</w:t>
      </w:r>
      <w:ins w:id="18" w:author="Ivy Pham" w:date="2021-03-30T09:57:00Z">
        <w:r w:rsidR="00FE4DBE">
          <w:t xml:space="preserve"> and </w:t>
        </w:r>
      </w:ins>
      <w:del w:id="19" w:author="Ivy Pham" w:date="2021-03-30T09:57:00Z">
        <w:r w:rsidDel="00FE4DBE">
          <w:delText xml:space="preserve">, </w:delText>
        </w:r>
      </w:del>
      <w:r>
        <w:t>Mobil</w:t>
      </w:r>
      <w:ins w:id="20" w:author="Ivy Pham" w:date="2021-03-30T09:57:00Z">
        <w:r w:rsidR="00FE4DBE">
          <w:t>e</w:t>
        </w:r>
      </w:ins>
      <w:del w:id="21" w:author="Ivy Pham" w:date="2021-03-30T09:57:00Z">
        <w:r w:rsidR="0EA49130" w:rsidDel="00FE4DBE">
          <w:delText>e</w:delText>
        </w:r>
        <w:r w:rsidDel="00FE4DBE">
          <w:delText xml:space="preserve"> and Web</w:delText>
        </w:r>
      </w:del>
      <w:r>
        <w:t>) are required to utilize GitHub repository. The DSO team is responsible for the creation of the project and appropriate repositories. Each team will have access to the appropriate repository with a set of policies created by the DSO team. Please see the structure of the repository below.</w:t>
      </w:r>
    </w:p>
    <w:p w14:paraId="40DE648F" w14:textId="54E347CC" w:rsidR="00876BF8" w:rsidRDefault="00876BF8" w:rsidP="00FE4DBE">
      <w:pPr>
        <w:rPr>
          <w:i/>
          <w:iCs/>
        </w:rPr>
      </w:pPr>
    </w:p>
    <w:p w14:paraId="2330E269" w14:textId="77777777" w:rsidR="001374A0" w:rsidRDefault="001374A0" w:rsidP="00876BF8">
      <w:pPr>
        <w:ind w:left="720"/>
      </w:pPr>
    </w:p>
    <w:p w14:paraId="7A0D2DD8" w14:textId="13255F2C" w:rsidR="000B50C0" w:rsidRDefault="00876BF8" w:rsidP="00876BF8">
      <w:pPr>
        <w:ind w:left="720"/>
        <w:jc w:val="center"/>
      </w:pPr>
      <w:r>
        <w:rPr>
          <w:noProof/>
        </w:rPr>
        <w:drawing>
          <wp:inline distT="0" distB="0" distL="0" distR="0" wp14:anchorId="487D9BC9" wp14:editId="6EB7F032">
            <wp:extent cx="4456944" cy="2485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1">
                      <a:extLst>
                        <a:ext uri="{28A0092B-C50C-407E-A947-70E740481C1C}">
                          <a14:useLocalDpi xmlns:a14="http://schemas.microsoft.com/office/drawing/2010/main" val="0"/>
                        </a:ext>
                      </a:extLst>
                    </a:blip>
                    <a:srcRect r="211" b="6117"/>
                    <a:stretch/>
                  </pic:blipFill>
                  <pic:spPr bwMode="auto">
                    <a:xfrm>
                      <a:off x="0" y="0"/>
                      <a:ext cx="4456944" cy="2485085"/>
                    </a:xfrm>
                    <a:prstGeom prst="rect">
                      <a:avLst/>
                    </a:prstGeom>
                    <a:ln>
                      <a:noFill/>
                    </a:ln>
                    <a:extLst>
                      <a:ext uri="{53640926-AAD7-44D8-BBD7-CCE9431645EC}">
                        <a14:shadowObscured xmlns:a14="http://schemas.microsoft.com/office/drawing/2010/main"/>
                      </a:ext>
                    </a:extLst>
                  </pic:spPr>
                </pic:pic>
              </a:graphicData>
            </a:graphic>
          </wp:inline>
        </w:drawing>
      </w:r>
    </w:p>
    <w:p w14:paraId="1BC0DE1F" w14:textId="1D9FE93C" w:rsidR="00824E84" w:rsidRDefault="00824E84" w:rsidP="00876BF8">
      <w:pPr>
        <w:ind w:left="720"/>
        <w:jc w:val="center"/>
      </w:pPr>
      <w:r>
        <w:t>Figure 2. Branch Overview</w:t>
      </w:r>
    </w:p>
    <w:p w14:paraId="3F4C3B0D" w14:textId="1FBB2E73" w:rsidR="001374A0" w:rsidRDefault="6CB94C23" w:rsidP="001374A0">
      <w:pPr>
        <w:pStyle w:val="ListParagraph"/>
        <w:ind w:left="1440"/>
      </w:pPr>
      <w:r w:rsidRPr="268EEE76">
        <w:rPr>
          <w:i/>
          <w:iCs/>
        </w:rPr>
        <w:t>Note</w:t>
      </w:r>
      <w:r>
        <w:t>. Read from bottom to top</w:t>
      </w:r>
    </w:p>
    <w:p w14:paraId="726CBBD4" w14:textId="46AB2D29" w:rsidR="268EEE76" w:rsidRDefault="268EEE76" w:rsidP="268EEE76">
      <w:pPr>
        <w:pStyle w:val="ListParagraph"/>
        <w:ind w:left="1440"/>
      </w:pPr>
    </w:p>
    <w:p w14:paraId="6E0D73CF" w14:textId="73A2CC1B" w:rsidR="001374A0" w:rsidRDefault="001374A0" w:rsidP="001374A0">
      <w:pPr>
        <w:pStyle w:val="ListParagraph"/>
        <w:numPr>
          <w:ilvl w:val="0"/>
          <w:numId w:val="35"/>
        </w:numPr>
      </w:pPr>
      <w:r>
        <w:t>The master branch is protected</w:t>
      </w:r>
      <w:r w:rsidR="790D29D9">
        <w:t>,</w:t>
      </w:r>
      <w:r>
        <w:t xml:space="preserve"> which requires the approval of the DSO team for the merge from the development branch </w:t>
      </w:r>
      <w:r w:rsidR="637D096F">
        <w:t xml:space="preserve">in order to </w:t>
      </w:r>
      <w:r>
        <w:t xml:space="preserve">check for code quality and security. </w:t>
      </w:r>
      <w:r w:rsidR="003A32D9">
        <w:t>Direct merge to master branch from the feature branch is not prohibited.</w:t>
      </w:r>
    </w:p>
    <w:p w14:paraId="000E7D55" w14:textId="5C98E7F3" w:rsidR="001374A0" w:rsidRDefault="001374A0" w:rsidP="001374A0">
      <w:pPr>
        <w:pStyle w:val="ListParagraph"/>
        <w:numPr>
          <w:ilvl w:val="0"/>
          <w:numId w:val="35"/>
        </w:numPr>
      </w:pPr>
      <w:r>
        <w:t xml:space="preserve">The development branch is restricted to the lead developer </w:t>
      </w:r>
      <w:r w:rsidR="00824E84">
        <w:t>or one required review from the team member.</w:t>
      </w:r>
    </w:p>
    <w:p w14:paraId="5EFF19A1" w14:textId="23432536" w:rsidR="001374A0" w:rsidRDefault="001374A0" w:rsidP="001374A0">
      <w:pPr>
        <w:pStyle w:val="ListParagraph"/>
        <w:numPr>
          <w:ilvl w:val="0"/>
          <w:numId w:val="35"/>
        </w:numPr>
      </w:pPr>
      <w:r>
        <w:t>The feature branch allows developers to create a new branch for each feature being worked on.</w:t>
      </w:r>
    </w:p>
    <w:p w14:paraId="61F759EA" w14:textId="6C48E6C5" w:rsidR="004D6F45" w:rsidRDefault="004D6F45" w:rsidP="00F63DEA">
      <w:pPr>
        <w:pStyle w:val="Heading2"/>
        <w:rPr>
          <w:rFonts w:ascii="Times New Roman" w:eastAsia="Times New Roman" w:hAnsi="Times New Roman" w:cs="Times New Roman"/>
        </w:rPr>
      </w:pPr>
      <w:bookmarkStart w:id="22" w:name="_Toc64826368"/>
      <w:r w:rsidRPr="6A19BDAC">
        <w:rPr>
          <w:rFonts w:ascii="Times New Roman" w:eastAsia="Times New Roman" w:hAnsi="Times New Roman" w:cs="Times New Roman"/>
        </w:rPr>
        <w:t xml:space="preserve">Azure </w:t>
      </w:r>
      <w:r w:rsidR="001B205A" w:rsidRPr="6A19BDAC">
        <w:rPr>
          <w:rFonts w:ascii="Times New Roman" w:eastAsia="Times New Roman" w:hAnsi="Times New Roman" w:cs="Times New Roman"/>
        </w:rPr>
        <w:t>DevOps</w:t>
      </w:r>
      <w:bookmarkEnd w:id="22"/>
    </w:p>
    <w:p w14:paraId="43CA0888" w14:textId="38B611B6" w:rsidR="007524AB" w:rsidRDefault="007524AB" w:rsidP="007524AB"/>
    <w:p w14:paraId="3BD257D2" w14:textId="44C63135" w:rsidR="007524AB" w:rsidRDefault="007524AB" w:rsidP="007524AB">
      <w:pPr>
        <w:ind w:left="720"/>
      </w:pPr>
      <w:r>
        <w:t xml:space="preserve">GitHub repository for each development team will be integrated with Azure DevOps pipeline. Azure DevOps pipeline will monitor changes in the repository and trigger processes as configured. There are two types of pipeline in Azure DevOps. The </w:t>
      </w:r>
      <w:r w:rsidRPr="6283EF9F">
        <w:rPr>
          <w:b/>
          <w:bCs/>
        </w:rPr>
        <w:t xml:space="preserve">Build </w:t>
      </w:r>
      <w:r w:rsidR="00BE6392">
        <w:t>pipeline provides steps for the build (compile), test, code analysis, package</w:t>
      </w:r>
      <w:r w:rsidR="007D7C05">
        <w:t>/</w:t>
      </w:r>
      <w:r w:rsidR="00BE6392">
        <w:t>publish artifacts</w:t>
      </w:r>
      <w:r w:rsidR="79379A2A">
        <w:t xml:space="preserve">, the process </w:t>
      </w:r>
      <w:r w:rsidR="003A32D9">
        <w:t xml:space="preserve">known as </w:t>
      </w:r>
      <w:r w:rsidR="006654BC">
        <w:t>CI (Continuous Integration)</w:t>
      </w:r>
      <w:r w:rsidR="00BE6392">
        <w:t>. The</w:t>
      </w:r>
      <w:r w:rsidR="00BE6392" w:rsidRPr="6283EF9F">
        <w:rPr>
          <w:b/>
          <w:bCs/>
        </w:rPr>
        <w:t xml:space="preserve"> Release </w:t>
      </w:r>
      <w:r w:rsidR="00BE6392">
        <w:t>pipeline provides the mean</w:t>
      </w:r>
      <w:r w:rsidR="07EB9FDC">
        <w:t>s</w:t>
      </w:r>
      <w:r w:rsidR="00BE6392">
        <w:t xml:space="preserve"> to deploy artifacts to a specific environment such as </w:t>
      </w:r>
      <w:r w:rsidR="031EC752">
        <w:t xml:space="preserve">a </w:t>
      </w:r>
      <w:r w:rsidR="00BE6392">
        <w:t xml:space="preserve">Virtual Machine (VM), </w:t>
      </w:r>
      <w:r w:rsidR="4A07DE44">
        <w:t>Do</w:t>
      </w:r>
      <w:r w:rsidR="00BE6392">
        <w:t xml:space="preserve">cker </w:t>
      </w:r>
      <w:r w:rsidR="532A4B8F">
        <w:t>image,</w:t>
      </w:r>
      <w:r w:rsidR="00BE6392">
        <w:t xml:space="preserve"> or Kubernetes in Microsoft Azure or other supported cloud </w:t>
      </w:r>
      <w:r w:rsidR="003A32D9">
        <w:t>providers</w:t>
      </w:r>
      <w:r w:rsidR="002E6ED7">
        <w:t>. The Release pipeline</w:t>
      </w:r>
      <w:r w:rsidR="006654BC">
        <w:t xml:space="preserve"> is </w:t>
      </w:r>
      <w:r w:rsidR="003A32D9">
        <w:t>known</w:t>
      </w:r>
      <w:r w:rsidR="006654BC">
        <w:t xml:space="preserve"> as CD (Continuous Deployment)</w:t>
      </w:r>
      <w:r w:rsidR="0D20B436">
        <w:t>,</w:t>
      </w:r>
      <w:r w:rsidR="002E6ED7">
        <w:t xml:space="preserve"> which is a part of </w:t>
      </w:r>
      <w:r w:rsidR="31F06546">
        <w:t xml:space="preserve">the </w:t>
      </w:r>
      <w:r w:rsidR="002E6ED7">
        <w:t xml:space="preserve">CI/CD process. </w:t>
      </w:r>
    </w:p>
    <w:p w14:paraId="4B5E6304" w14:textId="7F095C47" w:rsidR="00614EC5" w:rsidRDefault="00614EC5" w:rsidP="007524AB">
      <w:pPr>
        <w:ind w:left="720"/>
      </w:pPr>
    </w:p>
    <w:p w14:paraId="2526091B" w14:textId="7C8F8088" w:rsidR="00614EC5" w:rsidRPr="00F63DEA" w:rsidRDefault="00614EC5" w:rsidP="00F63DEA">
      <w:pPr>
        <w:pStyle w:val="Heading3"/>
        <w:rPr>
          <w:rFonts w:ascii="Times New Roman" w:eastAsia="Times New Roman" w:hAnsi="Times New Roman" w:cs="Times New Roman"/>
        </w:rPr>
      </w:pPr>
      <w:bookmarkStart w:id="23" w:name="_Toc64826369"/>
      <w:r w:rsidRPr="6A19BDAC">
        <w:rPr>
          <w:rFonts w:ascii="Times New Roman" w:eastAsia="Times New Roman" w:hAnsi="Times New Roman" w:cs="Times New Roman"/>
        </w:rPr>
        <w:t>Build Pipeline</w:t>
      </w:r>
      <w:bookmarkEnd w:id="23"/>
    </w:p>
    <w:p w14:paraId="73BD121E" w14:textId="3C84B99D" w:rsidR="00614EC5" w:rsidRDefault="00614EC5" w:rsidP="00FE4DBE">
      <w:pPr>
        <w:rPr>
          <w:i/>
          <w:iCs/>
        </w:rPr>
      </w:pPr>
    </w:p>
    <w:p w14:paraId="60333355" w14:textId="4E00564B" w:rsidR="006D04E4" w:rsidRPr="006D04E4" w:rsidRDefault="006D04E4" w:rsidP="006D04E4">
      <w:pPr>
        <w:ind w:left="720"/>
        <w:jc w:val="center"/>
      </w:pPr>
      <w:r>
        <w:rPr>
          <w:noProof/>
        </w:rPr>
        <w:drawing>
          <wp:inline distT="0" distB="0" distL="0" distR="0" wp14:anchorId="195224ED" wp14:editId="1EDFDBC3">
            <wp:extent cx="5136852" cy="4728572"/>
            <wp:effectExtent l="0" t="0" r="698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2">
                      <a:extLst>
                        <a:ext uri="{28A0092B-C50C-407E-A947-70E740481C1C}">
                          <a14:useLocalDpi xmlns:a14="http://schemas.microsoft.com/office/drawing/2010/main" val="0"/>
                        </a:ext>
                      </a:extLst>
                    </a:blip>
                    <a:stretch>
                      <a:fillRect/>
                    </a:stretch>
                  </pic:blipFill>
                  <pic:spPr>
                    <a:xfrm>
                      <a:off x="0" y="0"/>
                      <a:ext cx="5136852" cy="4728572"/>
                    </a:xfrm>
                    <a:prstGeom prst="rect">
                      <a:avLst/>
                    </a:prstGeom>
                  </pic:spPr>
                </pic:pic>
              </a:graphicData>
            </a:graphic>
          </wp:inline>
        </w:drawing>
      </w:r>
    </w:p>
    <w:p w14:paraId="4FB4D4CE" w14:textId="57535D89" w:rsidR="6A19BDAC" w:rsidRDefault="00824E84" w:rsidP="00FE4DBE">
      <w:pPr>
        <w:ind w:left="720"/>
        <w:jc w:val="center"/>
      </w:pPr>
      <w:r>
        <w:t>Figure 3. Build Pipeline</w:t>
      </w:r>
    </w:p>
    <w:p w14:paraId="63579747" w14:textId="77777777" w:rsidR="00824E84" w:rsidRDefault="00824E84" w:rsidP="6A19BDAC">
      <w:pPr>
        <w:ind w:left="720"/>
      </w:pPr>
    </w:p>
    <w:p w14:paraId="197D47BC" w14:textId="747FBBE1" w:rsidR="00FA400F" w:rsidRDefault="004A6162" w:rsidP="6A19BDAC">
      <w:pPr>
        <w:ind w:left="720"/>
      </w:pPr>
      <w:r>
        <w:t>For the development branch, Azure pipeline will be configured only to run Build and Test to ensure the code is compiled and passe</w:t>
      </w:r>
      <w:r w:rsidR="46E2DFFD">
        <w:t>s</w:t>
      </w:r>
      <w:r>
        <w:t xml:space="preserve"> unit test</w:t>
      </w:r>
      <w:r w:rsidR="4AA1509E">
        <w:t>s</w:t>
      </w:r>
      <w:r>
        <w:t xml:space="preserve">. The developer will get notification from the pipeline for the status of each merge to the development branch. For the master branch, the merge from development is controlled by </w:t>
      </w:r>
      <w:r w:rsidR="661EE023">
        <w:t xml:space="preserve">the </w:t>
      </w:r>
      <w:r>
        <w:t>DSO team as</w:t>
      </w:r>
      <w:r w:rsidR="0B6A2971">
        <w:t xml:space="preserve"> previously</w:t>
      </w:r>
      <w:r>
        <w:t xml:space="preserve"> mentioned in </w:t>
      </w:r>
      <w:r w:rsidR="5AB37376">
        <w:t>section 2.2</w:t>
      </w:r>
      <w:r>
        <w:t xml:space="preserve">. Therefore, DSO team will do a manual code review and compliance checks before approving the merge to the master branch. Azure DevOps will run the full pipeline which includes Build, Test, Code Analysis and Publish. DSO team will be notified with the status for every merge to the master branch. </w:t>
      </w:r>
      <w:r w:rsidR="00205682">
        <w:t xml:space="preserve">The gated check-in for Azure pipeline will be considered for the master branch. </w:t>
      </w:r>
    </w:p>
    <w:p w14:paraId="195CCB60" w14:textId="77777777" w:rsidR="00FA400F" w:rsidRDefault="00FA400F" w:rsidP="00FA400F">
      <w:pPr>
        <w:ind w:left="720" w:firstLine="720"/>
      </w:pPr>
    </w:p>
    <w:p w14:paraId="68CFEC8F" w14:textId="109D5CCB" w:rsidR="00614EC5" w:rsidRDefault="00FA400F" w:rsidP="6A19BDAC">
      <w:pPr>
        <w:ind w:left="720"/>
      </w:pPr>
      <w:r>
        <w:t xml:space="preserve">The </w:t>
      </w:r>
      <w:r w:rsidR="00B42942">
        <w:t>Form Scriber</w:t>
      </w:r>
      <w:r w:rsidR="232C8999">
        <w:t xml:space="preserve"> </w:t>
      </w:r>
      <w:r>
        <w:t xml:space="preserve">application utilizes </w:t>
      </w:r>
      <w:r w:rsidR="00824E84">
        <w:t>3</w:t>
      </w:r>
      <w:r w:rsidR="0587C52F">
        <w:t xml:space="preserve"> </w:t>
      </w:r>
      <w:r>
        <w:t>(</w:t>
      </w:r>
      <w:r w:rsidR="00824E84">
        <w:t>3</w:t>
      </w:r>
      <w:r>
        <w:t xml:space="preserve">) </w:t>
      </w:r>
      <w:r w:rsidR="4FA7128D">
        <w:t xml:space="preserve">main </w:t>
      </w:r>
      <w:r>
        <w:t>programming languages</w:t>
      </w:r>
      <w:r w:rsidR="1DBAD457">
        <w:t>,</w:t>
      </w:r>
      <w:r>
        <w:t xml:space="preserve"> which includes</w:t>
      </w:r>
      <w:r w:rsidR="00824E84">
        <w:t xml:space="preserve"> </w:t>
      </w:r>
      <w:r>
        <w:t>JavaScript</w:t>
      </w:r>
      <w:r w:rsidR="00824E84">
        <w:t xml:space="preserve"> (Vue)</w:t>
      </w:r>
      <w:r>
        <w:t xml:space="preserve">, </w:t>
      </w:r>
      <w:r w:rsidR="00824E84">
        <w:t>Dart</w:t>
      </w:r>
      <w:r w:rsidR="2B8FFFDA">
        <w:t xml:space="preserve"> </w:t>
      </w:r>
      <w:r>
        <w:t>(</w:t>
      </w:r>
      <w:r w:rsidR="00824E84">
        <w:t>Flutter</w:t>
      </w:r>
      <w:r>
        <w:t xml:space="preserve">) and Go. Therefore, </w:t>
      </w:r>
      <w:ins w:id="24" w:author="Ivy Pham" w:date="2021-03-30T09:59:00Z">
        <w:r w:rsidR="00FE4DBE">
          <w:t>one pipeline</w:t>
        </w:r>
      </w:ins>
      <w:ins w:id="25" w:author="Ivy Pham" w:date="2021-03-30T10:00:00Z">
        <w:r w:rsidR="00FE4DBE">
          <w:t xml:space="preserve"> (Dialogflow)</w:t>
        </w:r>
      </w:ins>
      <w:ins w:id="26" w:author="Ivy Pham" w:date="2021-03-30T09:59:00Z">
        <w:r w:rsidR="00FE4DBE">
          <w:t xml:space="preserve"> will cover Go and JS and </w:t>
        </w:r>
      </w:ins>
      <w:ins w:id="27" w:author="Ivy Pham" w:date="2021-03-30T10:00:00Z">
        <w:r w:rsidR="00FE4DBE">
          <w:t>the other (Flutter/Dart) covers Go</w:t>
        </w:r>
      </w:ins>
      <w:del w:id="28" w:author="Ivy Pham" w:date="2021-03-30T09:59:00Z">
        <w:r w:rsidDel="00FE4DBE">
          <w:delText xml:space="preserve">a pipeline will be created for each </w:delText>
        </w:r>
      </w:del>
      <w:del w:id="29" w:author="Ivy Pham" w:date="2021-03-30T10:00:00Z">
        <w:r w:rsidDel="00FE4DBE">
          <w:delText>language or component</w:delText>
        </w:r>
      </w:del>
      <w:r>
        <w:t>. Below are the high-level steps of the Build pipeline</w:t>
      </w:r>
      <w:r w:rsidR="00205682">
        <w:t>.</w:t>
      </w:r>
    </w:p>
    <w:p w14:paraId="006D3046" w14:textId="77E1AB3E" w:rsidR="00FA400F" w:rsidRDefault="00FA400F" w:rsidP="00FA400F">
      <w:pPr>
        <w:ind w:left="720" w:firstLine="720"/>
      </w:pPr>
    </w:p>
    <w:p w14:paraId="2773641C" w14:textId="66A165A8" w:rsidR="00FA400F" w:rsidRDefault="00FA400F" w:rsidP="00FA400F">
      <w:pPr>
        <w:pStyle w:val="ListParagraph"/>
        <w:numPr>
          <w:ilvl w:val="0"/>
          <w:numId w:val="39"/>
        </w:numPr>
      </w:pPr>
      <w:r>
        <w:t xml:space="preserve">Merge </w:t>
      </w:r>
      <w:r w:rsidR="00205682">
        <w:t>(Pull) is requested to a branch of the GitHub repository.</w:t>
      </w:r>
    </w:p>
    <w:p w14:paraId="58C5D1A5" w14:textId="20C7E476" w:rsidR="00205682" w:rsidRDefault="00205682" w:rsidP="00FA400F">
      <w:pPr>
        <w:pStyle w:val="ListParagraph"/>
        <w:numPr>
          <w:ilvl w:val="0"/>
          <w:numId w:val="39"/>
        </w:numPr>
      </w:pPr>
      <w:r>
        <w:t>Azure pipeline automatically detects changes and triggers the Build task.</w:t>
      </w:r>
    </w:p>
    <w:p w14:paraId="2F9437D8" w14:textId="3E5CE03D" w:rsidR="00205682" w:rsidRDefault="00205682" w:rsidP="00FA400F">
      <w:pPr>
        <w:pStyle w:val="ListParagraph"/>
        <w:numPr>
          <w:ilvl w:val="0"/>
          <w:numId w:val="39"/>
        </w:numPr>
      </w:pPr>
      <w:r>
        <w:t>The Build task is configured to build (compile) code and</w:t>
      </w:r>
      <w:r w:rsidR="00970970">
        <w:t xml:space="preserve"> can</w:t>
      </w:r>
      <w:r>
        <w:t xml:space="preserve"> automatically trigger the next task in the pipeline if the build is successful. </w:t>
      </w:r>
    </w:p>
    <w:p w14:paraId="3EE19CAC" w14:textId="79F2B4C2" w:rsidR="00205682" w:rsidRDefault="00205682" w:rsidP="00FA400F">
      <w:pPr>
        <w:pStyle w:val="ListParagraph"/>
        <w:numPr>
          <w:ilvl w:val="0"/>
          <w:numId w:val="39"/>
        </w:numPr>
      </w:pPr>
      <w:r>
        <w:t>The Test task is configured to run unit test</w:t>
      </w:r>
      <w:r w:rsidR="51BE248F">
        <w:t>s</w:t>
      </w:r>
      <w:r w:rsidR="00970970">
        <w:t xml:space="preserve"> and can automatically trigger the </w:t>
      </w:r>
      <w:r w:rsidR="36488D25">
        <w:t xml:space="preserve">subsequent </w:t>
      </w:r>
      <w:r w:rsidR="00970970">
        <w:t>test</w:t>
      </w:r>
      <w:r w:rsidR="66D64E9B">
        <w:t>s</w:t>
      </w:r>
      <w:r w:rsidR="00970970">
        <w:t xml:space="preserve"> if the unit test is passed</w:t>
      </w:r>
      <w:r w:rsidR="25C616F5">
        <w:t>.</w:t>
      </w:r>
    </w:p>
    <w:p w14:paraId="0B2941EB" w14:textId="3DCC0926" w:rsidR="00970970" w:rsidRDefault="00970970" w:rsidP="00FA400F">
      <w:pPr>
        <w:pStyle w:val="ListParagraph"/>
        <w:numPr>
          <w:ilvl w:val="0"/>
          <w:numId w:val="39"/>
        </w:numPr>
      </w:pPr>
      <w:r>
        <w:t>The Code Analysis task is configured to check for code quality and security. The plan is to review the report and remediate according to policies agreed among the team</w:t>
      </w:r>
      <w:r w:rsidR="2ABF6A3C">
        <w:t>s</w:t>
      </w:r>
      <w:r>
        <w:t>.</w:t>
      </w:r>
    </w:p>
    <w:p w14:paraId="6E01DD66" w14:textId="12825477" w:rsidR="00970970" w:rsidRPr="006D04E4" w:rsidRDefault="00AA6DF4" w:rsidP="00FA400F">
      <w:pPr>
        <w:pStyle w:val="ListParagraph"/>
        <w:numPr>
          <w:ilvl w:val="0"/>
          <w:numId w:val="39"/>
        </w:numPr>
      </w:pPr>
      <w:r>
        <w:t>The Publish task is configured to package and store the artifacts such as executables, zip</w:t>
      </w:r>
      <w:r w:rsidR="01A6CBF3">
        <w:t>,</w:t>
      </w:r>
      <w:r>
        <w:t xml:space="preserve"> or application package to a binary repository which can be Azure </w:t>
      </w:r>
      <w:proofErr w:type="gramStart"/>
      <w:r>
        <w:t>Artifacts</w:t>
      </w:r>
      <w:proofErr w:type="gramEnd"/>
      <w:r>
        <w:t xml:space="preserve"> or a staged location used by the Build pipeline.  </w:t>
      </w:r>
    </w:p>
    <w:p w14:paraId="112DB803" w14:textId="77777777" w:rsidR="00614EC5" w:rsidRPr="00614EC5" w:rsidRDefault="00614EC5" w:rsidP="007524AB">
      <w:pPr>
        <w:ind w:left="720"/>
        <w:rPr>
          <w:b/>
          <w:bCs/>
        </w:rPr>
      </w:pPr>
    </w:p>
    <w:p w14:paraId="74AFF456" w14:textId="4FF0FF05" w:rsidR="007524AB" w:rsidRPr="00F63DEA" w:rsidRDefault="004F64A5" w:rsidP="00F63DEA">
      <w:pPr>
        <w:pStyle w:val="Heading3"/>
        <w:rPr>
          <w:rFonts w:ascii="Times New Roman" w:eastAsia="Times New Roman" w:hAnsi="Times New Roman" w:cs="Times New Roman"/>
        </w:rPr>
      </w:pPr>
      <w:bookmarkStart w:id="30" w:name="_Toc64826370"/>
      <w:r w:rsidRPr="6A19BDAC">
        <w:rPr>
          <w:rFonts w:ascii="Times New Roman" w:eastAsia="Times New Roman" w:hAnsi="Times New Roman" w:cs="Times New Roman"/>
        </w:rPr>
        <w:t>Release Pipeline</w:t>
      </w:r>
      <w:bookmarkEnd w:id="30"/>
    </w:p>
    <w:p w14:paraId="4EDFBF85" w14:textId="27C596FA" w:rsidR="6A19BDAC" w:rsidRDefault="6A19BDAC" w:rsidP="6A19BDAC">
      <w:pPr>
        <w:ind w:left="720"/>
      </w:pPr>
    </w:p>
    <w:p w14:paraId="0ECC2B62" w14:textId="659DCD00" w:rsidR="004F64A5" w:rsidRDefault="00246347" w:rsidP="6A19BDAC">
      <w:pPr>
        <w:ind w:left="720"/>
        <w:jc w:val="center"/>
      </w:pPr>
      <w:r>
        <w:rPr>
          <w:noProof/>
        </w:rPr>
        <w:drawing>
          <wp:inline distT="0" distB="0" distL="0" distR="0" wp14:anchorId="2F8902AC" wp14:editId="5D9DAF36">
            <wp:extent cx="5653474" cy="39467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33">
                      <a:extLst>
                        <a:ext uri="{28A0092B-C50C-407E-A947-70E740481C1C}">
                          <a14:useLocalDpi xmlns:a14="http://schemas.microsoft.com/office/drawing/2010/main" val="0"/>
                        </a:ext>
                      </a:extLst>
                    </a:blip>
                    <a:stretch>
                      <a:fillRect/>
                    </a:stretch>
                  </pic:blipFill>
                  <pic:spPr>
                    <a:xfrm>
                      <a:off x="0" y="0"/>
                      <a:ext cx="5653474" cy="3946703"/>
                    </a:xfrm>
                    <a:prstGeom prst="rect">
                      <a:avLst/>
                    </a:prstGeom>
                  </pic:spPr>
                </pic:pic>
              </a:graphicData>
            </a:graphic>
          </wp:inline>
        </w:drawing>
      </w:r>
    </w:p>
    <w:p w14:paraId="6B85004C" w14:textId="1F21550C" w:rsidR="00824E84" w:rsidRDefault="00824E84" w:rsidP="00824E84">
      <w:pPr>
        <w:ind w:left="720"/>
        <w:jc w:val="center"/>
      </w:pPr>
      <w:r>
        <w:t>Figure 4. Release Pipeline</w:t>
      </w:r>
    </w:p>
    <w:p w14:paraId="5CC8621C" w14:textId="77777777" w:rsidR="00824E84" w:rsidRDefault="00824E84" w:rsidP="00FE4DBE">
      <w:pPr>
        <w:ind w:left="720"/>
        <w:jc w:val="center"/>
      </w:pPr>
    </w:p>
    <w:p w14:paraId="771A2465" w14:textId="34383639" w:rsidR="004F64A5" w:rsidRDefault="00246347" w:rsidP="6A19BDAC">
      <w:pPr>
        <w:ind w:left="720"/>
      </w:pPr>
      <w:r>
        <w:t xml:space="preserve">The release pipeline can be configured to monitor an artifact repository for changes in versions to deploy the application to a specified environment such as development </w:t>
      </w:r>
      <w:r w:rsidR="48B6C206">
        <w:t xml:space="preserve">or </w:t>
      </w:r>
      <w:r>
        <w:t xml:space="preserve">test. In </w:t>
      </w:r>
      <w:r w:rsidR="492F6ED9">
        <w:t>F</w:t>
      </w:r>
      <w:r>
        <w:t>igure 4, the release pipeline monitors Azure A</w:t>
      </w:r>
      <w:r w:rsidR="004B179B">
        <w:t>rtifacts</w:t>
      </w:r>
      <w:r w:rsidR="72C0290B">
        <w:t>,</w:t>
      </w:r>
      <w:r w:rsidR="004B179B">
        <w:t xml:space="preserve"> which can be the staged or temporary repository for the build pipeline to publish application binar</w:t>
      </w:r>
      <w:r w:rsidR="0D3E0B7A">
        <w:t>ies</w:t>
      </w:r>
      <w:r w:rsidR="004B179B">
        <w:t xml:space="preserve"> or packages. </w:t>
      </w:r>
    </w:p>
    <w:p w14:paraId="42509496" w14:textId="327A3066" w:rsidR="004B179B" w:rsidRDefault="004B179B" w:rsidP="004B179B">
      <w:pPr>
        <w:pStyle w:val="ListParagraph"/>
        <w:numPr>
          <w:ilvl w:val="0"/>
          <w:numId w:val="40"/>
        </w:numPr>
      </w:pPr>
      <w:r>
        <w:lastRenderedPageBreak/>
        <w:t xml:space="preserve">The release pipeline detects new version of the artifact </w:t>
      </w:r>
      <w:r w:rsidR="78CEEB7C">
        <w:t xml:space="preserve">that </w:t>
      </w:r>
      <w:r>
        <w:t>is published by the Azure Build pipeline and triggers the deployment.</w:t>
      </w:r>
    </w:p>
    <w:p w14:paraId="59DB90AE" w14:textId="7185386A" w:rsidR="007524AB" w:rsidRDefault="004B179B" w:rsidP="004B179B">
      <w:pPr>
        <w:pStyle w:val="ListParagraph"/>
        <w:numPr>
          <w:ilvl w:val="0"/>
          <w:numId w:val="40"/>
        </w:numPr>
      </w:pPr>
      <w:r>
        <w:t>The release is configured with stages such as development and test</w:t>
      </w:r>
      <w:r w:rsidR="004F029F">
        <w:t>.</w:t>
      </w:r>
    </w:p>
    <w:p w14:paraId="53F01BA8" w14:textId="00810ABA" w:rsidR="004B179B" w:rsidRDefault="004B179B" w:rsidP="004B179B">
      <w:pPr>
        <w:pStyle w:val="ListParagraph"/>
        <w:numPr>
          <w:ilvl w:val="0"/>
          <w:numId w:val="40"/>
        </w:numPr>
      </w:pPr>
      <w:r>
        <w:t>The release pipeline deploys the artifact to a specific environment</w:t>
      </w:r>
      <w:r w:rsidR="004F029F">
        <w:t>.</w:t>
      </w:r>
    </w:p>
    <w:p w14:paraId="1EF6117B" w14:textId="1ED23937" w:rsidR="00A34DB2" w:rsidRDefault="00A34DB2" w:rsidP="00F63DEA">
      <w:pPr>
        <w:pStyle w:val="Heading2"/>
        <w:rPr>
          <w:rFonts w:ascii="Times New Roman" w:eastAsia="Times New Roman" w:hAnsi="Times New Roman" w:cs="Times New Roman"/>
        </w:rPr>
      </w:pPr>
      <w:bookmarkStart w:id="31" w:name="_Toc64826371"/>
      <w:r w:rsidRPr="6A19BDAC">
        <w:rPr>
          <w:rFonts w:ascii="Times New Roman" w:eastAsia="Times New Roman" w:hAnsi="Times New Roman" w:cs="Times New Roman"/>
        </w:rPr>
        <w:t>Microsoft Azure</w:t>
      </w:r>
      <w:bookmarkEnd w:id="31"/>
    </w:p>
    <w:p w14:paraId="01E9B7FE" w14:textId="7E4449E9" w:rsidR="004F029F" w:rsidRDefault="004F029F" w:rsidP="004F029F">
      <w:pPr>
        <w:ind w:left="720"/>
      </w:pPr>
    </w:p>
    <w:p w14:paraId="1CD46A28" w14:textId="42655C7B" w:rsidR="004F029F" w:rsidRDefault="004F029F" w:rsidP="004F029F">
      <w:pPr>
        <w:ind w:left="720"/>
      </w:pPr>
      <w:r>
        <w:t xml:space="preserve">As described previously, </w:t>
      </w:r>
      <w:r w:rsidR="00A9170B" w:rsidRPr="1051E1F7">
        <w:rPr>
          <w:b/>
          <w:bCs/>
        </w:rPr>
        <w:t>Microsoft Azure</w:t>
      </w:r>
      <w:r w:rsidR="00A9170B">
        <w:t xml:space="preserve"> provides cloud services relating to infrastructure such as virtual computing, storage, networking, containers, and other services. The p</w:t>
      </w:r>
      <w:r w:rsidR="3117C786">
        <w:t xml:space="preserve">ipeline shall </w:t>
      </w:r>
      <w:r w:rsidR="00A9170B">
        <w:t xml:space="preserve">deploy a Kubernetes cluster in Azure utilizing AKS (Azure Kubernetes Service). The </w:t>
      </w:r>
      <w:r w:rsidR="4827911C">
        <w:t>fallback</w:t>
      </w:r>
      <w:r w:rsidR="00A9170B">
        <w:t xml:space="preserve"> plan is to leverage traditional Azure virtual machines and app services where it is not feasible or possible to deploy </w:t>
      </w:r>
      <w:r w:rsidR="00B42942">
        <w:t>Form Scriber</w:t>
      </w:r>
      <w:r w:rsidR="7032B7A1">
        <w:t xml:space="preserve"> </w:t>
      </w:r>
      <w:r w:rsidR="00A9170B">
        <w:t xml:space="preserve">components on AKS. </w:t>
      </w:r>
    </w:p>
    <w:p w14:paraId="571603BF" w14:textId="029A8FC8" w:rsidR="00A9170B" w:rsidRDefault="00A9170B" w:rsidP="004F029F">
      <w:pPr>
        <w:ind w:left="720"/>
      </w:pPr>
    </w:p>
    <w:p w14:paraId="68B0033D" w14:textId="050B549C" w:rsidR="00A9170B" w:rsidRDefault="00A9170B" w:rsidP="00FE4DBE">
      <w:pPr>
        <w:pStyle w:val="Heading3"/>
        <w:rPr>
          <w:i/>
          <w:iCs/>
        </w:rPr>
      </w:pPr>
      <w:bookmarkStart w:id="32" w:name="_Toc64826372"/>
      <w:r w:rsidRPr="6A19BDAC">
        <w:rPr>
          <w:rFonts w:ascii="Times New Roman" w:eastAsia="Times New Roman" w:hAnsi="Times New Roman" w:cs="Times New Roman"/>
        </w:rPr>
        <w:t>Azure Kubernetes Service (AKS)</w:t>
      </w:r>
      <w:bookmarkEnd w:id="32"/>
    </w:p>
    <w:p w14:paraId="1B0B9889" w14:textId="64B2A3CB" w:rsidR="00A9170B" w:rsidRDefault="00A9170B" w:rsidP="00FE4DBE">
      <w:pPr>
        <w:keepNext/>
      </w:pPr>
    </w:p>
    <w:p w14:paraId="34428700" w14:textId="737411BB" w:rsidR="004B4716" w:rsidRPr="00A9170B" w:rsidRDefault="00F4038B" w:rsidP="00BC7C35">
      <w:pPr>
        <w:keepNext/>
        <w:ind w:left="720"/>
      </w:pPr>
      <w:r>
        <w:rPr>
          <w:noProof/>
        </w:rPr>
        <w:drawing>
          <wp:inline distT="0" distB="0" distL="0" distR="0" wp14:anchorId="56369FC7" wp14:editId="567B24A3">
            <wp:extent cx="3680337" cy="47243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3680337" cy="4724398"/>
                    </a:xfrm>
                    <a:prstGeom prst="rect">
                      <a:avLst/>
                    </a:prstGeom>
                  </pic:spPr>
                </pic:pic>
              </a:graphicData>
            </a:graphic>
          </wp:inline>
        </w:drawing>
      </w:r>
    </w:p>
    <w:p w14:paraId="124D8809" w14:textId="60415B3A" w:rsidR="00272B46" w:rsidRDefault="00824E84" w:rsidP="00FE4DBE">
      <w:pPr>
        <w:keepNext/>
        <w:widowControl w:val="0"/>
        <w:autoSpaceDE w:val="0"/>
        <w:autoSpaceDN w:val="0"/>
        <w:adjustRightInd w:val="0"/>
        <w:jc w:val="center"/>
        <w:rPr>
          <w:color w:val="000000"/>
        </w:rPr>
      </w:pPr>
      <w:r>
        <w:rPr>
          <w:color w:val="000000"/>
        </w:rPr>
        <w:t>Figure 5. AKS Deployment</w:t>
      </w:r>
    </w:p>
    <w:p w14:paraId="0515FAAE" w14:textId="77777777" w:rsidR="00824E84" w:rsidRDefault="00824E84" w:rsidP="00BC7C35">
      <w:pPr>
        <w:keepNext/>
        <w:widowControl w:val="0"/>
        <w:autoSpaceDE w:val="0"/>
        <w:autoSpaceDN w:val="0"/>
        <w:adjustRightInd w:val="0"/>
        <w:rPr>
          <w:color w:val="000000"/>
        </w:rPr>
      </w:pPr>
    </w:p>
    <w:p w14:paraId="273E29F0" w14:textId="77777777" w:rsidR="00FE4DBE" w:rsidRDefault="00FE4DBE" w:rsidP="00272B46">
      <w:pPr>
        <w:widowControl w:val="0"/>
        <w:autoSpaceDE w:val="0"/>
        <w:autoSpaceDN w:val="0"/>
        <w:adjustRightInd w:val="0"/>
        <w:ind w:left="720"/>
        <w:rPr>
          <w:ins w:id="33" w:author="Ivy Pham" w:date="2021-03-30T10:01:00Z"/>
          <w:color w:val="000000" w:themeColor="text1"/>
        </w:rPr>
      </w:pPr>
    </w:p>
    <w:p w14:paraId="1E68203F" w14:textId="648D9947" w:rsidR="00272B46" w:rsidRDefault="00272B46" w:rsidP="00272B46">
      <w:pPr>
        <w:widowControl w:val="0"/>
        <w:autoSpaceDE w:val="0"/>
        <w:autoSpaceDN w:val="0"/>
        <w:adjustRightInd w:val="0"/>
        <w:ind w:left="720"/>
        <w:rPr>
          <w:color w:val="000000"/>
        </w:rPr>
      </w:pPr>
      <w:r w:rsidRPr="6A19BDAC">
        <w:rPr>
          <w:color w:val="000000" w:themeColor="text1"/>
        </w:rPr>
        <w:lastRenderedPageBreak/>
        <w:t>Azure provides several methods to deploy an AKS cluster. Most components can be deployed at one time. However, each component can be deployed separately for more customization. Figure 5</w:t>
      </w:r>
      <w:r w:rsidR="1E69FF3F" w:rsidRPr="6A19BDAC">
        <w:rPr>
          <w:color w:val="000000" w:themeColor="text1"/>
        </w:rPr>
        <w:t xml:space="preserve"> </w:t>
      </w:r>
      <w:r w:rsidRPr="6A19BDAC">
        <w:rPr>
          <w:color w:val="000000" w:themeColor="text1"/>
        </w:rPr>
        <w:t xml:space="preserve">shows each </w:t>
      </w:r>
      <w:r w:rsidR="072BA0FA" w:rsidRPr="6A19BDAC">
        <w:rPr>
          <w:color w:val="000000" w:themeColor="text1"/>
        </w:rPr>
        <w:t xml:space="preserve">AKS </w:t>
      </w:r>
      <w:r w:rsidRPr="6A19BDAC">
        <w:rPr>
          <w:color w:val="000000" w:themeColor="text1"/>
        </w:rPr>
        <w:t>component.</w:t>
      </w:r>
    </w:p>
    <w:p w14:paraId="38E59872" w14:textId="77777777" w:rsidR="00272B46" w:rsidRDefault="00272B46" w:rsidP="00272B46">
      <w:pPr>
        <w:widowControl w:val="0"/>
        <w:autoSpaceDE w:val="0"/>
        <w:autoSpaceDN w:val="0"/>
        <w:adjustRightInd w:val="0"/>
        <w:ind w:left="720"/>
        <w:rPr>
          <w:color w:val="000000"/>
        </w:rPr>
      </w:pPr>
    </w:p>
    <w:p w14:paraId="1339E425" w14:textId="38667405" w:rsidR="00F4038B" w:rsidRDefault="00F4038B" w:rsidP="6A19BDAC">
      <w:pPr>
        <w:pStyle w:val="ListParagraph"/>
        <w:widowControl w:val="0"/>
        <w:numPr>
          <w:ilvl w:val="1"/>
          <w:numId w:val="2"/>
        </w:numPr>
        <w:autoSpaceDE w:val="0"/>
        <w:autoSpaceDN w:val="0"/>
        <w:adjustRightInd w:val="0"/>
        <w:rPr>
          <w:rFonts w:asciiTheme="minorHAnsi" w:eastAsiaTheme="minorEastAsia" w:hAnsiTheme="minorHAnsi" w:cstheme="minorBidi"/>
          <w:color w:val="000000" w:themeColor="text1"/>
        </w:rPr>
      </w:pPr>
      <w:r w:rsidRPr="6A19BDAC">
        <w:rPr>
          <w:color w:val="000000" w:themeColor="text1"/>
        </w:rPr>
        <w:t>Virtual Network</w:t>
      </w:r>
      <w:r w:rsidR="00272B46" w:rsidRPr="6A19BDAC">
        <w:rPr>
          <w:color w:val="000000" w:themeColor="text1"/>
        </w:rPr>
        <w:t xml:space="preserve"> can be created separately to provide an internal virtual network within an organization. </w:t>
      </w:r>
    </w:p>
    <w:p w14:paraId="0E571CF4" w14:textId="673AB588" w:rsidR="00F4038B" w:rsidRDefault="00F4038B" w:rsidP="6A19BDAC">
      <w:pPr>
        <w:pStyle w:val="ListParagraph"/>
        <w:widowControl w:val="0"/>
        <w:numPr>
          <w:ilvl w:val="1"/>
          <w:numId w:val="2"/>
        </w:numPr>
        <w:autoSpaceDE w:val="0"/>
        <w:autoSpaceDN w:val="0"/>
        <w:adjustRightInd w:val="0"/>
        <w:rPr>
          <w:color w:val="000000" w:themeColor="text1"/>
        </w:rPr>
      </w:pPr>
      <w:r w:rsidRPr="6283EF9F">
        <w:rPr>
          <w:color w:val="000000" w:themeColor="text1"/>
        </w:rPr>
        <w:t>AKS Subnet</w:t>
      </w:r>
      <w:r w:rsidR="00272B46" w:rsidRPr="6283EF9F">
        <w:rPr>
          <w:color w:val="000000" w:themeColor="text1"/>
        </w:rPr>
        <w:t xml:space="preserve"> provides the separation and boundary between networks within an organization. </w:t>
      </w:r>
    </w:p>
    <w:p w14:paraId="7A08CC35" w14:textId="48999EDA" w:rsidR="00F4038B" w:rsidRDefault="00F4038B" w:rsidP="6A19BDAC">
      <w:pPr>
        <w:pStyle w:val="ListParagraph"/>
        <w:widowControl w:val="0"/>
        <w:numPr>
          <w:ilvl w:val="1"/>
          <w:numId w:val="2"/>
        </w:numPr>
        <w:autoSpaceDE w:val="0"/>
        <w:autoSpaceDN w:val="0"/>
        <w:adjustRightInd w:val="0"/>
        <w:rPr>
          <w:color w:val="000000" w:themeColor="text1"/>
        </w:rPr>
      </w:pPr>
      <w:r w:rsidRPr="6283EF9F">
        <w:rPr>
          <w:color w:val="000000" w:themeColor="text1"/>
        </w:rPr>
        <w:t>AKS Cluster</w:t>
      </w:r>
      <w:r w:rsidR="00272B46" w:rsidRPr="6283EF9F">
        <w:rPr>
          <w:color w:val="000000" w:themeColor="text1"/>
        </w:rPr>
        <w:t xml:space="preserve"> </w:t>
      </w:r>
      <w:r w:rsidR="00611293" w:rsidRPr="6283EF9F">
        <w:rPr>
          <w:color w:val="000000" w:themeColor="text1"/>
        </w:rPr>
        <w:t>provides a group of all related components and services to manage, deploy and scale containers.</w:t>
      </w:r>
    </w:p>
    <w:p w14:paraId="226E88DC" w14:textId="64129E62" w:rsidR="00F4038B" w:rsidRDefault="00F4038B" w:rsidP="6A19BDAC">
      <w:pPr>
        <w:pStyle w:val="ListParagraph"/>
        <w:widowControl w:val="0"/>
        <w:numPr>
          <w:ilvl w:val="1"/>
          <w:numId w:val="2"/>
        </w:numPr>
        <w:autoSpaceDE w:val="0"/>
        <w:autoSpaceDN w:val="0"/>
        <w:adjustRightInd w:val="0"/>
        <w:rPr>
          <w:color w:val="000000" w:themeColor="text1"/>
        </w:rPr>
      </w:pPr>
      <w:r w:rsidRPr="6283EF9F">
        <w:rPr>
          <w:color w:val="000000" w:themeColor="text1"/>
        </w:rPr>
        <w:t>AKS Namespace</w:t>
      </w:r>
      <w:r w:rsidR="00B02B41" w:rsidRPr="6283EF9F">
        <w:rPr>
          <w:color w:val="000000" w:themeColor="text1"/>
        </w:rPr>
        <w:t xml:space="preserve"> groups logical resources such as pods and deployments</w:t>
      </w:r>
      <w:r w:rsidR="23CF61BD" w:rsidRPr="6283EF9F">
        <w:rPr>
          <w:color w:val="000000" w:themeColor="text1"/>
        </w:rPr>
        <w:t xml:space="preserve">, </w:t>
      </w:r>
      <w:r w:rsidR="00B02B41" w:rsidRPr="6283EF9F">
        <w:rPr>
          <w:color w:val="000000" w:themeColor="text1"/>
        </w:rPr>
        <w:t>which can be desi</w:t>
      </w:r>
      <w:r w:rsidR="2389146D" w:rsidRPr="6283EF9F">
        <w:rPr>
          <w:color w:val="000000" w:themeColor="text1"/>
        </w:rPr>
        <w:t xml:space="preserve">gnated </w:t>
      </w:r>
      <w:r w:rsidR="00B02B41" w:rsidRPr="6283EF9F">
        <w:rPr>
          <w:color w:val="000000" w:themeColor="text1"/>
        </w:rPr>
        <w:t>to separate each project with access restrictions</w:t>
      </w:r>
      <w:r w:rsidR="3401C383" w:rsidRPr="6283EF9F">
        <w:rPr>
          <w:color w:val="000000" w:themeColor="text1"/>
        </w:rPr>
        <w:t>.</w:t>
      </w:r>
    </w:p>
    <w:p w14:paraId="68BAAB0E" w14:textId="56C13F2C" w:rsidR="00F4038B" w:rsidRDefault="00F4038B" w:rsidP="6A19BDAC">
      <w:pPr>
        <w:pStyle w:val="ListParagraph"/>
        <w:widowControl w:val="0"/>
        <w:numPr>
          <w:ilvl w:val="1"/>
          <w:numId w:val="2"/>
        </w:numPr>
        <w:autoSpaceDE w:val="0"/>
        <w:autoSpaceDN w:val="0"/>
        <w:adjustRightInd w:val="0"/>
        <w:rPr>
          <w:color w:val="000000" w:themeColor="text1"/>
        </w:rPr>
      </w:pPr>
      <w:r w:rsidRPr="6283EF9F">
        <w:rPr>
          <w:color w:val="000000" w:themeColor="text1"/>
        </w:rPr>
        <w:t xml:space="preserve">AKS </w:t>
      </w:r>
      <w:r w:rsidR="00B02B41" w:rsidRPr="6283EF9F">
        <w:rPr>
          <w:color w:val="000000" w:themeColor="text1"/>
        </w:rPr>
        <w:t>resources include</w:t>
      </w:r>
      <w:r w:rsidR="000C7D9B" w:rsidRPr="6283EF9F">
        <w:rPr>
          <w:color w:val="000000" w:themeColor="text1"/>
        </w:rPr>
        <w:t xml:space="preserve"> services,</w:t>
      </w:r>
      <w:r w:rsidR="00B02B41" w:rsidRPr="6283EF9F">
        <w:rPr>
          <w:color w:val="000000" w:themeColor="text1"/>
        </w:rPr>
        <w:t xml:space="preserve"> deployments</w:t>
      </w:r>
      <w:r w:rsidR="7D96E9F4" w:rsidRPr="6283EF9F">
        <w:rPr>
          <w:color w:val="000000" w:themeColor="text1"/>
        </w:rPr>
        <w:t>,</w:t>
      </w:r>
      <w:r w:rsidR="00B02B41" w:rsidRPr="6283EF9F">
        <w:rPr>
          <w:color w:val="000000" w:themeColor="text1"/>
        </w:rPr>
        <w:t xml:space="preserve"> and pods (containers) for applications</w:t>
      </w:r>
      <w:r w:rsidR="4A447DC2" w:rsidRPr="6283EF9F">
        <w:rPr>
          <w:color w:val="000000" w:themeColor="text1"/>
        </w:rPr>
        <w:t>,</w:t>
      </w:r>
      <w:r w:rsidR="00B02B41" w:rsidRPr="6283EF9F">
        <w:rPr>
          <w:color w:val="000000" w:themeColor="text1"/>
        </w:rPr>
        <w:t xml:space="preserve"> which can be scaled rapidly.</w:t>
      </w:r>
    </w:p>
    <w:p w14:paraId="23872CD8" w14:textId="25FDD215" w:rsidR="00F4038B" w:rsidRDefault="00F4038B" w:rsidP="6A19BDAC">
      <w:pPr>
        <w:pStyle w:val="ListParagraph"/>
        <w:widowControl w:val="0"/>
        <w:numPr>
          <w:ilvl w:val="1"/>
          <w:numId w:val="2"/>
        </w:numPr>
        <w:autoSpaceDE w:val="0"/>
        <w:autoSpaceDN w:val="0"/>
        <w:adjustRightInd w:val="0"/>
        <w:rPr>
          <w:color w:val="000000"/>
        </w:rPr>
      </w:pPr>
      <w:r w:rsidRPr="6283EF9F">
        <w:rPr>
          <w:color w:val="000000" w:themeColor="text1"/>
        </w:rPr>
        <w:t>CI</w:t>
      </w:r>
      <w:r w:rsidR="00B02B41" w:rsidRPr="6283EF9F">
        <w:rPr>
          <w:color w:val="000000" w:themeColor="text1"/>
        </w:rPr>
        <w:t xml:space="preserve">/CD pipeline automates the deployment of container applications to AKS cluster.  </w:t>
      </w:r>
    </w:p>
    <w:p w14:paraId="2EC2FD00" w14:textId="4736B429" w:rsidR="00F4038B" w:rsidRDefault="00F4038B" w:rsidP="00F4038B">
      <w:pPr>
        <w:pStyle w:val="Heading3"/>
        <w:rPr>
          <w:rFonts w:ascii="Times New Roman" w:eastAsia="Times New Roman" w:hAnsi="Times New Roman" w:cs="Times New Roman"/>
        </w:rPr>
      </w:pPr>
      <w:bookmarkStart w:id="34" w:name="_Toc64826373"/>
      <w:r w:rsidRPr="6A19BDAC">
        <w:rPr>
          <w:rFonts w:ascii="Times New Roman" w:eastAsia="Times New Roman" w:hAnsi="Times New Roman" w:cs="Times New Roman"/>
        </w:rPr>
        <w:t>Azure Virtual Machine and App Services</w:t>
      </w:r>
      <w:bookmarkEnd w:id="34"/>
    </w:p>
    <w:p w14:paraId="3DB2BD5F" w14:textId="3380CCCB" w:rsidR="00F4038B" w:rsidRDefault="00F4038B" w:rsidP="00FE4DBE"/>
    <w:p w14:paraId="6F3D658E" w14:textId="37BFBBCB" w:rsidR="00F4038B" w:rsidRDefault="00F4038B" w:rsidP="6A19BDAC">
      <w:pPr>
        <w:ind w:left="1440"/>
        <w:jc w:val="center"/>
      </w:pPr>
      <w:r>
        <w:rPr>
          <w:noProof/>
        </w:rPr>
        <w:drawing>
          <wp:inline distT="0" distB="0" distL="0" distR="0" wp14:anchorId="16F7D4E7" wp14:editId="7F400C52">
            <wp:extent cx="3762936" cy="2633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762936" cy="2633864"/>
                    </a:xfrm>
                    <a:prstGeom prst="rect">
                      <a:avLst/>
                    </a:prstGeom>
                  </pic:spPr>
                </pic:pic>
              </a:graphicData>
            </a:graphic>
          </wp:inline>
        </w:drawing>
      </w:r>
    </w:p>
    <w:p w14:paraId="3FF4F42F" w14:textId="67D3C9AD" w:rsidR="00F4038B" w:rsidRDefault="000535D4" w:rsidP="000535D4">
      <w:pPr>
        <w:ind w:left="1440"/>
        <w:jc w:val="center"/>
      </w:pPr>
      <w:r>
        <w:t>Figure 6. Microsoft Azure Services</w:t>
      </w:r>
    </w:p>
    <w:p w14:paraId="42ECD7E6" w14:textId="77777777" w:rsidR="000535D4" w:rsidRDefault="000535D4" w:rsidP="00FE4DBE">
      <w:pPr>
        <w:ind w:left="1440"/>
        <w:jc w:val="center"/>
      </w:pPr>
    </w:p>
    <w:p w14:paraId="2499FE0C" w14:textId="763DE93E" w:rsidR="5D42B4AB" w:rsidRPr="007C1414" w:rsidRDefault="00457580" w:rsidP="007C1414">
      <w:pPr>
        <w:ind w:left="720"/>
      </w:pPr>
      <w:r>
        <w:t xml:space="preserve">The traditional virtual machines and app services offered by Microsoft Azure will be </w:t>
      </w:r>
      <w:r w:rsidR="00272B46">
        <w:t>considered</w:t>
      </w:r>
      <w:r>
        <w:t xml:space="preserve"> where it is not feasible to deploy </w:t>
      </w:r>
      <w:r w:rsidR="00B42942">
        <w:t>Form Scriber</w:t>
      </w:r>
      <w:r w:rsidR="7636018B">
        <w:t xml:space="preserve"> </w:t>
      </w:r>
      <w:r>
        <w:t xml:space="preserve">components on AKS. </w:t>
      </w:r>
      <w:r w:rsidR="00272B46">
        <w:t>Additional information will be provided as needed.</w:t>
      </w:r>
    </w:p>
    <w:p w14:paraId="1E28E142" w14:textId="5C81203D" w:rsidR="00665E7B" w:rsidRPr="002F4E01" w:rsidRDefault="00665E7B" w:rsidP="6A19BDAC"/>
    <w:p w14:paraId="4BFD4B81" w14:textId="66D0CAB3" w:rsidR="001455C8" w:rsidRDefault="007C1414" w:rsidP="1063F169">
      <w:pPr>
        <w:pStyle w:val="Heading2"/>
        <w:widowControl w:val="0"/>
        <w:autoSpaceDE w:val="0"/>
        <w:autoSpaceDN w:val="0"/>
        <w:adjustRightInd w:val="0"/>
        <w:rPr>
          <w:rFonts w:ascii="Times New Roman" w:hAnsi="Times New Roman" w:cs="Times New Roman"/>
        </w:rPr>
      </w:pPr>
      <w:bookmarkStart w:id="35" w:name="_Toc64826374"/>
      <w:r>
        <w:rPr>
          <w:rFonts w:ascii="Times New Roman" w:hAnsi="Times New Roman" w:cs="Times New Roman"/>
        </w:rPr>
        <w:t>Advanced Deployment Factory (ADF)</w:t>
      </w:r>
      <w:bookmarkEnd w:id="35"/>
    </w:p>
    <w:p w14:paraId="7B8174AB" w14:textId="3065B74A" w:rsidR="002907B7" w:rsidRDefault="002907B7" w:rsidP="0073102A">
      <w:pPr>
        <w:widowControl w:val="0"/>
        <w:autoSpaceDE w:val="0"/>
        <w:autoSpaceDN w:val="0"/>
        <w:adjustRightInd w:val="0"/>
        <w:rPr>
          <w:color w:val="000000"/>
        </w:rPr>
      </w:pPr>
    </w:p>
    <w:p w14:paraId="49354C67" w14:textId="48008C2C" w:rsidR="002907B7" w:rsidRPr="002F4E01" w:rsidRDefault="001F41C0" w:rsidP="00304CB1">
      <w:pPr>
        <w:widowControl w:val="0"/>
        <w:autoSpaceDE w:val="0"/>
        <w:autoSpaceDN w:val="0"/>
        <w:adjustRightInd w:val="0"/>
        <w:ind w:left="432"/>
        <w:rPr>
          <w:color w:val="000000"/>
        </w:rPr>
      </w:pPr>
      <w:r w:rsidRPr="6A19BDAC">
        <w:rPr>
          <w:color w:val="000000" w:themeColor="text1"/>
        </w:rPr>
        <w:t xml:space="preserve">To satisfy </w:t>
      </w:r>
      <w:r w:rsidR="5A58AED3" w:rsidRPr="6A19BDAC">
        <w:rPr>
          <w:color w:val="000000" w:themeColor="text1"/>
        </w:rPr>
        <w:t xml:space="preserve">a </w:t>
      </w:r>
      <w:r w:rsidRPr="6A19BDAC">
        <w:rPr>
          <w:color w:val="000000" w:themeColor="text1"/>
        </w:rPr>
        <w:t xml:space="preserve">requirement of using ADF framework </w:t>
      </w:r>
      <w:r w:rsidR="007E1EC4" w:rsidRPr="6A19BDAC">
        <w:rPr>
          <w:color w:val="000000" w:themeColor="text1"/>
        </w:rPr>
        <w:t>that was created from the previous semester, an ADF</w:t>
      </w:r>
      <w:r w:rsidR="00921350" w:rsidRPr="6A19BDAC">
        <w:rPr>
          <w:color w:val="000000" w:themeColor="text1"/>
        </w:rPr>
        <w:t xml:space="preserve"> solution for </w:t>
      </w:r>
      <w:ins w:id="36" w:author="Ivy Pham" w:date="2021-03-30T10:01:00Z">
        <w:r w:rsidR="00FE4DBE">
          <w:rPr>
            <w:color w:val="000000" w:themeColor="text1"/>
          </w:rPr>
          <w:t>Go</w:t>
        </w:r>
      </w:ins>
      <w:del w:id="37" w:author="Ivy Pham" w:date="2021-03-30T10:01:00Z">
        <w:r w:rsidR="00921350" w:rsidRPr="6A19BDAC" w:rsidDel="00FE4DBE">
          <w:rPr>
            <w:color w:val="000000" w:themeColor="text1"/>
          </w:rPr>
          <w:delText>JavaScript</w:delText>
        </w:r>
      </w:del>
      <w:r w:rsidR="00921350" w:rsidRPr="6A19BDAC">
        <w:rPr>
          <w:color w:val="000000" w:themeColor="text1"/>
        </w:rPr>
        <w:t xml:space="preserve"> will be </w:t>
      </w:r>
      <w:r w:rsidR="001534EF" w:rsidRPr="6A19BDAC">
        <w:rPr>
          <w:color w:val="000000" w:themeColor="text1"/>
        </w:rPr>
        <w:t xml:space="preserve">written </w:t>
      </w:r>
      <w:r w:rsidR="00756A77" w:rsidRPr="6A19BDAC">
        <w:rPr>
          <w:color w:val="000000" w:themeColor="text1"/>
        </w:rPr>
        <w:t xml:space="preserve">with the </w:t>
      </w:r>
      <w:r w:rsidR="163CE6C1" w:rsidRPr="6A19BDAC">
        <w:rPr>
          <w:color w:val="000000" w:themeColor="text1"/>
        </w:rPr>
        <w:t>M</w:t>
      </w:r>
      <w:r w:rsidR="00756A77" w:rsidRPr="6A19BDAC">
        <w:rPr>
          <w:color w:val="000000" w:themeColor="text1"/>
        </w:rPr>
        <w:t>ake file template</w:t>
      </w:r>
      <w:r w:rsidR="00C51CF1" w:rsidRPr="6A19BDAC">
        <w:rPr>
          <w:color w:val="000000" w:themeColor="text1"/>
        </w:rPr>
        <w:t>.</w:t>
      </w:r>
      <w:r w:rsidR="00C564A3" w:rsidRPr="6A19BDAC">
        <w:rPr>
          <w:color w:val="000000" w:themeColor="text1"/>
        </w:rPr>
        <w:t xml:space="preserve"> </w:t>
      </w:r>
      <w:ins w:id="38" w:author="Ivy Pham" w:date="2021-03-30T10:01:00Z">
        <w:r w:rsidR="00FE4DBE">
          <w:rPr>
            <w:color w:val="000000" w:themeColor="text1"/>
          </w:rPr>
          <w:t>ADF will be leveraged to provide developers tools and the method to deploy to AKS</w:t>
        </w:r>
      </w:ins>
      <w:ins w:id="39" w:author="Ivy Pham" w:date="2021-03-30T10:02:00Z">
        <w:r w:rsidR="00FE4DBE">
          <w:rPr>
            <w:color w:val="000000" w:themeColor="text1"/>
          </w:rPr>
          <w:t>.</w:t>
        </w:r>
      </w:ins>
      <w:del w:id="40" w:author="Ivy Pham" w:date="2021-03-30T10:01:00Z">
        <w:r w:rsidR="00C564A3" w:rsidRPr="6A19BDAC" w:rsidDel="00FE4DBE">
          <w:rPr>
            <w:color w:val="000000" w:themeColor="text1"/>
          </w:rPr>
          <w:delText xml:space="preserve">However, </w:delText>
        </w:r>
        <w:r w:rsidR="00214E27" w:rsidRPr="6A19BDAC" w:rsidDel="00FE4DBE">
          <w:rPr>
            <w:color w:val="000000" w:themeColor="text1"/>
          </w:rPr>
          <w:delText>it</w:delText>
        </w:r>
        <w:r w:rsidR="00774C8E" w:rsidRPr="6A19BDAC" w:rsidDel="00FE4DBE">
          <w:rPr>
            <w:color w:val="000000" w:themeColor="text1"/>
          </w:rPr>
          <w:delText xml:space="preserve"> will not be used or deployed for this project. </w:delText>
        </w:r>
      </w:del>
    </w:p>
    <w:p w14:paraId="3406EA31" w14:textId="05D151C8" w:rsidR="0073102A" w:rsidRPr="00457824" w:rsidRDefault="0073102A" w:rsidP="00457824">
      <w:pPr>
        <w:pStyle w:val="Heading1"/>
        <w:rPr>
          <w:rFonts w:ascii="Times New Roman" w:hAnsi="Times New Roman" w:cs="Times New Roman"/>
        </w:rPr>
      </w:pPr>
      <w:bookmarkStart w:id="41" w:name="_Toc64826375"/>
      <w:r w:rsidRPr="1063F169">
        <w:rPr>
          <w:rFonts w:ascii="Times New Roman" w:hAnsi="Times New Roman" w:cs="Times New Roman"/>
        </w:rPr>
        <w:lastRenderedPageBreak/>
        <w:t>COMPONENT DESIGN</w:t>
      </w:r>
      <w:bookmarkEnd w:id="41"/>
    </w:p>
    <w:p w14:paraId="085330F2" w14:textId="4F199382" w:rsidR="0073102A" w:rsidRPr="002F4E01" w:rsidRDefault="0073102A" w:rsidP="5643513F">
      <w:pPr>
        <w:widowControl w:val="0"/>
        <w:autoSpaceDE w:val="0"/>
        <w:autoSpaceDN w:val="0"/>
        <w:adjustRightInd w:val="0"/>
        <w:rPr>
          <w:color w:val="000000"/>
        </w:rPr>
      </w:pPr>
    </w:p>
    <w:p w14:paraId="283D7233" w14:textId="2974CA93" w:rsidR="002818D3" w:rsidRDefault="3BA1D661" w:rsidP="007C1414">
      <w:pPr>
        <w:pStyle w:val="Heading2"/>
        <w:rPr>
          <w:rFonts w:ascii="Times New Roman" w:eastAsia="Times New Roman" w:hAnsi="Times New Roman" w:cs="Times New Roman"/>
        </w:rPr>
      </w:pPr>
      <w:bookmarkStart w:id="42" w:name="_Toc64826376"/>
      <w:r w:rsidRPr="6A19BDAC">
        <w:rPr>
          <w:rFonts w:ascii="Times New Roman" w:eastAsia="Times New Roman" w:hAnsi="Times New Roman" w:cs="Times New Roman"/>
        </w:rPr>
        <w:t>Technologies</w:t>
      </w:r>
      <w:bookmarkEnd w:id="42"/>
    </w:p>
    <w:p w14:paraId="008C4006" w14:textId="77777777" w:rsidR="00591E57" w:rsidRPr="00591E57" w:rsidRDefault="00591E57" w:rsidP="00591E57"/>
    <w:p w14:paraId="146E75F1" w14:textId="5853F8D1" w:rsidR="5643513F" w:rsidRDefault="00492A4F" w:rsidP="6E630483">
      <w:pPr>
        <w:pStyle w:val="ListParagraph"/>
        <w:numPr>
          <w:ilvl w:val="0"/>
          <w:numId w:val="1"/>
        </w:numPr>
        <w:rPr>
          <w:rFonts w:asciiTheme="minorHAnsi" w:eastAsiaTheme="minorEastAsia" w:hAnsiTheme="minorHAnsi" w:cstheme="minorBidi"/>
          <w:b/>
          <w:bCs/>
        </w:rPr>
      </w:pPr>
      <w:r w:rsidRPr="6E630483">
        <w:rPr>
          <w:b/>
          <w:bCs/>
        </w:rPr>
        <w:t xml:space="preserve">GitHub </w:t>
      </w:r>
      <w:r>
        <w:t>– Distributed Code Repository</w:t>
      </w:r>
    </w:p>
    <w:p w14:paraId="624D2AC0" w14:textId="1A1BCDD2" w:rsidR="00492A4F" w:rsidRDefault="00492A4F" w:rsidP="6E630483">
      <w:pPr>
        <w:pStyle w:val="ListParagraph"/>
        <w:numPr>
          <w:ilvl w:val="0"/>
          <w:numId w:val="1"/>
        </w:numPr>
        <w:rPr>
          <w:rFonts w:asciiTheme="minorHAnsi" w:eastAsiaTheme="minorEastAsia" w:hAnsiTheme="minorHAnsi" w:cstheme="minorBidi"/>
          <w:b/>
          <w:bCs/>
        </w:rPr>
      </w:pPr>
      <w:r w:rsidRPr="6E630483">
        <w:rPr>
          <w:b/>
          <w:bCs/>
        </w:rPr>
        <w:t>Microsoft Azure</w:t>
      </w:r>
      <w:r>
        <w:t xml:space="preserve"> – Infrastructure Cloud Services</w:t>
      </w:r>
    </w:p>
    <w:p w14:paraId="37B3BE04" w14:textId="580E553D" w:rsidR="005941B9" w:rsidRPr="00FE4DBE" w:rsidRDefault="005941B9" w:rsidP="6E630483">
      <w:pPr>
        <w:pStyle w:val="ListParagraph"/>
        <w:numPr>
          <w:ilvl w:val="0"/>
          <w:numId w:val="1"/>
        </w:numPr>
        <w:rPr>
          <w:ins w:id="43" w:author="Ivy Pham" w:date="2021-03-30T10:02:00Z"/>
          <w:rFonts w:asciiTheme="minorHAnsi" w:eastAsiaTheme="minorEastAsia" w:hAnsiTheme="minorHAnsi" w:cstheme="minorBidi"/>
          <w:b/>
          <w:bCs/>
          <w:rPrChange w:id="44" w:author="Ivy Pham" w:date="2021-03-30T10:02:00Z">
            <w:rPr>
              <w:ins w:id="45" w:author="Ivy Pham" w:date="2021-03-30T10:02:00Z"/>
            </w:rPr>
          </w:rPrChange>
        </w:rPr>
      </w:pPr>
      <w:r w:rsidRPr="6E630483">
        <w:rPr>
          <w:b/>
          <w:bCs/>
        </w:rPr>
        <w:t>Azure DevOps</w:t>
      </w:r>
      <w:r>
        <w:t xml:space="preserve"> – CI/CD tools</w:t>
      </w:r>
    </w:p>
    <w:p w14:paraId="38E8FC86" w14:textId="4183EAFD" w:rsidR="00FE4DBE" w:rsidRDefault="00FE4DBE" w:rsidP="6E630483">
      <w:pPr>
        <w:pStyle w:val="ListParagraph"/>
        <w:numPr>
          <w:ilvl w:val="0"/>
          <w:numId w:val="1"/>
        </w:numPr>
        <w:rPr>
          <w:rFonts w:asciiTheme="minorHAnsi" w:eastAsiaTheme="minorEastAsia" w:hAnsiTheme="minorHAnsi" w:cstheme="minorBidi"/>
          <w:b/>
          <w:bCs/>
        </w:rPr>
      </w:pPr>
      <w:ins w:id="46" w:author="Ivy Pham" w:date="2021-03-30T10:02:00Z">
        <w:r>
          <w:rPr>
            <w:b/>
            <w:bCs/>
          </w:rPr>
          <w:t>Docker</w:t>
        </w:r>
        <w:r w:rsidRPr="00FE4DBE">
          <w:rPr>
            <w:rFonts w:asciiTheme="minorHAnsi" w:eastAsiaTheme="minorEastAsia" w:hAnsiTheme="minorHAnsi" w:cstheme="minorBidi"/>
            <w:b/>
            <w:bCs/>
            <w:rPrChange w:id="47" w:author="Ivy Pham" w:date="2021-03-30T10:02:00Z">
              <w:rPr>
                <w:b/>
                <w:bCs/>
              </w:rPr>
            </w:rPrChange>
          </w:rPr>
          <w:t>.</w:t>
        </w:r>
        <w:r>
          <w:rPr>
            <w:rFonts w:asciiTheme="minorHAnsi" w:eastAsiaTheme="minorEastAsia" w:hAnsiTheme="minorHAnsi" w:cstheme="minorBidi"/>
            <w:b/>
            <w:bCs/>
          </w:rPr>
          <w:t>OI</w:t>
        </w:r>
      </w:ins>
    </w:p>
    <w:p w14:paraId="71866870" w14:textId="5ED50721" w:rsidR="007C1414" w:rsidRDefault="0062367F" w:rsidP="0062367F">
      <w:pPr>
        <w:pStyle w:val="Heading2"/>
        <w:rPr>
          <w:rFonts w:ascii="Times New Roman" w:eastAsia="Times New Roman" w:hAnsi="Times New Roman" w:cs="Times New Roman"/>
        </w:rPr>
      </w:pPr>
      <w:bookmarkStart w:id="48" w:name="_Toc64826377"/>
      <w:r w:rsidRPr="6E630483">
        <w:rPr>
          <w:rFonts w:ascii="Times New Roman" w:eastAsia="Times New Roman" w:hAnsi="Times New Roman" w:cs="Times New Roman"/>
        </w:rPr>
        <w:t>Build Pipelines</w:t>
      </w:r>
      <w:bookmarkEnd w:id="48"/>
    </w:p>
    <w:p w14:paraId="29100400" w14:textId="4E75EF27" w:rsidR="00A6184E" w:rsidDel="00FE4DBE" w:rsidRDefault="000C1719" w:rsidP="00FE4DBE">
      <w:pPr>
        <w:rPr>
          <w:del w:id="49" w:author="Ivy Pham" w:date="2021-03-30T10:02:00Z"/>
        </w:rPr>
      </w:pPr>
      <w:del w:id="50" w:author="Ivy Pham" w:date="2021-03-30T10:02:00Z">
        <w:r w:rsidDel="00FE4DBE">
          <w:tab/>
        </w:r>
      </w:del>
    </w:p>
    <w:p w14:paraId="1C2EEBF3" w14:textId="4DAB2DF6" w:rsidR="00DB6C0D" w:rsidDel="00FE4DBE" w:rsidRDefault="0000058D" w:rsidP="00FE4DBE">
      <w:pPr>
        <w:rPr>
          <w:del w:id="51" w:author="Ivy Pham" w:date="2021-03-30T10:02:00Z"/>
        </w:rPr>
        <w:pPrChange w:id="52" w:author="Ivy Pham" w:date="2021-03-30T10:02:00Z">
          <w:pPr>
            <w:pStyle w:val="Heading3"/>
          </w:pPr>
        </w:pPrChange>
      </w:pPr>
      <w:bookmarkStart w:id="53" w:name="_Toc64826379"/>
      <w:del w:id="54" w:author="Ivy Pham" w:date="2021-03-30T10:02:00Z">
        <w:r w:rsidRPr="6E630483" w:rsidDel="00FE4DBE">
          <w:delText>JavaScript</w:delText>
        </w:r>
        <w:bookmarkEnd w:id="53"/>
      </w:del>
    </w:p>
    <w:p w14:paraId="3B0F0677" w14:textId="4A77E3BD" w:rsidR="006458E6" w:rsidDel="00FE4DBE" w:rsidRDefault="006458E6" w:rsidP="006458E6">
      <w:pPr>
        <w:ind w:left="576"/>
        <w:rPr>
          <w:del w:id="55" w:author="Ivy Pham" w:date="2021-03-30T10:02:00Z"/>
        </w:rPr>
      </w:pPr>
    </w:p>
    <w:p w14:paraId="7D95ABD5" w14:textId="54336796" w:rsidR="00632EF5" w:rsidDel="00FE4DBE" w:rsidRDefault="00632EF5" w:rsidP="00FE4DBE">
      <w:pPr>
        <w:ind w:left="576"/>
        <w:rPr>
          <w:del w:id="56" w:author="Ivy Pham" w:date="2021-03-30T10:02:00Z"/>
        </w:rPr>
        <w:pPrChange w:id="57" w:author="Ivy Pham" w:date="2021-03-30T10:02:00Z">
          <w:pPr>
            <w:ind w:left="576"/>
          </w:pPr>
        </w:pPrChange>
      </w:pPr>
      <w:del w:id="58" w:author="Ivy Pham" w:date="2021-03-30T10:02:00Z">
        <w:r w:rsidDel="00FE4DBE">
          <w:delText>For the JavaScript language which will be utilized by the development team, an Azure pipeline will be created using the YAML method. Please see the example below:</w:delText>
        </w:r>
      </w:del>
    </w:p>
    <w:p w14:paraId="29E50608" w14:textId="5319D283" w:rsidR="00BF1CE2" w:rsidDel="00FE4DBE" w:rsidRDefault="00BF1CE2" w:rsidP="00FE4DBE">
      <w:pPr>
        <w:ind w:left="576"/>
        <w:rPr>
          <w:del w:id="59" w:author="Ivy Pham" w:date="2021-03-30T10:02:00Z"/>
        </w:rPr>
        <w:pPrChange w:id="60" w:author="Ivy Pham" w:date="2021-03-30T10:02:00Z">
          <w:pPr>
            <w:ind w:left="576"/>
          </w:pPr>
        </w:pPrChange>
      </w:pPr>
    </w:p>
    <w:p w14:paraId="0F6A4A33" w14:textId="20ADD072" w:rsidR="004147BD" w:rsidRDefault="00BF1CE2" w:rsidP="00FE4DBE">
      <w:pPr>
        <w:pPrChange w:id="61" w:author="Ivy Pham" w:date="2021-03-30T10:02:00Z">
          <w:pPr>
            <w:jc w:val="center"/>
          </w:pPr>
        </w:pPrChange>
      </w:pPr>
      <w:del w:id="62" w:author="Ivy Pham" w:date="2021-03-30T10:02:00Z">
        <w:r w:rsidDel="00FE4DBE">
          <w:rPr>
            <w:noProof/>
          </w:rPr>
          <w:drawing>
            <wp:inline distT="0" distB="0" distL="0" distR="0" wp14:anchorId="7BED82CF" wp14:editId="47226B9F">
              <wp:extent cx="4031879" cy="566184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4031879" cy="5661842"/>
                      </a:xfrm>
                      <a:prstGeom prst="rect">
                        <a:avLst/>
                      </a:prstGeom>
                    </pic:spPr>
                  </pic:pic>
                </a:graphicData>
              </a:graphic>
            </wp:inline>
          </w:drawing>
        </w:r>
      </w:del>
    </w:p>
    <w:p w14:paraId="398AE666" w14:textId="126E5168" w:rsidR="00EE5B06" w:rsidRDefault="00A01492" w:rsidP="00A01492">
      <w:pPr>
        <w:pStyle w:val="Heading3"/>
        <w:rPr>
          <w:rFonts w:ascii="Times New Roman" w:eastAsia="Times New Roman" w:hAnsi="Times New Roman" w:cs="Times New Roman"/>
        </w:rPr>
      </w:pPr>
      <w:bookmarkStart w:id="63" w:name="_Toc64826380"/>
      <w:r w:rsidRPr="6E630483">
        <w:rPr>
          <w:rFonts w:ascii="Times New Roman" w:eastAsia="Times New Roman" w:hAnsi="Times New Roman" w:cs="Times New Roman"/>
        </w:rPr>
        <w:t>Flutter</w:t>
      </w:r>
      <w:bookmarkEnd w:id="63"/>
      <w:ins w:id="64" w:author="Ivy Pham" w:date="2021-03-30T10:03:00Z">
        <w:r w:rsidR="00FE4DBE">
          <w:rPr>
            <w:rFonts w:ascii="Times New Roman" w:eastAsia="Times New Roman" w:hAnsi="Times New Roman" w:cs="Times New Roman"/>
          </w:rPr>
          <w:t xml:space="preserve"> and JavaScript</w:t>
        </w:r>
      </w:ins>
    </w:p>
    <w:p w14:paraId="5544D5E0" w14:textId="4CCDC35F" w:rsidR="00A01492" w:rsidRDefault="00A01492" w:rsidP="00A01492">
      <w:pPr>
        <w:ind w:left="576"/>
      </w:pPr>
    </w:p>
    <w:p w14:paraId="1CEFA8FE" w14:textId="1D58BFFD" w:rsidR="00C14864" w:rsidRDefault="00C14864" w:rsidP="00C14864">
      <w:pPr>
        <w:ind w:left="576"/>
      </w:pPr>
      <w:r>
        <w:t xml:space="preserve">For the Dart (Flutter) language which will be utilized by the development team, an Azure pipeline will be created using the YAML method. </w:t>
      </w:r>
      <w:ins w:id="65" w:author="Ivy Pham" w:date="2021-03-30T10:03:00Z">
        <w:r w:rsidR="00FE4DBE">
          <w:t xml:space="preserve"> Java</w:t>
        </w:r>
      </w:ins>
      <w:ins w:id="66" w:author="Ivy Pham" w:date="2021-03-30T10:04:00Z">
        <w:r w:rsidR="00FE4DBE">
          <w:t xml:space="preserve">Script has small footprint in the Mobile application. Therefore, the Go pipeline will be installed </w:t>
        </w:r>
      </w:ins>
      <w:ins w:id="67" w:author="Ivy Pham" w:date="2021-03-30T10:05:00Z">
        <w:r w:rsidR="00745512">
          <w:t xml:space="preserve">NPM (Native Package </w:t>
        </w:r>
      </w:ins>
      <w:ins w:id="68" w:author="Ivy Pham" w:date="2021-03-30T10:06:00Z">
        <w:r w:rsidR="00745512">
          <w:t xml:space="preserve">Manager) to do some checks on JavaScript codes. </w:t>
        </w:r>
      </w:ins>
      <w:r>
        <w:t>Please see the example below:</w:t>
      </w:r>
    </w:p>
    <w:p w14:paraId="023ACCD1" w14:textId="70162754" w:rsidR="00A01492" w:rsidRDefault="00A01492" w:rsidP="00A01492">
      <w:pPr>
        <w:ind w:left="576"/>
      </w:pPr>
    </w:p>
    <w:p w14:paraId="549581C4" w14:textId="5B9D0B80" w:rsidR="00632C90" w:rsidRDefault="00BF1CE2" w:rsidP="00FE4DBE">
      <w:pPr>
        <w:ind w:left="576"/>
        <w:jc w:val="center"/>
      </w:pPr>
      <w:r>
        <w:rPr>
          <w:noProof/>
        </w:rPr>
        <w:drawing>
          <wp:inline distT="0" distB="0" distL="0" distR="0" wp14:anchorId="32CF1607" wp14:editId="0C28150F">
            <wp:extent cx="3585289" cy="4308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3607734" cy="4335448"/>
                    </a:xfrm>
                    <a:prstGeom prst="rect">
                      <a:avLst/>
                    </a:prstGeom>
                  </pic:spPr>
                </pic:pic>
              </a:graphicData>
            </a:graphic>
          </wp:inline>
        </w:drawing>
      </w:r>
    </w:p>
    <w:p w14:paraId="7F2C4D9D" w14:textId="61E9CEAC" w:rsidR="00ED6917" w:rsidRDefault="00ED6917" w:rsidP="00ED6917"/>
    <w:p w14:paraId="61AA93B2" w14:textId="5310E72B" w:rsidR="00ED6917" w:rsidRDefault="00ED6917" w:rsidP="00BC7C35">
      <w:pPr>
        <w:pStyle w:val="Heading3"/>
        <w:keepLines w:val="0"/>
        <w:rPr>
          <w:rFonts w:ascii="Times New Roman" w:eastAsia="Times New Roman" w:hAnsi="Times New Roman" w:cs="Times New Roman"/>
        </w:rPr>
      </w:pPr>
      <w:bookmarkStart w:id="69" w:name="_Toc64826381"/>
      <w:r w:rsidRPr="6E630483">
        <w:rPr>
          <w:rFonts w:ascii="Times New Roman" w:eastAsia="Times New Roman" w:hAnsi="Times New Roman" w:cs="Times New Roman"/>
        </w:rPr>
        <w:lastRenderedPageBreak/>
        <w:t>Go</w:t>
      </w:r>
      <w:bookmarkEnd w:id="69"/>
    </w:p>
    <w:p w14:paraId="5E9FB2F7" w14:textId="6EABDC02" w:rsidR="6E630483" w:rsidRDefault="6E630483" w:rsidP="00BC7C35">
      <w:pPr>
        <w:keepNext/>
        <w:ind w:left="576"/>
      </w:pPr>
    </w:p>
    <w:p w14:paraId="7E4351F0" w14:textId="49B4955A" w:rsidR="00BF1CE2" w:rsidRDefault="00BF1CE2" w:rsidP="00BC7C35">
      <w:pPr>
        <w:keepNext/>
        <w:ind w:left="576"/>
      </w:pPr>
      <w:r>
        <w:t xml:space="preserve">For the </w:t>
      </w:r>
      <w:r w:rsidR="3914AD46">
        <w:t xml:space="preserve">Go </w:t>
      </w:r>
      <w:r>
        <w:t>language which will be utilized by the development team, an Azure pipeline will be created using the YAML method. Please see the example below:</w:t>
      </w:r>
    </w:p>
    <w:p w14:paraId="4A8142E6" w14:textId="7AD88284" w:rsidR="00ED6917" w:rsidRDefault="00ED6917" w:rsidP="00BC7C35">
      <w:pPr>
        <w:keepNext/>
        <w:ind w:left="720"/>
      </w:pPr>
    </w:p>
    <w:p w14:paraId="5F13F292" w14:textId="720E0A54" w:rsidR="00BF1CE2" w:rsidRDefault="00BF1CE2" w:rsidP="00FE4DBE">
      <w:pPr>
        <w:ind w:left="720"/>
        <w:jc w:val="center"/>
      </w:pPr>
      <w:r>
        <w:rPr>
          <w:noProof/>
        </w:rPr>
        <w:drawing>
          <wp:inline distT="0" distB="0" distL="0" distR="0" wp14:anchorId="1FAF325A" wp14:editId="22979B8C">
            <wp:extent cx="5505452" cy="70159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505452" cy="7015922"/>
                    </a:xfrm>
                    <a:prstGeom prst="rect">
                      <a:avLst/>
                    </a:prstGeom>
                  </pic:spPr>
                </pic:pic>
              </a:graphicData>
            </a:graphic>
          </wp:inline>
        </w:drawing>
      </w:r>
    </w:p>
    <w:p w14:paraId="700B523C" w14:textId="1F474D55" w:rsidR="0062367F" w:rsidRDefault="0062367F" w:rsidP="0062367F">
      <w:pPr>
        <w:pStyle w:val="Heading2"/>
        <w:rPr>
          <w:rFonts w:ascii="Times New Roman" w:eastAsia="Times New Roman" w:hAnsi="Times New Roman" w:cs="Times New Roman"/>
        </w:rPr>
      </w:pPr>
      <w:bookmarkStart w:id="70" w:name="_Toc64826382"/>
      <w:r w:rsidRPr="6E630483">
        <w:rPr>
          <w:rFonts w:ascii="Times New Roman" w:eastAsia="Times New Roman" w:hAnsi="Times New Roman" w:cs="Times New Roman"/>
        </w:rPr>
        <w:lastRenderedPageBreak/>
        <w:t>Release Pipelines</w:t>
      </w:r>
      <w:bookmarkEnd w:id="70"/>
    </w:p>
    <w:p w14:paraId="73411A64" w14:textId="06230ADA" w:rsidR="6E630483" w:rsidRDefault="6E630483" w:rsidP="6E630483"/>
    <w:p w14:paraId="0D6E6F21" w14:textId="0D7ECDCD" w:rsidR="0062367F" w:rsidRDefault="00D8701E" w:rsidP="00D8701E">
      <w:pPr>
        <w:ind w:left="576"/>
      </w:pPr>
      <w:r>
        <w:t xml:space="preserve">An AKS environment will be added to the Azure DevOps pipeline to deploy </w:t>
      </w:r>
      <w:r w:rsidR="2DD73369">
        <w:t>D</w:t>
      </w:r>
      <w:r>
        <w:t xml:space="preserve">ocker image with </w:t>
      </w:r>
      <w:r w:rsidR="00B42942">
        <w:t>Form Scriber</w:t>
      </w:r>
      <w:r w:rsidR="5D2000E8">
        <w:t xml:space="preserve"> </w:t>
      </w:r>
      <w:r>
        <w:t>components. Please see the example in Figure 7.</w:t>
      </w:r>
    </w:p>
    <w:p w14:paraId="13299AE9" w14:textId="3E28AA45" w:rsidR="00D8701E" w:rsidRDefault="00D8701E" w:rsidP="00FE4DBE"/>
    <w:p w14:paraId="3918F9CD" w14:textId="1A53A859" w:rsidR="00D8701E" w:rsidRDefault="00D8701E" w:rsidP="00FE4DBE">
      <w:pPr>
        <w:ind w:left="576"/>
        <w:jc w:val="center"/>
      </w:pPr>
      <w:r>
        <w:rPr>
          <w:noProof/>
        </w:rPr>
        <w:drawing>
          <wp:inline distT="0" distB="0" distL="0" distR="0" wp14:anchorId="1EA5208F" wp14:editId="390A668E">
            <wp:extent cx="5010652" cy="291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010652" cy="2915920"/>
                    </a:xfrm>
                    <a:prstGeom prst="rect">
                      <a:avLst/>
                    </a:prstGeom>
                  </pic:spPr>
                </pic:pic>
              </a:graphicData>
            </a:graphic>
          </wp:inline>
        </w:drawing>
      </w:r>
    </w:p>
    <w:p w14:paraId="166E1901" w14:textId="3674818F" w:rsidR="000535D4" w:rsidRDefault="000535D4" w:rsidP="00FE4DBE">
      <w:pPr>
        <w:ind w:left="576"/>
        <w:jc w:val="center"/>
      </w:pPr>
      <w:r>
        <w:t>Figure 7. Azure DevOps and AKS</w:t>
      </w:r>
    </w:p>
    <w:p w14:paraId="6C71F3E5" w14:textId="20B839DF" w:rsidR="00D8701E" w:rsidRDefault="00D8701E" w:rsidP="00D8701E">
      <w:pPr>
        <w:ind w:left="576"/>
      </w:pPr>
    </w:p>
    <w:p w14:paraId="53C0D970" w14:textId="5870FDD6" w:rsidR="000535D4" w:rsidRDefault="00D8701E" w:rsidP="00D8701E">
      <w:pPr>
        <w:ind w:left="576"/>
      </w:pPr>
      <w:r>
        <w:t xml:space="preserve">A release pipeline will be created to contain one stage called “Test Environment” to deploy </w:t>
      </w:r>
      <w:r w:rsidR="1CEEF109">
        <w:t>D</w:t>
      </w:r>
      <w:r>
        <w:t xml:space="preserve">ocker image with </w:t>
      </w:r>
      <w:r w:rsidR="00B42942">
        <w:t>Form Scriber</w:t>
      </w:r>
      <w:r w:rsidR="1E2BFCA5">
        <w:t xml:space="preserve"> </w:t>
      </w:r>
      <w:r>
        <w:t xml:space="preserve">components. The release pipeline will also deploy the </w:t>
      </w:r>
      <w:r w:rsidR="73A1B8F4">
        <w:t>D</w:t>
      </w:r>
      <w:r>
        <w:t>ocker image to the AKS cluster on Azure. Pleas</w:t>
      </w:r>
      <w:r w:rsidR="0079082D">
        <w:t>e see the example in Figure 8.</w:t>
      </w:r>
    </w:p>
    <w:p w14:paraId="65AED7B0" w14:textId="5E7D6139" w:rsidR="6E630483" w:rsidRDefault="6E630483" w:rsidP="00FE4DBE">
      <w:pPr>
        <w:ind w:left="576"/>
      </w:pPr>
    </w:p>
    <w:p w14:paraId="264740A4" w14:textId="47B3CEB7" w:rsidR="0079082D" w:rsidRDefault="0079082D" w:rsidP="00FE4DBE">
      <w:pPr>
        <w:keepNext/>
        <w:ind w:left="576"/>
        <w:jc w:val="center"/>
      </w:pPr>
      <w:r>
        <w:rPr>
          <w:noProof/>
        </w:rPr>
        <w:drawing>
          <wp:inline distT="0" distB="0" distL="0" distR="0" wp14:anchorId="2D6002AA" wp14:editId="5CD3C075">
            <wp:extent cx="5085714" cy="297481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085714" cy="2974818"/>
                    </a:xfrm>
                    <a:prstGeom prst="rect">
                      <a:avLst/>
                    </a:prstGeom>
                  </pic:spPr>
                </pic:pic>
              </a:graphicData>
            </a:graphic>
          </wp:inline>
        </w:drawing>
      </w:r>
    </w:p>
    <w:p w14:paraId="580E18DF" w14:textId="407BAF63" w:rsidR="000535D4" w:rsidRDefault="000535D4" w:rsidP="00FE4DBE">
      <w:pPr>
        <w:keepNext/>
        <w:ind w:left="576"/>
        <w:jc w:val="center"/>
      </w:pPr>
      <w:r>
        <w:t>Figure 8. Release Pipeline Stage</w:t>
      </w:r>
    </w:p>
    <w:p w14:paraId="1E491FB1" w14:textId="77777777" w:rsidR="00C71C64" w:rsidRPr="0062367F" w:rsidRDefault="00C71C64" w:rsidP="00C71C64">
      <w:pPr>
        <w:ind w:left="720"/>
      </w:pPr>
    </w:p>
    <w:p w14:paraId="1C5AD65F" w14:textId="60A9EFC5" w:rsidR="007C1414" w:rsidRDefault="007C1414" w:rsidP="0062367F">
      <w:pPr>
        <w:pStyle w:val="Heading2"/>
        <w:rPr>
          <w:rFonts w:ascii="Times New Roman" w:eastAsia="Times New Roman" w:hAnsi="Times New Roman" w:cs="Times New Roman"/>
        </w:rPr>
      </w:pPr>
      <w:bookmarkStart w:id="71" w:name="_Toc64826383"/>
      <w:r w:rsidRPr="6E630483">
        <w:rPr>
          <w:rFonts w:ascii="Times New Roman" w:eastAsia="Times New Roman" w:hAnsi="Times New Roman" w:cs="Times New Roman"/>
        </w:rPr>
        <w:lastRenderedPageBreak/>
        <w:t>Azure Kubernetes Service</w:t>
      </w:r>
      <w:bookmarkEnd w:id="71"/>
    </w:p>
    <w:p w14:paraId="4B8D3B51" w14:textId="3A2C3F3D" w:rsidR="6E630483" w:rsidRDefault="6E630483" w:rsidP="6E630483">
      <w:pPr>
        <w:ind w:left="576"/>
      </w:pPr>
    </w:p>
    <w:p w14:paraId="07483A40" w14:textId="66AA5353" w:rsidR="00FC3BA0" w:rsidRDefault="00C9220E" w:rsidP="000535D4">
      <w:pPr>
        <w:ind w:left="576"/>
        <w:rPr>
          <w:i/>
          <w:iCs/>
        </w:rPr>
      </w:pPr>
      <w:r>
        <w:t>An AKS cluster will be created on Microsoft Azure. The cluster will be named as “</w:t>
      </w:r>
      <w:r w:rsidR="00B42942">
        <w:t>Form Scriber</w:t>
      </w:r>
      <w:r>
        <w:t>AKS”. Creating the AKS cluster can be completed</w:t>
      </w:r>
      <w:r w:rsidR="6A53E6AA">
        <w:t xml:space="preserve"> and managed</w:t>
      </w:r>
      <w:r>
        <w:t xml:space="preserve"> using command line </w:t>
      </w:r>
      <w:r w:rsidR="1B9B8E4F">
        <w:t xml:space="preserve">(kubectl) </w:t>
      </w:r>
      <w:r>
        <w:t xml:space="preserve">or </w:t>
      </w:r>
      <w:r w:rsidR="55B171F8">
        <w:t xml:space="preserve">the </w:t>
      </w:r>
      <w:r>
        <w:t xml:space="preserve">wizard provided by Azure. For customization, each layer can be deployed separately. For this project, </w:t>
      </w:r>
      <w:r w:rsidR="00FC3BA0">
        <w:t>AKS will be deployed with recommended defaults. Please see the example in Figure 9. The AKS will be added to the student free account with $200 credit for the first month.</w:t>
      </w:r>
    </w:p>
    <w:p w14:paraId="113B2374" w14:textId="77777777" w:rsidR="00FC3BA0" w:rsidRDefault="00FC3BA0" w:rsidP="00C9220E">
      <w:pPr>
        <w:ind w:left="576"/>
      </w:pPr>
    </w:p>
    <w:p w14:paraId="72604DE7" w14:textId="6E58DEE7" w:rsidR="0062367F" w:rsidRDefault="00FC3BA0" w:rsidP="00FE4DBE">
      <w:pPr>
        <w:ind w:left="576"/>
        <w:jc w:val="center"/>
      </w:pPr>
      <w:r>
        <w:rPr>
          <w:noProof/>
        </w:rPr>
        <w:drawing>
          <wp:inline distT="0" distB="0" distL="0" distR="0" wp14:anchorId="19895196" wp14:editId="7F59F061">
            <wp:extent cx="3944195" cy="5090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3944195" cy="5090794"/>
                    </a:xfrm>
                    <a:prstGeom prst="rect">
                      <a:avLst/>
                    </a:prstGeom>
                  </pic:spPr>
                </pic:pic>
              </a:graphicData>
            </a:graphic>
          </wp:inline>
        </w:drawing>
      </w:r>
      <w:r>
        <w:br/>
      </w:r>
      <w:r w:rsidR="000535D4">
        <w:t>Figure 9. Deploy AKS</w:t>
      </w:r>
    </w:p>
    <w:p w14:paraId="631CB67A" w14:textId="25E149F2" w:rsidR="0062367F" w:rsidRPr="0062367F" w:rsidRDefault="0062367F" w:rsidP="0062367F">
      <w:pPr>
        <w:pStyle w:val="Heading2"/>
        <w:rPr>
          <w:rFonts w:ascii="Times New Roman" w:eastAsia="Times New Roman" w:hAnsi="Times New Roman" w:cs="Times New Roman"/>
        </w:rPr>
      </w:pPr>
      <w:bookmarkStart w:id="72" w:name="_Toc64826384"/>
      <w:r w:rsidRPr="268EEE76">
        <w:rPr>
          <w:rFonts w:ascii="Times New Roman" w:eastAsia="Times New Roman" w:hAnsi="Times New Roman" w:cs="Times New Roman"/>
        </w:rPr>
        <w:t xml:space="preserve">Advance </w:t>
      </w:r>
      <w:r w:rsidR="129A1E41" w:rsidRPr="268EEE76">
        <w:rPr>
          <w:rFonts w:ascii="Times New Roman" w:eastAsia="Times New Roman" w:hAnsi="Times New Roman" w:cs="Times New Roman"/>
        </w:rPr>
        <w:t xml:space="preserve">Development </w:t>
      </w:r>
      <w:r w:rsidRPr="268EEE76">
        <w:rPr>
          <w:rFonts w:ascii="Times New Roman" w:eastAsia="Times New Roman" w:hAnsi="Times New Roman" w:cs="Times New Roman"/>
        </w:rPr>
        <w:t>Factory (ADF)</w:t>
      </w:r>
      <w:bookmarkEnd w:id="72"/>
    </w:p>
    <w:p w14:paraId="0DAC84B4" w14:textId="6FEDA17E" w:rsidR="0062367F" w:rsidRDefault="0062367F" w:rsidP="002E2DC1">
      <w:pPr>
        <w:ind w:left="576"/>
        <w:rPr>
          <w:rFonts w:eastAsiaTheme="majorEastAsia"/>
        </w:rPr>
      </w:pPr>
    </w:p>
    <w:p w14:paraId="1BE03332" w14:textId="408BB194" w:rsidR="00760916" w:rsidRPr="002F4E01" w:rsidRDefault="00745512" w:rsidP="00FE4DBE">
      <w:pPr>
        <w:ind w:left="576"/>
        <w:rPr>
          <w:sz w:val="22"/>
          <w:szCs w:val="22"/>
        </w:rPr>
      </w:pPr>
      <w:ins w:id="73" w:author="Ivy Pham" w:date="2021-03-30T10:07:00Z">
        <w:r>
          <w:rPr>
            <w:rFonts w:eastAsiaTheme="majorEastAsia"/>
          </w:rPr>
          <w:t>DSO will create the ADF for Go to cover all development tools. The</w:t>
        </w:r>
      </w:ins>
      <w:ins w:id="74" w:author="Ivy Pham" w:date="2021-03-30T10:08:00Z">
        <w:r>
          <w:rPr>
            <w:rFonts w:eastAsiaTheme="majorEastAsia"/>
          </w:rPr>
          <w:t xml:space="preserve"> </w:t>
        </w:r>
      </w:ins>
      <w:ins w:id="75" w:author="Ivy Pham" w:date="2021-03-30T10:07:00Z">
        <w:r>
          <w:rPr>
            <w:rFonts w:eastAsiaTheme="majorEastAsia"/>
          </w:rPr>
          <w:t xml:space="preserve">docker image will include </w:t>
        </w:r>
      </w:ins>
      <w:ins w:id="76" w:author="Ivy Pham" w:date="2021-03-30T10:08:00Z">
        <w:r>
          <w:rPr>
            <w:rFonts w:eastAsiaTheme="majorEastAsia"/>
          </w:rPr>
          <w:t xml:space="preserve">all necessary GO tools, </w:t>
        </w:r>
      </w:ins>
      <w:ins w:id="77" w:author="Ivy Pham" w:date="2021-03-30T10:09:00Z">
        <w:r>
          <w:rPr>
            <w:rFonts w:eastAsiaTheme="majorEastAsia"/>
          </w:rPr>
          <w:t xml:space="preserve">Azure CLI, Helm and KuberCTL for developers to use. </w:t>
        </w:r>
      </w:ins>
      <w:ins w:id="78" w:author="Ivy Pham" w:date="2021-03-30T10:10:00Z">
        <w:r>
          <w:rPr>
            <w:rFonts w:eastAsiaTheme="majorEastAsia"/>
          </w:rPr>
          <w:t>Developers will only need to install GIT and Docker to able to able to leverage GO ADF.</w:t>
        </w:r>
      </w:ins>
      <w:del w:id="79" w:author="Ivy Pham" w:date="2021-03-30T10:07:00Z">
        <w:r w:rsidR="002E2DC1" w:rsidRPr="6E630483" w:rsidDel="00745512">
          <w:rPr>
            <w:rFonts w:eastAsiaTheme="majorEastAsia"/>
          </w:rPr>
          <w:delText xml:space="preserve">As JavaScript can come in </w:delText>
        </w:r>
        <w:r w:rsidR="005C4A6F" w:rsidRPr="6E630483" w:rsidDel="00745512">
          <w:rPr>
            <w:rFonts w:eastAsiaTheme="majorEastAsia"/>
          </w:rPr>
          <w:delText>ma</w:delText>
        </w:r>
        <w:r w:rsidR="3DECCA07" w:rsidRPr="6E630483" w:rsidDel="00745512">
          <w:rPr>
            <w:rFonts w:eastAsiaTheme="majorEastAsia"/>
          </w:rPr>
          <w:delText>n</w:delText>
        </w:r>
        <w:r w:rsidR="005C4A6F" w:rsidRPr="6E630483" w:rsidDel="00745512">
          <w:rPr>
            <w:rFonts w:eastAsiaTheme="majorEastAsia"/>
          </w:rPr>
          <w:delText xml:space="preserve">y forms such as </w:delText>
        </w:r>
        <w:r w:rsidR="000535D4" w:rsidDel="00745512">
          <w:rPr>
            <w:rFonts w:eastAsiaTheme="majorEastAsia"/>
          </w:rPr>
          <w:delText xml:space="preserve">Vue, </w:delText>
        </w:r>
        <w:r w:rsidR="002027D7" w:rsidRPr="6E630483" w:rsidDel="00745512">
          <w:rPr>
            <w:rFonts w:eastAsiaTheme="majorEastAsia"/>
          </w:rPr>
          <w:delText>Node</w:delText>
        </w:r>
        <w:r w:rsidR="004421E6" w:rsidRPr="6E630483" w:rsidDel="00745512">
          <w:rPr>
            <w:rFonts w:eastAsiaTheme="majorEastAsia"/>
          </w:rPr>
          <w:delText xml:space="preserve">JS, </w:delText>
        </w:r>
        <w:r w:rsidR="007F585A" w:rsidRPr="6E630483" w:rsidDel="00745512">
          <w:rPr>
            <w:rFonts w:eastAsiaTheme="majorEastAsia"/>
          </w:rPr>
          <w:delText>AngularJS</w:delText>
        </w:r>
        <w:r w:rsidR="007C2A8F" w:rsidRPr="6E630483" w:rsidDel="00745512">
          <w:rPr>
            <w:rFonts w:eastAsiaTheme="majorEastAsia"/>
          </w:rPr>
          <w:delText xml:space="preserve"> and</w:delText>
        </w:r>
        <w:r w:rsidR="007F585A" w:rsidRPr="6E630483" w:rsidDel="00745512">
          <w:rPr>
            <w:rFonts w:eastAsiaTheme="majorEastAsia"/>
          </w:rPr>
          <w:delText xml:space="preserve"> ReactJS</w:delText>
        </w:r>
        <w:r w:rsidR="00B7750F" w:rsidRPr="6E630483" w:rsidDel="00745512">
          <w:rPr>
            <w:rFonts w:eastAsiaTheme="majorEastAsia"/>
          </w:rPr>
          <w:delText xml:space="preserve">, the JavaScript-based </w:delText>
        </w:r>
        <w:r w:rsidR="14B4DBDB" w:rsidRPr="6E630483" w:rsidDel="00745512">
          <w:rPr>
            <w:rFonts w:eastAsiaTheme="majorEastAsia"/>
          </w:rPr>
          <w:delText>M</w:delText>
        </w:r>
        <w:r w:rsidR="00B7750F" w:rsidRPr="6E630483" w:rsidDel="00745512">
          <w:rPr>
            <w:rFonts w:eastAsiaTheme="majorEastAsia"/>
          </w:rPr>
          <w:delText xml:space="preserve">ake file will focus on main use cases. </w:delText>
        </w:r>
        <w:r w:rsidR="006810B2" w:rsidRPr="6E630483" w:rsidDel="00745512">
          <w:rPr>
            <w:rFonts w:eastAsiaTheme="majorEastAsia"/>
          </w:rPr>
          <w:delText xml:space="preserve">The same general template will share </w:delText>
        </w:r>
        <w:r w:rsidR="005E58C5" w:rsidRPr="6E630483" w:rsidDel="00745512">
          <w:rPr>
            <w:rFonts w:eastAsiaTheme="majorEastAsia"/>
          </w:rPr>
          <w:delText xml:space="preserve">most steps of a typical JavaScript development running on </w:delText>
        </w:r>
        <w:r w:rsidR="006A7AC9" w:rsidRPr="6E630483" w:rsidDel="00745512">
          <w:rPr>
            <w:rFonts w:eastAsiaTheme="majorEastAsia"/>
          </w:rPr>
          <w:delText xml:space="preserve">a container (Docker). </w:delText>
        </w:r>
      </w:del>
    </w:p>
    <w:sectPr w:rsidR="00760916" w:rsidRPr="002F4E01" w:rsidSect="00FB62BA">
      <w:footerReference w:type="defaul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EA50F" w14:textId="77777777" w:rsidR="00745777" w:rsidRDefault="00745777" w:rsidP="00A11615">
      <w:r>
        <w:separator/>
      </w:r>
    </w:p>
  </w:endnote>
  <w:endnote w:type="continuationSeparator" w:id="0">
    <w:p w14:paraId="5AFADB6C" w14:textId="77777777" w:rsidR="00745777" w:rsidRDefault="00745777" w:rsidP="00A11615">
      <w:r>
        <w:continuationSeparator/>
      </w:r>
    </w:p>
  </w:endnote>
  <w:endnote w:type="continuationNotice" w:id="1">
    <w:p w14:paraId="4E00E6C5" w14:textId="77777777" w:rsidR="00745777" w:rsidRDefault="00745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283EF9F" w14:paraId="7132C981" w14:textId="77777777" w:rsidTr="6283EF9F">
      <w:tc>
        <w:tcPr>
          <w:tcW w:w="3120" w:type="dxa"/>
        </w:tcPr>
        <w:p w14:paraId="60C2428F" w14:textId="0C79D63B" w:rsidR="6283EF9F" w:rsidRDefault="6283EF9F" w:rsidP="6283EF9F">
          <w:pPr>
            <w:pStyle w:val="Header"/>
            <w:ind w:left="-115"/>
          </w:pPr>
        </w:p>
      </w:tc>
      <w:tc>
        <w:tcPr>
          <w:tcW w:w="3120" w:type="dxa"/>
        </w:tcPr>
        <w:p w14:paraId="72E497F7" w14:textId="7796F200" w:rsidR="6283EF9F" w:rsidRDefault="6283EF9F" w:rsidP="6283EF9F">
          <w:pPr>
            <w:pStyle w:val="Header"/>
            <w:jc w:val="center"/>
          </w:pPr>
        </w:p>
      </w:tc>
      <w:tc>
        <w:tcPr>
          <w:tcW w:w="3120" w:type="dxa"/>
        </w:tcPr>
        <w:p w14:paraId="41E742E0" w14:textId="21B42574" w:rsidR="6283EF9F" w:rsidRDefault="6283EF9F" w:rsidP="6283EF9F">
          <w:pPr>
            <w:pStyle w:val="Header"/>
            <w:ind w:right="-115"/>
            <w:jc w:val="right"/>
          </w:pPr>
        </w:p>
      </w:tc>
    </w:tr>
  </w:tbl>
  <w:p w14:paraId="0917E09F" w14:textId="209B249E" w:rsidR="6283EF9F" w:rsidRDefault="6283EF9F" w:rsidP="6283EF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283EF9F" w14:paraId="00FEF5ED" w14:textId="77777777" w:rsidTr="6283EF9F">
      <w:tc>
        <w:tcPr>
          <w:tcW w:w="3120" w:type="dxa"/>
        </w:tcPr>
        <w:p w14:paraId="43CA362A" w14:textId="4BA83511" w:rsidR="6283EF9F" w:rsidRDefault="6283EF9F" w:rsidP="6283EF9F">
          <w:pPr>
            <w:pStyle w:val="Header"/>
            <w:ind w:left="-115"/>
          </w:pPr>
        </w:p>
      </w:tc>
      <w:tc>
        <w:tcPr>
          <w:tcW w:w="3120" w:type="dxa"/>
        </w:tcPr>
        <w:p w14:paraId="1611ED25" w14:textId="475FBF3D" w:rsidR="6283EF9F" w:rsidRDefault="6283EF9F" w:rsidP="6283EF9F">
          <w:pPr>
            <w:pStyle w:val="Header"/>
            <w:jc w:val="center"/>
          </w:pPr>
        </w:p>
      </w:tc>
      <w:tc>
        <w:tcPr>
          <w:tcW w:w="3120" w:type="dxa"/>
        </w:tcPr>
        <w:p w14:paraId="40980BC2" w14:textId="62E9C289" w:rsidR="6283EF9F" w:rsidRDefault="6283EF9F" w:rsidP="6283EF9F">
          <w:pPr>
            <w:pStyle w:val="Header"/>
            <w:ind w:right="-115"/>
            <w:jc w:val="right"/>
          </w:pPr>
        </w:p>
      </w:tc>
    </w:tr>
  </w:tbl>
  <w:p w14:paraId="280FEE7C" w14:textId="1D45B185" w:rsidR="6283EF9F" w:rsidRDefault="6283EF9F" w:rsidP="6283EF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320"/>
      <w:gridCol w:w="4320"/>
      <w:gridCol w:w="4320"/>
    </w:tblGrid>
    <w:tr w:rsidR="6283EF9F" w14:paraId="3BA3E569" w14:textId="77777777" w:rsidTr="6283EF9F">
      <w:tc>
        <w:tcPr>
          <w:tcW w:w="4320" w:type="dxa"/>
        </w:tcPr>
        <w:p w14:paraId="4A2B58C8" w14:textId="5E59CA5F" w:rsidR="6283EF9F" w:rsidRDefault="6283EF9F" w:rsidP="6283EF9F">
          <w:pPr>
            <w:pStyle w:val="Header"/>
            <w:ind w:left="-115"/>
          </w:pPr>
        </w:p>
      </w:tc>
      <w:tc>
        <w:tcPr>
          <w:tcW w:w="4320" w:type="dxa"/>
        </w:tcPr>
        <w:p w14:paraId="53DA234D" w14:textId="56F1845E" w:rsidR="6283EF9F" w:rsidRDefault="6283EF9F" w:rsidP="6283EF9F">
          <w:pPr>
            <w:pStyle w:val="Header"/>
            <w:jc w:val="center"/>
          </w:pPr>
        </w:p>
      </w:tc>
      <w:tc>
        <w:tcPr>
          <w:tcW w:w="4320" w:type="dxa"/>
        </w:tcPr>
        <w:p w14:paraId="334BC24A" w14:textId="226843A1" w:rsidR="6283EF9F" w:rsidRDefault="6283EF9F" w:rsidP="6283EF9F">
          <w:pPr>
            <w:pStyle w:val="Header"/>
            <w:ind w:right="-115"/>
            <w:jc w:val="right"/>
          </w:pPr>
        </w:p>
      </w:tc>
    </w:tr>
  </w:tbl>
  <w:p w14:paraId="294EB718" w14:textId="50434EF3" w:rsidR="6283EF9F" w:rsidRDefault="6283EF9F" w:rsidP="6283EF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320"/>
      <w:gridCol w:w="4320"/>
      <w:gridCol w:w="4320"/>
    </w:tblGrid>
    <w:tr w:rsidR="6283EF9F" w14:paraId="656B7754" w14:textId="77777777" w:rsidTr="6283EF9F">
      <w:tc>
        <w:tcPr>
          <w:tcW w:w="4320" w:type="dxa"/>
        </w:tcPr>
        <w:p w14:paraId="79F8B000" w14:textId="3FF1BA47" w:rsidR="6283EF9F" w:rsidRDefault="6283EF9F" w:rsidP="6283EF9F">
          <w:pPr>
            <w:pStyle w:val="Header"/>
            <w:ind w:left="-115"/>
          </w:pPr>
        </w:p>
      </w:tc>
      <w:tc>
        <w:tcPr>
          <w:tcW w:w="4320" w:type="dxa"/>
        </w:tcPr>
        <w:p w14:paraId="1B329E95" w14:textId="236BA8AE" w:rsidR="6283EF9F" w:rsidRDefault="6283EF9F" w:rsidP="6283EF9F">
          <w:pPr>
            <w:pStyle w:val="Header"/>
            <w:jc w:val="center"/>
          </w:pPr>
        </w:p>
      </w:tc>
      <w:tc>
        <w:tcPr>
          <w:tcW w:w="4320" w:type="dxa"/>
        </w:tcPr>
        <w:p w14:paraId="2941CFA6" w14:textId="2FA585BD" w:rsidR="6283EF9F" w:rsidRDefault="6283EF9F" w:rsidP="6283EF9F">
          <w:pPr>
            <w:pStyle w:val="Header"/>
            <w:ind w:right="-115"/>
            <w:jc w:val="right"/>
          </w:pPr>
        </w:p>
      </w:tc>
    </w:tr>
  </w:tbl>
  <w:p w14:paraId="0BAC8F9F" w14:textId="5BEFA777" w:rsidR="6283EF9F" w:rsidRDefault="6283EF9F" w:rsidP="6283EF9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283EF9F" w14:paraId="11A12F29" w14:textId="77777777" w:rsidTr="6283EF9F">
      <w:tc>
        <w:tcPr>
          <w:tcW w:w="3120" w:type="dxa"/>
        </w:tcPr>
        <w:p w14:paraId="187863B0" w14:textId="41C1BE90" w:rsidR="6283EF9F" w:rsidRDefault="6283EF9F" w:rsidP="6283EF9F">
          <w:pPr>
            <w:pStyle w:val="Header"/>
            <w:ind w:left="-115"/>
          </w:pPr>
        </w:p>
      </w:tc>
      <w:tc>
        <w:tcPr>
          <w:tcW w:w="3120" w:type="dxa"/>
        </w:tcPr>
        <w:p w14:paraId="182DA752" w14:textId="592A6060" w:rsidR="6283EF9F" w:rsidRDefault="6283EF9F" w:rsidP="6283EF9F">
          <w:pPr>
            <w:pStyle w:val="Header"/>
            <w:jc w:val="center"/>
          </w:pPr>
        </w:p>
      </w:tc>
      <w:tc>
        <w:tcPr>
          <w:tcW w:w="3120" w:type="dxa"/>
        </w:tcPr>
        <w:p w14:paraId="45478F15" w14:textId="61202686" w:rsidR="6283EF9F" w:rsidRDefault="6283EF9F" w:rsidP="6283EF9F">
          <w:pPr>
            <w:pStyle w:val="Header"/>
            <w:ind w:right="-115"/>
            <w:jc w:val="right"/>
          </w:pPr>
        </w:p>
      </w:tc>
    </w:tr>
  </w:tbl>
  <w:p w14:paraId="0E0E4A35" w14:textId="46D76F7B" w:rsidR="6283EF9F" w:rsidRDefault="6283EF9F" w:rsidP="6283EF9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283EF9F" w14:paraId="32A69A68" w14:textId="77777777" w:rsidTr="6283EF9F">
      <w:tc>
        <w:tcPr>
          <w:tcW w:w="3120" w:type="dxa"/>
        </w:tcPr>
        <w:p w14:paraId="66270626" w14:textId="106C838A" w:rsidR="6283EF9F" w:rsidRDefault="6283EF9F" w:rsidP="6283EF9F">
          <w:pPr>
            <w:pStyle w:val="Header"/>
            <w:ind w:left="-115"/>
          </w:pPr>
        </w:p>
      </w:tc>
      <w:tc>
        <w:tcPr>
          <w:tcW w:w="3120" w:type="dxa"/>
        </w:tcPr>
        <w:p w14:paraId="48FFE474" w14:textId="476D93DA" w:rsidR="6283EF9F" w:rsidRDefault="6283EF9F" w:rsidP="6283EF9F">
          <w:pPr>
            <w:pStyle w:val="Header"/>
            <w:jc w:val="center"/>
          </w:pPr>
        </w:p>
      </w:tc>
      <w:tc>
        <w:tcPr>
          <w:tcW w:w="3120" w:type="dxa"/>
        </w:tcPr>
        <w:p w14:paraId="10CC7D16" w14:textId="44B39213" w:rsidR="6283EF9F" w:rsidRDefault="6283EF9F" w:rsidP="6283EF9F">
          <w:pPr>
            <w:pStyle w:val="Header"/>
            <w:ind w:right="-115"/>
            <w:jc w:val="right"/>
          </w:pPr>
        </w:p>
      </w:tc>
    </w:tr>
  </w:tbl>
  <w:p w14:paraId="2101B860" w14:textId="0266FED3" w:rsidR="6283EF9F" w:rsidRDefault="6283EF9F" w:rsidP="6283EF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31A6E" w14:textId="77777777" w:rsidR="00745777" w:rsidRDefault="00745777" w:rsidP="00A11615">
      <w:r>
        <w:separator/>
      </w:r>
    </w:p>
  </w:footnote>
  <w:footnote w:type="continuationSeparator" w:id="0">
    <w:p w14:paraId="6C10A790" w14:textId="77777777" w:rsidR="00745777" w:rsidRDefault="00745777" w:rsidP="00A11615">
      <w:r>
        <w:continuationSeparator/>
      </w:r>
    </w:p>
  </w:footnote>
  <w:footnote w:type="continuationNotice" w:id="1">
    <w:p w14:paraId="545D0FD7" w14:textId="77777777" w:rsidR="00745777" w:rsidRDefault="00745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9632872"/>
      <w:docPartObj>
        <w:docPartGallery w:val="Page Numbers (Top of Page)"/>
        <w:docPartUnique/>
      </w:docPartObj>
    </w:sdtPr>
    <w:sdtEndPr>
      <w:rPr>
        <w:rStyle w:val="PageNumber"/>
      </w:rPr>
    </w:sdtEndPr>
    <w:sdtContent>
      <w:p w14:paraId="2B4D21BD" w14:textId="219DB24F" w:rsidR="0081373B" w:rsidRDefault="0081373B" w:rsidP="00AE4B9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0DB61" w14:textId="77777777" w:rsidR="0081373B" w:rsidRDefault="0081373B" w:rsidP="00A1161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796178"/>
      <w:docPartObj>
        <w:docPartGallery w:val="Page Numbers (Top of Page)"/>
        <w:docPartUnique/>
      </w:docPartObj>
    </w:sdtPr>
    <w:sdtEndPr>
      <w:rPr>
        <w:rStyle w:val="PageNumber"/>
      </w:rPr>
    </w:sdtEndPr>
    <w:sdtContent>
      <w:p w14:paraId="4D37146B" w14:textId="1A95C2F5" w:rsidR="0081373B" w:rsidRDefault="0081373B" w:rsidP="00AE4B9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7809AA3" w14:textId="0E7EFBC6" w:rsidR="0081373B" w:rsidRDefault="00B42942" w:rsidP="00A11615">
    <w:pPr>
      <w:pStyle w:val="Header"/>
      <w:ind w:right="360"/>
    </w:pPr>
    <w:r>
      <w:t>FORM SCRIBER</w:t>
    </w:r>
    <w:r w:rsidR="00C9700F">
      <w:t xml:space="preserve"> DEVSECOPS: TECHNICAL DESIGN DOCUMENT</w:t>
    </w:r>
    <w:r w:rsidR="0081373B">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6693600"/>
      <w:docPartObj>
        <w:docPartGallery w:val="Page Numbers (Top of Page)"/>
        <w:docPartUnique/>
      </w:docPartObj>
    </w:sdtPr>
    <w:sdtEndPr>
      <w:rPr>
        <w:rStyle w:val="PageNumber"/>
      </w:rPr>
    </w:sdtEndPr>
    <w:sdtContent>
      <w:p w14:paraId="30C1CECB" w14:textId="5BBAE2CB" w:rsidR="0081373B" w:rsidRDefault="0081373B" w:rsidP="00AE4B9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EDE045" w14:textId="4138AED2" w:rsidR="0081373B" w:rsidRDefault="0081373B" w:rsidP="00A11615">
    <w:pPr>
      <w:pStyle w:val="Header"/>
      <w:ind w:right="360"/>
    </w:pPr>
    <w:r>
      <w:t xml:space="preserve">Running head: </w:t>
    </w:r>
    <w:r w:rsidR="00B42942">
      <w:t>FORM SCRIBER</w:t>
    </w:r>
    <w:r w:rsidR="00C9700F">
      <w:t xml:space="preserve"> DEVSECOPS: TECHNICAL DESIGN DOCUMENT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7910"/>
    <w:multiLevelType w:val="hybridMultilevel"/>
    <w:tmpl w:val="F800BD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61F08B5"/>
    <w:multiLevelType w:val="hybridMultilevel"/>
    <w:tmpl w:val="44586702"/>
    <w:lvl w:ilvl="0" w:tplc="EB70CB98">
      <w:start w:val="1"/>
      <w:numFmt w:val="decimal"/>
      <w:lvlText w:val="%1."/>
      <w:lvlJc w:val="left"/>
      <w:pPr>
        <w:ind w:left="2160" w:hanging="360"/>
      </w:pPr>
    </w:lvl>
    <w:lvl w:ilvl="1" w:tplc="289403EE" w:tentative="1">
      <w:start w:val="1"/>
      <w:numFmt w:val="lowerLetter"/>
      <w:lvlText w:val="%2."/>
      <w:lvlJc w:val="left"/>
      <w:pPr>
        <w:ind w:left="2880" w:hanging="360"/>
      </w:pPr>
    </w:lvl>
    <w:lvl w:ilvl="2" w:tplc="1A6C1B76" w:tentative="1">
      <w:start w:val="1"/>
      <w:numFmt w:val="lowerRoman"/>
      <w:lvlText w:val="%3."/>
      <w:lvlJc w:val="right"/>
      <w:pPr>
        <w:ind w:left="3600" w:hanging="180"/>
      </w:pPr>
    </w:lvl>
    <w:lvl w:ilvl="3" w:tplc="FC04BD92" w:tentative="1">
      <w:start w:val="1"/>
      <w:numFmt w:val="decimal"/>
      <w:lvlText w:val="%4."/>
      <w:lvlJc w:val="left"/>
      <w:pPr>
        <w:ind w:left="4320" w:hanging="360"/>
      </w:pPr>
    </w:lvl>
    <w:lvl w:ilvl="4" w:tplc="36A6CB36" w:tentative="1">
      <w:start w:val="1"/>
      <w:numFmt w:val="lowerLetter"/>
      <w:lvlText w:val="%5."/>
      <w:lvlJc w:val="left"/>
      <w:pPr>
        <w:ind w:left="5040" w:hanging="360"/>
      </w:pPr>
    </w:lvl>
    <w:lvl w:ilvl="5" w:tplc="7E04BC96" w:tentative="1">
      <w:start w:val="1"/>
      <w:numFmt w:val="lowerRoman"/>
      <w:lvlText w:val="%6."/>
      <w:lvlJc w:val="right"/>
      <w:pPr>
        <w:ind w:left="5760" w:hanging="180"/>
      </w:pPr>
    </w:lvl>
    <w:lvl w:ilvl="6" w:tplc="510823EE" w:tentative="1">
      <w:start w:val="1"/>
      <w:numFmt w:val="decimal"/>
      <w:lvlText w:val="%7."/>
      <w:lvlJc w:val="left"/>
      <w:pPr>
        <w:ind w:left="6480" w:hanging="360"/>
      </w:pPr>
    </w:lvl>
    <w:lvl w:ilvl="7" w:tplc="D520C496" w:tentative="1">
      <w:start w:val="1"/>
      <w:numFmt w:val="lowerLetter"/>
      <w:lvlText w:val="%8."/>
      <w:lvlJc w:val="left"/>
      <w:pPr>
        <w:ind w:left="7200" w:hanging="360"/>
      </w:pPr>
    </w:lvl>
    <w:lvl w:ilvl="8" w:tplc="236063C8" w:tentative="1">
      <w:start w:val="1"/>
      <w:numFmt w:val="lowerRoman"/>
      <w:lvlText w:val="%9."/>
      <w:lvlJc w:val="right"/>
      <w:pPr>
        <w:ind w:left="7920" w:hanging="180"/>
      </w:pPr>
    </w:lvl>
  </w:abstractNum>
  <w:abstractNum w:abstractNumId="2" w15:restartNumberingAfterBreak="0">
    <w:nsid w:val="0AA1665E"/>
    <w:multiLevelType w:val="hybridMultilevel"/>
    <w:tmpl w:val="C212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175F3"/>
    <w:multiLevelType w:val="hybridMultilevel"/>
    <w:tmpl w:val="44967FDA"/>
    <w:lvl w:ilvl="0" w:tplc="4E987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B86A19"/>
    <w:multiLevelType w:val="hybridMultilevel"/>
    <w:tmpl w:val="A5CE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023A7"/>
    <w:multiLevelType w:val="hybridMultilevel"/>
    <w:tmpl w:val="FCDC2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6B5F97"/>
    <w:multiLevelType w:val="hybridMultilevel"/>
    <w:tmpl w:val="DC1A67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B10A5"/>
    <w:multiLevelType w:val="hybridMultilevel"/>
    <w:tmpl w:val="748214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079AB"/>
    <w:multiLevelType w:val="hybridMultilevel"/>
    <w:tmpl w:val="D3B8C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90AA3"/>
    <w:multiLevelType w:val="hybridMultilevel"/>
    <w:tmpl w:val="777C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53F8A"/>
    <w:multiLevelType w:val="hybridMultilevel"/>
    <w:tmpl w:val="C6B6D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6B094A"/>
    <w:multiLevelType w:val="hybridMultilevel"/>
    <w:tmpl w:val="3BD8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A0AB4"/>
    <w:multiLevelType w:val="hybridMultilevel"/>
    <w:tmpl w:val="AC20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B46E0"/>
    <w:multiLevelType w:val="hybridMultilevel"/>
    <w:tmpl w:val="7054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94A0B"/>
    <w:multiLevelType w:val="hybridMultilevel"/>
    <w:tmpl w:val="BD2AA1A2"/>
    <w:lvl w:ilvl="0" w:tplc="32E83AA8">
      <w:start w:val="5"/>
      <w:numFmt w:val="bullet"/>
      <w:lvlText w:val="-"/>
      <w:lvlJc w:val="left"/>
      <w:pPr>
        <w:ind w:left="2519" w:hanging="360"/>
      </w:pPr>
      <w:rPr>
        <w:rFonts w:ascii="Times New Roman" w:eastAsia="Times New Roman" w:hAnsi="Times New Roman" w:cs="Times New Roman" w:hint="default"/>
      </w:rPr>
    </w:lvl>
    <w:lvl w:ilvl="1" w:tplc="04090003" w:tentative="1">
      <w:start w:val="1"/>
      <w:numFmt w:val="bullet"/>
      <w:lvlText w:val="o"/>
      <w:lvlJc w:val="left"/>
      <w:pPr>
        <w:ind w:left="3239" w:hanging="360"/>
      </w:pPr>
      <w:rPr>
        <w:rFonts w:ascii="Courier New" w:hAnsi="Courier New" w:cs="Courier New" w:hint="default"/>
      </w:rPr>
    </w:lvl>
    <w:lvl w:ilvl="2" w:tplc="04090005" w:tentative="1">
      <w:start w:val="1"/>
      <w:numFmt w:val="bullet"/>
      <w:lvlText w:val=""/>
      <w:lvlJc w:val="left"/>
      <w:pPr>
        <w:ind w:left="3959" w:hanging="360"/>
      </w:pPr>
      <w:rPr>
        <w:rFonts w:ascii="Wingdings" w:hAnsi="Wingdings" w:hint="default"/>
      </w:rPr>
    </w:lvl>
    <w:lvl w:ilvl="3" w:tplc="04090001" w:tentative="1">
      <w:start w:val="1"/>
      <w:numFmt w:val="bullet"/>
      <w:lvlText w:val=""/>
      <w:lvlJc w:val="left"/>
      <w:pPr>
        <w:ind w:left="4679" w:hanging="360"/>
      </w:pPr>
      <w:rPr>
        <w:rFonts w:ascii="Symbol" w:hAnsi="Symbol" w:hint="default"/>
      </w:rPr>
    </w:lvl>
    <w:lvl w:ilvl="4" w:tplc="04090003" w:tentative="1">
      <w:start w:val="1"/>
      <w:numFmt w:val="bullet"/>
      <w:lvlText w:val="o"/>
      <w:lvlJc w:val="left"/>
      <w:pPr>
        <w:ind w:left="5399" w:hanging="360"/>
      </w:pPr>
      <w:rPr>
        <w:rFonts w:ascii="Courier New" w:hAnsi="Courier New" w:cs="Courier New" w:hint="default"/>
      </w:rPr>
    </w:lvl>
    <w:lvl w:ilvl="5" w:tplc="04090005" w:tentative="1">
      <w:start w:val="1"/>
      <w:numFmt w:val="bullet"/>
      <w:lvlText w:val=""/>
      <w:lvlJc w:val="left"/>
      <w:pPr>
        <w:ind w:left="6119" w:hanging="360"/>
      </w:pPr>
      <w:rPr>
        <w:rFonts w:ascii="Wingdings" w:hAnsi="Wingdings" w:hint="default"/>
      </w:rPr>
    </w:lvl>
    <w:lvl w:ilvl="6" w:tplc="04090001" w:tentative="1">
      <w:start w:val="1"/>
      <w:numFmt w:val="bullet"/>
      <w:lvlText w:val=""/>
      <w:lvlJc w:val="left"/>
      <w:pPr>
        <w:ind w:left="6839" w:hanging="360"/>
      </w:pPr>
      <w:rPr>
        <w:rFonts w:ascii="Symbol" w:hAnsi="Symbol" w:hint="default"/>
      </w:rPr>
    </w:lvl>
    <w:lvl w:ilvl="7" w:tplc="04090003" w:tentative="1">
      <w:start w:val="1"/>
      <w:numFmt w:val="bullet"/>
      <w:lvlText w:val="o"/>
      <w:lvlJc w:val="left"/>
      <w:pPr>
        <w:ind w:left="7559" w:hanging="360"/>
      </w:pPr>
      <w:rPr>
        <w:rFonts w:ascii="Courier New" w:hAnsi="Courier New" w:cs="Courier New" w:hint="default"/>
      </w:rPr>
    </w:lvl>
    <w:lvl w:ilvl="8" w:tplc="04090005" w:tentative="1">
      <w:start w:val="1"/>
      <w:numFmt w:val="bullet"/>
      <w:lvlText w:val=""/>
      <w:lvlJc w:val="left"/>
      <w:pPr>
        <w:ind w:left="8279" w:hanging="360"/>
      </w:pPr>
      <w:rPr>
        <w:rFonts w:ascii="Wingdings" w:hAnsi="Wingdings" w:hint="default"/>
      </w:rPr>
    </w:lvl>
  </w:abstractNum>
  <w:abstractNum w:abstractNumId="15" w15:restartNumberingAfterBreak="0">
    <w:nsid w:val="2A8A2F2A"/>
    <w:multiLevelType w:val="hybridMultilevel"/>
    <w:tmpl w:val="8D465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872F7"/>
    <w:multiLevelType w:val="hybridMultilevel"/>
    <w:tmpl w:val="58E6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56948"/>
    <w:multiLevelType w:val="hybridMultilevel"/>
    <w:tmpl w:val="9D0E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05D65"/>
    <w:multiLevelType w:val="hybridMultilevel"/>
    <w:tmpl w:val="5F664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5C365E"/>
    <w:multiLevelType w:val="hybridMultilevel"/>
    <w:tmpl w:val="E6E0C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91D95"/>
    <w:multiLevelType w:val="hybridMultilevel"/>
    <w:tmpl w:val="3D74F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9734B4"/>
    <w:multiLevelType w:val="hybridMultilevel"/>
    <w:tmpl w:val="E6747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337E0E"/>
    <w:multiLevelType w:val="hybridMultilevel"/>
    <w:tmpl w:val="D934358E"/>
    <w:lvl w:ilvl="0" w:tplc="47B0C0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648E9"/>
    <w:multiLevelType w:val="hybridMultilevel"/>
    <w:tmpl w:val="B4BE51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51927"/>
    <w:multiLevelType w:val="hybridMultilevel"/>
    <w:tmpl w:val="34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C433C"/>
    <w:multiLevelType w:val="hybridMultilevel"/>
    <w:tmpl w:val="4FD2B132"/>
    <w:lvl w:ilvl="0" w:tplc="BDB2D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142749"/>
    <w:multiLevelType w:val="hybridMultilevel"/>
    <w:tmpl w:val="FFFFFFFF"/>
    <w:lvl w:ilvl="0" w:tplc="966651D2">
      <w:start w:val="1"/>
      <w:numFmt w:val="bullet"/>
      <w:lvlText w:val=""/>
      <w:lvlJc w:val="left"/>
      <w:pPr>
        <w:ind w:left="720" w:hanging="360"/>
      </w:pPr>
      <w:rPr>
        <w:rFonts w:ascii="Symbol" w:hAnsi="Symbol" w:hint="default"/>
      </w:rPr>
    </w:lvl>
    <w:lvl w:ilvl="1" w:tplc="3FFC071A">
      <w:start w:val="1"/>
      <w:numFmt w:val="bullet"/>
      <w:lvlText w:val="o"/>
      <w:lvlJc w:val="left"/>
      <w:pPr>
        <w:ind w:left="1440" w:hanging="360"/>
      </w:pPr>
      <w:rPr>
        <w:rFonts w:ascii="Courier New" w:hAnsi="Courier New" w:hint="default"/>
      </w:rPr>
    </w:lvl>
    <w:lvl w:ilvl="2" w:tplc="D43E034E">
      <w:start w:val="1"/>
      <w:numFmt w:val="bullet"/>
      <w:lvlText w:val=""/>
      <w:lvlJc w:val="left"/>
      <w:pPr>
        <w:ind w:left="2160" w:hanging="360"/>
      </w:pPr>
      <w:rPr>
        <w:rFonts w:ascii="Wingdings" w:hAnsi="Wingdings" w:hint="default"/>
      </w:rPr>
    </w:lvl>
    <w:lvl w:ilvl="3" w:tplc="30929FF4">
      <w:start w:val="1"/>
      <w:numFmt w:val="bullet"/>
      <w:lvlText w:val=""/>
      <w:lvlJc w:val="left"/>
      <w:pPr>
        <w:ind w:left="2880" w:hanging="360"/>
      </w:pPr>
      <w:rPr>
        <w:rFonts w:ascii="Symbol" w:hAnsi="Symbol" w:hint="default"/>
      </w:rPr>
    </w:lvl>
    <w:lvl w:ilvl="4" w:tplc="F650E3F4">
      <w:start w:val="1"/>
      <w:numFmt w:val="bullet"/>
      <w:lvlText w:val="o"/>
      <w:lvlJc w:val="left"/>
      <w:pPr>
        <w:ind w:left="3600" w:hanging="360"/>
      </w:pPr>
      <w:rPr>
        <w:rFonts w:ascii="Courier New" w:hAnsi="Courier New" w:hint="default"/>
      </w:rPr>
    </w:lvl>
    <w:lvl w:ilvl="5" w:tplc="BCCA27F4">
      <w:start w:val="1"/>
      <w:numFmt w:val="bullet"/>
      <w:lvlText w:val=""/>
      <w:lvlJc w:val="left"/>
      <w:pPr>
        <w:ind w:left="4320" w:hanging="360"/>
      </w:pPr>
      <w:rPr>
        <w:rFonts w:ascii="Wingdings" w:hAnsi="Wingdings" w:hint="default"/>
      </w:rPr>
    </w:lvl>
    <w:lvl w:ilvl="6" w:tplc="094E7794">
      <w:start w:val="1"/>
      <w:numFmt w:val="bullet"/>
      <w:lvlText w:val=""/>
      <w:lvlJc w:val="left"/>
      <w:pPr>
        <w:ind w:left="5040" w:hanging="360"/>
      </w:pPr>
      <w:rPr>
        <w:rFonts w:ascii="Symbol" w:hAnsi="Symbol" w:hint="default"/>
      </w:rPr>
    </w:lvl>
    <w:lvl w:ilvl="7" w:tplc="0C0A5372">
      <w:start w:val="1"/>
      <w:numFmt w:val="bullet"/>
      <w:lvlText w:val="o"/>
      <w:lvlJc w:val="left"/>
      <w:pPr>
        <w:ind w:left="5760" w:hanging="360"/>
      </w:pPr>
      <w:rPr>
        <w:rFonts w:ascii="Courier New" w:hAnsi="Courier New" w:hint="default"/>
      </w:rPr>
    </w:lvl>
    <w:lvl w:ilvl="8" w:tplc="BB789D5C">
      <w:start w:val="1"/>
      <w:numFmt w:val="bullet"/>
      <w:lvlText w:val=""/>
      <w:lvlJc w:val="left"/>
      <w:pPr>
        <w:ind w:left="6480" w:hanging="360"/>
      </w:pPr>
      <w:rPr>
        <w:rFonts w:ascii="Wingdings" w:hAnsi="Wingdings" w:hint="default"/>
      </w:rPr>
    </w:lvl>
  </w:abstractNum>
  <w:abstractNum w:abstractNumId="27" w15:restartNumberingAfterBreak="0">
    <w:nsid w:val="4EC176BA"/>
    <w:multiLevelType w:val="hybridMultilevel"/>
    <w:tmpl w:val="0EC6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7611E"/>
    <w:multiLevelType w:val="hybridMultilevel"/>
    <w:tmpl w:val="FB08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E24AD2"/>
    <w:multiLevelType w:val="hybridMultilevel"/>
    <w:tmpl w:val="5A54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D5774"/>
    <w:multiLevelType w:val="hybridMultilevel"/>
    <w:tmpl w:val="AA4C9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886983"/>
    <w:multiLevelType w:val="hybridMultilevel"/>
    <w:tmpl w:val="FFFFFFFF"/>
    <w:lvl w:ilvl="0" w:tplc="18109F5A">
      <w:start w:val="1"/>
      <w:numFmt w:val="decimal"/>
      <w:lvlText w:val="%1."/>
      <w:lvlJc w:val="left"/>
      <w:pPr>
        <w:ind w:left="720" w:hanging="360"/>
      </w:pPr>
    </w:lvl>
    <w:lvl w:ilvl="1" w:tplc="E250C6D2">
      <w:start w:val="1"/>
      <w:numFmt w:val="decimal"/>
      <w:lvlText w:val="%2."/>
      <w:lvlJc w:val="left"/>
      <w:pPr>
        <w:ind w:left="1440" w:hanging="360"/>
      </w:pPr>
    </w:lvl>
    <w:lvl w:ilvl="2" w:tplc="13642202">
      <w:start w:val="1"/>
      <w:numFmt w:val="lowerRoman"/>
      <w:lvlText w:val="%3."/>
      <w:lvlJc w:val="right"/>
      <w:pPr>
        <w:ind w:left="2160" w:hanging="180"/>
      </w:pPr>
    </w:lvl>
    <w:lvl w:ilvl="3" w:tplc="07BAD0FE">
      <w:start w:val="1"/>
      <w:numFmt w:val="decimal"/>
      <w:lvlText w:val="%4."/>
      <w:lvlJc w:val="left"/>
      <w:pPr>
        <w:ind w:left="2880" w:hanging="360"/>
      </w:pPr>
    </w:lvl>
    <w:lvl w:ilvl="4" w:tplc="3CD40C52">
      <w:start w:val="1"/>
      <w:numFmt w:val="lowerLetter"/>
      <w:lvlText w:val="%5."/>
      <w:lvlJc w:val="left"/>
      <w:pPr>
        <w:ind w:left="3600" w:hanging="360"/>
      </w:pPr>
    </w:lvl>
    <w:lvl w:ilvl="5" w:tplc="F700783A">
      <w:start w:val="1"/>
      <w:numFmt w:val="lowerRoman"/>
      <w:lvlText w:val="%6."/>
      <w:lvlJc w:val="right"/>
      <w:pPr>
        <w:ind w:left="4320" w:hanging="180"/>
      </w:pPr>
    </w:lvl>
    <w:lvl w:ilvl="6" w:tplc="D50A75F4">
      <w:start w:val="1"/>
      <w:numFmt w:val="decimal"/>
      <w:lvlText w:val="%7."/>
      <w:lvlJc w:val="left"/>
      <w:pPr>
        <w:ind w:left="5040" w:hanging="360"/>
      </w:pPr>
    </w:lvl>
    <w:lvl w:ilvl="7" w:tplc="726AE9F0">
      <w:start w:val="1"/>
      <w:numFmt w:val="lowerLetter"/>
      <w:lvlText w:val="%8."/>
      <w:lvlJc w:val="left"/>
      <w:pPr>
        <w:ind w:left="5760" w:hanging="360"/>
      </w:pPr>
    </w:lvl>
    <w:lvl w:ilvl="8" w:tplc="2AAA1720">
      <w:start w:val="1"/>
      <w:numFmt w:val="lowerRoman"/>
      <w:lvlText w:val="%9."/>
      <w:lvlJc w:val="right"/>
      <w:pPr>
        <w:ind w:left="6480" w:hanging="180"/>
      </w:pPr>
    </w:lvl>
  </w:abstractNum>
  <w:abstractNum w:abstractNumId="32" w15:restartNumberingAfterBreak="0">
    <w:nsid w:val="5BD077D5"/>
    <w:multiLevelType w:val="hybridMultilevel"/>
    <w:tmpl w:val="06BC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8723B"/>
    <w:multiLevelType w:val="multilevel"/>
    <w:tmpl w:val="5CE40D6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6620777"/>
    <w:multiLevelType w:val="hybridMultilevel"/>
    <w:tmpl w:val="1DFE14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811F8D"/>
    <w:multiLevelType w:val="hybridMultilevel"/>
    <w:tmpl w:val="141E3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8B6D12"/>
    <w:multiLevelType w:val="hybridMultilevel"/>
    <w:tmpl w:val="44B2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FA1FD3"/>
    <w:multiLevelType w:val="hybridMultilevel"/>
    <w:tmpl w:val="F60AA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4548C4"/>
    <w:multiLevelType w:val="hybridMultilevel"/>
    <w:tmpl w:val="08506766"/>
    <w:lvl w:ilvl="0" w:tplc="0B9845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8DF6371"/>
    <w:multiLevelType w:val="hybridMultilevel"/>
    <w:tmpl w:val="4D0C5DF4"/>
    <w:lvl w:ilvl="0" w:tplc="7F20662E">
      <w:start w:val="5"/>
      <w:numFmt w:val="bullet"/>
      <w:lvlText w:val="-"/>
      <w:lvlJc w:val="left"/>
      <w:pPr>
        <w:ind w:left="2519" w:hanging="360"/>
      </w:pPr>
      <w:rPr>
        <w:rFonts w:ascii="Times New Roman" w:eastAsia="Times New Roman" w:hAnsi="Times New Roman" w:cs="Times New Roman" w:hint="default"/>
      </w:rPr>
    </w:lvl>
    <w:lvl w:ilvl="1" w:tplc="04090003" w:tentative="1">
      <w:start w:val="1"/>
      <w:numFmt w:val="bullet"/>
      <w:lvlText w:val="o"/>
      <w:lvlJc w:val="left"/>
      <w:pPr>
        <w:ind w:left="3239" w:hanging="360"/>
      </w:pPr>
      <w:rPr>
        <w:rFonts w:ascii="Courier New" w:hAnsi="Courier New" w:cs="Courier New" w:hint="default"/>
      </w:rPr>
    </w:lvl>
    <w:lvl w:ilvl="2" w:tplc="04090005" w:tentative="1">
      <w:start w:val="1"/>
      <w:numFmt w:val="bullet"/>
      <w:lvlText w:val=""/>
      <w:lvlJc w:val="left"/>
      <w:pPr>
        <w:ind w:left="3959" w:hanging="360"/>
      </w:pPr>
      <w:rPr>
        <w:rFonts w:ascii="Wingdings" w:hAnsi="Wingdings" w:hint="default"/>
      </w:rPr>
    </w:lvl>
    <w:lvl w:ilvl="3" w:tplc="04090001" w:tentative="1">
      <w:start w:val="1"/>
      <w:numFmt w:val="bullet"/>
      <w:lvlText w:val=""/>
      <w:lvlJc w:val="left"/>
      <w:pPr>
        <w:ind w:left="4679" w:hanging="360"/>
      </w:pPr>
      <w:rPr>
        <w:rFonts w:ascii="Symbol" w:hAnsi="Symbol" w:hint="default"/>
      </w:rPr>
    </w:lvl>
    <w:lvl w:ilvl="4" w:tplc="04090003" w:tentative="1">
      <w:start w:val="1"/>
      <w:numFmt w:val="bullet"/>
      <w:lvlText w:val="o"/>
      <w:lvlJc w:val="left"/>
      <w:pPr>
        <w:ind w:left="5399" w:hanging="360"/>
      </w:pPr>
      <w:rPr>
        <w:rFonts w:ascii="Courier New" w:hAnsi="Courier New" w:cs="Courier New" w:hint="default"/>
      </w:rPr>
    </w:lvl>
    <w:lvl w:ilvl="5" w:tplc="04090005" w:tentative="1">
      <w:start w:val="1"/>
      <w:numFmt w:val="bullet"/>
      <w:lvlText w:val=""/>
      <w:lvlJc w:val="left"/>
      <w:pPr>
        <w:ind w:left="6119" w:hanging="360"/>
      </w:pPr>
      <w:rPr>
        <w:rFonts w:ascii="Wingdings" w:hAnsi="Wingdings" w:hint="default"/>
      </w:rPr>
    </w:lvl>
    <w:lvl w:ilvl="6" w:tplc="04090001" w:tentative="1">
      <w:start w:val="1"/>
      <w:numFmt w:val="bullet"/>
      <w:lvlText w:val=""/>
      <w:lvlJc w:val="left"/>
      <w:pPr>
        <w:ind w:left="6839" w:hanging="360"/>
      </w:pPr>
      <w:rPr>
        <w:rFonts w:ascii="Symbol" w:hAnsi="Symbol" w:hint="default"/>
      </w:rPr>
    </w:lvl>
    <w:lvl w:ilvl="7" w:tplc="04090003" w:tentative="1">
      <w:start w:val="1"/>
      <w:numFmt w:val="bullet"/>
      <w:lvlText w:val="o"/>
      <w:lvlJc w:val="left"/>
      <w:pPr>
        <w:ind w:left="7559" w:hanging="360"/>
      </w:pPr>
      <w:rPr>
        <w:rFonts w:ascii="Courier New" w:hAnsi="Courier New" w:cs="Courier New" w:hint="default"/>
      </w:rPr>
    </w:lvl>
    <w:lvl w:ilvl="8" w:tplc="04090005" w:tentative="1">
      <w:start w:val="1"/>
      <w:numFmt w:val="bullet"/>
      <w:lvlText w:val=""/>
      <w:lvlJc w:val="left"/>
      <w:pPr>
        <w:ind w:left="8279" w:hanging="360"/>
      </w:pPr>
      <w:rPr>
        <w:rFonts w:ascii="Wingdings" w:hAnsi="Wingdings" w:hint="default"/>
      </w:rPr>
    </w:lvl>
  </w:abstractNum>
  <w:num w:numId="1">
    <w:abstractNumId w:val="26"/>
  </w:num>
  <w:num w:numId="2">
    <w:abstractNumId w:val="31"/>
  </w:num>
  <w:num w:numId="3">
    <w:abstractNumId w:val="10"/>
  </w:num>
  <w:num w:numId="4">
    <w:abstractNumId w:val="18"/>
  </w:num>
  <w:num w:numId="5">
    <w:abstractNumId w:val="19"/>
  </w:num>
  <w:num w:numId="6">
    <w:abstractNumId w:val="4"/>
  </w:num>
  <w:num w:numId="7">
    <w:abstractNumId w:val="23"/>
  </w:num>
  <w:num w:numId="8">
    <w:abstractNumId w:val="7"/>
  </w:num>
  <w:num w:numId="9">
    <w:abstractNumId w:val="6"/>
  </w:num>
  <w:num w:numId="10">
    <w:abstractNumId w:val="25"/>
  </w:num>
  <w:num w:numId="11">
    <w:abstractNumId w:val="34"/>
  </w:num>
  <w:num w:numId="12">
    <w:abstractNumId w:val="22"/>
  </w:num>
  <w:num w:numId="13">
    <w:abstractNumId w:val="2"/>
  </w:num>
  <w:num w:numId="14">
    <w:abstractNumId w:val="24"/>
  </w:num>
  <w:num w:numId="15">
    <w:abstractNumId w:val="16"/>
  </w:num>
  <w:num w:numId="16">
    <w:abstractNumId w:val="17"/>
  </w:num>
  <w:num w:numId="17">
    <w:abstractNumId w:val="21"/>
  </w:num>
  <w:num w:numId="18">
    <w:abstractNumId w:val="37"/>
  </w:num>
  <w:num w:numId="19">
    <w:abstractNumId w:val="11"/>
  </w:num>
  <w:num w:numId="20">
    <w:abstractNumId w:val="12"/>
  </w:num>
  <w:num w:numId="21">
    <w:abstractNumId w:val="27"/>
  </w:num>
  <w:num w:numId="22">
    <w:abstractNumId w:val="33"/>
  </w:num>
  <w:num w:numId="23">
    <w:abstractNumId w:val="20"/>
  </w:num>
  <w:num w:numId="24">
    <w:abstractNumId w:val="30"/>
  </w:num>
  <w:num w:numId="25">
    <w:abstractNumId w:val="28"/>
  </w:num>
  <w:num w:numId="26">
    <w:abstractNumId w:val="29"/>
  </w:num>
  <w:num w:numId="27">
    <w:abstractNumId w:val="0"/>
  </w:num>
  <w:num w:numId="28">
    <w:abstractNumId w:val="8"/>
  </w:num>
  <w:num w:numId="29">
    <w:abstractNumId w:val="15"/>
  </w:num>
  <w:num w:numId="30">
    <w:abstractNumId w:val="36"/>
  </w:num>
  <w:num w:numId="31">
    <w:abstractNumId w:val="9"/>
  </w:num>
  <w:num w:numId="32">
    <w:abstractNumId w:val="32"/>
  </w:num>
  <w:num w:numId="33">
    <w:abstractNumId w:val="13"/>
  </w:num>
  <w:num w:numId="34">
    <w:abstractNumId w:val="35"/>
  </w:num>
  <w:num w:numId="35">
    <w:abstractNumId w:val="5"/>
  </w:num>
  <w:num w:numId="36">
    <w:abstractNumId w:val="33"/>
  </w:num>
  <w:num w:numId="37">
    <w:abstractNumId w:val="33"/>
  </w:num>
  <w:num w:numId="38">
    <w:abstractNumId w:val="3"/>
  </w:num>
  <w:num w:numId="39">
    <w:abstractNumId w:val="1"/>
  </w:num>
  <w:num w:numId="40">
    <w:abstractNumId w:val="38"/>
  </w:num>
  <w:num w:numId="41">
    <w:abstractNumId w:val="33"/>
  </w:num>
  <w:num w:numId="42">
    <w:abstractNumId w:val="33"/>
  </w:num>
  <w:num w:numId="43">
    <w:abstractNumId w:val="33"/>
  </w:num>
  <w:num w:numId="44">
    <w:abstractNumId w:val="33"/>
  </w:num>
  <w:num w:numId="45">
    <w:abstractNumId w:val="39"/>
  </w:num>
  <w:num w:numId="4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vy Pham">
    <w15:presenceInfo w15:providerId="AD" w15:userId="S::ipham@student.umgc.edu::c18dae43-d152-4051-a9d6-5b03b503a2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272"/>
    <w:rsid w:val="0000058D"/>
    <w:rsid w:val="00000F70"/>
    <w:rsid w:val="00002944"/>
    <w:rsid w:val="00004A3D"/>
    <w:rsid w:val="000059C7"/>
    <w:rsid w:val="00006095"/>
    <w:rsid w:val="000074CC"/>
    <w:rsid w:val="000079BD"/>
    <w:rsid w:val="00014786"/>
    <w:rsid w:val="0001575B"/>
    <w:rsid w:val="000164EC"/>
    <w:rsid w:val="0001723F"/>
    <w:rsid w:val="00021862"/>
    <w:rsid w:val="00024273"/>
    <w:rsid w:val="00026F9A"/>
    <w:rsid w:val="000274D2"/>
    <w:rsid w:val="0003130D"/>
    <w:rsid w:val="00031AF9"/>
    <w:rsid w:val="00033DDE"/>
    <w:rsid w:val="00035130"/>
    <w:rsid w:val="00035802"/>
    <w:rsid w:val="00041C23"/>
    <w:rsid w:val="00042222"/>
    <w:rsid w:val="000440B1"/>
    <w:rsid w:val="0004490B"/>
    <w:rsid w:val="00044FD6"/>
    <w:rsid w:val="00047A64"/>
    <w:rsid w:val="00047B94"/>
    <w:rsid w:val="000535D4"/>
    <w:rsid w:val="0005750E"/>
    <w:rsid w:val="00062D48"/>
    <w:rsid w:val="00063E15"/>
    <w:rsid w:val="00067A3E"/>
    <w:rsid w:val="00070735"/>
    <w:rsid w:val="00076620"/>
    <w:rsid w:val="0008079D"/>
    <w:rsid w:val="0008375F"/>
    <w:rsid w:val="0008724B"/>
    <w:rsid w:val="0009080A"/>
    <w:rsid w:val="0009255E"/>
    <w:rsid w:val="000949BD"/>
    <w:rsid w:val="00095950"/>
    <w:rsid w:val="000A0069"/>
    <w:rsid w:val="000A68F7"/>
    <w:rsid w:val="000B0053"/>
    <w:rsid w:val="000B13F1"/>
    <w:rsid w:val="000B1B38"/>
    <w:rsid w:val="000B2C7D"/>
    <w:rsid w:val="000B471E"/>
    <w:rsid w:val="000B4A1F"/>
    <w:rsid w:val="000B50C0"/>
    <w:rsid w:val="000C1719"/>
    <w:rsid w:val="000C2865"/>
    <w:rsid w:val="000C370B"/>
    <w:rsid w:val="000C7D9B"/>
    <w:rsid w:val="000D0F16"/>
    <w:rsid w:val="000D153A"/>
    <w:rsid w:val="000D3800"/>
    <w:rsid w:val="000D4D97"/>
    <w:rsid w:val="000D68E4"/>
    <w:rsid w:val="000D77A1"/>
    <w:rsid w:val="000E10B9"/>
    <w:rsid w:val="000E1EEB"/>
    <w:rsid w:val="000E24F1"/>
    <w:rsid w:val="000E2D7F"/>
    <w:rsid w:val="000E442F"/>
    <w:rsid w:val="000F3F73"/>
    <w:rsid w:val="000F5421"/>
    <w:rsid w:val="000F7C41"/>
    <w:rsid w:val="000F7C81"/>
    <w:rsid w:val="00100707"/>
    <w:rsid w:val="001020E4"/>
    <w:rsid w:val="0010384E"/>
    <w:rsid w:val="00103E00"/>
    <w:rsid w:val="00112D8E"/>
    <w:rsid w:val="0011797B"/>
    <w:rsid w:val="001205AE"/>
    <w:rsid w:val="00121D5E"/>
    <w:rsid w:val="001265C6"/>
    <w:rsid w:val="00129505"/>
    <w:rsid w:val="0013060B"/>
    <w:rsid w:val="00131B16"/>
    <w:rsid w:val="001354E1"/>
    <w:rsid w:val="0013661D"/>
    <w:rsid w:val="00136703"/>
    <w:rsid w:val="001374A0"/>
    <w:rsid w:val="00140756"/>
    <w:rsid w:val="001408DC"/>
    <w:rsid w:val="00140DAB"/>
    <w:rsid w:val="001455C8"/>
    <w:rsid w:val="00145B47"/>
    <w:rsid w:val="00151761"/>
    <w:rsid w:val="001534EF"/>
    <w:rsid w:val="001564D6"/>
    <w:rsid w:val="00157565"/>
    <w:rsid w:val="00160DAC"/>
    <w:rsid w:val="00161475"/>
    <w:rsid w:val="00166FCE"/>
    <w:rsid w:val="00167C0D"/>
    <w:rsid w:val="00174A44"/>
    <w:rsid w:val="001753FE"/>
    <w:rsid w:val="00175852"/>
    <w:rsid w:val="0017650C"/>
    <w:rsid w:val="00180CDA"/>
    <w:rsid w:val="001810EC"/>
    <w:rsid w:val="00181568"/>
    <w:rsid w:val="00182FED"/>
    <w:rsid w:val="001873DF"/>
    <w:rsid w:val="0019001E"/>
    <w:rsid w:val="00193F9E"/>
    <w:rsid w:val="00195BB0"/>
    <w:rsid w:val="001A0D27"/>
    <w:rsid w:val="001A0FDE"/>
    <w:rsid w:val="001A263A"/>
    <w:rsid w:val="001A2ED6"/>
    <w:rsid w:val="001A37B9"/>
    <w:rsid w:val="001A4A23"/>
    <w:rsid w:val="001A5F24"/>
    <w:rsid w:val="001A642D"/>
    <w:rsid w:val="001B1866"/>
    <w:rsid w:val="001B205A"/>
    <w:rsid w:val="001B52CB"/>
    <w:rsid w:val="001B5B22"/>
    <w:rsid w:val="001B75AB"/>
    <w:rsid w:val="001C2F72"/>
    <w:rsid w:val="001C4F14"/>
    <w:rsid w:val="001C67CF"/>
    <w:rsid w:val="001D1981"/>
    <w:rsid w:val="001D1AC8"/>
    <w:rsid w:val="001D1C4E"/>
    <w:rsid w:val="001D2533"/>
    <w:rsid w:val="001D4E3D"/>
    <w:rsid w:val="001E5104"/>
    <w:rsid w:val="001E635B"/>
    <w:rsid w:val="001F1434"/>
    <w:rsid w:val="001F1A1F"/>
    <w:rsid w:val="001F41C0"/>
    <w:rsid w:val="001F6B70"/>
    <w:rsid w:val="0020031D"/>
    <w:rsid w:val="00200BCC"/>
    <w:rsid w:val="00201797"/>
    <w:rsid w:val="002027D7"/>
    <w:rsid w:val="00204272"/>
    <w:rsid w:val="00205682"/>
    <w:rsid w:val="00207F8E"/>
    <w:rsid w:val="00214E27"/>
    <w:rsid w:val="00215A51"/>
    <w:rsid w:val="00216739"/>
    <w:rsid w:val="002239E9"/>
    <w:rsid w:val="0023395D"/>
    <w:rsid w:val="00235790"/>
    <w:rsid w:val="00235C2C"/>
    <w:rsid w:val="0023662D"/>
    <w:rsid w:val="002426A7"/>
    <w:rsid w:val="00242B16"/>
    <w:rsid w:val="002458AA"/>
    <w:rsid w:val="00246347"/>
    <w:rsid w:val="0024773E"/>
    <w:rsid w:val="00253BE0"/>
    <w:rsid w:val="00253F64"/>
    <w:rsid w:val="002550CC"/>
    <w:rsid w:val="00255BCE"/>
    <w:rsid w:val="002614B8"/>
    <w:rsid w:val="00263B96"/>
    <w:rsid w:val="00263D04"/>
    <w:rsid w:val="00265036"/>
    <w:rsid w:val="002677F0"/>
    <w:rsid w:val="00270256"/>
    <w:rsid w:val="00270BF7"/>
    <w:rsid w:val="0027227F"/>
    <w:rsid w:val="00272B46"/>
    <w:rsid w:val="00273734"/>
    <w:rsid w:val="00273906"/>
    <w:rsid w:val="00273F5C"/>
    <w:rsid w:val="00274653"/>
    <w:rsid w:val="0027685E"/>
    <w:rsid w:val="00276FC9"/>
    <w:rsid w:val="00281270"/>
    <w:rsid w:val="002818D3"/>
    <w:rsid w:val="0028212D"/>
    <w:rsid w:val="002848FE"/>
    <w:rsid w:val="00287C91"/>
    <w:rsid w:val="002900D2"/>
    <w:rsid w:val="002907B7"/>
    <w:rsid w:val="00291D3E"/>
    <w:rsid w:val="00294C0A"/>
    <w:rsid w:val="002969DE"/>
    <w:rsid w:val="00296BA4"/>
    <w:rsid w:val="002A121F"/>
    <w:rsid w:val="002A39D5"/>
    <w:rsid w:val="002A51F2"/>
    <w:rsid w:val="002A55B0"/>
    <w:rsid w:val="002A6D39"/>
    <w:rsid w:val="002A7CC5"/>
    <w:rsid w:val="002B1C7F"/>
    <w:rsid w:val="002B3994"/>
    <w:rsid w:val="002B5C2E"/>
    <w:rsid w:val="002B6550"/>
    <w:rsid w:val="002C28D1"/>
    <w:rsid w:val="002D0BA0"/>
    <w:rsid w:val="002D2453"/>
    <w:rsid w:val="002D2A8B"/>
    <w:rsid w:val="002E1CD1"/>
    <w:rsid w:val="002E29B3"/>
    <w:rsid w:val="002E2DC1"/>
    <w:rsid w:val="002E308F"/>
    <w:rsid w:val="002E5056"/>
    <w:rsid w:val="002E6BD1"/>
    <w:rsid w:val="002E6ED7"/>
    <w:rsid w:val="002E7DE9"/>
    <w:rsid w:val="002F0C88"/>
    <w:rsid w:val="002F1731"/>
    <w:rsid w:val="002F32EC"/>
    <w:rsid w:val="002F427B"/>
    <w:rsid w:val="002F47CA"/>
    <w:rsid w:val="002F47E3"/>
    <w:rsid w:val="002F4C1C"/>
    <w:rsid w:val="002F4E01"/>
    <w:rsid w:val="002F5266"/>
    <w:rsid w:val="003017BC"/>
    <w:rsid w:val="00301B02"/>
    <w:rsid w:val="00304CB1"/>
    <w:rsid w:val="00310DF7"/>
    <w:rsid w:val="00313655"/>
    <w:rsid w:val="0031548B"/>
    <w:rsid w:val="003204D0"/>
    <w:rsid w:val="003231E8"/>
    <w:rsid w:val="0032359D"/>
    <w:rsid w:val="00324FD1"/>
    <w:rsid w:val="00331300"/>
    <w:rsid w:val="003326DD"/>
    <w:rsid w:val="00335782"/>
    <w:rsid w:val="003374EB"/>
    <w:rsid w:val="00340A0A"/>
    <w:rsid w:val="003410C7"/>
    <w:rsid w:val="00342613"/>
    <w:rsid w:val="0034270D"/>
    <w:rsid w:val="003432B9"/>
    <w:rsid w:val="003443D0"/>
    <w:rsid w:val="0035037C"/>
    <w:rsid w:val="00352A18"/>
    <w:rsid w:val="003542FC"/>
    <w:rsid w:val="0035684A"/>
    <w:rsid w:val="00362177"/>
    <w:rsid w:val="003643E8"/>
    <w:rsid w:val="00366EB6"/>
    <w:rsid w:val="00367E27"/>
    <w:rsid w:val="00370A01"/>
    <w:rsid w:val="00371891"/>
    <w:rsid w:val="00372398"/>
    <w:rsid w:val="00372C30"/>
    <w:rsid w:val="00375818"/>
    <w:rsid w:val="00377528"/>
    <w:rsid w:val="00381EDA"/>
    <w:rsid w:val="00384F59"/>
    <w:rsid w:val="00387E03"/>
    <w:rsid w:val="00390309"/>
    <w:rsid w:val="00391292"/>
    <w:rsid w:val="00391844"/>
    <w:rsid w:val="00394470"/>
    <w:rsid w:val="003A12B2"/>
    <w:rsid w:val="003A14BF"/>
    <w:rsid w:val="003A2310"/>
    <w:rsid w:val="003A2E38"/>
    <w:rsid w:val="003A32D9"/>
    <w:rsid w:val="003A5034"/>
    <w:rsid w:val="003A66C9"/>
    <w:rsid w:val="003B06B6"/>
    <w:rsid w:val="003B0D82"/>
    <w:rsid w:val="003B2689"/>
    <w:rsid w:val="003B2E2F"/>
    <w:rsid w:val="003B4A98"/>
    <w:rsid w:val="003B61F5"/>
    <w:rsid w:val="003C5BC4"/>
    <w:rsid w:val="003D12C1"/>
    <w:rsid w:val="003D22BF"/>
    <w:rsid w:val="003D31E6"/>
    <w:rsid w:val="003D4A2E"/>
    <w:rsid w:val="003E03C7"/>
    <w:rsid w:val="003E0E53"/>
    <w:rsid w:val="003E43C4"/>
    <w:rsid w:val="003E7F26"/>
    <w:rsid w:val="003F18CF"/>
    <w:rsid w:val="003F1B15"/>
    <w:rsid w:val="003F21F7"/>
    <w:rsid w:val="003F394D"/>
    <w:rsid w:val="003F3A88"/>
    <w:rsid w:val="003F590B"/>
    <w:rsid w:val="00401CF0"/>
    <w:rsid w:val="0040577B"/>
    <w:rsid w:val="004058D2"/>
    <w:rsid w:val="00407097"/>
    <w:rsid w:val="004129E1"/>
    <w:rsid w:val="00413D02"/>
    <w:rsid w:val="004147BD"/>
    <w:rsid w:val="00415434"/>
    <w:rsid w:val="0041554A"/>
    <w:rsid w:val="00420E31"/>
    <w:rsid w:val="00423068"/>
    <w:rsid w:val="00423509"/>
    <w:rsid w:val="00424DAF"/>
    <w:rsid w:val="00425932"/>
    <w:rsid w:val="004311AE"/>
    <w:rsid w:val="00432057"/>
    <w:rsid w:val="00432870"/>
    <w:rsid w:val="0043536D"/>
    <w:rsid w:val="00436852"/>
    <w:rsid w:val="00440442"/>
    <w:rsid w:val="00441047"/>
    <w:rsid w:val="004421E6"/>
    <w:rsid w:val="00450692"/>
    <w:rsid w:val="004556E2"/>
    <w:rsid w:val="00456988"/>
    <w:rsid w:val="00457580"/>
    <w:rsid w:val="00457824"/>
    <w:rsid w:val="00457E92"/>
    <w:rsid w:val="004604AE"/>
    <w:rsid w:val="00460536"/>
    <w:rsid w:val="004634B7"/>
    <w:rsid w:val="00464053"/>
    <w:rsid w:val="00467071"/>
    <w:rsid w:val="00471D8C"/>
    <w:rsid w:val="00476855"/>
    <w:rsid w:val="00476913"/>
    <w:rsid w:val="00481874"/>
    <w:rsid w:val="0048327F"/>
    <w:rsid w:val="00486B02"/>
    <w:rsid w:val="00490AE7"/>
    <w:rsid w:val="00490D67"/>
    <w:rsid w:val="00492A4F"/>
    <w:rsid w:val="00492AA7"/>
    <w:rsid w:val="004935A2"/>
    <w:rsid w:val="00495CE0"/>
    <w:rsid w:val="00496BBB"/>
    <w:rsid w:val="00497205"/>
    <w:rsid w:val="004A06DF"/>
    <w:rsid w:val="004A2263"/>
    <w:rsid w:val="004A2E5F"/>
    <w:rsid w:val="004A359B"/>
    <w:rsid w:val="004A5643"/>
    <w:rsid w:val="004A5E67"/>
    <w:rsid w:val="004A6162"/>
    <w:rsid w:val="004A6530"/>
    <w:rsid w:val="004A6DF5"/>
    <w:rsid w:val="004B0770"/>
    <w:rsid w:val="004B0AFD"/>
    <w:rsid w:val="004B179B"/>
    <w:rsid w:val="004B4409"/>
    <w:rsid w:val="004B4716"/>
    <w:rsid w:val="004B5781"/>
    <w:rsid w:val="004B5C46"/>
    <w:rsid w:val="004B6C45"/>
    <w:rsid w:val="004B71C3"/>
    <w:rsid w:val="004C2E42"/>
    <w:rsid w:val="004D0FAE"/>
    <w:rsid w:val="004D1E85"/>
    <w:rsid w:val="004D3F18"/>
    <w:rsid w:val="004D48F5"/>
    <w:rsid w:val="004D57AD"/>
    <w:rsid w:val="004D627C"/>
    <w:rsid w:val="004D6388"/>
    <w:rsid w:val="004D6F45"/>
    <w:rsid w:val="004E1CD1"/>
    <w:rsid w:val="004E250F"/>
    <w:rsid w:val="004E2C82"/>
    <w:rsid w:val="004E7F30"/>
    <w:rsid w:val="004F029F"/>
    <w:rsid w:val="004F3E24"/>
    <w:rsid w:val="004F5D95"/>
    <w:rsid w:val="004F64A5"/>
    <w:rsid w:val="004F6D76"/>
    <w:rsid w:val="0050067A"/>
    <w:rsid w:val="00500FDD"/>
    <w:rsid w:val="0050516B"/>
    <w:rsid w:val="00505C89"/>
    <w:rsid w:val="005069FF"/>
    <w:rsid w:val="00506D8B"/>
    <w:rsid w:val="00507926"/>
    <w:rsid w:val="00510A69"/>
    <w:rsid w:val="00512727"/>
    <w:rsid w:val="00512C4D"/>
    <w:rsid w:val="0051426F"/>
    <w:rsid w:val="00514BA1"/>
    <w:rsid w:val="0051585D"/>
    <w:rsid w:val="00515FF8"/>
    <w:rsid w:val="00516602"/>
    <w:rsid w:val="00517FB5"/>
    <w:rsid w:val="00522187"/>
    <w:rsid w:val="0052306F"/>
    <w:rsid w:val="00523308"/>
    <w:rsid w:val="005248CD"/>
    <w:rsid w:val="00525B1A"/>
    <w:rsid w:val="00525B33"/>
    <w:rsid w:val="0053107D"/>
    <w:rsid w:val="005321E5"/>
    <w:rsid w:val="0053281D"/>
    <w:rsid w:val="0053484D"/>
    <w:rsid w:val="005349DC"/>
    <w:rsid w:val="0053565D"/>
    <w:rsid w:val="00535687"/>
    <w:rsid w:val="00535DC6"/>
    <w:rsid w:val="00536DBF"/>
    <w:rsid w:val="005377EC"/>
    <w:rsid w:val="00541795"/>
    <w:rsid w:val="00547008"/>
    <w:rsid w:val="00551BCE"/>
    <w:rsid w:val="00552FE2"/>
    <w:rsid w:val="005543C9"/>
    <w:rsid w:val="00554B14"/>
    <w:rsid w:val="00560C33"/>
    <w:rsid w:val="00566603"/>
    <w:rsid w:val="00571A60"/>
    <w:rsid w:val="00573850"/>
    <w:rsid w:val="00573FAF"/>
    <w:rsid w:val="00574012"/>
    <w:rsid w:val="005741AD"/>
    <w:rsid w:val="0057736A"/>
    <w:rsid w:val="00577540"/>
    <w:rsid w:val="005804DE"/>
    <w:rsid w:val="0058357B"/>
    <w:rsid w:val="00590F06"/>
    <w:rsid w:val="00591E57"/>
    <w:rsid w:val="00592D1D"/>
    <w:rsid w:val="005934C0"/>
    <w:rsid w:val="005938D6"/>
    <w:rsid w:val="005941B9"/>
    <w:rsid w:val="005955DB"/>
    <w:rsid w:val="00596A52"/>
    <w:rsid w:val="005A4C14"/>
    <w:rsid w:val="005B16E8"/>
    <w:rsid w:val="005B1C7D"/>
    <w:rsid w:val="005B25E9"/>
    <w:rsid w:val="005B6A9C"/>
    <w:rsid w:val="005B7822"/>
    <w:rsid w:val="005C20BD"/>
    <w:rsid w:val="005C2D68"/>
    <w:rsid w:val="005C323D"/>
    <w:rsid w:val="005C487C"/>
    <w:rsid w:val="005C4A6F"/>
    <w:rsid w:val="005C6062"/>
    <w:rsid w:val="005D0BBF"/>
    <w:rsid w:val="005D168F"/>
    <w:rsid w:val="005D16E6"/>
    <w:rsid w:val="005D1AA9"/>
    <w:rsid w:val="005D1FD0"/>
    <w:rsid w:val="005D354C"/>
    <w:rsid w:val="005D37F0"/>
    <w:rsid w:val="005D5405"/>
    <w:rsid w:val="005D540F"/>
    <w:rsid w:val="005D672B"/>
    <w:rsid w:val="005D7F2D"/>
    <w:rsid w:val="005E0244"/>
    <w:rsid w:val="005E140D"/>
    <w:rsid w:val="005E1E1B"/>
    <w:rsid w:val="005E2679"/>
    <w:rsid w:val="005E3381"/>
    <w:rsid w:val="005E387C"/>
    <w:rsid w:val="005E5894"/>
    <w:rsid w:val="005E58C5"/>
    <w:rsid w:val="005F1A84"/>
    <w:rsid w:val="005F4806"/>
    <w:rsid w:val="005F4E0C"/>
    <w:rsid w:val="005F4E19"/>
    <w:rsid w:val="005F60AF"/>
    <w:rsid w:val="005F6919"/>
    <w:rsid w:val="005F6AD3"/>
    <w:rsid w:val="005F7FFC"/>
    <w:rsid w:val="006000D9"/>
    <w:rsid w:val="00604025"/>
    <w:rsid w:val="00604071"/>
    <w:rsid w:val="00604BAF"/>
    <w:rsid w:val="00611293"/>
    <w:rsid w:val="00612F67"/>
    <w:rsid w:val="0061420A"/>
    <w:rsid w:val="006144C0"/>
    <w:rsid w:val="006144E8"/>
    <w:rsid w:val="00614EC5"/>
    <w:rsid w:val="00620A93"/>
    <w:rsid w:val="00622621"/>
    <w:rsid w:val="0062367F"/>
    <w:rsid w:val="00624F41"/>
    <w:rsid w:val="006250B5"/>
    <w:rsid w:val="00626D42"/>
    <w:rsid w:val="00632C90"/>
    <w:rsid w:val="00632EF5"/>
    <w:rsid w:val="0063371B"/>
    <w:rsid w:val="00634C25"/>
    <w:rsid w:val="00636F76"/>
    <w:rsid w:val="00645359"/>
    <w:rsid w:val="006458E6"/>
    <w:rsid w:val="006530AF"/>
    <w:rsid w:val="0066044B"/>
    <w:rsid w:val="00660B0F"/>
    <w:rsid w:val="00661671"/>
    <w:rsid w:val="006617A3"/>
    <w:rsid w:val="0066534C"/>
    <w:rsid w:val="006654BC"/>
    <w:rsid w:val="00665E7B"/>
    <w:rsid w:val="00670E1D"/>
    <w:rsid w:val="00671990"/>
    <w:rsid w:val="006725D3"/>
    <w:rsid w:val="006746E1"/>
    <w:rsid w:val="0067470A"/>
    <w:rsid w:val="00676A05"/>
    <w:rsid w:val="006810B2"/>
    <w:rsid w:val="00682241"/>
    <w:rsid w:val="006827D7"/>
    <w:rsid w:val="00682C35"/>
    <w:rsid w:val="00687768"/>
    <w:rsid w:val="00687FE9"/>
    <w:rsid w:val="0069029F"/>
    <w:rsid w:val="00691005"/>
    <w:rsid w:val="00693167"/>
    <w:rsid w:val="0069510B"/>
    <w:rsid w:val="006968B8"/>
    <w:rsid w:val="006973A5"/>
    <w:rsid w:val="006A0579"/>
    <w:rsid w:val="006A101F"/>
    <w:rsid w:val="006A32D0"/>
    <w:rsid w:val="006A3D0E"/>
    <w:rsid w:val="006A4049"/>
    <w:rsid w:val="006A7AC9"/>
    <w:rsid w:val="006A7F47"/>
    <w:rsid w:val="006B0D81"/>
    <w:rsid w:val="006B2607"/>
    <w:rsid w:val="006B35FB"/>
    <w:rsid w:val="006B3A95"/>
    <w:rsid w:val="006B7321"/>
    <w:rsid w:val="006B7496"/>
    <w:rsid w:val="006B78D4"/>
    <w:rsid w:val="006C3012"/>
    <w:rsid w:val="006C314A"/>
    <w:rsid w:val="006C3A79"/>
    <w:rsid w:val="006C3BB4"/>
    <w:rsid w:val="006C5122"/>
    <w:rsid w:val="006C6637"/>
    <w:rsid w:val="006C773B"/>
    <w:rsid w:val="006C7ECE"/>
    <w:rsid w:val="006D04E4"/>
    <w:rsid w:val="006D095C"/>
    <w:rsid w:val="006D108F"/>
    <w:rsid w:val="006D1A60"/>
    <w:rsid w:val="006D3AA5"/>
    <w:rsid w:val="006D43B8"/>
    <w:rsid w:val="006D4C39"/>
    <w:rsid w:val="006D7774"/>
    <w:rsid w:val="006D7F90"/>
    <w:rsid w:val="006E2474"/>
    <w:rsid w:val="006E354E"/>
    <w:rsid w:val="006E48F9"/>
    <w:rsid w:val="006E642A"/>
    <w:rsid w:val="006E7362"/>
    <w:rsid w:val="006E7C19"/>
    <w:rsid w:val="006F1169"/>
    <w:rsid w:val="006F1CBD"/>
    <w:rsid w:val="006F3BE8"/>
    <w:rsid w:val="006F3CCF"/>
    <w:rsid w:val="006F576D"/>
    <w:rsid w:val="006F7E42"/>
    <w:rsid w:val="00700582"/>
    <w:rsid w:val="0070123B"/>
    <w:rsid w:val="00701745"/>
    <w:rsid w:val="0070355A"/>
    <w:rsid w:val="007106FB"/>
    <w:rsid w:val="00712520"/>
    <w:rsid w:val="00716DB0"/>
    <w:rsid w:val="00716F73"/>
    <w:rsid w:val="00720F65"/>
    <w:rsid w:val="00724B4B"/>
    <w:rsid w:val="00727ADF"/>
    <w:rsid w:val="0073102A"/>
    <w:rsid w:val="007331C0"/>
    <w:rsid w:val="007335CB"/>
    <w:rsid w:val="007348C1"/>
    <w:rsid w:val="00735BBB"/>
    <w:rsid w:val="00740DB3"/>
    <w:rsid w:val="00741E61"/>
    <w:rsid w:val="00742D73"/>
    <w:rsid w:val="00745512"/>
    <w:rsid w:val="00745777"/>
    <w:rsid w:val="00745F42"/>
    <w:rsid w:val="00746D80"/>
    <w:rsid w:val="007524AB"/>
    <w:rsid w:val="00754882"/>
    <w:rsid w:val="00755E8A"/>
    <w:rsid w:val="00755FE5"/>
    <w:rsid w:val="00756A77"/>
    <w:rsid w:val="00756E45"/>
    <w:rsid w:val="00756E52"/>
    <w:rsid w:val="00760916"/>
    <w:rsid w:val="00763798"/>
    <w:rsid w:val="0076504F"/>
    <w:rsid w:val="00765A93"/>
    <w:rsid w:val="007701EB"/>
    <w:rsid w:val="00772607"/>
    <w:rsid w:val="007730F2"/>
    <w:rsid w:val="00773F46"/>
    <w:rsid w:val="00774C8E"/>
    <w:rsid w:val="007756C9"/>
    <w:rsid w:val="00780C77"/>
    <w:rsid w:val="00781D6B"/>
    <w:rsid w:val="00783058"/>
    <w:rsid w:val="00783EB7"/>
    <w:rsid w:val="007846CD"/>
    <w:rsid w:val="00784FF2"/>
    <w:rsid w:val="00785D22"/>
    <w:rsid w:val="0079082D"/>
    <w:rsid w:val="00794C1C"/>
    <w:rsid w:val="007A219A"/>
    <w:rsid w:val="007A382D"/>
    <w:rsid w:val="007A3E25"/>
    <w:rsid w:val="007A61FC"/>
    <w:rsid w:val="007A6587"/>
    <w:rsid w:val="007B17F2"/>
    <w:rsid w:val="007B1A20"/>
    <w:rsid w:val="007B1A9A"/>
    <w:rsid w:val="007B3B04"/>
    <w:rsid w:val="007B53A9"/>
    <w:rsid w:val="007B5873"/>
    <w:rsid w:val="007B71AB"/>
    <w:rsid w:val="007C138E"/>
    <w:rsid w:val="007C1414"/>
    <w:rsid w:val="007C2A8F"/>
    <w:rsid w:val="007C3879"/>
    <w:rsid w:val="007C50B7"/>
    <w:rsid w:val="007C7060"/>
    <w:rsid w:val="007D07A5"/>
    <w:rsid w:val="007D143A"/>
    <w:rsid w:val="007D7C05"/>
    <w:rsid w:val="007E1A84"/>
    <w:rsid w:val="007E1EC4"/>
    <w:rsid w:val="007E328C"/>
    <w:rsid w:val="007E39A2"/>
    <w:rsid w:val="007E76C8"/>
    <w:rsid w:val="007F0E9E"/>
    <w:rsid w:val="007F2885"/>
    <w:rsid w:val="007F29DA"/>
    <w:rsid w:val="007F585A"/>
    <w:rsid w:val="008020A2"/>
    <w:rsid w:val="008049D7"/>
    <w:rsid w:val="00806F3F"/>
    <w:rsid w:val="0081373B"/>
    <w:rsid w:val="008137D4"/>
    <w:rsid w:val="00814681"/>
    <w:rsid w:val="00815798"/>
    <w:rsid w:val="00820EFA"/>
    <w:rsid w:val="0082170D"/>
    <w:rsid w:val="00822D4B"/>
    <w:rsid w:val="00824E84"/>
    <w:rsid w:val="00825075"/>
    <w:rsid w:val="008331B6"/>
    <w:rsid w:val="00836F85"/>
    <w:rsid w:val="008378F4"/>
    <w:rsid w:val="0084046A"/>
    <w:rsid w:val="00840A3A"/>
    <w:rsid w:val="00841098"/>
    <w:rsid w:val="00841226"/>
    <w:rsid w:val="00841512"/>
    <w:rsid w:val="00841DCB"/>
    <w:rsid w:val="0084412F"/>
    <w:rsid w:val="008473DA"/>
    <w:rsid w:val="00850F21"/>
    <w:rsid w:val="0085706B"/>
    <w:rsid w:val="00861DA3"/>
    <w:rsid w:val="00861E47"/>
    <w:rsid w:val="008625C2"/>
    <w:rsid w:val="00862898"/>
    <w:rsid w:val="00863095"/>
    <w:rsid w:val="0086723D"/>
    <w:rsid w:val="00867A72"/>
    <w:rsid w:val="00867B97"/>
    <w:rsid w:val="00870D96"/>
    <w:rsid w:val="00872FD6"/>
    <w:rsid w:val="00876BF8"/>
    <w:rsid w:val="00881CEF"/>
    <w:rsid w:val="00881E6C"/>
    <w:rsid w:val="00882ECE"/>
    <w:rsid w:val="00883401"/>
    <w:rsid w:val="0089072B"/>
    <w:rsid w:val="00891F5E"/>
    <w:rsid w:val="00893E23"/>
    <w:rsid w:val="008941D9"/>
    <w:rsid w:val="0089601E"/>
    <w:rsid w:val="00896AC9"/>
    <w:rsid w:val="00897045"/>
    <w:rsid w:val="008A0C5F"/>
    <w:rsid w:val="008A179E"/>
    <w:rsid w:val="008A41CF"/>
    <w:rsid w:val="008A478F"/>
    <w:rsid w:val="008A4AF4"/>
    <w:rsid w:val="008A6DD6"/>
    <w:rsid w:val="008A73E5"/>
    <w:rsid w:val="008B1972"/>
    <w:rsid w:val="008B3705"/>
    <w:rsid w:val="008B3BF6"/>
    <w:rsid w:val="008B6AAF"/>
    <w:rsid w:val="008C1116"/>
    <w:rsid w:val="008C2364"/>
    <w:rsid w:val="008C26B2"/>
    <w:rsid w:val="008C2BD7"/>
    <w:rsid w:val="008C3733"/>
    <w:rsid w:val="008C6C15"/>
    <w:rsid w:val="008D0E3D"/>
    <w:rsid w:val="008D14F7"/>
    <w:rsid w:val="008D276D"/>
    <w:rsid w:val="008D3909"/>
    <w:rsid w:val="008D586A"/>
    <w:rsid w:val="008D61A4"/>
    <w:rsid w:val="008D63DC"/>
    <w:rsid w:val="008E07BC"/>
    <w:rsid w:val="008E46E9"/>
    <w:rsid w:val="008E4A4C"/>
    <w:rsid w:val="008E6AE6"/>
    <w:rsid w:val="008F2A37"/>
    <w:rsid w:val="008F35DF"/>
    <w:rsid w:val="008F4CBE"/>
    <w:rsid w:val="008F51ED"/>
    <w:rsid w:val="00900399"/>
    <w:rsid w:val="0090164F"/>
    <w:rsid w:val="009016C4"/>
    <w:rsid w:val="00912F40"/>
    <w:rsid w:val="00916CBB"/>
    <w:rsid w:val="00917571"/>
    <w:rsid w:val="009176DC"/>
    <w:rsid w:val="00920274"/>
    <w:rsid w:val="009206E5"/>
    <w:rsid w:val="00921350"/>
    <w:rsid w:val="00921389"/>
    <w:rsid w:val="00921B6D"/>
    <w:rsid w:val="009238D9"/>
    <w:rsid w:val="009274E2"/>
    <w:rsid w:val="009320E5"/>
    <w:rsid w:val="0093316C"/>
    <w:rsid w:val="00933D11"/>
    <w:rsid w:val="00933EE9"/>
    <w:rsid w:val="00936994"/>
    <w:rsid w:val="00936BD9"/>
    <w:rsid w:val="00940760"/>
    <w:rsid w:val="009420BF"/>
    <w:rsid w:val="009431E0"/>
    <w:rsid w:val="009515D1"/>
    <w:rsid w:val="00952A88"/>
    <w:rsid w:val="00952B26"/>
    <w:rsid w:val="00953061"/>
    <w:rsid w:val="00954EB1"/>
    <w:rsid w:val="009564A0"/>
    <w:rsid w:val="00960956"/>
    <w:rsid w:val="00966278"/>
    <w:rsid w:val="009676A6"/>
    <w:rsid w:val="009708D4"/>
    <w:rsid w:val="00970970"/>
    <w:rsid w:val="00973C5C"/>
    <w:rsid w:val="0098008E"/>
    <w:rsid w:val="0098046E"/>
    <w:rsid w:val="00980ABD"/>
    <w:rsid w:val="009822E5"/>
    <w:rsid w:val="00983941"/>
    <w:rsid w:val="009845BB"/>
    <w:rsid w:val="009858C5"/>
    <w:rsid w:val="009863B8"/>
    <w:rsid w:val="009873D2"/>
    <w:rsid w:val="00991093"/>
    <w:rsid w:val="00992F80"/>
    <w:rsid w:val="009930AA"/>
    <w:rsid w:val="0099791C"/>
    <w:rsid w:val="009A5488"/>
    <w:rsid w:val="009A72FE"/>
    <w:rsid w:val="009A7417"/>
    <w:rsid w:val="009B1AE7"/>
    <w:rsid w:val="009B2273"/>
    <w:rsid w:val="009B4D94"/>
    <w:rsid w:val="009B5391"/>
    <w:rsid w:val="009B6539"/>
    <w:rsid w:val="009B7BC4"/>
    <w:rsid w:val="009C495B"/>
    <w:rsid w:val="009C7BDF"/>
    <w:rsid w:val="009D0F38"/>
    <w:rsid w:val="009D2AB5"/>
    <w:rsid w:val="009D4308"/>
    <w:rsid w:val="009E3982"/>
    <w:rsid w:val="009E4A90"/>
    <w:rsid w:val="009E5D21"/>
    <w:rsid w:val="009E635F"/>
    <w:rsid w:val="009E768E"/>
    <w:rsid w:val="009F34BE"/>
    <w:rsid w:val="009F3677"/>
    <w:rsid w:val="009F6B29"/>
    <w:rsid w:val="00A0048D"/>
    <w:rsid w:val="00A01492"/>
    <w:rsid w:val="00A02EAE"/>
    <w:rsid w:val="00A06F1B"/>
    <w:rsid w:val="00A10400"/>
    <w:rsid w:val="00A10D89"/>
    <w:rsid w:val="00A11615"/>
    <w:rsid w:val="00A1324B"/>
    <w:rsid w:val="00A13EC5"/>
    <w:rsid w:val="00A142A0"/>
    <w:rsid w:val="00A16B6A"/>
    <w:rsid w:val="00A16B83"/>
    <w:rsid w:val="00A20466"/>
    <w:rsid w:val="00A21047"/>
    <w:rsid w:val="00A27DF1"/>
    <w:rsid w:val="00A3092A"/>
    <w:rsid w:val="00A310FE"/>
    <w:rsid w:val="00A32073"/>
    <w:rsid w:val="00A34DB2"/>
    <w:rsid w:val="00A428D5"/>
    <w:rsid w:val="00A42FC0"/>
    <w:rsid w:val="00A44C73"/>
    <w:rsid w:val="00A44D39"/>
    <w:rsid w:val="00A46AD1"/>
    <w:rsid w:val="00A53881"/>
    <w:rsid w:val="00A54BFE"/>
    <w:rsid w:val="00A607BF"/>
    <w:rsid w:val="00A60E6B"/>
    <w:rsid w:val="00A6184E"/>
    <w:rsid w:val="00A64017"/>
    <w:rsid w:val="00A65E36"/>
    <w:rsid w:val="00A75DD4"/>
    <w:rsid w:val="00A7667C"/>
    <w:rsid w:val="00A777D2"/>
    <w:rsid w:val="00A80BAE"/>
    <w:rsid w:val="00A849CF"/>
    <w:rsid w:val="00A8512B"/>
    <w:rsid w:val="00A85468"/>
    <w:rsid w:val="00A8679D"/>
    <w:rsid w:val="00A9170B"/>
    <w:rsid w:val="00A96737"/>
    <w:rsid w:val="00AA304A"/>
    <w:rsid w:val="00AA6DF4"/>
    <w:rsid w:val="00AA7B3C"/>
    <w:rsid w:val="00AB0D26"/>
    <w:rsid w:val="00AB163B"/>
    <w:rsid w:val="00AB23F2"/>
    <w:rsid w:val="00AB2B04"/>
    <w:rsid w:val="00AB2DFA"/>
    <w:rsid w:val="00AB3E98"/>
    <w:rsid w:val="00AB43CE"/>
    <w:rsid w:val="00AC0F7A"/>
    <w:rsid w:val="00AC1E15"/>
    <w:rsid w:val="00AD0A50"/>
    <w:rsid w:val="00AD4E8D"/>
    <w:rsid w:val="00AE0640"/>
    <w:rsid w:val="00AE0831"/>
    <w:rsid w:val="00AE1685"/>
    <w:rsid w:val="00AE2168"/>
    <w:rsid w:val="00AE4B91"/>
    <w:rsid w:val="00AE61DD"/>
    <w:rsid w:val="00AE623C"/>
    <w:rsid w:val="00AE7236"/>
    <w:rsid w:val="00AE73A1"/>
    <w:rsid w:val="00AF1EC1"/>
    <w:rsid w:val="00AF413E"/>
    <w:rsid w:val="00AF4CDF"/>
    <w:rsid w:val="00AF5213"/>
    <w:rsid w:val="00AF7178"/>
    <w:rsid w:val="00B00535"/>
    <w:rsid w:val="00B02B41"/>
    <w:rsid w:val="00B03486"/>
    <w:rsid w:val="00B04ED7"/>
    <w:rsid w:val="00B120AF"/>
    <w:rsid w:val="00B121A3"/>
    <w:rsid w:val="00B12259"/>
    <w:rsid w:val="00B141E7"/>
    <w:rsid w:val="00B1532C"/>
    <w:rsid w:val="00B15649"/>
    <w:rsid w:val="00B17DB5"/>
    <w:rsid w:val="00B210FC"/>
    <w:rsid w:val="00B22F91"/>
    <w:rsid w:val="00B23184"/>
    <w:rsid w:val="00B30503"/>
    <w:rsid w:val="00B305C8"/>
    <w:rsid w:val="00B30F35"/>
    <w:rsid w:val="00B32505"/>
    <w:rsid w:val="00B32A8D"/>
    <w:rsid w:val="00B32C59"/>
    <w:rsid w:val="00B334F8"/>
    <w:rsid w:val="00B34020"/>
    <w:rsid w:val="00B428EC"/>
    <w:rsid w:val="00B42942"/>
    <w:rsid w:val="00B43777"/>
    <w:rsid w:val="00B43943"/>
    <w:rsid w:val="00B455B2"/>
    <w:rsid w:val="00B45C81"/>
    <w:rsid w:val="00B507FC"/>
    <w:rsid w:val="00B55D29"/>
    <w:rsid w:val="00B56397"/>
    <w:rsid w:val="00B56CC9"/>
    <w:rsid w:val="00B61E5D"/>
    <w:rsid w:val="00B61FAC"/>
    <w:rsid w:val="00B63747"/>
    <w:rsid w:val="00B64AD8"/>
    <w:rsid w:val="00B65296"/>
    <w:rsid w:val="00B66B14"/>
    <w:rsid w:val="00B670B8"/>
    <w:rsid w:val="00B67461"/>
    <w:rsid w:val="00B67AC5"/>
    <w:rsid w:val="00B70B44"/>
    <w:rsid w:val="00B71074"/>
    <w:rsid w:val="00B71821"/>
    <w:rsid w:val="00B750B8"/>
    <w:rsid w:val="00B75B7F"/>
    <w:rsid w:val="00B7750F"/>
    <w:rsid w:val="00B8043D"/>
    <w:rsid w:val="00B81C13"/>
    <w:rsid w:val="00B83C28"/>
    <w:rsid w:val="00B843C4"/>
    <w:rsid w:val="00B84938"/>
    <w:rsid w:val="00B850FD"/>
    <w:rsid w:val="00B86470"/>
    <w:rsid w:val="00B878A4"/>
    <w:rsid w:val="00B94052"/>
    <w:rsid w:val="00B9539C"/>
    <w:rsid w:val="00B96126"/>
    <w:rsid w:val="00B961BA"/>
    <w:rsid w:val="00B96212"/>
    <w:rsid w:val="00B9671C"/>
    <w:rsid w:val="00B9676C"/>
    <w:rsid w:val="00BA06C0"/>
    <w:rsid w:val="00BA626D"/>
    <w:rsid w:val="00BA7578"/>
    <w:rsid w:val="00BB0579"/>
    <w:rsid w:val="00BB45B0"/>
    <w:rsid w:val="00BB70E9"/>
    <w:rsid w:val="00BC08CF"/>
    <w:rsid w:val="00BC0DCD"/>
    <w:rsid w:val="00BC500B"/>
    <w:rsid w:val="00BC7C35"/>
    <w:rsid w:val="00BD04A5"/>
    <w:rsid w:val="00BD10D5"/>
    <w:rsid w:val="00BD3C1C"/>
    <w:rsid w:val="00BD5E69"/>
    <w:rsid w:val="00BE0D33"/>
    <w:rsid w:val="00BE1763"/>
    <w:rsid w:val="00BE5049"/>
    <w:rsid w:val="00BE6392"/>
    <w:rsid w:val="00BE6DD8"/>
    <w:rsid w:val="00BF1CE2"/>
    <w:rsid w:val="00BF1F3D"/>
    <w:rsid w:val="00BF3A33"/>
    <w:rsid w:val="00BF3F17"/>
    <w:rsid w:val="00BF3F3B"/>
    <w:rsid w:val="00BF5160"/>
    <w:rsid w:val="00BF59BA"/>
    <w:rsid w:val="00C002A3"/>
    <w:rsid w:val="00C005A7"/>
    <w:rsid w:val="00C031C3"/>
    <w:rsid w:val="00C03438"/>
    <w:rsid w:val="00C055E2"/>
    <w:rsid w:val="00C0565B"/>
    <w:rsid w:val="00C1051F"/>
    <w:rsid w:val="00C11C00"/>
    <w:rsid w:val="00C14390"/>
    <w:rsid w:val="00C14525"/>
    <w:rsid w:val="00C14864"/>
    <w:rsid w:val="00C15081"/>
    <w:rsid w:val="00C15DC8"/>
    <w:rsid w:val="00C22130"/>
    <w:rsid w:val="00C237BF"/>
    <w:rsid w:val="00C26CE9"/>
    <w:rsid w:val="00C320E6"/>
    <w:rsid w:val="00C32EA0"/>
    <w:rsid w:val="00C3622E"/>
    <w:rsid w:val="00C36EB7"/>
    <w:rsid w:val="00C37B5A"/>
    <w:rsid w:val="00C40688"/>
    <w:rsid w:val="00C41CEF"/>
    <w:rsid w:val="00C42018"/>
    <w:rsid w:val="00C42068"/>
    <w:rsid w:val="00C42665"/>
    <w:rsid w:val="00C44620"/>
    <w:rsid w:val="00C44C34"/>
    <w:rsid w:val="00C44CB0"/>
    <w:rsid w:val="00C466E4"/>
    <w:rsid w:val="00C50336"/>
    <w:rsid w:val="00C51CF1"/>
    <w:rsid w:val="00C527DB"/>
    <w:rsid w:val="00C564A3"/>
    <w:rsid w:val="00C6010B"/>
    <w:rsid w:val="00C61F05"/>
    <w:rsid w:val="00C66098"/>
    <w:rsid w:val="00C66D47"/>
    <w:rsid w:val="00C70136"/>
    <w:rsid w:val="00C713A2"/>
    <w:rsid w:val="00C71C64"/>
    <w:rsid w:val="00C7235A"/>
    <w:rsid w:val="00C7241F"/>
    <w:rsid w:val="00C73183"/>
    <w:rsid w:val="00C75E53"/>
    <w:rsid w:val="00C76ECE"/>
    <w:rsid w:val="00C81E94"/>
    <w:rsid w:val="00C83EB0"/>
    <w:rsid w:val="00C84BA4"/>
    <w:rsid w:val="00C879C4"/>
    <w:rsid w:val="00C91EE3"/>
    <w:rsid w:val="00C9220E"/>
    <w:rsid w:val="00C95B68"/>
    <w:rsid w:val="00C9700F"/>
    <w:rsid w:val="00CA03DC"/>
    <w:rsid w:val="00CA056C"/>
    <w:rsid w:val="00CA2BBA"/>
    <w:rsid w:val="00CA3092"/>
    <w:rsid w:val="00CA325D"/>
    <w:rsid w:val="00CA52F9"/>
    <w:rsid w:val="00CA677A"/>
    <w:rsid w:val="00CA796C"/>
    <w:rsid w:val="00CA7E91"/>
    <w:rsid w:val="00CB25AE"/>
    <w:rsid w:val="00CB39DD"/>
    <w:rsid w:val="00CB4448"/>
    <w:rsid w:val="00CB6BF8"/>
    <w:rsid w:val="00CC21CE"/>
    <w:rsid w:val="00CC2E17"/>
    <w:rsid w:val="00CC30A6"/>
    <w:rsid w:val="00CC393B"/>
    <w:rsid w:val="00CC3996"/>
    <w:rsid w:val="00CC7494"/>
    <w:rsid w:val="00CC7A38"/>
    <w:rsid w:val="00CD004E"/>
    <w:rsid w:val="00CD0280"/>
    <w:rsid w:val="00CD0947"/>
    <w:rsid w:val="00CD520F"/>
    <w:rsid w:val="00CD5FEE"/>
    <w:rsid w:val="00CE0890"/>
    <w:rsid w:val="00CE096E"/>
    <w:rsid w:val="00CE18CD"/>
    <w:rsid w:val="00CE2F4C"/>
    <w:rsid w:val="00CE34B1"/>
    <w:rsid w:val="00CE3B30"/>
    <w:rsid w:val="00CE3EDF"/>
    <w:rsid w:val="00CE756F"/>
    <w:rsid w:val="00CF2517"/>
    <w:rsid w:val="00CF25AC"/>
    <w:rsid w:val="00CF2AA4"/>
    <w:rsid w:val="00CF4F36"/>
    <w:rsid w:val="00CF637C"/>
    <w:rsid w:val="00D0163E"/>
    <w:rsid w:val="00D03AB5"/>
    <w:rsid w:val="00D04E67"/>
    <w:rsid w:val="00D04F1B"/>
    <w:rsid w:val="00D05422"/>
    <w:rsid w:val="00D07A8A"/>
    <w:rsid w:val="00D111E5"/>
    <w:rsid w:val="00D11C31"/>
    <w:rsid w:val="00D12B69"/>
    <w:rsid w:val="00D15892"/>
    <w:rsid w:val="00D164B9"/>
    <w:rsid w:val="00D17132"/>
    <w:rsid w:val="00D20AA1"/>
    <w:rsid w:val="00D20D7A"/>
    <w:rsid w:val="00D2128C"/>
    <w:rsid w:val="00D213DC"/>
    <w:rsid w:val="00D22037"/>
    <w:rsid w:val="00D22815"/>
    <w:rsid w:val="00D22E90"/>
    <w:rsid w:val="00D22F41"/>
    <w:rsid w:val="00D31640"/>
    <w:rsid w:val="00D33A38"/>
    <w:rsid w:val="00D34060"/>
    <w:rsid w:val="00D3533B"/>
    <w:rsid w:val="00D404DF"/>
    <w:rsid w:val="00D40EB8"/>
    <w:rsid w:val="00D418C9"/>
    <w:rsid w:val="00D4527F"/>
    <w:rsid w:val="00D531D7"/>
    <w:rsid w:val="00D540EA"/>
    <w:rsid w:val="00D55769"/>
    <w:rsid w:val="00D60346"/>
    <w:rsid w:val="00D60DF9"/>
    <w:rsid w:val="00D611B2"/>
    <w:rsid w:val="00D61EFE"/>
    <w:rsid w:val="00D62A5E"/>
    <w:rsid w:val="00D669FF"/>
    <w:rsid w:val="00D70B28"/>
    <w:rsid w:val="00D75508"/>
    <w:rsid w:val="00D75D77"/>
    <w:rsid w:val="00D761E9"/>
    <w:rsid w:val="00D80C4E"/>
    <w:rsid w:val="00D83B16"/>
    <w:rsid w:val="00D849C9"/>
    <w:rsid w:val="00D84E83"/>
    <w:rsid w:val="00D86D5C"/>
    <w:rsid w:val="00D8701E"/>
    <w:rsid w:val="00D910F4"/>
    <w:rsid w:val="00D911F4"/>
    <w:rsid w:val="00D914B1"/>
    <w:rsid w:val="00D92810"/>
    <w:rsid w:val="00D9407A"/>
    <w:rsid w:val="00D94466"/>
    <w:rsid w:val="00D948CC"/>
    <w:rsid w:val="00D954B0"/>
    <w:rsid w:val="00D96005"/>
    <w:rsid w:val="00D96588"/>
    <w:rsid w:val="00D97E87"/>
    <w:rsid w:val="00DA0593"/>
    <w:rsid w:val="00DA0F3B"/>
    <w:rsid w:val="00DA18AD"/>
    <w:rsid w:val="00DA4ED0"/>
    <w:rsid w:val="00DA664B"/>
    <w:rsid w:val="00DB3BA3"/>
    <w:rsid w:val="00DB4314"/>
    <w:rsid w:val="00DB6C0D"/>
    <w:rsid w:val="00DB6D89"/>
    <w:rsid w:val="00DC0367"/>
    <w:rsid w:val="00DC3E1C"/>
    <w:rsid w:val="00DC5CF7"/>
    <w:rsid w:val="00DD652A"/>
    <w:rsid w:val="00DD7208"/>
    <w:rsid w:val="00DD758A"/>
    <w:rsid w:val="00DD7905"/>
    <w:rsid w:val="00DE0479"/>
    <w:rsid w:val="00DE2D68"/>
    <w:rsid w:val="00DE2D9E"/>
    <w:rsid w:val="00DE3C55"/>
    <w:rsid w:val="00DE4009"/>
    <w:rsid w:val="00DE566A"/>
    <w:rsid w:val="00DE67FE"/>
    <w:rsid w:val="00DE68A6"/>
    <w:rsid w:val="00DF10B6"/>
    <w:rsid w:val="00DF130C"/>
    <w:rsid w:val="00DF39E9"/>
    <w:rsid w:val="00DF3A29"/>
    <w:rsid w:val="00DF5538"/>
    <w:rsid w:val="00DF73BF"/>
    <w:rsid w:val="00E01271"/>
    <w:rsid w:val="00E03C42"/>
    <w:rsid w:val="00E03D0B"/>
    <w:rsid w:val="00E04164"/>
    <w:rsid w:val="00E110B2"/>
    <w:rsid w:val="00E12A1C"/>
    <w:rsid w:val="00E12EDF"/>
    <w:rsid w:val="00E13D77"/>
    <w:rsid w:val="00E179F1"/>
    <w:rsid w:val="00E22EFD"/>
    <w:rsid w:val="00E237A6"/>
    <w:rsid w:val="00E25DE9"/>
    <w:rsid w:val="00E2675D"/>
    <w:rsid w:val="00E30539"/>
    <w:rsid w:val="00E310AD"/>
    <w:rsid w:val="00E4191F"/>
    <w:rsid w:val="00E41A91"/>
    <w:rsid w:val="00E42AE6"/>
    <w:rsid w:val="00E42C13"/>
    <w:rsid w:val="00E45F1A"/>
    <w:rsid w:val="00E47199"/>
    <w:rsid w:val="00E503B1"/>
    <w:rsid w:val="00E50466"/>
    <w:rsid w:val="00E518AD"/>
    <w:rsid w:val="00E5229F"/>
    <w:rsid w:val="00E526ED"/>
    <w:rsid w:val="00E52CC2"/>
    <w:rsid w:val="00E535AE"/>
    <w:rsid w:val="00E55372"/>
    <w:rsid w:val="00E56122"/>
    <w:rsid w:val="00E56B94"/>
    <w:rsid w:val="00E60C96"/>
    <w:rsid w:val="00E62D6B"/>
    <w:rsid w:val="00E64A10"/>
    <w:rsid w:val="00E70EAD"/>
    <w:rsid w:val="00E719FF"/>
    <w:rsid w:val="00E723FD"/>
    <w:rsid w:val="00E733BC"/>
    <w:rsid w:val="00E819EB"/>
    <w:rsid w:val="00E81BF5"/>
    <w:rsid w:val="00E82902"/>
    <w:rsid w:val="00E82A85"/>
    <w:rsid w:val="00E832C7"/>
    <w:rsid w:val="00E85B8E"/>
    <w:rsid w:val="00E876BE"/>
    <w:rsid w:val="00E91555"/>
    <w:rsid w:val="00E91F5D"/>
    <w:rsid w:val="00E9215C"/>
    <w:rsid w:val="00E930D6"/>
    <w:rsid w:val="00E93BF1"/>
    <w:rsid w:val="00E93F7B"/>
    <w:rsid w:val="00EA367E"/>
    <w:rsid w:val="00EA539B"/>
    <w:rsid w:val="00EA7205"/>
    <w:rsid w:val="00EB5526"/>
    <w:rsid w:val="00EC1052"/>
    <w:rsid w:val="00EC1BAB"/>
    <w:rsid w:val="00EC37D8"/>
    <w:rsid w:val="00EC3A4E"/>
    <w:rsid w:val="00EC3D9B"/>
    <w:rsid w:val="00EC4957"/>
    <w:rsid w:val="00EC5528"/>
    <w:rsid w:val="00ED24DB"/>
    <w:rsid w:val="00ED6917"/>
    <w:rsid w:val="00ED6A2D"/>
    <w:rsid w:val="00ED71BB"/>
    <w:rsid w:val="00EE00FF"/>
    <w:rsid w:val="00EE2864"/>
    <w:rsid w:val="00EE3CAA"/>
    <w:rsid w:val="00EE3D9E"/>
    <w:rsid w:val="00EE5271"/>
    <w:rsid w:val="00EE5B06"/>
    <w:rsid w:val="00EE5B39"/>
    <w:rsid w:val="00EE6115"/>
    <w:rsid w:val="00EE6CDB"/>
    <w:rsid w:val="00EE7884"/>
    <w:rsid w:val="00EF0239"/>
    <w:rsid w:val="00EF0EBA"/>
    <w:rsid w:val="00EF16F1"/>
    <w:rsid w:val="00EF5BD3"/>
    <w:rsid w:val="00F00150"/>
    <w:rsid w:val="00F02B28"/>
    <w:rsid w:val="00F03C3A"/>
    <w:rsid w:val="00F043BE"/>
    <w:rsid w:val="00F063EC"/>
    <w:rsid w:val="00F11E09"/>
    <w:rsid w:val="00F1390A"/>
    <w:rsid w:val="00F15B69"/>
    <w:rsid w:val="00F15E84"/>
    <w:rsid w:val="00F164C1"/>
    <w:rsid w:val="00F16929"/>
    <w:rsid w:val="00F20724"/>
    <w:rsid w:val="00F22C6F"/>
    <w:rsid w:val="00F231EE"/>
    <w:rsid w:val="00F23FF6"/>
    <w:rsid w:val="00F26F5B"/>
    <w:rsid w:val="00F33C15"/>
    <w:rsid w:val="00F34C5F"/>
    <w:rsid w:val="00F37965"/>
    <w:rsid w:val="00F4038B"/>
    <w:rsid w:val="00F41BD7"/>
    <w:rsid w:val="00F43A22"/>
    <w:rsid w:val="00F46E2D"/>
    <w:rsid w:val="00F50F83"/>
    <w:rsid w:val="00F54149"/>
    <w:rsid w:val="00F544D2"/>
    <w:rsid w:val="00F54F00"/>
    <w:rsid w:val="00F557CE"/>
    <w:rsid w:val="00F559DC"/>
    <w:rsid w:val="00F5687C"/>
    <w:rsid w:val="00F60CDE"/>
    <w:rsid w:val="00F63DEA"/>
    <w:rsid w:val="00F64BF1"/>
    <w:rsid w:val="00F65D79"/>
    <w:rsid w:val="00F66D51"/>
    <w:rsid w:val="00F66F05"/>
    <w:rsid w:val="00F72A45"/>
    <w:rsid w:val="00F7309A"/>
    <w:rsid w:val="00F735DD"/>
    <w:rsid w:val="00F73F79"/>
    <w:rsid w:val="00F750B1"/>
    <w:rsid w:val="00F764DA"/>
    <w:rsid w:val="00F77855"/>
    <w:rsid w:val="00F81994"/>
    <w:rsid w:val="00F81A31"/>
    <w:rsid w:val="00F82F2D"/>
    <w:rsid w:val="00F83EBB"/>
    <w:rsid w:val="00F85467"/>
    <w:rsid w:val="00F9031E"/>
    <w:rsid w:val="00F9203E"/>
    <w:rsid w:val="00F9280F"/>
    <w:rsid w:val="00F9321D"/>
    <w:rsid w:val="00F94C54"/>
    <w:rsid w:val="00F96B28"/>
    <w:rsid w:val="00F96BA8"/>
    <w:rsid w:val="00F97208"/>
    <w:rsid w:val="00FA2A86"/>
    <w:rsid w:val="00FA3990"/>
    <w:rsid w:val="00FA400F"/>
    <w:rsid w:val="00FA5FD2"/>
    <w:rsid w:val="00FA6809"/>
    <w:rsid w:val="00FB12C2"/>
    <w:rsid w:val="00FB4CBF"/>
    <w:rsid w:val="00FB56BD"/>
    <w:rsid w:val="00FB62BA"/>
    <w:rsid w:val="00FC3A72"/>
    <w:rsid w:val="00FC3BA0"/>
    <w:rsid w:val="00FC430C"/>
    <w:rsid w:val="00FC5F3B"/>
    <w:rsid w:val="00FC7DEE"/>
    <w:rsid w:val="00FD0608"/>
    <w:rsid w:val="00FD2C57"/>
    <w:rsid w:val="00FD314A"/>
    <w:rsid w:val="00FD5B80"/>
    <w:rsid w:val="00FD6765"/>
    <w:rsid w:val="00FE020D"/>
    <w:rsid w:val="00FE1C36"/>
    <w:rsid w:val="00FE28FA"/>
    <w:rsid w:val="00FE3BB6"/>
    <w:rsid w:val="00FE3D03"/>
    <w:rsid w:val="00FE4DBE"/>
    <w:rsid w:val="00FE5D57"/>
    <w:rsid w:val="00FF2C98"/>
    <w:rsid w:val="00FF409D"/>
    <w:rsid w:val="00FF6542"/>
    <w:rsid w:val="00FF7A8A"/>
    <w:rsid w:val="0152CB69"/>
    <w:rsid w:val="01A6CBF3"/>
    <w:rsid w:val="01F20687"/>
    <w:rsid w:val="02CB95C4"/>
    <w:rsid w:val="031EC752"/>
    <w:rsid w:val="03726343"/>
    <w:rsid w:val="03F3F1EE"/>
    <w:rsid w:val="057F79D2"/>
    <w:rsid w:val="0587C52F"/>
    <w:rsid w:val="06767A4B"/>
    <w:rsid w:val="072BA0FA"/>
    <w:rsid w:val="07AF0F56"/>
    <w:rsid w:val="07EB9FDC"/>
    <w:rsid w:val="0816D35E"/>
    <w:rsid w:val="08735295"/>
    <w:rsid w:val="087D32C4"/>
    <w:rsid w:val="0961907A"/>
    <w:rsid w:val="096D645F"/>
    <w:rsid w:val="09E13E8D"/>
    <w:rsid w:val="0A4DFCD6"/>
    <w:rsid w:val="0B47DD73"/>
    <w:rsid w:val="0B6A2971"/>
    <w:rsid w:val="0B7E70D4"/>
    <w:rsid w:val="0B91CAFA"/>
    <w:rsid w:val="0BF6E66E"/>
    <w:rsid w:val="0D20B436"/>
    <w:rsid w:val="0D3E0B7A"/>
    <w:rsid w:val="0D7018A6"/>
    <w:rsid w:val="0EA49130"/>
    <w:rsid w:val="0EC5F5F9"/>
    <w:rsid w:val="0FD22657"/>
    <w:rsid w:val="10428906"/>
    <w:rsid w:val="1051E1F7"/>
    <w:rsid w:val="1063F169"/>
    <w:rsid w:val="10653C1D"/>
    <w:rsid w:val="10C119E1"/>
    <w:rsid w:val="10EEF72A"/>
    <w:rsid w:val="12156E83"/>
    <w:rsid w:val="129A1E41"/>
    <w:rsid w:val="13D7578D"/>
    <w:rsid w:val="13DCC185"/>
    <w:rsid w:val="1486F572"/>
    <w:rsid w:val="14B4DBDB"/>
    <w:rsid w:val="14E519A7"/>
    <w:rsid w:val="1622D352"/>
    <w:rsid w:val="163CE6C1"/>
    <w:rsid w:val="168CA867"/>
    <w:rsid w:val="18ABB93C"/>
    <w:rsid w:val="199CA0EF"/>
    <w:rsid w:val="19EEDE79"/>
    <w:rsid w:val="1A0B360F"/>
    <w:rsid w:val="1A8CBF5C"/>
    <w:rsid w:val="1A95D970"/>
    <w:rsid w:val="1B31266C"/>
    <w:rsid w:val="1B9B8E4F"/>
    <w:rsid w:val="1B9E09FB"/>
    <w:rsid w:val="1BDC04EB"/>
    <w:rsid w:val="1C249914"/>
    <w:rsid w:val="1CEEF109"/>
    <w:rsid w:val="1DBAD457"/>
    <w:rsid w:val="1E2BFCA5"/>
    <w:rsid w:val="1E69FF3F"/>
    <w:rsid w:val="1EA4E302"/>
    <w:rsid w:val="1ECFAFDB"/>
    <w:rsid w:val="1F7F341B"/>
    <w:rsid w:val="21C9FE1F"/>
    <w:rsid w:val="221F1DCE"/>
    <w:rsid w:val="22A05792"/>
    <w:rsid w:val="230AE861"/>
    <w:rsid w:val="230AF33B"/>
    <w:rsid w:val="232C8999"/>
    <w:rsid w:val="2389146D"/>
    <w:rsid w:val="238BE108"/>
    <w:rsid w:val="238FF383"/>
    <w:rsid w:val="239CC710"/>
    <w:rsid w:val="23CF61BD"/>
    <w:rsid w:val="23E6585B"/>
    <w:rsid w:val="23F8E91F"/>
    <w:rsid w:val="252BC3E4"/>
    <w:rsid w:val="25C616F5"/>
    <w:rsid w:val="268EEE76"/>
    <w:rsid w:val="27C53C01"/>
    <w:rsid w:val="28F8CBDC"/>
    <w:rsid w:val="2A3151F5"/>
    <w:rsid w:val="2A6F25A7"/>
    <w:rsid w:val="2ABF6A3C"/>
    <w:rsid w:val="2B4A1B47"/>
    <w:rsid w:val="2B8FFFDA"/>
    <w:rsid w:val="2BA1BDD0"/>
    <w:rsid w:val="2CB02626"/>
    <w:rsid w:val="2D82D336"/>
    <w:rsid w:val="2DD73369"/>
    <w:rsid w:val="2E47A1CE"/>
    <w:rsid w:val="2E6EF833"/>
    <w:rsid w:val="2EB54895"/>
    <w:rsid w:val="306E768B"/>
    <w:rsid w:val="30D126C4"/>
    <w:rsid w:val="30FDE6A7"/>
    <w:rsid w:val="3117C786"/>
    <w:rsid w:val="31232C44"/>
    <w:rsid w:val="31B63700"/>
    <w:rsid w:val="31C89985"/>
    <w:rsid w:val="31F06546"/>
    <w:rsid w:val="329DDC2A"/>
    <w:rsid w:val="32A5D448"/>
    <w:rsid w:val="3366FF7B"/>
    <w:rsid w:val="33A6174D"/>
    <w:rsid w:val="3401C383"/>
    <w:rsid w:val="351806C2"/>
    <w:rsid w:val="363F0669"/>
    <w:rsid w:val="36488D25"/>
    <w:rsid w:val="368A48E2"/>
    <w:rsid w:val="36A42A9E"/>
    <w:rsid w:val="38841726"/>
    <w:rsid w:val="3911A1F3"/>
    <w:rsid w:val="391363FA"/>
    <w:rsid w:val="3914AD46"/>
    <w:rsid w:val="3A8683F4"/>
    <w:rsid w:val="3AD6E8AB"/>
    <w:rsid w:val="3AEFF367"/>
    <w:rsid w:val="3B236109"/>
    <w:rsid w:val="3B242AC4"/>
    <w:rsid w:val="3B29E7C9"/>
    <w:rsid w:val="3BA1D661"/>
    <w:rsid w:val="3CB8207B"/>
    <w:rsid w:val="3DECCA07"/>
    <w:rsid w:val="3DF55596"/>
    <w:rsid w:val="3F2895E4"/>
    <w:rsid w:val="3F4084B9"/>
    <w:rsid w:val="3FD6C44A"/>
    <w:rsid w:val="434AD386"/>
    <w:rsid w:val="4632A60E"/>
    <w:rsid w:val="46E2DFFD"/>
    <w:rsid w:val="476EED5E"/>
    <w:rsid w:val="48128751"/>
    <w:rsid w:val="4827911C"/>
    <w:rsid w:val="4860DE39"/>
    <w:rsid w:val="48A888EC"/>
    <w:rsid w:val="48B6C206"/>
    <w:rsid w:val="4914E378"/>
    <w:rsid w:val="492F6ED9"/>
    <w:rsid w:val="49D84D92"/>
    <w:rsid w:val="4A07DE44"/>
    <w:rsid w:val="4A40C715"/>
    <w:rsid w:val="4A447DC2"/>
    <w:rsid w:val="4AA1509E"/>
    <w:rsid w:val="4B8D4ECB"/>
    <w:rsid w:val="4C4F4B37"/>
    <w:rsid w:val="4E55BEDC"/>
    <w:rsid w:val="4EEC2B10"/>
    <w:rsid w:val="4F620E4D"/>
    <w:rsid w:val="4FA7128D"/>
    <w:rsid w:val="508FC078"/>
    <w:rsid w:val="50AFF4F3"/>
    <w:rsid w:val="5100EA63"/>
    <w:rsid w:val="516D6C91"/>
    <w:rsid w:val="51B786F9"/>
    <w:rsid w:val="51BE248F"/>
    <w:rsid w:val="52158714"/>
    <w:rsid w:val="524084C6"/>
    <w:rsid w:val="52941654"/>
    <w:rsid w:val="531FC842"/>
    <w:rsid w:val="532A4B8F"/>
    <w:rsid w:val="537C1157"/>
    <w:rsid w:val="542FE6B5"/>
    <w:rsid w:val="54B9A1C2"/>
    <w:rsid w:val="54DB1102"/>
    <w:rsid w:val="551519E6"/>
    <w:rsid w:val="55B171F8"/>
    <w:rsid w:val="55F50C04"/>
    <w:rsid w:val="5643513F"/>
    <w:rsid w:val="57A2F2B1"/>
    <w:rsid w:val="57DB3029"/>
    <w:rsid w:val="58B539DB"/>
    <w:rsid w:val="58EA2F7B"/>
    <w:rsid w:val="58EBD9B7"/>
    <w:rsid w:val="59562507"/>
    <w:rsid w:val="5A1D7A61"/>
    <w:rsid w:val="5A58AED3"/>
    <w:rsid w:val="5A88D30E"/>
    <w:rsid w:val="5AB37376"/>
    <w:rsid w:val="5ABD3D31"/>
    <w:rsid w:val="5ABD7544"/>
    <w:rsid w:val="5B74C40D"/>
    <w:rsid w:val="5C263AA2"/>
    <w:rsid w:val="5C7491F2"/>
    <w:rsid w:val="5C8DC5C9"/>
    <w:rsid w:val="5CF532C5"/>
    <w:rsid w:val="5D1BF779"/>
    <w:rsid w:val="5D2000E8"/>
    <w:rsid w:val="5D42B4AB"/>
    <w:rsid w:val="5D7EA5C4"/>
    <w:rsid w:val="5D9A1C39"/>
    <w:rsid w:val="5DA27D0E"/>
    <w:rsid w:val="5DF90BD8"/>
    <w:rsid w:val="5E9FDA25"/>
    <w:rsid w:val="5F4FF035"/>
    <w:rsid w:val="5FB8C9D3"/>
    <w:rsid w:val="60251E3E"/>
    <w:rsid w:val="603B61A3"/>
    <w:rsid w:val="60707DFA"/>
    <w:rsid w:val="60DEBB25"/>
    <w:rsid w:val="617A41A8"/>
    <w:rsid w:val="61E6D2BC"/>
    <w:rsid w:val="6283EF9F"/>
    <w:rsid w:val="62BB4CBC"/>
    <w:rsid w:val="62F06A95"/>
    <w:rsid w:val="63102B38"/>
    <w:rsid w:val="637D096F"/>
    <w:rsid w:val="6395F30E"/>
    <w:rsid w:val="63C6A10E"/>
    <w:rsid w:val="63CAC7C2"/>
    <w:rsid w:val="64C3344E"/>
    <w:rsid w:val="66078280"/>
    <w:rsid w:val="661EE023"/>
    <w:rsid w:val="664C2AF4"/>
    <w:rsid w:val="66D64E9B"/>
    <w:rsid w:val="6703192D"/>
    <w:rsid w:val="6798990B"/>
    <w:rsid w:val="684FE912"/>
    <w:rsid w:val="6934696C"/>
    <w:rsid w:val="69463BBB"/>
    <w:rsid w:val="69561653"/>
    <w:rsid w:val="6A19BDAC"/>
    <w:rsid w:val="6A53E6AA"/>
    <w:rsid w:val="6AF1491D"/>
    <w:rsid w:val="6C6B2F6D"/>
    <w:rsid w:val="6CB94C23"/>
    <w:rsid w:val="6E630483"/>
    <w:rsid w:val="6ECA761F"/>
    <w:rsid w:val="6F5D2B5A"/>
    <w:rsid w:val="6F8F4779"/>
    <w:rsid w:val="6F9076E0"/>
    <w:rsid w:val="6FB3AA6E"/>
    <w:rsid w:val="7032B7A1"/>
    <w:rsid w:val="712652F4"/>
    <w:rsid w:val="720216E1"/>
    <w:rsid w:val="72C0290B"/>
    <w:rsid w:val="73A1B8F4"/>
    <w:rsid w:val="740B8B2E"/>
    <w:rsid w:val="7619F364"/>
    <w:rsid w:val="7636018B"/>
    <w:rsid w:val="76F04BB1"/>
    <w:rsid w:val="7897BE8F"/>
    <w:rsid w:val="78CEEB7C"/>
    <w:rsid w:val="78F369E9"/>
    <w:rsid w:val="790D29D9"/>
    <w:rsid w:val="79379A2A"/>
    <w:rsid w:val="7945D344"/>
    <w:rsid w:val="798A63BE"/>
    <w:rsid w:val="79E1460B"/>
    <w:rsid w:val="7A5B7468"/>
    <w:rsid w:val="7A974F0E"/>
    <w:rsid w:val="7BF31E90"/>
    <w:rsid w:val="7C0C0890"/>
    <w:rsid w:val="7CC6A359"/>
    <w:rsid w:val="7D3A8AA8"/>
    <w:rsid w:val="7D96E9F4"/>
    <w:rsid w:val="7E626868"/>
    <w:rsid w:val="7EBA9D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145A4"/>
  <w15:chartTrackingRefBased/>
  <w15:docId w15:val="{82BDC615-2776-C84B-AE5D-A0A293BBB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7"/>
    <w:rPr>
      <w:rFonts w:ascii="Times New Roman" w:eastAsia="Times New Roman" w:hAnsi="Times New Roman" w:cs="Times New Roman"/>
    </w:rPr>
  </w:style>
  <w:style w:type="paragraph" w:styleId="Heading1">
    <w:name w:val="heading 1"/>
    <w:basedOn w:val="Normal"/>
    <w:next w:val="Normal"/>
    <w:link w:val="Heading1Char"/>
    <w:uiPriority w:val="9"/>
    <w:qFormat/>
    <w:rsid w:val="0073102A"/>
    <w:pPr>
      <w:keepNext/>
      <w:keepLines/>
      <w:numPr>
        <w:numId w:val="22"/>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73102A"/>
    <w:pPr>
      <w:keepNext/>
      <w:keepLines/>
      <w:numPr>
        <w:ilvl w:val="1"/>
        <w:numId w:val="22"/>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3102A"/>
    <w:pPr>
      <w:keepNext/>
      <w:keepLines/>
      <w:numPr>
        <w:ilvl w:val="2"/>
        <w:numId w:val="22"/>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73102A"/>
    <w:pPr>
      <w:keepNext/>
      <w:keepLines/>
      <w:numPr>
        <w:ilvl w:val="3"/>
        <w:numId w:val="22"/>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3102A"/>
    <w:pPr>
      <w:keepNext/>
      <w:keepLines/>
      <w:numPr>
        <w:ilvl w:val="4"/>
        <w:numId w:val="22"/>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3102A"/>
    <w:pPr>
      <w:keepNext/>
      <w:keepLines/>
      <w:numPr>
        <w:ilvl w:val="5"/>
        <w:numId w:val="22"/>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3102A"/>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102A"/>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102A"/>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615"/>
    <w:pPr>
      <w:tabs>
        <w:tab w:val="center" w:pos="4680"/>
        <w:tab w:val="right" w:pos="9360"/>
      </w:tabs>
    </w:pPr>
  </w:style>
  <w:style w:type="character" w:customStyle="1" w:styleId="HeaderChar">
    <w:name w:val="Header Char"/>
    <w:basedOn w:val="DefaultParagraphFont"/>
    <w:link w:val="Header"/>
    <w:uiPriority w:val="99"/>
    <w:rsid w:val="00A11615"/>
  </w:style>
  <w:style w:type="paragraph" w:styleId="Footer">
    <w:name w:val="footer"/>
    <w:basedOn w:val="Normal"/>
    <w:link w:val="FooterChar"/>
    <w:uiPriority w:val="99"/>
    <w:unhideWhenUsed/>
    <w:rsid w:val="00A11615"/>
    <w:pPr>
      <w:tabs>
        <w:tab w:val="center" w:pos="4680"/>
        <w:tab w:val="right" w:pos="9360"/>
      </w:tabs>
    </w:pPr>
  </w:style>
  <w:style w:type="character" w:customStyle="1" w:styleId="FooterChar">
    <w:name w:val="Footer Char"/>
    <w:basedOn w:val="DefaultParagraphFont"/>
    <w:link w:val="Footer"/>
    <w:uiPriority w:val="99"/>
    <w:rsid w:val="00A11615"/>
  </w:style>
  <w:style w:type="character" w:styleId="PageNumber">
    <w:name w:val="page number"/>
    <w:basedOn w:val="DefaultParagraphFont"/>
    <w:uiPriority w:val="99"/>
    <w:semiHidden/>
    <w:unhideWhenUsed/>
    <w:rsid w:val="00A11615"/>
  </w:style>
  <w:style w:type="paragraph" w:styleId="ListParagraph">
    <w:name w:val="List Paragraph"/>
    <w:basedOn w:val="Normal"/>
    <w:uiPriority w:val="34"/>
    <w:qFormat/>
    <w:rsid w:val="008E46E9"/>
    <w:pPr>
      <w:ind w:left="720"/>
      <w:contextualSpacing/>
    </w:pPr>
  </w:style>
  <w:style w:type="character" w:styleId="Hyperlink">
    <w:name w:val="Hyperlink"/>
    <w:basedOn w:val="DefaultParagraphFont"/>
    <w:uiPriority w:val="99"/>
    <w:unhideWhenUsed/>
    <w:rsid w:val="00273734"/>
    <w:rPr>
      <w:color w:val="0563C1"/>
      <w:u w:val="single"/>
    </w:rPr>
  </w:style>
  <w:style w:type="character" w:styleId="UnresolvedMention">
    <w:name w:val="Unresolved Mention"/>
    <w:basedOn w:val="DefaultParagraphFont"/>
    <w:uiPriority w:val="99"/>
    <w:semiHidden/>
    <w:unhideWhenUsed/>
    <w:rsid w:val="00A85468"/>
    <w:rPr>
      <w:color w:val="605E5C"/>
      <w:shd w:val="clear" w:color="auto" w:fill="E1DFDD"/>
    </w:rPr>
  </w:style>
  <w:style w:type="paragraph" w:styleId="NormalWeb">
    <w:name w:val="Normal (Web)"/>
    <w:basedOn w:val="Normal"/>
    <w:uiPriority w:val="99"/>
    <w:semiHidden/>
    <w:unhideWhenUsed/>
    <w:rsid w:val="005938D6"/>
    <w:pPr>
      <w:spacing w:before="100" w:beforeAutospacing="1" w:after="100" w:afterAutospacing="1"/>
    </w:pPr>
    <w:rPr>
      <w:rFonts w:eastAsiaTheme="minorEastAsia"/>
    </w:rPr>
  </w:style>
  <w:style w:type="character" w:customStyle="1" w:styleId="Heading1Char">
    <w:name w:val="Heading 1 Char"/>
    <w:basedOn w:val="DefaultParagraphFont"/>
    <w:link w:val="Heading1"/>
    <w:uiPriority w:val="9"/>
    <w:rsid w:val="0073102A"/>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73102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73102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73102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3102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3102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310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10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102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102A"/>
    <w:pPr>
      <w:numPr>
        <w:numId w:val="0"/>
      </w:numPr>
      <w:spacing w:line="276" w:lineRule="auto"/>
      <w:outlineLvl w:val="9"/>
    </w:pPr>
    <w:rPr>
      <w:color w:val="2F5496" w:themeColor="accent1" w:themeShade="BF"/>
      <w:sz w:val="28"/>
      <w:szCs w:val="28"/>
    </w:rPr>
  </w:style>
  <w:style w:type="paragraph" w:styleId="TOC1">
    <w:name w:val="toc 1"/>
    <w:basedOn w:val="Normal"/>
    <w:next w:val="Normal"/>
    <w:autoRedefine/>
    <w:uiPriority w:val="39"/>
    <w:unhideWhenUsed/>
    <w:rsid w:val="0073102A"/>
    <w:pPr>
      <w:spacing w:before="120"/>
    </w:pPr>
    <w:rPr>
      <w:rFonts w:asciiTheme="minorHAnsi" w:eastAsiaTheme="minorEastAsia" w:hAnsiTheme="minorHAnsi" w:cstheme="minorBidi"/>
      <w:b/>
    </w:rPr>
  </w:style>
  <w:style w:type="paragraph" w:styleId="TOC2">
    <w:name w:val="toc 2"/>
    <w:basedOn w:val="Normal"/>
    <w:next w:val="Normal"/>
    <w:autoRedefine/>
    <w:uiPriority w:val="39"/>
    <w:unhideWhenUsed/>
    <w:rsid w:val="0073102A"/>
    <w:pPr>
      <w:ind w:left="240"/>
    </w:pPr>
    <w:rPr>
      <w:rFonts w:asciiTheme="minorHAnsi" w:eastAsiaTheme="minorEastAsia" w:hAnsiTheme="minorHAnsi" w:cstheme="minorBidi"/>
      <w:b/>
      <w:sz w:val="22"/>
      <w:szCs w:val="22"/>
    </w:rPr>
  </w:style>
  <w:style w:type="table" w:styleId="TableGrid">
    <w:name w:val="Table Grid"/>
    <w:basedOn w:val="TableNormal"/>
    <w:uiPriority w:val="59"/>
    <w:rsid w:val="00D60DF9"/>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A796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7028">
      <w:bodyDiv w:val="1"/>
      <w:marLeft w:val="0"/>
      <w:marRight w:val="0"/>
      <w:marTop w:val="0"/>
      <w:marBottom w:val="0"/>
      <w:divBdr>
        <w:top w:val="none" w:sz="0" w:space="0" w:color="auto"/>
        <w:left w:val="none" w:sz="0" w:space="0" w:color="auto"/>
        <w:bottom w:val="none" w:sz="0" w:space="0" w:color="auto"/>
        <w:right w:val="none" w:sz="0" w:space="0" w:color="auto"/>
      </w:divBdr>
    </w:div>
    <w:div w:id="207450384">
      <w:bodyDiv w:val="1"/>
      <w:marLeft w:val="0"/>
      <w:marRight w:val="0"/>
      <w:marTop w:val="0"/>
      <w:marBottom w:val="0"/>
      <w:divBdr>
        <w:top w:val="none" w:sz="0" w:space="0" w:color="auto"/>
        <w:left w:val="none" w:sz="0" w:space="0" w:color="auto"/>
        <w:bottom w:val="none" w:sz="0" w:space="0" w:color="auto"/>
        <w:right w:val="none" w:sz="0" w:space="0" w:color="auto"/>
      </w:divBdr>
    </w:div>
    <w:div w:id="369914995">
      <w:bodyDiv w:val="1"/>
      <w:marLeft w:val="0"/>
      <w:marRight w:val="0"/>
      <w:marTop w:val="0"/>
      <w:marBottom w:val="0"/>
      <w:divBdr>
        <w:top w:val="none" w:sz="0" w:space="0" w:color="auto"/>
        <w:left w:val="none" w:sz="0" w:space="0" w:color="auto"/>
        <w:bottom w:val="none" w:sz="0" w:space="0" w:color="auto"/>
        <w:right w:val="none" w:sz="0" w:space="0" w:color="auto"/>
      </w:divBdr>
    </w:div>
    <w:div w:id="589122655">
      <w:bodyDiv w:val="1"/>
      <w:marLeft w:val="0"/>
      <w:marRight w:val="0"/>
      <w:marTop w:val="0"/>
      <w:marBottom w:val="0"/>
      <w:divBdr>
        <w:top w:val="none" w:sz="0" w:space="0" w:color="auto"/>
        <w:left w:val="none" w:sz="0" w:space="0" w:color="auto"/>
        <w:bottom w:val="none" w:sz="0" w:space="0" w:color="auto"/>
        <w:right w:val="none" w:sz="0" w:space="0" w:color="auto"/>
      </w:divBdr>
    </w:div>
    <w:div w:id="673217643">
      <w:bodyDiv w:val="1"/>
      <w:marLeft w:val="0"/>
      <w:marRight w:val="0"/>
      <w:marTop w:val="0"/>
      <w:marBottom w:val="0"/>
      <w:divBdr>
        <w:top w:val="none" w:sz="0" w:space="0" w:color="auto"/>
        <w:left w:val="none" w:sz="0" w:space="0" w:color="auto"/>
        <w:bottom w:val="none" w:sz="0" w:space="0" w:color="auto"/>
        <w:right w:val="none" w:sz="0" w:space="0" w:color="auto"/>
      </w:divBdr>
    </w:div>
    <w:div w:id="681975675">
      <w:bodyDiv w:val="1"/>
      <w:marLeft w:val="0"/>
      <w:marRight w:val="0"/>
      <w:marTop w:val="0"/>
      <w:marBottom w:val="0"/>
      <w:divBdr>
        <w:top w:val="none" w:sz="0" w:space="0" w:color="auto"/>
        <w:left w:val="none" w:sz="0" w:space="0" w:color="auto"/>
        <w:bottom w:val="none" w:sz="0" w:space="0" w:color="auto"/>
        <w:right w:val="none" w:sz="0" w:space="0" w:color="auto"/>
      </w:divBdr>
    </w:div>
    <w:div w:id="712079866">
      <w:bodyDiv w:val="1"/>
      <w:marLeft w:val="0"/>
      <w:marRight w:val="0"/>
      <w:marTop w:val="0"/>
      <w:marBottom w:val="0"/>
      <w:divBdr>
        <w:top w:val="none" w:sz="0" w:space="0" w:color="auto"/>
        <w:left w:val="none" w:sz="0" w:space="0" w:color="auto"/>
        <w:bottom w:val="none" w:sz="0" w:space="0" w:color="auto"/>
        <w:right w:val="none" w:sz="0" w:space="0" w:color="auto"/>
      </w:divBdr>
    </w:div>
    <w:div w:id="713502627">
      <w:bodyDiv w:val="1"/>
      <w:marLeft w:val="0"/>
      <w:marRight w:val="0"/>
      <w:marTop w:val="0"/>
      <w:marBottom w:val="0"/>
      <w:divBdr>
        <w:top w:val="none" w:sz="0" w:space="0" w:color="auto"/>
        <w:left w:val="none" w:sz="0" w:space="0" w:color="auto"/>
        <w:bottom w:val="none" w:sz="0" w:space="0" w:color="auto"/>
        <w:right w:val="none" w:sz="0" w:space="0" w:color="auto"/>
      </w:divBdr>
    </w:div>
    <w:div w:id="746460313">
      <w:bodyDiv w:val="1"/>
      <w:marLeft w:val="0"/>
      <w:marRight w:val="0"/>
      <w:marTop w:val="0"/>
      <w:marBottom w:val="0"/>
      <w:divBdr>
        <w:top w:val="none" w:sz="0" w:space="0" w:color="auto"/>
        <w:left w:val="none" w:sz="0" w:space="0" w:color="auto"/>
        <w:bottom w:val="none" w:sz="0" w:space="0" w:color="auto"/>
        <w:right w:val="none" w:sz="0" w:space="0" w:color="auto"/>
      </w:divBdr>
    </w:div>
    <w:div w:id="785659322">
      <w:bodyDiv w:val="1"/>
      <w:marLeft w:val="0"/>
      <w:marRight w:val="0"/>
      <w:marTop w:val="0"/>
      <w:marBottom w:val="0"/>
      <w:divBdr>
        <w:top w:val="none" w:sz="0" w:space="0" w:color="auto"/>
        <w:left w:val="none" w:sz="0" w:space="0" w:color="auto"/>
        <w:bottom w:val="none" w:sz="0" w:space="0" w:color="auto"/>
        <w:right w:val="none" w:sz="0" w:space="0" w:color="auto"/>
      </w:divBdr>
    </w:div>
    <w:div w:id="819729014">
      <w:bodyDiv w:val="1"/>
      <w:marLeft w:val="0"/>
      <w:marRight w:val="0"/>
      <w:marTop w:val="0"/>
      <w:marBottom w:val="0"/>
      <w:divBdr>
        <w:top w:val="none" w:sz="0" w:space="0" w:color="auto"/>
        <w:left w:val="none" w:sz="0" w:space="0" w:color="auto"/>
        <w:bottom w:val="none" w:sz="0" w:space="0" w:color="auto"/>
        <w:right w:val="none" w:sz="0" w:space="0" w:color="auto"/>
      </w:divBdr>
    </w:div>
    <w:div w:id="915549983">
      <w:bodyDiv w:val="1"/>
      <w:marLeft w:val="0"/>
      <w:marRight w:val="0"/>
      <w:marTop w:val="0"/>
      <w:marBottom w:val="0"/>
      <w:divBdr>
        <w:top w:val="none" w:sz="0" w:space="0" w:color="auto"/>
        <w:left w:val="none" w:sz="0" w:space="0" w:color="auto"/>
        <w:bottom w:val="none" w:sz="0" w:space="0" w:color="auto"/>
        <w:right w:val="none" w:sz="0" w:space="0" w:color="auto"/>
      </w:divBdr>
    </w:div>
    <w:div w:id="997684121">
      <w:bodyDiv w:val="1"/>
      <w:marLeft w:val="0"/>
      <w:marRight w:val="0"/>
      <w:marTop w:val="0"/>
      <w:marBottom w:val="0"/>
      <w:divBdr>
        <w:top w:val="none" w:sz="0" w:space="0" w:color="auto"/>
        <w:left w:val="none" w:sz="0" w:space="0" w:color="auto"/>
        <w:bottom w:val="none" w:sz="0" w:space="0" w:color="auto"/>
        <w:right w:val="none" w:sz="0" w:space="0" w:color="auto"/>
      </w:divBdr>
    </w:div>
    <w:div w:id="998732998">
      <w:bodyDiv w:val="1"/>
      <w:marLeft w:val="0"/>
      <w:marRight w:val="0"/>
      <w:marTop w:val="0"/>
      <w:marBottom w:val="0"/>
      <w:divBdr>
        <w:top w:val="none" w:sz="0" w:space="0" w:color="auto"/>
        <w:left w:val="none" w:sz="0" w:space="0" w:color="auto"/>
        <w:bottom w:val="none" w:sz="0" w:space="0" w:color="auto"/>
        <w:right w:val="none" w:sz="0" w:space="0" w:color="auto"/>
      </w:divBdr>
    </w:div>
    <w:div w:id="1016230719">
      <w:bodyDiv w:val="1"/>
      <w:marLeft w:val="0"/>
      <w:marRight w:val="0"/>
      <w:marTop w:val="0"/>
      <w:marBottom w:val="0"/>
      <w:divBdr>
        <w:top w:val="none" w:sz="0" w:space="0" w:color="auto"/>
        <w:left w:val="none" w:sz="0" w:space="0" w:color="auto"/>
        <w:bottom w:val="none" w:sz="0" w:space="0" w:color="auto"/>
        <w:right w:val="none" w:sz="0" w:space="0" w:color="auto"/>
      </w:divBdr>
    </w:div>
    <w:div w:id="1056245858">
      <w:bodyDiv w:val="1"/>
      <w:marLeft w:val="0"/>
      <w:marRight w:val="0"/>
      <w:marTop w:val="0"/>
      <w:marBottom w:val="0"/>
      <w:divBdr>
        <w:top w:val="none" w:sz="0" w:space="0" w:color="auto"/>
        <w:left w:val="none" w:sz="0" w:space="0" w:color="auto"/>
        <w:bottom w:val="none" w:sz="0" w:space="0" w:color="auto"/>
        <w:right w:val="none" w:sz="0" w:space="0" w:color="auto"/>
      </w:divBdr>
    </w:div>
    <w:div w:id="1086423016">
      <w:bodyDiv w:val="1"/>
      <w:marLeft w:val="0"/>
      <w:marRight w:val="0"/>
      <w:marTop w:val="0"/>
      <w:marBottom w:val="0"/>
      <w:divBdr>
        <w:top w:val="none" w:sz="0" w:space="0" w:color="auto"/>
        <w:left w:val="none" w:sz="0" w:space="0" w:color="auto"/>
        <w:bottom w:val="none" w:sz="0" w:space="0" w:color="auto"/>
        <w:right w:val="none" w:sz="0" w:space="0" w:color="auto"/>
      </w:divBdr>
      <w:divsChild>
        <w:div w:id="538395095">
          <w:marLeft w:val="0"/>
          <w:marRight w:val="0"/>
          <w:marTop w:val="0"/>
          <w:marBottom w:val="0"/>
          <w:divBdr>
            <w:top w:val="none" w:sz="0" w:space="0" w:color="auto"/>
            <w:left w:val="none" w:sz="0" w:space="0" w:color="auto"/>
            <w:bottom w:val="none" w:sz="0" w:space="0" w:color="auto"/>
            <w:right w:val="none" w:sz="0" w:space="0" w:color="auto"/>
          </w:divBdr>
          <w:divsChild>
            <w:div w:id="172261179">
              <w:marLeft w:val="0"/>
              <w:marRight w:val="0"/>
              <w:marTop w:val="0"/>
              <w:marBottom w:val="0"/>
              <w:divBdr>
                <w:top w:val="none" w:sz="0" w:space="0" w:color="auto"/>
                <w:left w:val="none" w:sz="0" w:space="0" w:color="auto"/>
                <w:bottom w:val="none" w:sz="0" w:space="0" w:color="auto"/>
                <w:right w:val="none" w:sz="0" w:space="0" w:color="auto"/>
              </w:divBdr>
              <w:divsChild>
                <w:div w:id="9631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0319">
          <w:marLeft w:val="0"/>
          <w:marRight w:val="0"/>
          <w:marTop w:val="0"/>
          <w:marBottom w:val="0"/>
          <w:divBdr>
            <w:top w:val="none" w:sz="0" w:space="0" w:color="auto"/>
            <w:left w:val="none" w:sz="0" w:space="0" w:color="auto"/>
            <w:bottom w:val="none" w:sz="0" w:space="0" w:color="auto"/>
            <w:right w:val="none" w:sz="0" w:space="0" w:color="auto"/>
          </w:divBdr>
        </w:div>
      </w:divsChild>
    </w:div>
    <w:div w:id="1278024863">
      <w:bodyDiv w:val="1"/>
      <w:marLeft w:val="0"/>
      <w:marRight w:val="0"/>
      <w:marTop w:val="0"/>
      <w:marBottom w:val="0"/>
      <w:divBdr>
        <w:top w:val="none" w:sz="0" w:space="0" w:color="auto"/>
        <w:left w:val="none" w:sz="0" w:space="0" w:color="auto"/>
        <w:bottom w:val="none" w:sz="0" w:space="0" w:color="auto"/>
        <w:right w:val="none" w:sz="0" w:space="0" w:color="auto"/>
      </w:divBdr>
    </w:div>
    <w:div w:id="1295141488">
      <w:bodyDiv w:val="1"/>
      <w:marLeft w:val="0"/>
      <w:marRight w:val="0"/>
      <w:marTop w:val="0"/>
      <w:marBottom w:val="0"/>
      <w:divBdr>
        <w:top w:val="none" w:sz="0" w:space="0" w:color="auto"/>
        <w:left w:val="none" w:sz="0" w:space="0" w:color="auto"/>
        <w:bottom w:val="none" w:sz="0" w:space="0" w:color="auto"/>
        <w:right w:val="none" w:sz="0" w:space="0" w:color="auto"/>
      </w:divBdr>
    </w:div>
    <w:div w:id="1331567146">
      <w:bodyDiv w:val="1"/>
      <w:marLeft w:val="0"/>
      <w:marRight w:val="0"/>
      <w:marTop w:val="0"/>
      <w:marBottom w:val="0"/>
      <w:divBdr>
        <w:top w:val="none" w:sz="0" w:space="0" w:color="auto"/>
        <w:left w:val="none" w:sz="0" w:space="0" w:color="auto"/>
        <w:bottom w:val="none" w:sz="0" w:space="0" w:color="auto"/>
        <w:right w:val="none" w:sz="0" w:space="0" w:color="auto"/>
      </w:divBdr>
    </w:div>
    <w:div w:id="1340502414">
      <w:bodyDiv w:val="1"/>
      <w:marLeft w:val="0"/>
      <w:marRight w:val="0"/>
      <w:marTop w:val="0"/>
      <w:marBottom w:val="0"/>
      <w:divBdr>
        <w:top w:val="none" w:sz="0" w:space="0" w:color="auto"/>
        <w:left w:val="none" w:sz="0" w:space="0" w:color="auto"/>
        <w:bottom w:val="none" w:sz="0" w:space="0" w:color="auto"/>
        <w:right w:val="none" w:sz="0" w:space="0" w:color="auto"/>
      </w:divBdr>
    </w:div>
    <w:div w:id="1455296080">
      <w:bodyDiv w:val="1"/>
      <w:marLeft w:val="0"/>
      <w:marRight w:val="0"/>
      <w:marTop w:val="0"/>
      <w:marBottom w:val="0"/>
      <w:divBdr>
        <w:top w:val="none" w:sz="0" w:space="0" w:color="auto"/>
        <w:left w:val="none" w:sz="0" w:space="0" w:color="auto"/>
        <w:bottom w:val="none" w:sz="0" w:space="0" w:color="auto"/>
        <w:right w:val="none" w:sz="0" w:space="0" w:color="auto"/>
      </w:divBdr>
    </w:div>
    <w:div w:id="1479031604">
      <w:bodyDiv w:val="1"/>
      <w:marLeft w:val="0"/>
      <w:marRight w:val="0"/>
      <w:marTop w:val="0"/>
      <w:marBottom w:val="0"/>
      <w:divBdr>
        <w:top w:val="none" w:sz="0" w:space="0" w:color="auto"/>
        <w:left w:val="none" w:sz="0" w:space="0" w:color="auto"/>
        <w:bottom w:val="none" w:sz="0" w:space="0" w:color="auto"/>
        <w:right w:val="none" w:sz="0" w:space="0" w:color="auto"/>
      </w:divBdr>
    </w:div>
    <w:div w:id="1523471804">
      <w:bodyDiv w:val="1"/>
      <w:marLeft w:val="0"/>
      <w:marRight w:val="0"/>
      <w:marTop w:val="0"/>
      <w:marBottom w:val="0"/>
      <w:divBdr>
        <w:top w:val="none" w:sz="0" w:space="0" w:color="auto"/>
        <w:left w:val="none" w:sz="0" w:space="0" w:color="auto"/>
        <w:bottom w:val="none" w:sz="0" w:space="0" w:color="auto"/>
        <w:right w:val="none" w:sz="0" w:space="0" w:color="auto"/>
      </w:divBdr>
    </w:div>
    <w:div w:id="1553226540">
      <w:bodyDiv w:val="1"/>
      <w:marLeft w:val="0"/>
      <w:marRight w:val="0"/>
      <w:marTop w:val="0"/>
      <w:marBottom w:val="0"/>
      <w:divBdr>
        <w:top w:val="none" w:sz="0" w:space="0" w:color="auto"/>
        <w:left w:val="none" w:sz="0" w:space="0" w:color="auto"/>
        <w:bottom w:val="none" w:sz="0" w:space="0" w:color="auto"/>
        <w:right w:val="none" w:sz="0" w:space="0" w:color="auto"/>
      </w:divBdr>
    </w:div>
    <w:div w:id="1577590577">
      <w:bodyDiv w:val="1"/>
      <w:marLeft w:val="0"/>
      <w:marRight w:val="0"/>
      <w:marTop w:val="0"/>
      <w:marBottom w:val="0"/>
      <w:divBdr>
        <w:top w:val="none" w:sz="0" w:space="0" w:color="auto"/>
        <w:left w:val="none" w:sz="0" w:space="0" w:color="auto"/>
        <w:bottom w:val="none" w:sz="0" w:space="0" w:color="auto"/>
        <w:right w:val="none" w:sz="0" w:space="0" w:color="auto"/>
      </w:divBdr>
    </w:div>
    <w:div w:id="1638299094">
      <w:bodyDiv w:val="1"/>
      <w:marLeft w:val="0"/>
      <w:marRight w:val="0"/>
      <w:marTop w:val="0"/>
      <w:marBottom w:val="0"/>
      <w:divBdr>
        <w:top w:val="none" w:sz="0" w:space="0" w:color="auto"/>
        <w:left w:val="none" w:sz="0" w:space="0" w:color="auto"/>
        <w:bottom w:val="none" w:sz="0" w:space="0" w:color="auto"/>
        <w:right w:val="none" w:sz="0" w:space="0" w:color="auto"/>
      </w:divBdr>
    </w:div>
    <w:div w:id="1657762121">
      <w:bodyDiv w:val="1"/>
      <w:marLeft w:val="0"/>
      <w:marRight w:val="0"/>
      <w:marTop w:val="0"/>
      <w:marBottom w:val="0"/>
      <w:divBdr>
        <w:top w:val="none" w:sz="0" w:space="0" w:color="auto"/>
        <w:left w:val="none" w:sz="0" w:space="0" w:color="auto"/>
        <w:bottom w:val="none" w:sz="0" w:space="0" w:color="auto"/>
        <w:right w:val="none" w:sz="0" w:space="0" w:color="auto"/>
      </w:divBdr>
    </w:div>
    <w:div w:id="1690792120">
      <w:bodyDiv w:val="1"/>
      <w:marLeft w:val="0"/>
      <w:marRight w:val="0"/>
      <w:marTop w:val="0"/>
      <w:marBottom w:val="0"/>
      <w:divBdr>
        <w:top w:val="none" w:sz="0" w:space="0" w:color="auto"/>
        <w:left w:val="none" w:sz="0" w:space="0" w:color="auto"/>
        <w:bottom w:val="none" w:sz="0" w:space="0" w:color="auto"/>
        <w:right w:val="none" w:sz="0" w:space="0" w:color="auto"/>
      </w:divBdr>
    </w:div>
    <w:div w:id="1757441500">
      <w:bodyDiv w:val="1"/>
      <w:marLeft w:val="0"/>
      <w:marRight w:val="0"/>
      <w:marTop w:val="0"/>
      <w:marBottom w:val="0"/>
      <w:divBdr>
        <w:top w:val="none" w:sz="0" w:space="0" w:color="auto"/>
        <w:left w:val="none" w:sz="0" w:space="0" w:color="auto"/>
        <w:bottom w:val="none" w:sz="0" w:space="0" w:color="auto"/>
        <w:right w:val="none" w:sz="0" w:space="0" w:color="auto"/>
      </w:divBdr>
    </w:div>
    <w:div w:id="1761368311">
      <w:bodyDiv w:val="1"/>
      <w:marLeft w:val="0"/>
      <w:marRight w:val="0"/>
      <w:marTop w:val="0"/>
      <w:marBottom w:val="0"/>
      <w:divBdr>
        <w:top w:val="none" w:sz="0" w:space="0" w:color="auto"/>
        <w:left w:val="none" w:sz="0" w:space="0" w:color="auto"/>
        <w:bottom w:val="none" w:sz="0" w:space="0" w:color="auto"/>
        <w:right w:val="none" w:sz="0" w:space="0" w:color="auto"/>
      </w:divBdr>
    </w:div>
    <w:div w:id="2004044962">
      <w:bodyDiv w:val="1"/>
      <w:marLeft w:val="0"/>
      <w:marRight w:val="0"/>
      <w:marTop w:val="0"/>
      <w:marBottom w:val="0"/>
      <w:divBdr>
        <w:top w:val="none" w:sz="0" w:space="0" w:color="auto"/>
        <w:left w:val="none" w:sz="0" w:space="0" w:color="auto"/>
        <w:bottom w:val="none" w:sz="0" w:space="0" w:color="auto"/>
        <w:right w:val="none" w:sz="0" w:space="0" w:color="auto"/>
      </w:divBdr>
      <w:divsChild>
        <w:div w:id="1254361504">
          <w:marLeft w:val="0"/>
          <w:marRight w:val="0"/>
          <w:marTop w:val="15"/>
          <w:marBottom w:val="0"/>
          <w:divBdr>
            <w:top w:val="none" w:sz="0" w:space="0" w:color="auto"/>
            <w:left w:val="none" w:sz="0" w:space="0" w:color="auto"/>
            <w:bottom w:val="none" w:sz="0" w:space="0" w:color="auto"/>
            <w:right w:val="none" w:sz="0" w:space="0" w:color="auto"/>
          </w:divBdr>
          <w:divsChild>
            <w:div w:id="5449486">
              <w:marLeft w:val="0"/>
              <w:marRight w:val="0"/>
              <w:marTop w:val="0"/>
              <w:marBottom w:val="0"/>
              <w:divBdr>
                <w:top w:val="none" w:sz="0" w:space="0" w:color="auto"/>
                <w:left w:val="none" w:sz="0" w:space="0" w:color="auto"/>
                <w:bottom w:val="none" w:sz="0" w:space="0" w:color="auto"/>
                <w:right w:val="none" w:sz="0" w:space="0" w:color="auto"/>
              </w:divBdr>
              <w:divsChild>
                <w:div w:id="646127901">
                  <w:marLeft w:val="0"/>
                  <w:marRight w:val="0"/>
                  <w:marTop w:val="0"/>
                  <w:marBottom w:val="0"/>
                  <w:divBdr>
                    <w:top w:val="none" w:sz="0" w:space="0" w:color="auto"/>
                    <w:left w:val="none" w:sz="0" w:space="0" w:color="auto"/>
                    <w:bottom w:val="none" w:sz="0" w:space="0" w:color="auto"/>
                    <w:right w:val="none" w:sz="0" w:space="0" w:color="auto"/>
                  </w:divBdr>
                </w:div>
                <w:div w:id="1745254426">
                  <w:marLeft w:val="0"/>
                  <w:marRight w:val="0"/>
                  <w:marTop w:val="0"/>
                  <w:marBottom w:val="0"/>
                  <w:divBdr>
                    <w:top w:val="none" w:sz="0" w:space="0" w:color="auto"/>
                    <w:left w:val="none" w:sz="0" w:space="0" w:color="auto"/>
                    <w:bottom w:val="none" w:sz="0" w:space="0" w:color="auto"/>
                    <w:right w:val="none" w:sz="0" w:space="0" w:color="auto"/>
                  </w:divBdr>
                </w:div>
                <w:div w:id="981033436">
                  <w:marLeft w:val="0"/>
                  <w:marRight w:val="0"/>
                  <w:marTop w:val="0"/>
                  <w:marBottom w:val="0"/>
                  <w:divBdr>
                    <w:top w:val="none" w:sz="0" w:space="0" w:color="auto"/>
                    <w:left w:val="none" w:sz="0" w:space="0" w:color="auto"/>
                    <w:bottom w:val="none" w:sz="0" w:space="0" w:color="auto"/>
                    <w:right w:val="none" w:sz="0" w:space="0" w:color="auto"/>
                  </w:divBdr>
                </w:div>
                <w:div w:id="1217938789">
                  <w:marLeft w:val="0"/>
                  <w:marRight w:val="0"/>
                  <w:marTop w:val="0"/>
                  <w:marBottom w:val="0"/>
                  <w:divBdr>
                    <w:top w:val="none" w:sz="0" w:space="0" w:color="auto"/>
                    <w:left w:val="none" w:sz="0" w:space="0" w:color="auto"/>
                    <w:bottom w:val="none" w:sz="0" w:space="0" w:color="auto"/>
                    <w:right w:val="none" w:sz="0" w:space="0" w:color="auto"/>
                  </w:divBdr>
                </w:div>
                <w:div w:id="1470904278">
                  <w:marLeft w:val="0"/>
                  <w:marRight w:val="0"/>
                  <w:marTop w:val="0"/>
                  <w:marBottom w:val="0"/>
                  <w:divBdr>
                    <w:top w:val="none" w:sz="0" w:space="0" w:color="auto"/>
                    <w:left w:val="none" w:sz="0" w:space="0" w:color="auto"/>
                    <w:bottom w:val="none" w:sz="0" w:space="0" w:color="auto"/>
                    <w:right w:val="none" w:sz="0" w:space="0" w:color="auto"/>
                  </w:divBdr>
                </w:div>
                <w:div w:id="631910634">
                  <w:marLeft w:val="0"/>
                  <w:marRight w:val="0"/>
                  <w:marTop w:val="0"/>
                  <w:marBottom w:val="0"/>
                  <w:divBdr>
                    <w:top w:val="none" w:sz="0" w:space="0" w:color="auto"/>
                    <w:left w:val="none" w:sz="0" w:space="0" w:color="auto"/>
                    <w:bottom w:val="none" w:sz="0" w:space="0" w:color="auto"/>
                    <w:right w:val="none" w:sz="0" w:space="0" w:color="auto"/>
                  </w:divBdr>
                </w:div>
                <w:div w:id="287972530">
                  <w:marLeft w:val="0"/>
                  <w:marRight w:val="0"/>
                  <w:marTop w:val="0"/>
                  <w:marBottom w:val="0"/>
                  <w:divBdr>
                    <w:top w:val="none" w:sz="0" w:space="0" w:color="auto"/>
                    <w:left w:val="none" w:sz="0" w:space="0" w:color="auto"/>
                    <w:bottom w:val="none" w:sz="0" w:space="0" w:color="auto"/>
                    <w:right w:val="none" w:sz="0" w:space="0" w:color="auto"/>
                  </w:divBdr>
                </w:div>
                <w:div w:id="2016297414">
                  <w:marLeft w:val="0"/>
                  <w:marRight w:val="0"/>
                  <w:marTop w:val="0"/>
                  <w:marBottom w:val="0"/>
                  <w:divBdr>
                    <w:top w:val="none" w:sz="0" w:space="0" w:color="auto"/>
                    <w:left w:val="none" w:sz="0" w:space="0" w:color="auto"/>
                    <w:bottom w:val="none" w:sz="0" w:space="0" w:color="auto"/>
                    <w:right w:val="none" w:sz="0" w:space="0" w:color="auto"/>
                  </w:divBdr>
                </w:div>
                <w:div w:id="1539078411">
                  <w:marLeft w:val="0"/>
                  <w:marRight w:val="0"/>
                  <w:marTop w:val="0"/>
                  <w:marBottom w:val="0"/>
                  <w:divBdr>
                    <w:top w:val="none" w:sz="0" w:space="0" w:color="auto"/>
                    <w:left w:val="none" w:sz="0" w:space="0" w:color="auto"/>
                    <w:bottom w:val="none" w:sz="0" w:space="0" w:color="auto"/>
                    <w:right w:val="none" w:sz="0" w:space="0" w:color="auto"/>
                  </w:divBdr>
                </w:div>
                <w:div w:id="989097151">
                  <w:marLeft w:val="0"/>
                  <w:marRight w:val="0"/>
                  <w:marTop w:val="0"/>
                  <w:marBottom w:val="0"/>
                  <w:divBdr>
                    <w:top w:val="none" w:sz="0" w:space="0" w:color="auto"/>
                    <w:left w:val="none" w:sz="0" w:space="0" w:color="auto"/>
                    <w:bottom w:val="none" w:sz="0" w:space="0" w:color="auto"/>
                    <w:right w:val="none" w:sz="0" w:space="0" w:color="auto"/>
                  </w:divBdr>
                </w:div>
                <w:div w:id="1920092315">
                  <w:marLeft w:val="0"/>
                  <w:marRight w:val="0"/>
                  <w:marTop w:val="0"/>
                  <w:marBottom w:val="0"/>
                  <w:divBdr>
                    <w:top w:val="none" w:sz="0" w:space="0" w:color="auto"/>
                    <w:left w:val="none" w:sz="0" w:space="0" w:color="auto"/>
                    <w:bottom w:val="none" w:sz="0" w:space="0" w:color="auto"/>
                    <w:right w:val="none" w:sz="0" w:space="0" w:color="auto"/>
                  </w:divBdr>
                </w:div>
                <w:div w:id="2025327985">
                  <w:marLeft w:val="0"/>
                  <w:marRight w:val="0"/>
                  <w:marTop w:val="0"/>
                  <w:marBottom w:val="0"/>
                  <w:divBdr>
                    <w:top w:val="none" w:sz="0" w:space="0" w:color="auto"/>
                    <w:left w:val="none" w:sz="0" w:space="0" w:color="auto"/>
                    <w:bottom w:val="none" w:sz="0" w:space="0" w:color="auto"/>
                    <w:right w:val="none" w:sz="0" w:space="0" w:color="auto"/>
                  </w:divBdr>
                </w:div>
                <w:div w:id="1046179619">
                  <w:marLeft w:val="0"/>
                  <w:marRight w:val="0"/>
                  <w:marTop w:val="0"/>
                  <w:marBottom w:val="0"/>
                  <w:divBdr>
                    <w:top w:val="none" w:sz="0" w:space="0" w:color="auto"/>
                    <w:left w:val="none" w:sz="0" w:space="0" w:color="auto"/>
                    <w:bottom w:val="none" w:sz="0" w:space="0" w:color="auto"/>
                    <w:right w:val="none" w:sz="0" w:space="0" w:color="auto"/>
                  </w:divBdr>
                </w:div>
                <w:div w:id="919211940">
                  <w:marLeft w:val="0"/>
                  <w:marRight w:val="0"/>
                  <w:marTop w:val="0"/>
                  <w:marBottom w:val="0"/>
                  <w:divBdr>
                    <w:top w:val="none" w:sz="0" w:space="0" w:color="auto"/>
                    <w:left w:val="none" w:sz="0" w:space="0" w:color="auto"/>
                    <w:bottom w:val="none" w:sz="0" w:space="0" w:color="auto"/>
                    <w:right w:val="none" w:sz="0" w:space="0" w:color="auto"/>
                  </w:divBdr>
                </w:div>
                <w:div w:id="39716954">
                  <w:marLeft w:val="0"/>
                  <w:marRight w:val="0"/>
                  <w:marTop w:val="0"/>
                  <w:marBottom w:val="0"/>
                  <w:divBdr>
                    <w:top w:val="none" w:sz="0" w:space="0" w:color="auto"/>
                    <w:left w:val="none" w:sz="0" w:space="0" w:color="auto"/>
                    <w:bottom w:val="none" w:sz="0" w:space="0" w:color="auto"/>
                    <w:right w:val="none" w:sz="0" w:space="0" w:color="auto"/>
                  </w:divBdr>
                </w:div>
                <w:div w:id="2025280102">
                  <w:marLeft w:val="0"/>
                  <w:marRight w:val="0"/>
                  <w:marTop w:val="0"/>
                  <w:marBottom w:val="0"/>
                  <w:divBdr>
                    <w:top w:val="none" w:sz="0" w:space="0" w:color="auto"/>
                    <w:left w:val="none" w:sz="0" w:space="0" w:color="auto"/>
                    <w:bottom w:val="none" w:sz="0" w:space="0" w:color="auto"/>
                    <w:right w:val="none" w:sz="0" w:space="0" w:color="auto"/>
                  </w:divBdr>
                </w:div>
                <w:div w:id="986319684">
                  <w:marLeft w:val="0"/>
                  <w:marRight w:val="0"/>
                  <w:marTop w:val="0"/>
                  <w:marBottom w:val="0"/>
                  <w:divBdr>
                    <w:top w:val="none" w:sz="0" w:space="0" w:color="auto"/>
                    <w:left w:val="none" w:sz="0" w:space="0" w:color="auto"/>
                    <w:bottom w:val="none" w:sz="0" w:space="0" w:color="auto"/>
                    <w:right w:val="none" w:sz="0" w:space="0" w:color="auto"/>
                  </w:divBdr>
                </w:div>
                <w:div w:id="893009701">
                  <w:marLeft w:val="0"/>
                  <w:marRight w:val="0"/>
                  <w:marTop w:val="0"/>
                  <w:marBottom w:val="0"/>
                  <w:divBdr>
                    <w:top w:val="none" w:sz="0" w:space="0" w:color="auto"/>
                    <w:left w:val="none" w:sz="0" w:space="0" w:color="auto"/>
                    <w:bottom w:val="none" w:sz="0" w:space="0" w:color="auto"/>
                    <w:right w:val="none" w:sz="0" w:space="0" w:color="auto"/>
                  </w:divBdr>
                </w:div>
                <w:div w:id="366758510">
                  <w:marLeft w:val="0"/>
                  <w:marRight w:val="0"/>
                  <w:marTop w:val="0"/>
                  <w:marBottom w:val="0"/>
                  <w:divBdr>
                    <w:top w:val="none" w:sz="0" w:space="0" w:color="auto"/>
                    <w:left w:val="none" w:sz="0" w:space="0" w:color="auto"/>
                    <w:bottom w:val="none" w:sz="0" w:space="0" w:color="auto"/>
                    <w:right w:val="none" w:sz="0" w:space="0" w:color="auto"/>
                  </w:divBdr>
                </w:div>
                <w:div w:id="1934511060">
                  <w:marLeft w:val="0"/>
                  <w:marRight w:val="0"/>
                  <w:marTop w:val="0"/>
                  <w:marBottom w:val="0"/>
                  <w:divBdr>
                    <w:top w:val="none" w:sz="0" w:space="0" w:color="auto"/>
                    <w:left w:val="none" w:sz="0" w:space="0" w:color="auto"/>
                    <w:bottom w:val="none" w:sz="0" w:space="0" w:color="auto"/>
                    <w:right w:val="none" w:sz="0" w:space="0" w:color="auto"/>
                  </w:divBdr>
                </w:div>
                <w:div w:id="654839988">
                  <w:marLeft w:val="0"/>
                  <w:marRight w:val="0"/>
                  <w:marTop w:val="0"/>
                  <w:marBottom w:val="0"/>
                  <w:divBdr>
                    <w:top w:val="none" w:sz="0" w:space="0" w:color="auto"/>
                    <w:left w:val="none" w:sz="0" w:space="0" w:color="auto"/>
                    <w:bottom w:val="none" w:sz="0" w:space="0" w:color="auto"/>
                    <w:right w:val="none" w:sz="0" w:space="0" w:color="auto"/>
                  </w:divBdr>
                </w:div>
                <w:div w:id="1196043234">
                  <w:marLeft w:val="0"/>
                  <w:marRight w:val="0"/>
                  <w:marTop w:val="0"/>
                  <w:marBottom w:val="0"/>
                  <w:divBdr>
                    <w:top w:val="none" w:sz="0" w:space="0" w:color="auto"/>
                    <w:left w:val="none" w:sz="0" w:space="0" w:color="auto"/>
                    <w:bottom w:val="none" w:sz="0" w:space="0" w:color="auto"/>
                    <w:right w:val="none" w:sz="0" w:space="0" w:color="auto"/>
                  </w:divBdr>
                </w:div>
                <w:div w:id="2136675712">
                  <w:marLeft w:val="0"/>
                  <w:marRight w:val="0"/>
                  <w:marTop w:val="0"/>
                  <w:marBottom w:val="0"/>
                  <w:divBdr>
                    <w:top w:val="none" w:sz="0" w:space="0" w:color="auto"/>
                    <w:left w:val="none" w:sz="0" w:space="0" w:color="auto"/>
                    <w:bottom w:val="none" w:sz="0" w:space="0" w:color="auto"/>
                    <w:right w:val="none" w:sz="0" w:space="0" w:color="auto"/>
                  </w:divBdr>
                </w:div>
                <w:div w:id="1384788148">
                  <w:marLeft w:val="0"/>
                  <w:marRight w:val="0"/>
                  <w:marTop w:val="0"/>
                  <w:marBottom w:val="0"/>
                  <w:divBdr>
                    <w:top w:val="none" w:sz="0" w:space="0" w:color="auto"/>
                    <w:left w:val="none" w:sz="0" w:space="0" w:color="auto"/>
                    <w:bottom w:val="none" w:sz="0" w:space="0" w:color="auto"/>
                    <w:right w:val="none" w:sz="0" w:space="0" w:color="auto"/>
                  </w:divBdr>
                </w:div>
                <w:div w:id="60300524">
                  <w:marLeft w:val="0"/>
                  <w:marRight w:val="0"/>
                  <w:marTop w:val="0"/>
                  <w:marBottom w:val="0"/>
                  <w:divBdr>
                    <w:top w:val="none" w:sz="0" w:space="0" w:color="auto"/>
                    <w:left w:val="none" w:sz="0" w:space="0" w:color="auto"/>
                    <w:bottom w:val="none" w:sz="0" w:space="0" w:color="auto"/>
                    <w:right w:val="none" w:sz="0" w:space="0" w:color="auto"/>
                  </w:divBdr>
                </w:div>
                <w:div w:id="166530030">
                  <w:marLeft w:val="0"/>
                  <w:marRight w:val="0"/>
                  <w:marTop w:val="0"/>
                  <w:marBottom w:val="0"/>
                  <w:divBdr>
                    <w:top w:val="none" w:sz="0" w:space="0" w:color="auto"/>
                    <w:left w:val="none" w:sz="0" w:space="0" w:color="auto"/>
                    <w:bottom w:val="none" w:sz="0" w:space="0" w:color="auto"/>
                    <w:right w:val="none" w:sz="0" w:space="0" w:color="auto"/>
                  </w:divBdr>
                </w:div>
                <w:div w:id="677654857">
                  <w:marLeft w:val="0"/>
                  <w:marRight w:val="0"/>
                  <w:marTop w:val="0"/>
                  <w:marBottom w:val="0"/>
                  <w:divBdr>
                    <w:top w:val="none" w:sz="0" w:space="0" w:color="auto"/>
                    <w:left w:val="none" w:sz="0" w:space="0" w:color="auto"/>
                    <w:bottom w:val="none" w:sz="0" w:space="0" w:color="auto"/>
                    <w:right w:val="none" w:sz="0" w:space="0" w:color="auto"/>
                  </w:divBdr>
                </w:div>
                <w:div w:id="1162550967">
                  <w:marLeft w:val="0"/>
                  <w:marRight w:val="0"/>
                  <w:marTop w:val="0"/>
                  <w:marBottom w:val="0"/>
                  <w:divBdr>
                    <w:top w:val="none" w:sz="0" w:space="0" w:color="auto"/>
                    <w:left w:val="none" w:sz="0" w:space="0" w:color="auto"/>
                    <w:bottom w:val="none" w:sz="0" w:space="0" w:color="auto"/>
                    <w:right w:val="none" w:sz="0" w:space="0" w:color="auto"/>
                  </w:divBdr>
                </w:div>
                <w:div w:id="1835294884">
                  <w:marLeft w:val="0"/>
                  <w:marRight w:val="0"/>
                  <w:marTop w:val="0"/>
                  <w:marBottom w:val="0"/>
                  <w:divBdr>
                    <w:top w:val="none" w:sz="0" w:space="0" w:color="auto"/>
                    <w:left w:val="none" w:sz="0" w:space="0" w:color="auto"/>
                    <w:bottom w:val="none" w:sz="0" w:space="0" w:color="auto"/>
                    <w:right w:val="none" w:sz="0" w:space="0" w:color="auto"/>
                  </w:divBdr>
                </w:div>
                <w:div w:id="456069614">
                  <w:marLeft w:val="0"/>
                  <w:marRight w:val="0"/>
                  <w:marTop w:val="0"/>
                  <w:marBottom w:val="0"/>
                  <w:divBdr>
                    <w:top w:val="none" w:sz="0" w:space="0" w:color="auto"/>
                    <w:left w:val="none" w:sz="0" w:space="0" w:color="auto"/>
                    <w:bottom w:val="none" w:sz="0" w:space="0" w:color="auto"/>
                    <w:right w:val="none" w:sz="0" w:space="0" w:color="auto"/>
                  </w:divBdr>
                </w:div>
                <w:div w:id="1578783551">
                  <w:marLeft w:val="0"/>
                  <w:marRight w:val="0"/>
                  <w:marTop w:val="0"/>
                  <w:marBottom w:val="0"/>
                  <w:divBdr>
                    <w:top w:val="none" w:sz="0" w:space="0" w:color="auto"/>
                    <w:left w:val="none" w:sz="0" w:space="0" w:color="auto"/>
                    <w:bottom w:val="none" w:sz="0" w:space="0" w:color="auto"/>
                    <w:right w:val="none" w:sz="0" w:space="0" w:color="auto"/>
                  </w:divBdr>
                </w:div>
                <w:div w:id="967204289">
                  <w:marLeft w:val="0"/>
                  <w:marRight w:val="0"/>
                  <w:marTop w:val="0"/>
                  <w:marBottom w:val="0"/>
                  <w:divBdr>
                    <w:top w:val="none" w:sz="0" w:space="0" w:color="auto"/>
                    <w:left w:val="none" w:sz="0" w:space="0" w:color="auto"/>
                    <w:bottom w:val="none" w:sz="0" w:space="0" w:color="auto"/>
                    <w:right w:val="none" w:sz="0" w:space="0" w:color="auto"/>
                  </w:divBdr>
                </w:div>
                <w:div w:id="1544634540">
                  <w:marLeft w:val="0"/>
                  <w:marRight w:val="0"/>
                  <w:marTop w:val="0"/>
                  <w:marBottom w:val="0"/>
                  <w:divBdr>
                    <w:top w:val="none" w:sz="0" w:space="0" w:color="auto"/>
                    <w:left w:val="none" w:sz="0" w:space="0" w:color="auto"/>
                    <w:bottom w:val="none" w:sz="0" w:space="0" w:color="auto"/>
                    <w:right w:val="none" w:sz="0" w:space="0" w:color="auto"/>
                  </w:divBdr>
                </w:div>
                <w:div w:id="698118112">
                  <w:marLeft w:val="0"/>
                  <w:marRight w:val="0"/>
                  <w:marTop w:val="0"/>
                  <w:marBottom w:val="0"/>
                  <w:divBdr>
                    <w:top w:val="none" w:sz="0" w:space="0" w:color="auto"/>
                    <w:left w:val="none" w:sz="0" w:space="0" w:color="auto"/>
                    <w:bottom w:val="none" w:sz="0" w:space="0" w:color="auto"/>
                    <w:right w:val="none" w:sz="0" w:space="0" w:color="auto"/>
                  </w:divBdr>
                </w:div>
                <w:div w:id="504370637">
                  <w:marLeft w:val="0"/>
                  <w:marRight w:val="0"/>
                  <w:marTop w:val="0"/>
                  <w:marBottom w:val="0"/>
                  <w:divBdr>
                    <w:top w:val="none" w:sz="0" w:space="0" w:color="auto"/>
                    <w:left w:val="none" w:sz="0" w:space="0" w:color="auto"/>
                    <w:bottom w:val="none" w:sz="0" w:space="0" w:color="auto"/>
                    <w:right w:val="none" w:sz="0" w:space="0" w:color="auto"/>
                  </w:divBdr>
                </w:div>
                <w:div w:id="1806967160">
                  <w:marLeft w:val="0"/>
                  <w:marRight w:val="0"/>
                  <w:marTop w:val="0"/>
                  <w:marBottom w:val="0"/>
                  <w:divBdr>
                    <w:top w:val="none" w:sz="0" w:space="0" w:color="auto"/>
                    <w:left w:val="none" w:sz="0" w:space="0" w:color="auto"/>
                    <w:bottom w:val="none" w:sz="0" w:space="0" w:color="auto"/>
                    <w:right w:val="none" w:sz="0" w:space="0" w:color="auto"/>
                  </w:divBdr>
                </w:div>
                <w:div w:id="467624477">
                  <w:marLeft w:val="0"/>
                  <w:marRight w:val="0"/>
                  <w:marTop w:val="0"/>
                  <w:marBottom w:val="0"/>
                  <w:divBdr>
                    <w:top w:val="none" w:sz="0" w:space="0" w:color="auto"/>
                    <w:left w:val="none" w:sz="0" w:space="0" w:color="auto"/>
                    <w:bottom w:val="none" w:sz="0" w:space="0" w:color="auto"/>
                    <w:right w:val="none" w:sz="0" w:space="0" w:color="auto"/>
                  </w:divBdr>
                </w:div>
                <w:div w:id="2791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0273">
          <w:marLeft w:val="0"/>
          <w:marRight w:val="0"/>
          <w:marTop w:val="15"/>
          <w:marBottom w:val="0"/>
          <w:divBdr>
            <w:top w:val="none" w:sz="0" w:space="0" w:color="auto"/>
            <w:left w:val="none" w:sz="0" w:space="0" w:color="auto"/>
            <w:bottom w:val="none" w:sz="0" w:space="0" w:color="auto"/>
            <w:right w:val="none" w:sz="0" w:space="0" w:color="auto"/>
          </w:divBdr>
          <w:divsChild>
            <w:div w:id="609095767">
              <w:marLeft w:val="0"/>
              <w:marRight w:val="0"/>
              <w:marTop w:val="0"/>
              <w:marBottom w:val="0"/>
              <w:divBdr>
                <w:top w:val="none" w:sz="0" w:space="0" w:color="auto"/>
                <w:left w:val="none" w:sz="0" w:space="0" w:color="auto"/>
                <w:bottom w:val="none" w:sz="0" w:space="0" w:color="auto"/>
                <w:right w:val="none" w:sz="0" w:space="0" w:color="auto"/>
              </w:divBdr>
              <w:divsChild>
                <w:div w:id="1074205166">
                  <w:marLeft w:val="0"/>
                  <w:marRight w:val="0"/>
                  <w:marTop w:val="0"/>
                  <w:marBottom w:val="0"/>
                  <w:divBdr>
                    <w:top w:val="none" w:sz="0" w:space="0" w:color="auto"/>
                    <w:left w:val="none" w:sz="0" w:space="0" w:color="auto"/>
                    <w:bottom w:val="none" w:sz="0" w:space="0" w:color="auto"/>
                    <w:right w:val="none" w:sz="0" w:space="0" w:color="auto"/>
                  </w:divBdr>
                </w:div>
                <w:div w:id="1854101323">
                  <w:marLeft w:val="0"/>
                  <w:marRight w:val="0"/>
                  <w:marTop w:val="0"/>
                  <w:marBottom w:val="0"/>
                  <w:divBdr>
                    <w:top w:val="none" w:sz="0" w:space="0" w:color="auto"/>
                    <w:left w:val="none" w:sz="0" w:space="0" w:color="auto"/>
                    <w:bottom w:val="none" w:sz="0" w:space="0" w:color="auto"/>
                    <w:right w:val="none" w:sz="0" w:space="0" w:color="auto"/>
                  </w:divBdr>
                </w:div>
                <w:div w:id="113796866">
                  <w:marLeft w:val="0"/>
                  <w:marRight w:val="0"/>
                  <w:marTop w:val="0"/>
                  <w:marBottom w:val="0"/>
                  <w:divBdr>
                    <w:top w:val="none" w:sz="0" w:space="0" w:color="auto"/>
                    <w:left w:val="none" w:sz="0" w:space="0" w:color="auto"/>
                    <w:bottom w:val="none" w:sz="0" w:space="0" w:color="auto"/>
                    <w:right w:val="none" w:sz="0" w:space="0" w:color="auto"/>
                  </w:divBdr>
                </w:div>
                <w:div w:id="1659000234">
                  <w:marLeft w:val="0"/>
                  <w:marRight w:val="0"/>
                  <w:marTop w:val="0"/>
                  <w:marBottom w:val="0"/>
                  <w:divBdr>
                    <w:top w:val="none" w:sz="0" w:space="0" w:color="auto"/>
                    <w:left w:val="none" w:sz="0" w:space="0" w:color="auto"/>
                    <w:bottom w:val="none" w:sz="0" w:space="0" w:color="auto"/>
                    <w:right w:val="none" w:sz="0" w:space="0" w:color="auto"/>
                  </w:divBdr>
                </w:div>
                <w:div w:id="1874613109">
                  <w:marLeft w:val="0"/>
                  <w:marRight w:val="0"/>
                  <w:marTop w:val="0"/>
                  <w:marBottom w:val="0"/>
                  <w:divBdr>
                    <w:top w:val="none" w:sz="0" w:space="0" w:color="auto"/>
                    <w:left w:val="none" w:sz="0" w:space="0" w:color="auto"/>
                    <w:bottom w:val="none" w:sz="0" w:space="0" w:color="auto"/>
                    <w:right w:val="none" w:sz="0" w:space="0" w:color="auto"/>
                  </w:divBdr>
                </w:div>
                <w:div w:id="1389915215">
                  <w:marLeft w:val="0"/>
                  <w:marRight w:val="0"/>
                  <w:marTop w:val="0"/>
                  <w:marBottom w:val="0"/>
                  <w:divBdr>
                    <w:top w:val="none" w:sz="0" w:space="0" w:color="auto"/>
                    <w:left w:val="none" w:sz="0" w:space="0" w:color="auto"/>
                    <w:bottom w:val="none" w:sz="0" w:space="0" w:color="auto"/>
                    <w:right w:val="none" w:sz="0" w:space="0" w:color="auto"/>
                  </w:divBdr>
                </w:div>
                <w:div w:id="906305561">
                  <w:marLeft w:val="0"/>
                  <w:marRight w:val="0"/>
                  <w:marTop w:val="0"/>
                  <w:marBottom w:val="0"/>
                  <w:divBdr>
                    <w:top w:val="none" w:sz="0" w:space="0" w:color="auto"/>
                    <w:left w:val="none" w:sz="0" w:space="0" w:color="auto"/>
                    <w:bottom w:val="none" w:sz="0" w:space="0" w:color="auto"/>
                    <w:right w:val="none" w:sz="0" w:space="0" w:color="auto"/>
                  </w:divBdr>
                </w:div>
                <w:div w:id="1834102398">
                  <w:marLeft w:val="0"/>
                  <w:marRight w:val="0"/>
                  <w:marTop w:val="0"/>
                  <w:marBottom w:val="0"/>
                  <w:divBdr>
                    <w:top w:val="none" w:sz="0" w:space="0" w:color="auto"/>
                    <w:left w:val="none" w:sz="0" w:space="0" w:color="auto"/>
                    <w:bottom w:val="none" w:sz="0" w:space="0" w:color="auto"/>
                    <w:right w:val="none" w:sz="0" w:space="0" w:color="auto"/>
                  </w:divBdr>
                </w:div>
                <w:div w:id="571819180">
                  <w:marLeft w:val="0"/>
                  <w:marRight w:val="0"/>
                  <w:marTop w:val="0"/>
                  <w:marBottom w:val="0"/>
                  <w:divBdr>
                    <w:top w:val="none" w:sz="0" w:space="0" w:color="auto"/>
                    <w:left w:val="none" w:sz="0" w:space="0" w:color="auto"/>
                    <w:bottom w:val="none" w:sz="0" w:space="0" w:color="auto"/>
                    <w:right w:val="none" w:sz="0" w:space="0" w:color="auto"/>
                  </w:divBdr>
                </w:div>
                <w:div w:id="258026744">
                  <w:marLeft w:val="0"/>
                  <w:marRight w:val="0"/>
                  <w:marTop w:val="0"/>
                  <w:marBottom w:val="0"/>
                  <w:divBdr>
                    <w:top w:val="none" w:sz="0" w:space="0" w:color="auto"/>
                    <w:left w:val="none" w:sz="0" w:space="0" w:color="auto"/>
                    <w:bottom w:val="none" w:sz="0" w:space="0" w:color="auto"/>
                    <w:right w:val="none" w:sz="0" w:space="0" w:color="auto"/>
                  </w:divBdr>
                </w:div>
                <w:div w:id="1129011750">
                  <w:marLeft w:val="0"/>
                  <w:marRight w:val="0"/>
                  <w:marTop w:val="0"/>
                  <w:marBottom w:val="0"/>
                  <w:divBdr>
                    <w:top w:val="none" w:sz="0" w:space="0" w:color="auto"/>
                    <w:left w:val="none" w:sz="0" w:space="0" w:color="auto"/>
                    <w:bottom w:val="none" w:sz="0" w:space="0" w:color="auto"/>
                    <w:right w:val="none" w:sz="0" w:space="0" w:color="auto"/>
                  </w:divBdr>
                </w:div>
                <w:div w:id="230192706">
                  <w:marLeft w:val="0"/>
                  <w:marRight w:val="0"/>
                  <w:marTop w:val="0"/>
                  <w:marBottom w:val="0"/>
                  <w:divBdr>
                    <w:top w:val="none" w:sz="0" w:space="0" w:color="auto"/>
                    <w:left w:val="none" w:sz="0" w:space="0" w:color="auto"/>
                    <w:bottom w:val="none" w:sz="0" w:space="0" w:color="auto"/>
                    <w:right w:val="none" w:sz="0" w:space="0" w:color="auto"/>
                  </w:divBdr>
                </w:div>
                <w:div w:id="1727679981">
                  <w:marLeft w:val="0"/>
                  <w:marRight w:val="0"/>
                  <w:marTop w:val="0"/>
                  <w:marBottom w:val="0"/>
                  <w:divBdr>
                    <w:top w:val="none" w:sz="0" w:space="0" w:color="auto"/>
                    <w:left w:val="none" w:sz="0" w:space="0" w:color="auto"/>
                    <w:bottom w:val="none" w:sz="0" w:space="0" w:color="auto"/>
                    <w:right w:val="none" w:sz="0" w:space="0" w:color="auto"/>
                  </w:divBdr>
                </w:div>
                <w:div w:id="360782437">
                  <w:marLeft w:val="0"/>
                  <w:marRight w:val="0"/>
                  <w:marTop w:val="0"/>
                  <w:marBottom w:val="0"/>
                  <w:divBdr>
                    <w:top w:val="none" w:sz="0" w:space="0" w:color="auto"/>
                    <w:left w:val="none" w:sz="0" w:space="0" w:color="auto"/>
                    <w:bottom w:val="none" w:sz="0" w:space="0" w:color="auto"/>
                    <w:right w:val="none" w:sz="0" w:space="0" w:color="auto"/>
                  </w:divBdr>
                </w:div>
                <w:div w:id="357047243">
                  <w:marLeft w:val="0"/>
                  <w:marRight w:val="0"/>
                  <w:marTop w:val="0"/>
                  <w:marBottom w:val="0"/>
                  <w:divBdr>
                    <w:top w:val="none" w:sz="0" w:space="0" w:color="auto"/>
                    <w:left w:val="none" w:sz="0" w:space="0" w:color="auto"/>
                    <w:bottom w:val="none" w:sz="0" w:space="0" w:color="auto"/>
                    <w:right w:val="none" w:sz="0" w:space="0" w:color="auto"/>
                  </w:divBdr>
                </w:div>
                <w:div w:id="1380787582">
                  <w:marLeft w:val="0"/>
                  <w:marRight w:val="0"/>
                  <w:marTop w:val="0"/>
                  <w:marBottom w:val="0"/>
                  <w:divBdr>
                    <w:top w:val="none" w:sz="0" w:space="0" w:color="auto"/>
                    <w:left w:val="none" w:sz="0" w:space="0" w:color="auto"/>
                    <w:bottom w:val="none" w:sz="0" w:space="0" w:color="auto"/>
                    <w:right w:val="none" w:sz="0" w:space="0" w:color="auto"/>
                  </w:divBdr>
                </w:div>
                <w:div w:id="1876654302">
                  <w:marLeft w:val="0"/>
                  <w:marRight w:val="0"/>
                  <w:marTop w:val="0"/>
                  <w:marBottom w:val="0"/>
                  <w:divBdr>
                    <w:top w:val="none" w:sz="0" w:space="0" w:color="auto"/>
                    <w:left w:val="none" w:sz="0" w:space="0" w:color="auto"/>
                    <w:bottom w:val="none" w:sz="0" w:space="0" w:color="auto"/>
                    <w:right w:val="none" w:sz="0" w:space="0" w:color="auto"/>
                  </w:divBdr>
                </w:div>
                <w:div w:id="114445465">
                  <w:marLeft w:val="0"/>
                  <w:marRight w:val="0"/>
                  <w:marTop w:val="0"/>
                  <w:marBottom w:val="0"/>
                  <w:divBdr>
                    <w:top w:val="none" w:sz="0" w:space="0" w:color="auto"/>
                    <w:left w:val="none" w:sz="0" w:space="0" w:color="auto"/>
                    <w:bottom w:val="none" w:sz="0" w:space="0" w:color="auto"/>
                    <w:right w:val="none" w:sz="0" w:space="0" w:color="auto"/>
                  </w:divBdr>
                </w:div>
                <w:div w:id="793984359">
                  <w:marLeft w:val="0"/>
                  <w:marRight w:val="0"/>
                  <w:marTop w:val="0"/>
                  <w:marBottom w:val="0"/>
                  <w:divBdr>
                    <w:top w:val="none" w:sz="0" w:space="0" w:color="auto"/>
                    <w:left w:val="none" w:sz="0" w:space="0" w:color="auto"/>
                    <w:bottom w:val="none" w:sz="0" w:space="0" w:color="auto"/>
                    <w:right w:val="none" w:sz="0" w:space="0" w:color="auto"/>
                  </w:divBdr>
                </w:div>
                <w:div w:id="725109961">
                  <w:marLeft w:val="0"/>
                  <w:marRight w:val="0"/>
                  <w:marTop w:val="0"/>
                  <w:marBottom w:val="0"/>
                  <w:divBdr>
                    <w:top w:val="none" w:sz="0" w:space="0" w:color="auto"/>
                    <w:left w:val="none" w:sz="0" w:space="0" w:color="auto"/>
                    <w:bottom w:val="none" w:sz="0" w:space="0" w:color="auto"/>
                    <w:right w:val="none" w:sz="0" w:space="0" w:color="auto"/>
                  </w:divBdr>
                </w:div>
                <w:div w:id="1574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05236">
      <w:bodyDiv w:val="1"/>
      <w:marLeft w:val="0"/>
      <w:marRight w:val="0"/>
      <w:marTop w:val="0"/>
      <w:marBottom w:val="0"/>
      <w:divBdr>
        <w:top w:val="none" w:sz="0" w:space="0" w:color="auto"/>
        <w:left w:val="none" w:sz="0" w:space="0" w:color="auto"/>
        <w:bottom w:val="none" w:sz="0" w:space="0" w:color="auto"/>
        <w:right w:val="none" w:sz="0" w:space="0" w:color="auto"/>
      </w:divBdr>
    </w:div>
    <w:div w:id="208124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EEFEF93E0BE6341A0FFABA42685776F" ma:contentTypeVersion="11" ma:contentTypeDescription="Create a new document." ma:contentTypeScope="" ma:versionID="17b8642d7a63d42b0b563c178369d837">
  <xsd:schema xmlns:xsd="http://www.w3.org/2001/XMLSchema" xmlns:xs="http://www.w3.org/2001/XMLSchema" xmlns:p="http://schemas.microsoft.com/office/2006/metadata/properties" xmlns:ns2="688ef63b-3f4b-4c3e-869d-af77c31ece37" xmlns:ns3="1952e52c-043b-4351-8dff-ac907042af2d" targetNamespace="http://schemas.microsoft.com/office/2006/metadata/properties" ma:root="true" ma:fieldsID="79bcc604e98595e8b4f19624f32ab171" ns2:_="" ns3:_="">
    <xsd:import namespace="688ef63b-3f4b-4c3e-869d-af77c31ece37"/>
    <xsd:import namespace="1952e52c-043b-4351-8dff-ac907042a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ef63b-3f4b-4c3e-869d-af77c31ece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52e52c-043b-4351-8dff-ac907042af2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031FC35-BB0D-4066-B979-9FBD406BF83E}">
  <ds:schemaRefs>
    <ds:schemaRef ds:uri="http://schemas.microsoft.com/sharepoint/v3/contenttype/forms"/>
  </ds:schemaRefs>
</ds:datastoreItem>
</file>

<file path=customXml/itemProps2.xml><?xml version="1.0" encoding="utf-8"?>
<ds:datastoreItem xmlns:ds="http://schemas.openxmlformats.org/officeDocument/2006/customXml" ds:itemID="{91172DED-1EF4-45E0-AE71-D898C97A2C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ef63b-3f4b-4c3e-869d-af77c31ece37"/>
    <ds:schemaRef ds:uri="1952e52c-043b-4351-8dff-ac907042a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B448BB-F0F7-C54B-A8F2-E6C8F9FBA110}">
  <ds:schemaRefs>
    <ds:schemaRef ds:uri="http://schemas.openxmlformats.org/officeDocument/2006/bibliography"/>
  </ds:schemaRefs>
</ds:datastoreItem>
</file>

<file path=customXml/itemProps4.xml><?xml version="1.0" encoding="utf-8"?>
<ds:datastoreItem xmlns:ds="http://schemas.openxmlformats.org/officeDocument/2006/customXml" ds:itemID="{CBAC6A14-BFA3-41D8-88CE-F342791810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2300</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Ivy Pham</cp:lastModifiedBy>
  <cp:revision>14</cp:revision>
  <dcterms:created xsi:type="dcterms:W3CDTF">2021-02-22T02:59:00Z</dcterms:created>
  <dcterms:modified xsi:type="dcterms:W3CDTF">2021-03-30T14:10:00Z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0x0101000EEFEF93E0BE6341A0FFABA42685776F</vt:lpwstr>
  </property>
</Properties>
</file>