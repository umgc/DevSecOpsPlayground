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BD7D0" w14:textId="75479637" w:rsidR="001E1798" w:rsidRPr="00295B29" w:rsidRDefault="00231C42" w:rsidP="00231C42">
      <w:pPr>
        <w:jc w:val="center"/>
        <w:rPr>
          <w:sz w:val="32"/>
          <w:szCs w:val="32"/>
        </w:rPr>
      </w:pPr>
      <w:r w:rsidRPr="00295B29">
        <w:rPr>
          <w:sz w:val="32"/>
          <w:szCs w:val="32"/>
        </w:rPr>
        <w:t>Deployment and Operations Guide (Runbook)</w:t>
      </w:r>
    </w:p>
    <w:p w14:paraId="37145505" w14:textId="44057511" w:rsidR="00231C42" w:rsidRPr="00295B29" w:rsidRDefault="00787A95" w:rsidP="00231C42">
      <w:pPr>
        <w:jc w:val="center"/>
        <w:rPr>
          <w:sz w:val="32"/>
          <w:szCs w:val="32"/>
        </w:rPr>
      </w:pPr>
      <w:r>
        <w:rPr>
          <w:sz w:val="32"/>
          <w:szCs w:val="32"/>
        </w:rPr>
        <w:t>Form Scriber</w:t>
      </w:r>
      <w:r w:rsidR="00BE20AF">
        <w:rPr>
          <w:sz w:val="32"/>
          <w:szCs w:val="32"/>
        </w:rPr>
        <w:t xml:space="preserve"> DevSecOps</w:t>
      </w:r>
    </w:p>
    <w:p w14:paraId="4EE81E7E" w14:textId="77777777" w:rsidR="00A04DD5" w:rsidRDefault="00A04DD5" w:rsidP="00231C42">
      <w:pPr>
        <w:jc w:val="center"/>
      </w:pPr>
    </w:p>
    <w:p w14:paraId="6233148B" w14:textId="00CB4BBB" w:rsidR="00231C42" w:rsidRDefault="00231C42" w:rsidP="00231C42">
      <w:pPr>
        <w:jc w:val="center"/>
      </w:pPr>
      <w:r>
        <w:t xml:space="preserve">Version </w:t>
      </w:r>
      <w:ins w:id="0" w:author="Ivy Pham" w:date="2021-03-30T10:12:00Z">
        <w:r w:rsidR="00AD7CE9">
          <w:t>3</w:t>
        </w:r>
      </w:ins>
      <w:del w:id="1" w:author="Ivy Pham" w:date="2021-03-30T10:12:00Z">
        <w:r w:rsidR="00623718" w:rsidDel="00AD7CE9">
          <w:delText>2</w:delText>
        </w:r>
      </w:del>
      <w:r w:rsidR="00623718">
        <w:t>.0</w:t>
      </w:r>
    </w:p>
    <w:p w14:paraId="4938053B" w14:textId="052D8C64" w:rsidR="00231C42" w:rsidRDefault="00231C42" w:rsidP="00231C42">
      <w:pPr>
        <w:jc w:val="center"/>
      </w:pPr>
    </w:p>
    <w:p w14:paraId="3F6F97A5" w14:textId="54BDC698" w:rsidR="00231C42" w:rsidRDefault="00BE20AF" w:rsidP="00231C42">
      <w:pPr>
        <w:jc w:val="center"/>
      </w:pPr>
      <w:r>
        <w:t>Ivy Pham</w:t>
      </w:r>
    </w:p>
    <w:p w14:paraId="75CE6214" w14:textId="348931A3" w:rsidR="00231C42" w:rsidRDefault="00BE20AF" w:rsidP="00231C42">
      <w:pPr>
        <w:jc w:val="center"/>
      </w:pPr>
      <w:r>
        <w:t>Vincent Leung</w:t>
      </w:r>
    </w:p>
    <w:p w14:paraId="60EC3A78" w14:textId="0E4213FB" w:rsidR="00231C42" w:rsidRDefault="00231C42" w:rsidP="00231C42">
      <w:pPr>
        <w:jc w:val="center"/>
      </w:pPr>
    </w:p>
    <w:p w14:paraId="18054EE4" w14:textId="1EB037FA" w:rsidR="00BE20AF" w:rsidRDefault="00BE20AF" w:rsidP="00231C42">
      <w:pPr>
        <w:jc w:val="center"/>
      </w:pPr>
    </w:p>
    <w:p w14:paraId="69603FAB" w14:textId="2C7778C3" w:rsidR="00BE20AF" w:rsidRDefault="00BE20AF" w:rsidP="00231C42">
      <w:pPr>
        <w:jc w:val="center"/>
      </w:pPr>
    </w:p>
    <w:p w14:paraId="7E608B0E" w14:textId="77777777" w:rsidR="00BE20AF" w:rsidRDefault="00BE20AF" w:rsidP="00231C42">
      <w:pPr>
        <w:jc w:val="center"/>
      </w:pPr>
    </w:p>
    <w:p w14:paraId="50F22B35" w14:textId="37DA9F56" w:rsidR="00231C42" w:rsidRDefault="00231C42" w:rsidP="00231C42">
      <w:pPr>
        <w:jc w:val="center"/>
      </w:pPr>
    </w:p>
    <w:p w14:paraId="591F83FA" w14:textId="2916F094" w:rsidR="00295B29" w:rsidRDefault="00295B29" w:rsidP="00231C42">
      <w:pPr>
        <w:jc w:val="center"/>
      </w:pPr>
    </w:p>
    <w:p w14:paraId="701820AD" w14:textId="68AA6E8D" w:rsidR="00295B29" w:rsidRDefault="00295B29" w:rsidP="00231C42">
      <w:pPr>
        <w:jc w:val="center"/>
      </w:pPr>
    </w:p>
    <w:p w14:paraId="6D601207" w14:textId="19A08B95" w:rsidR="00295B29" w:rsidRDefault="00295B29" w:rsidP="00231C42">
      <w:pPr>
        <w:jc w:val="center"/>
      </w:pPr>
    </w:p>
    <w:p w14:paraId="3F17A27A" w14:textId="08C109E0" w:rsidR="00295B29" w:rsidRDefault="00295B29" w:rsidP="00231C42">
      <w:pPr>
        <w:jc w:val="center"/>
      </w:pPr>
    </w:p>
    <w:p w14:paraId="70A48AE6" w14:textId="7371800E" w:rsidR="00295B29" w:rsidRDefault="00295B29" w:rsidP="00231C42">
      <w:pPr>
        <w:jc w:val="center"/>
      </w:pPr>
    </w:p>
    <w:p w14:paraId="76364268" w14:textId="1A9E9934" w:rsidR="00295B29" w:rsidRDefault="00295B29" w:rsidP="00231C42">
      <w:pPr>
        <w:jc w:val="center"/>
      </w:pPr>
    </w:p>
    <w:p w14:paraId="51681876" w14:textId="217F4607" w:rsidR="00295B29" w:rsidRDefault="00295B29" w:rsidP="00231C42">
      <w:pPr>
        <w:jc w:val="center"/>
      </w:pPr>
    </w:p>
    <w:p w14:paraId="2AAE483F" w14:textId="7B165A39" w:rsidR="00295B29" w:rsidRDefault="00295B29" w:rsidP="00231C42">
      <w:pPr>
        <w:jc w:val="center"/>
      </w:pPr>
    </w:p>
    <w:p w14:paraId="23902589" w14:textId="77777777" w:rsidR="00295B29" w:rsidRDefault="00295B29" w:rsidP="00231C42">
      <w:pPr>
        <w:jc w:val="center"/>
      </w:pPr>
    </w:p>
    <w:p w14:paraId="77D067CA" w14:textId="6AEF0668" w:rsidR="00231C42" w:rsidRDefault="00231C42" w:rsidP="00231C42">
      <w:pPr>
        <w:jc w:val="center"/>
      </w:pPr>
      <w:r>
        <w:t>SWEN 670 Software Engineering Project</w:t>
      </w:r>
    </w:p>
    <w:p w14:paraId="6ED5C0FC" w14:textId="15724C19" w:rsidR="00231C42" w:rsidRDefault="00231C42" w:rsidP="00231C42">
      <w:pPr>
        <w:jc w:val="center"/>
      </w:pPr>
      <w:r>
        <w:t>University of Maryland Global Campus</w:t>
      </w:r>
    </w:p>
    <w:p w14:paraId="5CDE0617" w14:textId="598EA147" w:rsidR="00A04DD5" w:rsidRDefault="00AD7CE9" w:rsidP="00231C42">
      <w:pPr>
        <w:jc w:val="center"/>
      </w:pPr>
      <w:ins w:id="2" w:author="Ivy Pham" w:date="2021-03-30T10:13:00Z">
        <w:r>
          <w:t>March</w:t>
        </w:r>
      </w:ins>
      <w:del w:id="3" w:author="Ivy Pham" w:date="2021-03-30T10:13:00Z">
        <w:r w:rsidR="00BE20AF" w:rsidDel="00AD7CE9">
          <w:delText>February</w:delText>
        </w:r>
      </w:del>
      <w:r w:rsidR="00BE20AF">
        <w:t xml:space="preserve"> </w:t>
      </w:r>
      <w:ins w:id="4" w:author="Ivy Pham" w:date="2021-03-30T10:13:00Z">
        <w:r>
          <w:t>30</w:t>
        </w:r>
      </w:ins>
      <w:del w:id="5" w:author="Ivy Pham" w:date="2021-03-30T10:13:00Z">
        <w:r w:rsidR="00BE20AF" w:rsidDel="00AD7CE9">
          <w:delText>2</w:delText>
        </w:r>
      </w:del>
      <w:r w:rsidR="006679D5">
        <w:t>, 202</w:t>
      </w:r>
      <w:r w:rsidR="00BE20AF">
        <w:t>1</w:t>
      </w:r>
    </w:p>
    <w:p w14:paraId="7F1228CA" w14:textId="77777777" w:rsidR="00A04DD5" w:rsidRDefault="00A04DD5">
      <w:r>
        <w:br w:type="page"/>
      </w:r>
    </w:p>
    <w:p w14:paraId="5DE46BF3" w14:textId="3F6BF345" w:rsidR="00231C42" w:rsidRDefault="00295B29" w:rsidP="00231C42">
      <w:pPr>
        <w:jc w:val="center"/>
        <w:rPr>
          <w:b/>
          <w:bCs/>
        </w:rPr>
      </w:pPr>
      <w:r>
        <w:rPr>
          <w:b/>
          <w:bCs/>
        </w:rPr>
        <w:lastRenderedPageBreak/>
        <w:t>REVISION HISTORY</w:t>
      </w:r>
    </w:p>
    <w:tbl>
      <w:tblPr>
        <w:tblStyle w:val="TableGrid"/>
        <w:tblW w:w="9350" w:type="dxa"/>
        <w:tblLook w:val="04A0" w:firstRow="1" w:lastRow="0" w:firstColumn="1" w:lastColumn="0" w:noHBand="0" w:noVBand="1"/>
      </w:tblPr>
      <w:tblGrid>
        <w:gridCol w:w="1515"/>
        <w:gridCol w:w="1270"/>
        <w:gridCol w:w="6565"/>
      </w:tblGrid>
      <w:tr w:rsidR="00EF48A9" w14:paraId="222F94B7" w14:textId="77777777" w:rsidTr="6B31F5B0">
        <w:tc>
          <w:tcPr>
            <w:tcW w:w="1515" w:type="dxa"/>
          </w:tcPr>
          <w:p w14:paraId="0380B76E" w14:textId="683A3D5B" w:rsidR="00EF48A9" w:rsidRPr="00EF48A9" w:rsidRDefault="00EF48A9" w:rsidP="00EF48A9">
            <w:pPr>
              <w:jc w:val="center"/>
              <w:rPr>
                <w:b/>
                <w:bCs/>
              </w:rPr>
            </w:pPr>
            <w:r>
              <w:rPr>
                <w:b/>
                <w:bCs/>
              </w:rPr>
              <w:t>Date</w:t>
            </w:r>
          </w:p>
        </w:tc>
        <w:tc>
          <w:tcPr>
            <w:tcW w:w="1270" w:type="dxa"/>
          </w:tcPr>
          <w:p w14:paraId="7C09A7D0" w14:textId="6B3938BE" w:rsidR="00EF48A9" w:rsidRPr="00EF48A9" w:rsidRDefault="00EF48A9" w:rsidP="00EF48A9">
            <w:pPr>
              <w:jc w:val="center"/>
              <w:rPr>
                <w:b/>
                <w:bCs/>
              </w:rPr>
            </w:pPr>
            <w:r>
              <w:rPr>
                <w:b/>
                <w:bCs/>
              </w:rPr>
              <w:t>Version</w:t>
            </w:r>
          </w:p>
        </w:tc>
        <w:tc>
          <w:tcPr>
            <w:tcW w:w="6565" w:type="dxa"/>
          </w:tcPr>
          <w:p w14:paraId="1977C0E3" w14:textId="5C3CC56F" w:rsidR="00EF48A9" w:rsidRPr="00EF48A9" w:rsidRDefault="00EF48A9" w:rsidP="00EF48A9">
            <w:pPr>
              <w:jc w:val="center"/>
              <w:rPr>
                <w:b/>
                <w:bCs/>
              </w:rPr>
            </w:pPr>
            <w:r>
              <w:rPr>
                <w:b/>
                <w:bCs/>
              </w:rPr>
              <w:t>Description</w:t>
            </w:r>
          </w:p>
        </w:tc>
      </w:tr>
      <w:tr w:rsidR="00EF48A9" w14:paraId="223A3F26" w14:textId="77777777" w:rsidTr="6B31F5B0">
        <w:tc>
          <w:tcPr>
            <w:tcW w:w="1515" w:type="dxa"/>
          </w:tcPr>
          <w:p w14:paraId="1668F890" w14:textId="5D047B08" w:rsidR="00EF48A9" w:rsidRDefault="00BE20AF" w:rsidP="00EF48A9">
            <w:r>
              <w:t>02/02/2021</w:t>
            </w:r>
          </w:p>
        </w:tc>
        <w:tc>
          <w:tcPr>
            <w:tcW w:w="1270" w:type="dxa"/>
          </w:tcPr>
          <w:p w14:paraId="54147C1C" w14:textId="33EA0ACF" w:rsidR="00EF48A9" w:rsidRDefault="00EF48A9" w:rsidP="00EF48A9">
            <w:r>
              <w:t>1.0</w:t>
            </w:r>
          </w:p>
        </w:tc>
        <w:tc>
          <w:tcPr>
            <w:tcW w:w="6565" w:type="dxa"/>
          </w:tcPr>
          <w:p w14:paraId="30EA292C" w14:textId="6700C097" w:rsidR="00EF48A9" w:rsidRDefault="00EF48A9" w:rsidP="00EF48A9">
            <w:r>
              <w:t xml:space="preserve">Initial draft </w:t>
            </w:r>
          </w:p>
        </w:tc>
      </w:tr>
      <w:tr w:rsidR="6B31F5B0" w14:paraId="593A815A" w14:textId="77777777" w:rsidTr="6B31F5B0">
        <w:tc>
          <w:tcPr>
            <w:tcW w:w="1515" w:type="dxa"/>
          </w:tcPr>
          <w:p w14:paraId="7522E9EC" w14:textId="61DE9EA3" w:rsidR="67CCD9EA" w:rsidRDefault="67CCD9EA" w:rsidP="6B31F5B0">
            <w:r>
              <w:t>02/16/2021</w:t>
            </w:r>
          </w:p>
        </w:tc>
        <w:tc>
          <w:tcPr>
            <w:tcW w:w="1270" w:type="dxa"/>
          </w:tcPr>
          <w:p w14:paraId="0086729E" w14:textId="34622221" w:rsidR="67CCD9EA" w:rsidRDefault="67CCD9EA" w:rsidP="6B31F5B0">
            <w:r>
              <w:t>1.0</w:t>
            </w:r>
          </w:p>
        </w:tc>
        <w:tc>
          <w:tcPr>
            <w:tcW w:w="6565" w:type="dxa"/>
          </w:tcPr>
          <w:p w14:paraId="0022C76B" w14:textId="3B5F74E0" w:rsidR="67CCD9EA" w:rsidRDefault="67CCD9EA" w:rsidP="6B31F5B0">
            <w:r>
              <w:t>Added section 5</w:t>
            </w:r>
          </w:p>
        </w:tc>
      </w:tr>
      <w:tr w:rsidR="00B76427" w14:paraId="107DF877" w14:textId="77777777" w:rsidTr="6B31F5B0">
        <w:tc>
          <w:tcPr>
            <w:tcW w:w="1515" w:type="dxa"/>
          </w:tcPr>
          <w:p w14:paraId="0FEFB8AB" w14:textId="1A21CC45" w:rsidR="00B76427" w:rsidRDefault="46463D45" w:rsidP="00EF48A9">
            <w:r>
              <w:t>02/17/2021</w:t>
            </w:r>
          </w:p>
        </w:tc>
        <w:tc>
          <w:tcPr>
            <w:tcW w:w="1270" w:type="dxa"/>
          </w:tcPr>
          <w:p w14:paraId="7A8C1FAE" w14:textId="5C144A0F" w:rsidR="00B76427" w:rsidRDefault="46463D45" w:rsidP="00EF48A9">
            <w:r>
              <w:t>1.1</w:t>
            </w:r>
          </w:p>
        </w:tc>
        <w:tc>
          <w:tcPr>
            <w:tcW w:w="6565" w:type="dxa"/>
          </w:tcPr>
          <w:p w14:paraId="6CA852D0" w14:textId="55314500" w:rsidR="00B76427" w:rsidRDefault="55A30472" w:rsidP="00EF48A9">
            <w:r>
              <w:t>Added sections 1 and 2</w:t>
            </w:r>
          </w:p>
        </w:tc>
      </w:tr>
      <w:tr w:rsidR="6EB3A5DA" w14:paraId="39691B57" w14:textId="77777777" w:rsidTr="6B31F5B0">
        <w:tc>
          <w:tcPr>
            <w:tcW w:w="1515" w:type="dxa"/>
          </w:tcPr>
          <w:p w14:paraId="0515A1EC" w14:textId="29AE7081" w:rsidR="70A8F1CC" w:rsidRDefault="70A8F1CC" w:rsidP="6EB3A5DA">
            <w:r>
              <w:t>02/18/2021</w:t>
            </w:r>
          </w:p>
        </w:tc>
        <w:tc>
          <w:tcPr>
            <w:tcW w:w="1270" w:type="dxa"/>
          </w:tcPr>
          <w:p w14:paraId="37077FC9" w14:textId="028D95CF" w:rsidR="70A8F1CC" w:rsidRDefault="70A8F1CC" w:rsidP="6EB3A5DA">
            <w:r>
              <w:t>1.2</w:t>
            </w:r>
          </w:p>
        </w:tc>
        <w:tc>
          <w:tcPr>
            <w:tcW w:w="6565" w:type="dxa"/>
          </w:tcPr>
          <w:p w14:paraId="356B79D9" w14:textId="4F49DF48" w:rsidR="70A8F1CC" w:rsidRDefault="70A8F1CC" w:rsidP="6EB3A5DA">
            <w:r>
              <w:t>Added section 3</w:t>
            </w:r>
          </w:p>
        </w:tc>
      </w:tr>
      <w:tr w:rsidR="6B31F5B0" w14:paraId="761ADF5C" w14:textId="77777777" w:rsidTr="6B31F5B0">
        <w:tc>
          <w:tcPr>
            <w:tcW w:w="1515" w:type="dxa"/>
          </w:tcPr>
          <w:p w14:paraId="58DB85B1" w14:textId="33ADADE8" w:rsidR="01CFBC4B" w:rsidRDefault="01CFBC4B" w:rsidP="6B31F5B0">
            <w:r>
              <w:t>02/19/2021</w:t>
            </w:r>
          </w:p>
        </w:tc>
        <w:tc>
          <w:tcPr>
            <w:tcW w:w="1270" w:type="dxa"/>
          </w:tcPr>
          <w:p w14:paraId="7AF1394A" w14:textId="1EE39547" w:rsidR="01CFBC4B" w:rsidRDefault="01CFBC4B" w:rsidP="6B31F5B0">
            <w:r>
              <w:t>1.3</w:t>
            </w:r>
          </w:p>
        </w:tc>
        <w:tc>
          <w:tcPr>
            <w:tcW w:w="6565" w:type="dxa"/>
          </w:tcPr>
          <w:p w14:paraId="31626377" w14:textId="3599033E" w:rsidR="01CFBC4B" w:rsidRDefault="01CFBC4B" w:rsidP="6B31F5B0">
            <w:r>
              <w:t>Added section 4</w:t>
            </w:r>
          </w:p>
        </w:tc>
      </w:tr>
      <w:tr w:rsidR="005262B8" w14:paraId="44AD7B35" w14:textId="77777777" w:rsidTr="6B31F5B0">
        <w:tc>
          <w:tcPr>
            <w:tcW w:w="1515" w:type="dxa"/>
          </w:tcPr>
          <w:p w14:paraId="4E39E528" w14:textId="420642C2" w:rsidR="005262B8" w:rsidRDefault="005262B8" w:rsidP="6B31F5B0">
            <w:r>
              <w:t>02/2</w:t>
            </w:r>
            <w:r w:rsidR="00882030">
              <w:t>3</w:t>
            </w:r>
            <w:r>
              <w:t>/2021</w:t>
            </w:r>
          </w:p>
        </w:tc>
        <w:tc>
          <w:tcPr>
            <w:tcW w:w="1270" w:type="dxa"/>
          </w:tcPr>
          <w:p w14:paraId="1E18FE95" w14:textId="4934CF43" w:rsidR="005262B8" w:rsidRDefault="005262B8" w:rsidP="6B31F5B0">
            <w:r>
              <w:t>1.4</w:t>
            </w:r>
          </w:p>
        </w:tc>
        <w:tc>
          <w:tcPr>
            <w:tcW w:w="6565" w:type="dxa"/>
          </w:tcPr>
          <w:p w14:paraId="3FEB65CF" w14:textId="0561D2BC" w:rsidR="005262B8" w:rsidRDefault="005262B8" w:rsidP="6B31F5B0">
            <w:r>
              <w:t xml:space="preserve">Added/Edited various </w:t>
            </w:r>
            <w:r w:rsidR="00E37281">
              <w:t>sections</w:t>
            </w:r>
          </w:p>
        </w:tc>
      </w:tr>
      <w:tr w:rsidR="00623718" w14:paraId="3D35A639" w14:textId="77777777" w:rsidTr="6B31F5B0">
        <w:tc>
          <w:tcPr>
            <w:tcW w:w="1515" w:type="dxa"/>
          </w:tcPr>
          <w:p w14:paraId="286DF8A7" w14:textId="4670B3CB" w:rsidR="00623718" w:rsidRDefault="00623718" w:rsidP="6B31F5B0">
            <w:r>
              <w:t>03/15/2021</w:t>
            </w:r>
          </w:p>
        </w:tc>
        <w:tc>
          <w:tcPr>
            <w:tcW w:w="1270" w:type="dxa"/>
          </w:tcPr>
          <w:p w14:paraId="1DE8D55E" w14:textId="1DECD690" w:rsidR="00623718" w:rsidRDefault="00623718" w:rsidP="6B31F5B0">
            <w:r>
              <w:t>2.0</w:t>
            </w:r>
          </w:p>
        </w:tc>
        <w:tc>
          <w:tcPr>
            <w:tcW w:w="6565" w:type="dxa"/>
          </w:tcPr>
          <w:p w14:paraId="084E418E" w14:textId="09073207" w:rsidR="00623718" w:rsidRDefault="00623718" w:rsidP="6B31F5B0">
            <w:r>
              <w:t>Modified for Milestone 3</w:t>
            </w:r>
          </w:p>
        </w:tc>
      </w:tr>
      <w:tr w:rsidR="00AD7CE9" w14:paraId="0B10F042" w14:textId="77777777" w:rsidTr="6B31F5B0">
        <w:trPr>
          <w:ins w:id="6" w:author="Ivy Pham" w:date="2021-03-30T10:13:00Z"/>
        </w:trPr>
        <w:tc>
          <w:tcPr>
            <w:tcW w:w="1515" w:type="dxa"/>
          </w:tcPr>
          <w:p w14:paraId="0395506B" w14:textId="7427503C" w:rsidR="00AD7CE9" w:rsidRDefault="00AD7CE9" w:rsidP="6B31F5B0">
            <w:pPr>
              <w:rPr>
                <w:ins w:id="7" w:author="Ivy Pham" w:date="2021-03-30T10:13:00Z"/>
              </w:rPr>
            </w:pPr>
            <w:ins w:id="8" w:author="Ivy Pham" w:date="2021-03-30T10:13:00Z">
              <w:r>
                <w:t>03/30/2021</w:t>
              </w:r>
            </w:ins>
          </w:p>
        </w:tc>
        <w:tc>
          <w:tcPr>
            <w:tcW w:w="1270" w:type="dxa"/>
          </w:tcPr>
          <w:p w14:paraId="123ACEBF" w14:textId="55FD582C" w:rsidR="00AD7CE9" w:rsidRDefault="00AD7CE9" w:rsidP="6B31F5B0">
            <w:pPr>
              <w:rPr>
                <w:ins w:id="9" w:author="Ivy Pham" w:date="2021-03-30T10:13:00Z"/>
              </w:rPr>
            </w:pPr>
            <w:ins w:id="10" w:author="Ivy Pham" w:date="2021-03-30T10:13:00Z">
              <w:r>
                <w:t>3.0</w:t>
              </w:r>
            </w:ins>
          </w:p>
        </w:tc>
        <w:tc>
          <w:tcPr>
            <w:tcW w:w="6565" w:type="dxa"/>
          </w:tcPr>
          <w:p w14:paraId="751A3FDD" w14:textId="5E3D2731" w:rsidR="00AD7CE9" w:rsidRDefault="00AD7CE9" w:rsidP="6B31F5B0">
            <w:pPr>
              <w:rPr>
                <w:ins w:id="11" w:author="Ivy Pham" w:date="2021-03-30T10:13:00Z"/>
              </w:rPr>
            </w:pPr>
            <w:ins w:id="12" w:author="Ivy Pham" w:date="2021-03-30T10:13:00Z">
              <w:r>
                <w:t>Final Review</w:t>
              </w:r>
            </w:ins>
          </w:p>
        </w:tc>
      </w:tr>
    </w:tbl>
    <w:p w14:paraId="2B606207" w14:textId="333A5954" w:rsidR="00F0753C" w:rsidRDefault="00F0753C" w:rsidP="00EF48A9"/>
    <w:p w14:paraId="6081ACA0" w14:textId="77777777" w:rsidR="00F0753C" w:rsidRDefault="00F0753C">
      <w:r>
        <w:br w:type="page"/>
      </w:r>
    </w:p>
    <w:sdt>
      <w:sdtPr>
        <w:rPr>
          <w:rFonts w:ascii="Times New Roman" w:eastAsia="SimSun" w:hAnsi="Times New Roman" w:cstheme="minorBidi"/>
          <w:color w:val="auto"/>
          <w:sz w:val="24"/>
          <w:szCs w:val="22"/>
        </w:rPr>
        <w:id w:val="-1256818063"/>
        <w:docPartObj>
          <w:docPartGallery w:val="Table of Contents"/>
          <w:docPartUnique/>
        </w:docPartObj>
      </w:sdtPr>
      <w:sdtEndPr>
        <w:rPr>
          <w:b/>
          <w:bCs/>
          <w:noProof/>
        </w:rPr>
      </w:sdtEndPr>
      <w:sdtContent>
        <w:p w14:paraId="796E5962" w14:textId="60132BFF" w:rsidR="00D777ED" w:rsidRDefault="00D777ED">
          <w:pPr>
            <w:pStyle w:val="TOCHeading"/>
          </w:pPr>
          <w:r>
            <w:t>Contents</w:t>
          </w:r>
        </w:p>
        <w:p w14:paraId="2B4DCFC9" w14:textId="111DA6ED" w:rsidR="00D777ED" w:rsidRDefault="00D777ED">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5142505" w:history="1">
            <w:r w:rsidRPr="00BF182A">
              <w:rPr>
                <w:rStyle w:val="Hyperlink"/>
                <w:noProof/>
              </w:rPr>
              <w:t>1. Introduction</w:t>
            </w:r>
            <w:r>
              <w:rPr>
                <w:noProof/>
                <w:webHidden/>
              </w:rPr>
              <w:tab/>
            </w:r>
            <w:r>
              <w:rPr>
                <w:noProof/>
                <w:webHidden/>
              </w:rPr>
              <w:fldChar w:fldCharType="begin"/>
            </w:r>
            <w:r>
              <w:rPr>
                <w:noProof/>
                <w:webHidden/>
              </w:rPr>
              <w:instrText xml:space="preserve"> PAGEREF _Toc65142505 \h </w:instrText>
            </w:r>
            <w:r>
              <w:rPr>
                <w:noProof/>
                <w:webHidden/>
              </w:rPr>
            </w:r>
            <w:r>
              <w:rPr>
                <w:noProof/>
                <w:webHidden/>
              </w:rPr>
              <w:fldChar w:fldCharType="separate"/>
            </w:r>
            <w:r>
              <w:rPr>
                <w:noProof/>
                <w:webHidden/>
              </w:rPr>
              <w:t>4</w:t>
            </w:r>
            <w:r>
              <w:rPr>
                <w:noProof/>
                <w:webHidden/>
              </w:rPr>
              <w:fldChar w:fldCharType="end"/>
            </w:r>
          </w:hyperlink>
        </w:p>
        <w:p w14:paraId="632917ED" w14:textId="7CE68A2A" w:rsidR="00D777ED" w:rsidRDefault="00A807F8">
          <w:pPr>
            <w:pStyle w:val="TOC2"/>
            <w:tabs>
              <w:tab w:val="right" w:leader="dot" w:pos="9350"/>
            </w:tabs>
            <w:rPr>
              <w:rFonts w:asciiTheme="minorHAnsi" w:eastAsiaTheme="minorEastAsia" w:hAnsiTheme="minorHAnsi"/>
              <w:noProof/>
              <w:sz w:val="22"/>
            </w:rPr>
          </w:pPr>
          <w:hyperlink w:anchor="_Toc65142506" w:history="1">
            <w:r w:rsidR="00D777ED" w:rsidRPr="00BF182A">
              <w:rPr>
                <w:rStyle w:val="Hyperlink"/>
                <w:noProof/>
              </w:rPr>
              <w:t>1.1 Overview</w:t>
            </w:r>
            <w:r w:rsidR="00D777ED">
              <w:rPr>
                <w:noProof/>
                <w:webHidden/>
              </w:rPr>
              <w:tab/>
            </w:r>
            <w:r w:rsidR="00D777ED">
              <w:rPr>
                <w:noProof/>
                <w:webHidden/>
              </w:rPr>
              <w:fldChar w:fldCharType="begin"/>
            </w:r>
            <w:r w:rsidR="00D777ED">
              <w:rPr>
                <w:noProof/>
                <w:webHidden/>
              </w:rPr>
              <w:instrText xml:space="preserve"> PAGEREF _Toc65142506 \h </w:instrText>
            </w:r>
            <w:r w:rsidR="00D777ED">
              <w:rPr>
                <w:noProof/>
                <w:webHidden/>
              </w:rPr>
            </w:r>
            <w:r w:rsidR="00D777ED">
              <w:rPr>
                <w:noProof/>
                <w:webHidden/>
              </w:rPr>
              <w:fldChar w:fldCharType="separate"/>
            </w:r>
            <w:r w:rsidR="00D777ED">
              <w:rPr>
                <w:noProof/>
                <w:webHidden/>
              </w:rPr>
              <w:t>4</w:t>
            </w:r>
            <w:r w:rsidR="00D777ED">
              <w:rPr>
                <w:noProof/>
                <w:webHidden/>
              </w:rPr>
              <w:fldChar w:fldCharType="end"/>
            </w:r>
          </w:hyperlink>
        </w:p>
        <w:p w14:paraId="3A87CAFF" w14:textId="42790793" w:rsidR="00D777ED" w:rsidRDefault="00A807F8">
          <w:pPr>
            <w:pStyle w:val="TOC2"/>
            <w:tabs>
              <w:tab w:val="right" w:leader="dot" w:pos="9350"/>
            </w:tabs>
            <w:rPr>
              <w:rFonts w:asciiTheme="minorHAnsi" w:eastAsiaTheme="minorEastAsia" w:hAnsiTheme="minorHAnsi"/>
              <w:noProof/>
              <w:sz w:val="22"/>
            </w:rPr>
          </w:pPr>
          <w:hyperlink w:anchor="_Toc65142507" w:history="1">
            <w:r w:rsidR="00D777ED" w:rsidRPr="00BF182A">
              <w:rPr>
                <w:rStyle w:val="Hyperlink"/>
                <w:noProof/>
              </w:rPr>
              <w:t>1.2 System Components</w:t>
            </w:r>
            <w:r w:rsidR="00D777ED">
              <w:rPr>
                <w:noProof/>
                <w:webHidden/>
              </w:rPr>
              <w:tab/>
            </w:r>
            <w:r w:rsidR="00D777ED">
              <w:rPr>
                <w:noProof/>
                <w:webHidden/>
              </w:rPr>
              <w:fldChar w:fldCharType="begin"/>
            </w:r>
            <w:r w:rsidR="00D777ED">
              <w:rPr>
                <w:noProof/>
                <w:webHidden/>
              </w:rPr>
              <w:instrText xml:space="preserve"> PAGEREF _Toc65142507 \h </w:instrText>
            </w:r>
            <w:r w:rsidR="00D777ED">
              <w:rPr>
                <w:noProof/>
                <w:webHidden/>
              </w:rPr>
            </w:r>
            <w:r w:rsidR="00D777ED">
              <w:rPr>
                <w:noProof/>
                <w:webHidden/>
              </w:rPr>
              <w:fldChar w:fldCharType="separate"/>
            </w:r>
            <w:r w:rsidR="00D777ED">
              <w:rPr>
                <w:noProof/>
                <w:webHidden/>
              </w:rPr>
              <w:t>4</w:t>
            </w:r>
            <w:r w:rsidR="00D777ED">
              <w:rPr>
                <w:noProof/>
                <w:webHidden/>
              </w:rPr>
              <w:fldChar w:fldCharType="end"/>
            </w:r>
          </w:hyperlink>
        </w:p>
        <w:p w14:paraId="068361B2" w14:textId="7B08AF05" w:rsidR="00D777ED" w:rsidRDefault="00A807F8">
          <w:pPr>
            <w:pStyle w:val="TOC1"/>
            <w:tabs>
              <w:tab w:val="right" w:leader="dot" w:pos="9350"/>
            </w:tabs>
            <w:rPr>
              <w:rFonts w:asciiTheme="minorHAnsi" w:eastAsiaTheme="minorEastAsia" w:hAnsiTheme="minorHAnsi"/>
              <w:noProof/>
              <w:sz w:val="22"/>
            </w:rPr>
          </w:pPr>
          <w:hyperlink w:anchor="_Toc65142508" w:history="1">
            <w:r w:rsidR="00D777ED" w:rsidRPr="00BF182A">
              <w:rPr>
                <w:rStyle w:val="Hyperlink"/>
                <w:noProof/>
              </w:rPr>
              <w:t>2. Infrastructure</w:t>
            </w:r>
            <w:r w:rsidR="00D777ED">
              <w:rPr>
                <w:noProof/>
                <w:webHidden/>
              </w:rPr>
              <w:tab/>
            </w:r>
            <w:r w:rsidR="00D777ED">
              <w:rPr>
                <w:noProof/>
                <w:webHidden/>
              </w:rPr>
              <w:fldChar w:fldCharType="begin"/>
            </w:r>
            <w:r w:rsidR="00D777ED">
              <w:rPr>
                <w:noProof/>
                <w:webHidden/>
              </w:rPr>
              <w:instrText xml:space="preserve"> PAGEREF _Toc65142508 \h </w:instrText>
            </w:r>
            <w:r w:rsidR="00D777ED">
              <w:rPr>
                <w:noProof/>
                <w:webHidden/>
              </w:rPr>
            </w:r>
            <w:r w:rsidR="00D777ED">
              <w:rPr>
                <w:noProof/>
                <w:webHidden/>
              </w:rPr>
              <w:fldChar w:fldCharType="separate"/>
            </w:r>
            <w:r w:rsidR="00D777ED">
              <w:rPr>
                <w:noProof/>
                <w:webHidden/>
              </w:rPr>
              <w:t>4</w:t>
            </w:r>
            <w:r w:rsidR="00D777ED">
              <w:rPr>
                <w:noProof/>
                <w:webHidden/>
              </w:rPr>
              <w:fldChar w:fldCharType="end"/>
            </w:r>
          </w:hyperlink>
        </w:p>
        <w:p w14:paraId="7947A0F5" w14:textId="664A4925" w:rsidR="00D777ED" w:rsidRDefault="00A807F8">
          <w:pPr>
            <w:pStyle w:val="TOC2"/>
            <w:tabs>
              <w:tab w:val="right" w:leader="dot" w:pos="9350"/>
            </w:tabs>
            <w:rPr>
              <w:rFonts w:asciiTheme="minorHAnsi" w:eastAsiaTheme="minorEastAsia" w:hAnsiTheme="minorHAnsi"/>
              <w:noProof/>
              <w:sz w:val="22"/>
            </w:rPr>
          </w:pPr>
          <w:hyperlink w:anchor="_Toc65142509" w:history="1">
            <w:r w:rsidR="00D777ED" w:rsidRPr="00BF182A">
              <w:rPr>
                <w:rStyle w:val="Hyperlink"/>
                <w:noProof/>
              </w:rPr>
              <w:t>2.1 Git</w:t>
            </w:r>
            <w:r w:rsidR="00D777ED">
              <w:rPr>
                <w:noProof/>
                <w:webHidden/>
              </w:rPr>
              <w:tab/>
            </w:r>
            <w:r w:rsidR="00D777ED">
              <w:rPr>
                <w:noProof/>
                <w:webHidden/>
              </w:rPr>
              <w:fldChar w:fldCharType="begin"/>
            </w:r>
            <w:r w:rsidR="00D777ED">
              <w:rPr>
                <w:noProof/>
                <w:webHidden/>
              </w:rPr>
              <w:instrText xml:space="preserve"> PAGEREF _Toc65142509 \h </w:instrText>
            </w:r>
            <w:r w:rsidR="00D777ED">
              <w:rPr>
                <w:noProof/>
                <w:webHidden/>
              </w:rPr>
            </w:r>
            <w:r w:rsidR="00D777ED">
              <w:rPr>
                <w:noProof/>
                <w:webHidden/>
              </w:rPr>
              <w:fldChar w:fldCharType="separate"/>
            </w:r>
            <w:r w:rsidR="00D777ED">
              <w:rPr>
                <w:noProof/>
                <w:webHidden/>
              </w:rPr>
              <w:t>4</w:t>
            </w:r>
            <w:r w:rsidR="00D777ED">
              <w:rPr>
                <w:noProof/>
                <w:webHidden/>
              </w:rPr>
              <w:fldChar w:fldCharType="end"/>
            </w:r>
          </w:hyperlink>
        </w:p>
        <w:p w14:paraId="4BF6D927" w14:textId="36C06716" w:rsidR="00D777ED" w:rsidRDefault="00A807F8">
          <w:pPr>
            <w:pStyle w:val="TOC3"/>
            <w:tabs>
              <w:tab w:val="right" w:leader="dot" w:pos="9350"/>
            </w:tabs>
            <w:rPr>
              <w:rFonts w:asciiTheme="minorHAnsi" w:eastAsiaTheme="minorEastAsia" w:hAnsiTheme="minorHAnsi"/>
              <w:noProof/>
              <w:sz w:val="22"/>
            </w:rPr>
          </w:pPr>
          <w:hyperlink w:anchor="_Toc65142510" w:history="1">
            <w:r w:rsidR="00D777ED" w:rsidRPr="00BF182A">
              <w:rPr>
                <w:rStyle w:val="Hyperlink"/>
                <w:noProof/>
              </w:rPr>
              <w:t>Client Installation</w:t>
            </w:r>
            <w:r w:rsidR="00D777ED">
              <w:rPr>
                <w:noProof/>
                <w:webHidden/>
              </w:rPr>
              <w:tab/>
            </w:r>
            <w:r w:rsidR="00D777ED">
              <w:rPr>
                <w:noProof/>
                <w:webHidden/>
              </w:rPr>
              <w:fldChar w:fldCharType="begin"/>
            </w:r>
            <w:r w:rsidR="00D777ED">
              <w:rPr>
                <w:noProof/>
                <w:webHidden/>
              </w:rPr>
              <w:instrText xml:space="preserve"> PAGEREF _Toc65142510 \h </w:instrText>
            </w:r>
            <w:r w:rsidR="00D777ED">
              <w:rPr>
                <w:noProof/>
                <w:webHidden/>
              </w:rPr>
            </w:r>
            <w:r w:rsidR="00D777ED">
              <w:rPr>
                <w:noProof/>
                <w:webHidden/>
              </w:rPr>
              <w:fldChar w:fldCharType="separate"/>
            </w:r>
            <w:r w:rsidR="00D777ED">
              <w:rPr>
                <w:noProof/>
                <w:webHidden/>
              </w:rPr>
              <w:t>4</w:t>
            </w:r>
            <w:r w:rsidR="00D777ED">
              <w:rPr>
                <w:noProof/>
                <w:webHidden/>
              </w:rPr>
              <w:fldChar w:fldCharType="end"/>
            </w:r>
          </w:hyperlink>
        </w:p>
        <w:p w14:paraId="57F59AA3" w14:textId="47BA6B3A" w:rsidR="00D777ED" w:rsidRDefault="00A807F8">
          <w:pPr>
            <w:pStyle w:val="TOC3"/>
            <w:tabs>
              <w:tab w:val="right" w:leader="dot" w:pos="9350"/>
            </w:tabs>
            <w:rPr>
              <w:rFonts w:asciiTheme="minorHAnsi" w:eastAsiaTheme="minorEastAsia" w:hAnsiTheme="minorHAnsi"/>
              <w:noProof/>
              <w:sz w:val="22"/>
            </w:rPr>
          </w:pPr>
          <w:hyperlink w:anchor="_Toc65142511" w:history="1">
            <w:r w:rsidR="00D777ED" w:rsidRPr="00BF182A">
              <w:rPr>
                <w:rStyle w:val="Hyperlink"/>
                <w:noProof/>
              </w:rPr>
              <w:t>Initial Configuration</w:t>
            </w:r>
            <w:r w:rsidR="00D777ED">
              <w:rPr>
                <w:noProof/>
                <w:webHidden/>
              </w:rPr>
              <w:tab/>
            </w:r>
            <w:r w:rsidR="00D777ED">
              <w:rPr>
                <w:noProof/>
                <w:webHidden/>
              </w:rPr>
              <w:fldChar w:fldCharType="begin"/>
            </w:r>
            <w:r w:rsidR="00D777ED">
              <w:rPr>
                <w:noProof/>
                <w:webHidden/>
              </w:rPr>
              <w:instrText xml:space="preserve"> PAGEREF _Toc65142511 \h </w:instrText>
            </w:r>
            <w:r w:rsidR="00D777ED">
              <w:rPr>
                <w:noProof/>
                <w:webHidden/>
              </w:rPr>
            </w:r>
            <w:r w:rsidR="00D777ED">
              <w:rPr>
                <w:noProof/>
                <w:webHidden/>
              </w:rPr>
              <w:fldChar w:fldCharType="separate"/>
            </w:r>
            <w:r w:rsidR="00D777ED">
              <w:rPr>
                <w:noProof/>
                <w:webHidden/>
              </w:rPr>
              <w:t>5</w:t>
            </w:r>
            <w:r w:rsidR="00D777ED">
              <w:rPr>
                <w:noProof/>
                <w:webHidden/>
              </w:rPr>
              <w:fldChar w:fldCharType="end"/>
            </w:r>
          </w:hyperlink>
        </w:p>
        <w:p w14:paraId="043A4785" w14:textId="45521E47" w:rsidR="00D777ED" w:rsidRDefault="00A807F8">
          <w:pPr>
            <w:pStyle w:val="TOC3"/>
            <w:tabs>
              <w:tab w:val="right" w:leader="dot" w:pos="9350"/>
            </w:tabs>
            <w:rPr>
              <w:rFonts w:asciiTheme="minorHAnsi" w:eastAsiaTheme="minorEastAsia" w:hAnsiTheme="minorHAnsi"/>
              <w:noProof/>
              <w:sz w:val="22"/>
            </w:rPr>
          </w:pPr>
          <w:hyperlink w:anchor="_Toc65142512" w:history="1">
            <w:r w:rsidR="00D777ED" w:rsidRPr="00BF182A">
              <w:rPr>
                <w:rStyle w:val="Hyperlink"/>
                <w:noProof/>
              </w:rPr>
              <w:t>Common Git Tasks</w:t>
            </w:r>
            <w:r w:rsidR="00D777ED">
              <w:rPr>
                <w:noProof/>
                <w:webHidden/>
              </w:rPr>
              <w:tab/>
            </w:r>
            <w:r w:rsidR="00D777ED">
              <w:rPr>
                <w:noProof/>
                <w:webHidden/>
              </w:rPr>
              <w:fldChar w:fldCharType="begin"/>
            </w:r>
            <w:r w:rsidR="00D777ED">
              <w:rPr>
                <w:noProof/>
                <w:webHidden/>
              </w:rPr>
              <w:instrText xml:space="preserve"> PAGEREF _Toc65142512 \h </w:instrText>
            </w:r>
            <w:r w:rsidR="00D777ED">
              <w:rPr>
                <w:noProof/>
                <w:webHidden/>
              </w:rPr>
            </w:r>
            <w:r w:rsidR="00D777ED">
              <w:rPr>
                <w:noProof/>
                <w:webHidden/>
              </w:rPr>
              <w:fldChar w:fldCharType="separate"/>
            </w:r>
            <w:r w:rsidR="00D777ED">
              <w:rPr>
                <w:noProof/>
                <w:webHidden/>
              </w:rPr>
              <w:t>5</w:t>
            </w:r>
            <w:r w:rsidR="00D777ED">
              <w:rPr>
                <w:noProof/>
                <w:webHidden/>
              </w:rPr>
              <w:fldChar w:fldCharType="end"/>
            </w:r>
          </w:hyperlink>
        </w:p>
        <w:p w14:paraId="4AD666CC" w14:textId="1F785EB3" w:rsidR="00D777ED" w:rsidRDefault="00A807F8">
          <w:pPr>
            <w:pStyle w:val="TOC2"/>
            <w:tabs>
              <w:tab w:val="right" w:leader="dot" w:pos="9350"/>
            </w:tabs>
            <w:rPr>
              <w:rFonts w:asciiTheme="minorHAnsi" w:eastAsiaTheme="minorEastAsia" w:hAnsiTheme="minorHAnsi"/>
              <w:noProof/>
              <w:sz w:val="22"/>
            </w:rPr>
          </w:pPr>
          <w:hyperlink w:anchor="_Toc65142513" w:history="1">
            <w:r w:rsidR="00D777ED" w:rsidRPr="00BF182A">
              <w:rPr>
                <w:rStyle w:val="Hyperlink"/>
                <w:noProof/>
              </w:rPr>
              <w:t>2.2 GitHub</w:t>
            </w:r>
            <w:r w:rsidR="00D777ED">
              <w:rPr>
                <w:noProof/>
                <w:webHidden/>
              </w:rPr>
              <w:tab/>
            </w:r>
            <w:r w:rsidR="00D777ED">
              <w:rPr>
                <w:noProof/>
                <w:webHidden/>
              </w:rPr>
              <w:fldChar w:fldCharType="begin"/>
            </w:r>
            <w:r w:rsidR="00D777ED">
              <w:rPr>
                <w:noProof/>
                <w:webHidden/>
              </w:rPr>
              <w:instrText xml:space="preserve"> PAGEREF _Toc65142513 \h </w:instrText>
            </w:r>
            <w:r w:rsidR="00D777ED">
              <w:rPr>
                <w:noProof/>
                <w:webHidden/>
              </w:rPr>
            </w:r>
            <w:r w:rsidR="00D777ED">
              <w:rPr>
                <w:noProof/>
                <w:webHidden/>
              </w:rPr>
              <w:fldChar w:fldCharType="separate"/>
            </w:r>
            <w:r w:rsidR="00D777ED">
              <w:rPr>
                <w:noProof/>
                <w:webHidden/>
              </w:rPr>
              <w:t>6</w:t>
            </w:r>
            <w:r w:rsidR="00D777ED">
              <w:rPr>
                <w:noProof/>
                <w:webHidden/>
              </w:rPr>
              <w:fldChar w:fldCharType="end"/>
            </w:r>
          </w:hyperlink>
        </w:p>
        <w:p w14:paraId="1E3283C4" w14:textId="370B8CE3" w:rsidR="00D777ED" w:rsidRDefault="00A807F8">
          <w:pPr>
            <w:pStyle w:val="TOC3"/>
            <w:tabs>
              <w:tab w:val="right" w:leader="dot" w:pos="9350"/>
            </w:tabs>
            <w:rPr>
              <w:rFonts w:asciiTheme="minorHAnsi" w:eastAsiaTheme="minorEastAsia" w:hAnsiTheme="minorHAnsi"/>
              <w:noProof/>
              <w:sz w:val="22"/>
            </w:rPr>
          </w:pPr>
          <w:hyperlink w:anchor="_Toc65142514" w:history="1">
            <w:r w:rsidR="00D777ED" w:rsidRPr="00BF182A">
              <w:rPr>
                <w:rStyle w:val="Hyperlink"/>
                <w:noProof/>
              </w:rPr>
              <w:t>Branch Overview</w:t>
            </w:r>
            <w:r w:rsidR="00D777ED">
              <w:rPr>
                <w:noProof/>
                <w:webHidden/>
              </w:rPr>
              <w:tab/>
            </w:r>
            <w:r w:rsidR="00D777ED">
              <w:rPr>
                <w:noProof/>
                <w:webHidden/>
              </w:rPr>
              <w:fldChar w:fldCharType="begin"/>
            </w:r>
            <w:r w:rsidR="00D777ED">
              <w:rPr>
                <w:noProof/>
                <w:webHidden/>
              </w:rPr>
              <w:instrText xml:space="preserve"> PAGEREF _Toc65142514 \h </w:instrText>
            </w:r>
            <w:r w:rsidR="00D777ED">
              <w:rPr>
                <w:noProof/>
                <w:webHidden/>
              </w:rPr>
            </w:r>
            <w:r w:rsidR="00D777ED">
              <w:rPr>
                <w:noProof/>
                <w:webHidden/>
              </w:rPr>
              <w:fldChar w:fldCharType="separate"/>
            </w:r>
            <w:r w:rsidR="00D777ED">
              <w:rPr>
                <w:noProof/>
                <w:webHidden/>
              </w:rPr>
              <w:t>6</w:t>
            </w:r>
            <w:r w:rsidR="00D777ED">
              <w:rPr>
                <w:noProof/>
                <w:webHidden/>
              </w:rPr>
              <w:fldChar w:fldCharType="end"/>
            </w:r>
          </w:hyperlink>
        </w:p>
        <w:p w14:paraId="12F5C003" w14:textId="123916EA" w:rsidR="00D777ED" w:rsidRDefault="00A807F8">
          <w:pPr>
            <w:pStyle w:val="TOC3"/>
            <w:tabs>
              <w:tab w:val="right" w:leader="dot" w:pos="9350"/>
            </w:tabs>
            <w:rPr>
              <w:rFonts w:asciiTheme="minorHAnsi" w:eastAsiaTheme="minorEastAsia" w:hAnsiTheme="minorHAnsi"/>
              <w:noProof/>
              <w:sz w:val="22"/>
            </w:rPr>
          </w:pPr>
          <w:hyperlink w:anchor="_Toc65142515" w:history="1">
            <w:r w:rsidR="00D777ED" w:rsidRPr="00BF182A">
              <w:rPr>
                <w:rStyle w:val="Hyperlink"/>
                <w:noProof/>
              </w:rPr>
              <w:t>GitHub Initial Configuration</w:t>
            </w:r>
            <w:r w:rsidR="00D777ED">
              <w:rPr>
                <w:noProof/>
                <w:webHidden/>
              </w:rPr>
              <w:tab/>
            </w:r>
            <w:r w:rsidR="00D777ED">
              <w:rPr>
                <w:noProof/>
                <w:webHidden/>
              </w:rPr>
              <w:fldChar w:fldCharType="begin"/>
            </w:r>
            <w:r w:rsidR="00D777ED">
              <w:rPr>
                <w:noProof/>
                <w:webHidden/>
              </w:rPr>
              <w:instrText xml:space="preserve"> PAGEREF _Toc65142515 \h </w:instrText>
            </w:r>
            <w:r w:rsidR="00D777ED">
              <w:rPr>
                <w:noProof/>
                <w:webHidden/>
              </w:rPr>
            </w:r>
            <w:r w:rsidR="00D777ED">
              <w:rPr>
                <w:noProof/>
                <w:webHidden/>
              </w:rPr>
              <w:fldChar w:fldCharType="separate"/>
            </w:r>
            <w:r w:rsidR="00D777ED">
              <w:rPr>
                <w:noProof/>
                <w:webHidden/>
              </w:rPr>
              <w:t>7</w:t>
            </w:r>
            <w:r w:rsidR="00D777ED">
              <w:rPr>
                <w:noProof/>
                <w:webHidden/>
              </w:rPr>
              <w:fldChar w:fldCharType="end"/>
            </w:r>
          </w:hyperlink>
        </w:p>
        <w:p w14:paraId="78D3E357" w14:textId="7FCC3AFD" w:rsidR="00D777ED" w:rsidRDefault="00A807F8">
          <w:pPr>
            <w:pStyle w:val="TOC3"/>
            <w:tabs>
              <w:tab w:val="right" w:leader="dot" w:pos="9350"/>
            </w:tabs>
            <w:rPr>
              <w:rFonts w:asciiTheme="minorHAnsi" w:eastAsiaTheme="minorEastAsia" w:hAnsiTheme="minorHAnsi"/>
              <w:noProof/>
              <w:sz w:val="22"/>
            </w:rPr>
          </w:pPr>
          <w:hyperlink w:anchor="_Toc65142516" w:history="1">
            <w:r w:rsidR="00D777ED" w:rsidRPr="00BF182A">
              <w:rPr>
                <w:rStyle w:val="Hyperlink"/>
                <w:noProof/>
              </w:rPr>
              <w:t>Create development teams</w:t>
            </w:r>
            <w:r w:rsidR="00D777ED">
              <w:rPr>
                <w:noProof/>
                <w:webHidden/>
              </w:rPr>
              <w:tab/>
            </w:r>
            <w:r w:rsidR="00D777ED">
              <w:rPr>
                <w:noProof/>
                <w:webHidden/>
              </w:rPr>
              <w:fldChar w:fldCharType="begin"/>
            </w:r>
            <w:r w:rsidR="00D777ED">
              <w:rPr>
                <w:noProof/>
                <w:webHidden/>
              </w:rPr>
              <w:instrText xml:space="preserve"> PAGEREF _Toc65142516 \h </w:instrText>
            </w:r>
            <w:r w:rsidR="00D777ED">
              <w:rPr>
                <w:noProof/>
                <w:webHidden/>
              </w:rPr>
            </w:r>
            <w:r w:rsidR="00D777ED">
              <w:rPr>
                <w:noProof/>
                <w:webHidden/>
              </w:rPr>
              <w:fldChar w:fldCharType="separate"/>
            </w:r>
            <w:r w:rsidR="00D777ED">
              <w:rPr>
                <w:noProof/>
                <w:webHidden/>
              </w:rPr>
              <w:t>7</w:t>
            </w:r>
            <w:r w:rsidR="00D777ED">
              <w:rPr>
                <w:noProof/>
                <w:webHidden/>
              </w:rPr>
              <w:fldChar w:fldCharType="end"/>
            </w:r>
          </w:hyperlink>
        </w:p>
        <w:p w14:paraId="73C57FE8" w14:textId="027904BC" w:rsidR="00D777ED" w:rsidRDefault="00A807F8">
          <w:pPr>
            <w:pStyle w:val="TOC3"/>
            <w:tabs>
              <w:tab w:val="right" w:leader="dot" w:pos="9350"/>
            </w:tabs>
            <w:rPr>
              <w:rFonts w:asciiTheme="minorHAnsi" w:eastAsiaTheme="minorEastAsia" w:hAnsiTheme="minorHAnsi"/>
              <w:noProof/>
              <w:sz w:val="22"/>
            </w:rPr>
          </w:pPr>
          <w:hyperlink w:anchor="_Toc65142517" w:history="1">
            <w:r w:rsidR="00D777ED" w:rsidRPr="00BF182A">
              <w:rPr>
                <w:rStyle w:val="Hyperlink"/>
                <w:noProof/>
              </w:rPr>
              <w:t>Create repositories</w:t>
            </w:r>
            <w:r w:rsidR="00D777ED">
              <w:rPr>
                <w:noProof/>
                <w:webHidden/>
              </w:rPr>
              <w:tab/>
            </w:r>
            <w:r w:rsidR="00D777ED">
              <w:rPr>
                <w:noProof/>
                <w:webHidden/>
              </w:rPr>
              <w:fldChar w:fldCharType="begin"/>
            </w:r>
            <w:r w:rsidR="00D777ED">
              <w:rPr>
                <w:noProof/>
                <w:webHidden/>
              </w:rPr>
              <w:instrText xml:space="preserve"> PAGEREF _Toc65142517 \h </w:instrText>
            </w:r>
            <w:r w:rsidR="00D777ED">
              <w:rPr>
                <w:noProof/>
                <w:webHidden/>
              </w:rPr>
            </w:r>
            <w:r w:rsidR="00D777ED">
              <w:rPr>
                <w:noProof/>
                <w:webHidden/>
              </w:rPr>
              <w:fldChar w:fldCharType="separate"/>
            </w:r>
            <w:r w:rsidR="00D777ED">
              <w:rPr>
                <w:noProof/>
                <w:webHidden/>
              </w:rPr>
              <w:t>8</w:t>
            </w:r>
            <w:r w:rsidR="00D777ED">
              <w:rPr>
                <w:noProof/>
                <w:webHidden/>
              </w:rPr>
              <w:fldChar w:fldCharType="end"/>
            </w:r>
          </w:hyperlink>
        </w:p>
        <w:p w14:paraId="7AC8D87F" w14:textId="4B84925E" w:rsidR="00D777ED" w:rsidRDefault="00A807F8">
          <w:pPr>
            <w:pStyle w:val="TOC3"/>
            <w:tabs>
              <w:tab w:val="right" w:leader="dot" w:pos="9350"/>
            </w:tabs>
            <w:rPr>
              <w:rFonts w:asciiTheme="minorHAnsi" w:eastAsiaTheme="minorEastAsia" w:hAnsiTheme="minorHAnsi"/>
              <w:noProof/>
              <w:sz w:val="22"/>
            </w:rPr>
          </w:pPr>
          <w:hyperlink w:anchor="_Toc65142518" w:history="1">
            <w:r w:rsidR="00D777ED" w:rsidRPr="00BF182A">
              <w:rPr>
                <w:rStyle w:val="Hyperlink"/>
                <w:noProof/>
              </w:rPr>
              <w:t>Assign repository to development teams</w:t>
            </w:r>
            <w:r w:rsidR="00D777ED">
              <w:rPr>
                <w:noProof/>
                <w:webHidden/>
              </w:rPr>
              <w:tab/>
            </w:r>
            <w:r w:rsidR="00D777ED">
              <w:rPr>
                <w:noProof/>
                <w:webHidden/>
              </w:rPr>
              <w:fldChar w:fldCharType="begin"/>
            </w:r>
            <w:r w:rsidR="00D777ED">
              <w:rPr>
                <w:noProof/>
                <w:webHidden/>
              </w:rPr>
              <w:instrText xml:space="preserve"> PAGEREF _Toc65142518 \h </w:instrText>
            </w:r>
            <w:r w:rsidR="00D777ED">
              <w:rPr>
                <w:noProof/>
                <w:webHidden/>
              </w:rPr>
            </w:r>
            <w:r w:rsidR="00D777ED">
              <w:rPr>
                <w:noProof/>
                <w:webHidden/>
              </w:rPr>
              <w:fldChar w:fldCharType="separate"/>
            </w:r>
            <w:r w:rsidR="00D777ED">
              <w:rPr>
                <w:noProof/>
                <w:webHidden/>
              </w:rPr>
              <w:t>8</w:t>
            </w:r>
            <w:r w:rsidR="00D777ED">
              <w:rPr>
                <w:noProof/>
                <w:webHidden/>
              </w:rPr>
              <w:fldChar w:fldCharType="end"/>
            </w:r>
          </w:hyperlink>
        </w:p>
        <w:p w14:paraId="06266BAA" w14:textId="3B11AB24" w:rsidR="00D777ED" w:rsidRDefault="00A807F8">
          <w:pPr>
            <w:pStyle w:val="TOC3"/>
            <w:tabs>
              <w:tab w:val="right" w:leader="dot" w:pos="9350"/>
            </w:tabs>
            <w:rPr>
              <w:rFonts w:asciiTheme="minorHAnsi" w:eastAsiaTheme="minorEastAsia" w:hAnsiTheme="minorHAnsi"/>
              <w:noProof/>
              <w:sz w:val="22"/>
            </w:rPr>
          </w:pPr>
          <w:hyperlink w:anchor="_Toc65142519" w:history="1">
            <w:r w:rsidR="00D777ED" w:rsidRPr="00BF182A">
              <w:rPr>
                <w:rStyle w:val="Hyperlink"/>
                <w:noProof/>
              </w:rPr>
              <w:t>Create development branch and set the branching strategy</w:t>
            </w:r>
            <w:r w:rsidR="00D777ED">
              <w:rPr>
                <w:noProof/>
                <w:webHidden/>
              </w:rPr>
              <w:tab/>
            </w:r>
            <w:r w:rsidR="00D777ED">
              <w:rPr>
                <w:noProof/>
                <w:webHidden/>
              </w:rPr>
              <w:fldChar w:fldCharType="begin"/>
            </w:r>
            <w:r w:rsidR="00D777ED">
              <w:rPr>
                <w:noProof/>
                <w:webHidden/>
              </w:rPr>
              <w:instrText xml:space="preserve"> PAGEREF _Toc65142519 \h </w:instrText>
            </w:r>
            <w:r w:rsidR="00D777ED">
              <w:rPr>
                <w:noProof/>
                <w:webHidden/>
              </w:rPr>
            </w:r>
            <w:r w:rsidR="00D777ED">
              <w:rPr>
                <w:noProof/>
                <w:webHidden/>
              </w:rPr>
              <w:fldChar w:fldCharType="separate"/>
            </w:r>
            <w:r w:rsidR="00D777ED">
              <w:rPr>
                <w:noProof/>
                <w:webHidden/>
              </w:rPr>
              <w:t>10</w:t>
            </w:r>
            <w:r w:rsidR="00D777ED">
              <w:rPr>
                <w:noProof/>
                <w:webHidden/>
              </w:rPr>
              <w:fldChar w:fldCharType="end"/>
            </w:r>
          </w:hyperlink>
        </w:p>
        <w:p w14:paraId="0AFCFF0D" w14:textId="1FC537C9" w:rsidR="00D777ED" w:rsidRDefault="00A807F8">
          <w:pPr>
            <w:pStyle w:val="TOC3"/>
            <w:tabs>
              <w:tab w:val="right" w:leader="dot" w:pos="9350"/>
            </w:tabs>
            <w:rPr>
              <w:rFonts w:asciiTheme="minorHAnsi" w:eastAsiaTheme="minorEastAsia" w:hAnsiTheme="minorHAnsi"/>
              <w:noProof/>
              <w:sz w:val="22"/>
            </w:rPr>
          </w:pPr>
          <w:hyperlink w:anchor="_Toc65142520" w:history="1">
            <w:r w:rsidR="00D777ED" w:rsidRPr="00BF182A">
              <w:rPr>
                <w:rStyle w:val="Hyperlink"/>
                <w:noProof/>
              </w:rPr>
              <w:t>Add development team member to repository</w:t>
            </w:r>
            <w:r w:rsidR="00D777ED">
              <w:rPr>
                <w:noProof/>
                <w:webHidden/>
              </w:rPr>
              <w:tab/>
            </w:r>
            <w:r w:rsidR="00D777ED">
              <w:rPr>
                <w:noProof/>
                <w:webHidden/>
              </w:rPr>
              <w:fldChar w:fldCharType="begin"/>
            </w:r>
            <w:r w:rsidR="00D777ED">
              <w:rPr>
                <w:noProof/>
                <w:webHidden/>
              </w:rPr>
              <w:instrText xml:space="preserve"> PAGEREF _Toc65142520 \h </w:instrText>
            </w:r>
            <w:r w:rsidR="00D777ED">
              <w:rPr>
                <w:noProof/>
                <w:webHidden/>
              </w:rPr>
            </w:r>
            <w:r w:rsidR="00D777ED">
              <w:rPr>
                <w:noProof/>
                <w:webHidden/>
              </w:rPr>
              <w:fldChar w:fldCharType="separate"/>
            </w:r>
            <w:r w:rsidR="00D777ED">
              <w:rPr>
                <w:noProof/>
                <w:webHidden/>
              </w:rPr>
              <w:t>11</w:t>
            </w:r>
            <w:r w:rsidR="00D777ED">
              <w:rPr>
                <w:noProof/>
                <w:webHidden/>
              </w:rPr>
              <w:fldChar w:fldCharType="end"/>
            </w:r>
          </w:hyperlink>
        </w:p>
        <w:p w14:paraId="26D1423B" w14:textId="567B3F09" w:rsidR="00D777ED" w:rsidRDefault="00A807F8">
          <w:pPr>
            <w:pStyle w:val="TOC3"/>
            <w:tabs>
              <w:tab w:val="right" w:leader="dot" w:pos="9350"/>
            </w:tabs>
            <w:rPr>
              <w:rFonts w:asciiTheme="minorHAnsi" w:eastAsiaTheme="minorEastAsia" w:hAnsiTheme="minorHAnsi"/>
              <w:noProof/>
              <w:sz w:val="22"/>
            </w:rPr>
          </w:pPr>
          <w:hyperlink w:anchor="_Toc65142521" w:history="1">
            <w:r w:rsidR="00D777ED" w:rsidRPr="00BF182A">
              <w:rPr>
                <w:rStyle w:val="Hyperlink"/>
                <w:noProof/>
              </w:rPr>
              <w:t>Create pull request</w:t>
            </w:r>
            <w:r w:rsidR="00D777ED">
              <w:rPr>
                <w:noProof/>
                <w:webHidden/>
              </w:rPr>
              <w:tab/>
            </w:r>
            <w:r w:rsidR="00D777ED">
              <w:rPr>
                <w:noProof/>
                <w:webHidden/>
              </w:rPr>
              <w:fldChar w:fldCharType="begin"/>
            </w:r>
            <w:r w:rsidR="00D777ED">
              <w:rPr>
                <w:noProof/>
                <w:webHidden/>
              </w:rPr>
              <w:instrText xml:space="preserve"> PAGEREF _Toc65142521 \h </w:instrText>
            </w:r>
            <w:r w:rsidR="00D777ED">
              <w:rPr>
                <w:noProof/>
                <w:webHidden/>
              </w:rPr>
            </w:r>
            <w:r w:rsidR="00D777ED">
              <w:rPr>
                <w:noProof/>
                <w:webHidden/>
              </w:rPr>
              <w:fldChar w:fldCharType="separate"/>
            </w:r>
            <w:r w:rsidR="00D777ED">
              <w:rPr>
                <w:noProof/>
                <w:webHidden/>
              </w:rPr>
              <w:t>11</w:t>
            </w:r>
            <w:r w:rsidR="00D777ED">
              <w:rPr>
                <w:noProof/>
                <w:webHidden/>
              </w:rPr>
              <w:fldChar w:fldCharType="end"/>
            </w:r>
          </w:hyperlink>
        </w:p>
        <w:p w14:paraId="44E6A73A" w14:textId="759FCCF2" w:rsidR="00D777ED" w:rsidRDefault="00A807F8">
          <w:pPr>
            <w:pStyle w:val="TOC3"/>
            <w:tabs>
              <w:tab w:val="right" w:leader="dot" w:pos="9350"/>
            </w:tabs>
            <w:rPr>
              <w:rFonts w:asciiTheme="minorHAnsi" w:eastAsiaTheme="minorEastAsia" w:hAnsiTheme="minorHAnsi"/>
              <w:noProof/>
              <w:sz w:val="22"/>
            </w:rPr>
          </w:pPr>
          <w:hyperlink w:anchor="_Toc65142522" w:history="1">
            <w:r w:rsidR="00D777ED" w:rsidRPr="00BF182A">
              <w:rPr>
                <w:rStyle w:val="Hyperlink"/>
                <w:noProof/>
              </w:rPr>
              <w:t>Merge pull request</w:t>
            </w:r>
            <w:r w:rsidR="00D777ED">
              <w:rPr>
                <w:noProof/>
                <w:webHidden/>
              </w:rPr>
              <w:tab/>
            </w:r>
            <w:r w:rsidR="00D777ED">
              <w:rPr>
                <w:noProof/>
                <w:webHidden/>
              </w:rPr>
              <w:fldChar w:fldCharType="begin"/>
            </w:r>
            <w:r w:rsidR="00D777ED">
              <w:rPr>
                <w:noProof/>
                <w:webHidden/>
              </w:rPr>
              <w:instrText xml:space="preserve"> PAGEREF _Toc65142522 \h </w:instrText>
            </w:r>
            <w:r w:rsidR="00D777ED">
              <w:rPr>
                <w:noProof/>
                <w:webHidden/>
              </w:rPr>
            </w:r>
            <w:r w:rsidR="00D777ED">
              <w:rPr>
                <w:noProof/>
                <w:webHidden/>
              </w:rPr>
              <w:fldChar w:fldCharType="separate"/>
            </w:r>
            <w:r w:rsidR="00D777ED">
              <w:rPr>
                <w:noProof/>
                <w:webHidden/>
              </w:rPr>
              <w:t>11</w:t>
            </w:r>
            <w:r w:rsidR="00D777ED">
              <w:rPr>
                <w:noProof/>
                <w:webHidden/>
              </w:rPr>
              <w:fldChar w:fldCharType="end"/>
            </w:r>
          </w:hyperlink>
        </w:p>
        <w:p w14:paraId="5FAA3515" w14:textId="2604B6BD" w:rsidR="00D777ED" w:rsidRDefault="00A807F8">
          <w:pPr>
            <w:pStyle w:val="TOC2"/>
            <w:tabs>
              <w:tab w:val="right" w:leader="dot" w:pos="9350"/>
            </w:tabs>
            <w:rPr>
              <w:rFonts w:asciiTheme="minorHAnsi" w:eastAsiaTheme="minorEastAsia" w:hAnsiTheme="minorHAnsi"/>
              <w:noProof/>
              <w:sz w:val="22"/>
            </w:rPr>
          </w:pPr>
          <w:hyperlink w:anchor="_Toc65142523" w:history="1">
            <w:r w:rsidR="00D777ED" w:rsidRPr="00BF182A">
              <w:rPr>
                <w:rStyle w:val="Hyperlink"/>
                <w:noProof/>
              </w:rPr>
              <w:t>2.3 Microsoft Teams</w:t>
            </w:r>
            <w:r w:rsidR="00D777ED">
              <w:rPr>
                <w:noProof/>
                <w:webHidden/>
              </w:rPr>
              <w:tab/>
            </w:r>
            <w:r w:rsidR="00D777ED">
              <w:rPr>
                <w:noProof/>
                <w:webHidden/>
              </w:rPr>
              <w:fldChar w:fldCharType="begin"/>
            </w:r>
            <w:r w:rsidR="00D777ED">
              <w:rPr>
                <w:noProof/>
                <w:webHidden/>
              </w:rPr>
              <w:instrText xml:space="preserve"> PAGEREF _Toc65142523 \h </w:instrText>
            </w:r>
            <w:r w:rsidR="00D777ED">
              <w:rPr>
                <w:noProof/>
                <w:webHidden/>
              </w:rPr>
            </w:r>
            <w:r w:rsidR="00D777ED">
              <w:rPr>
                <w:noProof/>
                <w:webHidden/>
              </w:rPr>
              <w:fldChar w:fldCharType="separate"/>
            </w:r>
            <w:r w:rsidR="00D777ED">
              <w:rPr>
                <w:noProof/>
                <w:webHidden/>
              </w:rPr>
              <w:t>12</w:t>
            </w:r>
            <w:r w:rsidR="00D777ED">
              <w:rPr>
                <w:noProof/>
                <w:webHidden/>
              </w:rPr>
              <w:fldChar w:fldCharType="end"/>
            </w:r>
          </w:hyperlink>
        </w:p>
        <w:p w14:paraId="1FC35EBE" w14:textId="2CA10EA2" w:rsidR="00D777ED" w:rsidRDefault="00A807F8">
          <w:pPr>
            <w:pStyle w:val="TOC3"/>
            <w:tabs>
              <w:tab w:val="right" w:leader="dot" w:pos="9350"/>
            </w:tabs>
            <w:rPr>
              <w:rFonts w:asciiTheme="minorHAnsi" w:eastAsiaTheme="minorEastAsia" w:hAnsiTheme="minorHAnsi"/>
              <w:noProof/>
              <w:sz w:val="22"/>
            </w:rPr>
          </w:pPr>
          <w:hyperlink w:anchor="_Toc65142524" w:history="1">
            <w:r w:rsidR="00D777ED" w:rsidRPr="00BF182A">
              <w:rPr>
                <w:rStyle w:val="Hyperlink"/>
                <w:noProof/>
              </w:rPr>
              <w:t>Create signup sheet for developer access to repositories</w:t>
            </w:r>
            <w:r w:rsidR="00D777ED">
              <w:rPr>
                <w:noProof/>
                <w:webHidden/>
              </w:rPr>
              <w:tab/>
            </w:r>
            <w:r w:rsidR="00D777ED">
              <w:rPr>
                <w:noProof/>
                <w:webHidden/>
              </w:rPr>
              <w:fldChar w:fldCharType="begin"/>
            </w:r>
            <w:r w:rsidR="00D777ED">
              <w:rPr>
                <w:noProof/>
                <w:webHidden/>
              </w:rPr>
              <w:instrText xml:space="preserve"> PAGEREF _Toc65142524 \h </w:instrText>
            </w:r>
            <w:r w:rsidR="00D777ED">
              <w:rPr>
                <w:noProof/>
                <w:webHidden/>
              </w:rPr>
            </w:r>
            <w:r w:rsidR="00D777ED">
              <w:rPr>
                <w:noProof/>
                <w:webHidden/>
              </w:rPr>
              <w:fldChar w:fldCharType="separate"/>
            </w:r>
            <w:r w:rsidR="00D777ED">
              <w:rPr>
                <w:noProof/>
                <w:webHidden/>
              </w:rPr>
              <w:t>12</w:t>
            </w:r>
            <w:r w:rsidR="00D777ED">
              <w:rPr>
                <w:noProof/>
                <w:webHidden/>
              </w:rPr>
              <w:fldChar w:fldCharType="end"/>
            </w:r>
          </w:hyperlink>
        </w:p>
        <w:p w14:paraId="25165905" w14:textId="3EA50A51" w:rsidR="00D777ED" w:rsidRDefault="00A807F8">
          <w:pPr>
            <w:pStyle w:val="TOC3"/>
            <w:tabs>
              <w:tab w:val="right" w:leader="dot" w:pos="9350"/>
            </w:tabs>
            <w:rPr>
              <w:rFonts w:asciiTheme="minorHAnsi" w:eastAsiaTheme="minorEastAsia" w:hAnsiTheme="minorHAnsi"/>
              <w:noProof/>
              <w:sz w:val="22"/>
            </w:rPr>
          </w:pPr>
          <w:hyperlink w:anchor="_Toc65142525" w:history="1">
            <w:r w:rsidR="00D777ED" w:rsidRPr="00BF182A">
              <w:rPr>
                <w:rStyle w:val="Hyperlink"/>
                <w:bCs/>
                <w:noProof/>
              </w:rPr>
              <w:t>Create DevSecOps guidelines for development teams</w:t>
            </w:r>
            <w:r w:rsidR="00D777ED">
              <w:rPr>
                <w:noProof/>
                <w:webHidden/>
              </w:rPr>
              <w:tab/>
            </w:r>
            <w:r w:rsidR="00D777ED">
              <w:rPr>
                <w:noProof/>
                <w:webHidden/>
              </w:rPr>
              <w:fldChar w:fldCharType="begin"/>
            </w:r>
            <w:r w:rsidR="00D777ED">
              <w:rPr>
                <w:noProof/>
                <w:webHidden/>
              </w:rPr>
              <w:instrText xml:space="preserve"> PAGEREF _Toc65142525 \h </w:instrText>
            </w:r>
            <w:r w:rsidR="00D777ED">
              <w:rPr>
                <w:noProof/>
                <w:webHidden/>
              </w:rPr>
            </w:r>
            <w:r w:rsidR="00D777ED">
              <w:rPr>
                <w:noProof/>
                <w:webHidden/>
              </w:rPr>
              <w:fldChar w:fldCharType="separate"/>
            </w:r>
            <w:r w:rsidR="00D777ED">
              <w:rPr>
                <w:noProof/>
                <w:webHidden/>
              </w:rPr>
              <w:t>13</w:t>
            </w:r>
            <w:r w:rsidR="00D777ED">
              <w:rPr>
                <w:noProof/>
                <w:webHidden/>
              </w:rPr>
              <w:fldChar w:fldCharType="end"/>
            </w:r>
          </w:hyperlink>
        </w:p>
        <w:p w14:paraId="6561DEEB" w14:textId="0022F9C3" w:rsidR="00D777ED" w:rsidRDefault="00A807F8">
          <w:pPr>
            <w:pStyle w:val="TOC1"/>
            <w:tabs>
              <w:tab w:val="right" w:leader="dot" w:pos="9350"/>
            </w:tabs>
            <w:rPr>
              <w:rFonts w:asciiTheme="minorHAnsi" w:eastAsiaTheme="minorEastAsia" w:hAnsiTheme="minorHAnsi"/>
              <w:noProof/>
              <w:sz w:val="22"/>
            </w:rPr>
          </w:pPr>
          <w:hyperlink w:anchor="_Toc65142526" w:history="1">
            <w:r w:rsidR="00D777ED" w:rsidRPr="00BF182A">
              <w:rPr>
                <w:rStyle w:val="Hyperlink"/>
                <w:noProof/>
              </w:rPr>
              <w:t>3. Build</w:t>
            </w:r>
            <w:r w:rsidR="00D777ED">
              <w:rPr>
                <w:noProof/>
                <w:webHidden/>
              </w:rPr>
              <w:tab/>
            </w:r>
            <w:r w:rsidR="00D777ED">
              <w:rPr>
                <w:noProof/>
                <w:webHidden/>
              </w:rPr>
              <w:fldChar w:fldCharType="begin"/>
            </w:r>
            <w:r w:rsidR="00D777ED">
              <w:rPr>
                <w:noProof/>
                <w:webHidden/>
              </w:rPr>
              <w:instrText xml:space="preserve"> PAGEREF _Toc65142526 \h </w:instrText>
            </w:r>
            <w:r w:rsidR="00D777ED">
              <w:rPr>
                <w:noProof/>
                <w:webHidden/>
              </w:rPr>
            </w:r>
            <w:r w:rsidR="00D777ED">
              <w:rPr>
                <w:noProof/>
                <w:webHidden/>
              </w:rPr>
              <w:fldChar w:fldCharType="separate"/>
            </w:r>
            <w:r w:rsidR="00D777ED">
              <w:rPr>
                <w:noProof/>
                <w:webHidden/>
              </w:rPr>
              <w:t>14</w:t>
            </w:r>
            <w:r w:rsidR="00D777ED">
              <w:rPr>
                <w:noProof/>
                <w:webHidden/>
              </w:rPr>
              <w:fldChar w:fldCharType="end"/>
            </w:r>
          </w:hyperlink>
        </w:p>
        <w:p w14:paraId="76B1CFDC" w14:textId="493FAF26" w:rsidR="00D777ED" w:rsidRDefault="00A807F8">
          <w:pPr>
            <w:pStyle w:val="TOC2"/>
            <w:tabs>
              <w:tab w:val="right" w:leader="dot" w:pos="9350"/>
            </w:tabs>
            <w:rPr>
              <w:rFonts w:asciiTheme="minorHAnsi" w:eastAsiaTheme="minorEastAsia" w:hAnsiTheme="minorHAnsi"/>
              <w:noProof/>
              <w:sz w:val="22"/>
            </w:rPr>
          </w:pPr>
          <w:hyperlink w:anchor="_Toc65142527" w:history="1">
            <w:r w:rsidR="00D777ED" w:rsidRPr="00BF182A">
              <w:rPr>
                <w:rStyle w:val="Hyperlink"/>
                <w:noProof/>
              </w:rPr>
              <w:t>3.1 Microsoft Azure DevOps</w:t>
            </w:r>
            <w:r w:rsidR="00D777ED">
              <w:rPr>
                <w:noProof/>
                <w:webHidden/>
              </w:rPr>
              <w:tab/>
            </w:r>
            <w:r w:rsidR="00D777ED">
              <w:rPr>
                <w:noProof/>
                <w:webHidden/>
              </w:rPr>
              <w:fldChar w:fldCharType="begin"/>
            </w:r>
            <w:r w:rsidR="00D777ED">
              <w:rPr>
                <w:noProof/>
                <w:webHidden/>
              </w:rPr>
              <w:instrText xml:space="preserve"> PAGEREF _Toc65142527 \h </w:instrText>
            </w:r>
            <w:r w:rsidR="00D777ED">
              <w:rPr>
                <w:noProof/>
                <w:webHidden/>
              </w:rPr>
            </w:r>
            <w:r w:rsidR="00D777ED">
              <w:rPr>
                <w:noProof/>
                <w:webHidden/>
              </w:rPr>
              <w:fldChar w:fldCharType="separate"/>
            </w:r>
            <w:r w:rsidR="00D777ED">
              <w:rPr>
                <w:noProof/>
                <w:webHidden/>
              </w:rPr>
              <w:t>14</w:t>
            </w:r>
            <w:r w:rsidR="00D777ED">
              <w:rPr>
                <w:noProof/>
                <w:webHidden/>
              </w:rPr>
              <w:fldChar w:fldCharType="end"/>
            </w:r>
          </w:hyperlink>
        </w:p>
        <w:p w14:paraId="1E8019BE" w14:textId="7CE18DC5" w:rsidR="00D777ED" w:rsidRDefault="00A807F8">
          <w:pPr>
            <w:pStyle w:val="TOC3"/>
            <w:tabs>
              <w:tab w:val="right" w:leader="dot" w:pos="9350"/>
            </w:tabs>
            <w:rPr>
              <w:rFonts w:asciiTheme="minorHAnsi" w:eastAsiaTheme="minorEastAsia" w:hAnsiTheme="minorHAnsi"/>
              <w:noProof/>
              <w:sz w:val="22"/>
            </w:rPr>
          </w:pPr>
          <w:hyperlink w:anchor="_Toc65142528" w:history="1">
            <w:r w:rsidR="00D777ED" w:rsidRPr="00BF182A">
              <w:rPr>
                <w:rStyle w:val="Hyperlink"/>
                <w:noProof/>
              </w:rPr>
              <w:t>Add Users</w:t>
            </w:r>
            <w:r w:rsidR="00D777ED">
              <w:rPr>
                <w:noProof/>
                <w:webHidden/>
              </w:rPr>
              <w:tab/>
            </w:r>
            <w:r w:rsidR="00D777ED">
              <w:rPr>
                <w:noProof/>
                <w:webHidden/>
              </w:rPr>
              <w:fldChar w:fldCharType="begin"/>
            </w:r>
            <w:r w:rsidR="00D777ED">
              <w:rPr>
                <w:noProof/>
                <w:webHidden/>
              </w:rPr>
              <w:instrText xml:space="preserve"> PAGEREF _Toc65142528 \h </w:instrText>
            </w:r>
            <w:r w:rsidR="00D777ED">
              <w:rPr>
                <w:noProof/>
                <w:webHidden/>
              </w:rPr>
            </w:r>
            <w:r w:rsidR="00D777ED">
              <w:rPr>
                <w:noProof/>
                <w:webHidden/>
              </w:rPr>
              <w:fldChar w:fldCharType="separate"/>
            </w:r>
            <w:r w:rsidR="00D777ED">
              <w:rPr>
                <w:noProof/>
                <w:webHidden/>
              </w:rPr>
              <w:t>14</w:t>
            </w:r>
            <w:r w:rsidR="00D777ED">
              <w:rPr>
                <w:noProof/>
                <w:webHidden/>
              </w:rPr>
              <w:fldChar w:fldCharType="end"/>
            </w:r>
          </w:hyperlink>
        </w:p>
        <w:p w14:paraId="33685A60" w14:textId="5D97C9F6" w:rsidR="00D777ED" w:rsidRDefault="00A807F8">
          <w:pPr>
            <w:pStyle w:val="TOC3"/>
            <w:tabs>
              <w:tab w:val="right" w:leader="dot" w:pos="9350"/>
            </w:tabs>
            <w:rPr>
              <w:rFonts w:asciiTheme="minorHAnsi" w:eastAsiaTheme="minorEastAsia" w:hAnsiTheme="minorHAnsi"/>
              <w:noProof/>
              <w:sz w:val="22"/>
            </w:rPr>
          </w:pPr>
          <w:hyperlink w:anchor="_Toc65142529" w:history="1">
            <w:r w:rsidR="00D777ED" w:rsidRPr="00BF182A">
              <w:rPr>
                <w:rStyle w:val="Hyperlink"/>
                <w:noProof/>
              </w:rPr>
              <w:t>Access the Capstone Azure DevOps Project</w:t>
            </w:r>
            <w:r w:rsidR="00D777ED">
              <w:rPr>
                <w:noProof/>
                <w:webHidden/>
              </w:rPr>
              <w:tab/>
            </w:r>
            <w:r w:rsidR="00D777ED">
              <w:rPr>
                <w:noProof/>
                <w:webHidden/>
              </w:rPr>
              <w:fldChar w:fldCharType="begin"/>
            </w:r>
            <w:r w:rsidR="00D777ED">
              <w:rPr>
                <w:noProof/>
                <w:webHidden/>
              </w:rPr>
              <w:instrText xml:space="preserve"> PAGEREF _Toc65142529 \h </w:instrText>
            </w:r>
            <w:r w:rsidR="00D777ED">
              <w:rPr>
                <w:noProof/>
                <w:webHidden/>
              </w:rPr>
            </w:r>
            <w:r w:rsidR="00D777ED">
              <w:rPr>
                <w:noProof/>
                <w:webHidden/>
              </w:rPr>
              <w:fldChar w:fldCharType="separate"/>
            </w:r>
            <w:r w:rsidR="00D777ED">
              <w:rPr>
                <w:noProof/>
                <w:webHidden/>
              </w:rPr>
              <w:t>15</w:t>
            </w:r>
            <w:r w:rsidR="00D777ED">
              <w:rPr>
                <w:noProof/>
                <w:webHidden/>
              </w:rPr>
              <w:fldChar w:fldCharType="end"/>
            </w:r>
          </w:hyperlink>
        </w:p>
        <w:p w14:paraId="455FF23C" w14:textId="605A0325" w:rsidR="00D777ED" w:rsidRDefault="00A807F8">
          <w:pPr>
            <w:pStyle w:val="TOC3"/>
            <w:tabs>
              <w:tab w:val="right" w:leader="dot" w:pos="9350"/>
            </w:tabs>
            <w:rPr>
              <w:rFonts w:asciiTheme="minorHAnsi" w:eastAsiaTheme="minorEastAsia" w:hAnsiTheme="minorHAnsi"/>
              <w:noProof/>
              <w:sz w:val="22"/>
            </w:rPr>
          </w:pPr>
          <w:hyperlink w:anchor="_Toc65142530" w:history="1">
            <w:r w:rsidR="00D777ED" w:rsidRPr="00BF182A">
              <w:rPr>
                <w:rStyle w:val="Hyperlink"/>
                <w:noProof/>
              </w:rPr>
              <w:t>Create a continuous integration pipeline</w:t>
            </w:r>
            <w:r w:rsidR="00D777ED">
              <w:rPr>
                <w:noProof/>
                <w:webHidden/>
              </w:rPr>
              <w:tab/>
            </w:r>
            <w:r w:rsidR="00D777ED">
              <w:rPr>
                <w:noProof/>
                <w:webHidden/>
              </w:rPr>
              <w:fldChar w:fldCharType="begin"/>
            </w:r>
            <w:r w:rsidR="00D777ED">
              <w:rPr>
                <w:noProof/>
                <w:webHidden/>
              </w:rPr>
              <w:instrText xml:space="preserve"> PAGEREF _Toc65142530 \h </w:instrText>
            </w:r>
            <w:r w:rsidR="00D777ED">
              <w:rPr>
                <w:noProof/>
                <w:webHidden/>
              </w:rPr>
            </w:r>
            <w:r w:rsidR="00D777ED">
              <w:rPr>
                <w:noProof/>
                <w:webHidden/>
              </w:rPr>
              <w:fldChar w:fldCharType="separate"/>
            </w:r>
            <w:r w:rsidR="00D777ED">
              <w:rPr>
                <w:noProof/>
                <w:webHidden/>
              </w:rPr>
              <w:t>16</w:t>
            </w:r>
            <w:r w:rsidR="00D777ED">
              <w:rPr>
                <w:noProof/>
                <w:webHidden/>
              </w:rPr>
              <w:fldChar w:fldCharType="end"/>
            </w:r>
          </w:hyperlink>
        </w:p>
        <w:p w14:paraId="0CDCCE14" w14:textId="27C07523" w:rsidR="00D777ED" w:rsidRDefault="00A807F8">
          <w:pPr>
            <w:pStyle w:val="TOC2"/>
            <w:tabs>
              <w:tab w:val="right" w:leader="dot" w:pos="9350"/>
            </w:tabs>
            <w:rPr>
              <w:rFonts w:asciiTheme="minorHAnsi" w:eastAsiaTheme="minorEastAsia" w:hAnsiTheme="minorHAnsi"/>
              <w:noProof/>
              <w:sz w:val="22"/>
            </w:rPr>
          </w:pPr>
          <w:hyperlink w:anchor="_Toc65142531" w:history="1">
            <w:r w:rsidR="00D777ED" w:rsidRPr="00BF182A">
              <w:rPr>
                <w:rStyle w:val="Hyperlink"/>
                <w:noProof/>
              </w:rPr>
              <w:t>3.2 Docker</w:t>
            </w:r>
            <w:r w:rsidR="00D777ED">
              <w:rPr>
                <w:noProof/>
                <w:webHidden/>
              </w:rPr>
              <w:tab/>
            </w:r>
            <w:r w:rsidR="00D777ED">
              <w:rPr>
                <w:noProof/>
                <w:webHidden/>
              </w:rPr>
              <w:fldChar w:fldCharType="begin"/>
            </w:r>
            <w:r w:rsidR="00D777ED">
              <w:rPr>
                <w:noProof/>
                <w:webHidden/>
              </w:rPr>
              <w:instrText xml:space="preserve"> PAGEREF _Toc65142531 \h </w:instrText>
            </w:r>
            <w:r w:rsidR="00D777ED">
              <w:rPr>
                <w:noProof/>
                <w:webHidden/>
              </w:rPr>
            </w:r>
            <w:r w:rsidR="00D777ED">
              <w:rPr>
                <w:noProof/>
                <w:webHidden/>
              </w:rPr>
              <w:fldChar w:fldCharType="separate"/>
            </w:r>
            <w:r w:rsidR="00D777ED">
              <w:rPr>
                <w:noProof/>
                <w:webHidden/>
              </w:rPr>
              <w:t>17</w:t>
            </w:r>
            <w:r w:rsidR="00D777ED">
              <w:rPr>
                <w:noProof/>
                <w:webHidden/>
              </w:rPr>
              <w:fldChar w:fldCharType="end"/>
            </w:r>
          </w:hyperlink>
        </w:p>
        <w:p w14:paraId="0DDA866C" w14:textId="3AEFA8BD" w:rsidR="00D777ED" w:rsidRDefault="00A807F8">
          <w:pPr>
            <w:pStyle w:val="TOC3"/>
            <w:tabs>
              <w:tab w:val="right" w:leader="dot" w:pos="9350"/>
            </w:tabs>
            <w:rPr>
              <w:rFonts w:asciiTheme="minorHAnsi" w:eastAsiaTheme="minorEastAsia" w:hAnsiTheme="minorHAnsi"/>
              <w:noProof/>
              <w:sz w:val="22"/>
            </w:rPr>
          </w:pPr>
          <w:hyperlink w:anchor="_Toc65142532" w:history="1">
            <w:r w:rsidR="00D777ED" w:rsidRPr="00BF182A">
              <w:rPr>
                <w:rStyle w:val="Hyperlink"/>
                <w:noProof/>
              </w:rPr>
              <w:t>Getting Docker images and running them</w:t>
            </w:r>
            <w:r w:rsidR="00D777ED">
              <w:rPr>
                <w:noProof/>
                <w:webHidden/>
              </w:rPr>
              <w:tab/>
            </w:r>
            <w:r w:rsidR="00D777ED">
              <w:rPr>
                <w:noProof/>
                <w:webHidden/>
              </w:rPr>
              <w:fldChar w:fldCharType="begin"/>
            </w:r>
            <w:r w:rsidR="00D777ED">
              <w:rPr>
                <w:noProof/>
                <w:webHidden/>
              </w:rPr>
              <w:instrText xml:space="preserve"> PAGEREF _Toc65142532 \h </w:instrText>
            </w:r>
            <w:r w:rsidR="00D777ED">
              <w:rPr>
                <w:noProof/>
                <w:webHidden/>
              </w:rPr>
            </w:r>
            <w:r w:rsidR="00D777ED">
              <w:rPr>
                <w:noProof/>
                <w:webHidden/>
              </w:rPr>
              <w:fldChar w:fldCharType="separate"/>
            </w:r>
            <w:r w:rsidR="00D777ED">
              <w:rPr>
                <w:noProof/>
                <w:webHidden/>
              </w:rPr>
              <w:t>17</w:t>
            </w:r>
            <w:r w:rsidR="00D777ED">
              <w:rPr>
                <w:noProof/>
                <w:webHidden/>
              </w:rPr>
              <w:fldChar w:fldCharType="end"/>
            </w:r>
          </w:hyperlink>
        </w:p>
        <w:p w14:paraId="136396B5" w14:textId="5795ECA7" w:rsidR="00D777ED" w:rsidRDefault="00A807F8">
          <w:pPr>
            <w:pStyle w:val="TOC3"/>
            <w:tabs>
              <w:tab w:val="right" w:leader="dot" w:pos="9350"/>
            </w:tabs>
            <w:rPr>
              <w:rFonts w:asciiTheme="minorHAnsi" w:eastAsiaTheme="minorEastAsia" w:hAnsiTheme="minorHAnsi"/>
              <w:noProof/>
              <w:sz w:val="22"/>
            </w:rPr>
          </w:pPr>
          <w:hyperlink w:anchor="_Toc65142533" w:history="1">
            <w:r w:rsidR="00D777ED" w:rsidRPr="00BF182A">
              <w:rPr>
                <w:rStyle w:val="Hyperlink"/>
                <w:noProof/>
              </w:rPr>
              <w:t>Interacting with Docker containers</w:t>
            </w:r>
            <w:r w:rsidR="00D777ED">
              <w:rPr>
                <w:noProof/>
                <w:webHidden/>
              </w:rPr>
              <w:tab/>
            </w:r>
            <w:r w:rsidR="00D777ED">
              <w:rPr>
                <w:noProof/>
                <w:webHidden/>
              </w:rPr>
              <w:fldChar w:fldCharType="begin"/>
            </w:r>
            <w:r w:rsidR="00D777ED">
              <w:rPr>
                <w:noProof/>
                <w:webHidden/>
              </w:rPr>
              <w:instrText xml:space="preserve"> PAGEREF _Toc65142533 \h </w:instrText>
            </w:r>
            <w:r w:rsidR="00D777ED">
              <w:rPr>
                <w:noProof/>
                <w:webHidden/>
              </w:rPr>
            </w:r>
            <w:r w:rsidR="00D777ED">
              <w:rPr>
                <w:noProof/>
                <w:webHidden/>
              </w:rPr>
              <w:fldChar w:fldCharType="separate"/>
            </w:r>
            <w:r w:rsidR="00D777ED">
              <w:rPr>
                <w:noProof/>
                <w:webHidden/>
              </w:rPr>
              <w:t>18</w:t>
            </w:r>
            <w:r w:rsidR="00D777ED">
              <w:rPr>
                <w:noProof/>
                <w:webHidden/>
              </w:rPr>
              <w:fldChar w:fldCharType="end"/>
            </w:r>
          </w:hyperlink>
        </w:p>
        <w:p w14:paraId="6E995D71" w14:textId="043E983F" w:rsidR="00D777ED" w:rsidRDefault="00A807F8">
          <w:pPr>
            <w:pStyle w:val="TOC3"/>
            <w:tabs>
              <w:tab w:val="right" w:leader="dot" w:pos="9350"/>
            </w:tabs>
            <w:rPr>
              <w:rFonts w:asciiTheme="minorHAnsi" w:eastAsiaTheme="minorEastAsia" w:hAnsiTheme="minorHAnsi"/>
              <w:noProof/>
              <w:sz w:val="22"/>
            </w:rPr>
          </w:pPr>
          <w:hyperlink w:anchor="_Toc65142534" w:history="1">
            <w:r w:rsidR="00D777ED" w:rsidRPr="00BF182A">
              <w:rPr>
                <w:rStyle w:val="Hyperlink"/>
                <w:noProof/>
              </w:rPr>
              <w:t>Docker network</w:t>
            </w:r>
            <w:r w:rsidR="00D777ED">
              <w:rPr>
                <w:noProof/>
                <w:webHidden/>
              </w:rPr>
              <w:tab/>
            </w:r>
            <w:r w:rsidR="00D777ED">
              <w:rPr>
                <w:noProof/>
                <w:webHidden/>
              </w:rPr>
              <w:fldChar w:fldCharType="begin"/>
            </w:r>
            <w:r w:rsidR="00D777ED">
              <w:rPr>
                <w:noProof/>
                <w:webHidden/>
              </w:rPr>
              <w:instrText xml:space="preserve"> PAGEREF _Toc65142534 \h </w:instrText>
            </w:r>
            <w:r w:rsidR="00D777ED">
              <w:rPr>
                <w:noProof/>
                <w:webHidden/>
              </w:rPr>
            </w:r>
            <w:r w:rsidR="00D777ED">
              <w:rPr>
                <w:noProof/>
                <w:webHidden/>
              </w:rPr>
              <w:fldChar w:fldCharType="separate"/>
            </w:r>
            <w:r w:rsidR="00D777ED">
              <w:rPr>
                <w:noProof/>
                <w:webHidden/>
              </w:rPr>
              <w:t>18</w:t>
            </w:r>
            <w:r w:rsidR="00D777ED">
              <w:rPr>
                <w:noProof/>
                <w:webHidden/>
              </w:rPr>
              <w:fldChar w:fldCharType="end"/>
            </w:r>
          </w:hyperlink>
        </w:p>
        <w:p w14:paraId="0CA2A107" w14:textId="51A83F3A" w:rsidR="00D777ED" w:rsidRDefault="00A807F8">
          <w:pPr>
            <w:pStyle w:val="TOC3"/>
            <w:tabs>
              <w:tab w:val="right" w:leader="dot" w:pos="9350"/>
            </w:tabs>
            <w:rPr>
              <w:rFonts w:asciiTheme="minorHAnsi" w:eastAsiaTheme="minorEastAsia" w:hAnsiTheme="minorHAnsi"/>
              <w:noProof/>
              <w:sz w:val="22"/>
            </w:rPr>
          </w:pPr>
          <w:hyperlink w:anchor="_Toc65142535" w:history="1">
            <w:r w:rsidR="00D777ED" w:rsidRPr="00BF182A">
              <w:rPr>
                <w:rStyle w:val="Hyperlink"/>
                <w:noProof/>
              </w:rPr>
              <w:t>Docker Compose file (running multiple containers with different configurations)</w:t>
            </w:r>
            <w:r w:rsidR="00D777ED">
              <w:rPr>
                <w:noProof/>
                <w:webHidden/>
              </w:rPr>
              <w:tab/>
            </w:r>
            <w:r w:rsidR="00D777ED">
              <w:rPr>
                <w:noProof/>
                <w:webHidden/>
              </w:rPr>
              <w:fldChar w:fldCharType="begin"/>
            </w:r>
            <w:r w:rsidR="00D777ED">
              <w:rPr>
                <w:noProof/>
                <w:webHidden/>
              </w:rPr>
              <w:instrText xml:space="preserve"> PAGEREF _Toc65142535 \h </w:instrText>
            </w:r>
            <w:r w:rsidR="00D777ED">
              <w:rPr>
                <w:noProof/>
                <w:webHidden/>
              </w:rPr>
            </w:r>
            <w:r w:rsidR="00D777ED">
              <w:rPr>
                <w:noProof/>
                <w:webHidden/>
              </w:rPr>
              <w:fldChar w:fldCharType="separate"/>
            </w:r>
            <w:r w:rsidR="00D777ED">
              <w:rPr>
                <w:noProof/>
                <w:webHidden/>
              </w:rPr>
              <w:t>19</w:t>
            </w:r>
            <w:r w:rsidR="00D777ED">
              <w:rPr>
                <w:noProof/>
                <w:webHidden/>
              </w:rPr>
              <w:fldChar w:fldCharType="end"/>
            </w:r>
          </w:hyperlink>
        </w:p>
        <w:p w14:paraId="56084F73" w14:textId="360D06CE" w:rsidR="00D777ED" w:rsidRDefault="00A807F8">
          <w:pPr>
            <w:pStyle w:val="TOC3"/>
            <w:tabs>
              <w:tab w:val="right" w:leader="dot" w:pos="9350"/>
            </w:tabs>
            <w:rPr>
              <w:rFonts w:asciiTheme="minorHAnsi" w:eastAsiaTheme="minorEastAsia" w:hAnsiTheme="minorHAnsi"/>
              <w:noProof/>
              <w:sz w:val="22"/>
            </w:rPr>
          </w:pPr>
          <w:hyperlink w:anchor="_Toc65142536" w:history="1">
            <w:r w:rsidR="00D777ED" w:rsidRPr="00BF182A">
              <w:rPr>
                <w:rStyle w:val="Hyperlink"/>
                <w:noProof/>
              </w:rPr>
              <w:t>Dockerfile (creating a Docker image)</w:t>
            </w:r>
            <w:r w:rsidR="00D777ED">
              <w:rPr>
                <w:noProof/>
                <w:webHidden/>
              </w:rPr>
              <w:tab/>
            </w:r>
            <w:r w:rsidR="00D777ED">
              <w:rPr>
                <w:noProof/>
                <w:webHidden/>
              </w:rPr>
              <w:fldChar w:fldCharType="begin"/>
            </w:r>
            <w:r w:rsidR="00D777ED">
              <w:rPr>
                <w:noProof/>
                <w:webHidden/>
              </w:rPr>
              <w:instrText xml:space="preserve"> PAGEREF _Toc65142536 \h </w:instrText>
            </w:r>
            <w:r w:rsidR="00D777ED">
              <w:rPr>
                <w:noProof/>
                <w:webHidden/>
              </w:rPr>
            </w:r>
            <w:r w:rsidR="00D777ED">
              <w:rPr>
                <w:noProof/>
                <w:webHidden/>
              </w:rPr>
              <w:fldChar w:fldCharType="separate"/>
            </w:r>
            <w:r w:rsidR="00D777ED">
              <w:rPr>
                <w:noProof/>
                <w:webHidden/>
              </w:rPr>
              <w:t>19</w:t>
            </w:r>
            <w:r w:rsidR="00D777ED">
              <w:rPr>
                <w:noProof/>
                <w:webHidden/>
              </w:rPr>
              <w:fldChar w:fldCharType="end"/>
            </w:r>
          </w:hyperlink>
        </w:p>
        <w:p w14:paraId="17DCDAAD" w14:textId="491D94ED" w:rsidR="00D777ED" w:rsidRDefault="00A807F8">
          <w:pPr>
            <w:pStyle w:val="TOC1"/>
            <w:tabs>
              <w:tab w:val="right" w:leader="dot" w:pos="9350"/>
            </w:tabs>
            <w:rPr>
              <w:rFonts w:asciiTheme="minorHAnsi" w:eastAsiaTheme="minorEastAsia" w:hAnsiTheme="minorHAnsi"/>
              <w:noProof/>
              <w:sz w:val="22"/>
            </w:rPr>
          </w:pPr>
          <w:hyperlink w:anchor="_Toc65142537" w:history="1">
            <w:r w:rsidR="00D777ED" w:rsidRPr="00BF182A">
              <w:rPr>
                <w:rStyle w:val="Hyperlink"/>
                <w:noProof/>
              </w:rPr>
              <w:t>4. Deploy</w:t>
            </w:r>
            <w:r w:rsidR="00D777ED">
              <w:rPr>
                <w:noProof/>
                <w:webHidden/>
              </w:rPr>
              <w:tab/>
            </w:r>
            <w:r w:rsidR="00D777ED">
              <w:rPr>
                <w:noProof/>
                <w:webHidden/>
              </w:rPr>
              <w:fldChar w:fldCharType="begin"/>
            </w:r>
            <w:r w:rsidR="00D777ED">
              <w:rPr>
                <w:noProof/>
                <w:webHidden/>
              </w:rPr>
              <w:instrText xml:space="preserve"> PAGEREF _Toc65142537 \h </w:instrText>
            </w:r>
            <w:r w:rsidR="00D777ED">
              <w:rPr>
                <w:noProof/>
                <w:webHidden/>
              </w:rPr>
            </w:r>
            <w:r w:rsidR="00D777ED">
              <w:rPr>
                <w:noProof/>
                <w:webHidden/>
              </w:rPr>
              <w:fldChar w:fldCharType="separate"/>
            </w:r>
            <w:r w:rsidR="00D777ED">
              <w:rPr>
                <w:noProof/>
                <w:webHidden/>
              </w:rPr>
              <w:t>19</w:t>
            </w:r>
            <w:r w:rsidR="00D777ED">
              <w:rPr>
                <w:noProof/>
                <w:webHidden/>
              </w:rPr>
              <w:fldChar w:fldCharType="end"/>
            </w:r>
          </w:hyperlink>
        </w:p>
        <w:p w14:paraId="0EBDE7E8" w14:textId="696F3328" w:rsidR="00D777ED" w:rsidRDefault="00A807F8">
          <w:pPr>
            <w:pStyle w:val="TOC2"/>
            <w:tabs>
              <w:tab w:val="right" w:leader="dot" w:pos="9350"/>
            </w:tabs>
            <w:rPr>
              <w:rFonts w:asciiTheme="minorHAnsi" w:eastAsiaTheme="minorEastAsia" w:hAnsiTheme="minorHAnsi"/>
              <w:noProof/>
              <w:sz w:val="22"/>
            </w:rPr>
          </w:pPr>
          <w:hyperlink w:anchor="_Toc65142538" w:history="1">
            <w:r w:rsidR="00D777ED" w:rsidRPr="00BF182A">
              <w:rPr>
                <w:rStyle w:val="Hyperlink"/>
                <w:noProof/>
              </w:rPr>
              <w:t>4.1 Docker and Azure Kubernettes Service (AKS)</w:t>
            </w:r>
            <w:r w:rsidR="00D777ED">
              <w:rPr>
                <w:noProof/>
                <w:webHidden/>
              </w:rPr>
              <w:tab/>
            </w:r>
            <w:r w:rsidR="00D777ED">
              <w:rPr>
                <w:noProof/>
                <w:webHidden/>
              </w:rPr>
              <w:fldChar w:fldCharType="begin"/>
            </w:r>
            <w:r w:rsidR="00D777ED">
              <w:rPr>
                <w:noProof/>
                <w:webHidden/>
              </w:rPr>
              <w:instrText xml:space="preserve"> PAGEREF _Toc65142538 \h </w:instrText>
            </w:r>
            <w:r w:rsidR="00D777ED">
              <w:rPr>
                <w:noProof/>
                <w:webHidden/>
              </w:rPr>
            </w:r>
            <w:r w:rsidR="00D777ED">
              <w:rPr>
                <w:noProof/>
                <w:webHidden/>
              </w:rPr>
              <w:fldChar w:fldCharType="separate"/>
            </w:r>
            <w:r w:rsidR="00D777ED">
              <w:rPr>
                <w:noProof/>
                <w:webHidden/>
              </w:rPr>
              <w:t>19</w:t>
            </w:r>
            <w:r w:rsidR="00D777ED">
              <w:rPr>
                <w:noProof/>
                <w:webHidden/>
              </w:rPr>
              <w:fldChar w:fldCharType="end"/>
            </w:r>
          </w:hyperlink>
        </w:p>
        <w:p w14:paraId="26766695" w14:textId="70AEA9CC" w:rsidR="00D777ED" w:rsidRDefault="00A807F8">
          <w:pPr>
            <w:pStyle w:val="TOC3"/>
            <w:tabs>
              <w:tab w:val="right" w:leader="dot" w:pos="9350"/>
            </w:tabs>
            <w:rPr>
              <w:rFonts w:asciiTheme="minorHAnsi" w:eastAsiaTheme="minorEastAsia" w:hAnsiTheme="minorHAnsi"/>
              <w:noProof/>
              <w:sz w:val="22"/>
            </w:rPr>
          </w:pPr>
          <w:hyperlink w:anchor="_Toc65142539" w:history="1">
            <w:r w:rsidR="00D777ED" w:rsidRPr="00BF182A">
              <w:rPr>
                <w:rStyle w:val="Hyperlink"/>
                <w:noProof/>
              </w:rPr>
              <w:t>Deploy the AKS cluster</w:t>
            </w:r>
            <w:r w:rsidR="00D777ED">
              <w:rPr>
                <w:noProof/>
                <w:webHidden/>
              </w:rPr>
              <w:tab/>
            </w:r>
            <w:r w:rsidR="00D777ED">
              <w:rPr>
                <w:noProof/>
                <w:webHidden/>
              </w:rPr>
              <w:fldChar w:fldCharType="begin"/>
            </w:r>
            <w:r w:rsidR="00D777ED">
              <w:rPr>
                <w:noProof/>
                <w:webHidden/>
              </w:rPr>
              <w:instrText xml:space="preserve"> PAGEREF _Toc65142539 \h </w:instrText>
            </w:r>
            <w:r w:rsidR="00D777ED">
              <w:rPr>
                <w:noProof/>
                <w:webHidden/>
              </w:rPr>
            </w:r>
            <w:r w:rsidR="00D777ED">
              <w:rPr>
                <w:noProof/>
                <w:webHidden/>
              </w:rPr>
              <w:fldChar w:fldCharType="separate"/>
            </w:r>
            <w:r w:rsidR="00D777ED">
              <w:rPr>
                <w:noProof/>
                <w:webHidden/>
              </w:rPr>
              <w:t>19</w:t>
            </w:r>
            <w:r w:rsidR="00D777ED">
              <w:rPr>
                <w:noProof/>
                <w:webHidden/>
              </w:rPr>
              <w:fldChar w:fldCharType="end"/>
            </w:r>
          </w:hyperlink>
        </w:p>
        <w:p w14:paraId="274A178E" w14:textId="5ABDD7EC" w:rsidR="00D777ED" w:rsidRDefault="00A807F8">
          <w:pPr>
            <w:pStyle w:val="TOC3"/>
            <w:tabs>
              <w:tab w:val="right" w:leader="dot" w:pos="9350"/>
            </w:tabs>
            <w:rPr>
              <w:rFonts w:asciiTheme="minorHAnsi" w:eastAsiaTheme="minorEastAsia" w:hAnsiTheme="minorHAnsi"/>
              <w:noProof/>
              <w:sz w:val="22"/>
            </w:rPr>
          </w:pPr>
          <w:hyperlink w:anchor="_Toc65142540" w:history="1">
            <w:r w:rsidR="00D777ED" w:rsidRPr="00BF182A">
              <w:rPr>
                <w:rStyle w:val="Hyperlink"/>
                <w:noProof/>
              </w:rPr>
              <w:t>Configure AKS environment on Azure DevOps</w:t>
            </w:r>
            <w:r w:rsidR="00D777ED">
              <w:rPr>
                <w:noProof/>
                <w:webHidden/>
              </w:rPr>
              <w:tab/>
            </w:r>
            <w:r w:rsidR="00D777ED">
              <w:rPr>
                <w:noProof/>
                <w:webHidden/>
              </w:rPr>
              <w:fldChar w:fldCharType="begin"/>
            </w:r>
            <w:r w:rsidR="00D777ED">
              <w:rPr>
                <w:noProof/>
                <w:webHidden/>
              </w:rPr>
              <w:instrText xml:space="preserve"> PAGEREF _Toc65142540 \h </w:instrText>
            </w:r>
            <w:r w:rsidR="00D777ED">
              <w:rPr>
                <w:noProof/>
                <w:webHidden/>
              </w:rPr>
            </w:r>
            <w:r w:rsidR="00D777ED">
              <w:rPr>
                <w:noProof/>
                <w:webHidden/>
              </w:rPr>
              <w:fldChar w:fldCharType="separate"/>
            </w:r>
            <w:r w:rsidR="00D777ED">
              <w:rPr>
                <w:noProof/>
                <w:webHidden/>
              </w:rPr>
              <w:t>21</w:t>
            </w:r>
            <w:r w:rsidR="00D777ED">
              <w:rPr>
                <w:noProof/>
                <w:webHidden/>
              </w:rPr>
              <w:fldChar w:fldCharType="end"/>
            </w:r>
          </w:hyperlink>
        </w:p>
        <w:p w14:paraId="6076699E" w14:textId="30822B82" w:rsidR="00D777ED" w:rsidRDefault="00A807F8">
          <w:pPr>
            <w:pStyle w:val="TOC2"/>
            <w:tabs>
              <w:tab w:val="right" w:leader="dot" w:pos="9350"/>
            </w:tabs>
            <w:rPr>
              <w:rFonts w:asciiTheme="minorHAnsi" w:eastAsiaTheme="minorEastAsia" w:hAnsiTheme="minorHAnsi"/>
              <w:noProof/>
              <w:sz w:val="22"/>
            </w:rPr>
          </w:pPr>
          <w:hyperlink w:anchor="_Toc65142541" w:history="1">
            <w:r w:rsidR="00D777ED" w:rsidRPr="00BF182A">
              <w:rPr>
                <w:rStyle w:val="Hyperlink"/>
                <w:noProof/>
              </w:rPr>
              <w:t>4.2 Microsoft Azure DevOps</w:t>
            </w:r>
            <w:r w:rsidR="00D777ED">
              <w:rPr>
                <w:noProof/>
                <w:webHidden/>
              </w:rPr>
              <w:tab/>
            </w:r>
            <w:r w:rsidR="00D777ED">
              <w:rPr>
                <w:noProof/>
                <w:webHidden/>
              </w:rPr>
              <w:fldChar w:fldCharType="begin"/>
            </w:r>
            <w:r w:rsidR="00D777ED">
              <w:rPr>
                <w:noProof/>
                <w:webHidden/>
              </w:rPr>
              <w:instrText xml:space="preserve"> PAGEREF _Toc65142541 \h </w:instrText>
            </w:r>
            <w:r w:rsidR="00D777ED">
              <w:rPr>
                <w:noProof/>
                <w:webHidden/>
              </w:rPr>
            </w:r>
            <w:r w:rsidR="00D777ED">
              <w:rPr>
                <w:noProof/>
                <w:webHidden/>
              </w:rPr>
              <w:fldChar w:fldCharType="separate"/>
            </w:r>
            <w:r w:rsidR="00D777ED">
              <w:rPr>
                <w:noProof/>
                <w:webHidden/>
              </w:rPr>
              <w:t>22</w:t>
            </w:r>
            <w:r w:rsidR="00D777ED">
              <w:rPr>
                <w:noProof/>
                <w:webHidden/>
              </w:rPr>
              <w:fldChar w:fldCharType="end"/>
            </w:r>
          </w:hyperlink>
        </w:p>
        <w:p w14:paraId="39BEB3BB" w14:textId="009DD049" w:rsidR="00D777ED" w:rsidRDefault="00A807F8">
          <w:pPr>
            <w:pStyle w:val="TOC3"/>
            <w:tabs>
              <w:tab w:val="right" w:leader="dot" w:pos="9350"/>
            </w:tabs>
            <w:rPr>
              <w:rFonts w:asciiTheme="minorHAnsi" w:eastAsiaTheme="minorEastAsia" w:hAnsiTheme="minorHAnsi"/>
              <w:noProof/>
              <w:sz w:val="22"/>
            </w:rPr>
          </w:pPr>
          <w:hyperlink w:anchor="_Toc65142542" w:history="1">
            <w:r w:rsidR="00D777ED" w:rsidRPr="00BF182A">
              <w:rPr>
                <w:rStyle w:val="Hyperlink"/>
                <w:noProof/>
              </w:rPr>
              <w:t>Create a continuous deployment pipeline</w:t>
            </w:r>
            <w:r w:rsidR="00D777ED">
              <w:rPr>
                <w:noProof/>
                <w:webHidden/>
              </w:rPr>
              <w:tab/>
            </w:r>
            <w:r w:rsidR="00D777ED">
              <w:rPr>
                <w:noProof/>
                <w:webHidden/>
              </w:rPr>
              <w:fldChar w:fldCharType="begin"/>
            </w:r>
            <w:r w:rsidR="00D777ED">
              <w:rPr>
                <w:noProof/>
                <w:webHidden/>
              </w:rPr>
              <w:instrText xml:space="preserve"> PAGEREF _Toc65142542 \h </w:instrText>
            </w:r>
            <w:r w:rsidR="00D777ED">
              <w:rPr>
                <w:noProof/>
                <w:webHidden/>
              </w:rPr>
            </w:r>
            <w:r w:rsidR="00D777ED">
              <w:rPr>
                <w:noProof/>
                <w:webHidden/>
              </w:rPr>
              <w:fldChar w:fldCharType="separate"/>
            </w:r>
            <w:r w:rsidR="00D777ED">
              <w:rPr>
                <w:noProof/>
                <w:webHidden/>
              </w:rPr>
              <w:t>22</w:t>
            </w:r>
            <w:r w:rsidR="00D777ED">
              <w:rPr>
                <w:noProof/>
                <w:webHidden/>
              </w:rPr>
              <w:fldChar w:fldCharType="end"/>
            </w:r>
          </w:hyperlink>
        </w:p>
        <w:p w14:paraId="6401E4E6" w14:textId="5B679733" w:rsidR="00D777ED" w:rsidRDefault="00A807F8">
          <w:pPr>
            <w:pStyle w:val="TOC2"/>
            <w:tabs>
              <w:tab w:val="right" w:leader="dot" w:pos="9350"/>
            </w:tabs>
            <w:rPr>
              <w:rFonts w:asciiTheme="minorHAnsi" w:eastAsiaTheme="minorEastAsia" w:hAnsiTheme="minorHAnsi"/>
              <w:noProof/>
              <w:sz w:val="22"/>
            </w:rPr>
          </w:pPr>
          <w:hyperlink w:anchor="_Toc65142543" w:history="1">
            <w:r w:rsidR="00D777ED" w:rsidRPr="00BF182A">
              <w:rPr>
                <w:rStyle w:val="Hyperlink"/>
                <w:noProof/>
              </w:rPr>
              <w:t>4.3 Useful Kubernetes Tasks</w:t>
            </w:r>
            <w:r w:rsidR="00D777ED">
              <w:rPr>
                <w:noProof/>
                <w:webHidden/>
              </w:rPr>
              <w:tab/>
            </w:r>
            <w:r w:rsidR="00D777ED">
              <w:rPr>
                <w:noProof/>
                <w:webHidden/>
              </w:rPr>
              <w:fldChar w:fldCharType="begin"/>
            </w:r>
            <w:r w:rsidR="00D777ED">
              <w:rPr>
                <w:noProof/>
                <w:webHidden/>
              </w:rPr>
              <w:instrText xml:space="preserve"> PAGEREF _Toc65142543 \h </w:instrText>
            </w:r>
            <w:r w:rsidR="00D777ED">
              <w:rPr>
                <w:noProof/>
                <w:webHidden/>
              </w:rPr>
            </w:r>
            <w:r w:rsidR="00D777ED">
              <w:rPr>
                <w:noProof/>
                <w:webHidden/>
              </w:rPr>
              <w:fldChar w:fldCharType="separate"/>
            </w:r>
            <w:r w:rsidR="00D777ED">
              <w:rPr>
                <w:noProof/>
                <w:webHidden/>
              </w:rPr>
              <w:t>23</w:t>
            </w:r>
            <w:r w:rsidR="00D777ED">
              <w:rPr>
                <w:noProof/>
                <w:webHidden/>
              </w:rPr>
              <w:fldChar w:fldCharType="end"/>
            </w:r>
          </w:hyperlink>
        </w:p>
        <w:p w14:paraId="37B72ED6" w14:textId="63FA9016" w:rsidR="00D777ED" w:rsidRDefault="00A807F8">
          <w:pPr>
            <w:pStyle w:val="TOC3"/>
            <w:tabs>
              <w:tab w:val="right" w:leader="dot" w:pos="9350"/>
            </w:tabs>
            <w:rPr>
              <w:rFonts w:asciiTheme="minorHAnsi" w:eastAsiaTheme="minorEastAsia" w:hAnsiTheme="minorHAnsi"/>
              <w:noProof/>
              <w:sz w:val="22"/>
            </w:rPr>
          </w:pPr>
          <w:hyperlink w:anchor="_Toc65142544" w:history="1">
            <w:r w:rsidR="00D777ED" w:rsidRPr="00BF182A">
              <w:rPr>
                <w:rStyle w:val="Hyperlink"/>
                <w:noProof/>
              </w:rPr>
              <w:t>Deploying an application:</w:t>
            </w:r>
            <w:r w:rsidR="00D777ED">
              <w:rPr>
                <w:noProof/>
                <w:webHidden/>
              </w:rPr>
              <w:tab/>
            </w:r>
            <w:r w:rsidR="00D777ED">
              <w:rPr>
                <w:noProof/>
                <w:webHidden/>
              </w:rPr>
              <w:fldChar w:fldCharType="begin"/>
            </w:r>
            <w:r w:rsidR="00D777ED">
              <w:rPr>
                <w:noProof/>
                <w:webHidden/>
              </w:rPr>
              <w:instrText xml:space="preserve"> PAGEREF _Toc65142544 \h </w:instrText>
            </w:r>
            <w:r w:rsidR="00D777ED">
              <w:rPr>
                <w:noProof/>
                <w:webHidden/>
              </w:rPr>
            </w:r>
            <w:r w:rsidR="00D777ED">
              <w:rPr>
                <w:noProof/>
                <w:webHidden/>
              </w:rPr>
              <w:fldChar w:fldCharType="separate"/>
            </w:r>
            <w:r w:rsidR="00D777ED">
              <w:rPr>
                <w:noProof/>
                <w:webHidden/>
              </w:rPr>
              <w:t>23</w:t>
            </w:r>
            <w:r w:rsidR="00D777ED">
              <w:rPr>
                <w:noProof/>
                <w:webHidden/>
              </w:rPr>
              <w:fldChar w:fldCharType="end"/>
            </w:r>
          </w:hyperlink>
        </w:p>
        <w:p w14:paraId="098C9512" w14:textId="6FD91032" w:rsidR="00D777ED" w:rsidRDefault="00A807F8">
          <w:pPr>
            <w:pStyle w:val="TOC3"/>
            <w:tabs>
              <w:tab w:val="right" w:leader="dot" w:pos="9350"/>
            </w:tabs>
            <w:rPr>
              <w:rFonts w:asciiTheme="minorHAnsi" w:eastAsiaTheme="minorEastAsia" w:hAnsiTheme="minorHAnsi"/>
              <w:noProof/>
              <w:sz w:val="22"/>
            </w:rPr>
          </w:pPr>
          <w:hyperlink w:anchor="_Toc65142545" w:history="1">
            <w:r w:rsidR="00D777ED" w:rsidRPr="00BF182A">
              <w:rPr>
                <w:rStyle w:val="Hyperlink"/>
                <w:noProof/>
              </w:rPr>
              <w:t>Exposing the deployment for services:</w:t>
            </w:r>
            <w:r w:rsidR="00D777ED">
              <w:rPr>
                <w:noProof/>
                <w:webHidden/>
              </w:rPr>
              <w:tab/>
            </w:r>
            <w:r w:rsidR="00D777ED">
              <w:rPr>
                <w:noProof/>
                <w:webHidden/>
              </w:rPr>
              <w:fldChar w:fldCharType="begin"/>
            </w:r>
            <w:r w:rsidR="00D777ED">
              <w:rPr>
                <w:noProof/>
                <w:webHidden/>
              </w:rPr>
              <w:instrText xml:space="preserve"> PAGEREF _Toc65142545 \h </w:instrText>
            </w:r>
            <w:r w:rsidR="00D777ED">
              <w:rPr>
                <w:noProof/>
                <w:webHidden/>
              </w:rPr>
            </w:r>
            <w:r w:rsidR="00D777ED">
              <w:rPr>
                <w:noProof/>
                <w:webHidden/>
              </w:rPr>
              <w:fldChar w:fldCharType="separate"/>
            </w:r>
            <w:r w:rsidR="00D777ED">
              <w:rPr>
                <w:noProof/>
                <w:webHidden/>
              </w:rPr>
              <w:t>23</w:t>
            </w:r>
            <w:r w:rsidR="00D777ED">
              <w:rPr>
                <w:noProof/>
                <w:webHidden/>
              </w:rPr>
              <w:fldChar w:fldCharType="end"/>
            </w:r>
          </w:hyperlink>
        </w:p>
        <w:p w14:paraId="713F9865" w14:textId="000BE10B" w:rsidR="00D777ED" w:rsidRDefault="00A807F8">
          <w:pPr>
            <w:pStyle w:val="TOC3"/>
            <w:tabs>
              <w:tab w:val="right" w:leader="dot" w:pos="9350"/>
            </w:tabs>
            <w:rPr>
              <w:rFonts w:asciiTheme="minorHAnsi" w:eastAsiaTheme="minorEastAsia" w:hAnsiTheme="minorHAnsi"/>
              <w:noProof/>
              <w:sz w:val="22"/>
            </w:rPr>
          </w:pPr>
          <w:hyperlink w:anchor="_Toc65142546" w:history="1">
            <w:r w:rsidR="00D777ED" w:rsidRPr="00BF182A">
              <w:rPr>
                <w:rStyle w:val="Hyperlink"/>
                <w:noProof/>
              </w:rPr>
              <w:t>Seeing all the happenings in log:</w:t>
            </w:r>
            <w:r w:rsidR="00D777ED">
              <w:rPr>
                <w:noProof/>
                <w:webHidden/>
              </w:rPr>
              <w:tab/>
            </w:r>
            <w:r w:rsidR="00D777ED">
              <w:rPr>
                <w:noProof/>
                <w:webHidden/>
              </w:rPr>
              <w:fldChar w:fldCharType="begin"/>
            </w:r>
            <w:r w:rsidR="00D777ED">
              <w:rPr>
                <w:noProof/>
                <w:webHidden/>
              </w:rPr>
              <w:instrText xml:space="preserve"> PAGEREF _Toc65142546 \h </w:instrText>
            </w:r>
            <w:r w:rsidR="00D777ED">
              <w:rPr>
                <w:noProof/>
                <w:webHidden/>
              </w:rPr>
            </w:r>
            <w:r w:rsidR="00D777ED">
              <w:rPr>
                <w:noProof/>
                <w:webHidden/>
              </w:rPr>
              <w:fldChar w:fldCharType="separate"/>
            </w:r>
            <w:r w:rsidR="00D777ED">
              <w:rPr>
                <w:noProof/>
                <w:webHidden/>
              </w:rPr>
              <w:t>23</w:t>
            </w:r>
            <w:r w:rsidR="00D777ED">
              <w:rPr>
                <w:noProof/>
                <w:webHidden/>
              </w:rPr>
              <w:fldChar w:fldCharType="end"/>
            </w:r>
          </w:hyperlink>
        </w:p>
        <w:p w14:paraId="2FC6581F" w14:textId="71686513" w:rsidR="00D777ED" w:rsidRDefault="00A807F8">
          <w:pPr>
            <w:pStyle w:val="TOC3"/>
            <w:tabs>
              <w:tab w:val="right" w:leader="dot" w:pos="9350"/>
            </w:tabs>
            <w:rPr>
              <w:rFonts w:asciiTheme="minorHAnsi" w:eastAsiaTheme="minorEastAsia" w:hAnsiTheme="minorHAnsi"/>
              <w:noProof/>
              <w:sz w:val="22"/>
            </w:rPr>
          </w:pPr>
          <w:hyperlink w:anchor="_Toc65142547" w:history="1">
            <w:r w:rsidR="00D777ED" w:rsidRPr="00BF182A">
              <w:rPr>
                <w:rStyle w:val="Hyperlink"/>
                <w:noProof/>
              </w:rPr>
              <w:t>Editing configuration of deployment:</w:t>
            </w:r>
            <w:r w:rsidR="00D777ED">
              <w:rPr>
                <w:noProof/>
                <w:webHidden/>
              </w:rPr>
              <w:tab/>
            </w:r>
            <w:r w:rsidR="00D777ED">
              <w:rPr>
                <w:noProof/>
                <w:webHidden/>
              </w:rPr>
              <w:fldChar w:fldCharType="begin"/>
            </w:r>
            <w:r w:rsidR="00D777ED">
              <w:rPr>
                <w:noProof/>
                <w:webHidden/>
              </w:rPr>
              <w:instrText xml:space="preserve"> PAGEREF _Toc65142547 \h </w:instrText>
            </w:r>
            <w:r w:rsidR="00D777ED">
              <w:rPr>
                <w:noProof/>
                <w:webHidden/>
              </w:rPr>
            </w:r>
            <w:r w:rsidR="00D777ED">
              <w:rPr>
                <w:noProof/>
                <w:webHidden/>
              </w:rPr>
              <w:fldChar w:fldCharType="separate"/>
            </w:r>
            <w:r w:rsidR="00D777ED">
              <w:rPr>
                <w:noProof/>
                <w:webHidden/>
              </w:rPr>
              <w:t>24</w:t>
            </w:r>
            <w:r w:rsidR="00D777ED">
              <w:rPr>
                <w:noProof/>
                <w:webHidden/>
              </w:rPr>
              <w:fldChar w:fldCharType="end"/>
            </w:r>
          </w:hyperlink>
        </w:p>
        <w:p w14:paraId="672F79CC" w14:textId="413FA166" w:rsidR="00D777ED" w:rsidRDefault="00A807F8">
          <w:pPr>
            <w:pStyle w:val="TOC3"/>
            <w:tabs>
              <w:tab w:val="right" w:leader="dot" w:pos="9350"/>
            </w:tabs>
            <w:rPr>
              <w:rFonts w:asciiTheme="minorHAnsi" w:eastAsiaTheme="minorEastAsia" w:hAnsiTheme="minorHAnsi"/>
              <w:noProof/>
              <w:sz w:val="22"/>
            </w:rPr>
          </w:pPr>
          <w:hyperlink w:anchor="_Toc65142548" w:history="1">
            <w:r w:rsidR="00D777ED" w:rsidRPr="00BF182A">
              <w:rPr>
                <w:rStyle w:val="Hyperlink"/>
                <w:noProof/>
              </w:rPr>
              <w:t>Getting terminal of a pod:</w:t>
            </w:r>
            <w:r w:rsidR="00D777ED">
              <w:rPr>
                <w:noProof/>
                <w:webHidden/>
              </w:rPr>
              <w:tab/>
            </w:r>
            <w:r w:rsidR="00D777ED">
              <w:rPr>
                <w:noProof/>
                <w:webHidden/>
              </w:rPr>
              <w:fldChar w:fldCharType="begin"/>
            </w:r>
            <w:r w:rsidR="00D777ED">
              <w:rPr>
                <w:noProof/>
                <w:webHidden/>
              </w:rPr>
              <w:instrText xml:space="preserve"> PAGEREF _Toc65142548 \h </w:instrText>
            </w:r>
            <w:r w:rsidR="00D777ED">
              <w:rPr>
                <w:noProof/>
                <w:webHidden/>
              </w:rPr>
            </w:r>
            <w:r w:rsidR="00D777ED">
              <w:rPr>
                <w:noProof/>
                <w:webHidden/>
              </w:rPr>
              <w:fldChar w:fldCharType="separate"/>
            </w:r>
            <w:r w:rsidR="00D777ED">
              <w:rPr>
                <w:noProof/>
                <w:webHidden/>
              </w:rPr>
              <w:t>24</w:t>
            </w:r>
            <w:r w:rsidR="00D777ED">
              <w:rPr>
                <w:noProof/>
                <w:webHidden/>
              </w:rPr>
              <w:fldChar w:fldCharType="end"/>
            </w:r>
          </w:hyperlink>
        </w:p>
        <w:p w14:paraId="23606D77" w14:textId="620B695D" w:rsidR="00D777ED" w:rsidRDefault="00A807F8">
          <w:pPr>
            <w:pStyle w:val="TOC3"/>
            <w:tabs>
              <w:tab w:val="right" w:leader="dot" w:pos="9350"/>
            </w:tabs>
            <w:rPr>
              <w:rFonts w:asciiTheme="minorHAnsi" w:eastAsiaTheme="minorEastAsia" w:hAnsiTheme="minorHAnsi"/>
              <w:noProof/>
              <w:sz w:val="22"/>
            </w:rPr>
          </w:pPr>
          <w:hyperlink w:anchor="_Toc65142549" w:history="1">
            <w:r w:rsidR="00D777ED" w:rsidRPr="00BF182A">
              <w:rPr>
                <w:rStyle w:val="Hyperlink"/>
                <w:noProof/>
              </w:rPr>
              <w:t>Deleting deployments:</w:t>
            </w:r>
            <w:r w:rsidR="00D777ED">
              <w:rPr>
                <w:noProof/>
                <w:webHidden/>
              </w:rPr>
              <w:tab/>
            </w:r>
            <w:r w:rsidR="00D777ED">
              <w:rPr>
                <w:noProof/>
                <w:webHidden/>
              </w:rPr>
              <w:fldChar w:fldCharType="begin"/>
            </w:r>
            <w:r w:rsidR="00D777ED">
              <w:rPr>
                <w:noProof/>
                <w:webHidden/>
              </w:rPr>
              <w:instrText xml:space="preserve"> PAGEREF _Toc65142549 \h </w:instrText>
            </w:r>
            <w:r w:rsidR="00D777ED">
              <w:rPr>
                <w:noProof/>
                <w:webHidden/>
              </w:rPr>
            </w:r>
            <w:r w:rsidR="00D777ED">
              <w:rPr>
                <w:noProof/>
                <w:webHidden/>
              </w:rPr>
              <w:fldChar w:fldCharType="separate"/>
            </w:r>
            <w:r w:rsidR="00D777ED">
              <w:rPr>
                <w:noProof/>
                <w:webHidden/>
              </w:rPr>
              <w:t>24</w:t>
            </w:r>
            <w:r w:rsidR="00D777ED">
              <w:rPr>
                <w:noProof/>
                <w:webHidden/>
              </w:rPr>
              <w:fldChar w:fldCharType="end"/>
            </w:r>
          </w:hyperlink>
        </w:p>
        <w:p w14:paraId="4554265A" w14:textId="4A06D90E" w:rsidR="00D777ED" w:rsidRDefault="00A807F8">
          <w:pPr>
            <w:pStyle w:val="TOC3"/>
            <w:tabs>
              <w:tab w:val="right" w:leader="dot" w:pos="9350"/>
            </w:tabs>
            <w:rPr>
              <w:rFonts w:asciiTheme="minorHAnsi" w:eastAsiaTheme="minorEastAsia" w:hAnsiTheme="minorHAnsi"/>
              <w:noProof/>
              <w:sz w:val="22"/>
            </w:rPr>
          </w:pPr>
          <w:hyperlink w:anchor="_Toc65142550" w:history="1">
            <w:r w:rsidR="00D777ED" w:rsidRPr="00BF182A">
              <w:rPr>
                <w:rStyle w:val="Hyperlink"/>
                <w:noProof/>
              </w:rPr>
              <w:t>Run a yaml config file to do deployments:</w:t>
            </w:r>
            <w:r w:rsidR="00D777ED">
              <w:rPr>
                <w:noProof/>
                <w:webHidden/>
              </w:rPr>
              <w:tab/>
            </w:r>
            <w:r w:rsidR="00D777ED">
              <w:rPr>
                <w:noProof/>
                <w:webHidden/>
              </w:rPr>
              <w:fldChar w:fldCharType="begin"/>
            </w:r>
            <w:r w:rsidR="00D777ED">
              <w:rPr>
                <w:noProof/>
                <w:webHidden/>
              </w:rPr>
              <w:instrText xml:space="preserve"> PAGEREF _Toc65142550 \h </w:instrText>
            </w:r>
            <w:r w:rsidR="00D777ED">
              <w:rPr>
                <w:noProof/>
                <w:webHidden/>
              </w:rPr>
            </w:r>
            <w:r w:rsidR="00D777ED">
              <w:rPr>
                <w:noProof/>
                <w:webHidden/>
              </w:rPr>
              <w:fldChar w:fldCharType="separate"/>
            </w:r>
            <w:r w:rsidR="00D777ED">
              <w:rPr>
                <w:noProof/>
                <w:webHidden/>
              </w:rPr>
              <w:t>24</w:t>
            </w:r>
            <w:r w:rsidR="00D777ED">
              <w:rPr>
                <w:noProof/>
                <w:webHidden/>
              </w:rPr>
              <w:fldChar w:fldCharType="end"/>
            </w:r>
          </w:hyperlink>
        </w:p>
        <w:p w14:paraId="48502668" w14:textId="42F989B0" w:rsidR="00D777ED" w:rsidRDefault="00A807F8">
          <w:pPr>
            <w:pStyle w:val="TOC3"/>
            <w:tabs>
              <w:tab w:val="right" w:leader="dot" w:pos="9350"/>
            </w:tabs>
            <w:rPr>
              <w:rFonts w:asciiTheme="minorHAnsi" w:eastAsiaTheme="minorEastAsia" w:hAnsiTheme="minorHAnsi"/>
              <w:noProof/>
              <w:sz w:val="22"/>
            </w:rPr>
          </w:pPr>
          <w:hyperlink w:anchor="_Toc65142551" w:history="1">
            <w:r w:rsidR="00D777ED" w:rsidRPr="00BF182A">
              <w:rPr>
                <w:rStyle w:val="Hyperlink"/>
                <w:noProof/>
              </w:rPr>
              <w:t>Check components that can't be put in a namespace:</w:t>
            </w:r>
            <w:r w:rsidR="00D777ED">
              <w:rPr>
                <w:noProof/>
                <w:webHidden/>
              </w:rPr>
              <w:tab/>
            </w:r>
            <w:r w:rsidR="00D777ED">
              <w:rPr>
                <w:noProof/>
                <w:webHidden/>
              </w:rPr>
              <w:fldChar w:fldCharType="begin"/>
            </w:r>
            <w:r w:rsidR="00D777ED">
              <w:rPr>
                <w:noProof/>
                <w:webHidden/>
              </w:rPr>
              <w:instrText xml:space="preserve"> PAGEREF _Toc65142551 \h </w:instrText>
            </w:r>
            <w:r w:rsidR="00D777ED">
              <w:rPr>
                <w:noProof/>
                <w:webHidden/>
              </w:rPr>
            </w:r>
            <w:r w:rsidR="00D777ED">
              <w:rPr>
                <w:noProof/>
                <w:webHidden/>
              </w:rPr>
              <w:fldChar w:fldCharType="separate"/>
            </w:r>
            <w:r w:rsidR="00D777ED">
              <w:rPr>
                <w:noProof/>
                <w:webHidden/>
              </w:rPr>
              <w:t>24</w:t>
            </w:r>
            <w:r w:rsidR="00D777ED">
              <w:rPr>
                <w:noProof/>
                <w:webHidden/>
              </w:rPr>
              <w:fldChar w:fldCharType="end"/>
            </w:r>
          </w:hyperlink>
        </w:p>
        <w:p w14:paraId="45DE4A35" w14:textId="508B680C" w:rsidR="00D777ED" w:rsidRDefault="00A807F8">
          <w:pPr>
            <w:pStyle w:val="TOC1"/>
            <w:tabs>
              <w:tab w:val="right" w:leader="dot" w:pos="9350"/>
            </w:tabs>
            <w:rPr>
              <w:rFonts w:asciiTheme="minorHAnsi" w:eastAsiaTheme="minorEastAsia" w:hAnsiTheme="minorHAnsi"/>
              <w:noProof/>
              <w:sz w:val="22"/>
            </w:rPr>
          </w:pPr>
          <w:hyperlink w:anchor="_Toc65142552" w:history="1">
            <w:r w:rsidR="00D777ED" w:rsidRPr="00BF182A">
              <w:rPr>
                <w:rStyle w:val="Hyperlink"/>
                <w:noProof/>
              </w:rPr>
              <w:t>5. License</w:t>
            </w:r>
            <w:r w:rsidR="00D777ED">
              <w:rPr>
                <w:noProof/>
                <w:webHidden/>
              </w:rPr>
              <w:tab/>
            </w:r>
            <w:r w:rsidR="00D777ED">
              <w:rPr>
                <w:noProof/>
                <w:webHidden/>
              </w:rPr>
              <w:fldChar w:fldCharType="begin"/>
            </w:r>
            <w:r w:rsidR="00D777ED">
              <w:rPr>
                <w:noProof/>
                <w:webHidden/>
              </w:rPr>
              <w:instrText xml:space="preserve"> PAGEREF _Toc65142552 \h </w:instrText>
            </w:r>
            <w:r w:rsidR="00D777ED">
              <w:rPr>
                <w:noProof/>
                <w:webHidden/>
              </w:rPr>
            </w:r>
            <w:r w:rsidR="00D777ED">
              <w:rPr>
                <w:noProof/>
                <w:webHidden/>
              </w:rPr>
              <w:fldChar w:fldCharType="separate"/>
            </w:r>
            <w:r w:rsidR="00D777ED">
              <w:rPr>
                <w:noProof/>
                <w:webHidden/>
              </w:rPr>
              <w:t>24</w:t>
            </w:r>
            <w:r w:rsidR="00D777ED">
              <w:rPr>
                <w:noProof/>
                <w:webHidden/>
              </w:rPr>
              <w:fldChar w:fldCharType="end"/>
            </w:r>
          </w:hyperlink>
        </w:p>
        <w:p w14:paraId="1967F7EB" w14:textId="0F2380DC" w:rsidR="00D777ED" w:rsidRDefault="00D777ED">
          <w:r>
            <w:rPr>
              <w:b/>
              <w:bCs/>
              <w:noProof/>
            </w:rPr>
            <w:fldChar w:fldCharType="end"/>
          </w:r>
        </w:p>
      </w:sdtContent>
    </w:sdt>
    <w:p w14:paraId="3129B536" w14:textId="5524A22C" w:rsidR="0095509C" w:rsidRDefault="004928B7">
      <w:r>
        <w:br w:type="page"/>
      </w:r>
    </w:p>
    <w:p w14:paraId="487AF6B5" w14:textId="088778D3" w:rsidR="0095509C" w:rsidRDefault="0095509C" w:rsidP="0095509C"/>
    <w:p w14:paraId="0917A61F" w14:textId="673B70EC" w:rsidR="00B829AF" w:rsidRDefault="00B829AF" w:rsidP="420F3F09">
      <w:pPr>
        <w:pStyle w:val="Heading1"/>
        <w:rPr>
          <w:sz w:val="28"/>
          <w:szCs w:val="28"/>
        </w:rPr>
      </w:pPr>
      <w:bookmarkStart w:id="13" w:name="_Toc64899603"/>
      <w:bookmarkStart w:id="14" w:name="_Toc65142505"/>
      <w:r w:rsidRPr="3FAF7A73">
        <w:rPr>
          <w:sz w:val="28"/>
          <w:szCs w:val="28"/>
        </w:rPr>
        <w:t>1. Introduction</w:t>
      </w:r>
      <w:bookmarkEnd w:id="13"/>
      <w:bookmarkEnd w:id="14"/>
    </w:p>
    <w:p w14:paraId="5F29AD19" w14:textId="5FBB4D7C" w:rsidR="00B829AF" w:rsidRDefault="32A44960" w:rsidP="00B829AF">
      <w:pPr>
        <w:pStyle w:val="Heading2"/>
      </w:pPr>
      <w:bookmarkStart w:id="15" w:name="_Toc64899604"/>
      <w:bookmarkStart w:id="16" w:name="_Toc65142506"/>
      <w:r>
        <w:t>1.1 Overview</w:t>
      </w:r>
      <w:bookmarkEnd w:id="15"/>
      <w:bookmarkEnd w:id="16"/>
    </w:p>
    <w:p w14:paraId="7DE27C50" w14:textId="59734B1A" w:rsidR="00390180" w:rsidRDefault="52C3AE2D" w:rsidP="26D21935">
      <w:pPr>
        <w:ind w:left="720"/>
      </w:pPr>
      <w:r>
        <w:t xml:space="preserve">This deployment and operations guide shall </w:t>
      </w:r>
      <w:r w:rsidR="412A470E">
        <w:t xml:space="preserve">detail </w:t>
      </w:r>
      <w:r>
        <w:t>the setup and configuration of the tool</w:t>
      </w:r>
      <w:r w:rsidR="6AACD470">
        <w:t>s utilized</w:t>
      </w:r>
      <w:r>
        <w:t xml:space="preserve"> for development teams, DSO team, and the CI/CD pipeline</w:t>
      </w:r>
      <w:r w:rsidR="4968705A">
        <w:t xml:space="preserve"> for </w:t>
      </w:r>
      <w:r w:rsidR="00787A95">
        <w:t>Form Scriber</w:t>
      </w:r>
      <w:r w:rsidR="2CC5B44D">
        <w:t xml:space="preserve">, as listed in section 1.3. </w:t>
      </w:r>
      <w:r w:rsidR="445675B3">
        <w:t xml:space="preserve">The tools represent widely-accepted implementations of various technologies involved in the creation of a DevSecOps development environment and are </w:t>
      </w:r>
      <w:r w:rsidR="36587956">
        <w:t xml:space="preserve">designed </w:t>
      </w:r>
      <w:r w:rsidR="445675B3">
        <w:t xml:space="preserve">to </w:t>
      </w:r>
      <w:r w:rsidR="626668B3">
        <w:t xml:space="preserve">provide services and compatibility with </w:t>
      </w:r>
      <w:r w:rsidR="00787A95">
        <w:t>Form Scriber</w:t>
      </w:r>
      <w:r w:rsidR="00623718">
        <w:t xml:space="preserve"> </w:t>
      </w:r>
      <w:r w:rsidR="626668B3">
        <w:t>development teams</w:t>
      </w:r>
      <w:r w:rsidR="445675B3">
        <w:t>.</w:t>
      </w:r>
    </w:p>
    <w:p w14:paraId="03C20C0B" w14:textId="3080A31C" w:rsidR="26D21935" w:rsidRDefault="26D21935" w:rsidP="26D21935">
      <w:pPr>
        <w:ind w:left="720"/>
      </w:pPr>
    </w:p>
    <w:p w14:paraId="3652C9A0" w14:textId="04937C75" w:rsidR="00912651" w:rsidRDefault="34B6A0BE" w:rsidP="00912651">
      <w:pPr>
        <w:pStyle w:val="Heading2"/>
      </w:pPr>
      <w:bookmarkStart w:id="17" w:name="_Toc64899605"/>
      <w:bookmarkStart w:id="18" w:name="_Toc65142507"/>
      <w:r>
        <w:t>1.</w:t>
      </w:r>
      <w:r w:rsidR="15AAEBEF">
        <w:t>2</w:t>
      </w:r>
      <w:r>
        <w:t xml:space="preserve"> System </w:t>
      </w:r>
      <w:r w:rsidR="41E3F3B4">
        <w:t>Components</w:t>
      </w:r>
      <w:bookmarkEnd w:id="17"/>
      <w:bookmarkEnd w:id="18"/>
    </w:p>
    <w:p w14:paraId="3C91334F" w14:textId="3B8BA6C5" w:rsidR="00C5678F" w:rsidRPr="005262B8" w:rsidRDefault="02C54D19" w:rsidP="005262B8">
      <w:pPr>
        <w:ind w:left="720"/>
      </w:pPr>
      <w:r>
        <w:t>The following lists the tools</w:t>
      </w:r>
      <w:r w:rsidR="005262B8">
        <w:t xml:space="preserve"> utilized</w:t>
      </w:r>
      <w:r>
        <w:t xml:space="preserve"> by the DSO team for </w:t>
      </w:r>
      <w:r w:rsidR="00787A95">
        <w:t>Form Scriber</w:t>
      </w:r>
      <w:r>
        <w:t>.</w:t>
      </w:r>
    </w:p>
    <w:p w14:paraId="4EAEA6B8" w14:textId="06466EE6" w:rsidR="00C5678F" w:rsidRDefault="29E1A41F" w:rsidP="00005D5E">
      <w:pPr>
        <w:pStyle w:val="ListParagraph"/>
        <w:numPr>
          <w:ilvl w:val="0"/>
          <w:numId w:val="36"/>
        </w:numPr>
        <w:rPr>
          <w:rFonts w:asciiTheme="minorHAnsi" w:eastAsiaTheme="minorEastAsia" w:hAnsiTheme="minorHAnsi"/>
        </w:rPr>
      </w:pPr>
      <w:r>
        <w:t>GitHub</w:t>
      </w:r>
    </w:p>
    <w:p w14:paraId="14E42AC4" w14:textId="55795155" w:rsidR="00C5678F" w:rsidRPr="005262B8" w:rsidRDefault="7E53FD3A" w:rsidP="00005D5E">
      <w:pPr>
        <w:pStyle w:val="ListParagraph"/>
        <w:numPr>
          <w:ilvl w:val="0"/>
          <w:numId w:val="36"/>
        </w:numPr>
        <w:rPr>
          <w:rFonts w:asciiTheme="minorHAnsi" w:eastAsiaTheme="minorEastAsia" w:hAnsiTheme="minorHAnsi"/>
        </w:rPr>
      </w:pPr>
      <w:r>
        <w:t>Microsoft Teams</w:t>
      </w:r>
    </w:p>
    <w:p w14:paraId="2A321CBF" w14:textId="79CA1360" w:rsidR="005262B8" w:rsidRDefault="005262B8" w:rsidP="00005D5E">
      <w:pPr>
        <w:pStyle w:val="ListParagraph"/>
        <w:numPr>
          <w:ilvl w:val="0"/>
          <w:numId w:val="36"/>
        </w:numPr>
        <w:rPr>
          <w:rFonts w:asciiTheme="minorHAnsi" w:eastAsiaTheme="minorEastAsia" w:hAnsiTheme="minorHAnsi"/>
        </w:rPr>
      </w:pPr>
      <w:r>
        <w:t>Microsoft Azure</w:t>
      </w:r>
    </w:p>
    <w:p w14:paraId="27D3A303" w14:textId="46480F21" w:rsidR="005262B8" w:rsidRPr="005262B8" w:rsidRDefault="7E53FD3A" w:rsidP="005262B8">
      <w:pPr>
        <w:pStyle w:val="ListParagraph"/>
        <w:numPr>
          <w:ilvl w:val="0"/>
          <w:numId w:val="36"/>
        </w:numPr>
        <w:rPr>
          <w:rFonts w:asciiTheme="minorHAnsi" w:eastAsiaTheme="minorEastAsia" w:hAnsiTheme="minorHAnsi"/>
        </w:rPr>
      </w:pPr>
      <w:r>
        <w:t>Microsoft Azure DevOp</w:t>
      </w:r>
      <w:r w:rsidR="005262B8">
        <w:t>s</w:t>
      </w:r>
    </w:p>
    <w:p w14:paraId="5D125D2D" w14:textId="35704D51" w:rsidR="00C5678F" w:rsidRDefault="7E53FD3A" w:rsidP="00005D5E">
      <w:pPr>
        <w:pStyle w:val="ListParagraph"/>
        <w:numPr>
          <w:ilvl w:val="0"/>
          <w:numId w:val="36"/>
        </w:numPr>
        <w:rPr>
          <w:rFonts w:asciiTheme="minorHAnsi" w:eastAsiaTheme="minorEastAsia" w:hAnsiTheme="minorHAnsi"/>
        </w:rPr>
      </w:pPr>
      <w:r>
        <w:t>Docker</w:t>
      </w:r>
    </w:p>
    <w:p w14:paraId="0B8571AB" w14:textId="70585F8F" w:rsidR="00643A13" w:rsidRDefault="7E53FD3A" w:rsidP="00005D5E">
      <w:pPr>
        <w:pStyle w:val="ListParagraph"/>
        <w:numPr>
          <w:ilvl w:val="0"/>
          <w:numId w:val="36"/>
        </w:numPr>
        <w:rPr>
          <w:rFonts w:asciiTheme="minorHAnsi" w:eastAsiaTheme="minorEastAsia" w:hAnsiTheme="minorHAnsi"/>
        </w:rPr>
      </w:pPr>
      <w:r>
        <w:t>Kubernetes</w:t>
      </w:r>
      <w:r>
        <w:br/>
      </w:r>
    </w:p>
    <w:p w14:paraId="0956EDC9" w14:textId="77777777" w:rsidR="00643A13" w:rsidRDefault="00643A13">
      <w:pPr>
        <w:rPr>
          <w:rFonts w:asciiTheme="minorHAnsi" w:eastAsiaTheme="minorEastAsia" w:hAnsiTheme="minorHAnsi"/>
        </w:rPr>
      </w:pPr>
      <w:r>
        <w:rPr>
          <w:rFonts w:asciiTheme="minorHAnsi" w:eastAsiaTheme="minorEastAsia" w:hAnsiTheme="minorHAnsi"/>
        </w:rPr>
        <w:br w:type="page"/>
      </w:r>
    </w:p>
    <w:p w14:paraId="6A71C251" w14:textId="029A24A6" w:rsidR="00912651" w:rsidRDefault="34B6A0BE" w:rsidP="420F3F09">
      <w:pPr>
        <w:pStyle w:val="Heading1"/>
        <w:rPr>
          <w:sz w:val="28"/>
          <w:szCs w:val="28"/>
        </w:rPr>
      </w:pPr>
      <w:bookmarkStart w:id="19" w:name="_Toc64899606"/>
      <w:bookmarkStart w:id="20" w:name="_Toc65142508"/>
      <w:r w:rsidRPr="420F3F09">
        <w:rPr>
          <w:sz w:val="28"/>
          <w:szCs w:val="28"/>
        </w:rPr>
        <w:lastRenderedPageBreak/>
        <w:t xml:space="preserve">2. </w:t>
      </w:r>
      <w:r w:rsidR="667B3008" w:rsidRPr="420F3F09">
        <w:rPr>
          <w:sz w:val="28"/>
          <w:szCs w:val="28"/>
        </w:rPr>
        <w:t>Infrastructure</w:t>
      </w:r>
      <w:bookmarkEnd w:id="19"/>
      <w:bookmarkEnd w:id="20"/>
    </w:p>
    <w:p w14:paraId="4180DEF9" w14:textId="5795B3E9" w:rsidR="406FB002" w:rsidRDefault="406FB002" w:rsidP="406FB002"/>
    <w:p w14:paraId="645202D2" w14:textId="02F8AAEF" w:rsidR="002673EC" w:rsidRPr="006E534B" w:rsidRDefault="7E6FD6E7" w:rsidP="406FB002">
      <w:pPr>
        <w:ind w:left="720"/>
      </w:pPr>
      <w:r>
        <w:t xml:space="preserve">This section involves the tools required of development and DSO teams to align with </w:t>
      </w:r>
      <w:r w:rsidR="13C76475">
        <w:t xml:space="preserve">expectations of </w:t>
      </w:r>
      <w:r>
        <w:t>Agile development collaboration, DevSecOps practices</w:t>
      </w:r>
      <w:r w:rsidR="1EE4823B">
        <w:t>,</w:t>
      </w:r>
      <w:r>
        <w:t xml:space="preserve"> and the CI/CD pipeline. </w:t>
      </w:r>
    </w:p>
    <w:p w14:paraId="52ECAC03" w14:textId="2535E531" w:rsidR="406FB002" w:rsidRDefault="406FB002" w:rsidP="406FB002">
      <w:pPr>
        <w:ind w:left="720"/>
      </w:pPr>
    </w:p>
    <w:p w14:paraId="2F250750" w14:textId="64B1DD3D" w:rsidR="34B6A0BE" w:rsidRDefault="34B6A0BE" w:rsidP="406FB002">
      <w:pPr>
        <w:pStyle w:val="Heading2"/>
        <w:rPr>
          <w:rFonts w:eastAsia="Times New Roman" w:cs="Times New Roman"/>
          <w:bCs/>
          <w:color w:val="252423"/>
          <w:szCs w:val="24"/>
        </w:rPr>
      </w:pPr>
      <w:bookmarkStart w:id="21" w:name="_Toc64899607"/>
      <w:bookmarkStart w:id="22" w:name="_Toc65142509"/>
      <w:r>
        <w:t xml:space="preserve">2.1 </w:t>
      </w:r>
      <w:r w:rsidR="51D2C207">
        <w:t>Git</w:t>
      </w:r>
      <w:bookmarkEnd w:id="21"/>
      <w:bookmarkEnd w:id="22"/>
    </w:p>
    <w:p w14:paraId="3A5C8448" w14:textId="22ADCF80" w:rsidR="791CD73C" w:rsidRDefault="0019110B" w:rsidP="001C244D">
      <w:pPr>
        <w:pStyle w:val="Heading3"/>
      </w:pPr>
      <w:bookmarkStart w:id="23" w:name="_Toc65142510"/>
      <w:r w:rsidRPr="001C244D">
        <w:t>Client Installation</w:t>
      </w:r>
      <w:bookmarkEnd w:id="23"/>
    </w:p>
    <w:p w14:paraId="00FE2E28" w14:textId="77777777" w:rsidR="001C244D" w:rsidRPr="001C244D" w:rsidRDefault="001C244D" w:rsidP="001C244D"/>
    <w:p w14:paraId="26BC620B" w14:textId="5031B4C7" w:rsidR="791CD73C" w:rsidRDefault="791CD73C" w:rsidP="406FB002">
      <w:pPr>
        <w:ind w:left="720"/>
        <w:rPr>
          <w:rFonts w:eastAsia="Times New Roman" w:cs="Times New Roman"/>
          <w:color w:val="252423"/>
        </w:rPr>
      </w:pPr>
      <w:r w:rsidRPr="6B56B49D">
        <w:rPr>
          <w:rFonts w:eastAsia="Times New Roman" w:cs="Times New Roman"/>
          <w:color w:val="252423"/>
        </w:rPr>
        <w:t>You can install any Git client as you prefer. The instruction below is for the client that is commonly used.</w:t>
      </w:r>
    </w:p>
    <w:p w14:paraId="1DF10D10" w14:textId="77777777" w:rsidR="001C244D" w:rsidRDefault="001C244D" w:rsidP="406FB002">
      <w:pPr>
        <w:ind w:left="720"/>
        <w:rPr>
          <w:rFonts w:eastAsia="Times New Roman" w:cs="Times New Roman"/>
          <w:color w:val="252423"/>
          <w:szCs w:val="24"/>
        </w:rPr>
      </w:pPr>
    </w:p>
    <w:p w14:paraId="563BD281" w14:textId="2CBC4EA7" w:rsidR="001C244D" w:rsidRPr="001C244D" w:rsidRDefault="791CD73C" w:rsidP="001C244D">
      <w:pPr>
        <w:pStyle w:val="ListParagraph"/>
        <w:numPr>
          <w:ilvl w:val="0"/>
          <w:numId w:val="36"/>
        </w:numPr>
        <w:rPr>
          <w:rFonts w:eastAsia="Times New Roman" w:cs="Times New Roman"/>
          <w:color w:val="252423"/>
        </w:rPr>
      </w:pPr>
      <w:r w:rsidRPr="6B56B49D">
        <w:rPr>
          <w:rFonts w:eastAsia="Times New Roman" w:cs="Times New Roman"/>
          <w:color w:val="252423"/>
        </w:rPr>
        <w:t>Windows</w:t>
      </w:r>
    </w:p>
    <w:p w14:paraId="0E24E15D" w14:textId="31BE441D" w:rsidR="6C809E55" w:rsidRDefault="6C809E55" w:rsidP="001C244D">
      <w:pPr>
        <w:ind w:left="720" w:firstLine="360"/>
        <w:rPr>
          <w:rFonts w:eastAsia="Times New Roman" w:cs="Times New Roman"/>
          <w:color w:val="252423"/>
          <w:szCs w:val="24"/>
        </w:rPr>
      </w:pPr>
      <w:r w:rsidRPr="001C244D">
        <w:rPr>
          <w:rFonts w:eastAsia="Times New Roman" w:cs="Times New Roman"/>
          <w:color w:val="252423"/>
          <w:u w:val="single"/>
        </w:rPr>
        <w:t>Option A</w:t>
      </w:r>
      <w:r w:rsidRPr="6B56B49D">
        <w:rPr>
          <w:rFonts w:eastAsia="Times New Roman" w:cs="Times New Roman"/>
          <w:color w:val="252423"/>
        </w:rPr>
        <w:t xml:space="preserve">: </w:t>
      </w:r>
      <w:r w:rsidR="791CD73C" w:rsidRPr="6B56B49D">
        <w:rPr>
          <w:rFonts w:eastAsia="Times New Roman" w:cs="Times New Roman"/>
          <w:color w:val="252423"/>
        </w:rPr>
        <w:t>Install/enable Windows Subsystem for Linux (Recommended)</w:t>
      </w:r>
      <w:r w:rsidR="001C244D">
        <w:rPr>
          <w:rFonts w:eastAsia="Times New Roman" w:cs="Times New Roman"/>
          <w:color w:val="252423"/>
        </w:rPr>
        <w:t>.</w:t>
      </w:r>
    </w:p>
    <w:p w14:paraId="22AF10C0" w14:textId="0029DBC0" w:rsidR="791CD73C" w:rsidRDefault="00A807F8" w:rsidP="001C244D">
      <w:pPr>
        <w:ind w:left="720" w:firstLine="720"/>
        <w:rPr>
          <w:rFonts w:eastAsia="Times New Roman" w:cs="Times New Roman"/>
          <w:szCs w:val="24"/>
        </w:rPr>
      </w:pPr>
      <w:hyperlink r:id="rId11" w:history="1">
        <w:r w:rsidR="001C244D" w:rsidRPr="00446B85">
          <w:rPr>
            <w:rStyle w:val="Hyperlink"/>
            <w:rFonts w:eastAsia="Times New Roman" w:cs="Times New Roman"/>
          </w:rPr>
          <w:t>https://docs.microsoft.com/en-us/windows/wsl/install-win10</w:t>
        </w:r>
      </w:hyperlink>
    </w:p>
    <w:p w14:paraId="09A361E4" w14:textId="0A2BDF3A" w:rsidR="791CD73C" w:rsidRDefault="791CD73C" w:rsidP="001C244D">
      <w:pPr>
        <w:ind w:left="1080"/>
        <w:rPr>
          <w:rFonts w:eastAsia="Times New Roman" w:cs="Times New Roman"/>
          <w:color w:val="252423"/>
          <w:szCs w:val="24"/>
        </w:rPr>
      </w:pPr>
      <w:r w:rsidRPr="6B56B49D">
        <w:rPr>
          <w:rFonts w:eastAsia="Times New Roman" w:cs="Times New Roman"/>
          <w:color w:val="252423"/>
        </w:rPr>
        <w:t>Since WSL is Ubuntu based, please run the following command in the shell to install Git client:</w:t>
      </w:r>
    </w:p>
    <w:p w14:paraId="3A419F25" w14:textId="5FBF5336" w:rsidR="005262B8" w:rsidRDefault="791CD73C" w:rsidP="001C244D">
      <w:pPr>
        <w:ind w:left="1440"/>
        <w:rPr>
          <w:rFonts w:eastAsia="Times New Roman" w:cs="Times New Roman"/>
          <w:b/>
          <w:bCs/>
          <w:highlight w:val="lightGray"/>
        </w:rPr>
      </w:pPr>
      <w:r w:rsidRPr="2BBBD388">
        <w:rPr>
          <w:rFonts w:eastAsia="Times New Roman" w:cs="Times New Roman"/>
          <w:b/>
          <w:bCs/>
          <w:highlight w:val="lightGray"/>
        </w:rPr>
        <w:t>sudo apt-get install git</w:t>
      </w:r>
    </w:p>
    <w:p w14:paraId="49E838D3" w14:textId="77777777" w:rsidR="001C244D" w:rsidRPr="005262B8" w:rsidRDefault="001C244D" w:rsidP="001C244D">
      <w:pPr>
        <w:ind w:left="1440"/>
        <w:rPr>
          <w:rFonts w:eastAsia="Times New Roman" w:cs="Times New Roman"/>
          <w:b/>
          <w:bCs/>
          <w:highlight w:val="lightGray"/>
        </w:rPr>
      </w:pPr>
    </w:p>
    <w:p w14:paraId="7F72CCE4" w14:textId="6B47ECF7" w:rsidR="0ABF6637" w:rsidRDefault="0ABF6637" w:rsidP="001C244D">
      <w:pPr>
        <w:ind w:left="720" w:firstLine="360"/>
        <w:rPr>
          <w:rFonts w:eastAsia="Times New Roman" w:cs="Times New Roman"/>
          <w:color w:val="252423"/>
          <w:szCs w:val="24"/>
        </w:rPr>
      </w:pPr>
      <w:r w:rsidRPr="001C244D">
        <w:rPr>
          <w:rFonts w:eastAsia="Times New Roman" w:cs="Times New Roman"/>
          <w:color w:val="252423"/>
          <w:u w:val="single"/>
        </w:rPr>
        <w:t>Option B</w:t>
      </w:r>
      <w:r w:rsidRPr="6B56B49D">
        <w:rPr>
          <w:rFonts w:eastAsia="Times New Roman" w:cs="Times New Roman"/>
          <w:color w:val="252423"/>
        </w:rPr>
        <w:t xml:space="preserve">: </w:t>
      </w:r>
      <w:r w:rsidR="791CD73C" w:rsidRPr="6B56B49D">
        <w:rPr>
          <w:rFonts w:eastAsia="Times New Roman" w:cs="Times New Roman"/>
          <w:color w:val="252423"/>
        </w:rPr>
        <w:t>Install Git for Windows</w:t>
      </w:r>
      <w:r w:rsidR="001C244D">
        <w:rPr>
          <w:rFonts w:eastAsia="Times New Roman" w:cs="Times New Roman"/>
          <w:color w:val="252423"/>
        </w:rPr>
        <w:t>.</w:t>
      </w:r>
    </w:p>
    <w:p w14:paraId="708FDCB4" w14:textId="062416E9" w:rsidR="791CD73C" w:rsidRDefault="00A807F8" w:rsidP="001C244D">
      <w:pPr>
        <w:ind w:left="720" w:firstLine="720"/>
        <w:rPr>
          <w:rFonts w:eastAsia="Times New Roman" w:cs="Times New Roman"/>
          <w:szCs w:val="24"/>
        </w:rPr>
      </w:pPr>
      <w:hyperlink r:id="rId12" w:history="1">
        <w:r w:rsidR="001C244D" w:rsidRPr="00446B85">
          <w:rPr>
            <w:rStyle w:val="Hyperlink"/>
            <w:rFonts w:eastAsia="Times New Roman" w:cs="Times New Roman"/>
          </w:rPr>
          <w:t>https://gitforwindows.org/</w:t>
        </w:r>
      </w:hyperlink>
    </w:p>
    <w:p w14:paraId="3CB42947" w14:textId="1D4A43F4" w:rsidR="406FB002" w:rsidRDefault="791CD73C" w:rsidP="001C244D">
      <w:pPr>
        <w:ind w:left="720" w:firstLine="720"/>
        <w:rPr>
          <w:rFonts w:eastAsia="Times New Roman" w:cs="Times New Roman"/>
          <w:color w:val="252423"/>
        </w:rPr>
      </w:pPr>
      <w:r w:rsidRPr="6B56B49D">
        <w:rPr>
          <w:rFonts w:eastAsia="Times New Roman" w:cs="Times New Roman"/>
          <w:color w:val="252423"/>
        </w:rPr>
        <w:t>Download the EXE file and execute it</w:t>
      </w:r>
      <w:r w:rsidR="001C244D">
        <w:rPr>
          <w:rFonts w:eastAsia="Times New Roman" w:cs="Times New Roman"/>
          <w:color w:val="252423"/>
        </w:rPr>
        <w:t>.</w:t>
      </w:r>
    </w:p>
    <w:p w14:paraId="451DAA54" w14:textId="77777777" w:rsidR="001C244D" w:rsidRDefault="001C244D" w:rsidP="005262B8">
      <w:pPr>
        <w:ind w:left="720"/>
        <w:rPr>
          <w:rFonts w:eastAsia="Times New Roman" w:cs="Times New Roman"/>
          <w:color w:val="252423"/>
          <w:szCs w:val="24"/>
        </w:rPr>
      </w:pPr>
    </w:p>
    <w:p w14:paraId="4935A87E" w14:textId="218D158F" w:rsidR="001C244D" w:rsidRPr="001C244D" w:rsidRDefault="791CD73C" w:rsidP="001C244D">
      <w:pPr>
        <w:pStyle w:val="ListParagraph"/>
        <w:numPr>
          <w:ilvl w:val="0"/>
          <w:numId w:val="36"/>
        </w:numPr>
        <w:rPr>
          <w:rFonts w:eastAsia="Times New Roman" w:cs="Times New Roman"/>
          <w:color w:val="252423"/>
          <w:szCs w:val="24"/>
        </w:rPr>
      </w:pPr>
      <w:r w:rsidRPr="406FB002">
        <w:rPr>
          <w:rFonts w:eastAsia="Times New Roman" w:cs="Times New Roman"/>
          <w:color w:val="252423"/>
          <w:szCs w:val="24"/>
        </w:rPr>
        <w:t>Linux</w:t>
      </w:r>
    </w:p>
    <w:p w14:paraId="0D7DB682" w14:textId="02451C87" w:rsidR="791CD73C" w:rsidRDefault="791CD73C" w:rsidP="001C244D">
      <w:pPr>
        <w:ind w:left="720" w:firstLine="360"/>
        <w:rPr>
          <w:rFonts w:eastAsia="Times New Roman" w:cs="Times New Roman"/>
          <w:color w:val="252423"/>
          <w:szCs w:val="24"/>
        </w:rPr>
      </w:pPr>
      <w:r w:rsidRPr="6B56B49D">
        <w:rPr>
          <w:rFonts w:eastAsia="Times New Roman" w:cs="Times New Roman"/>
          <w:color w:val="252423"/>
        </w:rPr>
        <w:t>Install on Ubuntu/Mint</w:t>
      </w:r>
      <w:r w:rsidR="001C244D">
        <w:rPr>
          <w:rFonts w:eastAsia="Times New Roman" w:cs="Times New Roman"/>
          <w:color w:val="252423"/>
        </w:rPr>
        <w:t>.</w:t>
      </w:r>
    </w:p>
    <w:p w14:paraId="180A106D" w14:textId="496E4827" w:rsidR="791CD73C" w:rsidRDefault="791CD73C" w:rsidP="2BBBD388">
      <w:pPr>
        <w:ind w:left="1440"/>
        <w:rPr>
          <w:rFonts w:eastAsia="Times New Roman" w:cs="Times New Roman"/>
          <w:b/>
          <w:bCs/>
          <w:highlight w:val="lightGray"/>
        </w:rPr>
      </w:pPr>
      <w:r w:rsidRPr="2BBBD388">
        <w:rPr>
          <w:rFonts w:eastAsia="Times New Roman" w:cs="Times New Roman"/>
          <w:b/>
          <w:bCs/>
          <w:highlight w:val="lightGray"/>
        </w:rPr>
        <w:t>sudo apt-get install git</w:t>
      </w:r>
    </w:p>
    <w:p w14:paraId="3881DA6D" w14:textId="30642ADB" w:rsidR="791CD73C" w:rsidRDefault="791CD73C" w:rsidP="001C244D">
      <w:pPr>
        <w:ind w:left="720" w:firstLine="360"/>
        <w:rPr>
          <w:rFonts w:eastAsia="Times New Roman" w:cs="Times New Roman"/>
          <w:color w:val="252423"/>
          <w:szCs w:val="24"/>
        </w:rPr>
      </w:pPr>
      <w:r w:rsidRPr="6B56B49D">
        <w:rPr>
          <w:rFonts w:eastAsia="Times New Roman" w:cs="Times New Roman"/>
          <w:color w:val="252423"/>
        </w:rPr>
        <w:t>Install on CentOS/RHEL</w:t>
      </w:r>
      <w:r w:rsidR="001C244D">
        <w:rPr>
          <w:rFonts w:eastAsia="Times New Roman" w:cs="Times New Roman"/>
          <w:color w:val="252423"/>
        </w:rPr>
        <w:t>.</w:t>
      </w:r>
    </w:p>
    <w:p w14:paraId="5E962A88" w14:textId="59288F1F" w:rsidR="406FB002" w:rsidRDefault="791CD73C" w:rsidP="001C244D">
      <w:pPr>
        <w:ind w:left="1440"/>
        <w:rPr>
          <w:rFonts w:eastAsia="Times New Roman" w:cs="Times New Roman"/>
          <w:b/>
          <w:bCs/>
          <w:highlight w:val="lightGray"/>
        </w:rPr>
      </w:pPr>
      <w:r w:rsidRPr="2BBBD388">
        <w:rPr>
          <w:rFonts w:eastAsia="Times New Roman" w:cs="Times New Roman"/>
          <w:b/>
          <w:bCs/>
          <w:highlight w:val="lightGray"/>
        </w:rPr>
        <w:t>sudo yum install git</w:t>
      </w:r>
    </w:p>
    <w:p w14:paraId="04078F67" w14:textId="77777777" w:rsidR="001C244D" w:rsidRPr="001C244D" w:rsidRDefault="001C244D" w:rsidP="001C244D">
      <w:pPr>
        <w:ind w:left="1440"/>
        <w:rPr>
          <w:rFonts w:eastAsia="Times New Roman" w:cs="Times New Roman"/>
          <w:b/>
          <w:bCs/>
          <w:highlight w:val="lightGray"/>
        </w:rPr>
      </w:pPr>
    </w:p>
    <w:p w14:paraId="50B42031" w14:textId="7B8D1535" w:rsidR="791CD73C" w:rsidRDefault="791CD73C" w:rsidP="00E251C5">
      <w:pPr>
        <w:pStyle w:val="ListParagraph"/>
        <w:keepNext/>
        <w:numPr>
          <w:ilvl w:val="0"/>
          <w:numId w:val="36"/>
        </w:numPr>
        <w:rPr>
          <w:rFonts w:eastAsia="Times New Roman" w:cs="Times New Roman"/>
          <w:color w:val="252423"/>
          <w:szCs w:val="24"/>
        </w:rPr>
      </w:pPr>
      <w:r w:rsidRPr="406FB002">
        <w:rPr>
          <w:rFonts w:eastAsia="Times New Roman" w:cs="Times New Roman"/>
          <w:color w:val="252423"/>
          <w:szCs w:val="24"/>
        </w:rPr>
        <w:lastRenderedPageBreak/>
        <w:t>MacOS</w:t>
      </w:r>
    </w:p>
    <w:p w14:paraId="293CE3F7" w14:textId="0DCCD5CD" w:rsidR="791CD73C" w:rsidRDefault="791CD73C" w:rsidP="00E251C5">
      <w:pPr>
        <w:keepNext/>
        <w:ind w:left="720" w:firstLine="360"/>
        <w:rPr>
          <w:rFonts w:eastAsia="Times New Roman" w:cs="Times New Roman"/>
          <w:color w:val="252423"/>
          <w:szCs w:val="24"/>
        </w:rPr>
      </w:pPr>
      <w:r w:rsidRPr="6B56B49D">
        <w:rPr>
          <w:rFonts w:eastAsia="Times New Roman" w:cs="Times New Roman"/>
          <w:color w:val="252423"/>
        </w:rPr>
        <w:t>Please follow the "Install on macOS" section</w:t>
      </w:r>
      <w:r w:rsidR="001C244D">
        <w:rPr>
          <w:rFonts w:eastAsia="Times New Roman" w:cs="Times New Roman"/>
          <w:color w:val="252423"/>
        </w:rPr>
        <w:t>.</w:t>
      </w:r>
    </w:p>
    <w:p w14:paraId="4A925680" w14:textId="7CABAEA7" w:rsidR="791CD73C" w:rsidRDefault="00A807F8" w:rsidP="00E251C5">
      <w:pPr>
        <w:keepNext/>
        <w:ind w:left="720" w:firstLine="720"/>
        <w:rPr>
          <w:rFonts w:eastAsia="Times New Roman" w:cs="Times New Roman"/>
          <w:b/>
          <w:bCs/>
          <w:color w:val="252423"/>
          <w:szCs w:val="24"/>
        </w:rPr>
      </w:pPr>
      <w:hyperlink r:id="rId13" w:history="1">
        <w:r w:rsidR="001C244D" w:rsidRPr="00446B85">
          <w:rPr>
            <w:rStyle w:val="Hyperlink"/>
            <w:rFonts w:eastAsia="Times New Roman" w:cs="Times New Roman"/>
          </w:rPr>
          <w:t>https://git-scm.com/book/en/v2/Getting-Started-Installing-Git</w:t>
        </w:r>
      </w:hyperlink>
    </w:p>
    <w:p w14:paraId="33900A8A" w14:textId="4EC367CE" w:rsidR="406FB002" w:rsidRDefault="406FB002" w:rsidP="406FB002">
      <w:pPr>
        <w:ind w:left="1440"/>
        <w:rPr>
          <w:rFonts w:eastAsia="Times New Roman" w:cs="Times New Roman"/>
          <w:b/>
          <w:bCs/>
          <w:color w:val="252423"/>
          <w:szCs w:val="24"/>
        </w:rPr>
      </w:pPr>
    </w:p>
    <w:p w14:paraId="7094422B" w14:textId="323D610A" w:rsidR="791CD73C" w:rsidRDefault="791CD73C" w:rsidP="00594EE5">
      <w:pPr>
        <w:pStyle w:val="Heading3"/>
      </w:pPr>
      <w:bookmarkStart w:id="24" w:name="_Toc65142511"/>
      <w:r w:rsidRPr="00594EE5">
        <w:t>Initial Conf</w:t>
      </w:r>
      <w:r w:rsidR="4CF5B491" w:rsidRPr="00594EE5">
        <w:t>i</w:t>
      </w:r>
      <w:r w:rsidRPr="00594EE5">
        <w:t>guratio</w:t>
      </w:r>
      <w:r w:rsidR="36DB66C3" w:rsidRPr="00594EE5">
        <w:t>n</w:t>
      </w:r>
      <w:bookmarkEnd w:id="24"/>
    </w:p>
    <w:p w14:paraId="77C0926C" w14:textId="77777777" w:rsidR="001C244D" w:rsidRPr="001C244D" w:rsidRDefault="001C244D" w:rsidP="001C244D"/>
    <w:p w14:paraId="1E02AEB0" w14:textId="0632D379" w:rsidR="791CD73C" w:rsidRDefault="791CD73C" w:rsidP="00005D5E">
      <w:pPr>
        <w:pStyle w:val="ListParagraph"/>
        <w:numPr>
          <w:ilvl w:val="0"/>
          <w:numId w:val="36"/>
        </w:numPr>
        <w:rPr>
          <w:rFonts w:eastAsia="Times New Roman" w:cs="Times New Roman"/>
          <w:color w:val="252423"/>
        </w:rPr>
      </w:pPr>
      <w:r w:rsidRPr="6B56B49D">
        <w:rPr>
          <w:rFonts w:eastAsia="Times New Roman" w:cs="Times New Roman"/>
          <w:color w:val="252423"/>
        </w:rPr>
        <w:t xml:space="preserve">Verify </w:t>
      </w:r>
      <w:r w:rsidR="0F4310D6" w:rsidRPr="6B56B49D">
        <w:rPr>
          <w:rFonts w:eastAsia="Times New Roman" w:cs="Times New Roman"/>
          <w:color w:val="252423"/>
        </w:rPr>
        <w:t xml:space="preserve">your </w:t>
      </w:r>
      <w:r w:rsidRPr="6B56B49D">
        <w:rPr>
          <w:rFonts w:eastAsia="Times New Roman" w:cs="Times New Roman"/>
          <w:color w:val="252423"/>
        </w:rPr>
        <w:t>Git client installation</w:t>
      </w:r>
      <w:r w:rsidR="001C244D">
        <w:rPr>
          <w:rFonts w:eastAsia="Times New Roman" w:cs="Times New Roman"/>
          <w:color w:val="252423"/>
        </w:rPr>
        <w:t>.</w:t>
      </w:r>
    </w:p>
    <w:p w14:paraId="606D849E" w14:textId="2A829CC0" w:rsidR="791CD73C" w:rsidRDefault="791CD73C" w:rsidP="2BBBD388">
      <w:pPr>
        <w:ind w:left="1440"/>
        <w:rPr>
          <w:rFonts w:eastAsia="Times New Roman" w:cs="Times New Roman"/>
          <w:b/>
          <w:bCs/>
          <w:highlight w:val="lightGray"/>
        </w:rPr>
      </w:pPr>
      <w:r w:rsidRPr="2BBBD388">
        <w:rPr>
          <w:rFonts w:eastAsia="Times New Roman" w:cs="Times New Roman"/>
          <w:b/>
          <w:bCs/>
          <w:highlight w:val="lightGray"/>
        </w:rPr>
        <w:t>git --version</w:t>
      </w:r>
    </w:p>
    <w:p w14:paraId="4C5FC035" w14:textId="66E76CB2" w:rsidR="56C2796F" w:rsidRDefault="56C2796F" w:rsidP="00005D5E">
      <w:pPr>
        <w:pStyle w:val="ListParagraph"/>
        <w:numPr>
          <w:ilvl w:val="0"/>
          <w:numId w:val="36"/>
        </w:numPr>
        <w:rPr>
          <w:rFonts w:eastAsia="Times New Roman" w:cs="Times New Roman"/>
          <w:color w:val="252423"/>
        </w:rPr>
      </w:pPr>
      <w:r w:rsidRPr="6B56B49D">
        <w:rPr>
          <w:rFonts w:eastAsia="Times New Roman" w:cs="Times New Roman"/>
          <w:color w:val="252423"/>
        </w:rPr>
        <w:t xml:space="preserve">Set your </w:t>
      </w:r>
      <w:r w:rsidR="791CD73C" w:rsidRPr="6B56B49D">
        <w:rPr>
          <w:rFonts w:eastAsia="Times New Roman" w:cs="Times New Roman"/>
          <w:color w:val="252423"/>
        </w:rPr>
        <w:t xml:space="preserve">Git </w:t>
      </w:r>
      <w:r w:rsidR="561DEB0F" w:rsidRPr="6B56B49D">
        <w:rPr>
          <w:rFonts w:eastAsia="Times New Roman" w:cs="Times New Roman"/>
          <w:color w:val="252423"/>
        </w:rPr>
        <w:t>g</w:t>
      </w:r>
      <w:r w:rsidR="791CD73C" w:rsidRPr="6B56B49D">
        <w:rPr>
          <w:rFonts w:eastAsia="Times New Roman" w:cs="Times New Roman"/>
          <w:color w:val="252423"/>
        </w:rPr>
        <w:t xml:space="preserve">lobal </w:t>
      </w:r>
      <w:r w:rsidR="165F64D2" w:rsidRPr="6B56B49D">
        <w:rPr>
          <w:rFonts w:eastAsia="Times New Roman" w:cs="Times New Roman"/>
          <w:color w:val="252423"/>
        </w:rPr>
        <w:t>c</w:t>
      </w:r>
      <w:r w:rsidR="791CD73C" w:rsidRPr="6B56B49D">
        <w:rPr>
          <w:rFonts w:eastAsia="Times New Roman" w:cs="Times New Roman"/>
          <w:color w:val="252423"/>
        </w:rPr>
        <w:t>onfiguration</w:t>
      </w:r>
      <w:r w:rsidR="001C244D">
        <w:rPr>
          <w:rFonts w:eastAsia="Times New Roman" w:cs="Times New Roman"/>
          <w:color w:val="252423"/>
        </w:rPr>
        <w:t>.</w:t>
      </w:r>
    </w:p>
    <w:p w14:paraId="26A523E7" w14:textId="1519251A" w:rsidR="791CD73C" w:rsidRDefault="791CD73C" w:rsidP="2BBBD388">
      <w:pPr>
        <w:ind w:left="1440"/>
        <w:rPr>
          <w:rFonts w:eastAsia="Times New Roman" w:cs="Times New Roman"/>
          <w:b/>
          <w:bCs/>
          <w:highlight w:val="lightGray"/>
        </w:rPr>
      </w:pPr>
      <w:r w:rsidRPr="2BBBD388">
        <w:rPr>
          <w:rFonts w:eastAsia="Times New Roman" w:cs="Times New Roman"/>
          <w:b/>
          <w:bCs/>
          <w:highlight w:val="lightGray"/>
        </w:rPr>
        <w:t>git config --global user.name "&lt;name&gt;"</w:t>
      </w:r>
    </w:p>
    <w:p w14:paraId="6E5F0270" w14:textId="3653F5DD" w:rsidR="791CD73C" w:rsidRDefault="791CD73C" w:rsidP="2BBBD388">
      <w:pPr>
        <w:ind w:left="1440"/>
        <w:rPr>
          <w:rFonts w:eastAsia="Times New Roman" w:cs="Times New Roman"/>
          <w:b/>
          <w:bCs/>
          <w:highlight w:val="lightGray"/>
        </w:rPr>
      </w:pPr>
      <w:r w:rsidRPr="2BBBD388">
        <w:rPr>
          <w:rFonts w:eastAsia="Times New Roman" w:cs="Times New Roman"/>
          <w:b/>
          <w:bCs/>
          <w:highlight w:val="lightGray"/>
        </w:rPr>
        <w:t>git config --global user.email "&lt;email&gt;"</w:t>
      </w:r>
    </w:p>
    <w:p w14:paraId="6F55D4EF" w14:textId="0CF48033" w:rsidR="406FB002" w:rsidRDefault="406FB002" w:rsidP="406FB002">
      <w:pPr>
        <w:ind w:left="720"/>
        <w:rPr>
          <w:rFonts w:eastAsia="Times New Roman" w:cs="Times New Roman"/>
          <w:b/>
          <w:bCs/>
          <w:szCs w:val="24"/>
          <w:highlight w:val="lightGray"/>
        </w:rPr>
      </w:pPr>
    </w:p>
    <w:p w14:paraId="534DBE64" w14:textId="0D2ABD60" w:rsidR="791CD73C" w:rsidRPr="00594EE5" w:rsidRDefault="791CD73C" w:rsidP="00594EE5">
      <w:pPr>
        <w:pStyle w:val="Heading3"/>
        <w:rPr>
          <w:rFonts w:eastAsia="Times New Roman" w:cs="Times New Roman"/>
          <w:color w:val="252423"/>
        </w:rPr>
      </w:pPr>
      <w:bookmarkStart w:id="25" w:name="_Toc65142512"/>
      <w:r w:rsidRPr="00594EE5">
        <w:t>Common Git Tasks</w:t>
      </w:r>
      <w:bookmarkEnd w:id="25"/>
      <w:r w:rsidRPr="00594EE5">
        <w:br/>
      </w:r>
    </w:p>
    <w:p w14:paraId="326B0246" w14:textId="5741DB27" w:rsidR="791CD73C" w:rsidRDefault="791CD73C" w:rsidP="406FB002">
      <w:pPr>
        <w:ind w:left="720"/>
        <w:rPr>
          <w:rFonts w:eastAsia="Times New Roman" w:cs="Times New Roman"/>
          <w:color w:val="252423"/>
          <w:szCs w:val="24"/>
        </w:rPr>
      </w:pPr>
      <w:r w:rsidRPr="406FB002">
        <w:rPr>
          <w:rFonts w:eastAsia="Times New Roman" w:cs="Times New Roman"/>
          <w:color w:val="252423"/>
          <w:szCs w:val="24"/>
        </w:rPr>
        <w:t>Please see this link</w:t>
      </w:r>
      <w:r w:rsidRPr="406FB002">
        <w:rPr>
          <w:rFonts w:eastAsia="Times New Roman" w:cs="Times New Roman"/>
          <w:b/>
          <w:bCs/>
          <w:color w:val="252423"/>
          <w:szCs w:val="24"/>
        </w:rPr>
        <w:t xml:space="preserve"> (</w:t>
      </w:r>
      <w:hyperlink r:id="rId14">
        <w:r w:rsidRPr="406FB002">
          <w:rPr>
            <w:rStyle w:val="Hyperlink"/>
            <w:rFonts w:eastAsia="Times New Roman" w:cs="Times New Roman"/>
            <w:b/>
            <w:bCs/>
            <w:szCs w:val="24"/>
          </w:rPr>
          <w:t>Git Pro</w:t>
        </w:r>
      </w:hyperlink>
      <w:r w:rsidRPr="406FB002">
        <w:rPr>
          <w:rFonts w:eastAsia="Times New Roman" w:cs="Times New Roman"/>
          <w:b/>
          <w:bCs/>
          <w:color w:val="252423"/>
          <w:szCs w:val="24"/>
        </w:rPr>
        <w:t>)</w:t>
      </w:r>
      <w:r w:rsidRPr="406FB002">
        <w:rPr>
          <w:rFonts w:eastAsia="Times New Roman" w:cs="Times New Roman"/>
          <w:color w:val="252423"/>
          <w:szCs w:val="24"/>
        </w:rPr>
        <w:t xml:space="preserve"> to get familiar with Git</w:t>
      </w:r>
      <w:r w:rsidR="001C244D">
        <w:rPr>
          <w:rFonts w:eastAsia="Times New Roman" w:cs="Times New Roman"/>
          <w:color w:val="252423"/>
          <w:szCs w:val="24"/>
        </w:rPr>
        <w:t>.</w:t>
      </w:r>
    </w:p>
    <w:p w14:paraId="7367AE1C" w14:textId="1A5966BE" w:rsidR="791CD73C" w:rsidRDefault="791CD73C" w:rsidP="00005D5E">
      <w:pPr>
        <w:pStyle w:val="ListParagraph"/>
        <w:numPr>
          <w:ilvl w:val="0"/>
          <w:numId w:val="36"/>
        </w:numPr>
        <w:rPr>
          <w:rFonts w:eastAsia="Times New Roman" w:cs="Times New Roman"/>
          <w:color w:val="252423"/>
          <w:szCs w:val="24"/>
        </w:rPr>
      </w:pPr>
      <w:r w:rsidRPr="406FB002">
        <w:rPr>
          <w:rFonts w:eastAsia="Times New Roman" w:cs="Times New Roman"/>
          <w:color w:val="252423"/>
          <w:szCs w:val="24"/>
        </w:rPr>
        <w:t>Clone the remote repository to local desktop</w:t>
      </w:r>
      <w:r w:rsidR="5BFC1532" w:rsidRPr="406FB002">
        <w:rPr>
          <w:rFonts w:eastAsia="Times New Roman" w:cs="Times New Roman"/>
          <w:color w:val="252423"/>
          <w:szCs w:val="24"/>
        </w:rPr>
        <w:t>/repository</w:t>
      </w:r>
      <w:r w:rsidR="001C244D">
        <w:rPr>
          <w:rFonts w:eastAsia="Times New Roman" w:cs="Times New Roman"/>
          <w:color w:val="252423"/>
          <w:szCs w:val="24"/>
        </w:rPr>
        <w:t>.</w:t>
      </w:r>
    </w:p>
    <w:p w14:paraId="55584D75" w14:textId="01D6CE28"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highlight w:val="lightGray"/>
        </w:rPr>
        <w:t>git clone &lt;repository url&gt;</w:t>
      </w:r>
    </w:p>
    <w:p w14:paraId="238ED5D4" w14:textId="72C74164" w:rsidR="791CD73C" w:rsidRDefault="791CD73C" w:rsidP="00005D5E">
      <w:pPr>
        <w:pStyle w:val="ListParagraph"/>
        <w:numPr>
          <w:ilvl w:val="0"/>
          <w:numId w:val="36"/>
        </w:numPr>
        <w:rPr>
          <w:rFonts w:eastAsia="Times New Roman" w:cs="Times New Roman"/>
          <w:color w:val="252423"/>
          <w:szCs w:val="24"/>
        </w:rPr>
      </w:pPr>
      <w:r w:rsidRPr="406FB002">
        <w:rPr>
          <w:rFonts w:eastAsia="Times New Roman" w:cs="Times New Roman"/>
          <w:color w:val="252423"/>
          <w:szCs w:val="24"/>
        </w:rPr>
        <w:t xml:space="preserve">Check out </w:t>
      </w:r>
      <w:r w:rsidR="42069D46" w:rsidRPr="406FB002">
        <w:rPr>
          <w:rFonts w:eastAsia="Times New Roman" w:cs="Times New Roman"/>
          <w:color w:val="252423"/>
          <w:szCs w:val="24"/>
        </w:rPr>
        <w:t xml:space="preserve">the </w:t>
      </w:r>
      <w:r w:rsidRPr="406FB002">
        <w:rPr>
          <w:rFonts w:eastAsia="Times New Roman" w:cs="Times New Roman"/>
          <w:color w:val="252423"/>
          <w:szCs w:val="24"/>
        </w:rPr>
        <w:t>development branch</w:t>
      </w:r>
      <w:r w:rsidR="001C244D">
        <w:rPr>
          <w:rFonts w:eastAsia="Times New Roman" w:cs="Times New Roman"/>
          <w:color w:val="252423"/>
          <w:szCs w:val="24"/>
        </w:rPr>
        <w:t>.</w:t>
      </w:r>
    </w:p>
    <w:p w14:paraId="3DA72293" w14:textId="60401E2D"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highlight w:val="lightGray"/>
        </w:rPr>
        <w:t xml:space="preserve">git checkout </w:t>
      </w:r>
      <w:r w:rsidR="005262B8">
        <w:rPr>
          <w:rFonts w:eastAsia="Times New Roman" w:cs="Times New Roman"/>
          <w:b/>
          <w:bCs/>
          <w:color w:val="000000" w:themeColor="text1"/>
          <w:highlight w:val="lightGray"/>
        </w:rPr>
        <w:t>&lt;branch name&gt;</w:t>
      </w:r>
    </w:p>
    <w:p w14:paraId="6B56B112" w14:textId="4A1F60ED"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highlight w:val="lightGray"/>
        </w:rPr>
        <w:t>git pull origin develop</w:t>
      </w:r>
    </w:p>
    <w:p w14:paraId="08433330" w14:textId="61248646" w:rsidR="791CD73C" w:rsidRDefault="791CD73C" w:rsidP="00005D5E">
      <w:pPr>
        <w:pStyle w:val="ListParagraph"/>
        <w:numPr>
          <w:ilvl w:val="0"/>
          <w:numId w:val="36"/>
        </w:numPr>
        <w:rPr>
          <w:rFonts w:eastAsia="Times New Roman" w:cs="Times New Roman"/>
          <w:color w:val="252423"/>
        </w:rPr>
      </w:pPr>
      <w:r w:rsidRPr="6B56B49D">
        <w:rPr>
          <w:rFonts w:eastAsia="Times New Roman" w:cs="Times New Roman"/>
          <w:color w:val="252423"/>
        </w:rPr>
        <w:t>Create a new feature branch</w:t>
      </w:r>
      <w:r w:rsidR="001C244D">
        <w:rPr>
          <w:rFonts w:eastAsia="Times New Roman" w:cs="Times New Roman"/>
          <w:color w:val="252423"/>
        </w:rPr>
        <w:t>.</w:t>
      </w:r>
    </w:p>
    <w:p w14:paraId="49D9C2A0" w14:textId="02C8F1A1"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highlight w:val="lightGray"/>
        </w:rPr>
        <w:t>git checkout -b &lt;feature name&gt;</w:t>
      </w:r>
    </w:p>
    <w:p w14:paraId="01AFEBDC" w14:textId="4BDECAED" w:rsidR="791CD73C" w:rsidRDefault="791CD73C" w:rsidP="00005D5E">
      <w:pPr>
        <w:pStyle w:val="ListParagraph"/>
        <w:numPr>
          <w:ilvl w:val="0"/>
          <w:numId w:val="36"/>
        </w:numPr>
        <w:rPr>
          <w:rFonts w:eastAsia="Times New Roman" w:cs="Times New Roman"/>
          <w:color w:val="252423"/>
        </w:rPr>
      </w:pPr>
      <w:r w:rsidRPr="6B56B49D">
        <w:rPr>
          <w:rFonts w:eastAsia="Times New Roman" w:cs="Times New Roman"/>
          <w:color w:val="252423"/>
        </w:rPr>
        <w:t>Update, add, commit and push changes</w:t>
      </w:r>
      <w:r w:rsidR="001C244D">
        <w:rPr>
          <w:rFonts w:eastAsia="Times New Roman" w:cs="Times New Roman"/>
          <w:color w:val="252423"/>
        </w:rPr>
        <w:t>.</w:t>
      </w:r>
    </w:p>
    <w:p w14:paraId="16332C4C" w14:textId="38F76156"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color w:val="000000" w:themeColor="text1"/>
        </w:rPr>
        <w:t xml:space="preserve"> </w:t>
      </w:r>
      <w:r w:rsidRPr="2BBBD388">
        <w:rPr>
          <w:rFonts w:eastAsia="Times New Roman" w:cs="Times New Roman"/>
          <w:b/>
          <w:bCs/>
          <w:color w:val="000000" w:themeColor="text1"/>
          <w:highlight w:val="lightGray"/>
        </w:rPr>
        <w:t>git status</w:t>
      </w:r>
    </w:p>
    <w:p w14:paraId="22B41D71" w14:textId="7CC04978"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rPr>
        <w:t xml:space="preserve"> </w:t>
      </w:r>
      <w:r w:rsidRPr="2BBBD388">
        <w:rPr>
          <w:rFonts w:eastAsia="Times New Roman" w:cs="Times New Roman"/>
          <w:b/>
          <w:bCs/>
          <w:color w:val="000000" w:themeColor="text1"/>
          <w:highlight w:val="lightGray"/>
        </w:rPr>
        <w:t>git add -A</w:t>
      </w:r>
    </w:p>
    <w:p w14:paraId="59E3027E" w14:textId="08CEABA4"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rPr>
        <w:t xml:space="preserve"> </w:t>
      </w:r>
      <w:r w:rsidRPr="2BBBD388">
        <w:rPr>
          <w:rFonts w:eastAsia="Times New Roman" w:cs="Times New Roman"/>
          <w:b/>
          <w:bCs/>
          <w:color w:val="000000" w:themeColor="text1"/>
          <w:highlight w:val="lightGray"/>
        </w:rPr>
        <w:t>git commit -m "&lt;description of the change&gt;"</w:t>
      </w:r>
    </w:p>
    <w:p w14:paraId="35189BEA" w14:textId="25270748" w:rsidR="791CD73C" w:rsidRDefault="791CD73C" w:rsidP="2BBBD388">
      <w:pPr>
        <w:ind w:left="1440"/>
        <w:rPr>
          <w:rFonts w:eastAsia="Times New Roman" w:cs="Times New Roman"/>
          <w:b/>
          <w:bCs/>
          <w:color w:val="000000" w:themeColor="text1"/>
          <w:highlight w:val="lightGray"/>
        </w:rPr>
      </w:pPr>
      <w:r w:rsidRPr="2BBBD388">
        <w:rPr>
          <w:rFonts w:eastAsia="Times New Roman" w:cs="Times New Roman"/>
          <w:b/>
          <w:bCs/>
          <w:color w:val="000000" w:themeColor="text1"/>
        </w:rPr>
        <w:t xml:space="preserve"> </w:t>
      </w:r>
      <w:r w:rsidRPr="2BBBD388">
        <w:rPr>
          <w:rFonts w:eastAsia="Times New Roman" w:cs="Times New Roman"/>
          <w:b/>
          <w:bCs/>
          <w:color w:val="000000" w:themeColor="text1"/>
          <w:highlight w:val="lightGray"/>
        </w:rPr>
        <w:t>git push -u origin &lt;feature name&gt;</w:t>
      </w:r>
    </w:p>
    <w:p w14:paraId="0686AEB3" w14:textId="77777777" w:rsidR="00C55C41" w:rsidRPr="00826654" w:rsidRDefault="00C55C41" w:rsidP="00C55C41"/>
    <w:p w14:paraId="243EC9E9" w14:textId="4B829598" w:rsidR="000F5979" w:rsidRDefault="34B6A0BE" w:rsidP="26D21935">
      <w:pPr>
        <w:pStyle w:val="Heading2"/>
        <w:spacing w:after="0"/>
      </w:pPr>
      <w:bookmarkStart w:id="26" w:name="_Toc64899608"/>
      <w:bookmarkStart w:id="27" w:name="_Toc65142513"/>
      <w:r>
        <w:lastRenderedPageBreak/>
        <w:t xml:space="preserve">2.2 </w:t>
      </w:r>
      <w:r w:rsidR="6E22E45F">
        <w:t>GitHub</w:t>
      </w:r>
      <w:bookmarkEnd w:id="26"/>
      <w:bookmarkEnd w:id="27"/>
    </w:p>
    <w:p w14:paraId="18BD3750" w14:textId="3E870CD1" w:rsidR="2A8E7D9B" w:rsidRDefault="2A8E7D9B" w:rsidP="51C17490">
      <w:pPr>
        <w:rPr>
          <w:b/>
          <w:bCs/>
        </w:rPr>
      </w:pPr>
    </w:p>
    <w:p w14:paraId="1D4E9E3F" w14:textId="508E2405" w:rsidR="005746B7" w:rsidRDefault="005746B7" w:rsidP="005746B7">
      <w:pPr>
        <w:pStyle w:val="Heading3"/>
        <w:rPr>
          <w:bCs/>
        </w:rPr>
      </w:pPr>
      <w:bookmarkStart w:id="28" w:name="_Toc65142514"/>
      <w:r w:rsidRPr="00643A13">
        <w:rPr>
          <w:bCs/>
        </w:rPr>
        <w:t>Branch Overview</w:t>
      </w:r>
      <w:bookmarkEnd w:id="28"/>
    </w:p>
    <w:p w14:paraId="724EA69A" w14:textId="7789A5FC" w:rsidR="005746B7" w:rsidRDefault="005746B7" w:rsidP="005746B7"/>
    <w:p w14:paraId="7BE18412" w14:textId="2A4F0F61" w:rsidR="005746B7" w:rsidRDefault="005746B7" w:rsidP="005746B7">
      <w:pPr>
        <w:jc w:val="center"/>
      </w:pPr>
      <w:r>
        <w:rPr>
          <w:noProof/>
        </w:rPr>
        <w:drawing>
          <wp:inline distT="0" distB="0" distL="0" distR="0" wp14:anchorId="7FBCDC26" wp14:editId="0B5691A6">
            <wp:extent cx="4456944" cy="24850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5">
                      <a:extLst>
                        <a:ext uri="{28A0092B-C50C-407E-A947-70E740481C1C}">
                          <a14:useLocalDpi xmlns:a14="http://schemas.microsoft.com/office/drawing/2010/main" val="0"/>
                        </a:ext>
                      </a:extLst>
                    </a:blip>
                    <a:srcRect r="211" b="6117"/>
                    <a:stretch/>
                  </pic:blipFill>
                  <pic:spPr bwMode="auto">
                    <a:xfrm>
                      <a:off x="0" y="0"/>
                      <a:ext cx="4456944" cy="2485085"/>
                    </a:xfrm>
                    <a:prstGeom prst="rect">
                      <a:avLst/>
                    </a:prstGeom>
                    <a:ln>
                      <a:noFill/>
                    </a:ln>
                    <a:extLst>
                      <a:ext uri="{53640926-AAD7-44D8-BBD7-CCE9431645EC}">
                        <a14:shadowObscured xmlns:a14="http://schemas.microsoft.com/office/drawing/2010/main"/>
                      </a:ext>
                    </a:extLst>
                  </pic:spPr>
                </pic:pic>
              </a:graphicData>
            </a:graphic>
          </wp:inline>
        </w:drawing>
      </w:r>
    </w:p>
    <w:p w14:paraId="360DC658" w14:textId="130568D5" w:rsidR="00623718" w:rsidRDefault="00623718" w:rsidP="005F3817">
      <w:pPr>
        <w:jc w:val="center"/>
      </w:pPr>
      <w:r>
        <w:t>Figure 1. Branch Overview</w:t>
      </w:r>
    </w:p>
    <w:p w14:paraId="776D5F6C" w14:textId="77777777" w:rsidR="005746B7" w:rsidRDefault="005746B7" w:rsidP="005746B7">
      <w:pPr>
        <w:pStyle w:val="ListParagraph"/>
        <w:numPr>
          <w:ilvl w:val="0"/>
          <w:numId w:val="39"/>
        </w:numPr>
        <w:spacing w:after="0" w:line="240" w:lineRule="auto"/>
      </w:pPr>
      <w:r>
        <w:t>The master branch is protected, which requires the approval of the DSO team for the merge from the development branch in order to check for code quality and security. Direct merge to master branch from the feature branch is not prohibited.</w:t>
      </w:r>
    </w:p>
    <w:p w14:paraId="39F2AF71" w14:textId="77777777" w:rsidR="005746B7" w:rsidRDefault="005746B7" w:rsidP="005746B7">
      <w:pPr>
        <w:pStyle w:val="ListParagraph"/>
        <w:numPr>
          <w:ilvl w:val="0"/>
          <w:numId w:val="39"/>
        </w:numPr>
        <w:spacing w:after="0" w:line="240" w:lineRule="auto"/>
      </w:pPr>
      <w:r>
        <w:t>The development branch is restricted to the lead developer from each team to force a code review before merging to the development branch.</w:t>
      </w:r>
    </w:p>
    <w:p w14:paraId="21DEE259" w14:textId="393ACC4B" w:rsidR="406FB002" w:rsidRDefault="005746B7" w:rsidP="406FB002">
      <w:pPr>
        <w:pStyle w:val="ListParagraph"/>
        <w:numPr>
          <w:ilvl w:val="0"/>
          <w:numId w:val="39"/>
        </w:numPr>
        <w:spacing w:after="0" w:line="240" w:lineRule="auto"/>
      </w:pPr>
      <w:r>
        <w:t>The feature branch allows developers to create a new branch for each feature being worked on.</w:t>
      </w:r>
    </w:p>
    <w:p w14:paraId="1FBC357C" w14:textId="77777777" w:rsidR="005746B7" w:rsidRDefault="005746B7" w:rsidP="005746B7">
      <w:pPr>
        <w:pStyle w:val="ListParagraph"/>
        <w:spacing w:after="0" w:line="240" w:lineRule="auto"/>
        <w:ind w:left="1080"/>
      </w:pPr>
    </w:p>
    <w:p w14:paraId="3947D6A2" w14:textId="3900FF0E" w:rsidR="0F579283" w:rsidRDefault="0F579283" w:rsidP="001C244D">
      <w:pPr>
        <w:pStyle w:val="Heading3"/>
      </w:pPr>
      <w:bookmarkStart w:id="29" w:name="_Toc65142515"/>
      <w:r w:rsidRPr="6B56B49D">
        <w:t xml:space="preserve">GitHub </w:t>
      </w:r>
      <w:r w:rsidR="001C244D">
        <w:t>Initial Configuration</w:t>
      </w:r>
      <w:bookmarkEnd w:id="29"/>
    </w:p>
    <w:p w14:paraId="76457E0F" w14:textId="77777777" w:rsidR="001C244D" w:rsidRPr="001C244D" w:rsidRDefault="001C244D" w:rsidP="001C244D"/>
    <w:p w14:paraId="502F03F5" w14:textId="6301EFFF" w:rsidR="406FB002" w:rsidRPr="001C244D" w:rsidRDefault="001C244D" w:rsidP="001C244D">
      <w:pPr>
        <w:spacing w:line="276" w:lineRule="auto"/>
        <w:ind w:left="720"/>
      </w:pPr>
      <w:r>
        <w:t xml:space="preserve">Account can be created at </w:t>
      </w:r>
      <w:hyperlink r:id="rId16" w:history="1">
        <w:r w:rsidRPr="00446B85">
          <w:rPr>
            <w:rStyle w:val="Hyperlink"/>
          </w:rPr>
          <w:t>https://github.com</w:t>
        </w:r>
      </w:hyperlink>
      <w:r>
        <w:t xml:space="preserve">. </w:t>
      </w:r>
      <w:r w:rsidR="2731BDE8" w:rsidRPr="406FB002">
        <w:rPr>
          <w:rFonts w:eastAsia="Times New Roman" w:cs="Times New Roman"/>
          <w:color w:val="252423"/>
          <w:szCs w:val="24"/>
        </w:rPr>
        <w:t xml:space="preserve">If you would like to use GitHub with SSH keys, please follow </w:t>
      </w:r>
      <w:hyperlink r:id="rId17">
        <w:r w:rsidR="2731BDE8" w:rsidRPr="406FB002">
          <w:rPr>
            <w:rStyle w:val="Hyperlink"/>
            <w:rFonts w:eastAsia="Times New Roman" w:cs="Times New Roman"/>
            <w:szCs w:val="24"/>
          </w:rPr>
          <w:t>Connecting to GitHub with SSH</w:t>
        </w:r>
      </w:hyperlink>
      <w:r>
        <w:rPr>
          <w:rStyle w:val="Hyperlink"/>
          <w:rFonts w:eastAsia="Times New Roman" w:cs="Times New Roman"/>
          <w:szCs w:val="24"/>
        </w:rPr>
        <w:t>.</w:t>
      </w:r>
      <w:r>
        <w:t xml:space="preserve"> </w:t>
      </w:r>
      <w:r w:rsidR="2731BDE8">
        <w:t xml:space="preserve">To get the respective HTTPS or SSH clone methods, go to the repository and click on </w:t>
      </w:r>
      <w:r w:rsidR="2731BDE8" w:rsidRPr="001C244D">
        <w:rPr>
          <w:b/>
          <w:bCs/>
        </w:rPr>
        <w:t>Code</w:t>
      </w:r>
      <w:r>
        <w:rPr>
          <w:b/>
          <w:bCs/>
        </w:rPr>
        <w:t>.</w:t>
      </w:r>
    </w:p>
    <w:p w14:paraId="077FB3DE" w14:textId="5C60EEDD" w:rsidR="53CB0CCC" w:rsidRDefault="53CB0CCC" w:rsidP="001C244D">
      <w:pPr>
        <w:pStyle w:val="Heading3"/>
      </w:pPr>
      <w:bookmarkStart w:id="30" w:name="_Toc65142516"/>
      <w:r w:rsidRPr="6B56B49D">
        <w:t>Creat</w:t>
      </w:r>
      <w:r w:rsidR="0C0FE374" w:rsidRPr="6B56B49D">
        <w:t>e</w:t>
      </w:r>
      <w:r w:rsidRPr="6B56B49D">
        <w:t xml:space="preserve"> development team</w:t>
      </w:r>
      <w:r w:rsidR="1EB8ECA4" w:rsidRPr="6B56B49D">
        <w:t>s</w:t>
      </w:r>
      <w:bookmarkEnd w:id="30"/>
    </w:p>
    <w:p w14:paraId="0DB87D57" w14:textId="77777777" w:rsidR="001C244D" w:rsidRPr="001C244D" w:rsidRDefault="001C244D" w:rsidP="001C244D"/>
    <w:p w14:paraId="13CDC40F" w14:textId="5A98A1A4" w:rsidR="6E740CDE" w:rsidRDefault="6E740CDE" w:rsidP="00005D5E">
      <w:pPr>
        <w:pStyle w:val="ListParagraph"/>
        <w:numPr>
          <w:ilvl w:val="0"/>
          <w:numId w:val="35"/>
        </w:numPr>
        <w:spacing w:line="276" w:lineRule="auto"/>
        <w:rPr>
          <w:rFonts w:asciiTheme="minorHAnsi" w:eastAsiaTheme="minorEastAsia" w:hAnsiTheme="minorHAnsi"/>
        </w:rPr>
      </w:pPr>
      <w:r>
        <w:t xml:space="preserve">Login to UMGC SWEN Capstone Course admin GitHub account </w:t>
      </w:r>
      <w:r w:rsidR="79BBD39E">
        <w:t>using provided credentials</w:t>
      </w:r>
      <w:r w:rsidR="0080610C">
        <w:t>.</w:t>
      </w:r>
      <w:r>
        <w:br/>
      </w:r>
    </w:p>
    <w:p w14:paraId="746E585B" w14:textId="21059A57" w:rsidR="6AC976F1" w:rsidRDefault="6AC976F1" w:rsidP="00005D5E">
      <w:pPr>
        <w:pStyle w:val="ListParagraph"/>
        <w:numPr>
          <w:ilvl w:val="0"/>
          <w:numId w:val="35"/>
        </w:numPr>
        <w:spacing w:line="276" w:lineRule="auto"/>
      </w:pPr>
      <w:r>
        <w:t xml:space="preserve">Go to </w:t>
      </w:r>
      <w:r w:rsidRPr="6B56B49D">
        <w:rPr>
          <w:b/>
          <w:bCs/>
        </w:rPr>
        <w:t>Profile</w:t>
      </w:r>
      <w:r w:rsidR="0080610C">
        <w:rPr>
          <w:b/>
          <w:bCs/>
        </w:rPr>
        <w:t xml:space="preserve"> →</w:t>
      </w:r>
      <w:r>
        <w:t xml:space="preserve"> </w:t>
      </w:r>
      <w:r w:rsidRPr="6B56B49D">
        <w:rPr>
          <w:b/>
          <w:bCs/>
        </w:rPr>
        <w:t xml:space="preserve">Your </w:t>
      </w:r>
      <w:r w:rsidR="2040B3A2" w:rsidRPr="6B56B49D">
        <w:rPr>
          <w:b/>
          <w:bCs/>
        </w:rPr>
        <w:t>o</w:t>
      </w:r>
      <w:r w:rsidRPr="6B56B49D">
        <w:rPr>
          <w:b/>
          <w:bCs/>
        </w:rPr>
        <w:t xml:space="preserve">rganizations </w:t>
      </w:r>
      <w:r w:rsidR="0080610C">
        <w:rPr>
          <w:b/>
          <w:bCs/>
        </w:rPr>
        <w:t>→</w:t>
      </w:r>
      <w:r>
        <w:t xml:space="preserve"> </w:t>
      </w:r>
      <w:r w:rsidRPr="6B56B49D">
        <w:rPr>
          <w:b/>
          <w:bCs/>
        </w:rPr>
        <w:t xml:space="preserve">umgc </w:t>
      </w:r>
      <w:r w:rsidR="0080610C">
        <w:t>→</w:t>
      </w:r>
      <w:r>
        <w:t xml:space="preserve"> </w:t>
      </w:r>
      <w:r w:rsidR="76113DB1" w:rsidRPr="6B56B49D">
        <w:rPr>
          <w:b/>
          <w:bCs/>
        </w:rPr>
        <w:t xml:space="preserve">Teams </w:t>
      </w:r>
      <w:r w:rsidR="0080610C">
        <w:t>→</w:t>
      </w:r>
      <w:r w:rsidR="340350A7">
        <w:t xml:space="preserve"> </w:t>
      </w:r>
      <w:r w:rsidR="0080610C" w:rsidRPr="0080610C">
        <w:t>&lt;team name&gt;</w:t>
      </w:r>
      <w:r w:rsidR="0080610C">
        <w:t>.</w:t>
      </w:r>
      <w:r>
        <w:br/>
      </w:r>
    </w:p>
    <w:p w14:paraId="05DBE252" w14:textId="6EFEC256" w:rsidR="4B44867C" w:rsidRPr="00594EE5" w:rsidRDefault="4B44867C" w:rsidP="00005D5E">
      <w:pPr>
        <w:pStyle w:val="ListParagraph"/>
        <w:numPr>
          <w:ilvl w:val="0"/>
          <w:numId w:val="35"/>
        </w:numPr>
        <w:spacing w:line="276" w:lineRule="auto"/>
      </w:pPr>
      <w:r>
        <w:lastRenderedPageBreak/>
        <w:t xml:space="preserve">Enter </w:t>
      </w:r>
      <w:r w:rsidRPr="2BBBD388">
        <w:rPr>
          <w:b/>
          <w:bCs/>
        </w:rPr>
        <w:t>Team name</w:t>
      </w:r>
      <w:r w:rsidR="28ECEF16" w:rsidRPr="2BBBD388">
        <w:rPr>
          <w:b/>
          <w:bCs/>
        </w:rPr>
        <w:t xml:space="preserve"> </w:t>
      </w:r>
      <w:r w:rsidR="0080610C">
        <w:t>→</w:t>
      </w:r>
      <w:r w:rsidR="71577661" w:rsidRPr="2BBBD388">
        <w:rPr>
          <w:b/>
          <w:bCs/>
        </w:rPr>
        <w:t xml:space="preserve"> </w:t>
      </w:r>
      <w:r w:rsidR="657969F0" w:rsidRPr="2BBBD388">
        <w:rPr>
          <w:b/>
          <w:bCs/>
        </w:rPr>
        <w:t>Description</w:t>
      </w:r>
      <w:r w:rsidR="4AA3CC34" w:rsidRPr="2BBBD388">
        <w:rPr>
          <w:b/>
          <w:bCs/>
        </w:rPr>
        <w:t xml:space="preserve"> </w:t>
      </w:r>
      <w:r w:rsidR="0080610C">
        <w:t>→</w:t>
      </w:r>
      <w:r w:rsidR="4AA3CC34" w:rsidRPr="2BBBD388">
        <w:rPr>
          <w:b/>
          <w:bCs/>
        </w:rPr>
        <w:t xml:space="preserve"> </w:t>
      </w:r>
      <w:r>
        <w:t xml:space="preserve">select semester under </w:t>
      </w:r>
      <w:r w:rsidRPr="2BBBD388">
        <w:rPr>
          <w:b/>
          <w:bCs/>
        </w:rPr>
        <w:t>Parent team</w:t>
      </w:r>
      <w:r w:rsidR="37C591DE" w:rsidRPr="2BBBD388">
        <w:rPr>
          <w:b/>
          <w:bCs/>
        </w:rPr>
        <w:t xml:space="preserve"> </w:t>
      </w:r>
      <w:r w:rsidR="0080610C">
        <w:t>→</w:t>
      </w:r>
      <w:r w:rsidR="37C591DE" w:rsidRPr="2BBBD388">
        <w:rPr>
          <w:b/>
          <w:bCs/>
        </w:rPr>
        <w:t xml:space="preserve"> </w:t>
      </w:r>
      <w:r w:rsidR="5C6EB17E" w:rsidRPr="2BBBD388">
        <w:rPr>
          <w:b/>
          <w:bCs/>
        </w:rPr>
        <w:t>Create team</w:t>
      </w:r>
      <w:r w:rsidR="0080610C">
        <w:rPr>
          <w:b/>
          <w:bCs/>
        </w:rPr>
        <w:t>.</w:t>
      </w:r>
    </w:p>
    <w:p w14:paraId="0D545AE6" w14:textId="77777777" w:rsidR="00594EE5" w:rsidRPr="000A568A" w:rsidRDefault="00594EE5" w:rsidP="00594EE5">
      <w:pPr>
        <w:pStyle w:val="ListParagraph"/>
        <w:spacing w:line="276" w:lineRule="auto"/>
      </w:pPr>
    </w:p>
    <w:p w14:paraId="54639A34" w14:textId="125CA087" w:rsidR="000A568A" w:rsidRDefault="0080610C" w:rsidP="00005D5E">
      <w:pPr>
        <w:pStyle w:val="ListParagraph"/>
        <w:numPr>
          <w:ilvl w:val="0"/>
          <w:numId w:val="35"/>
        </w:numPr>
        <w:spacing w:line="276" w:lineRule="auto"/>
      </w:pPr>
      <w:r>
        <w:t>T</w:t>
      </w:r>
      <w:r w:rsidR="000A568A">
        <w:t>eams</w:t>
      </w:r>
      <w:r>
        <w:t xml:space="preserve"> (4)</w:t>
      </w:r>
      <w:r w:rsidR="000A568A">
        <w:t xml:space="preserve"> are created for this project</w:t>
      </w:r>
      <w:r>
        <w:t>.</w:t>
      </w:r>
    </w:p>
    <w:p w14:paraId="068723A7" w14:textId="76B1AD41" w:rsidR="005746B7" w:rsidRDefault="005746B7" w:rsidP="00AD7CE9">
      <w:pPr>
        <w:spacing w:line="276" w:lineRule="auto"/>
      </w:pPr>
    </w:p>
    <w:p w14:paraId="19D99E5D" w14:textId="4700638A" w:rsidR="000A568A" w:rsidRDefault="000A568A" w:rsidP="000A568A">
      <w:pPr>
        <w:pStyle w:val="ListParagraph"/>
        <w:spacing w:line="276" w:lineRule="auto"/>
        <w:jc w:val="center"/>
      </w:pPr>
      <w:r>
        <w:rPr>
          <w:noProof/>
        </w:rPr>
        <w:drawing>
          <wp:inline distT="0" distB="0" distL="0" distR="0" wp14:anchorId="7DD04D29" wp14:editId="6A175257">
            <wp:extent cx="4076700" cy="31364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076700" cy="3136453"/>
                    </a:xfrm>
                    <a:prstGeom prst="rect">
                      <a:avLst/>
                    </a:prstGeom>
                  </pic:spPr>
                </pic:pic>
              </a:graphicData>
            </a:graphic>
          </wp:inline>
        </w:drawing>
      </w:r>
    </w:p>
    <w:p w14:paraId="46D01FCA" w14:textId="5193632F" w:rsidR="406FB002" w:rsidRPr="00AD7CE9" w:rsidRDefault="00623718" w:rsidP="00AD7CE9">
      <w:pPr>
        <w:spacing w:line="276" w:lineRule="auto"/>
        <w:jc w:val="center"/>
      </w:pPr>
      <w:r>
        <w:t>Figure 2. GitHub Teams</w:t>
      </w:r>
    </w:p>
    <w:p w14:paraId="6D969645" w14:textId="7F3C0F65" w:rsidR="2A00B364" w:rsidRDefault="2A00B364" w:rsidP="0080610C">
      <w:pPr>
        <w:pStyle w:val="Heading3"/>
      </w:pPr>
      <w:bookmarkStart w:id="31" w:name="_Toc65142517"/>
      <w:r w:rsidRPr="6B56B49D">
        <w:t>Creat</w:t>
      </w:r>
      <w:r w:rsidR="5DA2EA5A" w:rsidRPr="6B56B49D">
        <w:t>e</w:t>
      </w:r>
      <w:r w:rsidRPr="6B56B49D">
        <w:t xml:space="preserve"> repositories</w:t>
      </w:r>
      <w:bookmarkEnd w:id="31"/>
    </w:p>
    <w:p w14:paraId="3E279D89" w14:textId="77777777" w:rsidR="0080610C" w:rsidRPr="0080610C" w:rsidRDefault="0080610C" w:rsidP="0080610C"/>
    <w:p w14:paraId="57CE51D1" w14:textId="3D716CAA" w:rsidR="2A00B364" w:rsidRDefault="2A00B364" w:rsidP="00005D5E">
      <w:pPr>
        <w:pStyle w:val="ListParagraph"/>
        <w:numPr>
          <w:ilvl w:val="0"/>
          <w:numId w:val="34"/>
        </w:numPr>
        <w:spacing w:line="276" w:lineRule="auto"/>
        <w:rPr>
          <w:rFonts w:asciiTheme="minorHAnsi" w:eastAsiaTheme="minorEastAsia" w:hAnsiTheme="minorHAnsi"/>
        </w:rPr>
      </w:pPr>
      <w:r>
        <w:t>Login to UMGC SWEN Capstone Course admin GitHub account using provided credentials</w:t>
      </w:r>
      <w:r>
        <w:br/>
      </w:r>
    </w:p>
    <w:p w14:paraId="65E7E884" w14:textId="161E99C6" w:rsidR="2A00B364" w:rsidRDefault="2A00B364" w:rsidP="00005D5E">
      <w:pPr>
        <w:pStyle w:val="ListParagraph"/>
        <w:numPr>
          <w:ilvl w:val="0"/>
          <w:numId w:val="34"/>
        </w:numPr>
        <w:spacing w:after="0" w:line="276" w:lineRule="auto"/>
        <w:rPr>
          <w:rFonts w:asciiTheme="minorHAnsi" w:eastAsiaTheme="minorEastAsia" w:hAnsiTheme="minorHAnsi"/>
          <w:szCs w:val="24"/>
        </w:rPr>
      </w:pPr>
      <w:r>
        <w:t xml:space="preserve">Go to </w:t>
      </w:r>
      <w:r w:rsidRPr="406FB002">
        <w:rPr>
          <w:b/>
          <w:bCs/>
        </w:rPr>
        <w:t xml:space="preserve">Profile </w:t>
      </w:r>
      <w:r w:rsidR="0080610C">
        <w:t>→</w:t>
      </w:r>
      <w:r>
        <w:t xml:space="preserve"> </w:t>
      </w:r>
      <w:r w:rsidRPr="406FB002">
        <w:rPr>
          <w:b/>
          <w:bCs/>
        </w:rPr>
        <w:t xml:space="preserve">Your </w:t>
      </w:r>
      <w:r w:rsidR="7ADCA6F8" w:rsidRPr="406FB002">
        <w:rPr>
          <w:b/>
          <w:bCs/>
        </w:rPr>
        <w:t>o</w:t>
      </w:r>
      <w:r w:rsidRPr="406FB002">
        <w:rPr>
          <w:b/>
          <w:bCs/>
        </w:rPr>
        <w:t xml:space="preserve">rganizations </w:t>
      </w:r>
      <w:r w:rsidR="0080610C">
        <w:t>→</w:t>
      </w:r>
      <w:r>
        <w:t xml:space="preserve"> </w:t>
      </w:r>
      <w:r w:rsidRPr="406FB002">
        <w:rPr>
          <w:b/>
          <w:bCs/>
        </w:rPr>
        <w:t xml:space="preserve">umgc </w:t>
      </w:r>
      <w:r w:rsidR="0080610C">
        <w:t>→</w:t>
      </w:r>
      <w:r>
        <w:t xml:space="preserve"> </w:t>
      </w:r>
      <w:r w:rsidR="72B55F62" w:rsidRPr="406FB002">
        <w:rPr>
          <w:b/>
          <w:bCs/>
        </w:rPr>
        <w:t>New</w:t>
      </w:r>
    </w:p>
    <w:p w14:paraId="11CDF6D7" w14:textId="37519ECF" w:rsidR="406FB002" w:rsidRDefault="406FB002" w:rsidP="406FB002">
      <w:pPr>
        <w:spacing w:after="0" w:line="276" w:lineRule="auto"/>
        <w:rPr>
          <w:b/>
          <w:bCs/>
        </w:rPr>
      </w:pPr>
    </w:p>
    <w:p w14:paraId="308992B3" w14:textId="1B3C62E8" w:rsidR="72B55F62" w:rsidRPr="00594EE5" w:rsidRDefault="72B55F62" w:rsidP="00005D5E">
      <w:pPr>
        <w:pStyle w:val="ListParagraph"/>
        <w:numPr>
          <w:ilvl w:val="0"/>
          <w:numId w:val="34"/>
        </w:numPr>
        <w:spacing w:after="0" w:line="276" w:lineRule="auto"/>
      </w:pPr>
      <w:r>
        <w:t xml:space="preserve">Enter </w:t>
      </w:r>
      <w:r w:rsidRPr="2BBBD388">
        <w:rPr>
          <w:b/>
          <w:bCs/>
        </w:rPr>
        <w:t>Repository name</w:t>
      </w:r>
      <w:r w:rsidR="2B38BA6B" w:rsidRPr="2BBBD388">
        <w:rPr>
          <w:b/>
          <w:bCs/>
        </w:rPr>
        <w:t xml:space="preserve"> </w:t>
      </w:r>
      <w:r w:rsidR="2B38BA6B">
        <w:t xml:space="preserve">using the naming convention </w:t>
      </w:r>
      <w:r w:rsidR="2B38BA6B" w:rsidRPr="2BBBD388">
        <w:rPr>
          <w:b/>
          <w:bCs/>
        </w:rPr>
        <w:t>umgc.&lt;projectname&gt;.&lt;teamname&gt;</w:t>
      </w:r>
      <w:r w:rsidR="3999E577" w:rsidRPr="2BBBD388">
        <w:rPr>
          <w:b/>
          <w:bCs/>
        </w:rPr>
        <w:t xml:space="preserve"> </w:t>
      </w:r>
      <w:r w:rsidR="0080610C">
        <w:t>→</w:t>
      </w:r>
      <w:r w:rsidR="7CE3F959">
        <w:t xml:space="preserve"> choose </w:t>
      </w:r>
      <w:r w:rsidR="7CE3F959" w:rsidRPr="2BBBD388">
        <w:rPr>
          <w:b/>
          <w:bCs/>
        </w:rPr>
        <w:t>Public</w:t>
      </w:r>
      <w:r w:rsidR="2EB6FEF7" w:rsidRPr="2BBBD388">
        <w:rPr>
          <w:b/>
          <w:bCs/>
        </w:rPr>
        <w:t xml:space="preserve"> </w:t>
      </w:r>
      <w:r w:rsidR="0080610C">
        <w:t>→</w:t>
      </w:r>
      <w:r w:rsidR="4FFBAA66">
        <w:t xml:space="preserve"> </w:t>
      </w:r>
      <w:r w:rsidR="4FFBAA66" w:rsidRPr="2BBBD388">
        <w:rPr>
          <w:b/>
          <w:bCs/>
        </w:rPr>
        <w:t>Create repository</w:t>
      </w:r>
    </w:p>
    <w:p w14:paraId="41BD8E79" w14:textId="77777777" w:rsidR="00594EE5" w:rsidRDefault="00594EE5" w:rsidP="00594EE5">
      <w:pPr>
        <w:pStyle w:val="ListParagraph"/>
      </w:pPr>
    </w:p>
    <w:p w14:paraId="0A11438A" w14:textId="7EA6B7E7" w:rsidR="00643A13" w:rsidRDefault="0080610C" w:rsidP="00AD7CE9">
      <w:pPr>
        <w:pStyle w:val="ListParagraph"/>
        <w:numPr>
          <w:ilvl w:val="0"/>
          <w:numId w:val="34"/>
        </w:numPr>
        <w:spacing w:after="0" w:line="276" w:lineRule="auto"/>
      </w:pPr>
      <w:r>
        <w:t>D</w:t>
      </w:r>
      <w:r w:rsidR="00594EE5">
        <w:t>evelopment repositories</w:t>
      </w:r>
      <w:r>
        <w:t xml:space="preserve"> (</w:t>
      </w:r>
      <w:r w:rsidR="00517251">
        <w:t>4</w:t>
      </w:r>
      <w:r>
        <w:t>)</w:t>
      </w:r>
      <w:r w:rsidR="00594EE5">
        <w:t xml:space="preserve"> are created for t</w:t>
      </w:r>
      <w:r>
        <w:t xml:space="preserve">his project. </w:t>
      </w:r>
    </w:p>
    <w:p w14:paraId="207EF65A" w14:textId="24C4C706" w:rsidR="00594EE5" w:rsidRDefault="00594EE5" w:rsidP="00F75ED4">
      <w:pPr>
        <w:pStyle w:val="ListParagraph"/>
        <w:keepNext/>
        <w:spacing w:after="0" w:line="276" w:lineRule="auto"/>
        <w:jc w:val="center"/>
      </w:pPr>
      <w:r>
        <w:lastRenderedPageBreak/>
        <w:br/>
      </w:r>
      <w:r w:rsidR="00691C71">
        <w:rPr>
          <w:noProof/>
        </w:rPr>
        <w:drawing>
          <wp:inline distT="0" distB="0" distL="0" distR="0" wp14:anchorId="79271567" wp14:editId="6DF104CF">
            <wp:extent cx="4285615" cy="3792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285615" cy="3792220"/>
                    </a:xfrm>
                    <a:prstGeom prst="rect">
                      <a:avLst/>
                    </a:prstGeom>
                  </pic:spPr>
                </pic:pic>
              </a:graphicData>
            </a:graphic>
          </wp:inline>
        </w:drawing>
      </w:r>
    </w:p>
    <w:p w14:paraId="0052E8E9" w14:textId="1E50D792" w:rsidR="406FB002" w:rsidRPr="00AD7CE9" w:rsidRDefault="00623718" w:rsidP="00AD7CE9">
      <w:pPr>
        <w:spacing w:after="0" w:line="276" w:lineRule="auto"/>
        <w:jc w:val="center"/>
      </w:pPr>
      <w:r>
        <w:t>Figure 3. GitHub Repository</w:t>
      </w:r>
    </w:p>
    <w:p w14:paraId="1AB662E9" w14:textId="77777777" w:rsidR="00623718" w:rsidRDefault="00623718" w:rsidP="406FB002">
      <w:pPr>
        <w:spacing w:after="0" w:line="276" w:lineRule="auto"/>
        <w:rPr>
          <w:b/>
          <w:bCs/>
        </w:rPr>
      </w:pPr>
    </w:p>
    <w:p w14:paraId="36F54C54" w14:textId="2F4D79DE" w:rsidR="6DE4C916" w:rsidRDefault="6DE4C916" w:rsidP="00517251">
      <w:pPr>
        <w:pStyle w:val="Heading3"/>
      </w:pPr>
      <w:bookmarkStart w:id="32" w:name="_Toc65142518"/>
      <w:r w:rsidRPr="406FB002">
        <w:t>Assign</w:t>
      </w:r>
      <w:r w:rsidR="2D921B99" w:rsidRPr="406FB002">
        <w:t xml:space="preserve"> </w:t>
      </w:r>
      <w:r w:rsidRPr="406FB002">
        <w:t>repository to development teams</w:t>
      </w:r>
      <w:bookmarkEnd w:id="32"/>
      <w:r>
        <w:br/>
      </w:r>
    </w:p>
    <w:p w14:paraId="41F78A00" w14:textId="1B1F1135" w:rsidR="6DE4C916" w:rsidRDefault="6DE4C916" w:rsidP="00005D5E">
      <w:pPr>
        <w:pStyle w:val="ListParagraph"/>
        <w:numPr>
          <w:ilvl w:val="0"/>
          <w:numId w:val="33"/>
        </w:numPr>
        <w:spacing w:after="0" w:line="276" w:lineRule="auto"/>
        <w:rPr>
          <w:rFonts w:asciiTheme="minorHAnsi" w:eastAsiaTheme="minorEastAsia" w:hAnsiTheme="minorHAnsi"/>
          <w:szCs w:val="24"/>
        </w:rPr>
      </w:pPr>
      <w:r>
        <w:t>Login to UMGC SWEN Capstone Course admin GitHub account using provided credentials</w:t>
      </w:r>
      <w:r w:rsidR="00517251">
        <w:t>.</w:t>
      </w:r>
      <w:r>
        <w:br/>
      </w:r>
    </w:p>
    <w:p w14:paraId="5F816FCA" w14:textId="11E3CE49" w:rsidR="6DE4C916" w:rsidRDefault="6DE4C916" w:rsidP="00005D5E">
      <w:pPr>
        <w:pStyle w:val="ListParagraph"/>
        <w:numPr>
          <w:ilvl w:val="0"/>
          <w:numId w:val="33"/>
        </w:numPr>
        <w:spacing w:line="276" w:lineRule="auto"/>
        <w:rPr>
          <w:rFonts w:asciiTheme="minorHAnsi" w:eastAsiaTheme="minorEastAsia" w:hAnsiTheme="minorHAnsi"/>
        </w:rPr>
      </w:pPr>
      <w:r>
        <w:t xml:space="preserve">Go to </w:t>
      </w:r>
      <w:r w:rsidRPr="6B56B49D">
        <w:rPr>
          <w:b/>
          <w:bCs/>
        </w:rPr>
        <w:t xml:space="preserve">Profile </w:t>
      </w:r>
      <w:r w:rsidR="00517251">
        <w:t>→</w:t>
      </w:r>
      <w:r>
        <w:t xml:space="preserve"> </w:t>
      </w:r>
      <w:r w:rsidRPr="6B56B49D">
        <w:rPr>
          <w:b/>
          <w:bCs/>
        </w:rPr>
        <w:t xml:space="preserve">Your organizations </w:t>
      </w:r>
      <w:r w:rsidR="00517251">
        <w:t>→</w:t>
      </w:r>
      <w:r>
        <w:t xml:space="preserve"> </w:t>
      </w:r>
      <w:r w:rsidRPr="6B56B49D">
        <w:rPr>
          <w:b/>
          <w:bCs/>
        </w:rPr>
        <w:t>umgc</w:t>
      </w:r>
      <w:r>
        <w:t xml:space="preserve"> </w:t>
      </w:r>
      <w:r w:rsidR="00517251">
        <w:t>→</w:t>
      </w:r>
      <w:r>
        <w:t xml:space="preserve"> </w:t>
      </w:r>
      <w:r w:rsidRPr="6B56B49D">
        <w:rPr>
          <w:b/>
          <w:bCs/>
        </w:rPr>
        <w:t>Teams</w:t>
      </w:r>
      <w:r w:rsidR="484F0297" w:rsidRPr="6B56B49D">
        <w:rPr>
          <w:b/>
          <w:bCs/>
        </w:rPr>
        <w:t xml:space="preserve"> </w:t>
      </w:r>
      <w:r w:rsidR="00517251">
        <w:rPr>
          <w:b/>
          <w:bCs/>
        </w:rPr>
        <w:t xml:space="preserve">→ </w:t>
      </w:r>
      <w:r w:rsidR="484F0297">
        <w:t xml:space="preserve">select semester </w:t>
      </w:r>
      <w:r w:rsidR="00517251">
        <w:t>→</w:t>
      </w:r>
      <w:r w:rsidR="484F0297">
        <w:t xml:space="preserve"> select team</w:t>
      </w:r>
      <w:r w:rsidR="00517251">
        <w:t>.</w:t>
      </w:r>
      <w:r w:rsidR="484F0297">
        <w:t xml:space="preserve"> </w:t>
      </w:r>
      <w:r>
        <w:br/>
      </w:r>
    </w:p>
    <w:p w14:paraId="753E65AF" w14:textId="35F970C3" w:rsidR="484F0297" w:rsidRDefault="484F0297" w:rsidP="00005D5E">
      <w:pPr>
        <w:pStyle w:val="ListParagraph"/>
        <w:numPr>
          <w:ilvl w:val="0"/>
          <w:numId w:val="33"/>
        </w:numPr>
        <w:spacing w:line="276" w:lineRule="auto"/>
      </w:pPr>
      <w:r>
        <w:t xml:space="preserve">Click </w:t>
      </w:r>
      <w:r w:rsidRPr="6B56B49D">
        <w:rPr>
          <w:b/>
          <w:bCs/>
        </w:rPr>
        <w:t>Repositories</w:t>
      </w:r>
      <w:r>
        <w:t xml:space="preserve"> </w:t>
      </w:r>
      <w:r w:rsidR="00517251">
        <w:rPr>
          <w:rFonts w:cs="Times New Roman"/>
        </w:rPr>
        <w:t>→</w:t>
      </w:r>
      <w:r>
        <w:t xml:space="preserve"> </w:t>
      </w:r>
      <w:r w:rsidRPr="6B56B49D">
        <w:rPr>
          <w:b/>
          <w:bCs/>
        </w:rPr>
        <w:t>Add</w:t>
      </w:r>
      <w:r>
        <w:t xml:space="preserve"> </w:t>
      </w:r>
      <w:r w:rsidRPr="6B56B49D">
        <w:rPr>
          <w:b/>
          <w:bCs/>
        </w:rPr>
        <w:t>repository</w:t>
      </w:r>
      <w:r>
        <w:t xml:space="preserve"> </w:t>
      </w:r>
      <w:r w:rsidR="00517251">
        <w:t xml:space="preserve">→ </w:t>
      </w:r>
      <w:r>
        <w:t>enter repository name</w:t>
      </w:r>
      <w:r w:rsidR="00517251">
        <w:t xml:space="preserve"> →</w:t>
      </w:r>
      <w:r>
        <w:t xml:space="preserve"> </w:t>
      </w:r>
      <w:r w:rsidRPr="6B56B49D">
        <w:rPr>
          <w:b/>
          <w:bCs/>
        </w:rPr>
        <w:t>Add repository to team</w:t>
      </w:r>
      <w:r w:rsidR="00517251">
        <w:rPr>
          <w:b/>
          <w:bCs/>
        </w:rPr>
        <w:t>.</w:t>
      </w:r>
      <w:r>
        <w:br/>
      </w:r>
    </w:p>
    <w:p w14:paraId="23945557" w14:textId="43178ABC" w:rsidR="484F0297" w:rsidRDefault="484F0297" w:rsidP="00005D5E">
      <w:pPr>
        <w:pStyle w:val="ListParagraph"/>
        <w:numPr>
          <w:ilvl w:val="0"/>
          <w:numId w:val="33"/>
        </w:numPr>
        <w:spacing w:line="276" w:lineRule="auto"/>
      </w:pPr>
      <w:r>
        <w:t xml:space="preserve">Change the access level for the repository </w:t>
      </w:r>
      <w:r w:rsidR="4A282499">
        <w:t xml:space="preserve">via the associated dropdown menu </w:t>
      </w:r>
    </w:p>
    <w:p w14:paraId="6685CAEC" w14:textId="53612E5B" w:rsidR="484F0297" w:rsidRDefault="484F0297" w:rsidP="00005D5E">
      <w:pPr>
        <w:pStyle w:val="ListParagraph"/>
        <w:numPr>
          <w:ilvl w:val="1"/>
          <w:numId w:val="33"/>
        </w:numPr>
        <w:spacing w:line="276" w:lineRule="auto"/>
      </w:pPr>
      <w:r>
        <w:t xml:space="preserve">If for DSO team, set the access level to </w:t>
      </w:r>
      <w:r w:rsidRPr="6B56B49D">
        <w:rPr>
          <w:b/>
          <w:bCs/>
        </w:rPr>
        <w:t>Admin</w:t>
      </w:r>
    </w:p>
    <w:p w14:paraId="2CDF487E" w14:textId="1C0649AF" w:rsidR="00643A13" w:rsidRPr="00517251" w:rsidRDefault="484F0297" w:rsidP="00AD7CE9">
      <w:pPr>
        <w:pStyle w:val="ListParagraph"/>
        <w:numPr>
          <w:ilvl w:val="1"/>
          <w:numId w:val="33"/>
        </w:numPr>
        <w:spacing w:line="276" w:lineRule="auto"/>
      </w:pPr>
      <w:r>
        <w:t xml:space="preserve">If for development team, set the access level to </w:t>
      </w:r>
      <w:r w:rsidRPr="6B56B49D">
        <w:rPr>
          <w:b/>
          <w:bCs/>
        </w:rPr>
        <w:t>Write</w:t>
      </w:r>
    </w:p>
    <w:p w14:paraId="144B0684" w14:textId="6A4AF041" w:rsidR="484F0297" w:rsidRDefault="00517251" w:rsidP="00AD7CE9">
      <w:pPr>
        <w:keepNext/>
        <w:spacing w:line="276" w:lineRule="auto"/>
        <w:jc w:val="center"/>
      </w:pPr>
      <w:r>
        <w:rPr>
          <w:noProof/>
        </w:rPr>
        <w:lastRenderedPageBreak/>
        <w:drawing>
          <wp:inline distT="0" distB="0" distL="0" distR="0" wp14:anchorId="4A045DE6" wp14:editId="7F83D349">
            <wp:extent cx="6583406" cy="557085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583406" cy="5570854"/>
                    </a:xfrm>
                    <a:prstGeom prst="rect">
                      <a:avLst/>
                    </a:prstGeom>
                  </pic:spPr>
                </pic:pic>
              </a:graphicData>
            </a:graphic>
          </wp:inline>
        </w:drawing>
      </w:r>
      <w:r>
        <w:br/>
      </w:r>
      <w:r>
        <w:br/>
      </w:r>
      <w:r w:rsidR="00623718">
        <w:t>Figure 4. Repository Access Level</w:t>
      </w:r>
    </w:p>
    <w:p w14:paraId="57EFCC2C" w14:textId="77777777" w:rsidR="00623718" w:rsidRDefault="00623718" w:rsidP="00AD7CE9">
      <w:pPr>
        <w:keepNext/>
        <w:spacing w:line="276" w:lineRule="auto"/>
      </w:pPr>
    </w:p>
    <w:p w14:paraId="2F2EE1B7" w14:textId="08B3B33F" w:rsidR="16C3513E" w:rsidRDefault="16C3513E" w:rsidP="00517251">
      <w:pPr>
        <w:pStyle w:val="Heading3"/>
      </w:pPr>
      <w:bookmarkStart w:id="33" w:name="_Toc65142519"/>
      <w:r>
        <w:t>Creat</w:t>
      </w:r>
      <w:r w:rsidR="4B92362C">
        <w:t>e</w:t>
      </w:r>
      <w:r>
        <w:t xml:space="preserve"> development branch</w:t>
      </w:r>
      <w:r w:rsidR="08C554E1">
        <w:t xml:space="preserve"> </w:t>
      </w:r>
      <w:r>
        <w:t xml:space="preserve">and </w:t>
      </w:r>
      <w:r w:rsidR="0C6EACEC">
        <w:t>set the branching strategy</w:t>
      </w:r>
      <w:bookmarkEnd w:id="33"/>
      <w:r>
        <w:br/>
      </w:r>
    </w:p>
    <w:p w14:paraId="39D9638D" w14:textId="05934EC8" w:rsidR="16C3513E" w:rsidRDefault="16C3513E" w:rsidP="00005D5E">
      <w:pPr>
        <w:pStyle w:val="ListParagraph"/>
        <w:numPr>
          <w:ilvl w:val="0"/>
          <w:numId w:val="32"/>
        </w:numPr>
        <w:spacing w:after="0" w:line="276" w:lineRule="auto"/>
        <w:rPr>
          <w:rFonts w:asciiTheme="minorHAnsi" w:eastAsiaTheme="minorEastAsia" w:hAnsiTheme="minorHAnsi"/>
          <w:szCs w:val="24"/>
        </w:rPr>
      </w:pPr>
      <w:r>
        <w:t>Login to UMGC SWEN Capstone Course admin GitHub account using provided credentials</w:t>
      </w:r>
      <w:r w:rsidR="00691C71">
        <w:t>.</w:t>
      </w:r>
      <w:r>
        <w:br/>
      </w:r>
    </w:p>
    <w:p w14:paraId="795AC744" w14:textId="7F4213A9" w:rsidR="4FF49AD7" w:rsidRDefault="4FF49AD7" w:rsidP="00005D5E">
      <w:pPr>
        <w:pStyle w:val="ListParagraph"/>
        <w:numPr>
          <w:ilvl w:val="0"/>
          <w:numId w:val="32"/>
        </w:numPr>
        <w:spacing w:line="276" w:lineRule="auto"/>
        <w:rPr>
          <w:rFonts w:asciiTheme="minorHAnsi" w:eastAsiaTheme="minorEastAsia" w:hAnsiTheme="minorHAnsi"/>
        </w:rPr>
      </w:pPr>
      <w:r>
        <w:t>Browse to repository</w:t>
      </w:r>
      <w:r w:rsidR="00691C71">
        <w:t>.</w:t>
      </w:r>
      <w:r>
        <w:br/>
      </w:r>
    </w:p>
    <w:p w14:paraId="5F79EA1C" w14:textId="60966149" w:rsidR="16C3513E" w:rsidRDefault="16C3513E" w:rsidP="00005D5E">
      <w:pPr>
        <w:pStyle w:val="ListParagraph"/>
        <w:numPr>
          <w:ilvl w:val="0"/>
          <w:numId w:val="32"/>
        </w:numPr>
        <w:spacing w:line="276" w:lineRule="auto"/>
        <w:rPr>
          <w:rFonts w:asciiTheme="minorHAnsi" w:eastAsiaTheme="minorEastAsia" w:hAnsiTheme="minorHAnsi"/>
          <w:szCs w:val="24"/>
        </w:rPr>
      </w:pPr>
      <w:r>
        <w:lastRenderedPageBreak/>
        <w:t xml:space="preserve">Click </w:t>
      </w:r>
      <w:r w:rsidR="35ADA3D4" w:rsidRPr="406FB002">
        <w:rPr>
          <w:b/>
          <w:bCs/>
        </w:rPr>
        <w:t xml:space="preserve">master </w:t>
      </w:r>
      <w:r w:rsidR="35ADA3D4">
        <w:t xml:space="preserve">branch </w:t>
      </w:r>
      <w:r w:rsidR="00691C71">
        <w:t>→</w:t>
      </w:r>
      <w:r w:rsidR="35ADA3D4">
        <w:t xml:space="preserve"> enter development branch name </w:t>
      </w:r>
      <w:r w:rsidR="00691C71">
        <w:t>→</w:t>
      </w:r>
      <w:r w:rsidR="35ADA3D4">
        <w:t xml:space="preserve"> </w:t>
      </w:r>
      <w:r w:rsidR="3204736B">
        <w:t xml:space="preserve">click </w:t>
      </w:r>
      <w:r w:rsidR="35ADA3D4" w:rsidRPr="406FB002">
        <w:rPr>
          <w:b/>
          <w:bCs/>
        </w:rPr>
        <w:t>Create branch: &lt;</w:t>
      </w:r>
      <w:r w:rsidR="00691C71">
        <w:t>name</w:t>
      </w:r>
      <w:r w:rsidR="35ADA3D4" w:rsidRPr="406FB002">
        <w:rPr>
          <w:b/>
          <w:bCs/>
        </w:rPr>
        <w:t>&gt; from ‘master’</w:t>
      </w:r>
      <w:r w:rsidR="00691C71">
        <w:rPr>
          <w:b/>
          <w:bCs/>
        </w:rPr>
        <w:t>.</w:t>
      </w:r>
      <w:r w:rsidR="35ADA3D4" w:rsidRPr="406FB002">
        <w:rPr>
          <w:b/>
          <w:bCs/>
        </w:rPr>
        <w:t xml:space="preserve"> </w:t>
      </w:r>
      <w:r>
        <w:br/>
      </w:r>
    </w:p>
    <w:p w14:paraId="5A683573" w14:textId="369AD863" w:rsidR="02D4B785" w:rsidRDefault="02D4B785" w:rsidP="00005D5E">
      <w:pPr>
        <w:pStyle w:val="ListParagraph"/>
        <w:numPr>
          <w:ilvl w:val="0"/>
          <w:numId w:val="32"/>
        </w:numPr>
        <w:spacing w:line="276" w:lineRule="auto"/>
        <w:rPr>
          <w:szCs w:val="24"/>
        </w:rPr>
      </w:pPr>
      <w:r>
        <w:t xml:space="preserve">Click </w:t>
      </w:r>
      <w:r w:rsidRPr="406FB002">
        <w:rPr>
          <w:b/>
          <w:bCs/>
        </w:rPr>
        <w:t xml:space="preserve">Settings </w:t>
      </w:r>
      <w:r w:rsidR="00691C71">
        <w:t>→</w:t>
      </w:r>
      <w:r w:rsidRPr="406FB002">
        <w:rPr>
          <w:b/>
          <w:bCs/>
        </w:rPr>
        <w:t xml:space="preserve"> Branches</w:t>
      </w:r>
      <w:r>
        <w:br/>
      </w:r>
    </w:p>
    <w:p w14:paraId="7A723DD9" w14:textId="55AF02F0" w:rsidR="02D4B785" w:rsidRDefault="02D4B785" w:rsidP="00005D5E">
      <w:pPr>
        <w:pStyle w:val="ListParagraph"/>
        <w:numPr>
          <w:ilvl w:val="0"/>
          <w:numId w:val="32"/>
        </w:numPr>
        <w:spacing w:line="276" w:lineRule="auto"/>
      </w:pPr>
      <w:r>
        <w:t>Click</w:t>
      </w:r>
      <w:r w:rsidRPr="2BBBD388">
        <w:rPr>
          <w:b/>
          <w:bCs/>
        </w:rPr>
        <w:t xml:space="preserve"> Edit </w:t>
      </w:r>
      <w:r>
        <w:t xml:space="preserve">for the master branch </w:t>
      </w:r>
      <w:r w:rsidR="00691C71">
        <w:t>→</w:t>
      </w:r>
      <w:r>
        <w:t xml:space="preserve"> </w:t>
      </w:r>
      <w:r w:rsidR="3B973874">
        <w:t>enable</w:t>
      </w:r>
      <w:r w:rsidR="6F631F8F">
        <w:t xml:space="preserve"> the </w:t>
      </w:r>
      <w:r w:rsidR="4A7522E8">
        <w:t>following</w:t>
      </w:r>
      <w:r w:rsidR="3B973874">
        <w:t>:</w:t>
      </w:r>
      <w:r>
        <w:br/>
      </w:r>
      <w:r w:rsidRPr="2BBBD388">
        <w:rPr>
          <w:b/>
          <w:bCs/>
        </w:rPr>
        <w:t xml:space="preserve">Require pull request reviews before merging </w:t>
      </w:r>
      <w:r>
        <w:br/>
      </w:r>
      <w:r w:rsidR="1A6578EB" w:rsidRPr="2BBBD388">
        <w:rPr>
          <w:b/>
          <w:bCs/>
        </w:rPr>
        <w:t>Dismiss stale pull request approvals when new commits are pushed</w:t>
      </w:r>
      <w:r>
        <w:br/>
      </w:r>
      <w:r w:rsidR="13A7E1ED" w:rsidRPr="2BBBD388">
        <w:rPr>
          <w:b/>
          <w:bCs/>
        </w:rPr>
        <w:t xml:space="preserve">Restrict who can push to matching branches </w:t>
      </w:r>
      <w:r w:rsidR="00691C71">
        <w:rPr>
          <w:b/>
          <w:bCs/>
        </w:rPr>
        <w:t>→</w:t>
      </w:r>
      <w:r w:rsidR="13A7E1ED" w:rsidRPr="2BBBD388">
        <w:rPr>
          <w:b/>
          <w:bCs/>
        </w:rPr>
        <w:t xml:space="preserve"> </w:t>
      </w:r>
      <w:r w:rsidR="13A7E1ED">
        <w:t>add DSO team</w:t>
      </w:r>
      <w:r w:rsidR="1251112E">
        <w:t xml:space="preserve"> </w:t>
      </w:r>
      <w:r w:rsidR="00691C71">
        <w:t xml:space="preserve">→ </w:t>
      </w:r>
      <w:r w:rsidR="1251112E" w:rsidRPr="2BBBD388">
        <w:rPr>
          <w:b/>
          <w:bCs/>
        </w:rPr>
        <w:t>Save</w:t>
      </w:r>
      <w:r w:rsidR="1251112E">
        <w:t xml:space="preserve"> </w:t>
      </w:r>
      <w:r w:rsidR="1251112E" w:rsidRPr="2BBBD388">
        <w:rPr>
          <w:b/>
          <w:bCs/>
        </w:rPr>
        <w:t>changes</w:t>
      </w:r>
      <w:r>
        <w:br/>
      </w:r>
    </w:p>
    <w:p w14:paraId="60B6D4BB" w14:textId="3BF6FEAA" w:rsidR="00691C71" w:rsidRPr="00643A13" w:rsidRDefault="2389754A" w:rsidP="00005D5E">
      <w:pPr>
        <w:pStyle w:val="ListParagraph"/>
        <w:numPr>
          <w:ilvl w:val="0"/>
          <w:numId w:val="32"/>
        </w:numPr>
        <w:spacing w:line="276" w:lineRule="auto"/>
        <w:rPr>
          <w:rFonts w:asciiTheme="minorHAnsi" w:eastAsiaTheme="minorEastAsia" w:hAnsiTheme="minorHAnsi"/>
          <w:szCs w:val="24"/>
        </w:rPr>
      </w:pPr>
      <w:r>
        <w:t xml:space="preserve">Go back to </w:t>
      </w:r>
      <w:r w:rsidRPr="2BBBD388">
        <w:rPr>
          <w:b/>
          <w:bCs/>
        </w:rPr>
        <w:t xml:space="preserve">Branches </w:t>
      </w:r>
      <w:r>
        <w:t xml:space="preserve">option </w:t>
      </w:r>
      <w:r w:rsidR="00691C71">
        <w:t>→</w:t>
      </w:r>
      <w:r>
        <w:t xml:space="preserve"> click</w:t>
      </w:r>
      <w:r w:rsidRPr="2BBBD388">
        <w:rPr>
          <w:b/>
          <w:bCs/>
        </w:rPr>
        <w:t xml:space="preserve"> Edit </w:t>
      </w:r>
      <w:r>
        <w:t xml:space="preserve">for the development branch </w:t>
      </w:r>
      <w:r w:rsidR="00691C71">
        <w:t>→</w:t>
      </w:r>
      <w:r>
        <w:t xml:space="preserve"> enable the </w:t>
      </w:r>
      <w:r w:rsidR="5159CCD0">
        <w:t>following</w:t>
      </w:r>
      <w:r>
        <w:t>:</w:t>
      </w:r>
      <w:r>
        <w:br/>
      </w:r>
      <w:r w:rsidR="2A5ED458" w:rsidRPr="2BBBD388">
        <w:rPr>
          <w:b/>
          <w:bCs/>
        </w:rPr>
        <w:t xml:space="preserve">Restrict who can push to matching branches </w:t>
      </w:r>
      <w:r w:rsidR="00691C71">
        <w:t>→</w:t>
      </w:r>
      <w:r w:rsidR="2A5ED458">
        <w:t xml:space="preserve"> add DSO team and the development team member designated as the DSO point of contact</w:t>
      </w:r>
      <w:r w:rsidR="00691C71">
        <w:t xml:space="preserve"> →</w:t>
      </w:r>
      <w:r w:rsidR="0B02D14E">
        <w:t xml:space="preserve"> </w:t>
      </w:r>
      <w:r w:rsidR="0B02D14E" w:rsidRPr="2BBBD388">
        <w:rPr>
          <w:b/>
          <w:bCs/>
        </w:rPr>
        <w:t>Save</w:t>
      </w:r>
      <w:r w:rsidR="0B02D14E">
        <w:t xml:space="preserve"> </w:t>
      </w:r>
      <w:r w:rsidR="0B02D14E" w:rsidRPr="2BBBD388">
        <w:rPr>
          <w:b/>
          <w:bCs/>
        </w:rPr>
        <w:t>changes</w:t>
      </w:r>
    </w:p>
    <w:p w14:paraId="0710B504" w14:textId="60D58E34" w:rsidR="00643A13" w:rsidRPr="005F3817" w:rsidRDefault="00643A13" w:rsidP="00AD7CE9">
      <w:pPr>
        <w:spacing w:line="276" w:lineRule="auto"/>
        <w:rPr>
          <w:rFonts w:asciiTheme="minorHAnsi" w:eastAsiaTheme="minorEastAsia" w:hAnsiTheme="minorHAnsi"/>
          <w:szCs w:val="24"/>
        </w:rPr>
      </w:pPr>
    </w:p>
    <w:p w14:paraId="5E6D0BC4" w14:textId="6528D975" w:rsidR="2389754A" w:rsidRPr="00691C71" w:rsidRDefault="00691C71" w:rsidP="005F3817">
      <w:pPr>
        <w:spacing w:line="276" w:lineRule="auto"/>
        <w:ind w:left="360"/>
        <w:jc w:val="center"/>
        <w:rPr>
          <w:rFonts w:asciiTheme="minorHAnsi" w:eastAsiaTheme="minorEastAsia" w:hAnsiTheme="minorHAnsi"/>
          <w:szCs w:val="24"/>
        </w:rPr>
      </w:pPr>
      <w:r>
        <w:rPr>
          <w:noProof/>
        </w:rPr>
        <w:drawing>
          <wp:inline distT="0" distB="0" distL="0" distR="0" wp14:anchorId="0C60AE06" wp14:editId="0DDDD506">
            <wp:extent cx="4686300" cy="439221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686300" cy="4392212"/>
                    </a:xfrm>
                    <a:prstGeom prst="rect">
                      <a:avLst/>
                    </a:prstGeom>
                  </pic:spPr>
                </pic:pic>
              </a:graphicData>
            </a:graphic>
          </wp:inline>
        </w:drawing>
      </w:r>
      <w:r>
        <w:br/>
      </w:r>
      <w:r w:rsidR="00623718" w:rsidRPr="4951BBCF">
        <w:rPr>
          <w:rFonts w:asciiTheme="minorHAnsi" w:eastAsiaTheme="minorEastAsia" w:hAnsiTheme="minorHAnsi"/>
        </w:rPr>
        <w:t>Figure 5. Branch Restriction</w:t>
      </w:r>
    </w:p>
    <w:p w14:paraId="14729956" w14:textId="254B8BED" w:rsidR="6BC11F84" w:rsidRDefault="6BC11F84" w:rsidP="00691C71">
      <w:pPr>
        <w:pStyle w:val="Heading3"/>
      </w:pPr>
      <w:bookmarkStart w:id="34" w:name="_Toc65142520"/>
      <w:r w:rsidRPr="406FB002">
        <w:lastRenderedPageBreak/>
        <w:t>Add development team member to repository</w:t>
      </w:r>
      <w:bookmarkEnd w:id="34"/>
    </w:p>
    <w:p w14:paraId="5E43DBF6" w14:textId="77777777" w:rsidR="00691C71" w:rsidRPr="00691C71" w:rsidRDefault="00691C71" w:rsidP="00691C71"/>
    <w:p w14:paraId="76ED3912" w14:textId="29E87B94" w:rsidR="6BC11F84" w:rsidRDefault="6BC11F84" w:rsidP="00005D5E">
      <w:pPr>
        <w:pStyle w:val="ListParagraph"/>
        <w:numPr>
          <w:ilvl w:val="0"/>
          <w:numId w:val="31"/>
        </w:numPr>
        <w:spacing w:after="0" w:line="276" w:lineRule="auto"/>
        <w:rPr>
          <w:rFonts w:asciiTheme="minorHAnsi" w:eastAsiaTheme="minorEastAsia" w:hAnsiTheme="minorHAnsi"/>
          <w:szCs w:val="24"/>
        </w:rPr>
      </w:pPr>
      <w:r>
        <w:t>Login to UMGC SWEN Capstone Course admin GitHub account using provided credentials</w:t>
      </w:r>
      <w:r>
        <w:br/>
      </w:r>
    </w:p>
    <w:p w14:paraId="60345CE5" w14:textId="68B498C3" w:rsidR="778C08F9" w:rsidRDefault="778C08F9" w:rsidP="00005D5E">
      <w:pPr>
        <w:pStyle w:val="ListParagraph"/>
        <w:numPr>
          <w:ilvl w:val="0"/>
          <w:numId w:val="31"/>
        </w:numPr>
        <w:spacing w:after="0" w:line="276" w:lineRule="auto"/>
        <w:rPr>
          <w:rFonts w:asciiTheme="minorHAnsi" w:eastAsiaTheme="minorEastAsia" w:hAnsiTheme="minorHAnsi"/>
          <w:szCs w:val="24"/>
        </w:rPr>
      </w:pPr>
      <w:r>
        <w:t xml:space="preserve">Go to </w:t>
      </w:r>
      <w:r w:rsidRPr="406FB002">
        <w:rPr>
          <w:b/>
          <w:bCs/>
        </w:rPr>
        <w:t xml:space="preserve">Profile </w:t>
      </w:r>
      <w:r>
        <w:t xml:space="preserve">&gt; </w:t>
      </w:r>
      <w:r w:rsidRPr="406FB002">
        <w:rPr>
          <w:b/>
          <w:bCs/>
        </w:rPr>
        <w:t xml:space="preserve">Your organizations </w:t>
      </w:r>
      <w:r>
        <w:t xml:space="preserve">&gt; </w:t>
      </w:r>
      <w:r w:rsidRPr="406FB002">
        <w:rPr>
          <w:b/>
          <w:bCs/>
        </w:rPr>
        <w:t>umgc</w:t>
      </w:r>
      <w:r>
        <w:t xml:space="preserve"> &gt; </w:t>
      </w:r>
      <w:r w:rsidRPr="406FB002">
        <w:rPr>
          <w:b/>
          <w:bCs/>
        </w:rPr>
        <w:t xml:space="preserve">Teams &gt; </w:t>
      </w:r>
      <w:r>
        <w:t xml:space="preserve">select semester &gt; select team </w:t>
      </w:r>
      <w:r>
        <w:br/>
      </w:r>
    </w:p>
    <w:p w14:paraId="66118F81" w14:textId="104A055D" w:rsidR="778C08F9" w:rsidRDefault="778C08F9" w:rsidP="00005D5E">
      <w:pPr>
        <w:pStyle w:val="ListParagraph"/>
        <w:numPr>
          <w:ilvl w:val="0"/>
          <w:numId w:val="31"/>
        </w:numPr>
        <w:spacing w:after="0" w:line="276" w:lineRule="auto"/>
        <w:rPr>
          <w:rFonts w:asciiTheme="minorHAnsi" w:eastAsiaTheme="minorEastAsia" w:hAnsiTheme="minorHAnsi"/>
          <w:szCs w:val="24"/>
        </w:rPr>
      </w:pPr>
      <w:r>
        <w:t xml:space="preserve">Click the </w:t>
      </w:r>
      <w:r w:rsidRPr="406FB002">
        <w:rPr>
          <w:b/>
          <w:bCs/>
        </w:rPr>
        <w:t>+</w:t>
      </w:r>
      <w:r>
        <w:t xml:space="preserve"> icon &gt; search by username or email &gt; </w:t>
      </w:r>
      <w:r w:rsidRPr="406FB002">
        <w:rPr>
          <w:b/>
          <w:bCs/>
        </w:rPr>
        <w:t>Invite</w:t>
      </w:r>
      <w:r>
        <w:t xml:space="preserve"> &gt;</w:t>
      </w:r>
      <w:r w:rsidRPr="406FB002">
        <w:rPr>
          <w:b/>
          <w:bCs/>
        </w:rPr>
        <w:t xml:space="preserve"> Add &lt;name&gt; to </w:t>
      </w:r>
      <w:r w:rsidR="78103B1B" w:rsidRPr="406FB002">
        <w:rPr>
          <w:b/>
          <w:bCs/>
        </w:rPr>
        <w:t>&lt;team name&gt;</w:t>
      </w:r>
      <w:r>
        <w:br/>
      </w:r>
      <w:r>
        <w:br/>
      </w:r>
    </w:p>
    <w:p w14:paraId="41812409" w14:textId="7C4C6D7E" w:rsidR="5762ADB4" w:rsidRDefault="5762ADB4" w:rsidP="00D6382F">
      <w:pPr>
        <w:pStyle w:val="Heading3"/>
        <w:rPr>
          <w:rFonts w:eastAsia="Times New Roman" w:cs="Times New Roman"/>
          <w:color w:val="252423"/>
        </w:rPr>
      </w:pPr>
      <w:bookmarkStart w:id="35" w:name="_Toc65142521"/>
      <w:r w:rsidRPr="406FB002">
        <w:t>Create pull request</w:t>
      </w:r>
      <w:bookmarkEnd w:id="35"/>
    </w:p>
    <w:p w14:paraId="042182D2" w14:textId="4C5E6334" w:rsidR="406FB002" w:rsidRDefault="406FB002" w:rsidP="406FB002">
      <w:pPr>
        <w:spacing w:after="0" w:line="276" w:lineRule="auto"/>
        <w:ind w:left="720"/>
        <w:rPr>
          <w:rFonts w:eastAsia="Times New Roman" w:cs="Times New Roman"/>
          <w:b/>
          <w:bCs/>
          <w:color w:val="252423"/>
          <w:szCs w:val="24"/>
          <w:u w:val="single"/>
        </w:rPr>
      </w:pPr>
    </w:p>
    <w:p w14:paraId="27D806AE" w14:textId="5259308F" w:rsidR="2340C4A1" w:rsidRDefault="2340C4A1" w:rsidP="00005D5E">
      <w:pPr>
        <w:pStyle w:val="ListParagraph"/>
        <w:numPr>
          <w:ilvl w:val="0"/>
          <w:numId w:val="30"/>
        </w:numPr>
        <w:rPr>
          <w:rFonts w:eastAsia="Times New Roman" w:cs="Times New Roman"/>
          <w:color w:val="252423"/>
          <w:szCs w:val="24"/>
        </w:rPr>
      </w:pPr>
      <w:r w:rsidRPr="406FB002">
        <w:rPr>
          <w:rFonts w:eastAsia="Times New Roman" w:cs="Times New Roman"/>
          <w:color w:val="252423"/>
          <w:szCs w:val="24"/>
        </w:rPr>
        <w:t>Login to GitHub website</w:t>
      </w:r>
      <w:r w:rsidR="00E958D4">
        <w:rPr>
          <w:rFonts w:eastAsia="Times New Roman" w:cs="Times New Roman"/>
          <w:color w:val="252423"/>
          <w:szCs w:val="24"/>
        </w:rPr>
        <w:t xml:space="preserve"> and navigate to the repository.</w:t>
      </w:r>
      <w:r>
        <w:br/>
      </w:r>
    </w:p>
    <w:p w14:paraId="230B687B" w14:textId="087E367C" w:rsidR="00E958D4" w:rsidRPr="005F3817" w:rsidRDefault="00E958D4" w:rsidP="00AD7CE9">
      <w:pPr>
        <w:pStyle w:val="ListParagraph"/>
        <w:numPr>
          <w:ilvl w:val="0"/>
          <w:numId w:val="30"/>
        </w:numPr>
      </w:pPr>
      <w:r>
        <w:rPr>
          <w:color w:val="252423"/>
        </w:rPr>
        <w:t xml:space="preserve">Select </w:t>
      </w:r>
      <w:r>
        <w:rPr>
          <w:b/>
          <w:bCs/>
          <w:color w:val="252423"/>
        </w:rPr>
        <w:t xml:space="preserve">Pull request → New pull request → </w:t>
      </w:r>
      <w:r>
        <w:rPr>
          <w:color w:val="252423"/>
        </w:rPr>
        <w:t xml:space="preserve">Select &lt;branch&gt; → </w:t>
      </w:r>
      <w:r>
        <w:rPr>
          <w:b/>
          <w:bCs/>
          <w:color w:val="252423"/>
        </w:rPr>
        <w:t>Create pull request</w:t>
      </w:r>
    </w:p>
    <w:p w14:paraId="6FD5D569" w14:textId="760F1063" w:rsidR="00E958D4" w:rsidRPr="00E958D4" w:rsidRDefault="00E958D4" w:rsidP="00E958D4">
      <w:pPr>
        <w:rPr>
          <w:rFonts w:eastAsiaTheme="minorHAnsi"/>
          <w:color w:val="252423"/>
        </w:rPr>
      </w:pPr>
      <w:r>
        <w:rPr>
          <w:noProof/>
        </w:rPr>
        <w:drawing>
          <wp:inline distT="0" distB="0" distL="0" distR="0" wp14:anchorId="7057404E" wp14:editId="6BC5EE49">
            <wp:extent cx="6798002" cy="2431334"/>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98002" cy="2431334"/>
                    </a:xfrm>
                    <a:prstGeom prst="rect">
                      <a:avLst/>
                    </a:prstGeom>
                  </pic:spPr>
                </pic:pic>
              </a:graphicData>
            </a:graphic>
          </wp:inline>
        </w:drawing>
      </w:r>
    </w:p>
    <w:p w14:paraId="532D0D4A" w14:textId="16D4C15B" w:rsidR="26D21935" w:rsidRDefault="00623718" w:rsidP="00AD7CE9">
      <w:pPr>
        <w:jc w:val="center"/>
      </w:pPr>
      <w:r>
        <w:t>Figure 6. Pull Request</w:t>
      </w:r>
    </w:p>
    <w:p w14:paraId="7B0A79D3" w14:textId="77777777" w:rsidR="00623718" w:rsidRDefault="00623718" w:rsidP="26D21935"/>
    <w:p w14:paraId="184D8B1B" w14:textId="05CD89B1" w:rsidR="005746B7" w:rsidRDefault="005746B7" w:rsidP="005746B7">
      <w:pPr>
        <w:pStyle w:val="Heading3"/>
      </w:pPr>
      <w:bookmarkStart w:id="36" w:name="_Toc65142522"/>
      <w:r>
        <w:t>Merge pull request</w:t>
      </w:r>
      <w:bookmarkEnd w:id="36"/>
    </w:p>
    <w:p w14:paraId="3927F51D" w14:textId="77777777" w:rsidR="005746B7" w:rsidRPr="005746B7" w:rsidRDefault="005746B7" w:rsidP="005746B7"/>
    <w:p w14:paraId="24EE9F1D" w14:textId="715AF346" w:rsidR="005746B7" w:rsidRPr="005746B7" w:rsidRDefault="005746B7" w:rsidP="005746B7">
      <w:pPr>
        <w:pStyle w:val="ListParagraph"/>
        <w:numPr>
          <w:ilvl w:val="0"/>
          <w:numId w:val="37"/>
        </w:numPr>
      </w:pPr>
      <w:r w:rsidRPr="406FB002">
        <w:rPr>
          <w:rFonts w:eastAsia="Times New Roman" w:cs="Times New Roman"/>
          <w:color w:val="252423"/>
          <w:szCs w:val="24"/>
        </w:rPr>
        <w:t>Login to GitHub website</w:t>
      </w:r>
      <w:r>
        <w:rPr>
          <w:rFonts w:eastAsia="Times New Roman" w:cs="Times New Roman"/>
          <w:color w:val="252423"/>
          <w:szCs w:val="24"/>
        </w:rPr>
        <w:t xml:space="preserve"> and navigate to the repository.</w:t>
      </w:r>
    </w:p>
    <w:p w14:paraId="4933B92B" w14:textId="77777777" w:rsidR="005746B7" w:rsidRPr="005746B7" w:rsidRDefault="005746B7" w:rsidP="005746B7">
      <w:pPr>
        <w:pStyle w:val="ListParagraph"/>
      </w:pPr>
    </w:p>
    <w:p w14:paraId="7915AAAE" w14:textId="27CF0908" w:rsidR="005746B7" w:rsidRPr="005746B7" w:rsidRDefault="005746B7" w:rsidP="005746B7">
      <w:pPr>
        <w:pStyle w:val="ListParagraph"/>
        <w:numPr>
          <w:ilvl w:val="0"/>
          <w:numId w:val="37"/>
        </w:numPr>
      </w:pPr>
      <w:r w:rsidRPr="005746B7">
        <w:rPr>
          <w:color w:val="252423"/>
        </w:rPr>
        <w:t xml:space="preserve">Select </w:t>
      </w:r>
      <w:r w:rsidRPr="005746B7">
        <w:rPr>
          <w:b/>
          <w:bCs/>
          <w:color w:val="252423"/>
        </w:rPr>
        <w:t xml:space="preserve">Pull request → New pull request → </w:t>
      </w:r>
      <w:r w:rsidRPr="005746B7">
        <w:rPr>
          <w:color w:val="252423"/>
        </w:rPr>
        <w:t xml:space="preserve">Select </w:t>
      </w:r>
      <w:r>
        <w:rPr>
          <w:color w:val="252423"/>
        </w:rPr>
        <w:t>the pull request</w:t>
      </w:r>
      <w:r w:rsidR="005D199C">
        <w:rPr>
          <w:color w:val="252423"/>
        </w:rPr>
        <w:t>.</w:t>
      </w:r>
    </w:p>
    <w:p w14:paraId="4ECB02DB" w14:textId="77777777" w:rsidR="005746B7" w:rsidRDefault="005746B7" w:rsidP="005746B7">
      <w:pPr>
        <w:pStyle w:val="ListParagraph"/>
      </w:pPr>
    </w:p>
    <w:p w14:paraId="33EE0F3A" w14:textId="3CF8973E" w:rsidR="005746B7" w:rsidRDefault="005746B7" w:rsidP="005746B7">
      <w:pPr>
        <w:pStyle w:val="ListParagraph"/>
        <w:numPr>
          <w:ilvl w:val="0"/>
          <w:numId w:val="37"/>
        </w:numPr>
      </w:pPr>
      <w:r>
        <w:t>Review</w:t>
      </w:r>
      <w:r w:rsidR="005D199C">
        <w:t xml:space="preserve"> the changes and </w:t>
      </w:r>
      <w:r w:rsidR="005D199C">
        <w:rPr>
          <w:b/>
          <w:bCs/>
        </w:rPr>
        <w:t>Merge pull request.</w:t>
      </w:r>
    </w:p>
    <w:p w14:paraId="5C188EB2" w14:textId="29FC17EC" w:rsidR="005D199C" w:rsidRPr="005746B7" w:rsidRDefault="005D199C" w:rsidP="005D199C">
      <w:pPr>
        <w:pStyle w:val="ListParagraph"/>
        <w:jc w:val="center"/>
      </w:pPr>
      <w:r>
        <w:rPr>
          <w:noProof/>
        </w:rPr>
        <w:lastRenderedPageBreak/>
        <w:drawing>
          <wp:inline distT="0" distB="0" distL="0" distR="0" wp14:anchorId="75A3A32D" wp14:editId="7F37920B">
            <wp:extent cx="4540205" cy="4781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540205" cy="4781548"/>
                    </a:xfrm>
                    <a:prstGeom prst="rect">
                      <a:avLst/>
                    </a:prstGeom>
                  </pic:spPr>
                </pic:pic>
              </a:graphicData>
            </a:graphic>
          </wp:inline>
        </w:drawing>
      </w:r>
    </w:p>
    <w:p w14:paraId="50A32D13" w14:textId="77777777" w:rsidR="0023009D" w:rsidRDefault="0023009D" w:rsidP="00AD7CE9">
      <w:pPr>
        <w:pStyle w:val="ListParagraph"/>
        <w:jc w:val="center"/>
      </w:pPr>
      <w:r>
        <w:t>Figure 7. Approval and Merge Pull Request</w:t>
      </w:r>
    </w:p>
    <w:p w14:paraId="681865B7" w14:textId="4F41C77A" w:rsidR="005746B7" w:rsidRPr="005746B7" w:rsidRDefault="005746B7" w:rsidP="00AD7CE9">
      <w:pPr>
        <w:jc w:val="center"/>
      </w:pPr>
    </w:p>
    <w:p w14:paraId="66D689FA" w14:textId="77777777" w:rsidR="005D199C" w:rsidRDefault="6E22E45F" w:rsidP="005D199C">
      <w:pPr>
        <w:pStyle w:val="Heading2"/>
        <w:rPr>
          <w:bCs/>
          <w:u w:val="single"/>
        </w:rPr>
      </w:pPr>
      <w:bookmarkStart w:id="37" w:name="_Toc64899609"/>
      <w:bookmarkStart w:id="38" w:name="_Toc65142523"/>
      <w:r>
        <w:t>2.3 Microsoft Teams</w:t>
      </w:r>
      <w:bookmarkEnd w:id="37"/>
      <w:bookmarkEnd w:id="38"/>
      <w:r>
        <w:br/>
      </w:r>
    </w:p>
    <w:p w14:paraId="1FAFEC73" w14:textId="4F7829E4" w:rsidR="26D21935" w:rsidRDefault="66F3B0AC" w:rsidP="005D199C">
      <w:pPr>
        <w:pStyle w:val="Heading3"/>
      </w:pPr>
      <w:bookmarkStart w:id="39" w:name="_Toc65142524"/>
      <w:r w:rsidRPr="6B56B49D">
        <w:t>Create signup sheet for developer access to repositories</w:t>
      </w:r>
      <w:bookmarkEnd w:id="39"/>
    </w:p>
    <w:p w14:paraId="4FEBE326" w14:textId="77777777" w:rsidR="005D199C" w:rsidRPr="005D199C" w:rsidRDefault="005D199C" w:rsidP="005D199C"/>
    <w:p w14:paraId="1C0DC482" w14:textId="77777777" w:rsidR="00643A13" w:rsidRPr="00643A13" w:rsidRDefault="66F3B0AC" w:rsidP="51C17490">
      <w:pPr>
        <w:pStyle w:val="ListParagraph"/>
        <w:numPr>
          <w:ilvl w:val="0"/>
          <w:numId w:val="28"/>
        </w:numPr>
        <w:rPr>
          <w:rFonts w:asciiTheme="minorHAnsi" w:eastAsiaTheme="minorEastAsia" w:hAnsiTheme="minorHAnsi"/>
        </w:rPr>
      </w:pPr>
      <w:r>
        <w:t xml:space="preserve">Utilize the DevSecOps channel Wiki </w:t>
      </w:r>
      <w:r w:rsidR="13DBFFA0">
        <w:t xml:space="preserve">to </w:t>
      </w:r>
      <w:r>
        <w:t xml:space="preserve">create a </w:t>
      </w:r>
      <w:r w:rsidR="4FF155E4">
        <w:t>table</w:t>
      </w:r>
      <w:r w:rsidR="7EADF9F8">
        <w:t xml:space="preserve"> within a </w:t>
      </w:r>
      <w:r w:rsidR="4F7E3E12">
        <w:t>page</w:t>
      </w:r>
    </w:p>
    <w:p w14:paraId="428BB131" w14:textId="56755198" w:rsidR="66F3B0AC" w:rsidRDefault="00643A13" w:rsidP="00643A13">
      <w:pPr>
        <w:pStyle w:val="ListParagraph"/>
      </w:pPr>
      <w:r>
        <w:t xml:space="preserve">Figure 8. DevSecOps Wiki </w:t>
      </w:r>
      <w:r>
        <w:br/>
      </w:r>
      <w:r w:rsidR="5B9DB0D2">
        <w:t xml:space="preserve"> </w:t>
      </w:r>
      <w:r>
        <w:br/>
      </w:r>
      <w:r w:rsidR="75E770EB">
        <w:rPr>
          <w:noProof/>
        </w:rPr>
        <w:drawing>
          <wp:inline distT="0" distB="0" distL="0" distR="0" wp14:anchorId="1A3D27A3" wp14:editId="5C25BD3D">
            <wp:extent cx="4572000" cy="504825"/>
            <wp:effectExtent l="0" t="0" r="0" b="0"/>
            <wp:docPr id="815006697" name="Picture 81500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006697"/>
                    <pic:cNvPicPr/>
                  </pic:nvPicPr>
                  <pic:blipFill>
                    <a:blip r:embed="rId24">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6DC80EA8" w14:textId="2EE72616" w:rsidR="00643A13" w:rsidRDefault="00643A13" w:rsidP="00643A13">
      <w:pPr>
        <w:pStyle w:val="ListParagraph"/>
      </w:pPr>
    </w:p>
    <w:p w14:paraId="0B68DF5B" w14:textId="1E9D8A96" w:rsidR="6B56B49D" w:rsidRDefault="00643A13" w:rsidP="00F75ED4">
      <w:pPr>
        <w:pStyle w:val="ListParagraph"/>
        <w:keepNext/>
      </w:pPr>
      <w:r>
        <w:lastRenderedPageBreak/>
        <w:t>Figure 9. DevSecOps Wiki – GitHub Access</w:t>
      </w:r>
    </w:p>
    <w:p w14:paraId="7AF388C4" w14:textId="3E520DB5" w:rsidR="75E770EB" w:rsidRDefault="75E770EB" w:rsidP="00F75ED4">
      <w:pPr>
        <w:keepNext/>
        <w:jc w:val="center"/>
      </w:pPr>
      <w:r>
        <w:rPr>
          <w:noProof/>
        </w:rPr>
        <w:drawing>
          <wp:inline distT="0" distB="0" distL="0" distR="0" wp14:anchorId="04A7107E" wp14:editId="1D46EE2B">
            <wp:extent cx="4229100" cy="2977992"/>
            <wp:effectExtent l="0" t="0" r="0" b="0"/>
            <wp:docPr id="1611445625" name="Picture 161144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445625"/>
                    <pic:cNvPicPr/>
                  </pic:nvPicPr>
                  <pic:blipFill>
                    <a:blip r:embed="rId25">
                      <a:extLst>
                        <a:ext uri="{28A0092B-C50C-407E-A947-70E740481C1C}">
                          <a14:useLocalDpi xmlns:a14="http://schemas.microsoft.com/office/drawing/2010/main" val="0"/>
                        </a:ext>
                      </a:extLst>
                    </a:blip>
                    <a:stretch>
                      <a:fillRect/>
                    </a:stretch>
                  </pic:blipFill>
                  <pic:spPr>
                    <a:xfrm>
                      <a:off x="0" y="0"/>
                      <a:ext cx="4229100" cy="2977992"/>
                    </a:xfrm>
                    <a:prstGeom prst="rect">
                      <a:avLst/>
                    </a:prstGeom>
                  </pic:spPr>
                </pic:pic>
              </a:graphicData>
            </a:graphic>
          </wp:inline>
        </w:drawing>
      </w:r>
    </w:p>
    <w:p w14:paraId="6C539759" w14:textId="057ECC14" w:rsidR="66F3B0AC" w:rsidRDefault="66F3B0AC" w:rsidP="00005D5E">
      <w:pPr>
        <w:pStyle w:val="ListParagraph"/>
        <w:numPr>
          <w:ilvl w:val="0"/>
          <w:numId w:val="28"/>
        </w:numPr>
      </w:pPr>
      <w:r>
        <w:t>Notify development teams to provide their information to be added to their respective team</w:t>
      </w:r>
      <w:r w:rsidR="3C3D7BF9">
        <w:t>/repository</w:t>
      </w:r>
    </w:p>
    <w:p w14:paraId="7DC78A15" w14:textId="46E2B8E0" w:rsidR="6B56B49D" w:rsidRDefault="6B56B49D" w:rsidP="005D199C">
      <w:pPr>
        <w:pStyle w:val="Heading3"/>
      </w:pPr>
    </w:p>
    <w:p w14:paraId="38B031A8" w14:textId="1D28AF47" w:rsidR="04905E3B" w:rsidRDefault="04905E3B" w:rsidP="005D199C">
      <w:pPr>
        <w:pStyle w:val="Heading3"/>
        <w:rPr>
          <w:bCs/>
        </w:rPr>
      </w:pPr>
      <w:bookmarkStart w:id="40" w:name="_Toc65142525"/>
      <w:r w:rsidRPr="6B56B49D">
        <w:rPr>
          <w:bCs/>
        </w:rPr>
        <w:t>Create DevSecOps guidelines for development teams</w:t>
      </w:r>
      <w:bookmarkEnd w:id="40"/>
    </w:p>
    <w:p w14:paraId="3CD8FF53" w14:textId="77777777" w:rsidR="005D199C" w:rsidRPr="005D199C" w:rsidRDefault="005D199C" w:rsidP="005D199C"/>
    <w:p w14:paraId="010C2E4F" w14:textId="77777777" w:rsidR="00643A13" w:rsidRPr="00643A13" w:rsidRDefault="3A6E9724" w:rsidP="51C17490">
      <w:pPr>
        <w:pStyle w:val="ListParagraph"/>
        <w:numPr>
          <w:ilvl w:val="0"/>
          <w:numId w:val="27"/>
        </w:numPr>
        <w:rPr>
          <w:rFonts w:asciiTheme="minorHAnsi" w:eastAsiaTheme="minorEastAsia" w:hAnsiTheme="minorHAnsi"/>
        </w:rPr>
      </w:pPr>
      <w:r>
        <w:t xml:space="preserve">Utilize the DevSecOps channel Wiki to create </w:t>
      </w:r>
      <w:r w:rsidR="3FA3AB84">
        <w:t>a page and sections for each programming language</w:t>
      </w:r>
      <w:r w:rsidR="44630746">
        <w:t xml:space="preserve"> and add best practices</w:t>
      </w:r>
    </w:p>
    <w:p w14:paraId="3FE388E9" w14:textId="77777777" w:rsidR="00643A13" w:rsidRDefault="00643A13" w:rsidP="00643A13">
      <w:pPr>
        <w:pStyle w:val="ListParagraph"/>
      </w:pPr>
    </w:p>
    <w:p w14:paraId="286E536D" w14:textId="59676B40" w:rsidR="793A5E60" w:rsidRDefault="005D199C" w:rsidP="6B56B49D">
      <w:pPr>
        <w:jc w:val="center"/>
      </w:pPr>
      <w:r>
        <w:rPr>
          <w:noProof/>
        </w:rPr>
        <w:drawing>
          <wp:inline distT="0" distB="0" distL="0" distR="0" wp14:anchorId="46BA2D32" wp14:editId="2B192BA4">
            <wp:extent cx="2667000" cy="2175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4507" cy="2181466"/>
                    </a:xfrm>
                    <a:prstGeom prst="rect">
                      <a:avLst/>
                    </a:prstGeom>
                  </pic:spPr>
                </pic:pic>
              </a:graphicData>
            </a:graphic>
          </wp:inline>
        </w:drawing>
      </w:r>
    </w:p>
    <w:p w14:paraId="62E0BDF6" w14:textId="4EAA6B38" w:rsidR="0023009D" w:rsidRPr="00E251C5" w:rsidRDefault="0023009D" w:rsidP="00AD7CE9">
      <w:pPr>
        <w:pStyle w:val="ListParagraph"/>
        <w:jc w:val="center"/>
        <w:rPr>
          <w:rFonts w:asciiTheme="minorHAnsi" w:eastAsiaTheme="minorEastAsia" w:hAnsiTheme="minorHAnsi"/>
        </w:rPr>
      </w:pPr>
      <w:r>
        <w:t>Figure 10. DevSecOps Wiki – Guidelines</w:t>
      </w:r>
    </w:p>
    <w:p w14:paraId="6F8A6045" w14:textId="77777777" w:rsidR="0023009D" w:rsidRDefault="0023009D" w:rsidP="00AD7CE9">
      <w:pPr>
        <w:pStyle w:val="ListParagraph"/>
        <w:jc w:val="center"/>
      </w:pPr>
    </w:p>
    <w:p w14:paraId="2D48172C" w14:textId="76AEB061" w:rsidR="000F5979" w:rsidRPr="00E251C5" w:rsidRDefault="793A5E60" w:rsidP="00E251C5">
      <w:pPr>
        <w:pStyle w:val="ListParagraph"/>
        <w:numPr>
          <w:ilvl w:val="0"/>
          <w:numId w:val="27"/>
        </w:numPr>
      </w:pPr>
      <w:r>
        <w:t xml:space="preserve">Notify development teams to </w:t>
      </w:r>
      <w:r w:rsidR="5EF3675D">
        <w:t>reference the guidelines during development activities</w:t>
      </w:r>
      <w:r w:rsidR="00E251C5">
        <w:t>.</w:t>
      </w:r>
    </w:p>
    <w:p w14:paraId="1172B211" w14:textId="40557869" w:rsidR="00912651" w:rsidRDefault="34B6A0BE" w:rsidP="2BBBD388">
      <w:pPr>
        <w:pStyle w:val="Heading1"/>
        <w:rPr>
          <w:sz w:val="28"/>
          <w:szCs w:val="28"/>
        </w:rPr>
      </w:pPr>
      <w:bookmarkStart w:id="41" w:name="_Toc64899610"/>
      <w:bookmarkStart w:id="42" w:name="_Toc65142526"/>
      <w:r w:rsidRPr="2BBBD388">
        <w:rPr>
          <w:sz w:val="28"/>
          <w:szCs w:val="28"/>
        </w:rPr>
        <w:lastRenderedPageBreak/>
        <w:t xml:space="preserve">3. </w:t>
      </w:r>
      <w:r w:rsidR="2A1E5E05" w:rsidRPr="2BBBD388">
        <w:rPr>
          <w:sz w:val="28"/>
          <w:szCs w:val="28"/>
        </w:rPr>
        <w:t>Build</w:t>
      </w:r>
      <w:bookmarkEnd w:id="41"/>
      <w:bookmarkEnd w:id="42"/>
    </w:p>
    <w:p w14:paraId="55142109" w14:textId="463C7BF3" w:rsidR="00A86BC5" w:rsidRDefault="00A86BC5" w:rsidP="2BBBD388"/>
    <w:p w14:paraId="0A28C2D0" w14:textId="427C0B8C" w:rsidR="00A86BC5" w:rsidRDefault="41A2DE77" w:rsidP="2BBBD388">
      <w:pPr>
        <w:ind w:left="720"/>
      </w:pPr>
      <w:r>
        <w:t xml:space="preserve">This section involves the setup and configuration of the tools required of the DSO team to create </w:t>
      </w:r>
      <w:r w:rsidR="0BA1F73E">
        <w:t xml:space="preserve">and manage </w:t>
      </w:r>
      <w:r>
        <w:t>the build components of the CI/CD pipeline.</w:t>
      </w:r>
    </w:p>
    <w:p w14:paraId="3D9B97F1" w14:textId="07033949" w:rsidR="00A86BC5" w:rsidRDefault="00A86BC5" w:rsidP="2BBBD388"/>
    <w:p w14:paraId="62AF5050" w14:textId="790942C3" w:rsidR="2BBBD388" w:rsidRDefault="1D7907DE" w:rsidP="00F6015D">
      <w:pPr>
        <w:pStyle w:val="Heading2"/>
      </w:pPr>
      <w:bookmarkStart w:id="43" w:name="_Toc64899611"/>
      <w:bookmarkStart w:id="44" w:name="_Toc65142527"/>
      <w:r>
        <w:t>3.1 M</w:t>
      </w:r>
      <w:r w:rsidR="4D691FD8">
        <w:t>icrosoft Azure DevOps</w:t>
      </w:r>
      <w:bookmarkEnd w:id="43"/>
      <w:bookmarkEnd w:id="44"/>
    </w:p>
    <w:p w14:paraId="75332132" w14:textId="76566783" w:rsidR="00EA24BC" w:rsidRDefault="00EA24BC" w:rsidP="00EA24BC">
      <w:pPr>
        <w:pStyle w:val="Heading3"/>
      </w:pPr>
      <w:bookmarkStart w:id="45" w:name="_Toc65142528"/>
      <w:r>
        <w:t>Add Users</w:t>
      </w:r>
      <w:bookmarkEnd w:id="45"/>
    </w:p>
    <w:p w14:paraId="6BCE0047" w14:textId="77777777" w:rsidR="00EA24BC" w:rsidRPr="00EA24BC" w:rsidRDefault="00EA24BC" w:rsidP="00EA24BC"/>
    <w:p w14:paraId="68011066" w14:textId="47484244" w:rsidR="130D91FB" w:rsidRDefault="130D91FB" w:rsidP="41AE9424">
      <w:pPr>
        <w:pStyle w:val="ListParagraph"/>
        <w:numPr>
          <w:ilvl w:val="0"/>
          <w:numId w:val="25"/>
        </w:numPr>
        <w:spacing w:line="276" w:lineRule="auto"/>
        <w:rPr>
          <w:rFonts w:asciiTheme="minorHAnsi" w:eastAsiaTheme="minorEastAsia" w:hAnsiTheme="minorHAnsi"/>
        </w:rPr>
      </w:pPr>
      <w:r>
        <w:t xml:space="preserve">Go to </w:t>
      </w:r>
      <w:hyperlink r:id="rId27">
        <w:r w:rsidR="1FC5554B" w:rsidRPr="41AE9424">
          <w:rPr>
            <w:rStyle w:val="Hyperlink"/>
          </w:rPr>
          <w:t>https://azure.microsoft.com/en-us/services/devops/</w:t>
        </w:r>
      </w:hyperlink>
      <w:r>
        <w:t xml:space="preserve"> and log in with the </w:t>
      </w:r>
      <w:r w:rsidR="3E44E14E">
        <w:t>admin</w:t>
      </w:r>
      <w:r>
        <w:t xml:space="preserve"> UMGC SWEN Capstone account</w:t>
      </w:r>
      <w:r>
        <w:br/>
      </w:r>
    </w:p>
    <w:p w14:paraId="0AA6E0B4" w14:textId="703B0790" w:rsidR="72E436B5" w:rsidRDefault="72E436B5" w:rsidP="41AE9424">
      <w:pPr>
        <w:pStyle w:val="ListParagraph"/>
        <w:numPr>
          <w:ilvl w:val="0"/>
          <w:numId w:val="25"/>
        </w:numPr>
        <w:spacing w:line="276" w:lineRule="auto"/>
        <w:rPr>
          <w:rFonts w:asciiTheme="minorHAnsi" w:eastAsiaTheme="minorEastAsia" w:hAnsiTheme="minorHAnsi"/>
        </w:rPr>
      </w:pPr>
      <w:r>
        <w:t xml:space="preserve">Under Azure DevOps Organizations, click </w:t>
      </w:r>
      <w:r w:rsidRPr="41AE9424">
        <w:rPr>
          <w:b/>
          <w:bCs/>
        </w:rPr>
        <w:t>dev.azure.com/umgccapstone</w:t>
      </w:r>
      <w:r>
        <w:br/>
      </w:r>
    </w:p>
    <w:p w14:paraId="253CF8DB" w14:textId="5CEA7F4A" w:rsidR="72E436B5" w:rsidRDefault="72E436B5" w:rsidP="344FA45B">
      <w:pPr>
        <w:pStyle w:val="ListParagraph"/>
        <w:numPr>
          <w:ilvl w:val="0"/>
          <w:numId w:val="25"/>
        </w:numPr>
        <w:spacing w:line="276" w:lineRule="auto"/>
      </w:pPr>
      <w:r>
        <w:t xml:space="preserve">Click </w:t>
      </w:r>
      <w:r w:rsidRPr="41AE9424">
        <w:rPr>
          <w:b/>
          <w:bCs/>
        </w:rPr>
        <w:t>Organization settings</w:t>
      </w:r>
      <w:r>
        <w:br/>
      </w:r>
    </w:p>
    <w:p w14:paraId="5547AAEA" w14:textId="601E1BF4" w:rsidR="72E436B5" w:rsidRPr="00E251C5" w:rsidRDefault="72E436B5" w:rsidP="1D0F9EC2">
      <w:pPr>
        <w:pStyle w:val="ListParagraph"/>
        <w:numPr>
          <w:ilvl w:val="0"/>
          <w:numId w:val="25"/>
        </w:numPr>
        <w:spacing w:line="276" w:lineRule="auto"/>
        <w:rPr>
          <w:rFonts w:asciiTheme="minorHAnsi" w:eastAsiaTheme="minorEastAsia" w:hAnsiTheme="minorHAnsi"/>
        </w:rPr>
      </w:pPr>
      <w:r>
        <w:t xml:space="preserve">Click </w:t>
      </w:r>
      <w:r w:rsidRPr="1D0F9EC2">
        <w:rPr>
          <w:b/>
          <w:bCs/>
        </w:rPr>
        <w:t xml:space="preserve">Users </w:t>
      </w:r>
      <w:r w:rsidR="004B58A2" w:rsidRPr="1D0F9EC2">
        <w:rPr>
          <w:b/>
          <w:bCs/>
        </w:rPr>
        <w:t xml:space="preserve">→ </w:t>
      </w:r>
      <w:r w:rsidRPr="1D0F9EC2">
        <w:rPr>
          <w:b/>
          <w:bCs/>
        </w:rPr>
        <w:t xml:space="preserve">Add users </w:t>
      </w:r>
      <w:r w:rsidR="004B58A2" w:rsidRPr="1D0F9EC2">
        <w:rPr>
          <w:b/>
          <w:bCs/>
        </w:rPr>
        <w:t>→</w:t>
      </w:r>
      <w:r w:rsidRPr="1D0F9EC2">
        <w:rPr>
          <w:b/>
          <w:bCs/>
        </w:rPr>
        <w:t xml:space="preserve"> </w:t>
      </w:r>
      <w:r>
        <w:t>enter email of DSO team member</w:t>
      </w:r>
      <w:r w:rsidRPr="1D0F9EC2">
        <w:rPr>
          <w:b/>
          <w:bCs/>
        </w:rPr>
        <w:t xml:space="preserve"> </w:t>
      </w:r>
      <w:r w:rsidR="004B58A2" w:rsidRPr="1D0F9EC2">
        <w:rPr>
          <w:b/>
          <w:bCs/>
        </w:rPr>
        <w:t>→</w:t>
      </w:r>
      <w:r w:rsidRPr="1D0F9EC2">
        <w:rPr>
          <w:b/>
          <w:bCs/>
        </w:rPr>
        <w:t xml:space="preserve"> </w:t>
      </w:r>
      <w:r w:rsidR="4F66D9AD">
        <w:t>choose</w:t>
      </w:r>
      <w:r w:rsidR="4F66D9AD" w:rsidRPr="1D0F9EC2">
        <w:rPr>
          <w:b/>
          <w:bCs/>
        </w:rPr>
        <w:t xml:space="preserve"> Basic </w:t>
      </w:r>
      <w:r w:rsidR="4F66D9AD">
        <w:t>Access</w:t>
      </w:r>
      <w:r w:rsidR="4F66D9AD" w:rsidRPr="1D0F9EC2">
        <w:rPr>
          <w:b/>
          <w:bCs/>
        </w:rPr>
        <w:t xml:space="preserve"> </w:t>
      </w:r>
      <w:r w:rsidR="4F66D9AD">
        <w:t>level</w:t>
      </w:r>
      <w:r w:rsidR="4F66D9AD" w:rsidRPr="1D0F9EC2">
        <w:rPr>
          <w:b/>
          <w:bCs/>
        </w:rPr>
        <w:t xml:space="preserve"> </w:t>
      </w:r>
      <w:r w:rsidR="004B58A2" w:rsidRPr="1D0F9EC2">
        <w:rPr>
          <w:b/>
          <w:bCs/>
        </w:rPr>
        <w:t>→</w:t>
      </w:r>
      <w:r w:rsidR="4F66D9AD" w:rsidRPr="1D0F9EC2">
        <w:rPr>
          <w:b/>
          <w:bCs/>
        </w:rPr>
        <w:t xml:space="preserve"> </w:t>
      </w:r>
      <w:r w:rsidR="7F1EF841">
        <w:t xml:space="preserve">under </w:t>
      </w:r>
      <w:r w:rsidR="7F1EF841" w:rsidRPr="1D0F9EC2">
        <w:rPr>
          <w:b/>
          <w:bCs/>
        </w:rPr>
        <w:t>Add to projects</w:t>
      </w:r>
      <w:r w:rsidR="7F1EF841">
        <w:t xml:space="preserve"> </w:t>
      </w:r>
      <w:r>
        <w:t>choose</w:t>
      </w:r>
      <w:r w:rsidRPr="1D0F9EC2">
        <w:rPr>
          <w:b/>
          <w:bCs/>
        </w:rPr>
        <w:t xml:space="preserve"> Capstone  </w:t>
      </w:r>
      <w:r w:rsidR="004B58A2" w:rsidRPr="1D0F9EC2">
        <w:rPr>
          <w:b/>
          <w:bCs/>
        </w:rPr>
        <w:t>→</w:t>
      </w:r>
      <w:r w:rsidRPr="1D0F9EC2">
        <w:rPr>
          <w:b/>
          <w:bCs/>
        </w:rPr>
        <w:t xml:space="preserve"> Add</w:t>
      </w:r>
    </w:p>
    <w:p w14:paraId="7E2345D7" w14:textId="77777777" w:rsidR="00E251C5" w:rsidRPr="004B58A2" w:rsidRDefault="00E251C5" w:rsidP="00E251C5">
      <w:pPr>
        <w:pStyle w:val="ListParagraph"/>
        <w:spacing w:line="276" w:lineRule="auto"/>
        <w:rPr>
          <w:rFonts w:asciiTheme="minorHAnsi" w:eastAsiaTheme="minorEastAsia" w:hAnsiTheme="minorHAnsi"/>
        </w:rPr>
      </w:pPr>
    </w:p>
    <w:p w14:paraId="381420D7" w14:textId="3AD96FAC" w:rsidR="2BBBD388" w:rsidRDefault="004B58A2" w:rsidP="004B58A2">
      <w:pPr>
        <w:jc w:val="center"/>
        <w:rPr>
          <w:b/>
          <w:bCs/>
        </w:rPr>
      </w:pPr>
      <w:r>
        <w:rPr>
          <w:noProof/>
        </w:rPr>
        <w:drawing>
          <wp:inline distT="0" distB="0" distL="0" distR="0" wp14:anchorId="65056024" wp14:editId="1BDFDACC">
            <wp:extent cx="5648326" cy="28356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648326" cy="2835628"/>
                    </a:xfrm>
                    <a:prstGeom prst="rect">
                      <a:avLst/>
                    </a:prstGeom>
                  </pic:spPr>
                </pic:pic>
              </a:graphicData>
            </a:graphic>
          </wp:inline>
        </w:drawing>
      </w:r>
    </w:p>
    <w:p w14:paraId="3C073A4D" w14:textId="77777777" w:rsidR="0023009D" w:rsidRDefault="0023009D" w:rsidP="00AD7CE9">
      <w:pPr>
        <w:pStyle w:val="ListParagraph"/>
        <w:spacing w:line="276" w:lineRule="auto"/>
        <w:jc w:val="center"/>
        <w:rPr>
          <w:rFonts w:asciiTheme="minorHAnsi" w:eastAsiaTheme="minorEastAsia" w:hAnsiTheme="minorHAnsi"/>
        </w:rPr>
      </w:pPr>
      <w:r>
        <w:t>Figure 11. Azure DevOps – Add Users</w:t>
      </w:r>
    </w:p>
    <w:p w14:paraId="429DE550" w14:textId="3AB3BE83" w:rsidR="004B58A2" w:rsidRDefault="004B58A2" w:rsidP="004B58A2">
      <w:pPr>
        <w:jc w:val="center"/>
        <w:rPr>
          <w:b/>
          <w:bCs/>
        </w:rPr>
      </w:pPr>
    </w:p>
    <w:p w14:paraId="1CA06FD3" w14:textId="77777777" w:rsidR="00F75ED4" w:rsidRDefault="00F75ED4" w:rsidP="004B58A2">
      <w:pPr>
        <w:jc w:val="center"/>
        <w:rPr>
          <w:b/>
          <w:bCs/>
        </w:rPr>
      </w:pPr>
    </w:p>
    <w:p w14:paraId="3B85B68D" w14:textId="402F22B0" w:rsidR="44AB77B2" w:rsidRDefault="44AB77B2" w:rsidP="00F75ED4">
      <w:pPr>
        <w:pStyle w:val="Heading3"/>
      </w:pPr>
      <w:bookmarkStart w:id="46" w:name="_Toc65142529"/>
      <w:r w:rsidRPr="41AE9424">
        <w:lastRenderedPageBreak/>
        <w:t>Access the Capstone Azure DevOps Project</w:t>
      </w:r>
      <w:bookmarkEnd w:id="46"/>
    </w:p>
    <w:p w14:paraId="6B527E45" w14:textId="77777777" w:rsidR="004B58A2" w:rsidRPr="004B58A2" w:rsidRDefault="004B58A2" w:rsidP="00F75ED4"/>
    <w:p w14:paraId="41F4B1E2" w14:textId="605213A2" w:rsidR="44AB77B2" w:rsidRDefault="44AB77B2" w:rsidP="00F75ED4">
      <w:pPr>
        <w:pStyle w:val="ListParagraph"/>
        <w:numPr>
          <w:ilvl w:val="0"/>
          <w:numId w:val="24"/>
        </w:numPr>
        <w:rPr>
          <w:rFonts w:asciiTheme="minorHAnsi" w:eastAsiaTheme="minorEastAsia" w:hAnsiTheme="minorHAnsi"/>
          <w:szCs w:val="24"/>
        </w:rPr>
      </w:pPr>
      <w:r>
        <w:t xml:space="preserve">Go to </w:t>
      </w:r>
      <w:hyperlink r:id="rId29">
        <w:r w:rsidRPr="2BBBD388">
          <w:rPr>
            <w:rStyle w:val="Hyperlink"/>
          </w:rPr>
          <w:t>https://azure.microsoft.com/en-us/services/devops/</w:t>
        </w:r>
      </w:hyperlink>
      <w:r>
        <w:t xml:space="preserve"> and log in with your DSO team member account</w:t>
      </w:r>
      <w:r>
        <w:br/>
      </w:r>
    </w:p>
    <w:p w14:paraId="186EC28C" w14:textId="6B9C9A4D" w:rsidR="2F76FB03" w:rsidRDefault="2F76FB03" w:rsidP="00005D5E">
      <w:pPr>
        <w:pStyle w:val="ListParagraph"/>
        <w:numPr>
          <w:ilvl w:val="0"/>
          <w:numId w:val="24"/>
        </w:numPr>
        <w:rPr>
          <w:rFonts w:asciiTheme="minorHAnsi" w:eastAsiaTheme="minorEastAsia" w:hAnsiTheme="minorHAnsi"/>
          <w:szCs w:val="24"/>
        </w:rPr>
      </w:pPr>
      <w:r>
        <w:t xml:space="preserve">Under Azure DevOps Organizations, expand </w:t>
      </w:r>
      <w:r w:rsidRPr="2BBBD388">
        <w:rPr>
          <w:b/>
          <w:bCs/>
        </w:rPr>
        <w:t>dev.azure.com/umgccapstone</w:t>
      </w:r>
      <w:r>
        <w:br/>
      </w:r>
    </w:p>
    <w:p w14:paraId="48B0C7A2" w14:textId="0AAD693E" w:rsidR="2F76FB03" w:rsidRPr="00E251C5" w:rsidRDefault="2F76FB03" w:rsidP="00005D5E">
      <w:pPr>
        <w:pStyle w:val="ListParagraph"/>
        <w:numPr>
          <w:ilvl w:val="0"/>
          <w:numId w:val="24"/>
        </w:numPr>
        <w:rPr>
          <w:szCs w:val="24"/>
        </w:rPr>
      </w:pPr>
      <w:r>
        <w:t>Under Projects, Click</w:t>
      </w:r>
      <w:r w:rsidRPr="2BBBD388">
        <w:rPr>
          <w:b/>
          <w:bCs/>
        </w:rPr>
        <w:t xml:space="preserve"> Capstone</w:t>
      </w:r>
    </w:p>
    <w:p w14:paraId="39AB2D6A" w14:textId="4D4C76C9" w:rsidR="00E251C5" w:rsidRDefault="00E251C5" w:rsidP="00E251C5">
      <w:pPr>
        <w:pStyle w:val="ListParagraph"/>
        <w:rPr>
          <w:szCs w:val="24"/>
        </w:rPr>
      </w:pPr>
    </w:p>
    <w:p w14:paraId="0975D211" w14:textId="77A8FBF5" w:rsidR="00E251C5" w:rsidRDefault="00E251C5" w:rsidP="00E251C5">
      <w:pPr>
        <w:pStyle w:val="ListParagraph"/>
        <w:rPr>
          <w:szCs w:val="24"/>
        </w:rPr>
      </w:pPr>
      <w:r>
        <w:rPr>
          <w:szCs w:val="24"/>
        </w:rPr>
        <w:t>Figure 12. Azure DevOps – Capstone Project</w:t>
      </w:r>
    </w:p>
    <w:p w14:paraId="4322662C" w14:textId="32A11553" w:rsidR="2BBBD388" w:rsidRDefault="004B58A2" w:rsidP="00E251C5">
      <w:pPr>
        <w:jc w:val="center"/>
        <w:rPr>
          <w:b/>
          <w:bCs/>
        </w:rPr>
      </w:pPr>
      <w:r>
        <w:rPr>
          <w:noProof/>
        </w:rPr>
        <w:drawing>
          <wp:inline distT="0" distB="0" distL="0" distR="0" wp14:anchorId="68BBE97E" wp14:editId="7798E06A">
            <wp:extent cx="4543425" cy="222317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543425" cy="2223172"/>
                    </a:xfrm>
                    <a:prstGeom prst="rect">
                      <a:avLst/>
                    </a:prstGeom>
                  </pic:spPr>
                </pic:pic>
              </a:graphicData>
            </a:graphic>
          </wp:inline>
        </w:drawing>
      </w:r>
    </w:p>
    <w:p w14:paraId="3D5BF983" w14:textId="1A233993" w:rsidR="10B3BB62" w:rsidRDefault="10B3BB62" w:rsidP="004B58A2">
      <w:pPr>
        <w:pStyle w:val="Heading3"/>
      </w:pPr>
      <w:bookmarkStart w:id="47" w:name="_Toc65142530"/>
      <w:r w:rsidRPr="2BBBD388">
        <w:t>Create a continuous integration pipeline</w:t>
      </w:r>
      <w:bookmarkEnd w:id="47"/>
    </w:p>
    <w:p w14:paraId="54647B57" w14:textId="77777777" w:rsidR="004B58A2" w:rsidRPr="004B58A2" w:rsidRDefault="004B58A2" w:rsidP="004B58A2"/>
    <w:p w14:paraId="13503BD5" w14:textId="73595011" w:rsidR="10B3BB62" w:rsidRDefault="10B3BB62" w:rsidP="2BBBD388">
      <w:pPr>
        <w:pStyle w:val="ListParagraph"/>
        <w:numPr>
          <w:ilvl w:val="0"/>
          <w:numId w:val="23"/>
        </w:numPr>
        <w:rPr>
          <w:rFonts w:asciiTheme="minorHAnsi" w:eastAsiaTheme="minorEastAsia" w:hAnsiTheme="minorHAnsi"/>
          <w:szCs w:val="24"/>
        </w:rPr>
      </w:pPr>
      <w:r>
        <w:t xml:space="preserve">In the </w:t>
      </w:r>
      <w:r w:rsidR="004B58A2">
        <w:t>right-side</w:t>
      </w:r>
      <w:r>
        <w:t xml:space="preserve"> menu, click </w:t>
      </w:r>
      <w:r w:rsidRPr="2BBBD388">
        <w:rPr>
          <w:b/>
          <w:bCs/>
        </w:rPr>
        <w:t xml:space="preserve">Pipelines </w:t>
      </w:r>
      <w:r w:rsidR="004B58A2">
        <w:rPr>
          <w:b/>
          <w:bCs/>
        </w:rPr>
        <w:t xml:space="preserve">→ </w:t>
      </w:r>
      <w:r w:rsidRPr="2BBBD388">
        <w:rPr>
          <w:b/>
          <w:bCs/>
        </w:rPr>
        <w:t xml:space="preserve">Pipelines </w:t>
      </w:r>
      <w:r w:rsidR="004B58A2">
        <w:rPr>
          <w:b/>
          <w:bCs/>
        </w:rPr>
        <w:t>→</w:t>
      </w:r>
      <w:r w:rsidRPr="2BBBD388">
        <w:rPr>
          <w:b/>
          <w:bCs/>
        </w:rPr>
        <w:t xml:space="preserve"> New pipeline</w:t>
      </w:r>
      <w:r>
        <w:br/>
      </w:r>
    </w:p>
    <w:p w14:paraId="01C6D403" w14:textId="79549186" w:rsidR="3DA0C5C2" w:rsidRDefault="3DA0C5C2" w:rsidP="2BBBD388">
      <w:pPr>
        <w:pStyle w:val="ListParagraph"/>
        <w:numPr>
          <w:ilvl w:val="0"/>
          <w:numId w:val="23"/>
        </w:numPr>
        <w:rPr>
          <w:szCs w:val="24"/>
        </w:rPr>
      </w:pPr>
      <w:r>
        <w:t xml:space="preserve">Click </w:t>
      </w:r>
      <w:r w:rsidRPr="2BBBD388">
        <w:rPr>
          <w:b/>
          <w:bCs/>
        </w:rPr>
        <w:t>GitHub</w:t>
      </w:r>
      <w:r>
        <w:br/>
      </w:r>
    </w:p>
    <w:p w14:paraId="5829F49A" w14:textId="752A6FF3" w:rsidR="7F8B4527" w:rsidRDefault="7F8B4527" w:rsidP="2BBBD388">
      <w:pPr>
        <w:pStyle w:val="ListParagraph"/>
        <w:numPr>
          <w:ilvl w:val="0"/>
          <w:numId w:val="23"/>
        </w:numPr>
        <w:rPr>
          <w:szCs w:val="24"/>
        </w:rPr>
      </w:pPr>
      <w:r>
        <w:t xml:space="preserve">Select </w:t>
      </w:r>
      <w:r w:rsidRPr="2BBBD388">
        <w:rPr>
          <w:b/>
          <w:bCs/>
        </w:rPr>
        <w:t>All repositories</w:t>
      </w:r>
      <w:r>
        <w:t xml:space="preserve"> from the search criteria dropdown</w:t>
      </w:r>
      <w:r>
        <w:br/>
      </w:r>
    </w:p>
    <w:p w14:paraId="17199BFF" w14:textId="23AE6FBD" w:rsidR="69AB8361" w:rsidRDefault="69AB8361" w:rsidP="51C17490">
      <w:pPr>
        <w:pStyle w:val="ListParagraph"/>
        <w:numPr>
          <w:ilvl w:val="0"/>
          <w:numId w:val="23"/>
        </w:numPr>
      </w:pPr>
      <w:r>
        <w:t xml:space="preserve">Search for </w:t>
      </w:r>
      <w:r w:rsidR="2C6F9204">
        <w:t xml:space="preserve">the </w:t>
      </w:r>
      <w:r>
        <w:t>repository for which to create a pipeline</w:t>
      </w:r>
      <w:r w:rsidR="481FCA1E">
        <w:t xml:space="preserve"> and select it</w:t>
      </w:r>
      <w:r w:rsidR="1A8DD263">
        <w:t xml:space="preserve"> (e</w:t>
      </w:r>
      <w:r w:rsidR="72F35ECF">
        <w:t xml:space="preserve">nter </w:t>
      </w:r>
      <w:r w:rsidR="4864FB92">
        <w:t xml:space="preserve">admin account </w:t>
      </w:r>
      <w:r w:rsidR="72F35ECF">
        <w:t>password if prompted</w:t>
      </w:r>
      <w:r w:rsidR="542D27C0">
        <w:t>)</w:t>
      </w:r>
      <w:r>
        <w:br/>
      </w:r>
    </w:p>
    <w:p w14:paraId="13B275FD" w14:textId="28D6DE91" w:rsidR="00B7409D" w:rsidRDefault="00B7409D" w:rsidP="51C17490">
      <w:pPr>
        <w:pStyle w:val="ListParagraph"/>
        <w:numPr>
          <w:ilvl w:val="0"/>
          <w:numId w:val="23"/>
        </w:numPr>
      </w:pPr>
      <w:r>
        <w:t>Approval the access to GitHub repository for Azure DevOps</w:t>
      </w:r>
    </w:p>
    <w:p w14:paraId="34B8DE4B" w14:textId="561DC899" w:rsidR="69AB8361" w:rsidRDefault="69AB8361" w:rsidP="00AD7CE9">
      <w:pPr>
        <w:pStyle w:val="ListParagraph"/>
        <w:keepNext/>
        <w:jc w:val="center"/>
        <w:rPr>
          <w:szCs w:val="24"/>
        </w:rPr>
      </w:pPr>
      <w:r>
        <w:lastRenderedPageBreak/>
        <w:br/>
      </w:r>
      <w:r w:rsidR="00B7409D">
        <w:rPr>
          <w:noProof/>
        </w:rPr>
        <w:drawing>
          <wp:inline distT="0" distB="0" distL="0" distR="0" wp14:anchorId="7EFA5F2A" wp14:editId="2523E2F8">
            <wp:extent cx="5486400" cy="24249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486400" cy="2424918"/>
                    </a:xfrm>
                    <a:prstGeom prst="rect">
                      <a:avLst/>
                    </a:prstGeom>
                  </pic:spPr>
                </pic:pic>
              </a:graphicData>
            </a:graphic>
          </wp:inline>
        </w:drawing>
      </w:r>
    </w:p>
    <w:p w14:paraId="0BB6DF1E" w14:textId="77777777" w:rsidR="0023009D" w:rsidRPr="00B7409D" w:rsidRDefault="0023009D" w:rsidP="00AD7CE9">
      <w:pPr>
        <w:keepNext/>
        <w:ind w:left="720"/>
        <w:jc w:val="center"/>
      </w:pPr>
      <w:r>
        <w:t>Figure 13. GitHub – Approve Azure DevOps Access</w:t>
      </w:r>
    </w:p>
    <w:p w14:paraId="4FA581DA" w14:textId="34CDDA97" w:rsidR="00B7409D" w:rsidRDefault="00B7409D" w:rsidP="00AD7CE9">
      <w:pPr>
        <w:pStyle w:val="ListParagraph"/>
        <w:jc w:val="center"/>
        <w:rPr>
          <w:szCs w:val="24"/>
        </w:rPr>
      </w:pPr>
    </w:p>
    <w:p w14:paraId="43D4A9D9" w14:textId="5AFCDD8D" w:rsidR="00B7409D" w:rsidRDefault="00B7409D" w:rsidP="51C17490">
      <w:pPr>
        <w:pStyle w:val="ListParagraph"/>
        <w:numPr>
          <w:ilvl w:val="0"/>
          <w:numId w:val="23"/>
        </w:numPr>
      </w:pPr>
      <w:r>
        <w:t>Create the pipeline based on the programming language or services being used</w:t>
      </w:r>
    </w:p>
    <w:p w14:paraId="451C14FA" w14:textId="77777777" w:rsidR="00E251C5" w:rsidRPr="005F3817" w:rsidRDefault="00E251C5" w:rsidP="00AD7CE9">
      <w:pPr>
        <w:rPr>
          <w:szCs w:val="24"/>
        </w:rPr>
      </w:pPr>
    </w:p>
    <w:p w14:paraId="7F26154C" w14:textId="52F3E6C2" w:rsidR="00B7409D" w:rsidRDefault="00B7409D" w:rsidP="00AD7CE9">
      <w:pPr>
        <w:pStyle w:val="ListParagraph"/>
        <w:jc w:val="center"/>
        <w:rPr>
          <w:szCs w:val="24"/>
        </w:rPr>
      </w:pPr>
      <w:r>
        <w:rPr>
          <w:noProof/>
        </w:rPr>
        <w:drawing>
          <wp:inline distT="0" distB="0" distL="0" distR="0" wp14:anchorId="6CC53A7B" wp14:editId="7787079C">
            <wp:extent cx="3896650" cy="40195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3896650" cy="4019550"/>
                    </a:xfrm>
                    <a:prstGeom prst="rect">
                      <a:avLst/>
                    </a:prstGeom>
                  </pic:spPr>
                </pic:pic>
              </a:graphicData>
            </a:graphic>
          </wp:inline>
        </w:drawing>
      </w:r>
    </w:p>
    <w:p w14:paraId="30136416" w14:textId="72F37542" w:rsidR="0023009D" w:rsidRDefault="0023009D" w:rsidP="00AD7CE9">
      <w:pPr>
        <w:pStyle w:val="ListParagraph"/>
        <w:jc w:val="center"/>
        <w:rPr>
          <w:szCs w:val="24"/>
        </w:rPr>
      </w:pPr>
      <w:r>
        <w:rPr>
          <w:szCs w:val="24"/>
        </w:rPr>
        <w:t>Figure 14. Azure DevOps – Create Pipeline</w:t>
      </w:r>
    </w:p>
    <w:p w14:paraId="71E892AA" w14:textId="0B6EADA6" w:rsidR="00B7409D" w:rsidRDefault="00B7409D" w:rsidP="00B7409D">
      <w:pPr>
        <w:pStyle w:val="ListParagraph"/>
        <w:rPr>
          <w:szCs w:val="24"/>
        </w:rPr>
      </w:pPr>
    </w:p>
    <w:p w14:paraId="30086716" w14:textId="0550C6FD" w:rsidR="00B7409D" w:rsidRDefault="00B7409D" w:rsidP="51C17490">
      <w:pPr>
        <w:pStyle w:val="ListParagraph"/>
        <w:numPr>
          <w:ilvl w:val="0"/>
          <w:numId w:val="23"/>
        </w:numPr>
      </w:pPr>
      <w:r>
        <w:lastRenderedPageBreak/>
        <w:t>Add or edit the initial pipeline YAML template</w:t>
      </w:r>
      <w:r>
        <w:br/>
      </w:r>
    </w:p>
    <w:p w14:paraId="322013E3" w14:textId="5BFEC3E7" w:rsidR="00B7409D" w:rsidRDefault="00B7409D" w:rsidP="51C17490">
      <w:pPr>
        <w:pStyle w:val="ListParagraph"/>
        <w:numPr>
          <w:ilvl w:val="0"/>
          <w:numId w:val="23"/>
        </w:numPr>
      </w:pPr>
      <w:r w:rsidRPr="51C17490">
        <w:rPr>
          <w:b/>
          <w:bCs/>
        </w:rPr>
        <w:t>Save and run</w:t>
      </w:r>
    </w:p>
    <w:p w14:paraId="4D470875" w14:textId="77777777" w:rsidR="00B7409D" w:rsidRDefault="00B7409D" w:rsidP="00B7409D">
      <w:pPr>
        <w:pStyle w:val="ListParagraph"/>
        <w:rPr>
          <w:szCs w:val="24"/>
        </w:rPr>
      </w:pPr>
    </w:p>
    <w:p w14:paraId="3B37FBF2" w14:textId="52BBE79C" w:rsidR="003B4C3B" w:rsidRDefault="5062C577" w:rsidP="002C3579">
      <w:pPr>
        <w:pStyle w:val="Heading2"/>
      </w:pPr>
      <w:bookmarkStart w:id="48" w:name="_Toc64899612"/>
      <w:bookmarkStart w:id="49" w:name="_Toc65142531"/>
      <w:r>
        <w:t xml:space="preserve">3.2 </w:t>
      </w:r>
      <w:r w:rsidR="12F99367">
        <w:t>Docker</w:t>
      </w:r>
      <w:bookmarkEnd w:id="48"/>
      <w:bookmarkEnd w:id="49"/>
    </w:p>
    <w:p w14:paraId="050B8E1C" w14:textId="4D8CC697" w:rsidR="003B4C3B" w:rsidRDefault="4FA82B83" w:rsidP="00B7409D">
      <w:pPr>
        <w:pStyle w:val="Heading3"/>
      </w:pPr>
      <w:bookmarkStart w:id="50" w:name="_Toc65142532"/>
      <w:r w:rsidRPr="2BBBD388">
        <w:t>Get</w:t>
      </w:r>
      <w:r w:rsidR="24D7369A" w:rsidRPr="2BBBD388">
        <w:t>ting</w:t>
      </w:r>
      <w:r w:rsidRPr="2BBBD388">
        <w:t xml:space="preserve"> Docker images and ru</w:t>
      </w:r>
      <w:r w:rsidR="5839B5F8" w:rsidRPr="2BBBD388">
        <w:t>n</w:t>
      </w:r>
      <w:r w:rsidRPr="2BBBD388">
        <w:t>n</w:t>
      </w:r>
      <w:r w:rsidR="5839B5F8" w:rsidRPr="2BBBD388">
        <w:t>ing</w:t>
      </w:r>
      <w:r w:rsidRPr="2BBBD388">
        <w:t xml:space="preserve"> them</w:t>
      </w:r>
      <w:bookmarkEnd w:id="50"/>
    </w:p>
    <w:p w14:paraId="2A2C0CC7" w14:textId="6CEB1095" w:rsidR="003B4C3B" w:rsidRDefault="1328D976" w:rsidP="41AE9424">
      <w:pPr>
        <w:pStyle w:val="ListParagraph"/>
        <w:numPr>
          <w:ilvl w:val="0"/>
          <w:numId w:val="21"/>
        </w:numPr>
        <w:rPr>
          <w:rFonts w:asciiTheme="minorHAnsi" w:eastAsiaTheme="minorEastAsia" w:hAnsiTheme="minorHAnsi"/>
        </w:rPr>
      </w:pPr>
      <w:r>
        <w:t>C</w:t>
      </w:r>
      <w:r w:rsidR="61BB2E49">
        <w:t>heck installed docker images</w:t>
      </w:r>
    </w:p>
    <w:p w14:paraId="6E9AEC4F" w14:textId="212F9AEA" w:rsidR="003B4C3B" w:rsidRDefault="61BB2E49" w:rsidP="2BBBD388">
      <w:pPr>
        <w:ind w:left="720" w:firstLine="720"/>
        <w:rPr>
          <w:b/>
          <w:bCs/>
          <w:highlight w:val="lightGray"/>
        </w:rPr>
      </w:pPr>
      <w:r w:rsidRPr="41AE9424">
        <w:rPr>
          <w:b/>
          <w:bCs/>
          <w:highlight w:val="lightGray"/>
        </w:rPr>
        <w:t>docker images</w:t>
      </w:r>
    </w:p>
    <w:p w14:paraId="58AC455A" w14:textId="3ACA203A" w:rsidR="003B4C3B" w:rsidRDefault="61BB2E49" w:rsidP="41AE9424">
      <w:pPr>
        <w:pStyle w:val="ListParagraph"/>
        <w:numPr>
          <w:ilvl w:val="0"/>
          <w:numId w:val="20"/>
        </w:numPr>
        <w:rPr>
          <w:rFonts w:asciiTheme="minorHAnsi" w:eastAsiaTheme="minorEastAsia" w:hAnsiTheme="minorHAnsi"/>
        </w:rPr>
      </w:pPr>
      <w:r>
        <w:t xml:space="preserve"> </w:t>
      </w:r>
      <w:r w:rsidR="70421835">
        <w:t>P</w:t>
      </w:r>
      <w:r>
        <w:t xml:space="preserve">ull a docker image to your machine (from </w:t>
      </w:r>
      <w:r w:rsidR="40955A8B">
        <w:t>Docker Hub</w:t>
      </w:r>
      <w:r>
        <w:t>, if another repo, use full URL)</w:t>
      </w:r>
    </w:p>
    <w:p w14:paraId="16D9BB77" w14:textId="0189A72A" w:rsidR="003B4C3B" w:rsidRDefault="61BB2E49" w:rsidP="2BBBD388">
      <w:pPr>
        <w:ind w:left="720" w:firstLine="720"/>
        <w:rPr>
          <w:b/>
          <w:bCs/>
          <w:highlight w:val="lightGray"/>
        </w:rPr>
      </w:pPr>
      <w:r w:rsidRPr="41AE9424">
        <w:rPr>
          <w:b/>
          <w:bCs/>
          <w:highlight w:val="lightGray"/>
        </w:rPr>
        <w:t>docker pull &lt;image&gt;</w:t>
      </w:r>
    </w:p>
    <w:p w14:paraId="0215335D" w14:textId="5023D56F" w:rsidR="003B4C3B" w:rsidRDefault="6A5FB3F3" w:rsidP="41AE9424">
      <w:pPr>
        <w:pStyle w:val="ListParagraph"/>
        <w:numPr>
          <w:ilvl w:val="0"/>
          <w:numId w:val="19"/>
        </w:numPr>
        <w:rPr>
          <w:rFonts w:asciiTheme="minorHAnsi" w:eastAsiaTheme="minorEastAsia" w:hAnsiTheme="minorHAnsi"/>
        </w:rPr>
      </w:pPr>
      <w:r>
        <w:t>D</w:t>
      </w:r>
      <w:r w:rsidR="61BB2E49">
        <w:t>ownload AND run docker image</w:t>
      </w:r>
    </w:p>
    <w:p w14:paraId="358CA246" w14:textId="21D2347B" w:rsidR="003B4C3B" w:rsidRDefault="61BB2E49" w:rsidP="2BBBD388">
      <w:pPr>
        <w:ind w:left="1440"/>
        <w:rPr>
          <w:b/>
          <w:bCs/>
          <w:highlight w:val="lightGray"/>
        </w:rPr>
      </w:pPr>
      <w:r w:rsidRPr="41AE9424">
        <w:rPr>
          <w:b/>
          <w:bCs/>
          <w:highlight w:val="lightGray"/>
        </w:rPr>
        <w:t>docker run &lt;image&gt;</w:t>
      </w:r>
    </w:p>
    <w:p w14:paraId="2ED2A0E7" w14:textId="0D4F4760" w:rsidR="003B4C3B" w:rsidRDefault="61BB2E49" w:rsidP="41AE9424">
      <w:pPr>
        <w:pStyle w:val="ListParagraph"/>
        <w:numPr>
          <w:ilvl w:val="0"/>
          <w:numId w:val="18"/>
        </w:numPr>
        <w:rPr>
          <w:rFonts w:asciiTheme="minorHAnsi" w:eastAsiaTheme="minorEastAsia" w:hAnsiTheme="minorHAnsi"/>
        </w:rPr>
      </w:pPr>
      <w:r>
        <w:t xml:space="preserve"> </w:t>
      </w:r>
      <w:r w:rsidR="3786C7A4">
        <w:t>G</w:t>
      </w:r>
      <w:r>
        <w:t>et a specific version of docker</w:t>
      </w:r>
    </w:p>
    <w:p w14:paraId="3CF2BAB9" w14:textId="35F73903" w:rsidR="003B4C3B" w:rsidRDefault="61BB2E49" w:rsidP="2BBBD388">
      <w:pPr>
        <w:ind w:left="1440"/>
        <w:rPr>
          <w:b/>
          <w:bCs/>
          <w:highlight w:val="lightGray"/>
        </w:rPr>
      </w:pPr>
      <w:r w:rsidRPr="41AE9424">
        <w:rPr>
          <w:b/>
          <w:bCs/>
          <w:highlight w:val="lightGray"/>
        </w:rPr>
        <w:t>docker pull &lt;image&gt;:&lt;version&gt;</w:t>
      </w:r>
    </w:p>
    <w:p w14:paraId="1995497E" w14:textId="28E1A51D" w:rsidR="003B4C3B" w:rsidRDefault="61BB2E49" w:rsidP="41AE9424">
      <w:pPr>
        <w:pStyle w:val="ListParagraph"/>
        <w:numPr>
          <w:ilvl w:val="0"/>
          <w:numId w:val="17"/>
        </w:numPr>
        <w:rPr>
          <w:rFonts w:asciiTheme="minorHAnsi" w:eastAsiaTheme="minorEastAsia" w:hAnsiTheme="minorHAnsi"/>
        </w:rPr>
      </w:pPr>
      <w:r>
        <w:t xml:space="preserve"> </w:t>
      </w:r>
      <w:r w:rsidR="7C0E1117">
        <w:t>I</w:t>
      </w:r>
      <w:r>
        <w:t>f running more than one version of the same image and they use the same port, need to bind your host port to the container's port:</w:t>
      </w:r>
    </w:p>
    <w:p w14:paraId="5C1BC176" w14:textId="69801FFD" w:rsidR="003B4C3B" w:rsidRDefault="61BB2E49" w:rsidP="2BBBD388">
      <w:pPr>
        <w:ind w:left="1440"/>
        <w:rPr>
          <w:b/>
          <w:bCs/>
          <w:highlight w:val="lightGray"/>
        </w:rPr>
      </w:pPr>
      <w:r w:rsidRPr="41AE9424">
        <w:rPr>
          <w:b/>
          <w:bCs/>
          <w:highlight w:val="lightGray"/>
        </w:rPr>
        <w:t>docker run -p&lt;hostport&gt;:&lt;imageport&gt; &lt;image&gt;</w:t>
      </w:r>
    </w:p>
    <w:p w14:paraId="026619A7" w14:textId="5FF78526" w:rsidR="003B4C3B" w:rsidRDefault="61BB2E49" w:rsidP="41AE9424">
      <w:pPr>
        <w:pStyle w:val="ListParagraph"/>
        <w:numPr>
          <w:ilvl w:val="0"/>
          <w:numId w:val="16"/>
        </w:numPr>
        <w:rPr>
          <w:rFonts w:asciiTheme="minorHAnsi" w:eastAsiaTheme="minorEastAsia" w:hAnsiTheme="minorHAnsi"/>
        </w:rPr>
      </w:pPr>
      <w:r>
        <w:t xml:space="preserve"> </w:t>
      </w:r>
      <w:r w:rsidR="5BE0781E">
        <w:t>R</w:t>
      </w:r>
      <w:r>
        <w:t>un docker image in detached mode, so you can continue using terminal</w:t>
      </w:r>
    </w:p>
    <w:p w14:paraId="77B07088" w14:textId="6FDEB469" w:rsidR="003B4C3B" w:rsidRDefault="61BB2E49" w:rsidP="2BBBD388">
      <w:pPr>
        <w:ind w:left="720" w:firstLine="720"/>
        <w:rPr>
          <w:b/>
          <w:bCs/>
          <w:highlight w:val="lightGray"/>
        </w:rPr>
      </w:pPr>
      <w:r w:rsidRPr="41AE9424">
        <w:rPr>
          <w:b/>
          <w:bCs/>
          <w:highlight w:val="lightGray"/>
        </w:rPr>
        <w:t>docker run -d</w:t>
      </w:r>
    </w:p>
    <w:p w14:paraId="3E16386F" w14:textId="2E40DACB" w:rsidR="003B4C3B" w:rsidRDefault="61BB2E49" w:rsidP="41AE9424">
      <w:pPr>
        <w:pStyle w:val="ListParagraph"/>
        <w:numPr>
          <w:ilvl w:val="0"/>
          <w:numId w:val="15"/>
        </w:numPr>
        <w:rPr>
          <w:rFonts w:asciiTheme="minorHAnsi" w:eastAsiaTheme="minorEastAsia" w:hAnsiTheme="minorHAnsi"/>
        </w:rPr>
      </w:pPr>
      <w:r>
        <w:t xml:space="preserve"> </w:t>
      </w:r>
      <w:r w:rsidR="2E0E6B69">
        <w:t>D</w:t>
      </w:r>
      <w:r>
        <w:t>elete an image</w:t>
      </w:r>
    </w:p>
    <w:p w14:paraId="6E34736F" w14:textId="31C81C04" w:rsidR="003B4C3B" w:rsidRDefault="61BB2E49" w:rsidP="2BBBD388">
      <w:pPr>
        <w:ind w:left="1440"/>
        <w:rPr>
          <w:b/>
          <w:bCs/>
          <w:highlight w:val="lightGray"/>
        </w:rPr>
      </w:pPr>
      <w:r w:rsidRPr="41AE9424">
        <w:rPr>
          <w:b/>
          <w:bCs/>
          <w:highlight w:val="lightGray"/>
        </w:rPr>
        <w:t>docker rmi &lt;image id&gt;</w:t>
      </w:r>
    </w:p>
    <w:p w14:paraId="07B80391" w14:textId="58F81D30" w:rsidR="003B4C3B" w:rsidRDefault="61BB2E49" w:rsidP="2BBBD388">
      <w:r>
        <w:t xml:space="preserve"> </w:t>
      </w:r>
    </w:p>
    <w:p w14:paraId="60BB72AA" w14:textId="409DA174" w:rsidR="003B4C3B" w:rsidRDefault="086AA75B" w:rsidP="00B7409D">
      <w:pPr>
        <w:pStyle w:val="Heading3"/>
      </w:pPr>
      <w:bookmarkStart w:id="51" w:name="_Toc65142533"/>
      <w:r w:rsidRPr="2BBBD388">
        <w:t>Interacting with Docker container</w:t>
      </w:r>
      <w:r w:rsidR="3C68B156" w:rsidRPr="2BBBD388">
        <w:t>s</w:t>
      </w:r>
      <w:bookmarkEnd w:id="51"/>
    </w:p>
    <w:p w14:paraId="1443D893" w14:textId="67228911" w:rsidR="003B4C3B" w:rsidRDefault="3C68B156" w:rsidP="41AE9424">
      <w:pPr>
        <w:pStyle w:val="ListParagraph"/>
        <w:numPr>
          <w:ilvl w:val="0"/>
          <w:numId w:val="14"/>
        </w:numPr>
        <w:rPr>
          <w:rFonts w:asciiTheme="minorHAnsi" w:eastAsiaTheme="minorEastAsia" w:hAnsiTheme="minorHAnsi"/>
        </w:rPr>
      </w:pPr>
      <w:r>
        <w:t>C</w:t>
      </w:r>
      <w:r w:rsidR="61BB2E49">
        <w:t>heck running docker containers</w:t>
      </w:r>
    </w:p>
    <w:p w14:paraId="127F7F9F" w14:textId="67C6B23B" w:rsidR="003B4C3B" w:rsidRDefault="61BB2E49" w:rsidP="2BBBD388">
      <w:pPr>
        <w:ind w:left="1440"/>
        <w:rPr>
          <w:b/>
          <w:bCs/>
          <w:highlight w:val="lightGray"/>
        </w:rPr>
      </w:pPr>
      <w:r w:rsidRPr="41AE9424">
        <w:rPr>
          <w:b/>
          <w:bCs/>
          <w:highlight w:val="lightGray"/>
        </w:rPr>
        <w:t>docker ps</w:t>
      </w:r>
    </w:p>
    <w:p w14:paraId="65701806" w14:textId="01403977" w:rsidR="003B4C3B" w:rsidRDefault="61BB2E49" w:rsidP="41AE9424">
      <w:pPr>
        <w:pStyle w:val="ListParagraph"/>
        <w:numPr>
          <w:ilvl w:val="0"/>
          <w:numId w:val="13"/>
        </w:numPr>
        <w:rPr>
          <w:rFonts w:asciiTheme="minorHAnsi" w:eastAsiaTheme="minorEastAsia" w:hAnsiTheme="minorHAnsi"/>
        </w:rPr>
      </w:pPr>
      <w:r>
        <w:t xml:space="preserve"> </w:t>
      </w:r>
      <w:r w:rsidR="6A41F8A2">
        <w:t>C</w:t>
      </w:r>
      <w:r>
        <w:t>heck both running and stopped images</w:t>
      </w:r>
    </w:p>
    <w:p w14:paraId="6787726C" w14:textId="79C65060" w:rsidR="003B4C3B" w:rsidRDefault="61BB2E49" w:rsidP="2BBBD388">
      <w:pPr>
        <w:ind w:left="1440"/>
        <w:rPr>
          <w:b/>
          <w:bCs/>
          <w:highlight w:val="lightGray"/>
        </w:rPr>
      </w:pPr>
      <w:r w:rsidRPr="41AE9424">
        <w:rPr>
          <w:b/>
          <w:bCs/>
          <w:highlight w:val="lightGray"/>
        </w:rPr>
        <w:t>docker ps -a</w:t>
      </w:r>
    </w:p>
    <w:p w14:paraId="333506B6" w14:textId="32632BEE" w:rsidR="003B4C3B" w:rsidRDefault="61BB2E49" w:rsidP="41AE9424">
      <w:pPr>
        <w:pStyle w:val="ListParagraph"/>
        <w:numPr>
          <w:ilvl w:val="0"/>
          <w:numId w:val="12"/>
        </w:numPr>
        <w:rPr>
          <w:rFonts w:asciiTheme="minorHAnsi" w:eastAsiaTheme="minorEastAsia" w:hAnsiTheme="minorHAnsi"/>
        </w:rPr>
      </w:pPr>
      <w:r>
        <w:t xml:space="preserve"> </w:t>
      </w:r>
      <w:r w:rsidR="28041E95">
        <w:t>S</w:t>
      </w:r>
      <w:r>
        <w:t xml:space="preserve">top docker image </w:t>
      </w:r>
    </w:p>
    <w:p w14:paraId="42FC6348" w14:textId="0B615C45" w:rsidR="003B4C3B" w:rsidRDefault="61BB2E49" w:rsidP="2BBBD388">
      <w:pPr>
        <w:ind w:left="1440"/>
        <w:rPr>
          <w:b/>
          <w:bCs/>
          <w:highlight w:val="lightGray"/>
        </w:rPr>
      </w:pPr>
      <w:r w:rsidRPr="41AE9424">
        <w:rPr>
          <w:b/>
          <w:bCs/>
          <w:highlight w:val="lightGray"/>
        </w:rPr>
        <w:t>docker stop &lt;container id&gt;</w:t>
      </w:r>
    </w:p>
    <w:p w14:paraId="66841A71" w14:textId="160CADAD" w:rsidR="003B4C3B" w:rsidRDefault="61BB2E49" w:rsidP="41AE9424">
      <w:pPr>
        <w:pStyle w:val="ListParagraph"/>
        <w:numPr>
          <w:ilvl w:val="0"/>
          <w:numId w:val="11"/>
        </w:numPr>
        <w:rPr>
          <w:rFonts w:asciiTheme="minorHAnsi" w:eastAsiaTheme="minorEastAsia" w:hAnsiTheme="minorHAnsi"/>
        </w:rPr>
      </w:pPr>
      <w:r>
        <w:lastRenderedPageBreak/>
        <w:t xml:space="preserve"> </w:t>
      </w:r>
      <w:r w:rsidR="2458CF52">
        <w:t>S</w:t>
      </w:r>
      <w:r>
        <w:t>tart docker image again</w:t>
      </w:r>
    </w:p>
    <w:p w14:paraId="10EAFCA9" w14:textId="11D05B8D" w:rsidR="003B4C3B" w:rsidRDefault="70D84BE4" w:rsidP="2BBBD388">
      <w:pPr>
        <w:ind w:left="1440"/>
        <w:rPr>
          <w:b/>
          <w:bCs/>
          <w:highlight w:val="lightGray"/>
        </w:rPr>
      </w:pPr>
      <w:r w:rsidRPr="41AE9424">
        <w:rPr>
          <w:b/>
          <w:bCs/>
          <w:highlight w:val="lightGray"/>
        </w:rPr>
        <w:t>d</w:t>
      </w:r>
      <w:r w:rsidR="61BB2E49" w:rsidRPr="41AE9424">
        <w:rPr>
          <w:b/>
          <w:bCs/>
          <w:highlight w:val="lightGray"/>
        </w:rPr>
        <w:t>ocker start &lt;container id&gt;</w:t>
      </w:r>
    </w:p>
    <w:p w14:paraId="1C2C56E2" w14:textId="51486932" w:rsidR="003B4C3B" w:rsidRDefault="61BB2E49" w:rsidP="41AE9424">
      <w:pPr>
        <w:pStyle w:val="ListParagraph"/>
        <w:numPr>
          <w:ilvl w:val="0"/>
          <w:numId w:val="10"/>
        </w:numPr>
        <w:rPr>
          <w:rFonts w:asciiTheme="minorHAnsi" w:eastAsiaTheme="minorEastAsia" w:hAnsiTheme="minorHAnsi"/>
        </w:rPr>
      </w:pPr>
      <w:r>
        <w:t xml:space="preserve"> </w:t>
      </w:r>
      <w:r w:rsidR="42127B95">
        <w:t>D</w:t>
      </w:r>
      <w:r>
        <w:t>elete container</w:t>
      </w:r>
    </w:p>
    <w:p w14:paraId="0A031395" w14:textId="00761C67" w:rsidR="003B4C3B" w:rsidRDefault="61BB2E49" w:rsidP="2BBBD388">
      <w:pPr>
        <w:ind w:left="1440"/>
        <w:rPr>
          <w:b/>
          <w:bCs/>
          <w:highlight w:val="lightGray"/>
        </w:rPr>
      </w:pPr>
      <w:r w:rsidRPr="41AE9424">
        <w:rPr>
          <w:b/>
          <w:bCs/>
          <w:highlight w:val="lightGray"/>
        </w:rPr>
        <w:t>docker rm &lt;container id&gt;</w:t>
      </w:r>
    </w:p>
    <w:p w14:paraId="34DA5C2C" w14:textId="15CED85B" w:rsidR="003B4C3B" w:rsidRDefault="003B4C3B" w:rsidP="2BBBD388"/>
    <w:p w14:paraId="055C9B37" w14:textId="077ACB0C" w:rsidR="003B4C3B" w:rsidRDefault="4E170E7A" w:rsidP="00B7409D">
      <w:pPr>
        <w:pStyle w:val="Heading3"/>
      </w:pPr>
      <w:bookmarkStart w:id="52" w:name="_Toc65142534"/>
      <w:r w:rsidRPr="2BBBD388">
        <w:t>Docker network</w:t>
      </w:r>
      <w:bookmarkEnd w:id="52"/>
    </w:p>
    <w:p w14:paraId="67D77A11" w14:textId="6965A87B" w:rsidR="003B4C3B" w:rsidRDefault="4E170E7A" w:rsidP="41AE9424">
      <w:pPr>
        <w:pStyle w:val="ListParagraph"/>
        <w:numPr>
          <w:ilvl w:val="0"/>
          <w:numId w:val="9"/>
        </w:numPr>
        <w:rPr>
          <w:rFonts w:asciiTheme="minorHAnsi" w:eastAsiaTheme="minorEastAsia" w:hAnsiTheme="minorHAnsi"/>
        </w:rPr>
      </w:pPr>
      <w:r>
        <w:t>L</w:t>
      </w:r>
      <w:r w:rsidR="13DCE2E4">
        <w:t>ist networks</w:t>
      </w:r>
    </w:p>
    <w:p w14:paraId="75BFF229" w14:textId="02520177" w:rsidR="003B4C3B" w:rsidRDefault="13DCE2E4" w:rsidP="2BBBD388">
      <w:pPr>
        <w:ind w:left="1440"/>
        <w:rPr>
          <w:b/>
          <w:bCs/>
          <w:highlight w:val="lightGray"/>
        </w:rPr>
      </w:pPr>
      <w:r w:rsidRPr="41AE9424">
        <w:rPr>
          <w:b/>
          <w:bCs/>
          <w:highlight w:val="lightGray"/>
        </w:rPr>
        <w:t>docker network ls</w:t>
      </w:r>
    </w:p>
    <w:p w14:paraId="002BE30D" w14:textId="21ED7A62" w:rsidR="003B4C3B" w:rsidRDefault="39B27BB9" w:rsidP="41AE9424">
      <w:pPr>
        <w:pStyle w:val="ListParagraph"/>
        <w:numPr>
          <w:ilvl w:val="0"/>
          <w:numId w:val="8"/>
        </w:numPr>
        <w:rPr>
          <w:rFonts w:asciiTheme="minorHAnsi" w:eastAsiaTheme="minorEastAsia" w:hAnsiTheme="minorHAnsi"/>
        </w:rPr>
      </w:pPr>
      <w:r>
        <w:t>C</w:t>
      </w:r>
      <w:r w:rsidR="13DCE2E4">
        <w:t>reate docker network (for images to communicate)</w:t>
      </w:r>
    </w:p>
    <w:p w14:paraId="385EF2C3" w14:textId="1BEB399D" w:rsidR="003B4C3B" w:rsidRDefault="744D7C80" w:rsidP="2BBBD388">
      <w:pPr>
        <w:ind w:left="1440"/>
        <w:rPr>
          <w:b/>
          <w:bCs/>
          <w:highlight w:val="lightGray"/>
        </w:rPr>
      </w:pPr>
      <w:r w:rsidRPr="41AE9424">
        <w:rPr>
          <w:b/>
          <w:bCs/>
          <w:highlight w:val="lightGray"/>
        </w:rPr>
        <w:t>d</w:t>
      </w:r>
      <w:r w:rsidR="13DCE2E4" w:rsidRPr="41AE9424">
        <w:rPr>
          <w:b/>
          <w:bCs/>
          <w:highlight w:val="lightGray"/>
        </w:rPr>
        <w:t>ocker network create &lt;network name&gt;</w:t>
      </w:r>
    </w:p>
    <w:p w14:paraId="68BBFD1A" w14:textId="71E3221B" w:rsidR="003B4C3B" w:rsidRDefault="13DCE2E4" w:rsidP="41AE9424">
      <w:pPr>
        <w:pStyle w:val="ListParagraph"/>
        <w:numPr>
          <w:ilvl w:val="0"/>
          <w:numId w:val="7"/>
        </w:numPr>
        <w:rPr>
          <w:rFonts w:asciiTheme="minorHAnsi" w:eastAsiaTheme="minorEastAsia" w:hAnsiTheme="minorHAnsi"/>
        </w:rPr>
      </w:pPr>
      <w:r>
        <w:t xml:space="preserve"> </w:t>
      </w:r>
      <w:r w:rsidR="33D01777">
        <w:t>T</w:t>
      </w:r>
      <w:r>
        <w:t>ell container to run on a specific docker network</w:t>
      </w:r>
    </w:p>
    <w:p w14:paraId="5801B000" w14:textId="4BAA8CF5" w:rsidR="003B4C3B" w:rsidRDefault="13DCE2E4" w:rsidP="2BBBD388">
      <w:pPr>
        <w:ind w:left="1440"/>
        <w:rPr>
          <w:b/>
          <w:bCs/>
          <w:highlight w:val="lightGray"/>
        </w:rPr>
      </w:pPr>
      <w:r w:rsidRPr="41AE9424">
        <w:rPr>
          <w:b/>
          <w:bCs/>
          <w:highlight w:val="lightGray"/>
        </w:rPr>
        <w:t>docker run &lt;any other options&gt; --net &lt;network name&gt;</w:t>
      </w:r>
    </w:p>
    <w:p w14:paraId="79AE4C74" w14:textId="19C43F65" w:rsidR="003B4C3B" w:rsidRDefault="003B4C3B" w:rsidP="00B7409D">
      <w:pPr>
        <w:pStyle w:val="Heading3"/>
        <w:rPr>
          <w:highlight w:val="lightGray"/>
        </w:rPr>
      </w:pPr>
    </w:p>
    <w:p w14:paraId="047F2242" w14:textId="362C6477" w:rsidR="003B4C3B" w:rsidRDefault="2CFFC9ED" w:rsidP="00B7409D">
      <w:pPr>
        <w:pStyle w:val="Heading3"/>
      </w:pPr>
      <w:bookmarkStart w:id="53" w:name="_Toc65142535"/>
      <w:r w:rsidRPr="41AE9424">
        <w:t>Docker Compose file (running multiple containers with different configurations)</w:t>
      </w:r>
      <w:bookmarkEnd w:id="53"/>
    </w:p>
    <w:p w14:paraId="7E5D7836" w14:textId="08F1A71F" w:rsidR="003B4C3B" w:rsidRDefault="720B4582" w:rsidP="41AE9424">
      <w:pPr>
        <w:pStyle w:val="ListParagraph"/>
        <w:numPr>
          <w:ilvl w:val="0"/>
          <w:numId w:val="6"/>
        </w:numPr>
        <w:spacing w:line="480" w:lineRule="auto"/>
        <w:rPr>
          <w:rFonts w:asciiTheme="minorHAnsi" w:eastAsiaTheme="minorEastAsia" w:hAnsiTheme="minorHAnsi"/>
        </w:rPr>
      </w:pPr>
      <w:r>
        <w:t xml:space="preserve">Reference the following for examples: </w:t>
      </w:r>
      <w:hyperlink r:id="rId33">
        <w:r w:rsidR="4AD364AB" w:rsidRPr="41AE9424">
          <w:rPr>
            <w:rStyle w:val="Hyperlink"/>
          </w:rPr>
          <w:t>https://docs.docker.com/compose/</w:t>
        </w:r>
      </w:hyperlink>
    </w:p>
    <w:p w14:paraId="3317EFA3" w14:textId="23F5D145" w:rsidR="003B4C3B" w:rsidRDefault="2DF8E5AA" w:rsidP="41AE9424">
      <w:pPr>
        <w:pStyle w:val="ListParagraph"/>
        <w:numPr>
          <w:ilvl w:val="0"/>
          <w:numId w:val="6"/>
        </w:numPr>
        <w:spacing w:line="480" w:lineRule="auto"/>
        <w:rPr>
          <w:rFonts w:asciiTheme="minorHAnsi" w:eastAsiaTheme="minorEastAsia" w:hAnsiTheme="minorHAnsi"/>
        </w:rPr>
      </w:pPr>
      <w:r>
        <w:t>Start images using Compose configurations</w:t>
      </w:r>
    </w:p>
    <w:p w14:paraId="5CFF4BFF" w14:textId="37A1707F" w:rsidR="003B4C3B" w:rsidRDefault="2DF8E5AA" w:rsidP="2BBBD388">
      <w:pPr>
        <w:ind w:left="720"/>
        <w:rPr>
          <w:b/>
          <w:bCs/>
          <w:highlight w:val="lightGray"/>
        </w:rPr>
      </w:pPr>
      <w:r w:rsidRPr="41AE9424">
        <w:rPr>
          <w:b/>
          <w:bCs/>
          <w:highlight w:val="lightGray"/>
        </w:rPr>
        <w:t>docker-compose -f &lt;yaml file name&gt; up</w:t>
      </w:r>
    </w:p>
    <w:p w14:paraId="4415A0F4" w14:textId="40FA6461" w:rsidR="003B4C3B" w:rsidRDefault="5E9FCE7E" w:rsidP="41AE9424">
      <w:pPr>
        <w:pStyle w:val="ListParagraph"/>
        <w:numPr>
          <w:ilvl w:val="0"/>
          <w:numId w:val="5"/>
        </w:numPr>
        <w:rPr>
          <w:rFonts w:asciiTheme="minorHAnsi" w:eastAsiaTheme="minorEastAsia" w:hAnsiTheme="minorHAnsi"/>
        </w:rPr>
      </w:pPr>
      <w:r>
        <w:t>S</w:t>
      </w:r>
      <w:r w:rsidR="2DF8E5AA">
        <w:t>hut down images using Compose</w:t>
      </w:r>
    </w:p>
    <w:p w14:paraId="093FE2F1" w14:textId="1432B545" w:rsidR="003B4C3B" w:rsidRDefault="2DF8E5AA" w:rsidP="2BBBD388">
      <w:pPr>
        <w:ind w:left="720"/>
        <w:rPr>
          <w:b/>
          <w:bCs/>
          <w:highlight w:val="lightGray"/>
        </w:rPr>
      </w:pPr>
      <w:r w:rsidRPr="41AE9424">
        <w:rPr>
          <w:b/>
          <w:bCs/>
          <w:highlight w:val="lightGray"/>
        </w:rPr>
        <w:t>docker-compose -f &lt;yaml file name&gt; down</w:t>
      </w:r>
    </w:p>
    <w:p w14:paraId="053C6857" w14:textId="44B41116" w:rsidR="003B4C3B" w:rsidRDefault="003B4C3B" w:rsidP="2BBBD388">
      <w:pPr>
        <w:ind w:left="720"/>
        <w:rPr>
          <w:b/>
          <w:bCs/>
          <w:highlight w:val="lightGray"/>
        </w:rPr>
      </w:pPr>
    </w:p>
    <w:p w14:paraId="56C56010" w14:textId="7AFA7385" w:rsidR="003B4C3B" w:rsidRDefault="2CFFC9ED" w:rsidP="00B7409D">
      <w:pPr>
        <w:pStyle w:val="Heading3"/>
      </w:pPr>
      <w:bookmarkStart w:id="54" w:name="_Toc65142536"/>
      <w:r w:rsidRPr="41AE9424">
        <w:t>Dockerfile (creating a Docker image)</w:t>
      </w:r>
      <w:bookmarkEnd w:id="54"/>
    </w:p>
    <w:p w14:paraId="10452C05" w14:textId="43CC9955" w:rsidR="003B4C3B" w:rsidRDefault="2CFFC9ED" w:rsidP="41AE9424">
      <w:pPr>
        <w:pStyle w:val="ListParagraph"/>
        <w:numPr>
          <w:ilvl w:val="0"/>
          <w:numId w:val="6"/>
        </w:numPr>
        <w:rPr>
          <w:rFonts w:asciiTheme="minorHAnsi" w:eastAsiaTheme="minorEastAsia" w:hAnsiTheme="minorHAnsi"/>
          <w:b/>
          <w:bCs/>
        </w:rPr>
      </w:pPr>
      <w:r>
        <w:t xml:space="preserve">Reference the following for examples: </w:t>
      </w:r>
      <w:hyperlink r:id="rId34">
        <w:r w:rsidRPr="41AE9424">
          <w:rPr>
            <w:rStyle w:val="Hyperlink"/>
          </w:rPr>
          <w:t>https://docs.docker.com/engine/reference/builder/</w:t>
        </w:r>
        <w:r>
          <w:br/>
        </w:r>
      </w:hyperlink>
    </w:p>
    <w:p w14:paraId="55B0A31D" w14:textId="233BD650" w:rsidR="003B4C3B" w:rsidRDefault="345142F4" w:rsidP="41AE9424">
      <w:pPr>
        <w:pStyle w:val="ListParagraph"/>
        <w:numPr>
          <w:ilvl w:val="0"/>
          <w:numId w:val="6"/>
        </w:numPr>
        <w:rPr>
          <w:rFonts w:asciiTheme="minorHAnsi" w:eastAsiaTheme="minorEastAsia" w:hAnsiTheme="minorHAnsi"/>
        </w:rPr>
      </w:pPr>
      <w:r>
        <w:t>Create docker image</w:t>
      </w:r>
    </w:p>
    <w:p w14:paraId="79B95EB2" w14:textId="1AA37C75" w:rsidR="003B4C3B" w:rsidRDefault="345142F4" w:rsidP="2BBBD388">
      <w:pPr>
        <w:ind w:left="1440"/>
        <w:rPr>
          <w:b/>
          <w:bCs/>
          <w:highlight w:val="lightGray"/>
        </w:rPr>
      </w:pPr>
      <w:r w:rsidRPr="41AE9424">
        <w:rPr>
          <w:b/>
          <w:bCs/>
          <w:highlight w:val="lightGray"/>
        </w:rPr>
        <w:t>docker build -t &lt;name of your app&gt;:&lt;tag name, such as 1.0 or version-1, etc&gt; &lt;location of Dockerfile, such as root directory: .&gt;</w:t>
      </w:r>
    </w:p>
    <w:p w14:paraId="1AA3C868" w14:textId="44E2F011" w:rsidR="003B4C3B" w:rsidRPr="00E251C5" w:rsidRDefault="345142F4" w:rsidP="41AE9424">
      <w:pPr>
        <w:pStyle w:val="ListParagraph"/>
        <w:numPr>
          <w:ilvl w:val="0"/>
          <w:numId w:val="4"/>
        </w:numPr>
        <w:rPr>
          <w:rFonts w:asciiTheme="minorHAnsi" w:eastAsiaTheme="minorEastAsia" w:hAnsiTheme="minorHAnsi"/>
        </w:rPr>
      </w:pPr>
      <w:r>
        <w:t>If you modify the Dockerfile, must rebuild image</w:t>
      </w:r>
    </w:p>
    <w:p w14:paraId="08D53FFA" w14:textId="7AA6EC63" w:rsidR="00912651" w:rsidRDefault="00E251C5" w:rsidP="3FAF7A73">
      <w:r>
        <w:br w:type="page"/>
      </w:r>
    </w:p>
    <w:p w14:paraId="6264754F" w14:textId="0A29EB10" w:rsidR="00912651" w:rsidRDefault="3CEFFD90" w:rsidP="6EB3A5DA">
      <w:pPr>
        <w:pStyle w:val="Heading1"/>
        <w:rPr>
          <w:sz w:val="28"/>
          <w:szCs w:val="28"/>
        </w:rPr>
      </w:pPr>
      <w:bookmarkStart w:id="55" w:name="_Toc64899613"/>
      <w:bookmarkStart w:id="56" w:name="_Toc65142537"/>
      <w:r w:rsidRPr="6EB3A5DA">
        <w:rPr>
          <w:sz w:val="28"/>
          <w:szCs w:val="28"/>
        </w:rPr>
        <w:lastRenderedPageBreak/>
        <w:t>4</w:t>
      </w:r>
      <w:r w:rsidR="7A0E7906" w:rsidRPr="6EB3A5DA">
        <w:rPr>
          <w:sz w:val="28"/>
          <w:szCs w:val="28"/>
        </w:rPr>
        <w:t xml:space="preserve">. </w:t>
      </w:r>
      <w:r w:rsidR="6F476FD4" w:rsidRPr="6EB3A5DA">
        <w:rPr>
          <w:sz w:val="28"/>
          <w:szCs w:val="28"/>
        </w:rPr>
        <w:t>Deploy</w:t>
      </w:r>
      <w:bookmarkEnd w:id="55"/>
      <w:bookmarkEnd w:id="56"/>
    </w:p>
    <w:p w14:paraId="4BFC3572" w14:textId="0D45FB5B" w:rsidR="6EB3A5DA" w:rsidRDefault="6EB3A5DA" w:rsidP="6EB3A5DA"/>
    <w:p w14:paraId="426F82BA" w14:textId="1C774E3C" w:rsidR="0F4B27A7" w:rsidRDefault="0F4B27A7" w:rsidP="6EB3A5DA">
      <w:pPr>
        <w:ind w:left="720"/>
      </w:pPr>
      <w:r>
        <w:t>This section involves the setup and configuration of the tools required of the DSO team to create and manage the deployment components of the CI/CD pipeline.</w:t>
      </w:r>
    </w:p>
    <w:p w14:paraId="60AD36BC" w14:textId="23B5ACDF" w:rsidR="6EB3A5DA" w:rsidRDefault="6EB3A5DA" w:rsidP="6EB3A5DA"/>
    <w:p w14:paraId="5EC49E23" w14:textId="4E20F3FA" w:rsidR="314B0D14" w:rsidRDefault="314B0D14" w:rsidP="41AE9424">
      <w:pPr>
        <w:pStyle w:val="Heading2"/>
      </w:pPr>
      <w:bookmarkStart w:id="57" w:name="_Toc64899615"/>
      <w:bookmarkStart w:id="58" w:name="_Toc65142538"/>
      <w:r>
        <w:t>4.</w:t>
      </w:r>
      <w:r w:rsidR="002C3579">
        <w:t>1</w:t>
      </w:r>
      <w:r>
        <w:t xml:space="preserve"> </w:t>
      </w:r>
      <w:bookmarkEnd w:id="57"/>
      <w:r w:rsidR="00A87294">
        <w:t>Docker and Azure Kubernettes Service (AKS)</w:t>
      </w:r>
      <w:bookmarkEnd w:id="58"/>
    </w:p>
    <w:p w14:paraId="7D427DF2" w14:textId="42C5503E" w:rsidR="00A87294" w:rsidRDefault="00A87294" w:rsidP="00A87294">
      <w:pPr>
        <w:pStyle w:val="Heading3"/>
      </w:pPr>
      <w:bookmarkStart w:id="59" w:name="_Toc65142539"/>
      <w:r>
        <w:t>Deploy the AKS cluster</w:t>
      </w:r>
      <w:bookmarkEnd w:id="59"/>
      <w:r>
        <w:br/>
      </w:r>
    </w:p>
    <w:p w14:paraId="08CCE344" w14:textId="5DE3442A" w:rsidR="00A87294" w:rsidRDefault="0028753B" w:rsidP="0028753B">
      <w:pPr>
        <w:pStyle w:val="ListParagraph"/>
        <w:numPr>
          <w:ilvl w:val="0"/>
          <w:numId w:val="40"/>
        </w:numPr>
      </w:pPr>
      <w:r>
        <w:t>Login to Azure Portal (</w:t>
      </w:r>
      <w:hyperlink r:id="rId35">
        <w:r w:rsidRPr="51C17490">
          <w:rPr>
            <w:rStyle w:val="Hyperlink"/>
          </w:rPr>
          <w:t>https://portal.azure.com</w:t>
        </w:r>
      </w:hyperlink>
      <w:r>
        <w:t>)</w:t>
      </w:r>
      <w:r>
        <w:br/>
      </w:r>
    </w:p>
    <w:p w14:paraId="7D8BD9A6" w14:textId="2610B4E5" w:rsidR="0028753B" w:rsidRPr="0028753B" w:rsidRDefault="0028753B" w:rsidP="51C17490">
      <w:pPr>
        <w:pStyle w:val="ListParagraph"/>
        <w:numPr>
          <w:ilvl w:val="0"/>
          <w:numId w:val="40"/>
        </w:numPr>
      </w:pPr>
      <w:r>
        <w:t xml:space="preserve">Select </w:t>
      </w:r>
      <w:r w:rsidRPr="51C17490">
        <w:rPr>
          <w:b/>
          <w:bCs/>
        </w:rPr>
        <w:t>Create a resource</w:t>
      </w:r>
      <w:r>
        <w:br/>
      </w:r>
    </w:p>
    <w:p w14:paraId="6026103B" w14:textId="374D29C2" w:rsidR="0028753B" w:rsidRDefault="0028753B" w:rsidP="0028753B">
      <w:pPr>
        <w:pStyle w:val="ListParagraph"/>
        <w:numPr>
          <w:ilvl w:val="0"/>
          <w:numId w:val="40"/>
        </w:numPr>
      </w:pPr>
      <w:r>
        <w:t xml:space="preserve">Enter </w:t>
      </w:r>
      <w:r w:rsidRPr="51C17490">
        <w:rPr>
          <w:b/>
          <w:bCs/>
        </w:rPr>
        <w:t xml:space="preserve">Kubernetes Service </w:t>
      </w:r>
      <w:r>
        <w:t xml:space="preserve">in the search box and select the result </w:t>
      </w:r>
      <w:r>
        <w:br/>
      </w:r>
    </w:p>
    <w:p w14:paraId="30E96845" w14:textId="03FF7C58" w:rsidR="00E251C5" w:rsidRPr="00AD7CE9" w:rsidRDefault="0028753B" w:rsidP="00AD7CE9">
      <w:pPr>
        <w:pStyle w:val="ListParagraph"/>
        <w:numPr>
          <w:ilvl w:val="0"/>
          <w:numId w:val="40"/>
        </w:numPr>
        <w:rPr>
          <w:b/>
          <w:bCs/>
        </w:rPr>
      </w:pPr>
      <w:r>
        <w:t xml:space="preserve">Select </w:t>
      </w:r>
      <w:r>
        <w:rPr>
          <w:b/>
          <w:bCs/>
        </w:rPr>
        <w:t>Create</w:t>
      </w:r>
    </w:p>
    <w:p w14:paraId="31FDCE07" w14:textId="7B51F19C" w:rsidR="00E251C5" w:rsidRPr="00E251C5" w:rsidRDefault="00E251C5" w:rsidP="00E251C5">
      <w:pPr>
        <w:pStyle w:val="ListParagraph"/>
        <w:ind w:left="1440"/>
      </w:pPr>
      <w:r>
        <w:br/>
      </w:r>
    </w:p>
    <w:p w14:paraId="2D72F793" w14:textId="67BD979C" w:rsidR="0028753B" w:rsidRDefault="0028753B" w:rsidP="0028753B">
      <w:pPr>
        <w:pStyle w:val="ListParagraph"/>
        <w:jc w:val="center"/>
      </w:pPr>
      <w:r>
        <w:rPr>
          <w:noProof/>
        </w:rPr>
        <w:drawing>
          <wp:inline distT="0" distB="0" distL="0" distR="0" wp14:anchorId="4983367B" wp14:editId="1E5D7E40">
            <wp:extent cx="3312934" cy="1981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3312934" cy="1981200"/>
                    </a:xfrm>
                    <a:prstGeom prst="rect">
                      <a:avLst/>
                    </a:prstGeom>
                  </pic:spPr>
                </pic:pic>
              </a:graphicData>
            </a:graphic>
          </wp:inline>
        </w:drawing>
      </w:r>
    </w:p>
    <w:p w14:paraId="6F6E33C8" w14:textId="71C56003" w:rsidR="0023009D" w:rsidRDefault="0023009D" w:rsidP="0028753B">
      <w:pPr>
        <w:pStyle w:val="ListParagraph"/>
        <w:jc w:val="center"/>
      </w:pPr>
      <w:r>
        <w:t>Figure 15. MS Azure – Add AKS</w:t>
      </w:r>
    </w:p>
    <w:p w14:paraId="74A1DB4E" w14:textId="162C7F16" w:rsidR="0028753B" w:rsidRDefault="0028753B" w:rsidP="0028753B">
      <w:pPr>
        <w:pStyle w:val="ListParagraph"/>
      </w:pPr>
    </w:p>
    <w:p w14:paraId="44142F0E" w14:textId="55A02436" w:rsidR="0028753B" w:rsidRPr="00E251C5" w:rsidRDefault="0028753B" w:rsidP="00F75ED4">
      <w:pPr>
        <w:pStyle w:val="ListParagraph"/>
        <w:numPr>
          <w:ilvl w:val="0"/>
          <w:numId w:val="40"/>
        </w:numPr>
      </w:pPr>
      <w:r>
        <w:t xml:space="preserve">Insert appropriate information and select </w:t>
      </w:r>
      <w:r>
        <w:rPr>
          <w:b/>
          <w:bCs/>
        </w:rPr>
        <w:t>Review + Create</w:t>
      </w:r>
    </w:p>
    <w:p w14:paraId="7B9A17F6" w14:textId="61962B3B" w:rsidR="00E251C5" w:rsidRDefault="00E251C5" w:rsidP="00F75ED4">
      <w:pPr>
        <w:pStyle w:val="ListParagraph"/>
        <w:rPr>
          <w:b/>
          <w:bCs/>
        </w:rPr>
      </w:pPr>
    </w:p>
    <w:p w14:paraId="7E24F39A" w14:textId="26D6E91B" w:rsidR="0028753B" w:rsidRDefault="0028753B" w:rsidP="00F75ED4">
      <w:pPr>
        <w:keepNext/>
        <w:ind w:left="360"/>
        <w:jc w:val="center"/>
      </w:pPr>
      <w:r>
        <w:rPr>
          <w:noProof/>
        </w:rPr>
        <w:lastRenderedPageBreak/>
        <w:drawing>
          <wp:inline distT="0" distB="0" distL="0" distR="0" wp14:anchorId="265645EC" wp14:editId="3B24014F">
            <wp:extent cx="3859050" cy="465518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3859050" cy="4655183"/>
                    </a:xfrm>
                    <a:prstGeom prst="rect">
                      <a:avLst/>
                    </a:prstGeom>
                  </pic:spPr>
                </pic:pic>
              </a:graphicData>
            </a:graphic>
          </wp:inline>
        </w:drawing>
      </w:r>
    </w:p>
    <w:p w14:paraId="487F657C" w14:textId="7E144FB5" w:rsidR="0023009D" w:rsidRPr="00E251C5" w:rsidRDefault="0023009D" w:rsidP="00AD7CE9">
      <w:pPr>
        <w:pStyle w:val="ListParagraph"/>
        <w:keepNext/>
        <w:ind w:left="1440"/>
        <w:jc w:val="center"/>
      </w:pPr>
      <w:r>
        <w:t>Figure 16. MS Azure – Create AKS Cluster</w:t>
      </w:r>
    </w:p>
    <w:p w14:paraId="1DB967CF" w14:textId="77777777" w:rsidR="0028753B" w:rsidRDefault="0028753B" w:rsidP="00AD7CE9">
      <w:pPr>
        <w:pStyle w:val="ListParagraph"/>
        <w:keepNext/>
        <w:ind w:left="1440"/>
        <w:jc w:val="center"/>
      </w:pPr>
    </w:p>
    <w:p w14:paraId="64104A18" w14:textId="3B7A8F82" w:rsidR="00A87294" w:rsidRPr="00F75ED4" w:rsidRDefault="0028753B" w:rsidP="0028753B">
      <w:pPr>
        <w:pStyle w:val="ListParagraph"/>
        <w:numPr>
          <w:ilvl w:val="0"/>
          <w:numId w:val="40"/>
        </w:numPr>
      </w:pPr>
      <w:r>
        <w:t xml:space="preserve">Accept all defaults and </w:t>
      </w:r>
      <w:r w:rsidRPr="0028753B">
        <w:t xml:space="preserve">select </w:t>
      </w:r>
      <w:r>
        <w:rPr>
          <w:b/>
          <w:bCs/>
        </w:rPr>
        <w:t>Create</w:t>
      </w:r>
    </w:p>
    <w:p w14:paraId="67E05002" w14:textId="236A3824" w:rsidR="00F75ED4" w:rsidRDefault="00F75ED4" w:rsidP="00F75ED4">
      <w:pPr>
        <w:pStyle w:val="ListParagraph"/>
        <w:rPr>
          <w:b/>
          <w:bCs/>
        </w:rPr>
      </w:pPr>
    </w:p>
    <w:p w14:paraId="5D1353B0" w14:textId="77777777" w:rsidR="0023009D" w:rsidRPr="00F75ED4" w:rsidRDefault="0028753B" w:rsidP="00AD7CE9">
      <w:pPr>
        <w:pStyle w:val="ListParagraph"/>
        <w:keepNext/>
        <w:ind w:left="1440"/>
        <w:jc w:val="center"/>
      </w:pPr>
      <w:r>
        <w:rPr>
          <w:noProof/>
        </w:rPr>
        <w:lastRenderedPageBreak/>
        <w:drawing>
          <wp:inline distT="0" distB="0" distL="0" distR="0" wp14:anchorId="7B789DFC" wp14:editId="57370678">
            <wp:extent cx="4577802" cy="577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577802" cy="5778500"/>
                    </a:xfrm>
                    <a:prstGeom prst="rect">
                      <a:avLst/>
                    </a:prstGeom>
                  </pic:spPr>
                </pic:pic>
              </a:graphicData>
            </a:graphic>
          </wp:inline>
        </w:drawing>
      </w:r>
      <w:r>
        <w:br/>
      </w:r>
      <w:r w:rsidR="0023009D">
        <w:t>Figure 17. MS Azure – AKS Default Settings</w:t>
      </w:r>
    </w:p>
    <w:p w14:paraId="45C4BA5B" w14:textId="497E7349" w:rsidR="6EB3A5DA" w:rsidRDefault="6EB3A5DA" w:rsidP="00F75ED4">
      <w:pPr>
        <w:keepNext/>
        <w:jc w:val="center"/>
      </w:pPr>
    </w:p>
    <w:p w14:paraId="48DD0646" w14:textId="6544673E" w:rsidR="009157FA" w:rsidRDefault="009157FA" w:rsidP="009157FA">
      <w:pPr>
        <w:pStyle w:val="Heading3"/>
      </w:pPr>
      <w:bookmarkStart w:id="60" w:name="_Toc65142540"/>
      <w:r>
        <w:t>Configure AKS environment on Azure DevOps</w:t>
      </w:r>
      <w:bookmarkEnd w:id="60"/>
      <w:r>
        <w:br/>
      </w:r>
    </w:p>
    <w:p w14:paraId="6A3D27B4" w14:textId="773828D8" w:rsidR="002045EC" w:rsidRDefault="002045EC" w:rsidP="002045EC">
      <w:pPr>
        <w:pStyle w:val="ListParagraph"/>
        <w:numPr>
          <w:ilvl w:val="0"/>
          <w:numId w:val="41"/>
        </w:numPr>
      </w:pPr>
      <w:r>
        <w:t xml:space="preserve">Select </w:t>
      </w:r>
      <w:r w:rsidRPr="51C17490">
        <w:rPr>
          <w:b/>
          <w:bCs/>
        </w:rPr>
        <w:t xml:space="preserve">Environment </w:t>
      </w:r>
      <w:r>
        <w:t>in the Azure DevOps Capstone project</w:t>
      </w:r>
      <w:r>
        <w:br/>
      </w:r>
    </w:p>
    <w:p w14:paraId="058BB3A6" w14:textId="1A180458" w:rsidR="002045EC" w:rsidRPr="002045EC" w:rsidRDefault="002045EC" w:rsidP="51C17490">
      <w:pPr>
        <w:pStyle w:val="ListParagraph"/>
        <w:numPr>
          <w:ilvl w:val="0"/>
          <w:numId w:val="41"/>
        </w:numPr>
      </w:pPr>
      <w:r>
        <w:t xml:space="preserve">Select </w:t>
      </w:r>
      <w:r w:rsidRPr="51C17490">
        <w:rPr>
          <w:b/>
          <w:bCs/>
        </w:rPr>
        <w:t>Create environment</w:t>
      </w:r>
      <w:r>
        <w:br/>
      </w:r>
    </w:p>
    <w:p w14:paraId="43FF2577" w14:textId="567FC75C" w:rsidR="002045EC" w:rsidRDefault="002045EC" w:rsidP="51C17490">
      <w:pPr>
        <w:pStyle w:val="ListParagraph"/>
        <w:numPr>
          <w:ilvl w:val="0"/>
          <w:numId w:val="41"/>
        </w:numPr>
      </w:pPr>
      <w:r>
        <w:t xml:space="preserve">Insert the environment name and select </w:t>
      </w:r>
      <w:r w:rsidRPr="51C17490">
        <w:rPr>
          <w:b/>
          <w:bCs/>
        </w:rPr>
        <w:t>Kubernetes</w:t>
      </w:r>
      <w:r>
        <w:br/>
      </w:r>
    </w:p>
    <w:p w14:paraId="2C154313" w14:textId="77777777" w:rsidR="00F75ED4" w:rsidRPr="002045EC" w:rsidRDefault="00F75ED4" w:rsidP="00F75ED4">
      <w:pPr>
        <w:pStyle w:val="ListParagraph"/>
        <w:keepNext/>
        <w:ind w:left="1440"/>
      </w:pPr>
    </w:p>
    <w:p w14:paraId="509A3671" w14:textId="03012E4F" w:rsidR="002045EC" w:rsidRDefault="002045EC" w:rsidP="00F75ED4">
      <w:pPr>
        <w:pStyle w:val="ListParagraph"/>
        <w:keepNext/>
        <w:jc w:val="center"/>
      </w:pPr>
      <w:r>
        <w:rPr>
          <w:noProof/>
        </w:rPr>
        <w:drawing>
          <wp:inline distT="0" distB="0" distL="0" distR="0" wp14:anchorId="435DB965" wp14:editId="6A99B4C3">
            <wp:extent cx="2129162" cy="2723455"/>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2129162" cy="2723455"/>
                    </a:xfrm>
                    <a:prstGeom prst="rect">
                      <a:avLst/>
                    </a:prstGeom>
                  </pic:spPr>
                </pic:pic>
              </a:graphicData>
            </a:graphic>
          </wp:inline>
        </w:drawing>
      </w:r>
    </w:p>
    <w:p w14:paraId="5F5A3F20" w14:textId="71C686C7" w:rsidR="0023009D" w:rsidRDefault="0023009D" w:rsidP="00AD7CE9">
      <w:pPr>
        <w:pStyle w:val="ListParagraph"/>
        <w:keepNext/>
        <w:ind w:left="1440"/>
        <w:jc w:val="center"/>
      </w:pPr>
      <w:r>
        <w:t>Figure 18. Azure DevOps – AKS Integration</w:t>
      </w:r>
    </w:p>
    <w:p w14:paraId="29842BFA" w14:textId="77777777" w:rsidR="008D5710" w:rsidRDefault="008D5710" w:rsidP="002045EC">
      <w:pPr>
        <w:pStyle w:val="ListParagraph"/>
        <w:jc w:val="center"/>
      </w:pPr>
    </w:p>
    <w:p w14:paraId="0B23C9CE" w14:textId="3AB3E3F2" w:rsidR="002045EC" w:rsidRDefault="008D5710" w:rsidP="002045EC">
      <w:pPr>
        <w:pStyle w:val="ListParagraph"/>
        <w:numPr>
          <w:ilvl w:val="0"/>
          <w:numId w:val="41"/>
        </w:numPr>
      </w:pPr>
      <w:r>
        <w:t>Connect to the existing AKS Cluster and create</w:t>
      </w:r>
    </w:p>
    <w:p w14:paraId="223C85EB" w14:textId="06EA5B65" w:rsidR="00F75ED4" w:rsidRDefault="00F75ED4" w:rsidP="00F75ED4">
      <w:pPr>
        <w:pStyle w:val="ListParagraph"/>
      </w:pPr>
    </w:p>
    <w:p w14:paraId="3D658804" w14:textId="1D68B334" w:rsidR="008D5710" w:rsidRDefault="008D5710" w:rsidP="008D5710">
      <w:pPr>
        <w:ind w:left="360"/>
        <w:jc w:val="center"/>
      </w:pPr>
      <w:r>
        <w:rPr>
          <w:noProof/>
        </w:rPr>
        <w:drawing>
          <wp:inline distT="0" distB="0" distL="0" distR="0" wp14:anchorId="54AF86F0" wp14:editId="56DF519A">
            <wp:extent cx="2638425" cy="28834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2638425" cy="2883462"/>
                    </a:xfrm>
                    <a:prstGeom prst="rect">
                      <a:avLst/>
                    </a:prstGeom>
                  </pic:spPr>
                </pic:pic>
              </a:graphicData>
            </a:graphic>
          </wp:inline>
        </w:drawing>
      </w:r>
    </w:p>
    <w:p w14:paraId="471B1E74" w14:textId="77777777" w:rsidR="0023009D" w:rsidRDefault="0023009D" w:rsidP="00AD7CE9">
      <w:pPr>
        <w:pStyle w:val="ListParagraph"/>
        <w:ind w:left="1440"/>
        <w:jc w:val="center"/>
      </w:pPr>
      <w:r>
        <w:t>Figure 19. Azure DevOps – AKS Cluster</w:t>
      </w:r>
    </w:p>
    <w:p w14:paraId="37F82FF2" w14:textId="475424FD" w:rsidR="008D5710" w:rsidRDefault="008D5710" w:rsidP="008D5710">
      <w:pPr>
        <w:pStyle w:val="ListParagraph"/>
      </w:pPr>
    </w:p>
    <w:p w14:paraId="021BE218" w14:textId="77777777" w:rsidR="008D5710" w:rsidRPr="002045EC" w:rsidRDefault="008D5710" w:rsidP="008D5710">
      <w:pPr>
        <w:pStyle w:val="ListParagraph"/>
      </w:pPr>
    </w:p>
    <w:p w14:paraId="5123EE20" w14:textId="6C184129" w:rsidR="002C3579" w:rsidRDefault="002C3579" w:rsidP="002C3579">
      <w:pPr>
        <w:pStyle w:val="Heading2"/>
      </w:pPr>
      <w:bookmarkStart w:id="61" w:name="_Toc64899614"/>
      <w:bookmarkStart w:id="62" w:name="_Toc65142541"/>
      <w:r>
        <w:lastRenderedPageBreak/>
        <w:t>4.2 Microsoft Azure DevOps</w:t>
      </w:r>
      <w:bookmarkEnd w:id="61"/>
      <w:bookmarkEnd w:id="62"/>
    </w:p>
    <w:p w14:paraId="6A732F2B" w14:textId="53E9A449" w:rsidR="002C3579" w:rsidRDefault="002C3579" w:rsidP="002C3579">
      <w:pPr>
        <w:pStyle w:val="Heading3"/>
      </w:pPr>
      <w:bookmarkStart w:id="63" w:name="_Toc65142542"/>
      <w:r>
        <w:t>Create a continuous deployment pipeline</w:t>
      </w:r>
      <w:bookmarkEnd w:id="63"/>
      <w:r>
        <w:br/>
      </w:r>
    </w:p>
    <w:p w14:paraId="5FE573E3" w14:textId="3D2107B9" w:rsidR="002C3579" w:rsidRDefault="002C3579" w:rsidP="002C3579">
      <w:pPr>
        <w:pStyle w:val="ListParagraph"/>
        <w:numPr>
          <w:ilvl w:val="0"/>
          <w:numId w:val="22"/>
        </w:numPr>
        <w:rPr>
          <w:rFonts w:asciiTheme="minorHAnsi" w:eastAsiaTheme="minorEastAsia" w:hAnsiTheme="minorHAnsi"/>
        </w:rPr>
      </w:pPr>
      <w:r>
        <w:t xml:space="preserve">In the </w:t>
      </w:r>
      <w:r w:rsidR="002A186A">
        <w:t>right-side</w:t>
      </w:r>
      <w:r>
        <w:t xml:space="preserve"> menu, click </w:t>
      </w:r>
      <w:r w:rsidRPr="6EB3A5DA">
        <w:rPr>
          <w:b/>
          <w:bCs/>
        </w:rPr>
        <w:t xml:space="preserve">Pipelines </w:t>
      </w:r>
      <w:r w:rsidR="002A186A">
        <w:rPr>
          <w:b/>
          <w:bCs/>
        </w:rPr>
        <w:t>→</w:t>
      </w:r>
      <w:r w:rsidRPr="6EB3A5DA">
        <w:rPr>
          <w:b/>
          <w:bCs/>
        </w:rPr>
        <w:t xml:space="preserve"> Releases</w:t>
      </w:r>
      <w:r w:rsidR="002A186A">
        <w:rPr>
          <w:b/>
          <w:bCs/>
        </w:rPr>
        <w:t xml:space="preserve"> →</w:t>
      </w:r>
      <w:r w:rsidRPr="6EB3A5DA">
        <w:rPr>
          <w:b/>
          <w:bCs/>
        </w:rPr>
        <w:t xml:space="preserve"> New pipeline</w:t>
      </w:r>
      <w:r>
        <w:br/>
      </w:r>
    </w:p>
    <w:p w14:paraId="009BC18E" w14:textId="6C8C5180" w:rsidR="002C3579" w:rsidRDefault="002C3579" w:rsidP="002C3579">
      <w:pPr>
        <w:pStyle w:val="ListParagraph"/>
        <w:numPr>
          <w:ilvl w:val="0"/>
          <w:numId w:val="22"/>
        </w:numPr>
      </w:pPr>
      <w:r>
        <w:t>Select</w:t>
      </w:r>
      <w:r w:rsidRPr="6EB3A5DA">
        <w:rPr>
          <w:b/>
          <w:bCs/>
        </w:rPr>
        <w:t xml:space="preserve"> Deploy to a Kubernetes cluster </w:t>
      </w:r>
      <w:r w:rsidR="002A186A">
        <w:rPr>
          <w:b/>
          <w:bCs/>
        </w:rPr>
        <w:t xml:space="preserve"> → </w:t>
      </w:r>
      <w:r w:rsidRPr="6EB3A5DA">
        <w:rPr>
          <w:b/>
          <w:bCs/>
        </w:rPr>
        <w:t>Apply</w:t>
      </w:r>
      <w:r>
        <w:br/>
      </w:r>
    </w:p>
    <w:p w14:paraId="725D2240" w14:textId="4A2388A1" w:rsidR="002C3579" w:rsidRDefault="002C3579" w:rsidP="002C3579">
      <w:pPr>
        <w:pStyle w:val="ListParagraph"/>
        <w:numPr>
          <w:ilvl w:val="0"/>
          <w:numId w:val="22"/>
        </w:numPr>
      </w:pPr>
      <w:r>
        <w:t>Add</w:t>
      </w:r>
      <w:r w:rsidRPr="6EB3A5DA">
        <w:rPr>
          <w:b/>
          <w:bCs/>
        </w:rPr>
        <w:t xml:space="preserve"> </w:t>
      </w:r>
      <w:r>
        <w:t>an</w:t>
      </w:r>
      <w:r w:rsidRPr="6EB3A5DA">
        <w:rPr>
          <w:b/>
          <w:bCs/>
        </w:rPr>
        <w:t xml:space="preserve"> Artifact </w:t>
      </w:r>
      <w:r w:rsidR="002A186A">
        <w:rPr>
          <w:b/>
          <w:bCs/>
        </w:rPr>
        <w:t>→</w:t>
      </w:r>
      <w:r>
        <w:t xml:space="preserve"> select </w:t>
      </w:r>
      <w:r w:rsidRPr="6EB3A5DA">
        <w:rPr>
          <w:b/>
          <w:bCs/>
        </w:rPr>
        <w:t xml:space="preserve">Build </w:t>
      </w:r>
      <w:r>
        <w:t>from Source type</w:t>
      </w:r>
      <w:r w:rsidRPr="6EB3A5DA">
        <w:rPr>
          <w:b/>
          <w:bCs/>
        </w:rPr>
        <w:t xml:space="preserve"> </w:t>
      </w:r>
      <w:r w:rsidR="002A186A">
        <w:rPr>
          <w:b/>
          <w:bCs/>
        </w:rPr>
        <w:t>→</w:t>
      </w:r>
      <w:r w:rsidRPr="6EB3A5DA">
        <w:rPr>
          <w:b/>
          <w:bCs/>
        </w:rPr>
        <w:t xml:space="preserve"> </w:t>
      </w:r>
      <w:r>
        <w:t>select build pipeline</w:t>
      </w:r>
      <w:r w:rsidRPr="6EB3A5DA">
        <w:rPr>
          <w:b/>
          <w:bCs/>
        </w:rPr>
        <w:t xml:space="preserve"> </w:t>
      </w:r>
      <w:r w:rsidR="002A186A">
        <w:rPr>
          <w:b/>
          <w:bCs/>
        </w:rPr>
        <w:t>→</w:t>
      </w:r>
      <w:r w:rsidRPr="6EB3A5DA">
        <w:rPr>
          <w:b/>
          <w:bCs/>
        </w:rPr>
        <w:t xml:space="preserve"> Add</w:t>
      </w:r>
      <w:r>
        <w:br/>
      </w:r>
    </w:p>
    <w:p w14:paraId="79F7DDE5" w14:textId="60872471" w:rsidR="002C3579" w:rsidRDefault="002C3579" w:rsidP="002C3579">
      <w:pPr>
        <w:pStyle w:val="ListParagraph"/>
        <w:numPr>
          <w:ilvl w:val="0"/>
          <w:numId w:val="22"/>
        </w:numPr>
      </w:pPr>
      <w:r>
        <w:t xml:space="preserve">Click the lightning bolt icon </w:t>
      </w:r>
      <w:r w:rsidR="002A186A">
        <w:t>→</w:t>
      </w:r>
      <w:r>
        <w:t xml:space="preserve"> select </w:t>
      </w:r>
      <w:r w:rsidRPr="6EB3A5DA">
        <w:rPr>
          <w:b/>
          <w:bCs/>
        </w:rPr>
        <w:t xml:space="preserve">Enable </w:t>
      </w:r>
      <w:r>
        <w:t>for Continuous deployment trigger</w:t>
      </w:r>
      <w:r>
        <w:br/>
      </w:r>
    </w:p>
    <w:p w14:paraId="35088E1B" w14:textId="77777777" w:rsidR="002C3579" w:rsidRDefault="002C3579" w:rsidP="002C3579">
      <w:pPr>
        <w:pStyle w:val="ListParagraph"/>
        <w:numPr>
          <w:ilvl w:val="0"/>
          <w:numId w:val="22"/>
        </w:numPr>
      </w:pPr>
      <w:r>
        <w:t>Edit and/or add Stages as needed</w:t>
      </w:r>
      <w:r>
        <w:br/>
      </w:r>
    </w:p>
    <w:p w14:paraId="24407BA6" w14:textId="77777777" w:rsidR="002C3579" w:rsidRDefault="002C3579" w:rsidP="002C3579">
      <w:pPr>
        <w:pStyle w:val="ListParagraph"/>
        <w:numPr>
          <w:ilvl w:val="0"/>
          <w:numId w:val="22"/>
        </w:numPr>
      </w:pPr>
      <w:r>
        <w:t xml:space="preserve">Add </w:t>
      </w:r>
      <w:r w:rsidRPr="6EB3A5DA">
        <w:rPr>
          <w:b/>
          <w:bCs/>
        </w:rPr>
        <w:t>Pre-deployment conditions</w:t>
      </w:r>
      <w:r>
        <w:t xml:space="preserve"> and</w:t>
      </w:r>
      <w:r w:rsidRPr="6EB3A5DA">
        <w:rPr>
          <w:b/>
          <w:bCs/>
        </w:rPr>
        <w:t xml:space="preserve"> Post-deployment</w:t>
      </w:r>
      <w:r>
        <w:t xml:space="preserve"> </w:t>
      </w:r>
      <w:r w:rsidRPr="6EB3A5DA">
        <w:rPr>
          <w:b/>
          <w:bCs/>
        </w:rPr>
        <w:t>conditions</w:t>
      </w:r>
      <w:r>
        <w:t xml:space="preserve"> for stages</w:t>
      </w:r>
      <w:r w:rsidRPr="6EB3A5DA">
        <w:rPr>
          <w:b/>
          <w:bCs/>
        </w:rPr>
        <w:t xml:space="preserve"> </w:t>
      </w:r>
      <w:r>
        <w:t>if needed</w:t>
      </w:r>
      <w:r>
        <w:br/>
      </w:r>
    </w:p>
    <w:p w14:paraId="58D460FA" w14:textId="77777777" w:rsidR="002C3579" w:rsidRDefault="002C3579" w:rsidP="002C3579">
      <w:pPr>
        <w:pStyle w:val="ListParagraph"/>
        <w:numPr>
          <w:ilvl w:val="0"/>
          <w:numId w:val="22"/>
        </w:numPr>
      </w:pPr>
      <w:r>
        <w:t xml:space="preserve">Click </w:t>
      </w:r>
      <w:r w:rsidRPr="6EB3A5DA">
        <w:rPr>
          <w:b/>
          <w:bCs/>
        </w:rPr>
        <w:t xml:space="preserve">Tasks </w:t>
      </w:r>
      <w:r>
        <w:t>and edit kubectl commands</w:t>
      </w:r>
      <w:r>
        <w:br/>
      </w:r>
    </w:p>
    <w:p w14:paraId="66993035" w14:textId="77777777" w:rsidR="002C3579" w:rsidRDefault="002C3579" w:rsidP="002C3579">
      <w:pPr>
        <w:pStyle w:val="ListParagraph"/>
        <w:numPr>
          <w:ilvl w:val="0"/>
          <w:numId w:val="22"/>
        </w:numPr>
      </w:pPr>
      <w:r>
        <w:t xml:space="preserve">To save changes, click </w:t>
      </w:r>
      <w:r w:rsidRPr="6EB3A5DA">
        <w:rPr>
          <w:b/>
          <w:bCs/>
        </w:rPr>
        <w:t>Save</w:t>
      </w:r>
      <w:r>
        <w:br/>
      </w:r>
    </w:p>
    <w:p w14:paraId="1DDB55D8" w14:textId="21BDECBE" w:rsidR="002C3579" w:rsidRPr="002A186A" w:rsidRDefault="002C3579" w:rsidP="002C3579">
      <w:pPr>
        <w:pStyle w:val="ListParagraph"/>
        <w:numPr>
          <w:ilvl w:val="0"/>
          <w:numId w:val="22"/>
        </w:numPr>
      </w:pPr>
      <w:r>
        <w:t xml:space="preserve">To create a release, click </w:t>
      </w:r>
      <w:r w:rsidRPr="6EB3A5DA">
        <w:rPr>
          <w:b/>
          <w:bCs/>
        </w:rPr>
        <w:t>Create</w:t>
      </w:r>
      <w:r>
        <w:t xml:space="preserve"> </w:t>
      </w:r>
      <w:r w:rsidRPr="6EB3A5DA">
        <w:rPr>
          <w:b/>
          <w:bCs/>
        </w:rPr>
        <w:t>release</w:t>
      </w:r>
      <w:r>
        <w:t xml:space="preserve"> </w:t>
      </w:r>
      <w:r w:rsidR="002A186A">
        <w:t>→</w:t>
      </w:r>
      <w:r>
        <w:t xml:space="preserve"> </w:t>
      </w:r>
      <w:r w:rsidRPr="6EB3A5DA">
        <w:rPr>
          <w:b/>
          <w:bCs/>
        </w:rPr>
        <w:t>Create</w:t>
      </w:r>
    </w:p>
    <w:p w14:paraId="0E3005CD" w14:textId="77777777" w:rsidR="002A186A" w:rsidRPr="002A186A" w:rsidRDefault="002A186A" w:rsidP="002A186A">
      <w:pPr>
        <w:pStyle w:val="ListParagraph"/>
      </w:pPr>
    </w:p>
    <w:p w14:paraId="45231C34" w14:textId="1A57F2C6" w:rsidR="002A186A" w:rsidRDefault="002A186A" w:rsidP="002A186A">
      <w:pPr>
        <w:pStyle w:val="Heading2"/>
      </w:pPr>
      <w:bookmarkStart w:id="64" w:name="_Toc65142543"/>
      <w:r>
        <w:t>4.3 Useful Kubernetes Tasks</w:t>
      </w:r>
      <w:bookmarkEnd w:id="64"/>
    </w:p>
    <w:p w14:paraId="6EFDBE4B" w14:textId="30FB72EF" w:rsidR="002A186A" w:rsidRPr="0019693D" w:rsidRDefault="002A186A" w:rsidP="002A186A">
      <w:pPr>
        <w:pStyle w:val="Heading3"/>
      </w:pPr>
      <w:bookmarkStart w:id="65" w:name="_Toc65142544"/>
      <w:r>
        <w:t>Deploying an application:</w:t>
      </w:r>
      <w:bookmarkEnd w:id="65"/>
      <w:r>
        <w:t xml:space="preserve"> </w:t>
      </w:r>
      <w:r>
        <w:br/>
      </w:r>
    </w:p>
    <w:p w14:paraId="177A476C" w14:textId="77777777" w:rsidR="002A186A" w:rsidRPr="0019693D" w:rsidRDefault="002A186A" w:rsidP="002A186A">
      <w:pPr>
        <w:ind w:left="1440"/>
        <w:rPr>
          <w:b/>
          <w:bCs/>
          <w:highlight w:val="lightGray"/>
        </w:rPr>
      </w:pPr>
      <w:r w:rsidRPr="6B31F5B0">
        <w:rPr>
          <w:b/>
          <w:bCs/>
          <w:highlight w:val="lightGray"/>
        </w:rPr>
        <w:t>kubectl create deployment &lt;deployment name&gt; --image=&lt;image location url&gt;:&lt;version&gt;</w:t>
      </w:r>
    </w:p>
    <w:p w14:paraId="4912BD98" w14:textId="77777777" w:rsidR="002A186A" w:rsidRPr="0019693D" w:rsidRDefault="002A186A" w:rsidP="002A186A">
      <w:pPr>
        <w:ind w:left="1440"/>
        <w:rPr>
          <w:b/>
          <w:bCs/>
          <w:highlight w:val="lightGray"/>
        </w:rPr>
      </w:pPr>
    </w:p>
    <w:p w14:paraId="6F00555F" w14:textId="2BF39D13" w:rsidR="002A186A" w:rsidRPr="0019693D" w:rsidRDefault="002A186A" w:rsidP="002A186A">
      <w:pPr>
        <w:pStyle w:val="Heading3"/>
      </w:pPr>
      <w:bookmarkStart w:id="66" w:name="_Toc65142545"/>
      <w:r>
        <w:t>Exposing the deployment for services:</w:t>
      </w:r>
      <w:bookmarkEnd w:id="66"/>
      <w:r>
        <w:t xml:space="preserve"> </w:t>
      </w:r>
      <w:r>
        <w:br/>
      </w:r>
    </w:p>
    <w:p w14:paraId="7AD7FF97" w14:textId="77777777" w:rsidR="002A186A" w:rsidRPr="0019693D" w:rsidRDefault="002A186A" w:rsidP="002A186A">
      <w:pPr>
        <w:ind w:left="1440"/>
        <w:rPr>
          <w:highlight w:val="lightGray"/>
        </w:rPr>
      </w:pPr>
      <w:r w:rsidRPr="6B31F5B0">
        <w:rPr>
          <w:b/>
          <w:bCs/>
          <w:highlight w:val="lightGray"/>
        </w:rPr>
        <w:t>kubectl expose deployment &lt;deployment name&gt; --type=LoadBalancer --port=&lt;port number&gt;</w:t>
      </w:r>
    </w:p>
    <w:p w14:paraId="4B753B37" w14:textId="77777777" w:rsidR="002A186A" w:rsidRDefault="002A186A" w:rsidP="002A186A">
      <w:pPr>
        <w:ind w:left="1440"/>
        <w:rPr>
          <w:b/>
          <w:bCs/>
          <w:highlight w:val="lightGray"/>
        </w:rPr>
      </w:pPr>
    </w:p>
    <w:p w14:paraId="6B6D9474" w14:textId="6652BA9A" w:rsidR="002A186A" w:rsidRPr="00C40834" w:rsidRDefault="002A186A" w:rsidP="002A186A">
      <w:pPr>
        <w:pStyle w:val="Heading3"/>
      </w:pPr>
      <w:bookmarkStart w:id="67" w:name="_Toc65142546"/>
      <w:r>
        <w:t>Seeing all the happenings in log:</w:t>
      </w:r>
      <w:bookmarkEnd w:id="67"/>
      <w:r>
        <w:br/>
      </w:r>
    </w:p>
    <w:p w14:paraId="65E5206C" w14:textId="77777777" w:rsidR="002A186A" w:rsidRPr="00C40834" w:rsidRDefault="002A186A" w:rsidP="002A186A">
      <w:pPr>
        <w:ind w:left="1440"/>
        <w:rPr>
          <w:b/>
          <w:bCs/>
          <w:highlight w:val="lightGray"/>
        </w:rPr>
      </w:pPr>
      <w:r w:rsidRPr="6B31F5B0">
        <w:rPr>
          <w:b/>
          <w:bCs/>
          <w:highlight w:val="lightGray"/>
        </w:rPr>
        <w:t>kubectl get events</w:t>
      </w:r>
    </w:p>
    <w:p w14:paraId="2219B9DC" w14:textId="77777777" w:rsidR="002A186A" w:rsidRPr="00C40834" w:rsidRDefault="002A186A" w:rsidP="002A186A">
      <w:pPr>
        <w:ind w:left="1440"/>
        <w:rPr>
          <w:b/>
          <w:bCs/>
          <w:highlight w:val="lightGray"/>
        </w:rPr>
      </w:pPr>
      <w:r w:rsidRPr="6B31F5B0">
        <w:rPr>
          <w:b/>
          <w:bCs/>
          <w:highlight w:val="lightGray"/>
        </w:rPr>
        <w:t>kubectl get pods</w:t>
      </w:r>
    </w:p>
    <w:p w14:paraId="4FFBF29B" w14:textId="77777777" w:rsidR="002A186A" w:rsidRPr="00C40834" w:rsidRDefault="002A186A" w:rsidP="002A186A">
      <w:pPr>
        <w:ind w:left="1440"/>
        <w:rPr>
          <w:b/>
          <w:bCs/>
          <w:highlight w:val="lightGray"/>
        </w:rPr>
      </w:pPr>
      <w:r w:rsidRPr="6B31F5B0">
        <w:rPr>
          <w:b/>
          <w:bCs/>
          <w:highlight w:val="lightGray"/>
        </w:rPr>
        <w:t>kubectl get deployment</w:t>
      </w:r>
    </w:p>
    <w:p w14:paraId="0F96FB4E" w14:textId="77777777" w:rsidR="002A186A" w:rsidRPr="00C40834" w:rsidRDefault="002A186A" w:rsidP="002A186A">
      <w:pPr>
        <w:ind w:left="1440"/>
        <w:rPr>
          <w:b/>
          <w:bCs/>
          <w:highlight w:val="lightGray"/>
        </w:rPr>
      </w:pPr>
      <w:r w:rsidRPr="6B31F5B0">
        <w:rPr>
          <w:b/>
          <w:bCs/>
          <w:highlight w:val="lightGray"/>
        </w:rPr>
        <w:t>kubectl get replicaset</w:t>
      </w:r>
    </w:p>
    <w:p w14:paraId="2E338E64" w14:textId="77777777" w:rsidR="002A186A" w:rsidRPr="00C40834" w:rsidRDefault="002A186A" w:rsidP="002A186A">
      <w:pPr>
        <w:ind w:left="1440"/>
        <w:rPr>
          <w:b/>
          <w:bCs/>
          <w:highlight w:val="lightGray"/>
        </w:rPr>
      </w:pPr>
      <w:r w:rsidRPr="6B31F5B0">
        <w:rPr>
          <w:b/>
          <w:bCs/>
          <w:highlight w:val="lightGray"/>
        </w:rPr>
        <w:lastRenderedPageBreak/>
        <w:t>kubectl get service</w:t>
      </w:r>
    </w:p>
    <w:p w14:paraId="0AEA6EDE" w14:textId="77777777" w:rsidR="002A186A" w:rsidRDefault="002A186A" w:rsidP="002A186A">
      <w:pPr>
        <w:ind w:left="1440"/>
        <w:rPr>
          <w:b/>
          <w:bCs/>
          <w:highlight w:val="lightGray"/>
        </w:rPr>
      </w:pPr>
      <w:r w:rsidRPr="6B31F5B0">
        <w:rPr>
          <w:b/>
          <w:bCs/>
          <w:highlight w:val="lightGray"/>
        </w:rPr>
        <w:t xml:space="preserve">kubectl describe pod &lt;pod name&gt; </w:t>
      </w:r>
    </w:p>
    <w:p w14:paraId="5EABFAA3" w14:textId="77777777" w:rsidR="002A186A" w:rsidRDefault="002A186A" w:rsidP="002A186A">
      <w:pPr>
        <w:pStyle w:val="ListParagraph"/>
        <w:numPr>
          <w:ilvl w:val="2"/>
          <w:numId w:val="2"/>
        </w:numPr>
        <w:rPr>
          <w:rFonts w:asciiTheme="minorHAnsi" w:eastAsiaTheme="minorEastAsia" w:hAnsiTheme="minorHAnsi"/>
          <w:b/>
          <w:bCs/>
          <w:highlight w:val="lightGray"/>
        </w:rPr>
      </w:pPr>
      <w:r>
        <w:t>Additional logging info</w:t>
      </w:r>
    </w:p>
    <w:p w14:paraId="06BB1DB4" w14:textId="77777777" w:rsidR="002A186A" w:rsidRPr="008569F1" w:rsidRDefault="002A186A" w:rsidP="002A186A"/>
    <w:p w14:paraId="536F37BD" w14:textId="71FAF342" w:rsidR="002A186A" w:rsidRDefault="002A186A" w:rsidP="002A186A">
      <w:pPr>
        <w:pStyle w:val="Heading3"/>
      </w:pPr>
      <w:bookmarkStart w:id="68" w:name="_Toc65142547"/>
      <w:r>
        <w:t>Editing configuration of deployment:</w:t>
      </w:r>
      <w:bookmarkEnd w:id="68"/>
      <w:r>
        <w:br/>
      </w:r>
    </w:p>
    <w:p w14:paraId="6CBA3416" w14:textId="77777777" w:rsidR="002A186A" w:rsidRDefault="002A186A" w:rsidP="002A186A">
      <w:pPr>
        <w:ind w:left="1440"/>
        <w:rPr>
          <w:b/>
          <w:bCs/>
          <w:highlight w:val="lightGray"/>
        </w:rPr>
      </w:pPr>
      <w:r w:rsidRPr="6B31F5B0">
        <w:rPr>
          <w:b/>
          <w:bCs/>
          <w:highlight w:val="lightGray"/>
        </w:rPr>
        <w:t>kubectl edit deployment &lt;deployment name&gt;</w:t>
      </w:r>
    </w:p>
    <w:p w14:paraId="3E6D1572" w14:textId="77777777" w:rsidR="002A186A" w:rsidRDefault="002A186A" w:rsidP="002A186A">
      <w:pPr>
        <w:pStyle w:val="ListParagraph"/>
        <w:numPr>
          <w:ilvl w:val="0"/>
          <w:numId w:val="3"/>
        </w:numPr>
        <w:rPr>
          <w:rFonts w:asciiTheme="minorHAnsi" w:eastAsiaTheme="minorEastAsia" w:hAnsiTheme="minorHAnsi"/>
        </w:rPr>
      </w:pPr>
      <w:r>
        <w:t>Scroll down to configuration and file image and edit the image version for example, then save</w:t>
      </w:r>
    </w:p>
    <w:p w14:paraId="79DC8E27" w14:textId="77777777" w:rsidR="002A186A" w:rsidRDefault="002A186A" w:rsidP="002A186A"/>
    <w:p w14:paraId="1D4662E9" w14:textId="112CAE00" w:rsidR="002A186A" w:rsidRDefault="002A186A" w:rsidP="002A186A">
      <w:pPr>
        <w:pStyle w:val="Heading3"/>
      </w:pPr>
      <w:bookmarkStart w:id="69" w:name="_Toc65142548"/>
      <w:r>
        <w:t>Getting terminal of a pod:</w:t>
      </w:r>
      <w:bookmarkEnd w:id="69"/>
      <w:r>
        <w:br/>
      </w:r>
    </w:p>
    <w:p w14:paraId="304D381F" w14:textId="77777777" w:rsidR="002A186A" w:rsidRDefault="002A186A" w:rsidP="002A186A">
      <w:pPr>
        <w:ind w:left="1440"/>
        <w:rPr>
          <w:b/>
          <w:bCs/>
          <w:highlight w:val="lightGray"/>
        </w:rPr>
      </w:pPr>
      <w:r w:rsidRPr="6B31F5B0">
        <w:rPr>
          <w:b/>
          <w:bCs/>
          <w:highlight w:val="lightGray"/>
        </w:rPr>
        <w:t>kubectl exec -it &lt;pod name&gt; -- bin/bash</w:t>
      </w:r>
    </w:p>
    <w:p w14:paraId="1D6ECEF0" w14:textId="77777777" w:rsidR="002A186A" w:rsidRDefault="002A186A" w:rsidP="002A186A">
      <w:pPr>
        <w:rPr>
          <w:highlight w:val="lightGray"/>
        </w:rPr>
      </w:pPr>
    </w:p>
    <w:p w14:paraId="3F058037" w14:textId="1A249AC6" w:rsidR="002A186A" w:rsidRDefault="002A186A" w:rsidP="002A186A">
      <w:pPr>
        <w:pStyle w:val="Heading3"/>
      </w:pPr>
      <w:bookmarkStart w:id="70" w:name="_Toc65142549"/>
      <w:r>
        <w:t>Deleting deployments:</w:t>
      </w:r>
      <w:bookmarkEnd w:id="70"/>
      <w:r>
        <w:br/>
      </w:r>
    </w:p>
    <w:p w14:paraId="51148C34" w14:textId="77777777" w:rsidR="002A186A" w:rsidRDefault="002A186A" w:rsidP="002A186A">
      <w:pPr>
        <w:ind w:left="1440"/>
        <w:rPr>
          <w:b/>
          <w:bCs/>
          <w:highlight w:val="lightGray"/>
        </w:rPr>
      </w:pPr>
      <w:r w:rsidRPr="6B31F5B0">
        <w:rPr>
          <w:b/>
          <w:bCs/>
          <w:highlight w:val="lightGray"/>
        </w:rPr>
        <w:t>kubectl delete deployment &lt;deployment name&gt;</w:t>
      </w:r>
    </w:p>
    <w:p w14:paraId="1C539902" w14:textId="77777777" w:rsidR="002A186A" w:rsidRDefault="002A186A" w:rsidP="002A186A">
      <w:pPr>
        <w:rPr>
          <w:highlight w:val="lightGray"/>
        </w:rPr>
      </w:pPr>
    </w:p>
    <w:p w14:paraId="4E21ADB4" w14:textId="23E37FBF" w:rsidR="002A186A" w:rsidRDefault="002A186A" w:rsidP="002A186A">
      <w:pPr>
        <w:pStyle w:val="Heading3"/>
      </w:pPr>
      <w:bookmarkStart w:id="71" w:name="_Toc65142550"/>
      <w:r>
        <w:t>Run a yaml config file to do deployments:</w:t>
      </w:r>
      <w:bookmarkEnd w:id="71"/>
      <w:r>
        <w:br/>
      </w:r>
    </w:p>
    <w:p w14:paraId="7D11B345" w14:textId="77777777" w:rsidR="002A186A" w:rsidRDefault="002A186A" w:rsidP="002A186A">
      <w:pPr>
        <w:ind w:left="1440"/>
        <w:rPr>
          <w:b/>
          <w:bCs/>
          <w:highlight w:val="lightGray"/>
        </w:rPr>
      </w:pPr>
      <w:r w:rsidRPr="6B31F5B0">
        <w:rPr>
          <w:b/>
          <w:bCs/>
          <w:highlight w:val="lightGray"/>
        </w:rPr>
        <w:t>kubectl apply -f &lt;file name&gt;</w:t>
      </w:r>
    </w:p>
    <w:p w14:paraId="2B1758F3" w14:textId="77777777" w:rsidR="002A186A" w:rsidRDefault="002A186A" w:rsidP="002A186A">
      <w:pPr>
        <w:pStyle w:val="ListParagraph"/>
        <w:numPr>
          <w:ilvl w:val="0"/>
          <w:numId w:val="1"/>
        </w:numPr>
        <w:rPr>
          <w:rFonts w:asciiTheme="minorHAnsi" w:eastAsiaTheme="minorEastAsia" w:hAnsiTheme="minorHAnsi"/>
        </w:rPr>
      </w:pPr>
      <w:r>
        <w:t>Can make changes to this yaml and run again to apply changes</w:t>
      </w:r>
    </w:p>
    <w:p w14:paraId="39BC37EC" w14:textId="77777777" w:rsidR="002A186A" w:rsidRDefault="002A186A" w:rsidP="002A186A"/>
    <w:p w14:paraId="04BA23D1" w14:textId="1D7C677A" w:rsidR="002A186A" w:rsidRDefault="002A186A" w:rsidP="002A186A">
      <w:pPr>
        <w:pStyle w:val="Heading3"/>
      </w:pPr>
      <w:bookmarkStart w:id="72" w:name="_Toc65142551"/>
      <w:r>
        <w:t>Check components that can't be put in a namespace:</w:t>
      </w:r>
      <w:bookmarkEnd w:id="72"/>
      <w:r>
        <w:br/>
      </w:r>
    </w:p>
    <w:p w14:paraId="73FCBC8C" w14:textId="77777777" w:rsidR="002A186A" w:rsidRDefault="002A186A" w:rsidP="002A186A">
      <w:pPr>
        <w:ind w:left="1440"/>
        <w:rPr>
          <w:b/>
          <w:bCs/>
          <w:highlight w:val="lightGray"/>
        </w:rPr>
      </w:pPr>
      <w:r w:rsidRPr="6B31F5B0">
        <w:rPr>
          <w:b/>
          <w:bCs/>
          <w:highlight w:val="lightGray"/>
        </w:rPr>
        <w:t>kubectl api-resources --namespaced=false</w:t>
      </w:r>
    </w:p>
    <w:p w14:paraId="48C14377" w14:textId="08F5E3B2" w:rsidR="00F75ED4" w:rsidRDefault="00F75ED4">
      <w:pPr>
        <w:rPr>
          <w:b/>
          <w:bCs/>
          <w:highlight w:val="lightGray"/>
        </w:rPr>
      </w:pPr>
      <w:r>
        <w:rPr>
          <w:b/>
          <w:bCs/>
          <w:highlight w:val="lightGray"/>
        </w:rPr>
        <w:br w:type="page"/>
      </w:r>
    </w:p>
    <w:p w14:paraId="5C2CE36D" w14:textId="77777777" w:rsidR="6EB3A5DA" w:rsidRDefault="6EB3A5DA" w:rsidP="00F75ED4">
      <w:pPr>
        <w:jc w:val="center"/>
        <w:rPr>
          <w:b/>
          <w:bCs/>
          <w:highlight w:val="lightGray"/>
        </w:rPr>
      </w:pPr>
    </w:p>
    <w:p w14:paraId="65325695" w14:textId="43194228" w:rsidR="00D71C8A" w:rsidRDefault="32007FB1" w:rsidP="00F75ED4">
      <w:pPr>
        <w:pStyle w:val="Heading1"/>
      </w:pPr>
      <w:bookmarkStart w:id="73" w:name="_Toc64899616"/>
      <w:bookmarkStart w:id="74" w:name="_Toc65142552"/>
      <w:r>
        <w:t>5</w:t>
      </w:r>
      <w:r w:rsidR="56C95BDB">
        <w:t>. License</w:t>
      </w:r>
      <w:bookmarkEnd w:id="73"/>
      <w:bookmarkEnd w:id="74"/>
    </w:p>
    <w:p w14:paraId="6638351D" w14:textId="7EE2459A" w:rsidR="004F04F1" w:rsidRDefault="004F04F1" w:rsidP="38539939">
      <w:pPr>
        <w:ind w:left="720"/>
      </w:pPr>
      <w:r>
        <w:br/>
      </w:r>
      <w:r w:rsidR="49C60F34">
        <w:t>This software is free to use by anyone. It comes with no warranties and is provided solely "AS-IS". It may contain significant bugs, or may not even perform the intended tasks, or fail to be fit for any purpose. University of Maryland is not responsible for any shortcomings and the user is solely responsible for the use.</w:t>
      </w:r>
    </w:p>
    <w:p w14:paraId="4DFFADE5" w14:textId="3B2AFA07" w:rsidR="004F04F1" w:rsidRDefault="004F04F1" w:rsidP="3FAF7A73"/>
    <w:sectPr w:rsidR="004F04F1" w:rsidSect="00231C42">
      <w:headerReference w:type="default" r:id="rId41"/>
      <w:footerReference w:type="default" r:id="rId42"/>
      <w:headerReference w:type="firs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A2A12" w14:textId="77777777" w:rsidR="00A807F8" w:rsidRDefault="00A807F8" w:rsidP="00231C42">
      <w:pPr>
        <w:spacing w:after="0" w:line="240" w:lineRule="auto"/>
      </w:pPr>
      <w:r>
        <w:separator/>
      </w:r>
    </w:p>
  </w:endnote>
  <w:endnote w:type="continuationSeparator" w:id="0">
    <w:p w14:paraId="015030DC" w14:textId="77777777" w:rsidR="00A807F8" w:rsidRDefault="00A807F8" w:rsidP="0023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951BBCF" w14:paraId="4B2417C9" w14:textId="77777777" w:rsidTr="00AD7CE9">
      <w:tc>
        <w:tcPr>
          <w:tcW w:w="3120" w:type="dxa"/>
        </w:tcPr>
        <w:p w14:paraId="11083557" w14:textId="2E0758E8" w:rsidR="4951BBCF" w:rsidRDefault="4951BBCF" w:rsidP="00AD7CE9">
          <w:pPr>
            <w:pStyle w:val="Header"/>
            <w:ind w:left="-115"/>
          </w:pPr>
        </w:p>
      </w:tc>
      <w:tc>
        <w:tcPr>
          <w:tcW w:w="3120" w:type="dxa"/>
        </w:tcPr>
        <w:p w14:paraId="477E291F" w14:textId="343A522C" w:rsidR="4951BBCF" w:rsidRDefault="4951BBCF" w:rsidP="00AD7CE9">
          <w:pPr>
            <w:pStyle w:val="Header"/>
            <w:jc w:val="center"/>
          </w:pPr>
        </w:p>
      </w:tc>
      <w:tc>
        <w:tcPr>
          <w:tcW w:w="3120" w:type="dxa"/>
        </w:tcPr>
        <w:p w14:paraId="640D3A3A" w14:textId="55433BF9" w:rsidR="4951BBCF" w:rsidRDefault="4951BBCF" w:rsidP="00AD7CE9">
          <w:pPr>
            <w:pStyle w:val="Header"/>
            <w:ind w:right="-115"/>
            <w:jc w:val="right"/>
          </w:pPr>
        </w:p>
      </w:tc>
    </w:tr>
  </w:tbl>
  <w:p w14:paraId="2893157F" w14:textId="4E516149" w:rsidR="4951BBCF" w:rsidRDefault="4951BBCF" w:rsidP="00AD7C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951BBCF" w14:paraId="1FEEC865" w14:textId="77777777" w:rsidTr="00AD7CE9">
      <w:tc>
        <w:tcPr>
          <w:tcW w:w="3120" w:type="dxa"/>
        </w:tcPr>
        <w:p w14:paraId="5B55334E" w14:textId="054F3D84" w:rsidR="4951BBCF" w:rsidRDefault="4951BBCF" w:rsidP="00AD7CE9">
          <w:pPr>
            <w:pStyle w:val="Header"/>
            <w:ind w:left="-115"/>
          </w:pPr>
        </w:p>
      </w:tc>
      <w:tc>
        <w:tcPr>
          <w:tcW w:w="3120" w:type="dxa"/>
        </w:tcPr>
        <w:p w14:paraId="48C4AED3" w14:textId="06B052D5" w:rsidR="4951BBCF" w:rsidRDefault="4951BBCF" w:rsidP="00AD7CE9">
          <w:pPr>
            <w:pStyle w:val="Header"/>
            <w:jc w:val="center"/>
          </w:pPr>
        </w:p>
      </w:tc>
      <w:tc>
        <w:tcPr>
          <w:tcW w:w="3120" w:type="dxa"/>
        </w:tcPr>
        <w:p w14:paraId="46857FFC" w14:textId="1A1665C6" w:rsidR="4951BBCF" w:rsidRDefault="4951BBCF" w:rsidP="00AD7CE9">
          <w:pPr>
            <w:pStyle w:val="Header"/>
            <w:ind w:right="-115"/>
            <w:jc w:val="right"/>
          </w:pPr>
        </w:p>
      </w:tc>
    </w:tr>
  </w:tbl>
  <w:p w14:paraId="0D6332D9" w14:textId="37564482" w:rsidR="4951BBCF" w:rsidRDefault="4951BBCF" w:rsidP="00AD7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1C37B" w14:textId="77777777" w:rsidR="00A807F8" w:rsidRDefault="00A807F8" w:rsidP="00231C42">
      <w:pPr>
        <w:spacing w:after="0" w:line="240" w:lineRule="auto"/>
      </w:pPr>
      <w:r>
        <w:separator/>
      </w:r>
    </w:p>
  </w:footnote>
  <w:footnote w:type="continuationSeparator" w:id="0">
    <w:p w14:paraId="231E8E25" w14:textId="77777777" w:rsidR="00A807F8" w:rsidRDefault="00A807F8" w:rsidP="00231C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25A6C" w14:textId="439D0B81" w:rsidR="00623718" w:rsidRDefault="00787A95" w:rsidP="00A04DD5">
    <w:pPr>
      <w:pStyle w:val="Header"/>
    </w:pPr>
    <w:r>
      <w:t>FORM SCRIBER</w:t>
    </w:r>
    <w:r w:rsidR="4951BBCF">
      <w:t xml:space="preserve"> DEVSECOPS RUNBOOK</w:t>
    </w:r>
    <w:r w:rsidR="00623718">
      <w:tab/>
    </w:r>
    <w:r w:rsidR="00623718">
      <w:tab/>
    </w:r>
    <w:sdt>
      <w:sdtPr>
        <w:id w:val="390007458"/>
        <w:placeholder>
          <w:docPart w:val="DefaultPlaceholder_1081868574"/>
        </w:placeholder>
        <w:docPartObj>
          <w:docPartGallery w:val="Page Numbers (Top of Page)"/>
          <w:docPartUnique/>
        </w:docPartObj>
      </w:sdtPr>
      <w:sdtEndPr>
        <w:rPr>
          <w:noProof/>
        </w:rPr>
      </w:sdtEndPr>
      <w:sdtContent>
        <w:r w:rsidR="00623718">
          <w:rPr>
            <w:noProof/>
          </w:rPr>
          <w:fldChar w:fldCharType="begin"/>
        </w:r>
        <w:r w:rsidR="00623718">
          <w:instrText xml:space="preserve"> PAGE   \* MERGEFORMAT </w:instrText>
        </w:r>
        <w:r w:rsidR="00623718">
          <w:fldChar w:fldCharType="separate"/>
        </w:r>
        <w:r w:rsidR="4951BBCF">
          <w:rPr>
            <w:noProof/>
          </w:rPr>
          <w:t>2</w:t>
        </w:r>
        <w:r w:rsidR="00623718">
          <w:rPr>
            <w:noProof/>
          </w:rPr>
          <w:fldChar w:fldCharType="end"/>
        </w:r>
      </w:sdtContent>
    </w:sdt>
  </w:p>
  <w:p w14:paraId="38FBFD46" w14:textId="7DA87375" w:rsidR="00623718" w:rsidRDefault="006237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3E3A2" w14:textId="772D9A2D" w:rsidR="00623718" w:rsidRDefault="00623718">
    <w:pPr>
      <w:pStyle w:val="Header"/>
    </w:pPr>
    <w:r>
      <w:t xml:space="preserve">Running head: </w:t>
    </w:r>
    <w:r w:rsidR="00787A95">
      <w:t>FORM SCRIBER</w:t>
    </w:r>
    <w:r>
      <w:t xml:space="preserve"> DEVSECOPS RUNBOOK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2246"/>
    <w:multiLevelType w:val="hybridMultilevel"/>
    <w:tmpl w:val="FFFFFFFF"/>
    <w:lvl w:ilvl="0" w:tplc="3B549796">
      <w:start w:val="1"/>
      <w:numFmt w:val="decimal"/>
      <w:lvlText w:val="%1."/>
      <w:lvlJc w:val="left"/>
      <w:pPr>
        <w:ind w:left="720" w:hanging="360"/>
      </w:pPr>
    </w:lvl>
    <w:lvl w:ilvl="1" w:tplc="FC828C68">
      <w:start w:val="1"/>
      <w:numFmt w:val="lowerLetter"/>
      <w:lvlText w:val="%2."/>
      <w:lvlJc w:val="left"/>
      <w:pPr>
        <w:ind w:left="1440" w:hanging="360"/>
      </w:pPr>
    </w:lvl>
    <w:lvl w:ilvl="2" w:tplc="1CC4EE24">
      <w:start w:val="1"/>
      <w:numFmt w:val="lowerRoman"/>
      <w:lvlText w:val="%3."/>
      <w:lvlJc w:val="right"/>
      <w:pPr>
        <w:ind w:left="2160" w:hanging="180"/>
      </w:pPr>
    </w:lvl>
    <w:lvl w:ilvl="3" w:tplc="5CFE0290">
      <w:start w:val="1"/>
      <w:numFmt w:val="decimal"/>
      <w:lvlText w:val="%4."/>
      <w:lvlJc w:val="left"/>
      <w:pPr>
        <w:ind w:left="2880" w:hanging="360"/>
      </w:pPr>
    </w:lvl>
    <w:lvl w:ilvl="4" w:tplc="AAD2DA7A">
      <w:start w:val="1"/>
      <w:numFmt w:val="lowerLetter"/>
      <w:lvlText w:val="%5."/>
      <w:lvlJc w:val="left"/>
      <w:pPr>
        <w:ind w:left="3600" w:hanging="360"/>
      </w:pPr>
    </w:lvl>
    <w:lvl w:ilvl="5" w:tplc="05748C1A">
      <w:start w:val="1"/>
      <w:numFmt w:val="lowerRoman"/>
      <w:lvlText w:val="%6."/>
      <w:lvlJc w:val="right"/>
      <w:pPr>
        <w:ind w:left="4320" w:hanging="180"/>
      </w:pPr>
    </w:lvl>
    <w:lvl w:ilvl="6" w:tplc="2544E6A0">
      <w:start w:val="1"/>
      <w:numFmt w:val="decimal"/>
      <w:lvlText w:val="%7."/>
      <w:lvlJc w:val="left"/>
      <w:pPr>
        <w:ind w:left="5040" w:hanging="360"/>
      </w:pPr>
    </w:lvl>
    <w:lvl w:ilvl="7" w:tplc="2EFA7534">
      <w:start w:val="1"/>
      <w:numFmt w:val="lowerLetter"/>
      <w:lvlText w:val="%8."/>
      <w:lvlJc w:val="left"/>
      <w:pPr>
        <w:ind w:left="5760" w:hanging="360"/>
      </w:pPr>
    </w:lvl>
    <w:lvl w:ilvl="8" w:tplc="D93EE152">
      <w:start w:val="1"/>
      <w:numFmt w:val="lowerRoman"/>
      <w:lvlText w:val="%9."/>
      <w:lvlJc w:val="right"/>
      <w:pPr>
        <w:ind w:left="6480" w:hanging="180"/>
      </w:pPr>
    </w:lvl>
  </w:abstractNum>
  <w:abstractNum w:abstractNumId="1" w15:restartNumberingAfterBreak="0">
    <w:nsid w:val="00B02100"/>
    <w:multiLevelType w:val="hybridMultilevel"/>
    <w:tmpl w:val="FFFFFFFF"/>
    <w:lvl w:ilvl="0" w:tplc="684CA9B0">
      <w:start w:val="1"/>
      <w:numFmt w:val="decimal"/>
      <w:lvlText w:val="%1."/>
      <w:lvlJc w:val="left"/>
      <w:pPr>
        <w:ind w:left="720" w:hanging="360"/>
      </w:pPr>
    </w:lvl>
    <w:lvl w:ilvl="1" w:tplc="3AA8BA20">
      <w:start w:val="1"/>
      <w:numFmt w:val="lowerLetter"/>
      <w:lvlText w:val="%2."/>
      <w:lvlJc w:val="left"/>
      <w:pPr>
        <w:ind w:left="1440" w:hanging="360"/>
      </w:pPr>
    </w:lvl>
    <w:lvl w:ilvl="2" w:tplc="DE00665E">
      <w:start w:val="1"/>
      <w:numFmt w:val="lowerRoman"/>
      <w:lvlText w:val="%3."/>
      <w:lvlJc w:val="right"/>
      <w:pPr>
        <w:ind w:left="2160" w:hanging="180"/>
      </w:pPr>
    </w:lvl>
    <w:lvl w:ilvl="3" w:tplc="911AF5B6">
      <w:start w:val="1"/>
      <w:numFmt w:val="decimal"/>
      <w:lvlText w:val="%4."/>
      <w:lvlJc w:val="left"/>
      <w:pPr>
        <w:ind w:left="2880" w:hanging="360"/>
      </w:pPr>
    </w:lvl>
    <w:lvl w:ilvl="4" w:tplc="E75C7A12">
      <w:start w:val="1"/>
      <w:numFmt w:val="lowerLetter"/>
      <w:lvlText w:val="%5."/>
      <w:lvlJc w:val="left"/>
      <w:pPr>
        <w:ind w:left="3600" w:hanging="360"/>
      </w:pPr>
    </w:lvl>
    <w:lvl w:ilvl="5" w:tplc="75107224">
      <w:start w:val="1"/>
      <w:numFmt w:val="lowerRoman"/>
      <w:lvlText w:val="%6."/>
      <w:lvlJc w:val="right"/>
      <w:pPr>
        <w:ind w:left="4320" w:hanging="180"/>
      </w:pPr>
    </w:lvl>
    <w:lvl w:ilvl="6" w:tplc="27E83E38">
      <w:start w:val="1"/>
      <w:numFmt w:val="decimal"/>
      <w:lvlText w:val="%7."/>
      <w:lvlJc w:val="left"/>
      <w:pPr>
        <w:ind w:left="5040" w:hanging="360"/>
      </w:pPr>
    </w:lvl>
    <w:lvl w:ilvl="7" w:tplc="472E2CF4">
      <w:start w:val="1"/>
      <w:numFmt w:val="lowerLetter"/>
      <w:lvlText w:val="%8."/>
      <w:lvlJc w:val="left"/>
      <w:pPr>
        <w:ind w:left="5760" w:hanging="360"/>
      </w:pPr>
    </w:lvl>
    <w:lvl w:ilvl="8" w:tplc="FE6623B4">
      <w:start w:val="1"/>
      <w:numFmt w:val="lowerRoman"/>
      <w:lvlText w:val="%9."/>
      <w:lvlJc w:val="right"/>
      <w:pPr>
        <w:ind w:left="6480" w:hanging="180"/>
      </w:pPr>
    </w:lvl>
  </w:abstractNum>
  <w:abstractNum w:abstractNumId="2" w15:restartNumberingAfterBreak="0">
    <w:nsid w:val="01DD2826"/>
    <w:multiLevelType w:val="hybridMultilevel"/>
    <w:tmpl w:val="FFFFFFFF"/>
    <w:lvl w:ilvl="0" w:tplc="CA442628">
      <w:start w:val="1"/>
      <w:numFmt w:val="bullet"/>
      <w:lvlText w:val=""/>
      <w:lvlJc w:val="left"/>
      <w:pPr>
        <w:ind w:left="1800" w:hanging="360"/>
      </w:pPr>
      <w:rPr>
        <w:rFonts w:ascii="Symbol" w:hAnsi="Symbol" w:hint="default"/>
      </w:rPr>
    </w:lvl>
    <w:lvl w:ilvl="1" w:tplc="1FCE6E12">
      <w:start w:val="1"/>
      <w:numFmt w:val="bullet"/>
      <w:lvlText w:val="o"/>
      <w:lvlJc w:val="left"/>
      <w:pPr>
        <w:ind w:left="2520" w:hanging="360"/>
      </w:pPr>
      <w:rPr>
        <w:rFonts w:ascii="Courier New" w:hAnsi="Courier New" w:hint="default"/>
      </w:rPr>
    </w:lvl>
    <w:lvl w:ilvl="2" w:tplc="34D2D9B0">
      <w:start w:val="1"/>
      <w:numFmt w:val="bullet"/>
      <w:lvlText w:val=""/>
      <w:lvlJc w:val="left"/>
      <w:pPr>
        <w:ind w:left="3240" w:hanging="360"/>
      </w:pPr>
      <w:rPr>
        <w:rFonts w:ascii="Wingdings" w:hAnsi="Wingdings" w:hint="default"/>
      </w:rPr>
    </w:lvl>
    <w:lvl w:ilvl="3" w:tplc="C5886D14">
      <w:start w:val="1"/>
      <w:numFmt w:val="bullet"/>
      <w:lvlText w:val=""/>
      <w:lvlJc w:val="left"/>
      <w:pPr>
        <w:ind w:left="3960" w:hanging="360"/>
      </w:pPr>
      <w:rPr>
        <w:rFonts w:ascii="Symbol" w:hAnsi="Symbol" w:hint="default"/>
      </w:rPr>
    </w:lvl>
    <w:lvl w:ilvl="4" w:tplc="2D9C358A">
      <w:start w:val="1"/>
      <w:numFmt w:val="bullet"/>
      <w:lvlText w:val="o"/>
      <w:lvlJc w:val="left"/>
      <w:pPr>
        <w:ind w:left="4680" w:hanging="360"/>
      </w:pPr>
      <w:rPr>
        <w:rFonts w:ascii="Courier New" w:hAnsi="Courier New" w:hint="default"/>
      </w:rPr>
    </w:lvl>
    <w:lvl w:ilvl="5" w:tplc="50287EDE">
      <w:start w:val="1"/>
      <w:numFmt w:val="bullet"/>
      <w:lvlText w:val=""/>
      <w:lvlJc w:val="left"/>
      <w:pPr>
        <w:ind w:left="5400" w:hanging="360"/>
      </w:pPr>
      <w:rPr>
        <w:rFonts w:ascii="Wingdings" w:hAnsi="Wingdings" w:hint="default"/>
      </w:rPr>
    </w:lvl>
    <w:lvl w:ilvl="6" w:tplc="6BAC2E4C">
      <w:start w:val="1"/>
      <w:numFmt w:val="bullet"/>
      <w:lvlText w:val=""/>
      <w:lvlJc w:val="left"/>
      <w:pPr>
        <w:ind w:left="6120" w:hanging="360"/>
      </w:pPr>
      <w:rPr>
        <w:rFonts w:ascii="Symbol" w:hAnsi="Symbol" w:hint="default"/>
      </w:rPr>
    </w:lvl>
    <w:lvl w:ilvl="7" w:tplc="89EEEDBA">
      <w:start w:val="1"/>
      <w:numFmt w:val="bullet"/>
      <w:lvlText w:val="o"/>
      <w:lvlJc w:val="left"/>
      <w:pPr>
        <w:ind w:left="6840" w:hanging="360"/>
      </w:pPr>
      <w:rPr>
        <w:rFonts w:ascii="Courier New" w:hAnsi="Courier New" w:hint="default"/>
      </w:rPr>
    </w:lvl>
    <w:lvl w:ilvl="8" w:tplc="8E5CDDC0">
      <w:start w:val="1"/>
      <w:numFmt w:val="bullet"/>
      <w:lvlText w:val=""/>
      <w:lvlJc w:val="left"/>
      <w:pPr>
        <w:ind w:left="7560" w:hanging="360"/>
      </w:pPr>
      <w:rPr>
        <w:rFonts w:ascii="Wingdings" w:hAnsi="Wingdings" w:hint="default"/>
      </w:rPr>
    </w:lvl>
  </w:abstractNum>
  <w:abstractNum w:abstractNumId="3" w15:restartNumberingAfterBreak="0">
    <w:nsid w:val="05EA17F4"/>
    <w:multiLevelType w:val="hybridMultilevel"/>
    <w:tmpl w:val="FFFFFFFF"/>
    <w:lvl w:ilvl="0" w:tplc="1E12F5BC">
      <w:start w:val="1"/>
      <w:numFmt w:val="bullet"/>
      <w:lvlText w:val=""/>
      <w:lvlJc w:val="left"/>
      <w:pPr>
        <w:ind w:left="1080" w:hanging="360"/>
      </w:pPr>
      <w:rPr>
        <w:rFonts w:ascii="Symbol" w:hAnsi="Symbol" w:hint="default"/>
      </w:rPr>
    </w:lvl>
    <w:lvl w:ilvl="1" w:tplc="CD720578">
      <w:start w:val="1"/>
      <w:numFmt w:val="bullet"/>
      <w:lvlText w:val="o"/>
      <w:lvlJc w:val="left"/>
      <w:pPr>
        <w:ind w:left="1800" w:hanging="360"/>
      </w:pPr>
      <w:rPr>
        <w:rFonts w:ascii="Courier New" w:hAnsi="Courier New" w:hint="default"/>
      </w:rPr>
    </w:lvl>
    <w:lvl w:ilvl="2" w:tplc="3204295E">
      <w:start w:val="1"/>
      <w:numFmt w:val="bullet"/>
      <w:lvlText w:val=""/>
      <w:lvlJc w:val="left"/>
      <w:pPr>
        <w:ind w:left="2520" w:hanging="360"/>
      </w:pPr>
      <w:rPr>
        <w:rFonts w:ascii="Wingdings" w:hAnsi="Wingdings" w:hint="default"/>
      </w:rPr>
    </w:lvl>
    <w:lvl w:ilvl="3" w:tplc="6F489D5A">
      <w:start w:val="1"/>
      <w:numFmt w:val="bullet"/>
      <w:lvlText w:val=""/>
      <w:lvlJc w:val="left"/>
      <w:pPr>
        <w:ind w:left="3240" w:hanging="360"/>
      </w:pPr>
      <w:rPr>
        <w:rFonts w:ascii="Symbol" w:hAnsi="Symbol" w:hint="default"/>
      </w:rPr>
    </w:lvl>
    <w:lvl w:ilvl="4" w:tplc="3230A390">
      <w:start w:val="1"/>
      <w:numFmt w:val="bullet"/>
      <w:lvlText w:val="o"/>
      <w:lvlJc w:val="left"/>
      <w:pPr>
        <w:ind w:left="3960" w:hanging="360"/>
      </w:pPr>
      <w:rPr>
        <w:rFonts w:ascii="Courier New" w:hAnsi="Courier New" w:hint="default"/>
      </w:rPr>
    </w:lvl>
    <w:lvl w:ilvl="5" w:tplc="5F56E958">
      <w:start w:val="1"/>
      <w:numFmt w:val="bullet"/>
      <w:lvlText w:val=""/>
      <w:lvlJc w:val="left"/>
      <w:pPr>
        <w:ind w:left="4680" w:hanging="360"/>
      </w:pPr>
      <w:rPr>
        <w:rFonts w:ascii="Wingdings" w:hAnsi="Wingdings" w:hint="default"/>
      </w:rPr>
    </w:lvl>
    <w:lvl w:ilvl="6" w:tplc="7B74849A">
      <w:start w:val="1"/>
      <w:numFmt w:val="bullet"/>
      <w:lvlText w:val=""/>
      <w:lvlJc w:val="left"/>
      <w:pPr>
        <w:ind w:left="5400" w:hanging="360"/>
      </w:pPr>
      <w:rPr>
        <w:rFonts w:ascii="Symbol" w:hAnsi="Symbol" w:hint="default"/>
      </w:rPr>
    </w:lvl>
    <w:lvl w:ilvl="7" w:tplc="8DD8FBA2">
      <w:start w:val="1"/>
      <w:numFmt w:val="bullet"/>
      <w:lvlText w:val="o"/>
      <w:lvlJc w:val="left"/>
      <w:pPr>
        <w:ind w:left="6120" w:hanging="360"/>
      </w:pPr>
      <w:rPr>
        <w:rFonts w:ascii="Courier New" w:hAnsi="Courier New" w:hint="default"/>
      </w:rPr>
    </w:lvl>
    <w:lvl w:ilvl="8" w:tplc="296A3CAE">
      <w:start w:val="1"/>
      <w:numFmt w:val="bullet"/>
      <w:lvlText w:val=""/>
      <w:lvlJc w:val="left"/>
      <w:pPr>
        <w:ind w:left="6840" w:hanging="360"/>
      </w:pPr>
      <w:rPr>
        <w:rFonts w:ascii="Wingdings" w:hAnsi="Wingdings" w:hint="default"/>
      </w:rPr>
    </w:lvl>
  </w:abstractNum>
  <w:abstractNum w:abstractNumId="4" w15:restartNumberingAfterBreak="0">
    <w:nsid w:val="077F498F"/>
    <w:multiLevelType w:val="hybridMultilevel"/>
    <w:tmpl w:val="FFFFFFFF"/>
    <w:lvl w:ilvl="0" w:tplc="528A0B32">
      <w:start w:val="1"/>
      <w:numFmt w:val="decimal"/>
      <w:lvlText w:val="%1."/>
      <w:lvlJc w:val="left"/>
      <w:pPr>
        <w:ind w:left="720" w:hanging="360"/>
      </w:pPr>
    </w:lvl>
    <w:lvl w:ilvl="1" w:tplc="CDFCC0C6">
      <w:start w:val="1"/>
      <w:numFmt w:val="lowerLetter"/>
      <w:lvlText w:val="%2."/>
      <w:lvlJc w:val="left"/>
      <w:pPr>
        <w:ind w:left="1440" w:hanging="360"/>
      </w:pPr>
    </w:lvl>
    <w:lvl w:ilvl="2" w:tplc="248C993E">
      <w:start w:val="1"/>
      <w:numFmt w:val="lowerRoman"/>
      <w:lvlText w:val="%3."/>
      <w:lvlJc w:val="right"/>
      <w:pPr>
        <w:ind w:left="2160" w:hanging="180"/>
      </w:pPr>
    </w:lvl>
    <w:lvl w:ilvl="3" w:tplc="4E544334">
      <w:start w:val="1"/>
      <w:numFmt w:val="decimal"/>
      <w:lvlText w:val="%4."/>
      <w:lvlJc w:val="left"/>
      <w:pPr>
        <w:ind w:left="2880" w:hanging="360"/>
      </w:pPr>
    </w:lvl>
    <w:lvl w:ilvl="4" w:tplc="99A4A288">
      <w:start w:val="1"/>
      <w:numFmt w:val="lowerLetter"/>
      <w:lvlText w:val="%5."/>
      <w:lvlJc w:val="left"/>
      <w:pPr>
        <w:ind w:left="3600" w:hanging="360"/>
      </w:pPr>
    </w:lvl>
    <w:lvl w:ilvl="5" w:tplc="E83E2C2A">
      <w:start w:val="1"/>
      <w:numFmt w:val="lowerRoman"/>
      <w:lvlText w:val="%6."/>
      <w:lvlJc w:val="right"/>
      <w:pPr>
        <w:ind w:left="4320" w:hanging="180"/>
      </w:pPr>
    </w:lvl>
    <w:lvl w:ilvl="6" w:tplc="9FA2A47C">
      <w:start w:val="1"/>
      <w:numFmt w:val="decimal"/>
      <w:lvlText w:val="%7."/>
      <w:lvlJc w:val="left"/>
      <w:pPr>
        <w:ind w:left="5040" w:hanging="360"/>
      </w:pPr>
    </w:lvl>
    <w:lvl w:ilvl="7" w:tplc="A4F25F54">
      <w:start w:val="1"/>
      <w:numFmt w:val="lowerLetter"/>
      <w:lvlText w:val="%8."/>
      <w:lvlJc w:val="left"/>
      <w:pPr>
        <w:ind w:left="5760" w:hanging="360"/>
      </w:pPr>
    </w:lvl>
    <w:lvl w:ilvl="8" w:tplc="9BAEC7AE">
      <w:start w:val="1"/>
      <w:numFmt w:val="lowerRoman"/>
      <w:lvlText w:val="%9."/>
      <w:lvlJc w:val="right"/>
      <w:pPr>
        <w:ind w:left="6480" w:hanging="180"/>
      </w:pPr>
    </w:lvl>
  </w:abstractNum>
  <w:abstractNum w:abstractNumId="5" w15:restartNumberingAfterBreak="0">
    <w:nsid w:val="0F68440B"/>
    <w:multiLevelType w:val="hybridMultilevel"/>
    <w:tmpl w:val="FFFFFFFF"/>
    <w:lvl w:ilvl="0" w:tplc="58C2925A">
      <w:start w:val="1"/>
      <w:numFmt w:val="bullet"/>
      <w:lvlText w:val=""/>
      <w:lvlJc w:val="left"/>
      <w:pPr>
        <w:ind w:left="1080" w:hanging="360"/>
      </w:pPr>
      <w:rPr>
        <w:rFonts w:ascii="Symbol" w:hAnsi="Symbol" w:hint="default"/>
      </w:rPr>
    </w:lvl>
    <w:lvl w:ilvl="1" w:tplc="16E8390A">
      <w:start w:val="1"/>
      <w:numFmt w:val="bullet"/>
      <w:lvlText w:val="-"/>
      <w:lvlJc w:val="left"/>
      <w:pPr>
        <w:ind w:left="1800" w:hanging="360"/>
      </w:pPr>
      <w:rPr>
        <w:rFonts w:ascii="Calibri" w:hAnsi="Calibri" w:hint="default"/>
      </w:rPr>
    </w:lvl>
    <w:lvl w:ilvl="2" w:tplc="89AE3AC4">
      <w:start w:val="1"/>
      <w:numFmt w:val="bullet"/>
      <w:lvlText w:val=""/>
      <w:lvlJc w:val="left"/>
      <w:pPr>
        <w:ind w:left="2520" w:hanging="360"/>
      </w:pPr>
      <w:rPr>
        <w:rFonts w:ascii="Wingdings" w:hAnsi="Wingdings" w:hint="default"/>
      </w:rPr>
    </w:lvl>
    <w:lvl w:ilvl="3" w:tplc="D30E6698">
      <w:start w:val="1"/>
      <w:numFmt w:val="bullet"/>
      <w:lvlText w:val=""/>
      <w:lvlJc w:val="left"/>
      <w:pPr>
        <w:ind w:left="3240" w:hanging="360"/>
      </w:pPr>
      <w:rPr>
        <w:rFonts w:ascii="Symbol" w:hAnsi="Symbol" w:hint="default"/>
      </w:rPr>
    </w:lvl>
    <w:lvl w:ilvl="4" w:tplc="4F3E7D98">
      <w:start w:val="1"/>
      <w:numFmt w:val="bullet"/>
      <w:lvlText w:val="o"/>
      <w:lvlJc w:val="left"/>
      <w:pPr>
        <w:ind w:left="3960" w:hanging="360"/>
      </w:pPr>
      <w:rPr>
        <w:rFonts w:ascii="Courier New" w:hAnsi="Courier New" w:hint="default"/>
      </w:rPr>
    </w:lvl>
    <w:lvl w:ilvl="5" w:tplc="C7CA0F1A">
      <w:start w:val="1"/>
      <w:numFmt w:val="bullet"/>
      <w:lvlText w:val=""/>
      <w:lvlJc w:val="left"/>
      <w:pPr>
        <w:ind w:left="4680" w:hanging="360"/>
      </w:pPr>
      <w:rPr>
        <w:rFonts w:ascii="Wingdings" w:hAnsi="Wingdings" w:hint="default"/>
      </w:rPr>
    </w:lvl>
    <w:lvl w:ilvl="6" w:tplc="A860E66C">
      <w:start w:val="1"/>
      <w:numFmt w:val="bullet"/>
      <w:lvlText w:val=""/>
      <w:lvlJc w:val="left"/>
      <w:pPr>
        <w:ind w:left="5400" w:hanging="360"/>
      </w:pPr>
      <w:rPr>
        <w:rFonts w:ascii="Symbol" w:hAnsi="Symbol" w:hint="default"/>
      </w:rPr>
    </w:lvl>
    <w:lvl w:ilvl="7" w:tplc="69185ABA">
      <w:start w:val="1"/>
      <w:numFmt w:val="bullet"/>
      <w:lvlText w:val="o"/>
      <w:lvlJc w:val="left"/>
      <w:pPr>
        <w:ind w:left="6120" w:hanging="360"/>
      </w:pPr>
      <w:rPr>
        <w:rFonts w:ascii="Courier New" w:hAnsi="Courier New" w:hint="default"/>
      </w:rPr>
    </w:lvl>
    <w:lvl w:ilvl="8" w:tplc="00DE7BF8">
      <w:start w:val="1"/>
      <w:numFmt w:val="bullet"/>
      <w:lvlText w:val=""/>
      <w:lvlJc w:val="left"/>
      <w:pPr>
        <w:ind w:left="6840" w:hanging="360"/>
      </w:pPr>
      <w:rPr>
        <w:rFonts w:ascii="Wingdings" w:hAnsi="Wingdings" w:hint="default"/>
      </w:rPr>
    </w:lvl>
  </w:abstractNum>
  <w:abstractNum w:abstractNumId="6" w15:restartNumberingAfterBreak="0">
    <w:nsid w:val="115B01B8"/>
    <w:multiLevelType w:val="hybridMultilevel"/>
    <w:tmpl w:val="FFFFFFFF"/>
    <w:lvl w:ilvl="0" w:tplc="534AB0DA">
      <w:start w:val="1"/>
      <w:numFmt w:val="bullet"/>
      <w:lvlText w:val=""/>
      <w:lvlJc w:val="left"/>
      <w:pPr>
        <w:ind w:left="1080" w:hanging="360"/>
      </w:pPr>
      <w:rPr>
        <w:rFonts w:ascii="Symbol" w:hAnsi="Symbol" w:hint="default"/>
      </w:rPr>
    </w:lvl>
    <w:lvl w:ilvl="1" w:tplc="1AD47C00">
      <w:start w:val="1"/>
      <w:numFmt w:val="bullet"/>
      <w:lvlText w:val="o"/>
      <w:lvlJc w:val="left"/>
      <w:pPr>
        <w:ind w:left="1800" w:hanging="360"/>
      </w:pPr>
      <w:rPr>
        <w:rFonts w:ascii="Courier New" w:hAnsi="Courier New" w:hint="default"/>
      </w:rPr>
    </w:lvl>
    <w:lvl w:ilvl="2" w:tplc="A8847C08">
      <w:start w:val="1"/>
      <w:numFmt w:val="bullet"/>
      <w:lvlText w:val=""/>
      <w:lvlJc w:val="left"/>
      <w:pPr>
        <w:ind w:left="2520" w:hanging="360"/>
      </w:pPr>
      <w:rPr>
        <w:rFonts w:ascii="Wingdings" w:hAnsi="Wingdings" w:hint="default"/>
      </w:rPr>
    </w:lvl>
    <w:lvl w:ilvl="3" w:tplc="AF68AEF4">
      <w:start w:val="1"/>
      <w:numFmt w:val="bullet"/>
      <w:lvlText w:val=""/>
      <w:lvlJc w:val="left"/>
      <w:pPr>
        <w:ind w:left="3240" w:hanging="360"/>
      </w:pPr>
      <w:rPr>
        <w:rFonts w:ascii="Symbol" w:hAnsi="Symbol" w:hint="default"/>
      </w:rPr>
    </w:lvl>
    <w:lvl w:ilvl="4" w:tplc="7924D07E">
      <w:start w:val="1"/>
      <w:numFmt w:val="bullet"/>
      <w:lvlText w:val="o"/>
      <w:lvlJc w:val="left"/>
      <w:pPr>
        <w:ind w:left="3960" w:hanging="360"/>
      </w:pPr>
      <w:rPr>
        <w:rFonts w:ascii="Courier New" w:hAnsi="Courier New" w:hint="default"/>
      </w:rPr>
    </w:lvl>
    <w:lvl w:ilvl="5" w:tplc="1C4C1A20">
      <w:start w:val="1"/>
      <w:numFmt w:val="bullet"/>
      <w:lvlText w:val=""/>
      <w:lvlJc w:val="left"/>
      <w:pPr>
        <w:ind w:left="4680" w:hanging="360"/>
      </w:pPr>
      <w:rPr>
        <w:rFonts w:ascii="Wingdings" w:hAnsi="Wingdings" w:hint="default"/>
      </w:rPr>
    </w:lvl>
    <w:lvl w:ilvl="6" w:tplc="C4C8E21A">
      <w:start w:val="1"/>
      <w:numFmt w:val="bullet"/>
      <w:lvlText w:val=""/>
      <w:lvlJc w:val="left"/>
      <w:pPr>
        <w:ind w:left="5400" w:hanging="360"/>
      </w:pPr>
      <w:rPr>
        <w:rFonts w:ascii="Symbol" w:hAnsi="Symbol" w:hint="default"/>
      </w:rPr>
    </w:lvl>
    <w:lvl w:ilvl="7" w:tplc="A29CDEE8">
      <w:start w:val="1"/>
      <w:numFmt w:val="bullet"/>
      <w:lvlText w:val="o"/>
      <w:lvlJc w:val="left"/>
      <w:pPr>
        <w:ind w:left="6120" w:hanging="360"/>
      </w:pPr>
      <w:rPr>
        <w:rFonts w:ascii="Courier New" w:hAnsi="Courier New" w:hint="default"/>
      </w:rPr>
    </w:lvl>
    <w:lvl w:ilvl="8" w:tplc="2F8EB9D0">
      <w:start w:val="1"/>
      <w:numFmt w:val="bullet"/>
      <w:lvlText w:val=""/>
      <w:lvlJc w:val="left"/>
      <w:pPr>
        <w:ind w:left="6840" w:hanging="360"/>
      </w:pPr>
      <w:rPr>
        <w:rFonts w:ascii="Wingdings" w:hAnsi="Wingdings" w:hint="default"/>
      </w:rPr>
    </w:lvl>
  </w:abstractNum>
  <w:abstractNum w:abstractNumId="7" w15:restartNumberingAfterBreak="0">
    <w:nsid w:val="12295D90"/>
    <w:multiLevelType w:val="hybridMultilevel"/>
    <w:tmpl w:val="FFFFFFFF"/>
    <w:lvl w:ilvl="0" w:tplc="3C981C60">
      <w:start w:val="1"/>
      <w:numFmt w:val="bullet"/>
      <w:lvlText w:val=""/>
      <w:lvlJc w:val="left"/>
      <w:pPr>
        <w:ind w:left="1080" w:hanging="360"/>
      </w:pPr>
      <w:rPr>
        <w:rFonts w:ascii="Symbol" w:hAnsi="Symbol" w:hint="default"/>
      </w:rPr>
    </w:lvl>
    <w:lvl w:ilvl="1" w:tplc="067C42A4">
      <w:start w:val="1"/>
      <w:numFmt w:val="bullet"/>
      <w:lvlText w:val=""/>
      <w:lvlJc w:val="left"/>
      <w:pPr>
        <w:ind w:left="1800" w:hanging="360"/>
      </w:pPr>
      <w:rPr>
        <w:rFonts w:ascii="Symbol" w:hAnsi="Symbol" w:hint="default"/>
      </w:rPr>
    </w:lvl>
    <w:lvl w:ilvl="2" w:tplc="E92E092C">
      <w:start w:val="1"/>
      <w:numFmt w:val="bullet"/>
      <w:lvlText w:val=""/>
      <w:lvlJc w:val="left"/>
      <w:pPr>
        <w:ind w:left="2520" w:hanging="360"/>
      </w:pPr>
      <w:rPr>
        <w:rFonts w:ascii="Wingdings" w:hAnsi="Wingdings" w:hint="default"/>
      </w:rPr>
    </w:lvl>
    <w:lvl w:ilvl="3" w:tplc="61B6F2A0">
      <w:start w:val="1"/>
      <w:numFmt w:val="bullet"/>
      <w:lvlText w:val=""/>
      <w:lvlJc w:val="left"/>
      <w:pPr>
        <w:ind w:left="3240" w:hanging="360"/>
      </w:pPr>
      <w:rPr>
        <w:rFonts w:ascii="Symbol" w:hAnsi="Symbol" w:hint="default"/>
      </w:rPr>
    </w:lvl>
    <w:lvl w:ilvl="4" w:tplc="85FA33A6">
      <w:start w:val="1"/>
      <w:numFmt w:val="bullet"/>
      <w:lvlText w:val="o"/>
      <w:lvlJc w:val="left"/>
      <w:pPr>
        <w:ind w:left="3960" w:hanging="360"/>
      </w:pPr>
      <w:rPr>
        <w:rFonts w:ascii="Courier New" w:hAnsi="Courier New" w:hint="default"/>
      </w:rPr>
    </w:lvl>
    <w:lvl w:ilvl="5" w:tplc="D52EEA26">
      <w:start w:val="1"/>
      <w:numFmt w:val="bullet"/>
      <w:lvlText w:val=""/>
      <w:lvlJc w:val="left"/>
      <w:pPr>
        <w:ind w:left="4680" w:hanging="360"/>
      </w:pPr>
      <w:rPr>
        <w:rFonts w:ascii="Wingdings" w:hAnsi="Wingdings" w:hint="default"/>
      </w:rPr>
    </w:lvl>
    <w:lvl w:ilvl="6" w:tplc="6694C470">
      <w:start w:val="1"/>
      <w:numFmt w:val="bullet"/>
      <w:lvlText w:val=""/>
      <w:lvlJc w:val="left"/>
      <w:pPr>
        <w:ind w:left="5400" w:hanging="360"/>
      </w:pPr>
      <w:rPr>
        <w:rFonts w:ascii="Symbol" w:hAnsi="Symbol" w:hint="default"/>
      </w:rPr>
    </w:lvl>
    <w:lvl w:ilvl="7" w:tplc="A1D863A8">
      <w:start w:val="1"/>
      <w:numFmt w:val="bullet"/>
      <w:lvlText w:val="o"/>
      <w:lvlJc w:val="left"/>
      <w:pPr>
        <w:ind w:left="6120" w:hanging="360"/>
      </w:pPr>
      <w:rPr>
        <w:rFonts w:ascii="Courier New" w:hAnsi="Courier New" w:hint="default"/>
      </w:rPr>
    </w:lvl>
    <w:lvl w:ilvl="8" w:tplc="C310BD4A">
      <w:start w:val="1"/>
      <w:numFmt w:val="bullet"/>
      <w:lvlText w:val=""/>
      <w:lvlJc w:val="left"/>
      <w:pPr>
        <w:ind w:left="6840" w:hanging="360"/>
      </w:pPr>
      <w:rPr>
        <w:rFonts w:ascii="Wingdings" w:hAnsi="Wingdings" w:hint="default"/>
      </w:rPr>
    </w:lvl>
  </w:abstractNum>
  <w:abstractNum w:abstractNumId="8" w15:restartNumberingAfterBreak="0">
    <w:nsid w:val="12B86280"/>
    <w:multiLevelType w:val="hybridMultilevel"/>
    <w:tmpl w:val="FFFFFFFF"/>
    <w:lvl w:ilvl="0" w:tplc="41E2EE2E">
      <w:start w:val="1"/>
      <w:numFmt w:val="decimal"/>
      <w:lvlText w:val="%1."/>
      <w:lvlJc w:val="left"/>
      <w:pPr>
        <w:ind w:left="720" w:hanging="360"/>
      </w:pPr>
    </w:lvl>
    <w:lvl w:ilvl="1" w:tplc="DD6C2AB0">
      <w:start w:val="1"/>
      <w:numFmt w:val="lowerLetter"/>
      <w:lvlText w:val="%2."/>
      <w:lvlJc w:val="left"/>
      <w:pPr>
        <w:ind w:left="1440" w:hanging="360"/>
      </w:pPr>
    </w:lvl>
    <w:lvl w:ilvl="2" w:tplc="215A0014">
      <w:start w:val="1"/>
      <w:numFmt w:val="lowerRoman"/>
      <w:lvlText w:val="%3."/>
      <w:lvlJc w:val="right"/>
      <w:pPr>
        <w:ind w:left="2160" w:hanging="180"/>
      </w:pPr>
    </w:lvl>
    <w:lvl w:ilvl="3" w:tplc="4DAC24A0">
      <w:start w:val="1"/>
      <w:numFmt w:val="decimal"/>
      <w:lvlText w:val="%4."/>
      <w:lvlJc w:val="left"/>
      <w:pPr>
        <w:ind w:left="2880" w:hanging="360"/>
      </w:pPr>
    </w:lvl>
    <w:lvl w:ilvl="4" w:tplc="8FA67304">
      <w:start w:val="1"/>
      <w:numFmt w:val="lowerLetter"/>
      <w:lvlText w:val="%5."/>
      <w:lvlJc w:val="left"/>
      <w:pPr>
        <w:ind w:left="3600" w:hanging="360"/>
      </w:pPr>
    </w:lvl>
    <w:lvl w:ilvl="5" w:tplc="BB3EDB9E">
      <w:start w:val="1"/>
      <w:numFmt w:val="lowerRoman"/>
      <w:lvlText w:val="%6."/>
      <w:lvlJc w:val="right"/>
      <w:pPr>
        <w:ind w:left="4320" w:hanging="180"/>
      </w:pPr>
    </w:lvl>
    <w:lvl w:ilvl="6" w:tplc="F1CCD6EC">
      <w:start w:val="1"/>
      <w:numFmt w:val="decimal"/>
      <w:lvlText w:val="%7."/>
      <w:lvlJc w:val="left"/>
      <w:pPr>
        <w:ind w:left="5040" w:hanging="360"/>
      </w:pPr>
    </w:lvl>
    <w:lvl w:ilvl="7" w:tplc="DE06493E">
      <w:start w:val="1"/>
      <w:numFmt w:val="lowerLetter"/>
      <w:lvlText w:val="%8."/>
      <w:lvlJc w:val="left"/>
      <w:pPr>
        <w:ind w:left="5760" w:hanging="360"/>
      </w:pPr>
    </w:lvl>
    <w:lvl w:ilvl="8" w:tplc="445017CA">
      <w:start w:val="1"/>
      <w:numFmt w:val="lowerRoman"/>
      <w:lvlText w:val="%9."/>
      <w:lvlJc w:val="right"/>
      <w:pPr>
        <w:ind w:left="6480" w:hanging="180"/>
      </w:pPr>
    </w:lvl>
  </w:abstractNum>
  <w:abstractNum w:abstractNumId="9" w15:restartNumberingAfterBreak="0">
    <w:nsid w:val="144843E8"/>
    <w:multiLevelType w:val="hybridMultilevel"/>
    <w:tmpl w:val="FFFFFFFF"/>
    <w:lvl w:ilvl="0" w:tplc="AA4252EC">
      <w:start w:val="1"/>
      <w:numFmt w:val="bullet"/>
      <w:lvlText w:val=""/>
      <w:lvlJc w:val="left"/>
      <w:pPr>
        <w:ind w:left="1080" w:hanging="360"/>
      </w:pPr>
      <w:rPr>
        <w:rFonts w:ascii="Symbol" w:hAnsi="Symbol" w:hint="default"/>
      </w:rPr>
    </w:lvl>
    <w:lvl w:ilvl="1" w:tplc="C2E21460">
      <w:start w:val="1"/>
      <w:numFmt w:val="bullet"/>
      <w:lvlText w:val="o"/>
      <w:lvlJc w:val="left"/>
      <w:pPr>
        <w:ind w:left="1800" w:hanging="360"/>
      </w:pPr>
      <w:rPr>
        <w:rFonts w:ascii="Courier New" w:hAnsi="Courier New" w:hint="default"/>
      </w:rPr>
    </w:lvl>
    <w:lvl w:ilvl="2" w:tplc="FF32D1F6">
      <w:start w:val="1"/>
      <w:numFmt w:val="bullet"/>
      <w:lvlText w:val=""/>
      <w:lvlJc w:val="left"/>
      <w:pPr>
        <w:ind w:left="2520" w:hanging="360"/>
      </w:pPr>
      <w:rPr>
        <w:rFonts w:ascii="Wingdings" w:hAnsi="Wingdings" w:hint="default"/>
      </w:rPr>
    </w:lvl>
    <w:lvl w:ilvl="3" w:tplc="7C9CE138">
      <w:start w:val="1"/>
      <w:numFmt w:val="bullet"/>
      <w:lvlText w:val=""/>
      <w:lvlJc w:val="left"/>
      <w:pPr>
        <w:ind w:left="3240" w:hanging="360"/>
      </w:pPr>
      <w:rPr>
        <w:rFonts w:ascii="Symbol" w:hAnsi="Symbol" w:hint="default"/>
      </w:rPr>
    </w:lvl>
    <w:lvl w:ilvl="4" w:tplc="C2443D30">
      <w:start w:val="1"/>
      <w:numFmt w:val="bullet"/>
      <w:lvlText w:val="o"/>
      <w:lvlJc w:val="left"/>
      <w:pPr>
        <w:ind w:left="3960" w:hanging="360"/>
      </w:pPr>
      <w:rPr>
        <w:rFonts w:ascii="Courier New" w:hAnsi="Courier New" w:hint="default"/>
      </w:rPr>
    </w:lvl>
    <w:lvl w:ilvl="5" w:tplc="DD523B44">
      <w:start w:val="1"/>
      <w:numFmt w:val="bullet"/>
      <w:lvlText w:val=""/>
      <w:lvlJc w:val="left"/>
      <w:pPr>
        <w:ind w:left="4680" w:hanging="360"/>
      </w:pPr>
      <w:rPr>
        <w:rFonts w:ascii="Wingdings" w:hAnsi="Wingdings" w:hint="default"/>
      </w:rPr>
    </w:lvl>
    <w:lvl w:ilvl="6" w:tplc="28E2BCA2">
      <w:start w:val="1"/>
      <w:numFmt w:val="bullet"/>
      <w:lvlText w:val=""/>
      <w:lvlJc w:val="left"/>
      <w:pPr>
        <w:ind w:left="5400" w:hanging="360"/>
      </w:pPr>
      <w:rPr>
        <w:rFonts w:ascii="Symbol" w:hAnsi="Symbol" w:hint="default"/>
      </w:rPr>
    </w:lvl>
    <w:lvl w:ilvl="7" w:tplc="34482E6E">
      <w:start w:val="1"/>
      <w:numFmt w:val="bullet"/>
      <w:lvlText w:val="o"/>
      <w:lvlJc w:val="left"/>
      <w:pPr>
        <w:ind w:left="6120" w:hanging="360"/>
      </w:pPr>
      <w:rPr>
        <w:rFonts w:ascii="Courier New" w:hAnsi="Courier New" w:hint="default"/>
      </w:rPr>
    </w:lvl>
    <w:lvl w:ilvl="8" w:tplc="9F586DB4">
      <w:start w:val="1"/>
      <w:numFmt w:val="bullet"/>
      <w:lvlText w:val=""/>
      <w:lvlJc w:val="left"/>
      <w:pPr>
        <w:ind w:left="6840" w:hanging="360"/>
      </w:pPr>
      <w:rPr>
        <w:rFonts w:ascii="Wingdings" w:hAnsi="Wingdings" w:hint="default"/>
      </w:rPr>
    </w:lvl>
  </w:abstractNum>
  <w:abstractNum w:abstractNumId="10" w15:restartNumberingAfterBreak="0">
    <w:nsid w:val="1498408D"/>
    <w:multiLevelType w:val="hybridMultilevel"/>
    <w:tmpl w:val="FFFFFFFF"/>
    <w:lvl w:ilvl="0" w:tplc="4B8EEC8E">
      <w:start w:val="1"/>
      <w:numFmt w:val="bullet"/>
      <w:lvlText w:val=""/>
      <w:lvlJc w:val="left"/>
      <w:pPr>
        <w:ind w:left="1080" w:hanging="360"/>
      </w:pPr>
      <w:rPr>
        <w:rFonts w:ascii="Symbol" w:hAnsi="Symbol" w:hint="default"/>
      </w:rPr>
    </w:lvl>
    <w:lvl w:ilvl="1" w:tplc="A028B53E">
      <w:start w:val="1"/>
      <w:numFmt w:val="bullet"/>
      <w:lvlText w:val="o"/>
      <w:lvlJc w:val="left"/>
      <w:pPr>
        <w:ind w:left="1800" w:hanging="360"/>
      </w:pPr>
      <w:rPr>
        <w:rFonts w:ascii="Courier New" w:hAnsi="Courier New" w:hint="default"/>
      </w:rPr>
    </w:lvl>
    <w:lvl w:ilvl="2" w:tplc="B7664B1E">
      <w:start w:val="1"/>
      <w:numFmt w:val="bullet"/>
      <w:lvlText w:val=""/>
      <w:lvlJc w:val="left"/>
      <w:pPr>
        <w:ind w:left="2520" w:hanging="360"/>
      </w:pPr>
      <w:rPr>
        <w:rFonts w:ascii="Wingdings" w:hAnsi="Wingdings" w:hint="default"/>
      </w:rPr>
    </w:lvl>
    <w:lvl w:ilvl="3" w:tplc="3064B6BE">
      <w:start w:val="1"/>
      <w:numFmt w:val="bullet"/>
      <w:lvlText w:val=""/>
      <w:lvlJc w:val="left"/>
      <w:pPr>
        <w:ind w:left="3240" w:hanging="360"/>
      </w:pPr>
      <w:rPr>
        <w:rFonts w:ascii="Symbol" w:hAnsi="Symbol" w:hint="default"/>
      </w:rPr>
    </w:lvl>
    <w:lvl w:ilvl="4" w:tplc="33B2B3FE">
      <w:start w:val="1"/>
      <w:numFmt w:val="bullet"/>
      <w:lvlText w:val="o"/>
      <w:lvlJc w:val="left"/>
      <w:pPr>
        <w:ind w:left="3960" w:hanging="360"/>
      </w:pPr>
      <w:rPr>
        <w:rFonts w:ascii="Courier New" w:hAnsi="Courier New" w:hint="default"/>
      </w:rPr>
    </w:lvl>
    <w:lvl w:ilvl="5" w:tplc="AB64900E">
      <w:start w:val="1"/>
      <w:numFmt w:val="bullet"/>
      <w:lvlText w:val=""/>
      <w:lvlJc w:val="left"/>
      <w:pPr>
        <w:ind w:left="4680" w:hanging="360"/>
      </w:pPr>
      <w:rPr>
        <w:rFonts w:ascii="Wingdings" w:hAnsi="Wingdings" w:hint="default"/>
      </w:rPr>
    </w:lvl>
    <w:lvl w:ilvl="6" w:tplc="FB58185A">
      <w:start w:val="1"/>
      <w:numFmt w:val="bullet"/>
      <w:lvlText w:val=""/>
      <w:lvlJc w:val="left"/>
      <w:pPr>
        <w:ind w:left="5400" w:hanging="360"/>
      </w:pPr>
      <w:rPr>
        <w:rFonts w:ascii="Symbol" w:hAnsi="Symbol" w:hint="default"/>
      </w:rPr>
    </w:lvl>
    <w:lvl w:ilvl="7" w:tplc="79AAFD56">
      <w:start w:val="1"/>
      <w:numFmt w:val="bullet"/>
      <w:lvlText w:val="o"/>
      <w:lvlJc w:val="left"/>
      <w:pPr>
        <w:ind w:left="6120" w:hanging="360"/>
      </w:pPr>
      <w:rPr>
        <w:rFonts w:ascii="Courier New" w:hAnsi="Courier New" w:hint="default"/>
      </w:rPr>
    </w:lvl>
    <w:lvl w:ilvl="8" w:tplc="532883C0">
      <w:start w:val="1"/>
      <w:numFmt w:val="bullet"/>
      <w:lvlText w:val=""/>
      <w:lvlJc w:val="left"/>
      <w:pPr>
        <w:ind w:left="6840" w:hanging="360"/>
      </w:pPr>
      <w:rPr>
        <w:rFonts w:ascii="Wingdings" w:hAnsi="Wingdings" w:hint="default"/>
      </w:rPr>
    </w:lvl>
  </w:abstractNum>
  <w:abstractNum w:abstractNumId="11" w15:restartNumberingAfterBreak="0">
    <w:nsid w:val="152023A7"/>
    <w:multiLevelType w:val="hybridMultilevel"/>
    <w:tmpl w:val="FCDC2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0B4BE2"/>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E027AD0"/>
    <w:multiLevelType w:val="hybridMultilevel"/>
    <w:tmpl w:val="FFFFFFFF"/>
    <w:lvl w:ilvl="0" w:tplc="973ED3E6">
      <w:start w:val="1"/>
      <w:numFmt w:val="decimal"/>
      <w:lvlText w:val="%1."/>
      <w:lvlJc w:val="left"/>
      <w:pPr>
        <w:ind w:left="720" w:hanging="360"/>
      </w:pPr>
    </w:lvl>
    <w:lvl w:ilvl="1" w:tplc="D9C84A5A">
      <w:start w:val="1"/>
      <w:numFmt w:val="lowerLetter"/>
      <w:lvlText w:val="%2."/>
      <w:lvlJc w:val="left"/>
      <w:pPr>
        <w:ind w:left="1440" w:hanging="360"/>
      </w:pPr>
    </w:lvl>
    <w:lvl w:ilvl="2" w:tplc="C9B23A94">
      <w:start w:val="1"/>
      <w:numFmt w:val="lowerRoman"/>
      <w:lvlText w:val="%3."/>
      <w:lvlJc w:val="right"/>
      <w:pPr>
        <w:ind w:left="2160" w:hanging="180"/>
      </w:pPr>
    </w:lvl>
    <w:lvl w:ilvl="3" w:tplc="8BC6CFDA">
      <w:start w:val="1"/>
      <w:numFmt w:val="decimal"/>
      <w:lvlText w:val="%4."/>
      <w:lvlJc w:val="left"/>
      <w:pPr>
        <w:ind w:left="2880" w:hanging="360"/>
      </w:pPr>
    </w:lvl>
    <w:lvl w:ilvl="4" w:tplc="81EC995A">
      <w:start w:val="1"/>
      <w:numFmt w:val="lowerLetter"/>
      <w:lvlText w:val="%5."/>
      <w:lvlJc w:val="left"/>
      <w:pPr>
        <w:ind w:left="3600" w:hanging="360"/>
      </w:pPr>
    </w:lvl>
    <w:lvl w:ilvl="5" w:tplc="AA62E1E0">
      <w:start w:val="1"/>
      <w:numFmt w:val="lowerRoman"/>
      <w:lvlText w:val="%6."/>
      <w:lvlJc w:val="right"/>
      <w:pPr>
        <w:ind w:left="4320" w:hanging="180"/>
      </w:pPr>
    </w:lvl>
    <w:lvl w:ilvl="6" w:tplc="F530D718">
      <w:start w:val="1"/>
      <w:numFmt w:val="decimal"/>
      <w:lvlText w:val="%7."/>
      <w:lvlJc w:val="left"/>
      <w:pPr>
        <w:ind w:left="5040" w:hanging="360"/>
      </w:pPr>
    </w:lvl>
    <w:lvl w:ilvl="7" w:tplc="586A7586">
      <w:start w:val="1"/>
      <w:numFmt w:val="lowerLetter"/>
      <w:lvlText w:val="%8."/>
      <w:lvlJc w:val="left"/>
      <w:pPr>
        <w:ind w:left="5760" w:hanging="360"/>
      </w:pPr>
    </w:lvl>
    <w:lvl w:ilvl="8" w:tplc="37700DB4">
      <w:start w:val="1"/>
      <w:numFmt w:val="lowerRoman"/>
      <w:lvlText w:val="%9."/>
      <w:lvlJc w:val="right"/>
      <w:pPr>
        <w:ind w:left="6480" w:hanging="180"/>
      </w:pPr>
    </w:lvl>
  </w:abstractNum>
  <w:abstractNum w:abstractNumId="14" w15:restartNumberingAfterBreak="0">
    <w:nsid w:val="202B46F0"/>
    <w:multiLevelType w:val="hybridMultilevel"/>
    <w:tmpl w:val="FFFFFFFF"/>
    <w:lvl w:ilvl="0" w:tplc="4D2E63F6">
      <w:start w:val="1"/>
      <w:numFmt w:val="bullet"/>
      <w:lvlText w:val=""/>
      <w:lvlJc w:val="left"/>
      <w:pPr>
        <w:ind w:left="1080" w:hanging="360"/>
      </w:pPr>
      <w:rPr>
        <w:rFonts w:ascii="Symbol" w:hAnsi="Symbol" w:hint="default"/>
      </w:rPr>
    </w:lvl>
    <w:lvl w:ilvl="1" w:tplc="7304D202">
      <w:start w:val="1"/>
      <w:numFmt w:val="bullet"/>
      <w:lvlText w:val="o"/>
      <w:lvlJc w:val="left"/>
      <w:pPr>
        <w:ind w:left="1800" w:hanging="360"/>
      </w:pPr>
      <w:rPr>
        <w:rFonts w:ascii="Courier New" w:hAnsi="Courier New" w:hint="default"/>
      </w:rPr>
    </w:lvl>
    <w:lvl w:ilvl="2" w:tplc="239807AE">
      <w:start w:val="1"/>
      <w:numFmt w:val="bullet"/>
      <w:lvlText w:val=""/>
      <w:lvlJc w:val="left"/>
      <w:pPr>
        <w:ind w:left="2520" w:hanging="360"/>
      </w:pPr>
      <w:rPr>
        <w:rFonts w:ascii="Wingdings" w:hAnsi="Wingdings" w:hint="default"/>
      </w:rPr>
    </w:lvl>
    <w:lvl w:ilvl="3" w:tplc="0AACECD4">
      <w:start w:val="1"/>
      <w:numFmt w:val="bullet"/>
      <w:lvlText w:val=""/>
      <w:lvlJc w:val="left"/>
      <w:pPr>
        <w:ind w:left="3240" w:hanging="360"/>
      </w:pPr>
      <w:rPr>
        <w:rFonts w:ascii="Symbol" w:hAnsi="Symbol" w:hint="default"/>
      </w:rPr>
    </w:lvl>
    <w:lvl w:ilvl="4" w:tplc="04023370">
      <w:start w:val="1"/>
      <w:numFmt w:val="bullet"/>
      <w:lvlText w:val="o"/>
      <w:lvlJc w:val="left"/>
      <w:pPr>
        <w:ind w:left="3960" w:hanging="360"/>
      </w:pPr>
      <w:rPr>
        <w:rFonts w:ascii="Courier New" w:hAnsi="Courier New" w:hint="default"/>
      </w:rPr>
    </w:lvl>
    <w:lvl w:ilvl="5" w:tplc="A2D2E388">
      <w:start w:val="1"/>
      <w:numFmt w:val="bullet"/>
      <w:lvlText w:val=""/>
      <w:lvlJc w:val="left"/>
      <w:pPr>
        <w:ind w:left="4680" w:hanging="360"/>
      </w:pPr>
      <w:rPr>
        <w:rFonts w:ascii="Wingdings" w:hAnsi="Wingdings" w:hint="default"/>
      </w:rPr>
    </w:lvl>
    <w:lvl w:ilvl="6" w:tplc="5998B8EA">
      <w:start w:val="1"/>
      <w:numFmt w:val="bullet"/>
      <w:lvlText w:val=""/>
      <w:lvlJc w:val="left"/>
      <w:pPr>
        <w:ind w:left="5400" w:hanging="360"/>
      </w:pPr>
      <w:rPr>
        <w:rFonts w:ascii="Symbol" w:hAnsi="Symbol" w:hint="default"/>
      </w:rPr>
    </w:lvl>
    <w:lvl w:ilvl="7" w:tplc="59BC05EC">
      <w:start w:val="1"/>
      <w:numFmt w:val="bullet"/>
      <w:lvlText w:val="o"/>
      <w:lvlJc w:val="left"/>
      <w:pPr>
        <w:ind w:left="6120" w:hanging="360"/>
      </w:pPr>
      <w:rPr>
        <w:rFonts w:ascii="Courier New" w:hAnsi="Courier New" w:hint="default"/>
      </w:rPr>
    </w:lvl>
    <w:lvl w:ilvl="8" w:tplc="6CB4A1B8">
      <w:start w:val="1"/>
      <w:numFmt w:val="bullet"/>
      <w:lvlText w:val=""/>
      <w:lvlJc w:val="left"/>
      <w:pPr>
        <w:ind w:left="6840" w:hanging="360"/>
      </w:pPr>
      <w:rPr>
        <w:rFonts w:ascii="Wingdings" w:hAnsi="Wingdings" w:hint="default"/>
      </w:rPr>
    </w:lvl>
  </w:abstractNum>
  <w:abstractNum w:abstractNumId="15" w15:restartNumberingAfterBreak="0">
    <w:nsid w:val="22664D84"/>
    <w:multiLevelType w:val="hybridMultilevel"/>
    <w:tmpl w:val="FFFFFFFF"/>
    <w:lvl w:ilvl="0" w:tplc="F4421100">
      <w:start w:val="1"/>
      <w:numFmt w:val="decimal"/>
      <w:lvlText w:val="%1."/>
      <w:lvlJc w:val="left"/>
      <w:pPr>
        <w:ind w:left="720" w:hanging="360"/>
      </w:pPr>
    </w:lvl>
    <w:lvl w:ilvl="1" w:tplc="A5F652B8">
      <w:start w:val="1"/>
      <w:numFmt w:val="decimal"/>
      <w:lvlText w:val="%2."/>
      <w:lvlJc w:val="left"/>
      <w:pPr>
        <w:ind w:left="1440" w:hanging="360"/>
      </w:pPr>
    </w:lvl>
    <w:lvl w:ilvl="2" w:tplc="F57C61E6">
      <w:start w:val="1"/>
      <w:numFmt w:val="lowerRoman"/>
      <w:lvlText w:val="%3."/>
      <w:lvlJc w:val="right"/>
      <w:pPr>
        <w:ind w:left="2160" w:hanging="180"/>
      </w:pPr>
    </w:lvl>
    <w:lvl w:ilvl="3" w:tplc="122EDC14">
      <w:start w:val="1"/>
      <w:numFmt w:val="decimal"/>
      <w:lvlText w:val="%4."/>
      <w:lvlJc w:val="left"/>
      <w:pPr>
        <w:ind w:left="2880" w:hanging="360"/>
      </w:pPr>
    </w:lvl>
    <w:lvl w:ilvl="4" w:tplc="98FC7352">
      <w:start w:val="1"/>
      <w:numFmt w:val="lowerLetter"/>
      <w:lvlText w:val="%5."/>
      <w:lvlJc w:val="left"/>
      <w:pPr>
        <w:ind w:left="3600" w:hanging="360"/>
      </w:pPr>
    </w:lvl>
    <w:lvl w:ilvl="5" w:tplc="A0C2BED8">
      <w:start w:val="1"/>
      <w:numFmt w:val="lowerRoman"/>
      <w:lvlText w:val="%6."/>
      <w:lvlJc w:val="right"/>
      <w:pPr>
        <w:ind w:left="4320" w:hanging="180"/>
      </w:pPr>
    </w:lvl>
    <w:lvl w:ilvl="6" w:tplc="07BE711A">
      <w:start w:val="1"/>
      <w:numFmt w:val="decimal"/>
      <w:lvlText w:val="%7."/>
      <w:lvlJc w:val="left"/>
      <w:pPr>
        <w:ind w:left="5040" w:hanging="360"/>
      </w:pPr>
    </w:lvl>
    <w:lvl w:ilvl="7" w:tplc="70DAD6E4">
      <w:start w:val="1"/>
      <w:numFmt w:val="lowerLetter"/>
      <w:lvlText w:val="%8."/>
      <w:lvlJc w:val="left"/>
      <w:pPr>
        <w:ind w:left="5760" w:hanging="360"/>
      </w:pPr>
    </w:lvl>
    <w:lvl w:ilvl="8" w:tplc="8564B4A6">
      <w:start w:val="1"/>
      <w:numFmt w:val="lowerRoman"/>
      <w:lvlText w:val="%9."/>
      <w:lvlJc w:val="right"/>
      <w:pPr>
        <w:ind w:left="6480" w:hanging="180"/>
      </w:pPr>
    </w:lvl>
  </w:abstractNum>
  <w:abstractNum w:abstractNumId="16" w15:restartNumberingAfterBreak="0">
    <w:nsid w:val="23C449A8"/>
    <w:multiLevelType w:val="hybridMultilevel"/>
    <w:tmpl w:val="FFFFFFFF"/>
    <w:lvl w:ilvl="0" w:tplc="0CE05C36">
      <w:start w:val="1"/>
      <w:numFmt w:val="bullet"/>
      <w:lvlText w:val=""/>
      <w:lvlJc w:val="left"/>
      <w:pPr>
        <w:ind w:left="720" w:hanging="360"/>
      </w:pPr>
      <w:rPr>
        <w:rFonts w:ascii="Symbol" w:hAnsi="Symbol" w:hint="default"/>
      </w:rPr>
    </w:lvl>
    <w:lvl w:ilvl="1" w:tplc="13A85688">
      <w:start w:val="1"/>
      <w:numFmt w:val="bullet"/>
      <w:lvlText w:val="o"/>
      <w:lvlJc w:val="left"/>
      <w:pPr>
        <w:ind w:left="1440" w:hanging="360"/>
      </w:pPr>
      <w:rPr>
        <w:rFonts w:ascii="Courier New" w:hAnsi="Courier New" w:hint="default"/>
      </w:rPr>
    </w:lvl>
    <w:lvl w:ilvl="2" w:tplc="261EDAD4">
      <w:start w:val="1"/>
      <w:numFmt w:val="bullet"/>
      <w:lvlText w:val=""/>
      <w:lvlJc w:val="left"/>
      <w:pPr>
        <w:ind w:left="2160" w:hanging="360"/>
      </w:pPr>
      <w:rPr>
        <w:rFonts w:ascii="Symbol" w:hAnsi="Symbol" w:hint="default"/>
      </w:rPr>
    </w:lvl>
    <w:lvl w:ilvl="3" w:tplc="756AC76A">
      <w:start w:val="1"/>
      <w:numFmt w:val="bullet"/>
      <w:lvlText w:val=""/>
      <w:lvlJc w:val="left"/>
      <w:pPr>
        <w:ind w:left="2880" w:hanging="360"/>
      </w:pPr>
      <w:rPr>
        <w:rFonts w:ascii="Symbol" w:hAnsi="Symbol" w:hint="default"/>
      </w:rPr>
    </w:lvl>
    <w:lvl w:ilvl="4" w:tplc="B7BE86EC">
      <w:start w:val="1"/>
      <w:numFmt w:val="bullet"/>
      <w:lvlText w:val="o"/>
      <w:lvlJc w:val="left"/>
      <w:pPr>
        <w:ind w:left="3600" w:hanging="360"/>
      </w:pPr>
      <w:rPr>
        <w:rFonts w:ascii="Courier New" w:hAnsi="Courier New" w:hint="default"/>
      </w:rPr>
    </w:lvl>
    <w:lvl w:ilvl="5" w:tplc="8764AACE">
      <w:start w:val="1"/>
      <w:numFmt w:val="bullet"/>
      <w:lvlText w:val=""/>
      <w:lvlJc w:val="left"/>
      <w:pPr>
        <w:ind w:left="4320" w:hanging="360"/>
      </w:pPr>
      <w:rPr>
        <w:rFonts w:ascii="Wingdings" w:hAnsi="Wingdings" w:hint="default"/>
      </w:rPr>
    </w:lvl>
    <w:lvl w:ilvl="6" w:tplc="22F8DE18">
      <w:start w:val="1"/>
      <w:numFmt w:val="bullet"/>
      <w:lvlText w:val=""/>
      <w:lvlJc w:val="left"/>
      <w:pPr>
        <w:ind w:left="5040" w:hanging="360"/>
      </w:pPr>
      <w:rPr>
        <w:rFonts w:ascii="Symbol" w:hAnsi="Symbol" w:hint="default"/>
      </w:rPr>
    </w:lvl>
    <w:lvl w:ilvl="7" w:tplc="EB408C42">
      <w:start w:val="1"/>
      <w:numFmt w:val="bullet"/>
      <w:lvlText w:val="o"/>
      <w:lvlJc w:val="left"/>
      <w:pPr>
        <w:ind w:left="5760" w:hanging="360"/>
      </w:pPr>
      <w:rPr>
        <w:rFonts w:ascii="Courier New" w:hAnsi="Courier New" w:hint="default"/>
      </w:rPr>
    </w:lvl>
    <w:lvl w:ilvl="8" w:tplc="404ABCF2">
      <w:start w:val="1"/>
      <w:numFmt w:val="bullet"/>
      <w:lvlText w:val=""/>
      <w:lvlJc w:val="left"/>
      <w:pPr>
        <w:ind w:left="6480" w:hanging="360"/>
      </w:pPr>
      <w:rPr>
        <w:rFonts w:ascii="Wingdings" w:hAnsi="Wingdings" w:hint="default"/>
      </w:rPr>
    </w:lvl>
  </w:abstractNum>
  <w:abstractNum w:abstractNumId="17" w15:restartNumberingAfterBreak="0">
    <w:nsid w:val="25155E02"/>
    <w:multiLevelType w:val="hybridMultilevel"/>
    <w:tmpl w:val="FFFFFFFF"/>
    <w:lvl w:ilvl="0" w:tplc="6AD84550">
      <w:start w:val="1"/>
      <w:numFmt w:val="bullet"/>
      <w:lvlText w:val=""/>
      <w:lvlJc w:val="left"/>
      <w:pPr>
        <w:ind w:left="1080" w:hanging="360"/>
      </w:pPr>
      <w:rPr>
        <w:rFonts w:ascii="Symbol" w:hAnsi="Symbol" w:hint="default"/>
      </w:rPr>
    </w:lvl>
    <w:lvl w:ilvl="1" w:tplc="8BE0B922">
      <w:start w:val="1"/>
      <w:numFmt w:val="bullet"/>
      <w:lvlText w:val="o"/>
      <w:lvlJc w:val="left"/>
      <w:pPr>
        <w:ind w:left="1800" w:hanging="360"/>
      </w:pPr>
      <w:rPr>
        <w:rFonts w:ascii="Courier New" w:hAnsi="Courier New" w:hint="default"/>
      </w:rPr>
    </w:lvl>
    <w:lvl w:ilvl="2" w:tplc="ECBED772">
      <w:start w:val="1"/>
      <w:numFmt w:val="bullet"/>
      <w:lvlText w:val=""/>
      <w:lvlJc w:val="left"/>
      <w:pPr>
        <w:ind w:left="2520" w:hanging="360"/>
      </w:pPr>
      <w:rPr>
        <w:rFonts w:ascii="Wingdings" w:hAnsi="Wingdings" w:hint="default"/>
      </w:rPr>
    </w:lvl>
    <w:lvl w:ilvl="3" w:tplc="AE6A8400">
      <w:start w:val="1"/>
      <w:numFmt w:val="bullet"/>
      <w:lvlText w:val=""/>
      <w:lvlJc w:val="left"/>
      <w:pPr>
        <w:ind w:left="3240" w:hanging="360"/>
      </w:pPr>
      <w:rPr>
        <w:rFonts w:ascii="Symbol" w:hAnsi="Symbol" w:hint="default"/>
      </w:rPr>
    </w:lvl>
    <w:lvl w:ilvl="4" w:tplc="56603056">
      <w:start w:val="1"/>
      <w:numFmt w:val="bullet"/>
      <w:lvlText w:val="o"/>
      <w:lvlJc w:val="left"/>
      <w:pPr>
        <w:ind w:left="3960" w:hanging="360"/>
      </w:pPr>
      <w:rPr>
        <w:rFonts w:ascii="Courier New" w:hAnsi="Courier New" w:hint="default"/>
      </w:rPr>
    </w:lvl>
    <w:lvl w:ilvl="5" w:tplc="D6FC38AA">
      <w:start w:val="1"/>
      <w:numFmt w:val="bullet"/>
      <w:lvlText w:val=""/>
      <w:lvlJc w:val="left"/>
      <w:pPr>
        <w:ind w:left="4680" w:hanging="360"/>
      </w:pPr>
      <w:rPr>
        <w:rFonts w:ascii="Wingdings" w:hAnsi="Wingdings" w:hint="default"/>
      </w:rPr>
    </w:lvl>
    <w:lvl w:ilvl="6" w:tplc="5FA003F0">
      <w:start w:val="1"/>
      <w:numFmt w:val="bullet"/>
      <w:lvlText w:val=""/>
      <w:lvlJc w:val="left"/>
      <w:pPr>
        <w:ind w:left="5400" w:hanging="360"/>
      </w:pPr>
      <w:rPr>
        <w:rFonts w:ascii="Symbol" w:hAnsi="Symbol" w:hint="default"/>
      </w:rPr>
    </w:lvl>
    <w:lvl w:ilvl="7" w:tplc="8E6093BE">
      <w:start w:val="1"/>
      <w:numFmt w:val="bullet"/>
      <w:lvlText w:val="o"/>
      <w:lvlJc w:val="left"/>
      <w:pPr>
        <w:ind w:left="6120" w:hanging="360"/>
      </w:pPr>
      <w:rPr>
        <w:rFonts w:ascii="Courier New" w:hAnsi="Courier New" w:hint="default"/>
      </w:rPr>
    </w:lvl>
    <w:lvl w:ilvl="8" w:tplc="87DA1CC4">
      <w:start w:val="1"/>
      <w:numFmt w:val="bullet"/>
      <w:lvlText w:val=""/>
      <w:lvlJc w:val="left"/>
      <w:pPr>
        <w:ind w:left="6840" w:hanging="360"/>
      </w:pPr>
      <w:rPr>
        <w:rFonts w:ascii="Wingdings" w:hAnsi="Wingdings" w:hint="default"/>
      </w:rPr>
    </w:lvl>
  </w:abstractNum>
  <w:abstractNum w:abstractNumId="18" w15:restartNumberingAfterBreak="0">
    <w:nsid w:val="25A845DC"/>
    <w:multiLevelType w:val="hybridMultilevel"/>
    <w:tmpl w:val="FFFFFFFF"/>
    <w:lvl w:ilvl="0" w:tplc="9FE0EC98">
      <w:start w:val="1"/>
      <w:numFmt w:val="bullet"/>
      <w:lvlText w:val=""/>
      <w:lvlJc w:val="left"/>
      <w:pPr>
        <w:ind w:left="1080" w:hanging="360"/>
      </w:pPr>
      <w:rPr>
        <w:rFonts w:ascii="Symbol" w:hAnsi="Symbol" w:hint="default"/>
      </w:rPr>
    </w:lvl>
    <w:lvl w:ilvl="1" w:tplc="4594B2CE">
      <w:start w:val="1"/>
      <w:numFmt w:val="bullet"/>
      <w:lvlText w:val="o"/>
      <w:lvlJc w:val="left"/>
      <w:pPr>
        <w:ind w:left="1800" w:hanging="360"/>
      </w:pPr>
      <w:rPr>
        <w:rFonts w:ascii="Courier New" w:hAnsi="Courier New" w:hint="default"/>
      </w:rPr>
    </w:lvl>
    <w:lvl w:ilvl="2" w:tplc="3F80836E">
      <w:start w:val="1"/>
      <w:numFmt w:val="bullet"/>
      <w:lvlText w:val=""/>
      <w:lvlJc w:val="left"/>
      <w:pPr>
        <w:ind w:left="2520" w:hanging="360"/>
      </w:pPr>
      <w:rPr>
        <w:rFonts w:ascii="Wingdings" w:hAnsi="Wingdings" w:hint="default"/>
      </w:rPr>
    </w:lvl>
    <w:lvl w:ilvl="3" w:tplc="7BECA64C">
      <w:start w:val="1"/>
      <w:numFmt w:val="bullet"/>
      <w:lvlText w:val=""/>
      <w:lvlJc w:val="left"/>
      <w:pPr>
        <w:ind w:left="3240" w:hanging="360"/>
      </w:pPr>
      <w:rPr>
        <w:rFonts w:ascii="Symbol" w:hAnsi="Symbol" w:hint="default"/>
      </w:rPr>
    </w:lvl>
    <w:lvl w:ilvl="4" w:tplc="4934D47E">
      <w:start w:val="1"/>
      <w:numFmt w:val="bullet"/>
      <w:lvlText w:val="o"/>
      <w:lvlJc w:val="left"/>
      <w:pPr>
        <w:ind w:left="3960" w:hanging="360"/>
      </w:pPr>
      <w:rPr>
        <w:rFonts w:ascii="Courier New" w:hAnsi="Courier New" w:hint="default"/>
      </w:rPr>
    </w:lvl>
    <w:lvl w:ilvl="5" w:tplc="6A9C689C">
      <w:start w:val="1"/>
      <w:numFmt w:val="bullet"/>
      <w:lvlText w:val=""/>
      <w:lvlJc w:val="left"/>
      <w:pPr>
        <w:ind w:left="4680" w:hanging="360"/>
      </w:pPr>
      <w:rPr>
        <w:rFonts w:ascii="Wingdings" w:hAnsi="Wingdings" w:hint="default"/>
      </w:rPr>
    </w:lvl>
    <w:lvl w:ilvl="6" w:tplc="A0D46284">
      <w:start w:val="1"/>
      <w:numFmt w:val="bullet"/>
      <w:lvlText w:val=""/>
      <w:lvlJc w:val="left"/>
      <w:pPr>
        <w:ind w:left="5400" w:hanging="360"/>
      </w:pPr>
      <w:rPr>
        <w:rFonts w:ascii="Symbol" w:hAnsi="Symbol" w:hint="default"/>
      </w:rPr>
    </w:lvl>
    <w:lvl w:ilvl="7" w:tplc="EBC45C84">
      <w:start w:val="1"/>
      <w:numFmt w:val="bullet"/>
      <w:lvlText w:val="o"/>
      <w:lvlJc w:val="left"/>
      <w:pPr>
        <w:ind w:left="6120" w:hanging="360"/>
      </w:pPr>
      <w:rPr>
        <w:rFonts w:ascii="Courier New" w:hAnsi="Courier New" w:hint="default"/>
      </w:rPr>
    </w:lvl>
    <w:lvl w:ilvl="8" w:tplc="D1E60BDA">
      <w:start w:val="1"/>
      <w:numFmt w:val="bullet"/>
      <w:lvlText w:val=""/>
      <w:lvlJc w:val="left"/>
      <w:pPr>
        <w:ind w:left="6840" w:hanging="360"/>
      </w:pPr>
      <w:rPr>
        <w:rFonts w:ascii="Wingdings" w:hAnsi="Wingdings" w:hint="default"/>
      </w:rPr>
    </w:lvl>
  </w:abstractNum>
  <w:abstractNum w:abstractNumId="19" w15:restartNumberingAfterBreak="0">
    <w:nsid w:val="2BA1056C"/>
    <w:multiLevelType w:val="hybridMultilevel"/>
    <w:tmpl w:val="FFFFFFFF"/>
    <w:lvl w:ilvl="0" w:tplc="693A58A2">
      <w:start w:val="1"/>
      <w:numFmt w:val="decimal"/>
      <w:lvlText w:val="%1."/>
      <w:lvlJc w:val="left"/>
      <w:pPr>
        <w:ind w:left="720" w:hanging="360"/>
      </w:pPr>
    </w:lvl>
    <w:lvl w:ilvl="1" w:tplc="A7E6C41A">
      <w:start w:val="1"/>
      <w:numFmt w:val="lowerLetter"/>
      <w:lvlText w:val="%2."/>
      <w:lvlJc w:val="left"/>
      <w:pPr>
        <w:ind w:left="1440" w:hanging="360"/>
      </w:pPr>
    </w:lvl>
    <w:lvl w:ilvl="2" w:tplc="9128567E">
      <w:start w:val="1"/>
      <w:numFmt w:val="lowerRoman"/>
      <w:lvlText w:val="%3."/>
      <w:lvlJc w:val="right"/>
      <w:pPr>
        <w:ind w:left="2160" w:hanging="180"/>
      </w:pPr>
    </w:lvl>
    <w:lvl w:ilvl="3" w:tplc="8B9A0000">
      <w:start w:val="1"/>
      <w:numFmt w:val="decimal"/>
      <w:lvlText w:val="%4."/>
      <w:lvlJc w:val="left"/>
      <w:pPr>
        <w:ind w:left="2880" w:hanging="360"/>
      </w:pPr>
    </w:lvl>
    <w:lvl w:ilvl="4" w:tplc="3C62CA48">
      <w:start w:val="1"/>
      <w:numFmt w:val="lowerLetter"/>
      <w:lvlText w:val="%5."/>
      <w:lvlJc w:val="left"/>
      <w:pPr>
        <w:ind w:left="3600" w:hanging="360"/>
      </w:pPr>
    </w:lvl>
    <w:lvl w:ilvl="5" w:tplc="D4265544">
      <w:start w:val="1"/>
      <w:numFmt w:val="lowerRoman"/>
      <w:lvlText w:val="%6."/>
      <w:lvlJc w:val="right"/>
      <w:pPr>
        <w:ind w:left="4320" w:hanging="180"/>
      </w:pPr>
    </w:lvl>
    <w:lvl w:ilvl="6" w:tplc="729C440E">
      <w:start w:val="1"/>
      <w:numFmt w:val="decimal"/>
      <w:lvlText w:val="%7."/>
      <w:lvlJc w:val="left"/>
      <w:pPr>
        <w:ind w:left="5040" w:hanging="360"/>
      </w:pPr>
    </w:lvl>
    <w:lvl w:ilvl="7" w:tplc="4F98CCE2">
      <w:start w:val="1"/>
      <w:numFmt w:val="lowerLetter"/>
      <w:lvlText w:val="%8."/>
      <w:lvlJc w:val="left"/>
      <w:pPr>
        <w:ind w:left="5760" w:hanging="360"/>
      </w:pPr>
    </w:lvl>
    <w:lvl w:ilvl="8" w:tplc="8570992A">
      <w:start w:val="1"/>
      <w:numFmt w:val="lowerRoman"/>
      <w:lvlText w:val="%9."/>
      <w:lvlJc w:val="right"/>
      <w:pPr>
        <w:ind w:left="6480" w:hanging="180"/>
      </w:pPr>
    </w:lvl>
  </w:abstractNum>
  <w:abstractNum w:abstractNumId="20" w15:restartNumberingAfterBreak="0">
    <w:nsid w:val="337014DA"/>
    <w:multiLevelType w:val="hybridMultilevel"/>
    <w:tmpl w:val="FFFFFFFF"/>
    <w:lvl w:ilvl="0" w:tplc="24AAED8C">
      <w:start w:val="1"/>
      <w:numFmt w:val="bullet"/>
      <w:lvlText w:val=""/>
      <w:lvlJc w:val="left"/>
      <w:pPr>
        <w:ind w:left="1080" w:hanging="360"/>
      </w:pPr>
      <w:rPr>
        <w:rFonts w:ascii="Symbol" w:hAnsi="Symbol" w:hint="default"/>
      </w:rPr>
    </w:lvl>
    <w:lvl w:ilvl="1" w:tplc="CF6ACE00">
      <w:start w:val="1"/>
      <w:numFmt w:val="bullet"/>
      <w:lvlText w:val=""/>
      <w:lvlJc w:val="left"/>
      <w:pPr>
        <w:ind w:left="1800" w:hanging="360"/>
      </w:pPr>
      <w:rPr>
        <w:rFonts w:ascii="Symbol" w:hAnsi="Symbol" w:hint="default"/>
      </w:rPr>
    </w:lvl>
    <w:lvl w:ilvl="2" w:tplc="4D8EB26A">
      <w:start w:val="1"/>
      <w:numFmt w:val="bullet"/>
      <w:lvlText w:val=""/>
      <w:lvlJc w:val="left"/>
      <w:pPr>
        <w:ind w:left="2520" w:hanging="360"/>
      </w:pPr>
      <w:rPr>
        <w:rFonts w:ascii="Wingdings" w:hAnsi="Wingdings" w:hint="default"/>
      </w:rPr>
    </w:lvl>
    <w:lvl w:ilvl="3" w:tplc="0FBE66AA">
      <w:start w:val="1"/>
      <w:numFmt w:val="bullet"/>
      <w:lvlText w:val=""/>
      <w:lvlJc w:val="left"/>
      <w:pPr>
        <w:ind w:left="3240" w:hanging="360"/>
      </w:pPr>
      <w:rPr>
        <w:rFonts w:ascii="Symbol" w:hAnsi="Symbol" w:hint="default"/>
      </w:rPr>
    </w:lvl>
    <w:lvl w:ilvl="4" w:tplc="197AB1B8">
      <w:start w:val="1"/>
      <w:numFmt w:val="bullet"/>
      <w:lvlText w:val="o"/>
      <w:lvlJc w:val="left"/>
      <w:pPr>
        <w:ind w:left="3960" w:hanging="360"/>
      </w:pPr>
      <w:rPr>
        <w:rFonts w:ascii="Courier New" w:hAnsi="Courier New" w:hint="default"/>
      </w:rPr>
    </w:lvl>
    <w:lvl w:ilvl="5" w:tplc="5406CAF8">
      <w:start w:val="1"/>
      <w:numFmt w:val="bullet"/>
      <w:lvlText w:val=""/>
      <w:lvlJc w:val="left"/>
      <w:pPr>
        <w:ind w:left="4680" w:hanging="360"/>
      </w:pPr>
      <w:rPr>
        <w:rFonts w:ascii="Wingdings" w:hAnsi="Wingdings" w:hint="default"/>
      </w:rPr>
    </w:lvl>
    <w:lvl w:ilvl="6" w:tplc="23865504">
      <w:start w:val="1"/>
      <w:numFmt w:val="bullet"/>
      <w:lvlText w:val=""/>
      <w:lvlJc w:val="left"/>
      <w:pPr>
        <w:ind w:left="5400" w:hanging="360"/>
      </w:pPr>
      <w:rPr>
        <w:rFonts w:ascii="Symbol" w:hAnsi="Symbol" w:hint="default"/>
      </w:rPr>
    </w:lvl>
    <w:lvl w:ilvl="7" w:tplc="D0724640">
      <w:start w:val="1"/>
      <w:numFmt w:val="bullet"/>
      <w:lvlText w:val="o"/>
      <w:lvlJc w:val="left"/>
      <w:pPr>
        <w:ind w:left="6120" w:hanging="360"/>
      </w:pPr>
      <w:rPr>
        <w:rFonts w:ascii="Courier New" w:hAnsi="Courier New" w:hint="default"/>
      </w:rPr>
    </w:lvl>
    <w:lvl w:ilvl="8" w:tplc="67605668">
      <w:start w:val="1"/>
      <w:numFmt w:val="bullet"/>
      <w:lvlText w:val=""/>
      <w:lvlJc w:val="left"/>
      <w:pPr>
        <w:ind w:left="6840" w:hanging="360"/>
      </w:pPr>
      <w:rPr>
        <w:rFonts w:ascii="Wingdings" w:hAnsi="Wingdings" w:hint="default"/>
      </w:rPr>
    </w:lvl>
  </w:abstractNum>
  <w:abstractNum w:abstractNumId="21" w15:restartNumberingAfterBreak="0">
    <w:nsid w:val="37B8569A"/>
    <w:multiLevelType w:val="hybridMultilevel"/>
    <w:tmpl w:val="FFFFFFFF"/>
    <w:lvl w:ilvl="0" w:tplc="10C25C70">
      <w:start w:val="1"/>
      <w:numFmt w:val="decimal"/>
      <w:lvlText w:val="%1."/>
      <w:lvlJc w:val="left"/>
      <w:pPr>
        <w:ind w:left="720" w:hanging="360"/>
      </w:pPr>
    </w:lvl>
    <w:lvl w:ilvl="1" w:tplc="D30C14A4">
      <w:start w:val="1"/>
      <w:numFmt w:val="lowerLetter"/>
      <w:lvlText w:val="%2."/>
      <w:lvlJc w:val="left"/>
      <w:pPr>
        <w:ind w:left="1440" w:hanging="360"/>
      </w:pPr>
    </w:lvl>
    <w:lvl w:ilvl="2" w:tplc="5DCA7E7A">
      <w:start w:val="1"/>
      <w:numFmt w:val="lowerRoman"/>
      <w:lvlText w:val="%3."/>
      <w:lvlJc w:val="right"/>
      <w:pPr>
        <w:ind w:left="2160" w:hanging="180"/>
      </w:pPr>
    </w:lvl>
    <w:lvl w:ilvl="3" w:tplc="8D78E02A">
      <w:start w:val="1"/>
      <w:numFmt w:val="decimal"/>
      <w:lvlText w:val="%4."/>
      <w:lvlJc w:val="left"/>
      <w:pPr>
        <w:ind w:left="2880" w:hanging="360"/>
      </w:pPr>
    </w:lvl>
    <w:lvl w:ilvl="4" w:tplc="61045D26">
      <w:start w:val="1"/>
      <w:numFmt w:val="lowerLetter"/>
      <w:lvlText w:val="%5."/>
      <w:lvlJc w:val="left"/>
      <w:pPr>
        <w:ind w:left="3600" w:hanging="360"/>
      </w:pPr>
    </w:lvl>
    <w:lvl w:ilvl="5" w:tplc="DA127FD6">
      <w:start w:val="1"/>
      <w:numFmt w:val="lowerRoman"/>
      <w:lvlText w:val="%6."/>
      <w:lvlJc w:val="right"/>
      <w:pPr>
        <w:ind w:left="4320" w:hanging="180"/>
      </w:pPr>
    </w:lvl>
    <w:lvl w:ilvl="6" w:tplc="9FEE0B40">
      <w:start w:val="1"/>
      <w:numFmt w:val="decimal"/>
      <w:lvlText w:val="%7."/>
      <w:lvlJc w:val="left"/>
      <w:pPr>
        <w:ind w:left="5040" w:hanging="360"/>
      </w:pPr>
    </w:lvl>
    <w:lvl w:ilvl="7" w:tplc="EA6E1F90">
      <w:start w:val="1"/>
      <w:numFmt w:val="lowerLetter"/>
      <w:lvlText w:val="%8."/>
      <w:lvlJc w:val="left"/>
      <w:pPr>
        <w:ind w:left="5760" w:hanging="360"/>
      </w:pPr>
    </w:lvl>
    <w:lvl w:ilvl="8" w:tplc="62C45F16">
      <w:start w:val="1"/>
      <w:numFmt w:val="lowerRoman"/>
      <w:lvlText w:val="%9."/>
      <w:lvlJc w:val="right"/>
      <w:pPr>
        <w:ind w:left="6480" w:hanging="180"/>
      </w:pPr>
    </w:lvl>
  </w:abstractNum>
  <w:abstractNum w:abstractNumId="22" w15:restartNumberingAfterBreak="0">
    <w:nsid w:val="39175492"/>
    <w:multiLevelType w:val="hybridMultilevel"/>
    <w:tmpl w:val="FFFFFFFF"/>
    <w:lvl w:ilvl="0" w:tplc="4E48847E">
      <w:start w:val="1"/>
      <w:numFmt w:val="decimal"/>
      <w:lvlText w:val="%1."/>
      <w:lvlJc w:val="left"/>
      <w:pPr>
        <w:ind w:left="720" w:hanging="360"/>
      </w:pPr>
    </w:lvl>
    <w:lvl w:ilvl="1" w:tplc="35E2836C">
      <w:start w:val="1"/>
      <w:numFmt w:val="lowerLetter"/>
      <w:lvlText w:val="%2."/>
      <w:lvlJc w:val="left"/>
      <w:pPr>
        <w:ind w:left="1440" w:hanging="360"/>
      </w:pPr>
    </w:lvl>
    <w:lvl w:ilvl="2" w:tplc="67721D52">
      <w:start w:val="1"/>
      <w:numFmt w:val="lowerRoman"/>
      <w:lvlText w:val="%3."/>
      <w:lvlJc w:val="right"/>
      <w:pPr>
        <w:ind w:left="2160" w:hanging="180"/>
      </w:pPr>
    </w:lvl>
    <w:lvl w:ilvl="3" w:tplc="14BCE786">
      <w:start w:val="1"/>
      <w:numFmt w:val="decimal"/>
      <w:lvlText w:val="%4."/>
      <w:lvlJc w:val="left"/>
      <w:pPr>
        <w:ind w:left="2880" w:hanging="360"/>
      </w:pPr>
    </w:lvl>
    <w:lvl w:ilvl="4" w:tplc="ABD69B68">
      <w:start w:val="1"/>
      <w:numFmt w:val="lowerLetter"/>
      <w:lvlText w:val="%5."/>
      <w:lvlJc w:val="left"/>
      <w:pPr>
        <w:ind w:left="3600" w:hanging="360"/>
      </w:pPr>
    </w:lvl>
    <w:lvl w:ilvl="5" w:tplc="4DEE3700">
      <w:start w:val="1"/>
      <w:numFmt w:val="lowerRoman"/>
      <w:lvlText w:val="%6."/>
      <w:lvlJc w:val="right"/>
      <w:pPr>
        <w:ind w:left="4320" w:hanging="180"/>
      </w:pPr>
    </w:lvl>
    <w:lvl w:ilvl="6" w:tplc="694CE0D2">
      <w:start w:val="1"/>
      <w:numFmt w:val="decimal"/>
      <w:lvlText w:val="%7."/>
      <w:lvlJc w:val="left"/>
      <w:pPr>
        <w:ind w:left="5040" w:hanging="360"/>
      </w:pPr>
    </w:lvl>
    <w:lvl w:ilvl="7" w:tplc="78BA0F80">
      <w:start w:val="1"/>
      <w:numFmt w:val="lowerLetter"/>
      <w:lvlText w:val="%8."/>
      <w:lvlJc w:val="left"/>
      <w:pPr>
        <w:ind w:left="5760" w:hanging="360"/>
      </w:pPr>
    </w:lvl>
    <w:lvl w:ilvl="8" w:tplc="EBEA2BC8">
      <w:start w:val="1"/>
      <w:numFmt w:val="lowerRoman"/>
      <w:lvlText w:val="%9."/>
      <w:lvlJc w:val="right"/>
      <w:pPr>
        <w:ind w:left="6480" w:hanging="180"/>
      </w:pPr>
    </w:lvl>
  </w:abstractNum>
  <w:abstractNum w:abstractNumId="23" w15:restartNumberingAfterBreak="0">
    <w:nsid w:val="3DCB5E6F"/>
    <w:multiLevelType w:val="hybridMultilevel"/>
    <w:tmpl w:val="FFFFFFFF"/>
    <w:lvl w:ilvl="0" w:tplc="0C649906">
      <w:start w:val="1"/>
      <w:numFmt w:val="decimal"/>
      <w:lvlText w:val="%1."/>
      <w:lvlJc w:val="left"/>
      <w:pPr>
        <w:ind w:left="720" w:hanging="360"/>
      </w:pPr>
    </w:lvl>
    <w:lvl w:ilvl="1" w:tplc="0F6E4EE4">
      <w:start w:val="1"/>
      <w:numFmt w:val="decimal"/>
      <w:lvlText w:val="%2."/>
      <w:lvlJc w:val="left"/>
      <w:pPr>
        <w:ind w:left="1440" w:hanging="360"/>
      </w:pPr>
    </w:lvl>
    <w:lvl w:ilvl="2" w:tplc="F6640026">
      <w:start w:val="1"/>
      <w:numFmt w:val="lowerRoman"/>
      <w:lvlText w:val="%3."/>
      <w:lvlJc w:val="right"/>
      <w:pPr>
        <w:ind w:left="2160" w:hanging="180"/>
      </w:pPr>
    </w:lvl>
    <w:lvl w:ilvl="3" w:tplc="1EBC7A02">
      <w:start w:val="1"/>
      <w:numFmt w:val="decimal"/>
      <w:lvlText w:val="%4."/>
      <w:lvlJc w:val="left"/>
      <w:pPr>
        <w:ind w:left="2880" w:hanging="360"/>
      </w:pPr>
    </w:lvl>
    <w:lvl w:ilvl="4" w:tplc="1E9A8176">
      <w:start w:val="1"/>
      <w:numFmt w:val="lowerLetter"/>
      <w:lvlText w:val="%5."/>
      <w:lvlJc w:val="left"/>
      <w:pPr>
        <w:ind w:left="3600" w:hanging="360"/>
      </w:pPr>
    </w:lvl>
    <w:lvl w:ilvl="5" w:tplc="2F623668">
      <w:start w:val="1"/>
      <w:numFmt w:val="lowerRoman"/>
      <w:lvlText w:val="%6."/>
      <w:lvlJc w:val="right"/>
      <w:pPr>
        <w:ind w:left="4320" w:hanging="180"/>
      </w:pPr>
    </w:lvl>
    <w:lvl w:ilvl="6" w:tplc="92F40C6C">
      <w:start w:val="1"/>
      <w:numFmt w:val="decimal"/>
      <w:lvlText w:val="%7."/>
      <w:lvlJc w:val="left"/>
      <w:pPr>
        <w:ind w:left="5040" w:hanging="360"/>
      </w:pPr>
    </w:lvl>
    <w:lvl w:ilvl="7" w:tplc="DB42EE3A">
      <w:start w:val="1"/>
      <w:numFmt w:val="lowerLetter"/>
      <w:lvlText w:val="%8."/>
      <w:lvlJc w:val="left"/>
      <w:pPr>
        <w:ind w:left="5760" w:hanging="360"/>
      </w:pPr>
    </w:lvl>
    <w:lvl w:ilvl="8" w:tplc="D65C3872">
      <w:start w:val="1"/>
      <w:numFmt w:val="lowerRoman"/>
      <w:lvlText w:val="%9."/>
      <w:lvlJc w:val="right"/>
      <w:pPr>
        <w:ind w:left="6480" w:hanging="180"/>
      </w:pPr>
    </w:lvl>
  </w:abstractNum>
  <w:abstractNum w:abstractNumId="24" w15:restartNumberingAfterBreak="0">
    <w:nsid w:val="43E26D71"/>
    <w:multiLevelType w:val="hybridMultilevel"/>
    <w:tmpl w:val="FFFFFFFF"/>
    <w:lvl w:ilvl="0" w:tplc="C2A25ABE">
      <w:start w:val="1"/>
      <w:numFmt w:val="decimal"/>
      <w:lvlText w:val="%1."/>
      <w:lvlJc w:val="left"/>
      <w:pPr>
        <w:ind w:left="720" w:hanging="360"/>
      </w:pPr>
    </w:lvl>
    <w:lvl w:ilvl="1" w:tplc="B2EA482A">
      <w:start w:val="1"/>
      <w:numFmt w:val="lowerLetter"/>
      <w:lvlText w:val="%2."/>
      <w:lvlJc w:val="left"/>
      <w:pPr>
        <w:ind w:left="1440" w:hanging="360"/>
      </w:pPr>
    </w:lvl>
    <w:lvl w:ilvl="2" w:tplc="C3041B26">
      <w:start w:val="1"/>
      <w:numFmt w:val="lowerRoman"/>
      <w:lvlText w:val="%3."/>
      <w:lvlJc w:val="right"/>
      <w:pPr>
        <w:ind w:left="2160" w:hanging="180"/>
      </w:pPr>
    </w:lvl>
    <w:lvl w:ilvl="3" w:tplc="EC52BB04">
      <w:start w:val="1"/>
      <w:numFmt w:val="decimal"/>
      <w:lvlText w:val="%4."/>
      <w:lvlJc w:val="left"/>
      <w:pPr>
        <w:ind w:left="2880" w:hanging="360"/>
      </w:pPr>
    </w:lvl>
    <w:lvl w:ilvl="4" w:tplc="F7F068E6">
      <w:start w:val="1"/>
      <w:numFmt w:val="lowerLetter"/>
      <w:lvlText w:val="%5."/>
      <w:lvlJc w:val="left"/>
      <w:pPr>
        <w:ind w:left="3600" w:hanging="360"/>
      </w:pPr>
    </w:lvl>
    <w:lvl w:ilvl="5" w:tplc="9EA0F4AE">
      <w:start w:val="1"/>
      <w:numFmt w:val="lowerRoman"/>
      <w:lvlText w:val="%6."/>
      <w:lvlJc w:val="right"/>
      <w:pPr>
        <w:ind w:left="4320" w:hanging="180"/>
      </w:pPr>
    </w:lvl>
    <w:lvl w:ilvl="6" w:tplc="564E51E6">
      <w:start w:val="1"/>
      <w:numFmt w:val="decimal"/>
      <w:lvlText w:val="%7."/>
      <w:lvlJc w:val="left"/>
      <w:pPr>
        <w:ind w:left="5040" w:hanging="360"/>
      </w:pPr>
    </w:lvl>
    <w:lvl w:ilvl="7" w:tplc="4F8AEC1C">
      <w:start w:val="1"/>
      <w:numFmt w:val="lowerLetter"/>
      <w:lvlText w:val="%8."/>
      <w:lvlJc w:val="left"/>
      <w:pPr>
        <w:ind w:left="5760" w:hanging="360"/>
      </w:pPr>
    </w:lvl>
    <w:lvl w:ilvl="8" w:tplc="893E9C2E">
      <w:start w:val="1"/>
      <w:numFmt w:val="lowerRoman"/>
      <w:lvlText w:val="%9."/>
      <w:lvlJc w:val="right"/>
      <w:pPr>
        <w:ind w:left="6480" w:hanging="180"/>
      </w:pPr>
    </w:lvl>
  </w:abstractNum>
  <w:abstractNum w:abstractNumId="25" w15:restartNumberingAfterBreak="0">
    <w:nsid w:val="47FC423C"/>
    <w:multiLevelType w:val="hybridMultilevel"/>
    <w:tmpl w:val="FFFFFFFF"/>
    <w:lvl w:ilvl="0" w:tplc="75BA06AE">
      <w:start w:val="1"/>
      <w:numFmt w:val="bullet"/>
      <w:lvlText w:val=""/>
      <w:lvlJc w:val="left"/>
      <w:pPr>
        <w:ind w:left="1080" w:hanging="360"/>
      </w:pPr>
      <w:rPr>
        <w:rFonts w:ascii="Symbol" w:hAnsi="Symbol" w:hint="default"/>
      </w:rPr>
    </w:lvl>
    <w:lvl w:ilvl="1" w:tplc="80AE1A6C">
      <w:start w:val="1"/>
      <w:numFmt w:val="bullet"/>
      <w:lvlText w:val="o"/>
      <w:lvlJc w:val="left"/>
      <w:pPr>
        <w:ind w:left="1800" w:hanging="360"/>
      </w:pPr>
      <w:rPr>
        <w:rFonts w:ascii="Courier New" w:hAnsi="Courier New" w:hint="default"/>
      </w:rPr>
    </w:lvl>
    <w:lvl w:ilvl="2" w:tplc="E648DA72">
      <w:start w:val="1"/>
      <w:numFmt w:val="bullet"/>
      <w:lvlText w:val=""/>
      <w:lvlJc w:val="left"/>
      <w:pPr>
        <w:ind w:left="2520" w:hanging="360"/>
      </w:pPr>
      <w:rPr>
        <w:rFonts w:ascii="Wingdings" w:hAnsi="Wingdings" w:hint="default"/>
      </w:rPr>
    </w:lvl>
    <w:lvl w:ilvl="3" w:tplc="FF88B008">
      <w:start w:val="1"/>
      <w:numFmt w:val="bullet"/>
      <w:lvlText w:val=""/>
      <w:lvlJc w:val="left"/>
      <w:pPr>
        <w:ind w:left="3240" w:hanging="360"/>
      </w:pPr>
      <w:rPr>
        <w:rFonts w:ascii="Symbol" w:hAnsi="Symbol" w:hint="default"/>
      </w:rPr>
    </w:lvl>
    <w:lvl w:ilvl="4" w:tplc="B57849D0">
      <w:start w:val="1"/>
      <w:numFmt w:val="bullet"/>
      <w:lvlText w:val="o"/>
      <w:lvlJc w:val="left"/>
      <w:pPr>
        <w:ind w:left="3960" w:hanging="360"/>
      </w:pPr>
      <w:rPr>
        <w:rFonts w:ascii="Courier New" w:hAnsi="Courier New" w:hint="default"/>
      </w:rPr>
    </w:lvl>
    <w:lvl w:ilvl="5" w:tplc="201651D6">
      <w:start w:val="1"/>
      <w:numFmt w:val="bullet"/>
      <w:lvlText w:val=""/>
      <w:lvlJc w:val="left"/>
      <w:pPr>
        <w:ind w:left="4680" w:hanging="360"/>
      </w:pPr>
      <w:rPr>
        <w:rFonts w:ascii="Wingdings" w:hAnsi="Wingdings" w:hint="default"/>
      </w:rPr>
    </w:lvl>
    <w:lvl w:ilvl="6" w:tplc="D926FF2A">
      <w:start w:val="1"/>
      <w:numFmt w:val="bullet"/>
      <w:lvlText w:val=""/>
      <w:lvlJc w:val="left"/>
      <w:pPr>
        <w:ind w:left="5400" w:hanging="360"/>
      </w:pPr>
      <w:rPr>
        <w:rFonts w:ascii="Symbol" w:hAnsi="Symbol" w:hint="default"/>
      </w:rPr>
    </w:lvl>
    <w:lvl w:ilvl="7" w:tplc="7E46B6D0">
      <w:start w:val="1"/>
      <w:numFmt w:val="bullet"/>
      <w:lvlText w:val="o"/>
      <w:lvlJc w:val="left"/>
      <w:pPr>
        <w:ind w:left="6120" w:hanging="360"/>
      </w:pPr>
      <w:rPr>
        <w:rFonts w:ascii="Courier New" w:hAnsi="Courier New" w:hint="default"/>
      </w:rPr>
    </w:lvl>
    <w:lvl w:ilvl="8" w:tplc="DFE4E97A">
      <w:start w:val="1"/>
      <w:numFmt w:val="bullet"/>
      <w:lvlText w:val=""/>
      <w:lvlJc w:val="left"/>
      <w:pPr>
        <w:ind w:left="6840" w:hanging="360"/>
      </w:pPr>
      <w:rPr>
        <w:rFonts w:ascii="Wingdings" w:hAnsi="Wingdings" w:hint="default"/>
      </w:rPr>
    </w:lvl>
  </w:abstractNum>
  <w:abstractNum w:abstractNumId="26" w15:restartNumberingAfterBreak="0">
    <w:nsid w:val="4E223E36"/>
    <w:multiLevelType w:val="hybridMultilevel"/>
    <w:tmpl w:val="FFFFFFFF"/>
    <w:lvl w:ilvl="0" w:tplc="D08E8000">
      <w:start w:val="1"/>
      <w:numFmt w:val="bullet"/>
      <w:lvlText w:val=""/>
      <w:lvlJc w:val="left"/>
      <w:pPr>
        <w:ind w:left="1800" w:hanging="360"/>
      </w:pPr>
      <w:rPr>
        <w:rFonts w:ascii="Symbol" w:hAnsi="Symbol" w:hint="default"/>
      </w:rPr>
    </w:lvl>
    <w:lvl w:ilvl="1" w:tplc="01B2718A">
      <w:start w:val="1"/>
      <w:numFmt w:val="bullet"/>
      <w:lvlText w:val="o"/>
      <w:lvlJc w:val="left"/>
      <w:pPr>
        <w:ind w:left="2520" w:hanging="360"/>
      </w:pPr>
      <w:rPr>
        <w:rFonts w:ascii="Courier New" w:hAnsi="Courier New" w:hint="default"/>
      </w:rPr>
    </w:lvl>
    <w:lvl w:ilvl="2" w:tplc="3550C20A">
      <w:start w:val="1"/>
      <w:numFmt w:val="bullet"/>
      <w:lvlText w:val=""/>
      <w:lvlJc w:val="left"/>
      <w:pPr>
        <w:ind w:left="3240" w:hanging="360"/>
      </w:pPr>
      <w:rPr>
        <w:rFonts w:ascii="Wingdings" w:hAnsi="Wingdings" w:hint="default"/>
      </w:rPr>
    </w:lvl>
    <w:lvl w:ilvl="3" w:tplc="9F8C53F2">
      <w:start w:val="1"/>
      <w:numFmt w:val="bullet"/>
      <w:lvlText w:val=""/>
      <w:lvlJc w:val="left"/>
      <w:pPr>
        <w:ind w:left="3960" w:hanging="360"/>
      </w:pPr>
      <w:rPr>
        <w:rFonts w:ascii="Symbol" w:hAnsi="Symbol" w:hint="default"/>
      </w:rPr>
    </w:lvl>
    <w:lvl w:ilvl="4" w:tplc="EE62EEE8">
      <w:start w:val="1"/>
      <w:numFmt w:val="bullet"/>
      <w:lvlText w:val="o"/>
      <w:lvlJc w:val="left"/>
      <w:pPr>
        <w:ind w:left="4680" w:hanging="360"/>
      </w:pPr>
      <w:rPr>
        <w:rFonts w:ascii="Courier New" w:hAnsi="Courier New" w:hint="default"/>
      </w:rPr>
    </w:lvl>
    <w:lvl w:ilvl="5" w:tplc="E4F88D4A">
      <w:start w:val="1"/>
      <w:numFmt w:val="bullet"/>
      <w:lvlText w:val=""/>
      <w:lvlJc w:val="left"/>
      <w:pPr>
        <w:ind w:left="5400" w:hanging="360"/>
      </w:pPr>
      <w:rPr>
        <w:rFonts w:ascii="Wingdings" w:hAnsi="Wingdings" w:hint="default"/>
      </w:rPr>
    </w:lvl>
    <w:lvl w:ilvl="6" w:tplc="D8E44BCE">
      <w:start w:val="1"/>
      <w:numFmt w:val="bullet"/>
      <w:lvlText w:val=""/>
      <w:lvlJc w:val="left"/>
      <w:pPr>
        <w:ind w:left="6120" w:hanging="360"/>
      </w:pPr>
      <w:rPr>
        <w:rFonts w:ascii="Symbol" w:hAnsi="Symbol" w:hint="default"/>
      </w:rPr>
    </w:lvl>
    <w:lvl w:ilvl="7" w:tplc="B5146AD2">
      <w:start w:val="1"/>
      <w:numFmt w:val="bullet"/>
      <w:lvlText w:val="o"/>
      <w:lvlJc w:val="left"/>
      <w:pPr>
        <w:ind w:left="6840" w:hanging="360"/>
      </w:pPr>
      <w:rPr>
        <w:rFonts w:ascii="Courier New" w:hAnsi="Courier New" w:hint="default"/>
      </w:rPr>
    </w:lvl>
    <w:lvl w:ilvl="8" w:tplc="7A9ADFB8">
      <w:start w:val="1"/>
      <w:numFmt w:val="bullet"/>
      <w:lvlText w:val=""/>
      <w:lvlJc w:val="left"/>
      <w:pPr>
        <w:ind w:left="7560" w:hanging="360"/>
      </w:pPr>
      <w:rPr>
        <w:rFonts w:ascii="Wingdings" w:hAnsi="Wingdings" w:hint="default"/>
      </w:rPr>
    </w:lvl>
  </w:abstractNum>
  <w:abstractNum w:abstractNumId="27" w15:restartNumberingAfterBreak="0">
    <w:nsid w:val="50A478B8"/>
    <w:multiLevelType w:val="hybridMultilevel"/>
    <w:tmpl w:val="FFFFFFFF"/>
    <w:lvl w:ilvl="0" w:tplc="0974FABE">
      <w:start w:val="1"/>
      <w:numFmt w:val="bullet"/>
      <w:lvlText w:val=""/>
      <w:lvlJc w:val="left"/>
      <w:pPr>
        <w:ind w:left="1080" w:hanging="360"/>
      </w:pPr>
      <w:rPr>
        <w:rFonts w:ascii="Symbol" w:hAnsi="Symbol" w:hint="default"/>
      </w:rPr>
    </w:lvl>
    <w:lvl w:ilvl="1" w:tplc="E5FC9C9C">
      <w:start w:val="1"/>
      <w:numFmt w:val="bullet"/>
      <w:lvlText w:val="o"/>
      <w:lvlJc w:val="left"/>
      <w:pPr>
        <w:ind w:left="1800" w:hanging="360"/>
      </w:pPr>
      <w:rPr>
        <w:rFonts w:ascii="Courier New" w:hAnsi="Courier New" w:hint="default"/>
      </w:rPr>
    </w:lvl>
    <w:lvl w:ilvl="2" w:tplc="BB9E0FF2">
      <w:start w:val="1"/>
      <w:numFmt w:val="bullet"/>
      <w:lvlText w:val=""/>
      <w:lvlJc w:val="left"/>
      <w:pPr>
        <w:ind w:left="2520" w:hanging="360"/>
      </w:pPr>
      <w:rPr>
        <w:rFonts w:ascii="Wingdings" w:hAnsi="Wingdings" w:hint="default"/>
      </w:rPr>
    </w:lvl>
    <w:lvl w:ilvl="3" w:tplc="3C6A3136">
      <w:start w:val="1"/>
      <w:numFmt w:val="bullet"/>
      <w:lvlText w:val=""/>
      <w:lvlJc w:val="left"/>
      <w:pPr>
        <w:ind w:left="3240" w:hanging="360"/>
      </w:pPr>
      <w:rPr>
        <w:rFonts w:ascii="Symbol" w:hAnsi="Symbol" w:hint="default"/>
      </w:rPr>
    </w:lvl>
    <w:lvl w:ilvl="4" w:tplc="5BDEBAB4">
      <w:start w:val="1"/>
      <w:numFmt w:val="bullet"/>
      <w:lvlText w:val="o"/>
      <w:lvlJc w:val="left"/>
      <w:pPr>
        <w:ind w:left="3960" w:hanging="360"/>
      </w:pPr>
      <w:rPr>
        <w:rFonts w:ascii="Courier New" w:hAnsi="Courier New" w:hint="default"/>
      </w:rPr>
    </w:lvl>
    <w:lvl w:ilvl="5" w:tplc="2FB4760A">
      <w:start w:val="1"/>
      <w:numFmt w:val="bullet"/>
      <w:lvlText w:val=""/>
      <w:lvlJc w:val="left"/>
      <w:pPr>
        <w:ind w:left="4680" w:hanging="360"/>
      </w:pPr>
      <w:rPr>
        <w:rFonts w:ascii="Wingdings" w:hAnsi="Wingdings" w:hint="default"/>
      </w:rPr>
    </w:lvl>
    <w:lvl w:ilvl="6" w:tplc="C0CA7D3E">
      <w:start w:val="1"/>
      <w:numFmt w:val="bullet"/>
      <w:lvlText w:val=""/>
      <w:lvlJc w:val="left"/>
      <w:pPr>
        <w:ind w:left="5400" w:hanging="360"/>
      </w:pPr>
      <w:rPr>
        <w:rFonts w:ascii="Symbol" w:hAnsi="Symbol" w:hint="default"/>
      </w:rPr>
    </w:lvl>
    <w:lvl w:ilvl="7" w:tplc="286C1D1A">
      <w:start w:val="1"/>
      <w:numFmt w:val="bullet"/>
      <w:lvlText w:val="o"/>
      <w:lvlJc w:val="left"/>
      <w:pPr>
        <w:ind w:left="6120" w:hanging="360"/>
      </w:pPr>
      <w:rPr>
        <w:rFonts w:ascii="Courier New" w:hAnsi="Courier New" w:hint="default"/>
      </w:rPr>
    </w:lvl>
    <w:lvl w:ilvl="8" w:tplc="B6CC4D28">
      <w:start w:val="1"/>
      <w:numFmt w:val="bullet"/>
      <w:lvlText w:val=""/>
      <w:lvlJc w:val="left"/>
      <w:pPr>
        <w:ind w:left="6840" w:hanging="360"/>
      </w:pPr>
      <w:rPr>
        <w:rFonts w:ascii="Wingdings" w:hAnsi="Wingdings" w:hint="default"/>
      </w:rPr>
    </w:lvl>
  </w:abstractNum>
  <w:abstractNum w:abstractNumId="28" w15:restartNumberingAfterBreak="0">
    <w:nsid w:val="5B8A00D9"/>
    <w:multiLevelType w:val="hybridMultilevel"/>
    <w:tmpl w:val="5CB4031A"/>
    <w:lvl w:ilvl="0" w:tplc="BC602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E61068"/>
    <w:multiLevelType w:val="hybridMultilevel"/>
    <w:tmpl w:val="EE002CE2"/>
    <w:lvl w:ilvl="0" w:tplc="953A6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50B93"/>
    <w:multiLevelType w:val="hybridMultilevel"/>
    <w:tmpl w:val="FFFFFFFF"/>
    <w:lvl w:ilvl="0" w:tplc="6FFA44B6">
      <w:start w:val="1"/>
      <w:numFmt w:val="bullet"/>
      <w:lvlText w:val=""/>
      <w:lvlJc w:val="left"/>
      <w:pPr>
        <w:ind w:left="1080" w:hanging="360"/>
      </w:pPr>
      <w:rPr>
        <w:rFonts w:ascii="Symbol" w:hAnsi="Symbol" w:hint="default"/>
      </w:rPr>
    </w:lvl>
    <w:lvl w:ilvl="1" w:tplc="471C7342">
      <w:start w:val="1"/>
      <w:numFmt w:val="bullet"/>
      <w:lvlText w:val="o"/>
      <w:lvlJc w:val="left"/>
      <w:pPr>
        <w:ind w:left="1800" w:hanging="360"/>
      </w:pPr>
      <w:rPr>
        <w:rFonts w:ascii="Courier New" w:hAnsi="Courier New" w:hint="default"/>
      </w:rPr>
    </w:lvl>
    <w:lvl w:ilvl="2" w:tplc="418607BE">
      <w:start w:val="1"/>
      <w:numFmt w:val="bullet"/>
      <w:lvlText w:val=""/>
      <w:lvlJc w:val="left"/>
      <w:pPr>
        <w:ind w:left="2520" w:hanging="360"/>
      </w:pPr>
      <w:rPr>
        <w:rFonts w:ascii="Wingdings" w:hAnsi="Wingdings" w:hint="default"/>
      </w:rPr>
    </w:lvl>
    <w:lvl w:ilvl="3" w:tplc="5F12D3F4">
      <w:start w:val="1"/>
      <w:numFmt w:val="bullet"/>
      <w:lvlText w:val=""/>
      <w:lvlJc w:val="left"/>
      <w:pPr>
        <w:ind w:left="3240" w:hanging="360"/>
      </w:pPr>
      <w:rPr>
        <w:rFonts w:ascii="Symbol" w:hAnsi="Symbol" w:hint="default"/>
      </w:rPr>
    </w:lvl>
    <w:lvl w:ilvl="4" w:tplc="F6A0FB16">
      <w:start w:val="1"/>
      <w:numFmt w:val="bullet"/>
      <w:lvlText w:val="o"/>
      <w:lvlJc w:val="left"/>
      <w:pPr>
        <w:ind w:left="3960" w:hanging="360"/>
      </w:pPr>
      <w:rPr>
        <w:rFonts w:ascii="Courier New" w:hAnsi="Courier New" w:hint="default"/>
      </w:rPr>
    </w:lvl>
    <w:lvl w:ilvl="5" w:tplc="242AEC20">
      <w:start w:val="1"/>
      <w:numFmt w:val="bullet"/>
      <w:lvlText w:val=""/>
      <w:lvlJc w:val="left"/>
      <w:pPr>
        <w:ind w:left="4680" w:hanging="360"/>
      </w:pPr>
      <w:rPr>
        <w:rFonts w:ascii="Wingdings" w:hAnsi="Wingdings" w:hint="default"/>
      </w:rPr>
    </w:lvl>
    <w:lvl w:ilvl="6" w:tplc="2EFA95A4">
      <w:start w:val="1"/>
      <w:numFmt w:val="bullet"/>
      <w:lvlText w:val=""/>
      <w:lvlJc w:val="left"/>
      <w:pPr>
        <w:ind w:left="5400" w:hanging="360"/>
      </w:pPr>
      <w:rPr>
        <w:rFonts w:ascii="Symbol" w:hAnsi="Symbol" w:hint="default"/>
      </w:rPr>
    </w:lvl>
    <w:lvl w:ilvl="7" w:tplc="631218A4">
      <w:start w:val="1"/>
      <w:numFmt w:val="bullet"/>
      <w:lvlText w:val="o"/>
      <w:lvlJc w:val="left"/>
      <w:pPr>
        <w:ind w:left="6120" w:hanging="360"/>
      </w:pPr>
      <w:rPr>
        <w:rFonts w:ascii="Courier New" w:hAnsi="Courier New" w:hint="default"/>
      </w:rPr>
    </w:lvl>
    <w:lvl w:ilvl="8" w:tplc="9DE4AC64">
      <w:start w:val="1"/>
      <w:numFmt w:val="bullet"/>
      <w:lvlText w:val=""/>
      <w:lvlJc w:val="left"/>
      <w:pPr>
        <w:ind w:left="6840" w:hanging="360"/>
      </w:pPr>
      <w:rPr>
        <w:rFonts w:ascii="Wingdings" w:hAnsi="Wingdings" w:hint="default"/>
      </w:rPr>
    </w:lvl>
  </w:abstractNum>
  <w:abstractNum w:abstractNumId="31" w15:restartNumberingAfterBreak="0">
    <w:nsid w:val="652041B6"/>
    <w:multiLevelType w:val="hybridMultilevel"/>
    <w:tmpl w:val="FFFFFFFF"/>
    <w:lvl w:ilvl="0" w:tplc="6ED2F8EA">
      <w:start w:val="1"/>
      <w:numFmt w:val="bullet"/>
      <w:lvlText w:val=""/>
      <w:lvlJc w:val="left"/>
      <w:pPr>
        <w:ind w:left="1080" w:hanging="360"/>
      </w:pPr>
      <w:rPr>
        <w:rFonts w:ascii="Symbol" w:hAnsi="Symbol" w:hint="default"/>
      </w:rPr>
    </w:lvl>
    <w:lvl w:ilvl="1" w:tplc="B3928B08">
      <w:start w:val="1"/>
      <w:numFmt w:val="bullet"/>
      <w:lvlText w:val="o"/>
      <w:lvlJc w:val="left"/>
      <w:pPr>
        <w:ind w:left="1800" w:hanging="360"/>
      </w:pPr>
      <w:rPr>
        <w:rFonts w:ascii="Courier New" w:hAnsi="Courier New" w:hint="default"/>
      </w:rPr>
    </w:lvl>
    <w:lvl w:ilvl="2" w:tplc="4BF67458">
      <w:start w:val="1"/>
      <w:numFmt w:val="bullet"/>
      <w:lvlText w:val=""/>
      <w:lvlJc w:val="left"/>
      <w:pPr>
        <w:ind w:left="2520" w:hanging="360"/>
      </w:pPr>
      <w:rPr>
        <w:rFonts w:ascii="Wingdings" w:hAnsi="Wingdings" w:hint="default"/>
      </w:rPr>
    </w:lvl>
    <w:lvl w:ilvl="3" w:tplc="DDD02298">
      <w:start w:val="1"/>
      <w:numFmt w:val="bullet"/>
      <w:lvlText w:val=""/>
      <w:lvlJc w:val="left"/>
      <w:pPr>
        <w:ind w:left="3240" w:hanging="360"/>
      </w:pPr>
      <w:rPr>
        <w:rFonts w:ascii="Symbol" w:hAnsi="Symbol" w:hint="default"/>
      </w:rPr>
    </w:lvl>
    <w:lvl w:ilvl="4" w:tplc="71E00EE8">
      <w:start w:val="1"/>
      <w:numFmt w:val="bullet"/>
      <w:lvlText w:val="o"/>
      <w:lvlJc w:val="left"/>
      <w:pPr>
        <w:ind w:left="3960" w:hanging="360"/>
      </w:pPr>
      <w:rPr>
        <w:rFonts w:ascii="Courier New" w:hAnsi="Courier New" w:hint="default"/>
      </w:rPr>
    </w:lvl>
    <w:lvl w:ilvl="5" w:tplc="41826E12">
      <w:start w:val="1"/>
      <w:numFmt w:val="bullet"/>
      <w:lvlText w:val=""/>
      <w:lvlJc w:val="left"/>
      <w:pPr>
        <w:ind w:left="4680" w:hanging="360"/>
      </w:pPr>
      <w:rPr>
        <w:rFonts w:ascii="Wingdings" w:hAnsi="Wingdings" w:hint="default"/>
      </w:rPr>
    </w:lvl>
    <w:lvl w:ilvl="6" w:tplc="0BECA608">
      <w:start w:val="1"/>
      <w:numFmt w:val="bullet"/>
      <w:lvlText w:val=""/>
      <w:lvlJc w:val="left"/>
      <w:pPr>
        <w:ind w:left="5400" w:hanging="360"/>
      </w:pPr>
      <w:rPr>
        <w:rFonts w:ascii="Symbol" w:hAnsi="Symbol" w:hint="default"/>
      </w:rPr>
    </w:lvl>
    <w:lvl w:ilvl="7" w:tplc="F54E5F90">
      <w:start w:val="1"/>
      <w:numFmt w:val="bullet"/>
      <w:lvlText w:val="o"/>
      <w:lvlJc w:val="left"/>
      <w:pPr>
        <w:ind w:left="6120" w:hanging="360"/>
      </w:pPr>
      <w:rPr>
        <w:rFonts w:ascii="Courier New" w:hAnsi="Courier New" w:hint="default"/>
      </w:rPr>
    </w:lvl>
    <w:lvl w:ilvl="8" w:tplc="9FCCC340">
      <w:start w:val="1"/>
      <w:numFmt w:val="bullet"/>
      <w:lvlText w:val=""/>
      <w:lvlJc w:val="left"/>
      <w:pPr>
        <w:ind w:left="6840" w:hanging="360"/>
      </w:pPr>
      <w:rPr>
        <w:rFonts w:ascii="Wingdings" w:hAnsi="Wingdings" w:hint="default"/>
      </w:rPr>
    </w:lvl>
  </w:abstractNum>
  <w:abstractNum w:abstractNumId="32" w15:restartNumberingAfterBreak="0">
    <w:nsid w:val="66C56A53"/>
    <w:multiLevelType w:val="hybridMultilevel"/>
    <w:tmpl w:val="FFFFFFFF"/>
    <w:lvl w:ilvl="0" w:tplc="70B085FA">
      <w:start w:val="1"/>
      <w:numFmt w:val="bullet"/>
      <w:lvlText w:val=""/>
      <w:lvlJc w:val="left"/>
      <w:pPr>
        <w:ind w:left="1080" w:hanging="360"/>
      </w:pPr>
      <w:rPr>
        <w:rFonts w:ascii="Symbol" w:hAnsi="Symbol" w:hint="default"/>
      </w:rPr>
    </w:lvl>
    <w:lvl w:ilvl="1" w:tplc="4384B510">
      <w:start w:val="1"/>
      <w:numFmt w:val="bullet"/>
      <w:lvlText w:val="o"/>
      <w:lvlJc w:val="left"/>
      <w:pPr>
        <w:ind w:left="1800" w:hanging="360"/>
      </w:pPr>
      <w:rPr>
        <w:rFonts w:ascii="Courier New" w:hAnsi="Courier New" w:hint="default"/>
      </w:rPr>
    </w:lvl>
    <w:lvl w:ilvl="2" w:tplc="DC6490A2">
      <w:start w:val="1"/>
      <w:numFmt w:val="bullet"/>
      <w:lvlText w:val=""/>
      <w:lvlJc w:val="left"/>
      <w:pPr>
        <w:ind w:left="2520" w:hanging="360"/>
      </w:pPr>
      <w:rPr>
        <w:rFonts w:ascii="Wingdings" w:hAnsi="Wingdings" w:hint="default"/>
      </w:rPr>
    </w:lvl>
    <w:lvl w:ilvl="3" w:tplc="2196C930">
      <w:start w:val="1"/>
      <w:numFmt w:val="bullet"/>
      <w:lvlText w:val=""/>
      <w:lvlJc w:val="left"/>
      <w:pPr>
        <w:ind w:left="3240" w:hanging="360"/>
      </w:pPr>
      <w:rPr>
        <w:rFonts w:ascii="Symbol" w:hAnsi="Symbol" w:hint="default"/>
      </w:rPr>
    </w:lvl>
    <w:lvl w:ilvl="4" w:tplc="BBECCE84">
      <w:start w:val="1"/>
      <w:numFmt w:val="bullet"/>
      <w:lvlText w:val="o"/>
      <w:lvlJc w:val="left"/>
      <w:pPr>
        <w:ind w:left="3960" w:hanging="360"/>
      </w:pPr>
      <w:rPr>
        <w:rFonts w:ascii="Courier New" w:hAnsi="Courier New" w:hint="default"/>
      </w:rPr>
    </w:lvl>
    <w:lvl w:ilvl="5" w:tplc="4CA6CA10">
      <w:start w:val="1"/>
      <w:numFmt w:val="bullet"/>
      <w:lvlText w:val=""/>
      <w:lvlJc w:val="left"/>
      <w:pPr>
        <w:ind w:left="4680" w:hanging="360"/>
      </w:pPr>
      <w:rPr>
        <w:rFonts w:ascii="Wingdings" w:hAnsi="Wingdings" w:hint="default"/>
      </w:rPr>
    </w:lvl>
    <w:lvl w:ilvl="6" w:tplc="406CD956">
      <w:start w:val="1"/>
      <w:numFmt w:val="bullet"/>
      <w:lvlText w:val=""/>
      <w:lvlJc w:val="left"/>
      <w:pPr>
        <w:ind w:left="5400" w:hanging="360"/>
      </w:pPr>
      <w:rPr>
        <w:rFonts w:ascii="Symbol" w:hAnsi="Symbol" w:hint="default"/>
      </w:rPr>
    </w:lvl>
    <w:lvl w:ilvl="7" w:tplc="3E80476A">
      <w:start w:val="1"/>
      <w:numFmt w:val="bullet"/>
      <w:lvlText w:val="o"/>
      <w:lvlJc w:val="left"/>
      <w:pPr>
        <w:ind w:left="6120" w:hanging="360"/>
      </w:pPr>
      <w:rPr>
        <w:rFonts w:ascii="Courier New" w:hAnsi="Courier New" w:hint="default"/>
      </w:rPr>
    </w:lvl>
    <w:lvl w:ilvl="8" w:tplc="0ED41634">
      <w:start w:val="1"/>
      <w:numFmt w:val="bullet"/>
      <w:lvlText w:val=""/>
      <w:lvlJc w:val="left"/>
      <w:pPr>
        <w:ind w:left="6840" w:hanging="360"/>
      </w:pPr>
      <w:rPr>
        <w:rFonts w:ascii="Wingdings" w:hAnsi="Wingdings" w:hint="default"/>
      </w:rPr>
    </w:lvl>
  </w:abstractNum>
  <w:abstractNum w:abstractNumId="33" w15:restartNumberingAfterBreak="0">
    <w:nsid w:val="69332724"/>
    <w:multiLevelType w:val="hybridMultilevel"/>
    <w:tmpl w:val="FFFFFFFF"/>
    <w:lvl w:ilvl="0" w:tplc="8B8E629E">
      <w:start w:val="1"/>
      <w:numFmt w:val="bullet"/>
      <w:lvlText w:val=""/>
      <w:lvlJc w:val="left"/>
      <w:pPr>
        <w:ind w:left="1080" w:hanging="360"/>
      </w:pPr>
      <w:rPr>
        <w:rFonts w:ascii="Symbol" w:hAnsi="Symbol" w:hint="default"/>
      </w:rPr>
    </w:lvl>
    <w:lvl w:ilvl="1" w:tplc="A9FA6C2A">
      <w:start w:val="1"/>
      <w:numFmt w:val="bullet"/>
      <w:lvlText w:val="o"/>
      <w:lvlJc w:val="left"/>
      <w:pPr>
        <w:ind w:left="1800" w:hanging="360"/>
      </w:pPr>
      <w:rPr>
        <w:rFonts w:ascii="Courier New" w:hAnsi="Courier New" w:hint="default"/>
      </w:rPr>
    </w:lvl>
    <w:lvl w:ilvl="2" w:tplc="1C986C56">
      <w:start w:val="1"/>
      <w:numFmt w:val="bullet"/>
      <w:lvlText w:val=""/>
      <w:lvlJc w:val="left"/>
      <w:pPr>
        <w:ind w:left="2520" w:hanging="360"/>
      </w:pPr>
      <w:rPr>
        <w:rFonts w:ascii="Wingdings" w:hAnsi="Wingdings" w:hint="default"/>
      </w:rPr>
    </w:lvl>
    <w:lvl w:ilvl="3" w:tplc="8CC269E2">
      <w:start w:val="1"/>
      <w:numFmt w:val="bullet"/>
      <w:lvlText w:val=""/>
      <w:lvlJc w:val="left"/>
      <w:pPr>
        <w:ind w:left="3240" w:hanging="360"/>
      </w:pPr>
      <w:rPr>
        <w:rFonts w:ascii="Symbol" w:hAnsi="Symbol" w:hint="default"/>
      </w:rPr>
    </w:lvl>
    <w:lvl w:ilvl="4" w:tplc="78083C14">
      <w:start w:val="1"/>
      <w:numFmt w:val="bullet"/>
      <w:lvlText w:val="o"/>
      <w:lvlJc w:val="left"/>
      <w:pPr>
        <w:ind w:left="3960" w:hanging="360"/>
      </w:pPr>
      <w:rPr>
        <w:rFonts w:ascii="Courier New" w:hAnsi="Courier New" w:hint="default"/>
      </w:rPr>
    </w:lvl>
    <w:lvl w:ilvl="5" w:tplc="4104972A">
      <w:start w:val="1"/>
      <w:numFmt w:val="bullet"/>
      <w:lvlText w:val=""/>
      <w:lvlJc w:val="left"/>
      <w:pPr>
        <w:ind w:left="4680" w:hanging="360"/>
      </w:pPr>
      <w:rPr>
        <w:rFonts w:ascii="Wingdings" w:hAnsi="Wingdings" w:hint="default"/>
      </w:rPr>
    </w:lvl>
    <w:lvl w:ilvl="6" w:tplc="93A0F0AE">
      <w:start w:val="1"/>
      <w:numFmt w:val="bullet"/>
      <w:lvlText w:val=""/>
      <w:lvlJc w:val="left"/>
      <w:pPr>
        <w:ind w:left="5400" w:hanging="360"/>
      </w:pPr>
      <w:rPr>
        <w:rFonts w:ascii="Symbol" w:hAnsi="Symbol" w:hint="default"/>
      </w:rPr>
    </w:lvl>
    <w:lvl w:ilvl="7" w:tplc="E572FBC6">
      <w:start w:val="1"/>
      <w:numFmt w:val="bullet"/>
      <w:lvlText w:val="o"/>
      <w:lvlJc w:val="left"/>
      <w:pPr>
        <w:ind w:left="6120" w:hanging="360"/>
      </w:pPr>
      <w:rPr>
        <w:rFonts w:ascii="Courier New" w:hAnsi="Courier New" w:hint="default"/>
      </w:rPr>
    </w:lvl>
    <w:lvl w:ilvl="8" w:tplc="840AF960">
      <w:start w:val="1"/>
      <w:numFmt w:val="bullet"/>
      <w:lvlText w:val=""/>
      <w:lvlJc w:val="left"/>
      <w:pPr>
        <w:ind w:left="6840" w:hanging="360"/>
      </w:pPr>
      <w:rPr>
        <w:rFonts w:ascii="Wingdings" w:hAnsi="Wingdings" w:hint="default"/>
      </w:rPr>
    </w:lvl>
  </w:abstractNum>
  <w:abstractNum w:abstractNumId="34" w15:restartNumberingAfterBreak="0">
    <w:nsid w:val="6B545458"/>
    <w:multiLevelType w:val="hybridMultilevel"/>
    <w:tmpl w:val="FFFFFFFF"/>
    <w:lvl w:ilvl="0" w:tplc="1B8656D0">
      <w:start w:val="1"/>
      <w:numFmt w:val="decimal"/>
      <w:lvlText w:val="%1."/>
      <w:lvlJc w:val="left"/>
      <w:pPr>
        <w:ind w:left="720" w:hanging="360"/>
      </w:pPr>
    </w:lvl>
    <w:lvl w:ilvl="1" w:tplc="CA1881FA">
      <w:start w:val="1"/>
      <w:numFmt w:val="lowerLetter"/>
      <w:lvlText w:val="%2."/>
      <w:lvlJc w:val="left"/>
      <w:pPr>
        <w:ind w:left="1440" w:hanging="360"/>
      </w:pPr>
    </w:lvl>
    <w:lvl w:ilvl="2" w:tplc="CF78B404">
      <w:start w:val="1"/>
      <w:numFmt w:val="lowerRoman"/>
      <w:lvlText w:val="%3."/>
      <w:lvlJc w:val="right"/>
      <w:pPr>
        <w:ind w:left="2160" w:hanging="180"/>
      </w:pPr>
    </w:lvl>
    <w:lvl w:ilvl="3" w:tplc="6E7CF19A">
      <w:start w:val="1"/>
      <w:numFmt w:val="decimal"/>
      <w:lvlText w:val="%4."/>
      <w:lvlJc w:val="left"/>
      <w:pPr>
        <w:ind w:left="2880" w:hanging="360"/>
      </w:pPr>
    </w:lvl>
    <w:lvl w:ilvl="4" w:tplc="6436E9C6">
      <w:start w:val="1"/>
      <w:numFmt w:val="lowerLetter"/>
      <w:lvlText w:val="%5."/>
      <w:lvlJc w:val="left"/>
      <w:pPr>
        <w:ind w:left="3600" w:hanging="360"/>
      </w:pPr>
    </w:lvl>
    <w:lvl w:ilvl="5" w:tplc="E59AE4F4">
      <w:start w:val="1"/>
      <w:numFmt w:val="lowerRoman"/>
      <w:lvlText w:val="%6."/>
      <w:lvlJc w:val="right"/>
      <w:pPr>
        <w:ind w:left="4320" w:hanging="180"/>
      </w:pPr>
    </w:lvl>
    <w:lvl w:ilvl="6" w:tplc="089C828A">
      <w:start w:val="1"/>
      <w:numFmt w:val="decimal"/>
      <w:lvlText w:val="%7."/>
      <w:lvlJc w:val="left"/>
      <w:pPr>
        <w:ind w:left="5040" w:hanging="360"/>
      </w:pPr>
    </w:lvl>
    <w:lvl w:ilvl="7" w:tplc="5FEC4CF4">
      <w:start w:val="1"/>
      <w:numFmt w:val="lowerLetter"/>
      <w:lvlText w:val="%8."/>
      <w:lvlJc w:val="left"/>
      <w:pPr>
        <w:ind w:left="5760" w:hanging="360"/>
      </w:pPr>
    </w:lvl>
    <w:lvl w:ilvl="8" w:tplc="7DBAE156">
      <w:start w:val="1"/>
      <w:numFmt w:val="lowerRoman"/>
      <w:lvlText w:val="%9."/>
      <w:lvlJc w:val="right"/>
      <w:pPr>
        <w:ind w:left="6480" w:hanging="180"/>
      </w:pPr>
    </w:lvl>
  </w:abstractNum>
  <w:abstractNum w:abstractNumId="35" w15:restartNumberingAfterBreak="0">
    <w:nsid w:val="6D731E52"/>
    <w:multiLevelType w:val="hybridMultilevel"/>
    <w:tmpl w:val="FFFFFFFF"/>
    <w:lvl w:ilvl="0" w:tplc="E51CE84A">
      <w:start w:val="1"/>
      <w:numFmt w:val="bullet"/>
      <w:lvlText w:val=""/>
      <w:lvlJc w:val="left"/>
      <w:pPr>
        <w:ind w:left="1080" w:hanging="360"/>
      </w:pPr>
      <w:rPr>
        <w:rFonts w:ascii="Symbol" w:hAnsi="Symbol" w:hint="default"/>
      </w:rPr>
    </w:lvl>
    <w:lvl w:ilvl="1" w:tplc="EC82BE18">
      <w:start w:val="1"/>
      <w:numFmt w:val="bullet"/>
      <w:lvlText w:val="o"/>
      <w:lvlJc w:val="left"/>
      <w:pPr>
        <w:ind w:left="1800" w:hanging="360"/>
      </w:pPr>
      <w:rPr>
        <w:rFonts w:ascii="Courier New" w:hAnsi="Courier New" w:hint="default"/>
      </w:rPr>
    </w:lvl>
    <w:lvl w:ilvl="2" w:tplc="45A43978">
      <w:start w:val="1"/>
      <w:numFmt w:val="bullet"/>
      <w:lvlText w:val=""/>
      <w:lvlJc w:val="left"/>
      <w:pPr>
        <w:ind w:left="2520" w:hanging="360"/>
      </w:pPr>
      <w:rPr>
        <w:rFonts w:ascii="Wingdings" w:hAnsi="Wingdings" w:hint="default"/>
      </w:rPr>
    </w:lvl>
    <w:lvl w:ilvl="3" w:tplc="04044978">
      <w:start w:val="1"/>
      <w:numFmt w:val="bullet"/>
      <w:lvlText w:val=""/>
      <w:lvlJc w:val="left"/>
      <w:pPr>
        <w:ind w:left="3240" w:hanging="360"/>
      </w:pPr>
      <w:rPr>
        <w:rFonts w:ascii="Symbol" w:hAnsi="Symbol" w:hint="default"/>
      </w:rPr>
    </w:lvl>
    <w:lvl w:ilvl="4" w:tplc="E25ED3B6">
      <w:start w:val="1"/>
      <w:numFmt w:val="bullet"/>
      <w:lvlText w:val="o"/>
      <w:lvlJc w:val="left"/>
      <w:pPr>
        <w:ind w:left="3960" w:hanging="360"/>
      </w:pPr>
      <w:rPr>
        <w:rFonts w:ascii="Courier New" w:hAnsi="Courier New" w:hint="default"/>
      </w:rPr>
    </w:lvl>
    <w:lvl w:ilvl="5" w:tplc="90A6B1AA">
      <w:start w:val="1"/>
      <w:numFmt w:val="bullet"/>
      <w:lvlText w:val=""/>
      <w:lvlJc w:val="left"/>
      <w:pPr>
        <w:ind w:left="4680" w:hanging="360"/>
      </w:pPr>
      <w:rPr>
        <w:rFonts w:ascii="Wingdings" w:hAnsi="Wingdings" w:hint="default"/>
      </w:rPr>
    </w:lvl>
    <w:lvl w:ilvl="6" w:tplc="55589296">
      <w:start w:val="1"/>
      <w:numFmt w:val="bullet"/>
      <w:lvlText w:val=""/>
      <w:lvlJc w:val="left"/>
      <w:pPr>
        <w:ind w:left="5400" w:hanging="360"/>
      </w:pPr>
      <w:rPr>
        <w:rFonts w:ascii="Symbol" w:hAnsi="Symbol" w:hint="default"/>
      </w:rPr>
    </w:lvl>
    <w:lvl w:ilvl="7" w:tplc="1DA47C06">
      <w:start w:val="1"/>
      <w:numFmt w:val="bullet"/>
      <w:lvlText w:val="o"/>
      <w:lvlJc w:val="left"/>
      <w:pPr>
        <w:ind w:left="6120" w:hanging="360"/>
      </w:pPr>
      <w:rPr>
        <w:rFonts w:ascii="Courier New" w:hAnsi="Courier New" w:hint="default"/>
      </w:rPr>
    </w:lvl>
    <w:lvl w:ilvl="8" w:tplc="89421F72">
      <w:start w:val="1"/>
      <w:numFmt w:val="bullet"/>
      <w:lvlText w:val=""/>
      <w:lvlJc w:val="left"/>
      <w:pPr>
        <w:ind w:left="6840" w:hanging="360"/>
      </w:pPr>
      <w:rPr>
        <w:rFonts w:ascii="Wingdings" w:hAnsi="Wingdings" w:hint="default"/>
      </w:rPr>
    </w:lvl>
  </w:abstractNum>
  <w:abstractNum w:abstractNumId="36" w15:restartNumberingAfterBreak="0">
    <w:nsid w:val="6FBB3500"/>
    <w:multiLevelType w:val="hybridMultilevel"/>
    <w:tmpl w:val="FFFFFFFF"/>
    <w:lvl w:ilvl="0" w:tplc="E25EC204">
      <w:start w:val="1"/>
      <w:numFmt w:val="bullet"/>
      <w:lvlText w:val=""/>
      <w:lvlJc w:val="left"/>
      <w:pPr>
        <w:ind w:left="1080" w:hanging="360"/>
      </w:pPr>
      <w:rPr>
        <w:rFonts w:ascii="Symbol" w:hAnsi="Symbol" w:hint="default"/>
      </w:rPr>
    </w:lvl>
    <w:lvl w:ilvl="1" w:tplc="B60427AC">
      <w:start w:val="1"/>
      <w:numFmt w:val="bullet"/>
      <w:lvlText w:val="o"/>
      <w:lvlJc w:val="left"/>
      <w:pPr>
        <w:ind w:left="1800" w:hanging="360"/>
      </w:pPr>
      <w:rPr>
        <w:rFonts w:ascii="Courier New" w:hAnsi="Courier New" w:hint="default"/>
      </w:rPr>
    </w:lvl>
    <w:lvl w:ilvl="2" w:tplc="3F8EAEE4">
      <w:start w:val="1"/>
      <w:numFmt w:val="bullet"/>
      <w:lvlText w:val=""/>
      <w:lvlJc w:val="left"/>
      <w:pPr>
        <w:ind w:left="2520" w:hanging="360"/>
      </w:pPr>
      <w:rPr>
        <w:rFonts w:ascii="Wingdings" w:hAnsi="Wingdings" w:hint="default"/>
      </w:rPr>
    </w:lvl>
    <w:lvl w:ilvl="3" w:tplc="F6D03BC4">
      <w:start w:val="1"/>
      <w:numFmt w:val="bullet"/>
      <w:lvlText w:val=""/>
      <w:lvlJc w:val="left"/>
      <w:pPr>
        <w:ind w:left="3240" w:hanging="360"/>
      </w:pPr>
      <w:rPr>
        <w:rFonts w:ascii="Symbol" w:hAnsi="Symbol" w:hint="default"/>
      </w:rPr>
    </w:lvl>
    <w:lvl w:ilvl="4" w:tplc="5EDE01D6">
      <w:start w:val="1"/>
      <w:numFmt w:val="bullet"/>
      <w:lvlText w:val="o"/>
      <w:lvlJc w:val="left"/>
      <w:pPr>
        <w:ind w:left="3960" w:hanging="360"/>
      </w:pPr>
      <w:rPr>
        <w:rFonts w:ascii="Courier New" w:hAnsi="Courier New" w:hint="default"/>
      </w:rPr>
    </w:lvl>
    <w:lvl w:ilvl="5" w:tplc="D9DC5784">
      <w:start w:val="1"/>
      <w:numFmt w:val="bullet"/>
      <w:lvlText w:val=""/>
      <w:lvlJc w:val="left"/>
      <w:pPr>
        <w:ind w:left="4680" w:hanging="360"/>
      </w:pPr>
      <w:rPr>
        <w:rFonts w:ascii="Wingdings" w:hAnsi="Wingdings" w:hint="default"/>
      </w:rPr>
    </w:lvl>
    <w:lvl w:ilvl="6" w:tplc="DADEF2CA">
      <w:start w:val="1"/>
      <w:numFmt w:val="bullet"/>
      <w:lvlText w:val=""/>
      <w:lvlJc w:val="left"/>
      <w:pPr>
        <w:ind w:left="5400" w:hanging="360"/>
      </w:pPr>
      <w:rPr>
        <w:rFonts w:ascii="Symbol" w:hAnsi="Symbol" w:hint="default"/>
      </w:rPr>
    </w:lvl>
    <w:lvl w:ilvl="7" w:tplc="D8C227E4">
      <w:start w:val="1"/>
      <w:numFmt w:val="bullet"/>
      <w:lvlText w:val="o"/>
      <w:lvlJc w:val="left"/>
      <w:pPr>
        <w:ind w:left="6120" w:hanging="360"/>
      </w:pPr>
      <w:rPr>
        <w:rFonts w:ascii="Courier New" w:hAnsi="Courier New" w:hint="default"/>
      </w:rPr>
    </w:lvl>
    <w:lvl w:ilvl="8" w:tplc="9D6E13DA">
      <w:start w:val="1"/>
      <w:numFmt w:val="bullet"/>
      <w:lvlText w:val=""/>
      <w:lvlJc w:val="left"/>
      <w:pPr>
        <w:ind w:left="6840" w:hanging="360"/>
      </w:pPr>
      <w:rPr>
        <w:rFonts w:ascii="Wingdings" w:hAnsi="Wingdings" w:hint="default"/>
      </w:rPr>
    </w:lvl>
  </w:abstractNum>
  <w:abstractNum w:abstractNumId="37" w15:restartNumberingAfterBreak="0">
    <w:nsid w:val="72AD2C5B"/>
    <w:multiLevelType w:val="hybridMultilevel"/>
    <w:tmpl w:val="B58C51C4"/>
    <w:lvl w:ilvl="0" w:tplc="F668A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32E0C"/>
    <w:multiLevelType w:val="hybridMultilevel"/>
    <w:tmpl w:val="FFFFFFFF"/>
    <w:lvl w:ilvl="0" w:tplc="73F4E3CC">
      <w:start w:val="1"/>
      <w:numFmt w:val="bullet"/>
      <w:lvlText w:val=""/>
      <w:lvlJc w:val="left"/>
      <w:pPr>
        <w:ind w:left="1080" w:hanging="360"/>
      </w:pPr>
      <w:rPr>
        <w:rFonts w:ascii="Symbol" w:hAnsi="Symbol" w:hint="default"/>
      </w:rPr>
    </w:lvl>
    <w:lvl w:ilvl="1" w:tplc="89DE9D56">
      <w:start w:val="1"/>
      <w:numFmt w:val="bullet"/>
      <w:lvlText w:val="o"/>
      <w:lvlJc w:val="left"/>
      <w:pPr>
        <w:ind w:left="1800" w:hanging="360"/>
      </w:pPr>
      <w:rPr>
        <w:rFonts w:ascii="Courier New" w:hAnsi="Courier New" w:hint="default"/>
      </w:rPr>
    </w:lvl>
    <w:lvl w:ilvl="2" w:tplc="7A4E6D14">
      <w:start w:val="1"/>
      <w:numFmt w:val="bullet"/>
      <w:lvlText w:val=""/>
      <w:lvlJc w:val="left"/>
      <w:pPr>
        <w:ind w:left="2520" w:hanging="360"/>
      </w:pPr>
      <w:rPr>
        <w:rFonts w:ascii="Wingdings" w:hAnsi="Wingdings" w:hint="default"/>
      </w:rPr>
    </w:lvl>
    <w:lvl w:ilvl="3" w:tplc="0D749924">
      <w:start w:val="1"/>
      <w:numFmt w:val="bullet"/>
      <w:lvlText w:val=""/>
      <w:lvlJc w:val="left"/>
      <w:pPr>
        <w:ind w:left="3240" w:hanging="360"/>
      </w:pPr>
      <w:rPr>
        <w:rFonts w:ascii="Symbol" w:hAnsi="Symbol" w:hint="default"/>
      </w:rPr>
    </w:lvl>
    <w:lvl w:ilvl="4" w:tplc="66822380">
      <w:start w:val="1"/>
      <w:numFmt w:val="bullet"/>
      <w:lvlText w:val="o"/>
      <w:lvlJc w:val="left"/>
      <w:pPr>
        <w:ind w:left="3960" w:hanging="360"/>
      </w:pPr>
      <w:rPr>
        <w:rFonts w:ascii="Courier New" w:hAnsi="Courier New" w:hint="default"/>
      </w:rPr>
    </w:lvl>
    <w:lvl w:ilvl="5" w:tplc="4E767506">
      <w:start w:val="1"/>
      <w:numFmt w:val="bullet"/>
      <w:lvlText w:val=""/>
      <w:lvlJc w:val="left"/>
      <w:pPr>
        <w:ind w:left="4680" w:hanging="360"/>
      </w:pPr>
      <w:rPr>
        <w:rFonts w:ascii="Wingdings" w:hAnsi="Wingdings" w:hint="default"/>
      </w:rPr>
    </w:lvl>
    <w:lvl w:ilvl="6" w:tplc="D3283DCE">
      <w:start w:val="1"/>
      <w:numFmt w:val="bullet"/>
      <w:lvlText w:val=""/>
      <w:lvlJc w:val="left"/>
      <w:pPr>
        <w:ind w:left="5400" w:hanging="360"/>
      </w:pPr>
      <w:rPr>
        <w:rFonts w:ascii="Symbol" w:hAnsi="Symbol" w:hint="default"/>
      </w:rPr>
    </w:lvl>
    <w:lvl w:ilvl="7" w:tplc="5628A92A">
      <w:start w:val="1"/>
      <w:numFmt w:val="bullet"/>
      <w:lvlText w:val="o"/>
      <w:lvlJc w:val="left"/>
      <w:pPr>
        <w:ind w:left="6120" w:hanging="360"/>
      </w:pPr>
      <w:rPr>
        <w:rFonts w:ascii="Courier New" w:hAnsi="Courier New" w:hint="default"/>
      </w:rPr>
    </w:lvl>
    <w:lvl w:ilvl="8" w:tplc="2D5EE402">
      <w:start w:val="1"/>
      <w:numFmt w:val="bullet"/>
      <w:lvlText w:val=""/>
      <w:lvlJc w:val="left"/>
      <w:pPr>
        <w:ind w:left="6840" w:hanging="360"/>
      </w:pPr>
      <w:rPr>
        <w:rFonts w:ascii="Wingdings" w:hAnsi="Wingdings" w:hint="default"/>
      </w:rPr>
    </w:lvl>
  </w:abstractNum>
  <w:abstractNum w:abstractNumId="39" w15:restartNumberingAfterBreak="0">
    <w:nsid w:val="7A3E7F07"/>
    <w:multiLevelType w:val="hybridMultilevel"/>
    <w:tmpl w:val="FFFFFFFF"/>
    <w:lvl w:ilvl="0" w:tplc="0BBC9E00">
      <w:start w:val="1"/>
      <w:numFmt w:val="bullet"/>
      <w:lvlText w:val=""/>
      <w:lvlJc w:val="left"/>
      <w:pPr>
        <w:ind w:left="1080" w:hanging="360"/>
      </w:pPr>
      <w:rPr>
        <w:rFonts w:ascii="Symbol" w:hAnsi="Symbol" w:hint="default"/>
      </w:rPr>
    </w:lvl>
    <w:lvl w:ilvl="1" w:tplc="FBC0AA9E">
      <w:start w:val="1"/>
      <w:numFmt w:val="bullet"/>
      <w:lvlText w:val="o"/>
      <w:lvlJc w:val="left"/>
      <w:pPr>
        <w:ind w:left="1800" w:hanging="360"/>
      </w:pPr>
      <w:rPr>
        <w:rFonts w:ascii="Courier New" w:hAnsi="Courier New" w:hint="default"/>
      </w:rPr>
    </w:lvl>
    <w:lvl w:ilvl="2" w:tplc="DF44ADCA">
      <w:start w:val="1"/>
      <w:numFmt w:val="bullet"/>
      <w:lvlText w:val=""/>
      <w:lvlJc w:val="left"/>
      <w:pPr>
        <w:ind w:left="2520" w:hanging="360"/>
      </w:pPr>
      <w:rPr>
        <w:rFonts w:ascii="Wingdings" w:hAnsi="Wingdings" w:hint="default"/>
      </w:rPr>
    </w:lvl>
    <w:lvl w:ilvl="3" w:tplc="A6E29D8C">
      <w:start w:val="1"/>
      <w:numFmt w:val="bullet"/>
      <w:lvlText w:val=""/>
      <w:lvlJc w:val="left"/>
      <w:pPr>
        <w:ind w:left="3240" w:hanging="360"/>
      </w:pPr>
      <w:rPr>
        <w:rFonts w:ascii="Symbol" w:hAnsi="Symbol" w:hint="default"/>
      </w:rPr>
    </w:lvl>
    <w:lvl w:ilvl="4" w:tplc="70108DEA">
      <w:start w:val="1"/>
      <w:numFmt w:val="bullet"/>
      <w:lvlText w:val="o"/>
      <w:lvlJc w:val="left"/>
      <w:pPr>
        <w:ind w:left="3960" w:hanging="360"/>
      </w:pPr>
      <w:rPr>
        <w:rFonts w:ascii="Courier New" w:hAnsi="Courier New" w:hint="default"/>
      </w:rPr>
    </w:lvl>
    <w:lvl w:ilvl="5" w:tplc="C220B8A8">
      <w:start w:val="1"/>
      <w:numFmt w:val="bullet"/>
      <w:lvlText w:val=""/>
      <w:lvlJc w:val="left"/>
      <w:pPr>
        <w:ind w:left="4680" w:hanging="360"/>
      </w:pPr>
      <w:rPr>
        <w:rFonts w:ascii="Wingdings" w:hAnsi="Wingdings" w:hint="default"/>
      </w:rPr>
    </w:lvl>
    <w:lvl w:ilvl="6" w:tplc="B4780688">
      <w:start w:val="1"/>
      <w:numFmt w:val="bullet"/>
      <w:lvlText w:val=""/>
      <w:lvlJc w:val="left"/>
      <w:pPr>
        <w:ind w:left="5400" w:hanging="360"/>
      </w:pPr>
      <w:rPr>
        <w:rFonts w:ascii="Symbol" w:hAnsi="Symbol" w:hint="default"/>
      </w:rPr>
    </w:lvl>
    <w:lvl w:ilvl="7" w:tplc="E384FC40">
      <w:start w:val="1"/>
      <w:numFmt w:val="bullet"/>
      <w:lvlText w:val="o"/>
      <w:lvlJc w:val="left"/>
      <w:pPr>
        <w:ind w:left="6120" w:hanging="360"/>
      </w:pPr>
      <w:rPr>
        <w:rFonts w:ascii="Courier New" w:hAnsi="Courier New" w:hint="default"/>
      </w:rPr>
    </w:lvl>
    <w:lvl w:ilvl="8" w:tplc="CE3AFE5E">
      <w:start w:val="1"/>
      <w:numFmt w:val="bullet"/>
      <w:lvlText w:val=""/>
      <w:lvlJc w:val="left"/>
      <w:pPr>
        <w:ind w:left="6840" w:hanging="360"/>
      </w:pPr>
      <w:rPr>
        <w:rFonts w:ascii="Wingdings" w:hAnsi="Wingdings" w:hint="default"/>
      </w:rPr>
    </w:lvl>
  </w:abstractNum>
  <w:abstractNum w:abstractNumId="40" w15:restartNumberingAfterBreak="0">
    <w:nsid w:val="7A5D10FA"/>
    <w:multiLevelType w:val="hybridMultilevel"/>
    <w:tmpl w:val="FFFFFFFF"/>
    <w:lvl w:ilvl="0" w:tplc="EAC40C42">
      <w:start w:val="1"/>
      <w:numFmt w:val="decimal"/>
      <w:lvlText w:val="%1."/>
      <w:lvlJc w:val="left"/>
      <w:pPr>
        <w:ind w:left="720" w:hanging="360"/>
      </w:pPr>
    </w:lvl>
    <w:lvl w:ilvl="1" w:tplc="80748032">
      <w:start w:val="1"/>
      <w:numFmt w:val="lowerLetter"/>
      <w:lvlText w:val="%2."/>
      <w:lvlJc w:val="left"/>
      <w:pPr>
        <w:ind w:left="1440" w:hanging="360"/>
      </w:pPr>
    </w:lvl>
    <w:lvl w:ilvl="2" w:tplc="8CAE7DEE">
      <w:start w:val="1"/>
      <w:numFmt w:val="lowerRoman"/>
      <w:lvlText w:val="%3."/>
      <w:lvlJc w:val="right"/>
      <w:pPr>
        <w:ind w:left="2160" w:hanging="180"/>
      </w:pPr>
    </w:lvl>
    <w:lvl w:ilvl="3" w:tplc="ABC88C28">
      <w:start w:val="1"/>
      <w:numFmt w:val="decimal"/>
      <w:lvlText w:val="%4."/>
      <w:lvlJc w:val="left"/>
      <w:pPr>
        <w:ind w:left="2880" w:hanging="360"/>
      </w:pPr>
    </w:lvl>
    <w:lvl w:ilvl="4" w:tplc="8366469A">
      <w:start w:val="1"/>
      <w:numFmt w:val="lowerLetter"/>
      <w:lvlText w:val="%5."/>
      <w:lvlJc w:val="left"/>
      <w:pPr>
        <w:ind w:left="3600" w:hanging="360"/>
      </w:pPr>
    </w:lvl>
    <w:lvl w:ilvl="5" w:tplc="FD3A1F8C">
      <w:start w:val="1"/>
      <w:numFmt w:val="lowerRoman"/>
      <w:lvlText w:val="%6."/>
      <w:lvlJc w:val="right"/>
      <w:pPr>
        <w:ind w:left="4320" w:hanging="180"/>
      </w:pPr>
    </w:lvl>
    <w:lvl w:ilvl="6" w:tplc="7E9A5410">
      <w:start w:val="1"/>
      <w:numFmt w:val="decimal"/>
      <w:lvlText w:val="%7."/>
      <w:lvlJc w:val="left"/>
      <w:pPr>
        <w:ind w:left="5040" w:hanging="360"/>
      </w:pPr>
    </w:lvl>
    <w:lvl w:ilvl="7" w:tplc="5B88EA20">
      <w:start w:val="1"/>
      <w:numFmt w:val="lowerLetter"/>
      <w:lvlText w:val="%8."/>
      <w:lvlJc w:val="left"/>
      <w:pPr>
        <w:ind w:left="5760" w:hanging="360"/>
      </w:pPr>
    </w:lvl>
    <w:lvl w:ilvl="8" w:tplc="6544557E">
      <w:start w:val="1"/>
      <w:numFmt w:val="lowerRoman"/>
      <w:lvlText w:val="%9."/>
      <w:lvlJc w:val="right"/>
      <w:pPr>
        <w:ind w:left="6480" w:hanging="180"/>
      </w:pPr>
    </w:lvl>
  </w:abstractNum>
  <w:num w:numId="1">
    <w:abstractNumId w:val="26"/>
  </w:num>
  <w:num w:numId="2">
    <w:abstractNumId w:val="16"/>
  </w:num>
  <w:num w:numId="3">
    <w:abstractNumId w:val="2"/>
  </w:num>
  <w:num w:numId="4">
    <w:abstractNumId w:val="18"/>
  </w:num>
  <w:num w:numId="5">
    <w:abstractNumId w:val="7"/>
  </w:num>
  <w:num w:numId="6">
    <w:abstractNumId w:val="20"/>
  </w:num>
  <w:num w:numId="7">
    <w:abstractNumId w:val="9"/>
  </w:num>
  <w:num w:numId="8">
    <w:abstractNumId w:val="6"/>
  </w:num>
  <w:num w:numId="9">
    <w:abstractNumId w:val="39"/>
  </w:num>
  <w:num w:numId="10">
    <w:abstractNumId w:val="36"/>
  </w:num>
  <w:num w:numId="11">
    <w:abstractNumId w:val="38"/>
  </w:num>
  <w:num w:numId="12">
    <w:abstractNumId w:val="31"/>
  </w:num>
  <w:num w:numId="13">
    <w:abstractNumId w:val="10"/>
  </w:num>
  <w:num w:numId="14">
    <w:abstractNumId w:val="32"/>
  </w:num>
  <w:num w:numId="15">
    <w:abstractNumId w:val="3"/>
  </w:num>
  <w:num w:numId="16">
    <w:abstractNumId w:val="14"/>
  </w:num>
  <w:num w:numId="17">
    <w:abstractNumId w:val="27"/>
  </w:num>
  <w:num w:numId="18">
    <w:abstractNumId w:val="17"/>
  </w:num>
  <w:num w:numId="19">
    <w:abstractNumId w:val="35"/>
  </w:num>
  <w:num w:numId="20">
    <w:abstractNumId w:val="33"/>
  </w:num>
  <w:num w:numId="21">
    <w:abstractNumId w:val="25"/>
  </w:num>
  <w:num w:numId="22">
    <w:abstractNumId w:val="23"/>
  </w:num>
  <w:num w:numId="23">
    <w:abstractNumId w:val="0"/>
  </w:num>
  <w:num w:numId="24">
    <w:abstractNumId w:val="21"/>
  </w:num>
  <w:num w:numId="25">
    <w:abstractNumId w:val="4"/>
  </w:num>
  <w:num w:numId="26">
    <w:abstractNumId w:val="40"/>
  </w:num>
  <w:num w:numId="27">
    <w:abstractNumId w:val="22"/>
  </w:num>
  <w:num w:numId="28">
    <w:abstractNumId w:val="8"/>
  </w:num>
  <w:num w:numId="29">
    <w:abstractNumId w:val="5"/>
  </w:num>
  <w:num w:numId="30">
    <w:abstractNumId w:val="15"/>
  </w:num>
  <w:num w:numId="31">
    <w:abstractNumId w:val="34"/>
  </w:num>
  <w:num w:numId="32">
    <w:abstractNumId w:val="19"/>
  </w:num>
  <w:num w:numId="33">
    <w:abstractNumId w:val="24"/>
  </w:num>
  <w:num w:numId="34">
    <w:abstractNumId w:val="13"/>
  </w:num>
  <w:num w:numId="35">
    <w:abstractNumId w:val="1"/>
  </w:num>
  <w:num w:numId="36">
    <w:abstractNumId w:val="30"/>
  </w:num>
  <w:num w:numId="37">
    <w:abstractNumId w:val="37"/>
  </w:num>
  <w:num w:numId="38">
    <w:abstractNumId w:val="12"/>
  </w:num>
  <w:num w:numId="39">
    <w:abstractNumId w:val="11"/>
  </w:num>
  <w:num w:numId="40">
    <w:abstractNumId w:val="29"/>
  </w:num>
  <w:num w:numId="41">
    <w:abstractNumId w:val="2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vy Pham">
    <w15:presenceInfo w15:providerId="AD" w15:userId="S::ipham@student.umgc.edu::c18dae43-d152-4051-a9d6-5b03b503a2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FD6"/>
    <w:rsid w:val="000004D4"/>
    <w:rsid w:val="00005D5E"/>
    <w:rsid w:val="00022A2C"/>
    <w:rsid w:val="000429D0"/>
    <w:rsid w:val="00055FAA"/>
    <w:rsid w:val="00065819"/>
    <w:rsid w:val="000742F7"/>
    <w:rsid w:val="00077453"/>
    <w:rsid w:val="000926F7"/>
    <w:rsid w:val="000A568A"/>
    <w:rsid w:val="000F5979"/>
    <w:rsid w:val="00100250"/>
    <w:rsid w:val="00100753"/>
    <w:rsid w:val="00127B8A"/>
    <w:rsid w:val="00146F8B"/>
    <w:rsid w:val="001477AB"/>
    <w:rsid w:val="00154825"/>
    <w:rsid w:val="00185617"/>
    <w:rsid w:val="00190D45"/>
    <w:rsid w:val="0019110B"/>
    <w:rsid w:val="0019558E"/>
    <w:rsid w:val="0019693D"/>
    <w:rsid w:val="001A06D3"/>
    <w:rsid w:val="001C244D"/>
    <w:rsid w:val="001C299F"/>
    <w:rsid w:val="001D27EB"/>
    <w:rsid w:val="001E1798"/>
    <w:rsid w:val="001F02AD"/>
    <w:rsid w:val="00200205"/>
    <w:rsid w:val="002045EC"/>
    <w:rsid w:val="0023009D"/>
    <w:rsid w:val="00231C42"/>
    <w:rsid w:val="0024280A"/>
    <w:rsid w:val="00255363"/>
    <w:rsid w:val="00266955"/>
    <w:rsid w:val="002673EC"/>
    <w:rsid w:val="0028753B"/>
    <w:rsid w:val="00294400"/>
    <w:rsid w:val="00295B29"/>
    <w:rsid w:val="002A186A"/>
    <w:rsid w:val="002C3579"/>
    <w:rsid w:val="002C39D1"/>
    <w:rsid w:val="002C3D7F"/>
    <w:rsid w:val="003312D2"/>
    <w:rsid w:val="0033233E"/>
    <w:rsid w:val="003428B5"/>
    <w:rsid w:val="003476E0"/>
    <w:rsid w:val="0035695D"/>
    <w:rsid w:val="003729A2"/>
    <w:rsid w:val="00390180"/>
    <w:rsid w:val="00391518"/>
    <w:rsid w:val="0039573C"/>
    <w:rsid w:val="003A2D0C"/>
    <w:rsid w:val="003A2E2D"/>
    <w:rsid w:val="003B4C3B"/>
    <w:rsid w:val="003B63A9"/>
    <w:rsid w:val="003C3887"/>
    <w:rsid w:val="003C51A0"/>
    <w:rsid w:val="003D1973"/>
    <w:rsid w:val="003E2360"/>
    <w:rsid w:val="003E2DAA"/>
    <w:rsid w:val="003F7FD6"/>
    <w:rsid w:val="004928B7"/>
    <w:rsid w:val="004B58A2"/>
    <w:rsid w:val="004E5366"/>
    <w:rsid w:val="004F04F1"/>
    <w:rsid w:val="00501221"/>
    <w:rsid w:val="00510964"/>
    <w:rsid w:val="00517251"/>
    <w:rsid w:val="00517896"/>
    <w:rsid w:val="005262B8"/>
    <w:rsid w:val="00530D3E"/>
    <w:rsid w:val="00542B1B"/>
    <w:rsid w:val="00544735"/>
    <w:rsid w:val="005746B7"/>
    <w:rsid w:val="0058D3F5"/>
    <w:rsid w:val="005930E1"/>
    <w:rsid w:val="00594EE5"/>
    <w:rsid w:val="005B4628"/>
    <w:rsid w:val="005B4942"/>
    <w:rsid w:val="005D199C"/>
    <w:rsid w:val="005E66DC"/>
    <w:rsid w:val="005F3817"/>
    <w:rsid w:val="00623718"/>
    <w:rsid w:val="00643A13"/>
    <w:rsid w:val="00647FE1"/>
    <w:rsid w:val="00664193"/>
    <w:rsid w:val="006679D5"/>
    <w:rsid w:val="00691C71"/>
    <w:rsid w:val="006B2A00"/>
    <w:rsid w:val="006E534B"/>
    <w:rsid w:val="006F3F07"/>
    <w:rsid w:val="007012BD"/>
    <w:rsid w:val="00708EFE"/>
    <w:rsid w:val="00720634"/>
    <w:rsid w:val="00737046"/>
    <w:rsid w:val="00741A17"/>
    <w:rsid w:val="00787A95"/>
    <w:rsid w:val="007F01C8"/>
    <w:rsid w:val="0080610C"/>
    <w:rsid w:val="00826654"/>
    <w:rsid w:val="00826959"/>
    <w:rsid w:val="008342C8"/>
    <w:rsid w:val="008376C5"/>
    <w:rsid w:val="00837C5B"/>
    <w:rsid w:val="008476BF"/>
    <w:rsid w:val="008550CF"/>
    <w:rsid w:val="008569F1"/>
    <w:rsid w:val="00880D4E"/>
    <w:rsid w:val="00881A43"/>
    <w:rsid w:val="00882030"/>
    <w:rsid w:val="008926B1"/>
    <w:rsid w:val="008B7782"/>
    <w:rsid w:val="008C1A07"/>
    <w:rsid w:val="008D1B0F"/>
    <w:rsid w:val="008D5710"/>
    <w:rsid w:val="008D6DBD"/>
    <w:rsid w:val="008F0264"/>
    <w:rsid w:val="008F08CE"/>
    <w:rsid w:val="008F5E82"/>
    <w:rsid w:val="0090389B"/>
    <w:rsid w:val="00912651"/>
    <w:rsid w:val="00913064"/>
    <w:rsid w:val="0091350F"/>
    <w:rsid w:val="009157FA"/>
    <w:rsid w:val="00923464"/>
    <w:rsid w:val="009402CF"/>
    <w:rsid w:val="0094329F"/>
    <w:rsid w:val="0095118F"/>
    <w:rsid w:val="00953AEA"/>
    <w:rsid w:val="0095509C"/>
    <w:rsid w:val="00986C47"/>
    <w:rsid w:val="009B5D3A"/>
    <w:rsid w:val="00A04DD5"/>
    <w:rsid w:val="00A12016"/>
    <w:rsid w:val="00A23914"/>
    <w:rsid w:val="00A34299"/>
    <w:rsid w:val="00A807F8"/>
    <w:rsid w:val="00A852C6"/>
    <w:rsid w:val="00A86BC5"/>
    <w:rsid w:val="00A87294"/>
    <w:rsid w:val="00AA2D07"/>
    <w:rsid w:val="00AC38F2"/>
    <w:rsid w:val="00AD7CE9"/>
    <w:rsid w:val="00B01979"/>
    <w:rsid w:val="00B16216"/>
    <w:rsid w:val="00B5782F"/>
    <w:rsid w:val="00B620D0"/>
    <w:rsid w:val="00B65A18"/>
    <w:rsid w:val="00B6676D"/>
    <w:rsid w:val="00B731AB"/>
    <w:rsid w:val="00B7409D"/>
    <w:rsid w:val="00B76427"/>
    <w:rsid w:val="00B81BF7"/>
    <w:rsid w:val="00B829AF"/>
    <w:rsid w:val="00B95006"/>
    <w:rsid w:val="00BA16C4"/>
    <w:rsid w:val="00BA5037"/>
    <w:rsid w:val="00BD03AB"/>
    <w:rsid w:val="00BE20AF"/>
    <w:rsid w:val="00BE254A"/>
    <w:rsid w:val="00BE480C"/>
    <w:rsid w:val="00C027CB"/>
    <w:rsid w:val="00C16F80"/>
    <w:rsid w:val="00C20619"/>
    <w:rsid w:val="00C24931"/>
    <w:rsid w:val="00C26C4B"/>
    <w:rsid w:val="00C40834"/>
    <w:rsid w:val="00C4272E"/>
    <w:rsid w:val="00C44F2E"/>
    <w:rsid w:val="00C55C41"/>
    <w:rsid w:val="00C5678F"/>
    <w:rsid w:val="00C56AD5"/>
    <w:rsid w:val="00C60939"/>
    <w:rsid w:val="00D0427D"/>
    <w:rsid w:val="00D2001D"/>
    <w:rsid w:val="00D22196"/>
    <w:rsid w:val="00D25357"/>
    <w:rsid w:val="00D6382F"/>
    <w:rsid w:val="00D71C8A"/>
    <w:rsid w:val="00D74061"/>
    <w:rsid w:val="00D75041"/>
    <w:rsid w:val="00D777ED"/>
    <w:rsid w:val="00D80B13"/>
    <w:rsid w:val="00D911E0"/>
    <w:rsid w:val="00DB7D6C"/>
    <w:rsid w:val="00DD2D84"/>
    <w:rsid w:val="00E1332E"/>
    <w:rsid w:val="00E24D31"/>
    <w:rsid w:val="00E251C5"/>
    <w:rsid w:val="00E37281"/>
    <w:rsid w:val="00E67E0C"/>
    <w:rsid w:val="00E70693"/>
    <w:rsid w:val="00E71B9A"/>
    <w:rsid w:val="00E77609"/>
    <w:rsid w:val="00E951D8"/>
    <w:rsid w:val="00E954B3"/>
    <w:rsid w:val="00E958D4"/>
    <w:rsid w:val="00EA24BC"/>
    <w:rsid w:val="00EB5A97"/>
    <w:rsid w:val="00EB7569"/>
    <w:rsid w:val="00EC2E11"/>
    <w:rsid w:val="00EF3E80"/>
    <w:rsid w:val="00EF48A9"/>
    <w:rsid w:val="00F0753C"/>
    <w:rsid w:val="00F261A3"/>
    <w:rsid w:val="00F6015D"/>
    <w:rsid w:val="00F63D82"/>
    <w:rsid w:val="00F75ED4"/>
    <w:rsid w:val="00FB0D30"/>
    <w:rsid w:val="00FB2C72"/>
    <w:rsid w:val="00FB2F23"/>
    <w:rsid w:val="00FB58BC"/>
    <w:rsid w:val="00FD5C33"/>
    <w:rsid w:val="0130576C"/>
    <w:rsid w:val="0143BE56"/>
    <w:rsid w:val="0150D5E0"/>
    <w:rsid w:val="01CFBC4B"/>
    <w:rsid w:val="01E25735"/>
    <w:rsid w:val="01FC7CD1"/>
    <w:rsid w:val="02B12379"/>
    <w:rsid w:val="02C00E61"/>
    <w:rsid w:val="02C54D19"/>
    <w:rsid w:val="02D4B785"/>
    <w:rsid w:val="02ECA641"/>
    <w:rsid w:val="032F7739"/>
    <w:rsid w:val="035CD962"/>
    <w:rsid w:val="03D33A1C"/>
    <w:rsid w:val="03F31AFC"/>
    <w:rsid w:val="03F527CD"/>
    <w:rsid w:val="04263921"/>
    <w:rsid w:val="04905E3B"/>
    <w:rsid w:val="04A19EFF"/>
    <w:rsid w:val="04EF52F7"/>
    <w:rsid w:val="053DB1C5"/>
    <w:rsid w:val="058EEB5D"/>
    <w:rsid w:val="06869434"/>
    <w:rsid w:val="069225BD"/>
    <w:rsid w:val="06B9BE26"/>
    <w:rsid w:val="06D98226"/>
    <w:rsid w:val="072ABBBE"/>
    <w:rsid w:val="07445E2F"/>
    <w:rsid w:val="079123BF"/>
    <w:rsid w:val="0794A083"/>
    <w:rsid w:val="08226495"/>
    <w:rsid w:val="085198B9"/>
    <w:rsid w:val="086AA75B"/>
    <w:rsid w:val="0888706C"/>
    <w:rsid w:val="0891E398"/>
    <w:rsid w:val="08C554E1"/>
    <w:rsid w:val="08E30F9B"/>
    <w:rsid w:val="09162788"/>
    <w:rsid w:val="092CCEE4"/>
    <w:rsid w:val="094901C9"/>
    <w:rsid w:val="09698E3E"/>
    <w:rsid w:val="098A67CB"/>
    <w:rsid w:val="09E06BD8"/>
    <w:rsid w:val="0A20B713"/>
    <w:rsid w:val="0A541B1E"/>
    <w:rsid w:val="0ABF6637"/>
    <w:rsid w:val="0B02D14E"/>
    <w:rsid w:val="0B8AF450"/>
    <w:rsid w:val="0BA1F73E"/>
    <w:rsid w:val="0BC00438"/>
    <w:rsid w:val="0BC74A96"/>
    <w:rsid w:val="0C004F73"/>
    <w:rsid w:val="0C0FE374"/>
    <w:rsid w:val="0C120D99"/>
    <w:rsid w:val="0C1AB05D"/>
    <w:rsid w:val="0C6EACEC"/>
    <w:rsid w:val="0C90BE4F"/>
    <w:rsid w:val="0CE84481"/>
    <w:rsid w:val="0CFB6779"/>
    <w:rsid w:val="0D99F663"/>
    <w:rsid w:val="0E1E5F9C"/>
    <w:rsid w:val="0F4310D6"/>
    <w:rsid w:val="0F4B27A7"/>
    <w:rsid w:val="0F579283"/>
    <w:rsid w:val="1024A3FB"/>
    <w:rsid w:val="106D26BF"/>
    <w:rsid w:val="10764602"/>
    <w:rsid w:val="10B3BB62"/>
    <w:rsid w:val="10EE93BC"/>
    <w:rsid w:val="11275AF6"/>
    <w:rsid w:val="114987BD"/>
    <w:rsid w:val="114CF071"/>
    <w:rsid w:val="11522C83"/>
    <w:rsid w:val="119A2065"/>
    <w:rsid w:val="1251112E"/>
    <w:rsid w:val="12F99367"/>
    <w:rsid w:val="130D91FB"/>
    <w:rsid w:val="1328D976"/>
    <w:rsid w:val="13A7E1ED"/>
    <w:rsid w:val="13C025F3"/>
    <w:rsid w:val="13C76475"/>
    <w:rsid w:val="13CBC873"/>
    <w:rsid w:val="13DBFFA0"/>
    <w:rsid w:val="13DCE2E4"/>
    <w:rsid w:val="13F68CFE"/>
    <w:rsid w:val="13F765FC"/>
    <w:rsid w:val="14339B7F"/>
    <w:rsid w:val="14C48FF4"/>
    <w:rsid w:val="14E39673"/>
    <w:rsid w:val="158A28FD"/>
    <w:rsid w:val="15AAEBEF"/>
    <w:rsid w:val="15E240C9"/>
    <w:rsid w:val="160AB657"/>
    <w:rsid w:val="162EE771"/>
    <w:rsid w:val="165F64D2"/>
    <w:rsid w:val="16C3513E"/>
    <w:rsid w:val="1750A36E"/>
    <w:rsid w:val="1768FBBE"/>
    <w:rsid w:val="17853884"/>
    <w:rsid w:val="17AA2CD5"/>
    <w:rsid w:val="17C07BA7"/>
    <w:rsid w:val="1847C060"/>
    <w:rsid w:val="186C4F0F"/>
    <w:rsid w:val="187F4FD9"/>
    <w:rsid w:val="189363D7"/>
    <w:rsid w:val="19A1A877"/>
    <w:rsid w:val="1A2ED3AE"/>
    <w:rsid w:val="1A358294"/>
    <w:rsid w:val="1A6578EB"/>
    <w:rsid w:val="1A8DD263"/>
    <w:rsid w:val="1AD12A38"/>
    <w:rsid w:val="1AE7153C"/>
    <w:rsid w:val="1B863905"/>
    <w:rsid w:val="1BE76689"/>
    <w:rsid w:val="1CFAA205"/>
    <w:rsid w:val="1D0F9EC2"/>
    <w:rsid w:val="1D2907ED"/>
    <w:rsid w:val="1D48C41F"/>
    <w:rsid w:val="1D7907DE"/>
    <w:rsid w:val="1DC9226B"/>
    <w:rsid w:val="1E01980D"/>
    <w:rsid w:val="1EB701E4"/>
    <w:rsid w:val="1EB8ECA4"/>
    <w:rsid w:val="1EE4823B"/>
    <w:rsid w:val="1F53DEF3"/>
    <w:rsid w:val="1FC5554B"/>
    <w:rsid w:val="1FE725B5"/>
    <w:rsid w:val="1FE93A99"/>
    <w:rsid w:val="2040B3A2"/>
    <w:rsid w:val="20D51006"/>
    <w:rsid w:val="20D857F7"/>
    <w:rsid w:val="2205F28D"/>
    <w:rsid w:val="2228C465"/>
    <w:rsid w:val="2230B1EB"/>
    <w:rsid w:val="232D9CA0"/>
    <w:rsid w:val="2340C4A1"/>
    <w:rsid w:val="2389754A"/>
    <w:rsid w:val="23940954"/>
    <w:rsid w:val="23AF01B6"/>
    <w:rsid w:val="23BDF382"/>
    <w:rsid w:val="2458CF52"/>
    <w:rsid w:val="24D7369A"/>
    <w:rsid w:val="24E949AB"/>
    <w:rsid w:val="24ED4F5B"/>
    <w:rsid w:val="254F2A50"/>
    <w:rsid w:val="26BCA4E6"/>
    <w:rsid w:val="26D21935"/>
    <w:rsid w:val="2731BDE8"/>
    <w:rsid w:val="27B5D6BC"/>
    <w:rsid w:val="27D92BE3"/>
    <w:rsid w:val="28041E95"/>
    <w:rsid w:val="285FA834"/>
    <w:rsid w:val="28ECEF16"/>
    <w:rsid w:val="28F57994"/>
    <w:rsid w:val="291E5F5C"/>
    <w:rsid w:val="29E1A41F"/>
    <w:rsid w:val="2A00B364"/>
    <w:rsid w:val="2A1E5E05"/>
    <w:rsid w:val="2A5ED458"/>
    <w:rsid w:val="2A60D1B1"/>
    <w:rsid w:val="2A8E7D9B"/>
    <w:rsid w:val="2A9149F5"/>
    <w:rsid w:val="2A937A32"/>
    <w:rsid w:val="2AA65580"/>
    <w:rsid w:val="2AAB8F34"/>
    <w:rsid w:val="2ACE25A5"/>
    <w:rsid w:val="2AD29667"/>
    <w:rsid w:val="2AE3AC02"/>
    <w:rsid w:val="2B38BA6B"/>
    <w:rsid w:val="2B460EB0"/>
    <w:rsid w:val="2BBBD388"/>
    <w:rsid w:val="2C439657"/>
    <w:rsid w:val="2C6F9204"/>
    <w:rsid w:val="2CC21155"/>
    <w:rsid w:val="2CC5B44D"/>
    <w:rsid w:val="2CF75A89"/>
    <w:rsid w:val="2CFFC9ED"/>
    <w:rsid w:val="2D921B99"/>
    <w:rsid w:val="2DF8E5AA"/>
    <w:rsid w:val="2E0E6B69"/>
    <w:rsid w:val="2E32CCD5"/>
    <w:rsid w:val="2E57935A"/>
    <w:rsid w:val="2EB6FEF7"/>
    <w:rsid w:val="2EDF3FFE"/>
    <w:rsid w:val="2F0A2CB9"/>
    <w:rsid w:val="2F5750F5"/>
    <w:rsid w:val="2F61D97E"/>
    <w:rsid w:val="2F76FB03"/>
    <w:rsid w:val="2F79C6A3"/>
    <w:rsid w:val="2F8093EE"/>
    <w:rsid w:val="314B0D14"/>
    <w:rsid w:val="31B7D0E8"/>
    <w:rsid w:val="31E1964F"/>
    <w:rsid w:val="32007FB1"/>
    <w:rsid w:val="3204736B"/>
    <w:rsid w:val="3216E0C0"/>
    <w:rsid w:val="3237418A"/>
    <w:rsid w:val="323E275E"/>
    <w:rsid w:val="326363B0"/>
    <w:rsid w:val="326B61D5"/>
    <w:rsid w:val="32A44960"/>
    <w:rsid w:val="3303CD8F"/>
    <w:rsid w:val="33D01777"/>
    <w:rsid w:val="33DAFF71"/>
    <w:rsid w:val="340350A7"/>
    <w:rsid w:val="344019C1"/>
    <w:rsid w:val="344FA45B"/>
    <w:rsid w:val="345142F4"/>
    <w:rsid w:val="348E48D1"/>
    <w:rsid w:val="34B6A0BE"/>
    <w:rsid w:val="34C01648"/>
    <w:rsid w:val="34F0C9F3"/>
    <w:rsid w:val="35125540"/>
    <w:rsid w:val="3556E9DA"/>
    <w:rsid w:val="35ADA3D4"/>
    <w:rsid w:val="35DEBFD5"/>
    <w:rsid w:val="362ABB42"/>
    <w:rsid w:val="36587956"/>
    <w:rsid w:val="36735431"/>
    <w:rsid w:val="36A9C1AF"/>
    <w:rsid w:val="36C6FCBC"/>
    <w:rsid w:val="36DB66C3"/>
    <w:rsid w:val="374E1A22"/>
    <w:rsid w:val="3767ADA1"/>
    <w:rsid w:val="3786C7A4"/>
    <w:rsid w:val="37B71B51"/>
    <w:rsid w:val="37C591DE"/>
    <w:rsid w:val="380B24BD"/>
    <w:rsid w:val="38350FEA"/>
    <w:rsid w:val="38539939"/>
    <w:rsid w:val="3929ABDB"/>
    <w:rsid w:val="397C3526"/>
    <w:rsid w:val="3999E577"/>
    <w:rsid w:val="39A4D1F2"/>
    <w:rsid w:val="39B27BB9"/>
    <w:rsid w:val="39FD9F7D"/>
    <w:rsid w:val="3A346704"/>
    <w:rsid w:val="3A6E9724"/>
    <w:rsid w:val="3A86A6E8"/>
    <w:rsid w:val="3AAF5B45"/>
    <w:rsid w:val="3ACECA88"/>
    <w:rsid w:val="3B52A773"/>
    <w:rsid w:val="3B973874"/>
    <w:rsid w:val="3B9C4D94"/>
    <w:rsid w:val="3BD03765"/>
    <w:rsid w:val="3C098740"/>
    <w:rsid w:val="3C3D7BF9"/>
    <w:rsid w:val="3C4276B8"/>
    <w:rsid w:val="3C68B156"/>
    <w:rsid w:val="3C7CB2E8"/>
    <w:rsid w:val="3CB3D5E8"/>
    <w:rsid w:val="3CCE5473"/>
    <w:rsid w:val="3CEFFD90"/>
    <w:rsid w:val="3D705FFF"/>
    <w:rsid w:val="3D709F6A"/>
    <w:rsid w:val="3DA0C5C2"/>
    <w:rsid w:val="3E0F86C5"/>
    <w:rsid w:val="3E396394"/>
    <w:rsid w:val="3E44E14E"/>
    <w:rsid w:val="3E7759B4"/>
    <w:rsid w:val="3E85E77F"/>
    <w:rsid w:val="3EADD28B"/>
    <w:rsid w:val="3F46AD10"/>
    <w:rsid w:val="3FA3AB84"/>
    <w:rsid w:val="3FAF7A73"/>
    <w:rsid w:val="3FBF38AE"/>
    <w:rsid w:val="400F9C56"/>
    <w:rsid w:val="406FB002"/>
    <w:rsid w:val="4077B6D5"/>
    <w:rsid w:val="40955A8B"/>
    <w:rsid w:val="40B98279"/>
    <w:rsid w:val="411FB9AB"/>
    <w:rsid w:val="412A470E"/>
    <w:rsid w:val="41A2DE77"/>
    <w:rsid w:val="41AE9424"/>
    <w:rsid w:val="41E3F3B4"/>
    <w:rsid w:val="42069D46"/>
    <w:rsid w:val="420F3F09"/>
    <w:rsid w:val="42127B95"/>
    <w:rsid w:val="42CFB523"/>
    <w:rsid w:val="42F22AD1"/>
    <w:rsid w:val="4310519D"/>
    <w:rsid w:val="4375ADAD"/>
    <w:rsid w:val="43C0A99A"/>
    <w:rsid w:val="43F1233B"/>
    <w:rsid w:val="445675B3"/>
    <w:rsid w:val="44630746"/>
    <w:rsid w:val="4493193B"/>
    <w:rsid w:val="44AB77B2"/>
    <w:rsid w:val="44DCF8A8"/>
    <w:rsid w:val="457B4CA8"/>
    <w:rsid w:val="46463D45"/>
    <w:rsid w:val="46CFF496"/>
    <w:rsid w:val="47BDC594"/>
    <w:rsid w:val="481FCA1E"/>
    <w:rsid w:val="484F0297"/>
    <w:rsid w:val="4864FB92"/>
    <w:rsid w:val="4877075E"/>
    <w:rsid w:val="4883A19E"/>
    <w:rsid w:val="48F8571B"/>
    <w:rsid w:val="4951BBCF"/>
    <w:rsid w:val="495D7FF6"/>
    <w:rsid w:val="4968705A"/>
    <w:rsid w:val="49C60F34"/>
    <w:rsid w:val="49F0F0C6"/>
    <w:rsid w:val="49FA0EF7"/>
    <w:rsid w:val="4A282499"/>
    <w:rsid w:val="4A38166F"/>
    <w:rsid w:val="4A674A93"/>
    <w:rsid w:val="4A6CF386"/>
    <w:rsid w:val="4A7522E8"/>
    <w:rsid w:val="4AA3CC34"/>
    <w:rsid w:val="4AD364AB"/>
    <w:rsid w:val="4AF95057"/>
    <w:rsid w:val="4B297D9D"/>
    <w:rsid w:val="4B2BD962"/>
    <w:rsid w:val="4B35A380"/>
    <w:rsid w:val="4B44867C"/>
    <w:rsid w:val="4B463B47"/>
    <w:rsid w:val="4B531126"/>
    <w:rsid w:val="4B92362C"/>
    <w:rsid w:val="4BCB2564"/>
    <w:rsid w:val="4BD3E6D0"/>
    <w:rsid w:val="4C6EDCB4"/>
    <w:rsid w:val="4C8E4962"/>
    <w:rsid w:val="4CAE8166"/>
    <w:rsid w:val="4CF5B491"/>
    <w:rsid w:val="4D691FD8"/>
    <w:rsid w:val="4D939D55"/>
    <w:rsid w:val="4DB910F1"/>
    <w:rsid w:val="4E170E7A"/>
    <w:rsid w:val="4E31517F"/>
    <w:rsid w:val="4EE648E2"/>
    <w:rsid w:val="4F111953"/>
    <w:rsid w:val="4F2A811B"/>
    <w:rsid w:val="4F66D9AD"/>
    <w:rsid w:val="4F7E3E12"/>
    <w:rsid w:val="4FA82B83"/>
    <w:rsid w:val="4FF155E4"/>
    <w:rsid w:val="4FF49AD7"/>
    <w:rsid w:val="4FFBAA66"/>
    <w:rsid w:val="4FFFB350"/>
    <w:rsid w:val="5062C577"/>
    <w:rsid w:val="50821943"/>
    <w:rsid w:val="50B9E69A"/>
    <w:rsid w:val="50C8581D"/>
    <w:rsid w:val="50F0B1B3"/>
    <w:rsid w:val="5118EBDA"/>
    <w:rsid w:val="5159CCD0"/>
    <w:rsid w:val="51B08F35"/>
    <w:rsid w:val="51C17490"/>
    <w:rsid w:val="51D2C207"/>
    <w:rsid w:val="51E28902"/>
    <w:rsid w:val="52432854"/>
    <w:rsid w:val="528EDDD9"/>
    <w:rsid w:val="52A6C538"/>
    <w:rsid w:val="52C3AE2D"/>
    <w:rsid w:val="52CDE498"/>
    <w:rsid w:val="5328005F"/>
    <w:rsid w:val="53CB0CCC"/>
    <w:rsid w:val="53F5ABA4"/>
    <w:rsid w:val="5407519D"/>
    <w:rsid w:val="542D27C0"/>
    <w:rsid w:val="54429599"/>
    <w:rsid w:val="54441FA2"/>
    <w:rsid w:val="54486A22"/>
    <w:rsid w:val="544C3DF4"/>
    <w:rsid w:val="55A30472"/>
    <w:rsid w:val="560F20C0"/>
    <w:rsid w:val="561DEB0F"/>
    <w:rsid w:val="56970773"/>
    <w:rsid w:val="56C2796F"/>
    <w:rsid w:val="56C95BDB"/>
    <w:rsid w:val="5762ADB4"/>
    <w:rsid w:val="57D68F3F"/>
    <w:rsid w:val="582A314F"/>
    <w:rsid w:val="5839B5F8"/>
    <w:rsid w:val="589A7583"/>
    <w:rsid w:val="591393AC"/>
    <w:rsid w:val="597C9A16"/>
    <w:rsid w:val="59B56545"/>
    <w:rsid w:val="59BC05BA"/>
    <w:rsid w:val="5A2780A5"/>
    <w:rsid w:val="5A31A330"/>
    <w:rsid w:val="5A3645E4"/>
    <w:rsid w:val="5A53CBFA"/>
    <w:rsid w:val="5AD732FE"/>
    <w:rsid w:val="5B03961F"/>
    <w:rsid w:val="5B431E2B"/>
    <w:rsid w:val="5B51231F"/>
    <w:rsid w:val="5B9DB0D2"/>
    <w:rsid w:val="5BB718CB"/>
    <w:rsid w:val="5BE0781E"/>
    <w:rsid w:val="5BFC1532"/>
    <w:rsid w:val="5C6EB17E"/>
    <w:rsid w:val="5C7C595A"/>
    <w:rsid w:val="5DA2EA5A"/>
    <w:rsid w:val="5DE704CF"/>
    <w:rsid w:val="5E686317"/>
    <w:rsid w:val="5E850270"/>
    <w:rsid w:val="5E9FCE7E"/>
    <w:rsid w:val="5EF3675D"/>
    <w:rsid w:val="5F1A6E7A"/>
    <w:rsid w:val="5F4BD941"/>
    <w:rsid w:val="5F7B7F22"/>
    <w:rsid w:val="5FF87CB4"/>
    <w:rsid w:val="6011BA41"/>
    <w:rsid w:val="603408B1"/>
    <w:rsid w:val="605EC80F"/>
    <w:rsid w:val="60631C12"/>
    <w:rsid w:val="6071409B"/>
    <w:rsid w:val="6107F044"/>
    <w:rsid w:val="610A6ACA"/>
    <w:rsid w:val="61BB2E49"/>
    <w:rsid w:val="61D894FE"/>
    <w:rsid w:val="61DD125A"/>
    <w:rsid w:val="62269BD5"/>
    <w:rsid w:val="626668B3"/>
    <w:rsid w:val="62A63B2B"/>
    <w:rsid w:val="62B3C70C"/>
    <w:rsid w:val="63430CA7"/>
    <w:rsid w:val="639ABCD4"/>
    <w:rsid w:val="6447126F"/>
    <w:rsid w:val="64A1318F"/>
    <w:rsid w:val="64EE7133"/>
    <w:rsid w:val="65368D35"/>
    <w:rsid w:val="657969F0"/>
    <w:rsid w:val="657F0684"/>
    <w:rsid w:val="657F34D9"/>
    <w:rsid w:val="657FB209"/>
    <w:rsid w:val="65B774C8"/>
    <w:rsid w:val="65CDB77D"/>
    <w:rsid w:val="65F65449"/>
    <w:rsid w:val="66146524"/>
    <w:rsid w:val="661EECF8"/>
    <w:rsid w:val="6649F659"/>
    <w:rsid w:val="667374FC"/>
    <w:rsid w:val="667B3008"/>
    <w:rsid w:val="66F3B0AC"/>
    <w:rsid w:val="6745CDB4"/>
    <w:rsid w:val="67BA38B7"/>
    <w:rsid w:val="67CCD9EA"/>
    <w:rsid w:val="67DCBC52"/>
    <w:rsid w:val="685B0997"/>
    <w:rsid w:val="688CD8B6"/>
    <w:rsid w:val="68B0599F"/>
    <w:rsid w:val="68BCE48C"/>
    <w:rsid w:val="68C538BB"/>
    <w:rsid w:val="6905583F"/>
    <w:rsid w:val="69AB15BE"/>
    <w:rsid w:val="69AB8361"/>
    <w:rsid w:val="69B933FF"/>
    <w:rsid w:val="69C221C1"/>
    <w:rsid w:val="69DBBCE0"/>
    <w:rsid w:val="6A092719"/>
    <w:rsid w:val="6A2DE47C"/>
    <w:rsid w:val="6A41F8A2"/>
    <w:rsid w:val="6A5FB3F3"/>
    <w:rsid w:val="6AA060B5"/>
    <w:rsid w:val="6AACD470"/>
    <w:rsid w:val="6AC976F1"/>
    <w:rsid w:val="6B0B2B6E"/>
    <w:rsid w:val="6B31F5B0"/>
    <w:rsid w:val="6B56B49D"/>
    <w:rsid w:val="6B632800"/>
    <w:rsid w:val="6BB08C80"/>
    <w:rsid w:val="6BC11F84"/>
    <w:rsid w:val="6C5271C9"/>
    <w:rsid w:val="6C5E310A"/>
    <w:rsid w:val="6C809E55"/>
    <w:rsid w:val="6C8D5023"/>
    <w:rsid w:val="6D13C3E3"/>
    <w:rsid w:val="6D785A27"/>
    <w:rsid w:val="6D8E0FFC"/>
    <w:rsid w:val="6DE4C916"/>
    <w:rsid w:val="6E22E45F"/>
    <w:rsid w:val="6E655E84"/>
    <w:rsid w:val="6E740CDE"/>
    <w:rsid w:val="6EB3A5DA"/>
    <w:rsid w:val="6EE82D42"/>
    <w:rsid w:val="6EF2C724"/>
    <w:rsid w:val="6F476FD4"/>
    <w:rsid w:val="6F631F8F"/>
    <w:rsid w:val="6F6A5C4E"/>
    <w:rsid w:val="70421835"/>
    <w:rsid w:val="7074EBD9"/>
    <w:rsid w:val="70A8F1CC"/>
    <w:rsid w:val="70B4D379"/>
    <w:rsid w:val="70CA60EB"/>
    <w:rsid w:val="70D84BE4"/>
    <w:rsid w:val="70E50732"/>
    <w:rsid w:val="71287087"/>
    <w:rsid w:val="71577661"/>
    <w:rsid w:val="71895ECA"/>
    <w:rsid w:val="720B4582"/>
    <w:rsid w:val="724525DA"/>
    <w:rsid w:val="727B4DEA"/>
    <w:rsid w:val="72B55F62"/>
    <w:rsid w:val="72E436B5"/>
    <w:rsid w:val="72EFAAD3"/>
    <w:rsid w:val="72F35ECF"/>
    <w:rsid w:val="730E135F"/>
    <w:rsid w:val="7335D174"/>
    <w:rsid w:val="735F8E39"/>
    <w:rsid w:val="7396F98B"/>
    <w:rsid w:val="740175C8"/>
    <w:rsid w:val="744D7C80"/>
    <w:rsid w:val="756208A8"/>
    <w:rsid w:val="7588449C"/>
    <w:rsid w:val="75B4CF5C"/>
    <w:rsid w:val="75E770EB"/>
    <w:rsid w:val="76113DB1"/>
    <w:rsid w:val="76455397"/>
    <w:rsid w:val="764EFAF7"/>
    <w:rsid w:val="778C08F9"/>
    <w:rsid w:val="77C1969E"/>
    <w:rsid w:val="77CFCE1D"/>
    <w:rsid w:val="78074350"/>
    <w:rsid w:val="780C40CA"/>
    <w:rsid w:val="78103B1B"/>
    <w:rsid w:val="7856F3B5"/>
    <w:rsid w:val="78A24C2E"/>
    <w:rsid w:val="791CD73C"/>
    <w:rsid w:val="792E8209"/>
    <w:rsid w:val="79378779"/>
    <w:rsid w:val="793A5E60"/>
    <w:rsid w:val="796D7199"/>
    <w:rsid w:val="79BBD39E"/>
    <w:rsid w:val="7A0D68E4"/>
    <w:rsid w:val="7A0E7906"/>
    <w:rsid w:val="7ADCA6F8"/>
    <w:rsid w:val="7B0F9112"/>
    <w:rsid w:val="7B645464"/>
    <w:rsid w:val="7C0E1117"/>
    <w:rsid w:val="7C144F58"/>
    <w:rsid w:val="7C50CCDC"/>
    <w:rsid w:val="7C7035A4"/>
    <w:rsid w:val="7CE3F959"/>
    <w:rsid w:val="7CED97DD"/>
    <w:rsid w:val="7D0024C5"/>
    <w:rsid w:val="7D323F55"/>
    <w:rsid w:val="7D6A6E31"/>
    <w:rsid w:val="7D8E86E8"/>
    <w:rsid w:val="7DE5E93F"/>
    <w:rsid w:val="7DFABB7E"/>
    <w:rsid w:val="7E21BC36"/>
    <w:rsid w:val="7E53FD3A"/>
    <w:rsid w:val="7E6FD6E7"/>
    <w:rsid w:val="7E93CB5C"/>
    <w:rsid w:val="7E94AAAB"/>
    <w:rsid w:val="7EADF9F8"/>
    <w:rsid w:val="7ED9AC32"/>
    <w:rsid w:val="7F1EF841"/>
    <w:rsid w:val="7F495E16"/>
    <w:rsid w:val="7F8B4527"/>
    <w:rsid w:val="7FB5057E"/>
    <w:rsid w:val="7FBB097B"/>
    <w:rsid w:val="7FF0A3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0D95"/>
  <w15:chartTrackingRefBased/>
  <w15:docId w15:val="{8E0BF530-AF12-4DC1-BB53-8B830B148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B29"/>
    <w:rPr>
      <w:rFonts w:ascii="Times New Roman" w:hAnsi="Times New Roman"/>
      <w:sz w:val="24"/>
    </w:rPr>
  </w:style>
  <w:style w:type="paragraph" w:styleId="Heading1">
    <w:name w:val="heading 1"/>
    <w:basedOn w:val="Normal"/>
    <w:next w:val="Normal"/>
    <w:link w:val="Heading1Char"/>
    <w:uiPriority w:val="9"/>
    <w:qFormat/>
    <w:rsid w:val="00B829AF"/>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01221"/>
    <w:pPr>
      <w:keepNext/>
      <w:keepLines/>
      <w:spacing w:before="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C244D"/>
    <w:pPr>
      <w:keepNext/>
      <w:keepLines/>
      <w:spacing w:before="40" w:after="0"/>
      <w:outlineLvl w:val="2"/>
    </w:pPr>
    <w:rPr>
      <w:rFonts w:eastAsiaTheme="majorEastAsia" w:cstheme="majorBidi"/>
      <w:b/>
      <w:i/>
      <w:szCs w:val="24"/>
      <w:u w:val="single"/>
    </w:rPr>
  </w:style>
  <w:style w:type="paragraph" w:styleId="Heading4">
    <w:name w:val="heading 4"/>
    <w:basedOn w:val="Normal"/>
    <w:next w:val="Normal"/>
    <w:link w:val="Heading4Char"/>
    <w:uiPriority w:val="9"/>
    <w:unhideWhenUsed/>
    <w:qFormat/>
    <w:rsid w:val="001911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C42"/>
  </w:style>
  <w:style w:type="paragraph" w:styleId="Footer">
    <w:name w:val="footer"/>
    <w:basedOn w:val="Normal"/>
    <w:link w:val="FooterChar"/>
    <w:uiPriority w:val="99"/>
    <w:unhideWhenUsed/>
    <w:rsid w:val="0023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C42"/>
  </w:style>
  <w:style w:type="table" w:styleId="TableGrid">
    <w:name w:val="Table Grid"/>
    <w:basedOn w:val="TableNormal"/>
    <w:uiPriority w:val="39"/>
    <w:rsid w:val="00EF4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3"/>
    <w:rsid w:val="00B829A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01221"/>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3428B5"/>
    <w:pPr>
      <w:spacing w:after="100"/>
    </w:pPr>
  </w:style>
  <w:style w:type="paragraph" w:styleId="TOC2">
    <w:name w:val="toc 2"/>
    <w:basedOn w:val="Normal"/>
    <w:next w:val="Normal"/>
    <w:autoRedefine/>
    <w:uiPriority w:val="39"/>
    <w:unhideWhenUsed/>
    <w:rsid w:val="003428B5"/>
    <w:pPr>
      <w:spacing w:after="100"/>
      <w:ind w:left="240"/>
    </w:pPr>
  </w:style>
  <w:style w:type="character" w:styleId="Hyperlink">
    <w:name w:val="Hyperlink"/>
    <w:basedOn w:val="DefaultParagraphFont"/>
    <w:uiPriority w:val="99"/>
    <w:unhideWhenUsed/>
    <w:rsid w:val="003428B5"/>
    <w:rPr>
      <w:color w:val="0563C1" w:themeColor="hyperlink"/>
      <w:u w:val="single"/>
    </w:rPr>
  </w:style>
  <w:style w:type="paragraph" w:styleId="ListParagraph">
    <w:name w:val="List Paragraph"/>
    <w:basedOn w:val="Normal"/>
    <w:uiPriority w:val="34"/>
    <w:qFormat/>
    <w:rsid w:val="00BE480C"/>
    <w:pPr>
      <w:ind w:left="720"/>
      <w:contextualSpacing/>
    </w:pPr>
  </w:style>
  <w:style w:type="paragraph" w:customStyle="1" w:styleId="Code">
    <w:name w:val="Code"/>
    <w:basedOn w:val="Normal"/>
    <w:link w:val="CodeChar"/>
    <w:qFormat/>
    <w:rsid w:val="00BE254A"/>
    <w:pPr>
      <w:keepNext/>
      <w:keepLines/>
      <w:spacing w:after="0"/>
    </w:pPr>
    <w:rPr>
      <w:rFonts w:ascii="Courier New" w:hAnsi="Courier New" w:cs="Courier New"/>
      <w:noProof/>
      <w:sz w:val="22"/>
    </w:rPr>
  </w:style>
  <w:style w:type="paragraph" w:styleId="Caption">
    <w:name w:val="caption"/>
    <w:basedOn w:val="Normal"/>
    <w:next w:val="Normal"/>
    <w:uiPriority w:val="35"/>
    <w:semiHidden/>
    <w:unhideWhenUsed/>
    <w:qFormat/>
    <w:rsid w:val="000F5979"/>
    <w:pPr>
      <w:spacing w:after="200" w:line="240" w:lineRule="auto"/>
    </w:pPr>
    <w:rPr>
      <w:i/>
      <w:iCs/>
      <w:color w:val="44546A" w:themeColor="text2"/>
      <w:sz w:val="18"/>
      <w:szCs w:val="18"/>
    </w:rPr>
  </w:style>
  <w:style w:type="character" w:customStyle="1" w:styleId="CodeChar">
    <w:name w:val="Code Char"/>
    <w:basedOn w:val="DefaultParagraphFont"/>
    <w:link w:val="Code"/>
    <w:rsid w:val="00BE254A"/>
    <w:rPr>
      <w:rFonts w:ascii="Courier New" w:hAnsi="Courier New" w:cs="Courier New"/>
      <w:noProof/>
    </w:rPr>
  </w:style>
  <w:style w:type="character" w:styleId="UnresolvedMention">
    <w:name w:val="Unresolved Mention"/>
    <w:basedOn w:val="DefaultParagraphFont"/>
    <w:uiPriority w:val="99"/>
    <w:semiHidden/>
    <w:unhideWhenUsed/>
    <w:rsid w:val="003312D2"/>
    <w:rPr>
      <w:color w:val="605E5C"/>
      <w:shd w:val="clear" w:color="auto" w:fill="E1DFDD"/>
    </w:rPr>
  </w:style>
  <w:style w:type="paragraph" w:styleId="TableofFigures">
    <w:name w:val="table of figures"/>
    <w:basedOn w:val="Normal"/>
    <w:next w:val="Normal"/>
    <w:uiPriority w:val="99"/>
    <w:unhideWhenUsed/>
    <w:rsid w:val="0095509C"/>
    <w:pPr>
      <w:spacing w:after="0"/>
    </w:pPr>
  </w:style>
  <w:style w:type="character" w:customStyle="1" w:styleId="Heading3Char">
    <w:name w:val="Heading 3 Char"/>
    <w:basedOn w:val="DefaultParagraphFont"/>
    <w:link w:val="Heading3"/>
    <w:uiPriority w:val="9"/>
    <w:rsid w:val="001C244D"/>
    <w:rPr>
      <w:rFonts w:ascii="Times New Roman" w:eastAsiaTheme="majorEastAsia" w:hAnsi="Times New Roman" w:cstheme="majorBidi"/>
      <w:b/>
      <w:i/>
      <w:sz w:val="24"/>
      <w:szCs w:val="24"/>
      <w:u w:val="single"/>
    </w:rPr>
  </w:style>
  <w:style w:type="paragraph" w:styleId="TOC3">
    <w:name w:val="toc 3"/>
    <w:basedOn w:val="Normal"/>
    <w:next w:val="Normal"/>
    <w:autoRedefine/>
    <w:uiPriority w:val="39"/>
    <w:unhideWhenUsed/>
    <w:rsid w:val="00100250"/>
    <w:pPr>
      <w:spacing w:after="100"/>
      <w:ind w:left="480"/>
    </w:pPr>
  </w:style>
  <w:style w:type="character" w:customStyle="1" w:styleId="Heading4Char">
    <w:name w:val="Heading 4 Char"/>
    <w:basedOn w:val="DefaultParagraphFont"/>
    <w:link w:val="Heading4"/>
    <w:uiPriority w:val="9"/>
    <w:rsid w:val="0019110B"/>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D777ED"/>
    <w:pPr>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982693">
      <w:bodyDiv w:val="1"/>
      <w:marLeft w:val="0"/>
      <w:marRight w:val="0"/>
      <w:marTop w:val="0"/>
      <w:marBottom w:val="0"/>
      <w:divBdr>
        <w:top w:val="none" w:sz="0" w:space="0" w:color="auto"/>
        <w:left w:val="none" w:sz="0" w:space="0" w:color="auto"/>
        <w:bottom w:val="none" w:sz="0" w:space="0" w:color="auto"/>
        <w:right w:val="none" w:sz="0" w:space="0" w:color="auto"/>
      </w:divBdr>
    </w:div>
    <w:div w:id="1635477469">
      <w:bodyDiv w:val="1"/>
      <w:marLeft w:val="0"/>
      <w:marRight w:val="0"/>
      <w:marTop w:val="0"/>
      <w:marBottom w:val="0"/>
      <w:divBdr>
        <w:top w:val="none" w:sz="0" w:space="0" w:color="auto"/>
        <w:left w:val="none" w:sz="0" w:space="0" w:color="auto"/>
        <w:bottom w:val="none" w:sz="0" w:space="0" w:color="auto"/>
        <w:right w:val="none" w:sz="0" w:space="0" w:color="auto"/>
      </w:divBdr>
    </w:div>
    <w:div w:id="164839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book/en/v2/Getting-Started-Installing-G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https://docs.docker.com/engine/reference/builder/" TargetMode="External"/><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 TargetMode="External"/><Relationship Id="rId29" Type="http://schemas.openxmlformats.org/officeDocument/2006/relationships/hyperlink" Target="https://azure.microsoft.com/en-us/services/devo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windows/wsl/install-win10"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ams.microsoft.com/l/file/3837923D-FEED-4B8C-B595-49660B141022?tenantId=d7a68d3a-81dd-434d-bc2b-786d33959b55&amp;fileType=pdf&amp;objectUrl=https%3A%2F%2Fumgcdev361.sharepoint.com%2Fsites%2FSWEN670SPRING2021%2FShared%20Documents%2FGeneral%2FPRO%20GIT.pdf&amp;baseUrl=https%3A%2F%2Fumgcdev361.sharepoint.com%2Fsites%2FSWEN670SPRING2021&amp;serviceName=teams&amp;threadId=19:22a02f1b55724d98ab7cf0122b7a1559@thread.tacv2&amp;groupId=a3582484-62a9-4f2b-baa0-0d7253188601" TargetMode="External"/><Relationship Id="rId22" Type="http://schemas.openxmlformats.org/officeDocument/2006/relationships/image" Target="media/image6.png"/><Relationship Id="rId27" Type="http://schemas.openxmlformats.org/officeDocument/2006/relationships/hyperlink" Target="https://azure.microsoft.com/en-us/services/devops/" TargetMode="External"/><Relationship Id="rId30" Type="http://schemas.openxmlformats.org/officeDocument/2006/relationships/image" Target="media/image12.png"/><Relationship Id="rId35" Type="http://schemas.openxmlformats.org/officeDocument/2006/relationships/hyperlink" Target="https://portal.azure.com" TargetMode="External"/><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forwindows.org/" TargetMode="External"/><Relationship Id="rId17" Type="http://schemas.openxmlformats.org/officeDocument/2006/relationships/hyperlink" Target="https://docs.github.com/en/github/authenticating-to-github/connecting-to-github-with-ssh" TargetMode="External"/><Relationship Id="rId25" Type="http://schemas.openxmlformats.org/officeDocument/2006/relationships/image" Target="media/image9.png"/><Relationship Id="rId33" Type="http://schemas.openxmlformats.org/officeDocument/2006/relationships/hyperlink" Target="https://docs.docker.com/compose/" TargetMode="External"/><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1903105A-E403-45D3-B14D-61E65521C814}"/>
      </w:docPartPr>
      <w:docPartBody>
        <w:p w:rsidR="00CB1FD4" w:rsidRDefault="00CB1FD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B1FD4"/>
    <w:rsid w:val="006E4ABA"/>
    <w:rsid w:val="00CB1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EFEF93E0BE6341A0FFABA42685776F" ma:contentTypeVersion="11" ma:contentTypeDescription="Create a new document." ma:contentTypeScope="" ma:versionID="17b8642d7a63d42b0b563c178369d837">
  <xsd:schema xmlns:xsd="http://www.w3.org/2001/XMLSchema" xmlns:xs="http://www.w3.org/2001/XMLSchema" xmlns:p="http://schemas.microsoft.com/office/2006/metadata/properties" xmlns:ns2="688ef63b-3f4b-4c3e-869d-af77c31ece37" xmlns:ns3="1952e52c-043b-4351-8dff-ac907042af2d" targetNamespace="http://schemas.microsoft.com/office/2006/metadata/properties" ma:root="true" ma:fieldsID="79bcc604e98595e8b4f19624f32ab171" ns2:_="" ns3:_="">
    <xsd:import namespace="688ef63b-3f4b-4c3e-869d-af77c31ece37"/>
    <xsd:import namespace="1952e52c-043b-4351-8dff-ac907042a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f63b-3f4b-4c3e-869d-af77c31ec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52e52c-043b-4351-8dff-ac907042af2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89238-D6B0-4E48-B25B-3C0B720B74F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E4D340-27B3-4B9D-86CD-EA178E099769}">
  <ds:schemaRefs>
    <ds:schemaRef ds:uri="http://schemas.microsoft.com/sharepoint/v3/contenttype/forms"/>
  </ds:schemaRefs>
</ds:datastoreItem>
</file>

<file path=customXml/itemProps3.xml><?xml version="1.0" encoding="utf-8"?>
<ds:datastoreItem xmlns:ds="http://schemas.openxmlformats.org/officeDocument/2006/customXml" ds:itemID="{E5A00812-339F-4EA0-9F38-DA33E08B0D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f63b-3f4b-4c3e-869d-af77c31ece37"/>
    <ds:schemaRef ds:uri="1952e52c-043b-4351-8dff-ac907042a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6C2F9-5B52-49D3-800B-F44EDFE95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2767</Words>
  <Characters>15775</Characters>
  <Application>Microsoft Office Word</Application>
  <DocSecurity>0</DocSecurity>
  <Lines>131</Lines>
  <Paragraphs>37</Paragraphs>
  <ScaleCrop>false</ScaleCrop>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Ivy Pham</cp:lastModifiedBy>
  <cp:revision>12</cp:revision>
  <dcterms:created xsi:type="dcterms:W3CDTF">2021-02-19T18:41:00Z</dcterms:created>
  <dcterms:modified xsi:type="dcterms:W3CDTF">2021-03-30T14:15:00Z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0x0101000EEFEF93E0BE6341A0FFABA42685776F</vt:lpwstr>
  </property>
</Properties>
</file>