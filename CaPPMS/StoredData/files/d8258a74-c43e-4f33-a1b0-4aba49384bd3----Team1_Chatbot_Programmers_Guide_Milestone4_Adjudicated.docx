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DB695" w14:textId="77777777" w:rsidR="00B13738" w:rsidRDefault="00B13738" w:rsidP="0056725D">
      <w:pPr>
        <w:pStyle w:val="Title1"/>
        <w:jc w:val="right"/>
        <w:rPr>
          <w:rFonts w:ascii="Times New Roman" w:hAnsi="Times New Roman"/>
          <w:sz w:val="24"/>
        </w:rPr>
      </w:pPr>
      <w:bookmarkStart w:id="0" w:name="_Hlk46514228"/>
      <w:bookmarkStart w:id="1" w:name="_GoBack"/>
      <w:bookmarkEnd w:id="0"/>
      <w:bookmarkEnd w:id="1"/>
    </w:p>
    <w:p w14:paraId="5AD26F2F" w14:textId="77777777" w:rsidR="00B13738" w:rsidRDefault="00B13738" w:rsidP="0056725D">
      <w:pPr>
        <w:pStyle w:val="Title1"/>
        <w:jc w:val="right"/>
        <w:rPr>
          <w:rFonts w:ascii="Times New Roman" w:hAnsi="Times New Roman"/>
          <w:sz w:val="24"/>
        </w:rPr>
      </w:pPr>
    </w:p>
    <w:p w14:paraId="4C2CD3CC" w14:textId="77777777" w:rsidR="00B13738" w:rsidRDefault="00B13738" w:rsidP="0056725D">
      <w:pPr>
        <w:pStyle w:val="Title1"/>
        <w:rPr>
          <w:rFonts w:ascii="Times New Roman" w:hAnsi="Times New Roman"/>
          <w:sz w:val="24"/>
        </w:rPr>
      </w:pPr>
    </w:p>
    <w:p w14:paraId="6EC616FE" w14:textId="77777777" w:rsidR="00B13738" w:rsidRDefault="00B13738" w:rsidP="0056725D">
      <w:pPr>
        <w:pStyle w:val="Title1"/>
        <w:jc w:val="right"/>
        <w:rPr>
          <w:rFonts w:ascii="Times New Roman" w:hAnsi="Times New Roman"/>
          <w:sz w:val="24"/>
        </w:rPr>
      </w:pPr>
    </w:p>
    <w:p w14:paraId="406CFEF7" w14:textId="77777777" w:rsidR="00B13738" w:rsidRDefault="00B13738" w:rsidP="0056725D">
      <w:pPr>
        <w:pStyle w:val="Title1"/>
        <w:jc w:val="right"/>
        <w:rPr>
          <w:rFonts w:ascii="Times New Roman" w:hAnsi="Times New Roman"/>
          <w:sz w:val="24"/>
        </w:rPr>
      </w:pPr>
    </w:p>
    <w:p w14:paraId="307E2AC4" w14:textId="77777777" w:rsidR="00B13738" w:rsidRPr="000E7754" w:rsidRDefault="00B13738" w:rsidP="0056725D">
      <w:pPr>
        <w:pStyle w:val="Title1"/>
        <w:jc w:val="right"/>
        <w:rPr>
          <w:rFonts w:ascii="Times New Roman" w:hAnsi="Times New Roman"/>
          <w:sz w:val="32"/>
          <w:szCs w:val="32"/>
        </w:rPr>
      </w:pPr>
      <w:r w:rsidRPr="000E7754">
        <w:rPr>
          <w:rFonts w:ascii="Times New Roman" w:hAnsi="Times New Roman"/>
          <w:sz w:val="32"/>
          <w:szCs w:val="32"/>
        </w:rPr>
        <w:t>Municipality Permit Chatbot System (MPCS)</w:t>
      </w:r>
    </w:p>
    <w:p w14:paraId="733B5D4B" w14:textId="77777777" w:rsidR="00B13738" w:rsidRPr="000E7754" w:rsidRDefault="00B13738" w:rsidP="0056725D">
      <w:pPr>
        <w:pStyle w:val="Title1"/>
        <w:jc w:val="right"/>
        <w:rPr>
          <w:rFonts w:ascii="Times New Roman" w:hAnsi="Times New Roman"/>
          <w:sz w:val="32"/>
          <w:szCs w:val="32"/>
        </w:rPr>
      </w:pPr>
    </w:p>
    <w:p w14:paraId="4776FA03" w14:textId="3ADE8653" w:rsidR="00B13738" w:rsidRPr="000E7754" w:rsidRDefault="00B13738" w:rsidP="0056725D">
      <w:pPr>
        <w:pStyle w:val="Title1"/>
        <w:jc w:val="right"/>
        <w:rPr>
          <w:rFonts w:ascii="Times New Roman" w:hAnsi="Times New Roman"/>
          <w:sz w:val="32"/>
          <w:szCs w:val="32"/>
        </w:rPr>
      </w:pPr>
      <w:r w:rsidRPr="000E7754">
        <w:rPr>
          <w:rFonts w:ascii="Times New Roman" w:hAnsi="Times New Roman"/>
          <w:sz w:val="32"/>
          <w:szCs w:val="32"/>
        </w:rPr>
        <w:fldChar w:fldCharType="begin"/>
      </w:r>
      <w:r w:rsidRPr="000E7754">
        <w:rPr>
          <w:rFonts w:ascii="Times New Roman" w:hAnsi="Times New Roman"/>
          <w:sz w:val="32"/>
          <w:szCs w:val="32"/>
        </w:rPr>
        <w:instrText xml:space="preserve"> TITLE  "Installation and Deployment Guide"  \* MERGEFORMAT </w:instrText>
      </w:r>
      <w:r w:rsidRPr="000E7754">
        <w:rPr>
          <w:rFonts w:ascii="Times New Roman" w:hAnsi="Times New Roman"/>
          <w:sz w:val="32"/>
          <w:szCs w:val="32"/>
        </w:rPr>
        <w:fldChar w:fldCharType="separate"/>
      </w:r>
      <w:r w:rsidR="006B2461">
        <w:rPr>
          <w:rFonts w:ascii="Times New Roman" w:hAnsi="Times New Roman"/>
          <w:sz w:val="32"/>
          <w:szCs w:val="32"/>
        </w:rPr>
        <w:t>Programmer</w:t>
      </w:r>
      <w:r w:rsidR="0056725D">
        <w:rPr>
          <w:rFonts w:ascii="Times New Roman" w:hAnsi="Times New Roman"/>
          <w:sz w:val="32"/>
          <w:szCs w:val="32"/>
        </w:rPr>
        <w:t>'</w:t>
      </w:r>
      <w:r w:rsidR="006B2461">
        <w:rPr>
          <w:rFonts w:ascii="Times New Roman" w:hAnsi="Times New Roman"/>
          <w:sz w:val="32"/>
          <w:szCs w:val="32"/>
        </w:rPr>
        <w:t>s</w:t>
      </w:r>
      <w:r w:rsidRPr="000E7754">
        <w:rPr>
          <w:rFonts w:ascii="Times New Roman" w:hAnsi="Times New Roman"/>
          <w:sz w:val="32"/>
          <w:szCs w:val="32"/>
        </w:rPr>
        <w:t xml:space="preserve"> Guide</w:t>
      </w:r>
      <w:r w:rsidRPr="000E7754">
        <w:rPr>
          <w:rFonts w:ascii="Times New Roman" w:hAnsi="Times New Roman"/>
          <w:sz w:val="32"/>
          <w:szCs w:val="32"/>
        </w:rPr>
        <w:fldChar w:fldCharType="end"/>
      </w:r>
    </w:p>
    <w:p w14:paraId="3A6210FE" w14:textId="77777777" w:rsidR="00B13738" w:rsidRPr="000E7754" w:rsidRDefault="00B13738" w:rsidP="0056725D">
      <w:pPr>
        <w:pStyle w:val="Title1"/>
        <w:jc w:val="right"/>
        <w:rPr>
          <w:rFonts w:ascii="Times New Roman" w:hAnsi="Times New Roman"/>
          <w:sz w:val="32"/>
          <w:szCs w:val="32"/>
        </w:rPr>
      </w:pPr>
    </w:p>
    <w:p w14:paraId="252EDFAD" w14:textId="2F764294" w:rsidR="002A43B2" w:rsidRPr="000E7754" w:rsidRDefault="002A43B2" w:rsidP="0056725D">
      <w:pPr>
        <w:pStyle w:val="Title1"/>
        <w:jc w:val="right"/>
        <w:rPr>
          <w:rFonts w:ascii="Times New Roman" w:hAnsi="Times New Roman"/>
          <w:sz w:val="32"/>
          <w:szCs w:val="32"/>
        </w:rPr>
      </w:pPr>
      <w:r w:rsidRPr="000E7754">
        <w:rPr>
          <w:rFonts w:ascii="Times New Roman" w:hAnsi="Times New Roman"/>
          <w:sz w:val="32"/>
          <w:szCs w:val="32"/>
        </w:rPr>
        <w:t>University of Maryland Global Campus (UMGC) SWEN 670</w:t>
      </w:r>
    </w:p>
    <w:p w14:paraId="02738B67" w14:textId="14657C09" w:rsidR="002A43B2" w:rsidRDefault="002A43B2" w:rsidP="0056725D">
      <w:pPr>
        <w:pStyle w:val="PFBodyText"/>
        <w:rPr>
          <w:rFonts w:ascii="Times New Roman" w:hAnsi="Times New Roman"/>
          <w:sz w:val="24"/>
          <w:szCs w:val="24"/>
        </w:rPr>
      </w:pPr>
    </w:p>
    <w:p w14:paraId="145423EA" w14:textId="66E4F10B" w:rsidR="002A43B2" w:rsidRDefault="002A43B2" w:rsidP="0056725D">
      <w:pPr>
        <w:pStyle w:val="PFBodyText"/>
        <w:rPr>
          <w:rFonts w:ascii="Times New Roman" w:hAnsi="Times New Roman"/>
          <w:sz w:val="24"/>
          <w:szCs w:val="24"/>
        </w:rPr>
      </w:pPr>
    </w:p>
    <w:p w14:paraId="7800258F" w14:textId="77777777" w:rsidR="002A43B2" w:rsidRDefault="002A43B2" w:rsidP="0056725D">
      <w:pPr>
        <w:pStyle w:val="PFBodyText"/>
        <w:rPr>
          <w:rFonts w:ascii="Times New Roman" w:hAnsi="Times New Roman"/>
          <w:sz w:val="24"/>
          <w:szCs w:val="24"/>
        </w:rPr>
      </w:pPr>
    </w:p>
    <w:p w14:paraId="4BFAD531" w14:textId="33BE4627" w:rsidR="0056725D" w:rsidRDefault="00B13738" w:rsidP="0056725D">
      <w:pPr>
        <w:pStyle w:val="Title1"/>
        <w:jc w:val="right"/>
        <w:rPr>
          <w:rFonts w:ascii="Times New Roman" w:hAnsi="Times New Roman"/>
          <w:sz w:val="24"/>
        </w:rPr>
      </w:pPr>
      <w:r w:rsidRPr="00C57B6F">
        <w:rPr>
          <w:rFonts w:ascii="Times New Roman" w:hAnsi="Times New Roman"/>
          <w:sz w:val="24"/>
        </w:rPr>
        <w:t>Software Version: #</w:t>
      </w:r>
      <w:ins w:id="2" w:author="Sepribo Taylor-Harry" w:date="2020-08-04T22:29:00Z">
        <w:r w:rsidR="003F3746">
          <w:rPr>
            <w:rFonts w:ascii="Times New Roman" w:hAnsi="Times New Roman"/>
            <w:sz w:val="24"/>
          </w:rPr>
          <w:t>2</w:t>
        </w:r>
      </w:ins>
      <w:del w:id="3" w:author="Sepribo Taylor-Harry" w:date="2020-08-04T22:29:00Z">
        <w:r w:rsidRPr="00C57B6F" w:rsidDel="003F3746">
          <w:rPr>
            <w:rFonts w:ascii="Times New Roman" w:hAnsi="Times New Roman"/>
            <w:sz w:val="24"/>
          </w:rPr>
          <w:delText>1</w:delText>
        </w:r>
      </w:del>
    </w:p>
    <w:p w14:paraId="70D19170" w14:textId="25960D47" w:rsidR="0056725D" w:rsidRDefault="0056725D" w:rsidP="0056725D">
      <w:pPr>
        <w:pStyle w:val="Title1"/>
        <w:jc w:val="right"/>
        <w:rPr>
          <w:rFonts w:ascii="Times New Roman" w:hAnsi="Times New Roman"/>
          <w:sz w:val="24"/>
        </w:rPr>
      </w:pPr>
      <w:r>
        <w:rPr>
          <w:rFonts w:ascii="Times New Roman" w:hAnsi="Times New Roman"/>
          <w:sz w:val="24"/>
        </w:rPr>
        <w:t>Document</w:t>
      </w:r>
      <w:r w:rsidRPr="00C57B6F">
        <w:rPr>
          <w:rFonts w:ascii="Times New Roman" w:hAnsi="Times New Roman"/>
          <w:sz w:val="24"/>
        </w:rPr>
        <w:t xml:space="preserve"> Version: 1</w:t>
      </w:r>
      <w:r>
        <w:rPr>
          <w:rFonts w:ascii="Times New Roman" w:hAnsi="Times New Roman"/>
          <w:sz w:val="24"/>
        </w:rPr>
        <w:t>.</w:t>
      </w:r>
      <w:ins w:id="4" w:author="Sepribo Taylor-Harry" w:date="2020-08-04T22:29:00Z">
        <w:r w:rsidR="003F3746">
          <w:rPr>
            <w:rFonts w:ascii="Times New Roman" w:hAnsi="Times New Roman"/>
            <w:sz w:val="24"/>
          </w:rPr>
          <w:t>1</w:t>
        </w:r>
      </w:ins>
      <w:del w:id="5" w:author="Sepribo Taylor-Harry" w:date="2020-08-04T22:29:00Z">
        <w:r w:rsidDel="003F3746">
          <w:rPr>
            <w:rFonts w:ascii="Times New Roman" w:hAnsi="Times New Roman"/>
            <w:sz w:val="24"/>
          </w:rPr>
          <w:delText>0</w:delText>
        </w:r>
      </w:del>
    </w:p>
    <w:p w14:paraId="2414C5F4" w14:textId="77777777" w:rsidR="0056725D" w:rsidRDefault="0056725D" w:rsidP="0056725D">
      <w:pPr>
        <w:pStyle w:val="Title1"/>
        <w:jc w:val="right"/>
        <w:rPr>
          <w:rFonts w:ascii="Times New Roman" w:hAnsi="Times New Roman"/>
          <w:sz w:val="24"/>
        </w:rPr>
      </w:pPr>
    </w:p>
    <w:p w14:paraId="66935AD9" w14:textId="56E875DD" w:rsidR="0056725D" w:rsidRDefault="0056725D" w:rsidP="0056725D">
      <w:pPr>
        <w:pStyle w:val="Title1"/>
        <w:jc w:val="right"/>
        <w:rPr>
          <w:rFonts w:ascii="Times New Roman" w:hAnsi="Times New Roman"/>
          <w:sz w:val="24"/>
        </w:rPr>
      </w:pPr>
    </w:p>
    <w:p w14:paraId="2EFE84BD" w14:textId="75371E40" w:rsidR="0056725D" w:rsidRDefault="0056725D" w:rsidP="0056725D">
      <w:pPr>
        <w:pStyle w:val="Title1"/>
        <w:jc w:val="right"/>
        <w:rPr>
          <w:rFonts w:ascii="Times New Roman" w:hAnsi="Times New Roman"/>
          <w:sz w:val="24"/>
        </w:rPr>
      </w:pPr>
    </w:p>
    <w:p w14:paraId="5E90640D" w14:textId="5EAEB01C" w:rsidR="0056725D" w:rsidRDefault="0056725D" w:rsidP="0056725D">
      <w:pPr>
        <w:pStyle w:val="Title1"/>
        <w:jc w:val="right"/>
        <w:rPr>
          <w:rFonts w:ascii="Times New Roman" w:hAnsi="Times New Roman"/>
          <w:sz w:val="24"/>
        </w:rPr>
      </w:pPr>
    </w:p>
    <w:p w14:paraId="6EA71449" w14:textId="77777777" w:rsidR="0056725D" w:rsidRDefault="0056725D" w:rsidP="0056725D">
      <w:pPr>
        <w:pStyle w:val="Title1"/>
        <w:jc w:val="right"/>
        <w:rPr>
          <w:rFonts w:ascii="Times New Roman" w:hAnsi="Times New Roman"/>
          <w:sz w:val="24"/>
        </w:rPr>
      </w:pPr>
    </w:p>
    <w:p w14:paraId="18337805" w14:textId="77777777" w:rsidR="0056725D" w:rsidRDefault="0056725D" w:rsidP="0056725D">
      <w:pPr>
        <w:pStyle w:val="Title1"/>
        <w:jc w:val="right"/>
        <w:rPr>
          <w:rFonts w:ascii="Times New Roman" w:hAnsi="Times New Roman"/>
          <w:sz w:val="24"/>
        </w:rPr>
      </w:pPr>
    </w:p>
    <w:p w14:paraId="317F93B9" w14:textId="1941D272" w:rsidR="0056725D" w:rsidRDefault="003F3746" w:rsidP="0056725D">
      <w:pPr>
        <w:pStyle w:val="Title1"/>
        <w:jc w:val="right"/>
        <w:rPr>
          <w:rFonts w:ascii="Times New Roman" w:hAnsi="Times New Roman"/>
          <w:sz w:val="24"/>
        </w:rPr>
      </w:pPr>
      <w:ins w:id="6" w:author="Sepribo Taylor-Harry" w:date="2020-08-04T22:29:00Z">
        <w:r>
          <w:rPr>
            <w:rFonts w:ascii="Times New Roman" w:hAnsi="Times New Roman"/>
            <w:sz w:val="24"/>
          </w:rPr>
          <w:t>August 4, 2020</w:t>
        </w:r>
      </w:ins>
      <w:del w:id="7" w:author="Sepribo Taylor-Harry" w:date="2020-08-04T22:29:00Z">
        <w:r w:rsidR="0056725D" w:rsidDel="003F3746">
          <w:rPr>
            <w:rFonts w:ascii="Times New Roman" w:hAnsi="Times New Roman"/>
            <w:sz w:val="24"/>
          </w:rPr>
          <w:delText>July 23, 2020</w:delText>
        </w:r>
      </w:del>
    </w:p>
    <w:p w14:paraId="381D9C14" w14:textId="77777777" w:rsidR="00B13738" w:rsidRDefault="00B13738" w:rsidP="0056725D">
      <w:pPr>
        <w:pStyle w:val="Title1"/>
        <w:jc w:val="right"/>
        <w:rPr>
          <w:rFonts w:ascii="Times New Roman" w:hAnsi="Times New Roman"/>
          <w:sz w:val="24"/>
        </w:rPr>
      </w:pPr>
    </w:p>
    <w:p w14:paraId="18C4D65F" w14:textId="09901A22" w:rsidR="00B13738" w:rsidRDefault="00B13738" w:rsidP="0056725D">
      <w:pPr>
        <w:spacing w:before="120" w:after="120" w:line="240" w:lineRule="auto"/>
        <w:ind w:left="720"/>
        <w:rPr>
          <w:rFonts w:ascii="Times New Roman" w:eastAsia="Arial Unicode MS" w:hAnsi="Times New Roman" w:cs="Times New Roman"/>
        </w:rPr>
      </w:pPr>
    </w:p>
    <w:p w14:paraId="7847344F" w14:textId="512B9F54" w:rsidR="0056725D" w:rsidRDefault="0056725D" w:rsidP="0056725D">
      <w:pPr>
        <w:spacing w:before="120" w:after="120" w:line="240" w:lineRule="auto"/>
        <w:ind w:left="720"/>
        <w:rPr>
          <w:rFonts w:ascii="Times New Roman" w:eastAsia="Arial Unicode MS" w:hAnsi="Times New Roman" w:cs="Times New Roman"/>
        </w:rPr>
      </w:pPr>
    </w:p>
    <w:p w14:paraId="118C33BC" w14:textId="77777777" w:rsidR="0056725D" w:rsidRPr="00C57B6F" w:rsidRDefault="0056725D" w:rsidP="0056725D">
      <w:pPr>
        <w:spacing w:before="120" w:after="120" w:line="240" w:lineRule="auto"/>
        <w:ind w:left="720"/>
        <w:rPr>
          <w:rFonts w:ascii="Times New Roman" w:eastAsia="Arial Unicode MS" w:hAnsi="Times New Roman" w:cs="Times New Roman"/>
        </w:rPr>
      </w:pPr>
    </w:p>
    <w:p w14:paraId="4F1811B5" w14:textId="77777777" w:rsidR="00B13738" w:rsidRDefault="00B13738" w:rsidP="0056725D">
      <w:pPr>
        <w:pStyle w:val="PFBodyText"/>
        <w:rPr>
          <w:rFonts w:ascii="Times New Roman" w:hAnsi="Times New Roman"/>
          <w:b/>
          <w:sz w:val="24"/>
          <w:szCs w:val="24"/>
        </w:rPr>
      </w:pPr>
    </w:p>
    <w:p w14:paraId="2C5A7A5B" w14:textId="77777777" w:rsidR="002A43B2" w:rsidRDefault="002A43B2" w:rsidP="0056725D">
      <w:pPr>
        <w:pStyle w:val="PFBodyText"/>
        <w:jc w:val="center"/>
        <w:rPr>
          <w:rFonts w:ascii="Times New Roman" w:hAnsi="Times New Roman"/>
          <w:b/>
          <w:sz w:val="24"/>
          <w:szCs w:val="24"/>
        </w:rPr>
      </w:pPr>
    </w:p>
    <w:p w14:paraId="7642192E" w14:textId="2808E5F1" w:rsidR="00B13738" w:rsidRPr="00C57B6F" w:rsidRDefault="00B13738" w:rsidP="0056725D">
      <w:pPr>
        <w:pStyle w:val="PFBodyText"/>
        <w:jc w:val="right"/>
        <w:rPr>
          <w:rFonts w:ascii="Times New Roman" w:hAnsi="Times New Roman"/>
          <w:sz w:val="24"/>
          <w:szCs w:val="24"/>
        </w:rPr>
      </w:pPr>
      <w:r w:rsidRPr="00C57B6F">
        <w:rPr>
          <w:rFonts w:ascii="Times New Roman" w:hAnsi="Times New Roman"/>
          <w:b/>
          <w:sz w:val="24"/>
          <w:szCs w:val="24"/>
        </w:rPr>
        <w:t>Prepared by</w:t>
      </w:r>
      <w:r w:rsidR="002A43B2" w:rsidRPr="002A43B2">
        <w:rPr>
          <w:rFonts w:ascii="Times New Roman" w:hAnsi="Times New Roman"/>
          <w:b/>
          <w:bCs/>
          <w:sz w:val="24"/>
          <w:szCs w:val="24"/>
        </w:rPr>
        <w:t xml:space="preserve"> </w:t>
      </w:r>
      <w:r w:rsidR="002A43B2" w:rsidRPr="00694F5B">
        <w:rPr>
          <w:rFonts w:ascii="Times New Roman" w:hAnsi="Times New Roman"/>
          <w:b/>
          <w:bCs/>
          <w:sz w:val="24"/>
          <w:szCs w:val="24"/>
        </w:rPr>
        <w:t>UMGC ChatBot Team</w:t>
      </w:r>
      <w:r w:rsidRPr="00C57B6F">
        <w:rPr>
          <w:rFonts w:ascii="Times New Roman" w:hAnsi="Times New Roman"/>
          <w:sz w:val="24"/>
          <w:szCs w:val="24"/>
        </w:rPr>
        <w:t>:</w:t>
      </w:r>
    </w:p>
    <w:p w14:paraId="60CCEAA0" w14:textId="77777777" w:rsidR="00B13738" w:rsidRPr="00C57B6F" w:rsidRDefault="00B13738" w:rsidP="0056725D">
      <w:pPr>
        <w:pStyle w:val="PFBodyText"/>
        <w:jc w:val="right"/>
        <w:rPr>
          <w:rFonts w:ascii="Times New Roman" w:hAnsi="Times New Roman"/>
          <w:sz w:val="24"/>
          <w:szCs w:val="24"/>
        </w:rPr>
      </w:pPr>
      <w:r w:rsidRPr="00C57B6F">
        <w:rPr>
          <w:rFonts w:ascii="Times New Roman" w:hAnsi="Times New Roman"/>
          <w:sz w:val="24"/>
          <w:szCs w:val="24"/>
        </w:rPr>
        <w:t>Rusty Baker</w:t>
      </w:r>
    </w:p>
    <w:p w14:paraId="3051F223" w14:textId="77777777" w:rsidR="00B13738" w:rsidRPr="00C57B6F" w:rsidRDefault="00B13738" w:rsidP="0056725D">
      <w:pPr>
        <w:pStyle w:val="PFBodyText"/>
        <w:jc w:val="right"/>
        <w:rPr>
          <w:rFonts w:ascii="Times New Roman" w:hAnsi="Times New Roman"/>
          <w:sz w:val="24"/>
          <w:szCs w:val="24"/>
        </w:rPr>
      </w:pPr>
      <w:r w:rsidRPr="00C57B6F">
        <w:rPr>
          <w:rFonts w:ascii="Times New Roman" w:hAnsi="Times New Roman"/>
          <w:sz w:val="24"/>
          <w:szCs w:val="24"/>
        </w:rPr>
        <w:t>Sepribo Taylor-Harry</w:t>
      </w:r>
    </w:p>
    <w:p w14:paraId="7F96A786" w14:textId="77777777" w:rsidR="009B4529" w:rsidRPr="00C57B6F" w:rsidRDefault="009B4529" w:rsidP="0056725D">
      <w:pPr>
        <w:pStyle w:val="PFBodyText"/>
        <w:jc w:val="right"/>
        <w:rPr>
          <w:rFonts w:ascii="Times New Roman" w:hAnsi="Times New Roman"/>
          <w:sz w:val="24"/>
          <w:szCs w:val="24"/>
        </w:rPr>
      </w:pPr>
      <w:r w:rsidRPr="00C57B6F">
        <w:rPr>
          <w:rFonts w:ascii="Times New Roman" w:hAnsi="Times New Roman"/>
          <w:sz w:val="24"/>
          <w:szCs w:val="24"/>
        </w:rPr>
        <w:t xml:space="preserve">Matthew </w:t>
      </w:r>
      <w:proofErr w:type="spellStart"/>
      <w:r w:rsidRPr="00C57B6F">
        <w:rPr>
          <w:rFonts w:ascii="Times New Roman" w:hAnsi="Times New Roman"/>
          <w:sz w:val="24"/>
          <w:szCs w:val="24"/>
        </w:rPr>
        <w:t>Slaymaker</w:t>
      </w:r>
      <w:proofErr w:type="spellEnd"/>
    </w:p>
    <w:p w14:paraId="31955E3C" w14:textId="4A4CE762" w:rsidR="009B4529" w:rsidRDefault="009B4529" w:rsidP="0056725D">
      <w:pPr>
        <w:pStyle w:val="PFBodyText"/>
        <w:jc w:val="right"/>
        <w:rPr>
          <w:rFonts w:ascii="Times New Roman" w:hAnsi="Times New Roman"/>
          <w:sz w:val="24"/>
          <w:szCs w:val="24"/>
        </w:rPr>
      </w:pPr>
      <w:r w:rsidRPr="00C57B6F">
        <w:rPr>
          <w:rFonts w:ascii="Times New Roman" w:hAnsi="Times New Roman"/>
          <w:sz w:val="24"/>
          <w:szCs w:val="24"/>
        </w:rPr>
        <w:t xml:space="preserve">Nathaniel </w:t>
      </w:r>
      <w:proofErr w:type="spellStart"/>
      <w:r w:rsidRPr="00C57B6F">
        <w:rPr>
          <w:rFonts w:ascii="Times New Roman" w:hAnsi="Times New Roman"/>
          <w:sz w:val="24"/>
          <w:szCs w:val="24"/>
        </w:rPr>
        <w:t>Muesing</w:t>
      </w:r>
      <w:proofErr w:type="spellEnd"/>
    </w:p>
    <w:p w14:paraId="52C305C6" w14:textId="33E9F629" w:rsidR="00B13738" w:rsidRPr="00C57B6F" w:rsidRDefault="00B13738" w:rsidP="0056725D">
      <w:pPr>
        <w:pStyle w:val="PFBodyText"/>
        <w:jc w:val="right"/>
        <w:rPr>
          <w:rFonts w:ascii="Times New Roman" w:hAnsi="Times New Roman"/>
          <w:sz w:val="24"/>
          <w:szCs w:val="24"/>
        </w:rPr>
      </w:pPr>
      <w:r w:rsidRPr="00C57B6F">
        <w:rPr>
          <w:rFonts w:ascii="Times New Roman" w:hAnsi="Times New Roman"/>
          <w:sz w:val="24"/>
          <w:szCs w:val="24"/>
        </w:rPr>
        <w:t xml:space="preserve">Subhash Gandhi </w:t>
      </w:r>
      <w:proofErr w:type="spellStart"/>
      <w:r w:rsidRPr="00C57B6F">
        <w:rPr>
          <w:rFonts w:ascii="Times New Roman" w:hAnsi="Times New Roman"/>
          <w:sz w:val="24"/>
          <w:szCs w:val="24"/>
        </w:rPr>
        <w:t>Vallala</w:t>
      </w:r>
      <w:proofErr w:type="spellEnd"/>
    </w:p>
    <w:p w14:paraId="1EC16DB3" w14:textId="77777777" w:rsidR="00B13738" w:rsidRPr="00C57B6F" w:rsidRDefault="00B13738" w:rsidP="0056725D">
      <w:pPr>
        <w:pStyle w:val="PFBodyText"/>
        <w:jc w:val="right"/>
        <w:rPr>
          <w:rFonts w:ascii="Times New Roman" w:hAnsi="Times New Roman"/>
          <w:sz w:val="24"/>
          <w:szCs w:val="24"/>
        </w:rPr>
      </w:pPr>
      <w:r w:rsidRPr="00C57B6F">
        <w:rPr>
          <w:rFonts w:ascii="Times New Roman" w:hAnsi="Times New Roman"/>
          <w:sz w:val="24"/>
          <w:szCs w:val="24"/>
        </w:rPr>
        <w:t xml:space="preserve">Joshua </w:t>
      </w:r>
      <w:proofErr w:type="spellStart"/>
      <w:r w:rsidRPr="00C57B6F">
        <w:rPr>
          <w:rFonts w:ascii="Times New Roman" w:hAnsi="Times New Roman"/>
          <w:sz w:val="24"/>
          <w:szCs w:val="24"/>
        </w:rPr>
        <w:t>Piersol</w:t>
      </w:r>
      <w:proofErr w:type="spellEnd"/>
    </w:p>
    <w:p w14:paraId="598E094E" w14:textId="5D8D55D7" w:rsidR="0056725D" w:rsidRDefault="0056725D">
      <w:pPr>
        <w:rPr>
          <w:rFonts w:ascii="Times New Roman" w:hAnsi="Times New Roman"/>
        </w:rPr>
      </w:pPr>
      <w:r>
        <w:rPr>
          <w:rFonts w:ascii="Times New Roman" w:hAnsi="Times New Roman"/>
        </w:rPr>
        <w:br w:type="page"/>
      </w:r>
    </w:p>
    <w:p w14:paraId="12230D2C" w14:textId="77777777" w:rsidR="0056725D" w:rsidRDefault="0056725D" w:rsidP="0056725D">
      <w:pPr>
        <w:spacing w:line="240" w:lineRule="auto"/>
        <w:ind w:firstLine="0"/>
        <w:rPr>
          <w:rFonts w:ascii="Times New Roman" w:hAnsi="Times New Roman"/>
        </w:rPr>
      </w:pPr>
    </w:p>
    <w:p w14:paraId="34F72939" w14:textId="1835A87C" w:rsidR="0056725D" w:rsidRPr="00605539" w:rsidRDefault="0056725D" w:rsidP="0056725D">
      <w:pPr>
        <w:pStyle w:val="PFTOCHead"/>
        <w:rPr>
          <w:rFonts w:ascii="Times New Roman" w:hAnsi="Times New Roman"/>
          <w:sz w:val="24"/>
          <w:szCs w:val="24"/>
        </w:rPr>
      </w:pPr>
      <w:r>
        <w:rPr>
          <w:rFonts w:ascii="Times New Roman" w:hAnsi="Times New Roman"/>
          <w:sz w:val="24"/>
          <w:szCs w:val="24"/>
        </w:rPr>
        <w:t>Programmer Guide</w:t>
      </w:r>
      <w:r w:rsidRPr="00605539">
        <w:rPr>
          <w:rFonts w:ascii="Times New Roman" w:hAnsi="Times New Roman"/>
          <w:sz w:val="24"/>
          <w:szCs w:val="24"/>
        </w:rPr>
        <w:t xml:space="preserve"> Approvals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2818"/>
        <w:gridCol w:w="3263"/>
        <w:gridCol w:w="3263"/>
      </w:tblGrid>
      <w:tr w:rsidR="0056725D" w:rsidRPr="00A36240" w14:paraId="6E9F356F" w14:textId="77777777" w:rsidTr="000B7548">
        <w:tc>
          <w:tcPr>
            <w:tcW w:w="1508" w:type="pct"/>
            <w:vAlign w:val="center"/>
          </w:tcPr>
          <w:p w14:paraId="08F54175" w14:textId="77777777" w:rsidR="0056725D" w:rsidRPr="00605539" w:rsidRDefault="0056725D" w:rsidP="0056725D">
            <w:pPr>
              <w:pStyle w:val="PFTableHead"/>
              <w:rPr>
                <w:rFonts w:ascii="Times New Roman" w:hAnsi="Times New Roman" w:cs="Times New Roman"/>
                <w:sz w:val="24"/>
                <w:szCs w:val="24"/>
              </w:rPr>
            </w:pPr>
            <w:r w:rsidRPr="00605539">
              <w:rPr>
                <w:rFonts w:ascii="Times New Roman" w:hAnsi="Times New Roman" w:cs="Times New Roman"/>
                <w:sz w:val="24"/>
                <w:szCs w:val="24"/>
              </w:rPr>
              <w:t>Name</w:t>
            </w:r>
          </w:p>
        </w:tc>
        <w:tc>
          <w:tcPr>
            <w:tcW w:w="1746" w:type="pct"/>
            <w:vAlign w:val="center"/>
          </w:tcPr>
          <w:p w14:paraId="43DCDF80" w14:textId="77777777" w:rsidR="0056725D" w:rsidRPr="00605539" w:rsidRDefault="0056725D" w:rsidP="0056725D">
            <w:pPr>
              <w:pStyle w:val="PFTableHead"/>
              <w:rPr>
                <w:rFonts w:ascii="Times New Roman" w:hAnsi="Times New Roman" w:cs="Times New Roman"/>
                <w:sz w:val="24"/>
                <w:szCs w:val="24"/>
              </w:rPr>
            </w:pPr>
            <w:r w:rsidRPr="00605539">
              <w:rPr>
                <w:rFonts w:ascii="Times New Roman" w:hAnsi="Times New Roman" w:cs="Times New Roman"/>
                <w:sz w:val="24"/>
                <w:szCs w:val="24"/>
              </w:rPr>
              <w:t xml:space="preserve">Signature </w:t>
            </w:r>
          </w:p>
        </w:tc>
        <w:tc>
          <w:tcPr>
            <w:tcW w:w="1746" w:type="pct"/>
          </w:tcPr>
          <w:p w14:paraId="0B76FB9C" w14:textId="77777777" w:rsidR="0056725D" w:rsidRPr="00605539" w:rsidRDefault="0056725D" w:rsidP="0056725D">
            <w:pPr>
              <w:pStyle w:val="PFTableHead"/>
              <w:rPr>
                <w:rFonts w:ascii="Times New Roman" w:hAnsi="Times New Roman" w:cs="Times New Roman"/>
                <w:sz w:val="24"/>
                <w:szCs w:val="24"/>
              </w:rPr>
            </w:pPr>
            <w:r w:rsidRPr="00605539">
              <w:rPr>
                <w:rFonts w:ascii="Times New Roman" w:hAnsi="Times New Roman" w:cs="Times New Roman"/>
                <w:sz w:val="24"/>
                <w:szCs w:val="24"/>
              </w:rPr>
              <w:t>Date</w:t>
            </w:r>
          </w:p>
        </w:tc>
      </w:tr>
      <w:tr w:rsidR="0056725D" w:rsidRPr="00A36240" w14:paraId="3669ED66" w14:textId="77777777" w:rsidTr="000B7548">
        <w:tc>
          <w:tcPr>
            <w:tcW w:w="1508" w:type="pct"/>
            <w:vAlign w:val="center"/>
          </w:tcPr>
          <w:p w14:paraId="6CD1D224" w14:textId="77777777" w:rsidR="0056725D" w:rsidRPr="00605539" w:rsidRDefault="0056725D" w:rsidP="0056725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Approved by:</w:t>
            </w:r>
          </w:p>
          <w:p w14:paraId="4877A1CB" w14:textId="2C2183C8" w:rsidR="0056725D" w:rsidRPr="00605539" w:rsidRDefault="0056725D" w:rsidP="0056725D">
            <w:pPr>
              <w:pStyle w:val="PFTableText"/>
              <w:jc w:val="left"/>
              <w:rPr>
                <w:rFonts w:ascii="Times New Roman" w:hAnsi="Times New Roman" w:cs="Times New Roman"/>
                <w:sz w:val="24"/>
                <w:szCs w:val="24"/>
              </w:rPr>
            </w:pPr>
            <w:r>
              <w:rPr>
                <w:rFonts w:ascii="Times New Roman" w:hAnsi="Times New Roman" w:cs="Times New Roman"/>
                <w:sz w:val="24"/>
                <w:szCs w:val="24"/>
              </w:rPr>
              <w:t>"Software Lead"</w:t>
            </w:r>
            <w:r w:rsidRPr="00605539">
              <w:rPr>
                <w:rFonts w:ascii="Times New Roman" w:hAnsi="Times New Roman" w:cs="Times New Roman"/>
                <w:sz w:val="24"/>
                <w:szCs w:val="24"/>
              </w:rPr>
              <w:t xml:space="preserve"> </w:t>
            </w:r>
          </w:p>
        </w:tc>
        <w:tc>
          <w:tcPr>
            <w:tcW w:w="1746" w:type="pct"/>
            <w:vAlign w:val="center"/>
          </w:tcPr>
          <w:p w14:paraId="3086C62F" w14:textId="77777777" w:rsidR="0056725D" w:rsidRPr="00605539" w:rsidRDefault="0056725D" w:rsidP="0056725D">
            <w:pPr>
              <w:pStyle w:val="PFTableText"/>
              <w:rPr>
                <w:rFonts w:ascii="Times New Roman" w:hAnsi="Times New Roman" w:cs="Times New Roman"/>
                <w:sz w:val="24"/>
                <w:szCs w:val="24"/>
              </w:rPr>
            </w:pPr>
          </w:p>
        </w:tc>
        <w:tc>
          <w:tcPr>
            <w:tcW w:w="1746" w:type="pct"/>
          </w:tcPr>
          <w:p w14:paraId="3D6DBFF5" w14:textId="77777777" w:rsidR="0056725D" w:rsidRPr="00605539" w:rsidRDefault="0056725D" w:rsidP="0056725D">
            <w:pPr>
              <w:pStyle w:val="PFTableText"/>
              <w:rPr>
                <w:rFonts w:ascii="Times New Roman" w:hAnsi="Times New Roman" w:cs="Times New Roman"/>
                <w:sz w:val="24"/>
                <w:szCs w:val="24"/>
              </w:rPr>
            </w:pPr>
          </w:p>
        </w:tc>
      </w:tr>
      <w:tr w:rsidR="0056725D" w:rsidRPr="00A36240" w14:paraId="4EFADA05" w14:textId="77777777" w:rsidTr="000B7548">
        <w:tc>
          <w:tcPr>
            <w:tcW w:w="1508" w:type="pct"/>
            <w:vAlign w:val="center"/>
          </w:tcPr>
          <w:p w14:paraId="18C54244" w14:textId="77777777" w:rsidR="0056725D" w:rsidRPr="00605539" w:rsidRDefault="0056725D" w:rsidP="0056725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Approved by:</w:t>
            </w:r>
          </w:p>
          <w:p w14:paraId="628BE6DE" w14:textId="77777777" w:rsidR="0056725D" w:rsidRPr="00605539" w:rsidRDefault="0056725D" w:rsidP="0056725D">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w:t>
            </w:r>
            <w:r>
              <w:rPr>
                <w:rFonts w:ascii="Times New Roman" w:hAnsi="Times New Roman" w:cs="Times New Roman"/>
                <w:sz w:val="24"/>
                <w:szCs w:val="24"/>
              </w:rPr>
              <w:t>Project</w:t>
            </w:r>
            <w:r w:rsidRPr="00605539">
              <w:rPr>
                <w:rFonts w:ascii="Times New Roman" w:hAnsi="Times New Roman" w:cs="Times New Roman"/>
                <w:sz w:val="24"/>
                <w:szCs w:val="24"/>
              </w:rPr>
              <w:t xml:space="preserve"> Manager"</w:t>
            </w:r>
          </w:p>
        </w:tc>
        <w:tc>
          <w:tcPr>
            <w:tcW w:w="1746" w:type="pct"/>
            <w:vAlign w:val="center"/>
          </w:tcPr>
          <w:p w14:paraId="2C24CD62" w14:textId="77777777" w:rsidR="0056725D" w:rsidRPr="00605539" w:rsidRDefault="0056725D" w:rsidP="0056725D">
            <w:pPr>
              <w:pStyle w:val="PFTableText"/>
              <w:rPr>
                <w:rFonts w:ascii="Times New Roman" w:hAnsi="Times New Roman" w:cs="Times New Roman"/>
                <w:sz w:val="24"/>
                <w:szCs w:val="24"/>
              </w:rPr>
            </w:pPr>
          </w:p>
        </w:tc>
        <w:tc>
          <w:tcPr>
            <w:tcW w:w="1746" w:type="pct"/>
          </w:tcPr>
          <w:p w14:paraId="1AE7F04F" w14:textId="77777777" w:rsidR="0056725D" w:rsidRPr="00605539" w:rsidRDefault="0056725D" w:rsidP="0056725D">
            <w:pPr>
              <w:pStyle w:val="PFTableText"/>
              <w:rPr>
                <w:rFonts w:ascii="Times New Roman" w:hAnsi="Times New Roman" w:cs="Times New Roman"/>
                <w:sz w:val="24"/>
                <w:szCs w:val="24"/>
              </w:rPr>
            </w:pPr>
          </w:p>
        </w:tc>
      </w:tr>
    </w:tbl>
    <w:p w14:paraId="088ACB0F" w14:textId="77777777" w:rsidR="0056725D" w:rsidRPr="00605539" w:rsidRDefault="0056725D" w:rsidP="0056725D">
      <w:pPr>
        <w:pStyle w:val="PFBodyText"/>
        <w:rPr>
          <w:rFonts w:ascii="Times New Roman" w:hAnsi="Times New Roman"/>
          <w:sz w:val="24"/>
          <w:szCs w:val="24"/>
        </w:rPr>
      </w:pPr>
      <w:r w:rsidRPr="00605539">
        <w:rPr>
          <w:rFonts w:ascii="Times New Roman" w:hAnsi="Times New Roman"/>
          <w:sz w:val="24"/>
          <w:szCs w:val="24"/>
        </w:rPr>
        <w:br w:type="page"/>
      </w:r>
    </w:p>
    <w:p w14:paraId="4F9CBEBD" w14:textId="77777777" w:rsidR="0056725D" w:rsidRPr="00605539" w:rsidRDefault="0056725D" w:rsidP="0056725D">
      <w:pPr>
        <w:pStyle w:val="PFTOCHead"/>
        <w:rPr>
          <w:rFonts w:ascii="Times New Roman" w:hAnsi="Times New Roman"/>
          <w:sz w:val="24"/>
          <w:szCs w:val="24"/>
        </w:rPr>
      </w:pPr>
      <w:r w:rsidRPr="00605539">
        <w:rPr>
          <w:rFonts w:ascii="Times New Roman" w:hAnsi="Times New Roman"/>
          <w:sz w:val="24"/>
          <w:szCs w:val="24"/>
        </w:rP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Change w:id="8" w:author="Sepribo Taylor-Harry" w:date="2020-08-05T08:09: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PrChange>
      </w:tblPr>
      <w:tblGrid>
        <w:gridCol w:w="1097"/>
        <w:gridCol w:w="1865"/>
        <w:gridCol w:w="2700"/>
        <w:gridCol w:w="3682"/>
        <w:tblGridChange w:id="9">
          <w:tblGrid>
            <w:gridCol w:w="1097"/>
            <w:gridCol w:w="938"/>
            <w:gridCol w:w="2054"/>
            <w:gridCol w:w="5255"/>
          </w:tblGrid>
        </w:tblGridChange>
      </w:tblGrid>
      <w:tr w:rsidR="0056725D" w:rsidRPr="00A36240" w14:paraId="1C7B6A6B" w14:textId="77777777" w:rsidTr="00F31382">
        <w:trPr>
          <w:trHeight w:val="840"/>
          <w:trPrChange w:id="10" w:author="Sepribo Taylor-Harry" w:date="2020-08-05T08:09:00Z">
            <w:trPr>
              <w:trHeight w:val="840"/>
            </w:trPr>
          </w:trPrChange>
        </w:trPr>
        <w:tc>
          <w:tcPr>
            <w:tcW w:w="587" w:type="pct"/>
            <w:shd w:val="clear" w:color="auto" w:fill="auto"/>
            <w:vAlign w:val="center"/>
            <w:tcPrChange w:id="11" w:author="Sepribo Taylor-Harry" w:date="2020-08-05T08:09:00Z">
              <w:tcPr>
                <w:tcW w:w="587" w:type="pct"/>
                <w:shd w:val="clear" w:color="auto" w:fill="auto"/>
                <w:vAlign w:val="center"/>
              </w:tcPr>
            </w:tcPrChange>
          </w:tcPr>
          <w:p w14:paraId="4B4E2CA8" w14:textId="77777777" w:rsidR="0056725D" w:rsidRPr="00605539" w:rsidRDefault="0056725D" w:rsidP="0056725D">
            <w:pPr>
              <w:pStyle w:val="PFTableHead"/>
              <w:rPr>
                <w:rFonts w:ascii="Times New Roman" w:hAnsi="Times New Roman" w:cs="Times New Roman"/>
                <w:sz w:val="24"/>
                <w:szCs w:val="24"/>
              </w:rPr>
            </w:pPr>
            <w:r w:rsidRPr="00605539">
              <w:rPr>
                <w:rFonts w:ascii="Times New Roman" w:hAnsi="Times New Roman" w:cs="Times New Roman"/>
                <w:sz w:val="24"/>
                <w:szCs w:val="24"/>
              </w:rPr>
              <w:t>Revision</w:t>
            </w:r>
          </w:p>
        </w:tc>
        <w:tc>
          <w:tcPr>
            <w:tcW w:w="998" w:type="pct"/>
            <w:shd w:val="clear" w:color="auto" w:fill="auto"/>
            <w:vAlign w:val="center"/>
            <w:tcPrChange w:id="12" w:author="Sepribo Taylor-Harry" w:date="2020-08-05T08:09:00Z">
              <w:tcPr>
                <w:tcW w:w="502" w:type="pct"/>
                <w:shd w:val="clear" w:color="auto" w:fill="auto"/>
                <w:vAlign w:val="center"/>
              </w:tcPr>
            </w:tcPrChange>
          </w:tcPr>
          <w:p w14:paraId="1113F443" w14:textId="77777777" w:rsidR="0056725D" w:rsidRPr="00605539" w:rsidRDefault="0056725D" w:rsidP="0056725D">
            <w:pPr>
              <w:pStyle w:val="PFTableHead"/>
              <w:rPr>
                <w:rFonts w:ascii="Times New Roman" w:hAnsi="Times New Roman" w:cs="Times New Roman"/>
                <w:sz w:val="24"/>
                <w:szCs w:val="24"/>
              </w:rPr>
            </w:pPr>
            <w:r w:rsidRPr="00605539">
              <w:rPr>
                <w:rFonts w:ascii="Times New Roman" w:hAnsi="Times New Roman" w:cs="Times New Roman"/>
                <w:sz w:val="24"/>
                <w:szCs w:val="24"/>
              </w:rPr>
              <w:t>Date</w:t>
            </w:r>
          </w:p>
        </w:tc>
        <w:tc>
          <w:tcPr>
            <w:tcW w:w="1445" w:type="pct"/>
            <w:tcPrChange w:id="13" w:author="Sepribo Taylor-Harry" w:date="2020-08-05T08:09:00Z">
              <w:tcPr>
                <w:tcW w:w="1099" w:type="pct"/>
              </w:tcPr>
            </w:tcPrChange>
          </w:tcPr>
          <w:p w14:paraId="458E6FE7" w14:textId="77777777" w:rsidR="0056725D" w:rsidRPr="00605539" w:rsidRDefault="0056725D" w:rsidP="0056725D">
            <w:pPr>
              <w:pStyle w:val="PFTableHead"/>
              <w:rPr>
                <w:rFonts w:ascii="Times New Roman" w:hAnsi="Times New Roman" w:cs="Times New Roman"/>
                <w:sz w:val="24"/>
                <w:szCs w:val="24"/>
              </w:rPr>
            </w:pPr>
            <w:r w:rsidRPr="00605539">
              <w:rPr>
                <w:rFonts w:ascii="Times New Roman" w:hAnsi="Times New Roman" w:cs="Times New Roman"/>
                <w:sz w:val="24"/>
                <w:szCs w:val="24"/>
              </w:rPr>
              <w:t>Name</w:t>
            </w:r>
          </w:p>
        </w:tc>
        <w:tc>
          <w:tcPr>
            <w:tcW w:w="1970" w:type="pct"/>
            <w:shd w:val="clear" w:color="auto" w:fill="auto"/>
            <w:vAlign w:val="center"/>
            <w:tcPrChange w:id="14" w:author="Sepribo Taylor-Harry" w:date="2020-08-05T08:09:00Z">
              <w:tcPr>
                <w:tcW w:w="2812" w:type="pct"/>
                <w:shd w:val="clear" w:color="auto" w:fill="auto"/>
                <w:vAlign w:val="center"/>
              </w:tcPr>
            </w:tcPrChange>
          </w:tcPr>
          <w:p w14:paraId="0467C84A" w14:textId="77777777" w:rsidR="0056725D" w:rsidRPr="00605539" w:rsidRDefault="0056725D" w:rsidP="0056725D">
            <w:pPr>
              <w:pStyle w:val="PFTableHead"/>
              <w:rPr>
                <w:rFonts w:ascii="Times New Roman" w:hAnsi="Times New Roman" w:cs="Times New Roman"/>
                <w:sz w:val="24"/>
                <w:szCs w:val="24"/>
              </w:rPr>
            </w:pPr>
            <w:r w:rsidRPr="00605539">
              <w:rPr>
                <w:rFonts w:ascii="Times New Roman" w:hAnsi="Times New Roman" w:cs="Times New Roman"/>
                <w:sz w:val="24"/>
                <w:szCs w:val="24"/>
              </w:rPr>
              <w:t>Description of Change(s)</w:t>
            </w:r>
          </w:p>
        </w:tc>
      </w:tr>
      <w:tr w:rsidR="0056725D" w:rsidRPr="00A36240" w14:paraId="7FD0B017" w14:textId="77777777" w:rsidTr="00F31382">
        <w:trPr>
          <w:trHeight w:val="363"/>
          <w:trPrChange w:id="15" w:author="Sepribo Taylor-Harry" w:date="2020-08-05T08:10:00Z">
            <w:trPr>
              <w:trHeight w:val="723"/>
            </w:trPr>
          </w:trPrChange>
        </w:trPr>
        <w:tc>
          <w:tcPr>
            <w:tcW w:w="587" w:type="pct"/>
            <w:vAlign w:val="center"/>
            <w:tcPrChange w:id="16" w:author="Sepribo Taylor-Harry" w:date="2020-08-05T08:10:00Z">
              <w:tcPr>
                <w:tcW w:w="587" w:type="pct"/>
                <w:vAlign w:val="center"/>
              </w:tcPr>
            </w:tcPrChange>
          </w:tcPr>
          <w:p w14:paraId="45AE52CD" w14:textId="77777777" w:rsidR="0056725D" w:rsidRPr="00605539" w:rsidRDefault="0056725D" w:rsidP="0056725D">
            <w:pPr>
              <w:pStyle w:val="PFTableText"/>
              <w:rPr>
                <w:rFonts w:ascii="Times New Roman" w:hAnsi="Times New Roman" w:cs="Times New Roman"/>
                <w:sz w:val="24"/>
                <w:szCs w:val="24"/>
              </w:rPr>
            </w:pPr>
            <w:r>
              <w:rPr>
                <w:rFonts w:ascii="Times New Roman" w:hAnsi="Times New Roman" w:cs="Times New Roman"/>
                <w:sz w:val="24"/>
                <w:szCs w:val="24"/>
              </w:rPr>
              <w:t>1.0</w:t>
            </w:r>
          </w:p>
        </w:tc>
        <w:tc>
          <w:tcPr>
            <w:tcW w:w="998" w:type="pct"/>
            <w:vAlign w:val="center"/>
            <w:tcPrChange w:id="17" w:author="Sepribo Taylor-Harry" w:date="2020-08-05T08:10:00Z">
              <w:tcPr>
                <w:tcW w:w="502" w:type="pct"/>
                <w:vAlign w:val="center"/>
              </w:tcPr>
            </w:tcPrChange>
          </w:tcPr>
          <w:p w14:paraId="4BAB6AB3" w14:textId="2A7C6B1C" w:rsidR="0056725D" w:rsidRPr="00605539" w:rsidRDefault="00D91BB4">
            <w:pPr>
              <w:pStyle w:val="PFTableText"/>
              <w:jc w:val="left"/>
              <w:rPr>
                <w:rFonts w:ascii="Times New Roman" w:hAnsi="Times New Roman" w:cs="Times New Roman"/>
                <w:sz w:val="24"/>
                <w:szCs w:val="24"/>
              </w:rPr>
              <w:pPrChange w:id="18" w:author="Sepribo Taylor-Harry" w:date="2020-08-05T08:09:00Z">
                <w:pPr>
                  <w:pStyle w:val="PFTableText"/>
                </w:pPr>
              </w:pPrChange>
            </w:pPr>
            <w:r>
              <w:rPr>
                <w:rFonts w:ascii="Times New Roman" w:hAnsi="Times New Roman" w:cs="Times New Roman"/>
                <w:sz w:val="24"/>
                <w:szCs w:val="24"/>
              </w:rPr>
              <w:t>July 23</w:t>
            </w:r>
            <w:r w:rsidR="0056725D" w:rsidRPr="00605539">
              <w:rPr>
                <w:rFonts w:ascii="Times New Roman" w:hAnsi="Times New Roman" w:cs="Times New Roman"/>
                <w:sz w:val="24"/>
                <w:szCs w:val="24"/>
              </w:rPr>
              <w:t xml:space="preserve"> 2020</w:t>
            </w:r>
          </w:p>
        </w:tc>
        <w:tc>
          <w:tcPr>
            <w:tcW w:w="1445" w:type="pct"/>
            <w:vAlign w:val="center"/>
            <w:tcPrChange w:id="19" w:author="Sepribo Taylor-Harry" w:date="2020-08-05T08:10:00Z">
              <w:tcPr>
                <w:tcW w:w="1099" w:type="pct"/>
                <w:vAlign w:val="center"/>
              </w:tcPr>
            </w:tcPrChange>
          </w:tcPr>
          <w:p w14:paraId="0A2921E8" w14:textId="37EAC43F" w:rsidR="0056725D" w:rsidRPr="00605539" w:rsidRDefault="0056725D">
            <w:pPr>
              <w:pStyle w:val="PFTableText"/>
              <w:jc w:val="left"/>
              <w:rPr>
                <w:rFonts w:ascii="Times New Roman" w:hAnsi="Times New Roman" w:cs="Times New Roman"/>
                <w:sz w:val="24"/>
                <w:szCs w:val="24"/>
              </w:rPr>
              <w:pPrChange w:id="20" w:author="Sepribo Taylor-Harry" w:date="2020-08-05T08:09:00Z">
                <w:pPr>
                  <w:pStyle w:val="PFTableText"/>
                </w:pPr>
              </w:pPrChange>
            </w:pPr>
            <w:proofErr w:type="spellStart"/>
            <w:r w:rsidRPr="0056725D">
              <w:rPr>
                <w:rFonts w:ascii="Times New Roman" w:hAnsi="Times New Roman" w:cs="Times New Roman"/>
                <w:sz w:val="24"/>
                <w:szCs w:val="24"/>
              </w:rPr>
              <w:t>Vallala</w:t>
            </w:r>
            <w:proofErr w:type="spellEnd"/>
            <w:r w:rsidRPr="0056725D">
              <w:rPr>
                <w:rFonts w:ascii="Times New Roman" w:hAnsi="Times New Roman" w:cs="Times New Roman"/>
                <w:sz w:val="24"/>
                <w:szCs w:val="24"/>
              </w:rPr>
              <w:t>, Subhash Gandhi</w:t>
            </w:r>
          </w:p>
        </w:tc>
        <w:tc>
          <w:tcPr>
            <w:tcW w:w="1970" w:type="pct"/>
            <w:vAlign w:val="center"/>
            <w:tcPrChange w:id="21" w:author="Sepribo Taylor-Harry" w:date="2020-08-05T08:10:00Z">
              <w:tcPr>
                <w:tcW w:w="2812" w:type="pct"/>
                <w:vAlign w:val="center"/>
              </w:tcPr>
            </w:tcPrChange>
          </w:tcPr>
          <w:p w14:paraId="670682B1" w14:textId="77777777" w:rsidR="0056725D" w:rsidRPr="00605539" w:rsidRDefault="0056725D">
            <w:pPr>
              <w:pStyle w:val="PFTableText"/>
              <w:jc w:val="left"/>
              <w:rPr>
                <w:rFonts w:ascii="Times New Roman" w:hAnsi="Times New Roman" w:cs="Times New Roman"/>
                <w:sz w:val="24"/>
                <w:szCs w:val="24"/>
              </w:rPr>
              <w:pPrChange w:id="22" w:author="Sepribo Taylor-Harry" w:date="2020-08-05T08:09:00Z">
                <w:pPr>
                  <w:pStyle w:val="PFTableText"/>
                </w:pPr>
              </w:pPrChange>
            </w:pPr>
            <w:r w:rsidRPr="00605539">
              <w:rPr>
                <w:rFonts w:ascii="Times New Roman" w:hAnsi="Times New Roman" w:cs="Times New Roman"/>
                <w:sz w:val="24"/>
                <w:szCs w:val="24"/>
              </w:rPr>
              <w:t>Initial Release</w:t>
            </w:r>
          </w:p>
        </w:tc>
      </w:tr>
      <w:tr w:rsidR="0056725D" w:rsidRPr="00A36240" w14:paraId="2B7BFC20" w14:textId="77777777" w:rsidTr="00F31382">
        <w:tc>
          <w:tcPr>
            <w:tcW w:w="587" w:type="pct"/>
            <w:vAlign w:val="center"/>
            <w:tcPrChange w:id="23" w:author="Sepribo Taylor-Harry" w:date="2020-08-05T08:09:00Z">
              <w:tcPr>
                <w:tcW w:w="587" w:type="pct"/>
                <w:vAlign w:val="center"/>
              </w:tcPr>
            </w:tcPrChange>
          </w:tcPr>
          <w:p w14:paraId="040062DD" w14:textId="3B367002" w:rsidR="0056725D" w:rsidRPr="00605539" w:rsidRDefault="00182C43" w:rsidP="0056725D">
            <w:pPr>
              <w:pStyle w:val="PFTableText"/>
              <w:rPr>
                <w:rFonts w:ascii="Times New Roman" w:hAnsi="Times New Roman" w:cs="Times New Roman"/>
                <w:sz w:val="24"/>
                <w:szCs w:val="24"/>
              </w:rPr>
            </w:pPr>
            <w:ins w:id="24" w:author="Sepribo Taylor-Harry" w:date="2020-08-04T22:27:00Z">
              <w:r>
                <w:rPr>
                  <w:rFonts w:ascii="Times New Roman" w:hAnsi="Times New Roman" w:cs="Times New Roman"/>
                  <w:sz w:val="24"/>
                  <w:szCs w:val="24"/>
                </w:rPr>
                <w:t>1.1</w:t>
              </w:r>
            </w:ins>
          </w:p>
        </w:tc>
        <w:tc>
          <w:tcPr>
            <w:tcW w:w="998" w:type="pct"/>
            <w:vAlign w:val="center"/>
            <w:tcPrChange w:id="25" w:author="Sepribo Taylor-Harry" w:date="2020-08-05T08:09:00Z">
              <w:tcPr>
                <w:tcW w:w="502" w:type="pct"/>
                <w:vAlign w:val="center"/>
              </w:tcPr>
            </w:tcPrChange>
          </w:tcPr>
          <w:p w14:paraId="1DDD592E" w14:textId="0716C178" w:rsidR="0056725D" w:rsidRPr="00605539" w:rsidRDefault="003F3746">
            <w:pPr>
              <w:pStyle w:val="PFTableText"/>
              <w:jc w:val="left"/>
              <w:rPr>
                <w:rFonts w:ascii="Times New Roman" w:hAnsi="Times New Roman" w:cs="Times New Roman"/>
                <w:sz w:val="24"/>
                <w:szCs w:val="24"/>
              </w:rPr>
              <w:pPrChange w:id="26" w:author="Sepribo Taylor-Harry" w:date="2020-08-05T08:09:00Z">
                <w:pPr>
                  <w:pStyle w:val="PFTableText"/>
                </w:pPr>
              </w:pPrChange>
            </w:pPr>
            <w:ins w:id="27" w:author="Sepribo Taylor-Harry" w:date="2020-08-04T22:27:00Z">
              <w:r>
                <w:rPr>
                  <w:rFonts w:ascii="Times New Roman" w:hAnsi="Times New Roman" w:cs="Times New Roman"/>
                  <w:sz w:val="24"/>
                  <w:szCs w:val="24"/>
                </w:rPr>
                <w:t>August 4, 2020</w:t>
              </w:r>
            </w:ins>
          </w:p>
        </w:tc>
        <w:tc>
          <w:tcPr>
            <w:tcW w:w="1445" w:type="pct"/>
            <w:vAlign w:val="center"/>
            <w:tcPrChange w:id="28" w:author="Sepribo Taylor-Harry" w:date="2020-08-05T08:09:00Z">
              <w:tcPr>
                <w:tcW w:w="1099" w:type="pct"/>
                <w:vAlign w:val="center"/>
              </w:tcPr>
            </w:tcPrChange>
          </w:tcPr>
          <w:p w14:paraId="4FB30995" w14:textId="75E7B43B" w:rsidR="0056725D" w:rsidRPr="00605539" w:rsidRDefault="003F3746">
            <w:pPr>
              <w:pStyle w:val="PFTableText"/>
              <w:jc w:val="left"/>
              <w:rPr>
                <w:rFonts w:ascii="Times New Roman" w:hAnsi="Times New Roman" w:cs="Times New Roman"/>
                <w:sz w:val="24"/>
                <w:szCs w:val="24"/>
              </w:rPr>
              <w:pPrChange w:id="29" w:author="Sepribo Taylor-Harry" w:date="2020-08-05T08:09:00Z">
                <w:pPr>
                  <w:pStyle w:val="PFTableText"/>
                </w:pPr>
              </w:pPrChange>
            </w:pPr>
            <w:proofErr w:type="spellStart"/>
            <w:ins w:id="30" w:author="Sepribo Taylor-Harry" w:date="2020-08-04T22:27:00Z">
              <w:r w:rsidRPr="003F3746">
                <w:rPr>
                  <w:rFonts w:ascii="Times New Roman" w:hAnsi="Times New Roman" w:cs="Times New Roman"/>
                  <w:sz w:val="24"/>
                  <w:szCs w:val="24"/>
                </w:rPr>
                <w:t>Sepribo</w:t>
              </w:r>
              <w:proofErr w:type="spellEnd"/>
              <w:r w:rsidRPr="003F3746">
                <w:rPr>
                  <w:rFonts w:ascii="Times New Roman" w:hAnsi="Times New Roman" w:cs="Times New Roman"/>
                  <w:sz w:val="24"/>
                  <w:szCs w:val="24"/>
                </w:rPr>
                <w:t xml:space="preserve"> Taylor-Harry</w:t>
              </w:r>
            </w:ins>
            <w:ins w:id="31" w:author="Sepribo Taylor-Harry" w:date="2020-08-05T08:10:00Z">
              <w:r w:rsidR="00F31382">
                <w:rPr>
                  <w:rFonts w:ascii="Times New Roman" w:hAnsi="Times New Roman" w:cs="Times New Roman"/>
                  <w:sz w:val="24"/>
                  <w:szCs w:val="24"/>
                </w:rPr>
                <w:t xml:space="preserve">, </w:t>
              </w:r>
              <w:r w:rsidR="00F31382" w:rsidRPr="00F31382">
                <w:rPr>
                  <w:rFonts w:ascii="Times New Roman" w:hAnsi="Times New Roman" w:cs="Times New Roman"/>
                  <w:sz w:val="24"/>
                  <w:szCs w:val="24"/>
                </w:rPr>
                <w:t xml:space="preserve">Nathaniel </w:t>
              </w:r>
              <w:proofErr w:type="spellStart"/>
              <w:r w:rsidR="00F31382" w:rsidRPr="00F31382">
                <w:rPr>
                  <w:rFonts w:ascii="Times New Roman" w:hAnsi="Times New Roman" w:cs="Times New Roman"/>
                  <w:sz w:val="24"/>
                  <w:szCs w:val="24"/>
                </w:rPr>
                <w:t>Muesing</w:t>
              </w:r>
            </w:ins>
            <w:proofErr w:type="spellEnd"/>
          </w:p>
        </w:tc>
        <w:tc>
          <w:tcPr>
            <w:tcW w:w="1970" w:type="pct"/>
            <w:vAlign w:val="center"/>
            <w:tcPrChange w:id="32" w:author="Sepribo Taylor-Harry" w:date="2020-08-05T08:09:00Z">
              <w:tcPr>
                <w:tcW w:w="2812" w:type="pct"/>
                <w:vAlign w:val="center"/>
              </w:tcPr>
            </w:tcPrChange>
          </w:tcPr>
          <w:p w14:paraId="22838B19" w14:textId="6D5A1400" w:rsidR="0056725D" w:rsidRPr="00605539" w:rsidRDefault="003F3746">
            <w:pPr>
              <w:pStyle w:val="PFTableText"/>
              <w:jc w:val="left"/>
              <w:rPr>
                <w:rFonts w:ascii="Times New Roman" w:hAnsi="Times New Roman" w:cs="Times New Roman"/>
                <w:sz w:val="24"/>
                <w:szCs w:val="24"/>
              </w:rPr>
              <w:pPrChange w:id="33" w:author="Sepribo Taylor-Harry" w:date="2020-08-05T08:09:00Z">
                <w:pPr>
                  <w:pStyle w:val="PFTableText"/>
                </w:pPr>
              </w:pPrChange>
            </w:pPr>
            <w:ins w:id="34" w:author="Sepribo Taylor-Harry" w:date="2020-08-04T22:28:00Z">
              <w:r w:rsidRPr="003F3746">
                <w:rPr>
                  <w:rFonts w:ascii="Times New Roman" w:hAnsi="Times New Roman" w:cs="Times New Roman"/>
                  <w:sz w:val="24"/>
                  <w:szCs w:val="24"/>
                </w:rPr>
                <w:t>Incorporated Stakeholder feedback</w:t>
              </w:r>
            </w:ins>
          </w:p>
        </w:tc>
      </w:tr>
    </w:tbl>
    <w:p w14:paraId="3AC8B052" w14:textId="77777777" w:rsidR="0056725D" w:rsidRPr="00605539" w:rsidRDefault="0056725D" w:rsidP="0056725D">
      <w:pPr>
        <w:pStyle w:val="PFBodyText"/>
        <w:rPr>
          <w:rFonts w:ascii="Times New Roman" w:hAnsi="Times New Roman"/>
          <w:sz w:val="24"/>
          <w:szCs w:val="24"/>
        </w:rPr>
      </w:pPr>
    </w:p>
    <w:p w14:paraId="40211979" w14:textId="77777777" w:rsidR="0056725D" w:rsidRPr="00605539" w:rsidRDefault="0056725D" w:rsidP="0056725D">
      <w:pPr>
        <w:pStyle w:val="PFBodyText"/>
        <w:rPr>
          <w:rFonts w:ascii="Times New Roman" w:hAnsi="Times New Roman"/>
          <w:sz w:val="24"/>
          <w:szCs w:val="24"/>
        </w:rPr>
      </w:pPr>
    </w:p>
    <w:p w14:paraId="50DB0F12" w14:textId="77777777" w:rsidR="0056725D" w:rsidRPr="00605539" w:rsidRDefault="0056725D" w:rsidP="0056725D">
      <w:pPr>
        <w:pStyle w:val="PFBodyText"/>
        <w:rPr>
          <w:rFonts w:ascii="Times New Roman" w:hAnsi="Times New Roman"/>
          <w:sz w:val="24"/>
          <w:szCs w:val="24"/>
        </w:rPr>
      </w:pPr>
      <w:r w:rsidRPr="00605539">
        <w:rPr>
          <w:rFonts w:ascii="Times New Roman" w:hAnsi="Times New Roman"/>
          <w:sz w:val="24"/>
          <w:szCs w:val="24"/>
        </w:rPr>
        <w:br w:type="page"/>
      </w:r>
    </w:p>
    <w:p w14:paraId="7BBDA1DA" w14:textId="77777777" w:rsidR="0056725D" w:rsidRPr="002A43B2" w:rsidRDefault="0056725D" w:rsidP="0056725D">
      <w:pPr>
        <w:spacing w:line="240" w:lineRule="auto"/>
        <w:rPr>
          <w:rFonts w:ascii="Times New Roman" w:eastAsia="Times New Roman" w:hAnsi="Times New Roman" w:cs="Times New Roman"/>
          <w:kern w:val="0"/>
          <w:lang w:eastAsia="en-US"/>
        </w:rPr>
      </w:pPr>
    </w:p>
    <w:sdt>
      <w:sdtPr>
        <w:rPr>
          <w:rFonts w:asciiTheme="minorHAnsi" w:eastAsiaTheme="minorEastAsia" w:hAnsiTheme="minorHAnsi" w:cstheme="minorHAnsi"/>
          <w:b w:val="0"/>
          <w:sz w:val="20"/>
          <w:szCs w:val="20"/>
        </w:rPr>
        <w:id w:val="-1143276995"/>
        <w:docPartObj>
          <w:docPartGallery w:val="Table of Contents"/>
          <w:docPartUnique/>
        </w:docPartObj>
      </w:sdtPr>
      <w:sdtEndPr>
        <w:rPr>
          <w:rFonts w:cstheme="minorBidi"/>
          <w:bCs/>
          <w:noProof/>
        </w:rPr>
      </w:sdtEndPr>
      <w:sdtContent>
        <w:p w14:paraId="262BE780" w14:textId="5E5359AE" w:rsidR="00B13738" w:rsidRPr="0056725D" w:rsidRDefault="00B13738" w:rsidP="00D91BB4">
          <w:pPr>
            <w:pStyle w:val="TOCHeading"/>
            <w:spacing w:line="240" w:lineRule="auto"/>
            <w:rPr>
              <w:rFonts w:asciiTheme="minorHAnsi" w:hAnsiTheme="minorHAnsi" w:cstheme="minorHAnsi"/>
              <w:szCs w:val="24"/>
            </w:rPr>
          </w:pPr>
          <w:r w:rsidRPr="0056725D">
            <w:rPr>
              <w:rFonts w:asciiTheme="minorHAnsi" w:hAnsiTheme="minorHAnsi" w:cstheme="minorHAnsi"/>
              <w:szCs w:val="24"/>
            </w:rPr>
            <w:t>Contents</w:t>
          </w:r>
        </w:p>
        <w:p w14:paraId="5633AE10" w14:textId="0C856194" w:rsidR="003F3746" w:rsidRPr="0072178A" w:rsidRDefault="00B13738">
          <w:pPr>
            <w:pStyle w:val="TOC1"/>
            <w:tabs>
              <w:tab w:val="right" w:leader="dot" w:pos="9350"/>
            </w:tabs>
            <w:spacing w:line="276" w:lineRule="auto"/>
            <w:rPr>
              <w:ins w:id="35" w:author="Sepribo Taylor-Harry" w:date="2020-08-04T22:30:00Z"/>
              <w:noProof/>
              <w:kern w:val="0"/>
              <w:sz w:val="22"/>
              <w:szCs w:val="22"/>
              <w:lang w:eastAsia="en-US"/>
            </w:rPr>
            <w:pPrChange w:id="36" w:author="Sepribo Taylor-Harry" w:date="2020-08-04T22:30:00Z">
              <w:pPr>
                <w:pStyle w:val="TOC1"/>
                <w:tabs>
                  <w:tab w:val="right" w:leader="dot" w:pos="9350"/>
                </w:tabs>
              </w:pPr>
            </w:pPrChange>
          </w:pPr>
          <w:r w:rsidRPr="0056725D">
            <w:rPr>
              <w:rFonts w:cstheme="minorHAnsi"/>
              <w:sz w:val="20"/>
              <w:szCs w:val="20"/>
            </w:rPr>
            <w:fldChar w:fldCharType="begin"/>
          </w:r>
          <w:r w:rsidRPr="0056725D">
            <w:rPr>
              <w:rFonts w:cstheme="minorHAnsi"/>
              <w:sz w:val="20"/>
              <w:szCs w:val="20"/>
            </w:rPr>
            <w:instrText xml:space="preserve"> TOC \o "1-3" \h \z \u </w:instrText>
          </w:r>
          <w:r w:rsidRPr="0056725D">
            <w:rPr>
              <w:rFonts w:cstheme="minorHAnsi"/>
              <w:sz w:val="20"/>
              <w:szCs w:val="20"/>
            </w:rPr>
            <w:fldChar w:fldCharType="separate"/>
          </w:r>
          <w:ins w:id="37" w:author="Sepribo Taylor-Harry" w:date="2020-08-04T22:30:00Z">
            <w:r w:rsidR="003F3746" w:rsidRPr="0072178A">
              <w:rPr>
                <w:rStyle w:val="Hyperlink"/>
                <w:noProof/>
                <w:sz w:val="22"/>
                <w:szCs w:val="22"/>
                <w:rPrChange w:id="38" w:author="Sepribo Taylor-Harry" w:date="2020-08-05T08:25:00Z">
                  <w:rPr>
                    <w:rStyle w:val="Hyperlink"/>
                    <w:noProof/>
                  </w:rPr>
                </w:rPrChange>
              </w:rPr>
              <w:fldChar w:fldCharType="begin"/>
            </w:r>
            <w:r w:rsidR="003F3746" w:rsidRPr="0072178A">
              <w:rPr>
                <w:rStyle w:val="Hyperlink"/>
                <w:noProof/>
                <w:sz w:val="22"/>
                <w:szCs w:val="22"/>
                <w:rPrChange w:id="39" w:author="Sepribo Taylor-Harry" w:date="2020-08-05T08:25:00Z">
                  <w:rPr>
                    <w:rStyle w:val="Hyperlink"/>
                    <w:noProof/>
                  </w:rPr>
                </w:rPrChange>
              </w:rPr>
              <w:instrText xml:space="preserve"> </w:instrText>
            </w:r>
            <w:r w:rsidR="003F3746" w:rsidRPr="0072178A">
              <w:rPr>
                <w:noProof/>
                <w:sz w:val="22"/>
                <w:szCs w:val="22"/>
                <w:rPrChange w:id="40" w:author="Sepribo Taylor-Harry" w:date="2020-08-05T08:25:00Z">
                  <w:rPr>
                    <w:noProof/>
                  </w:rPr>
                </w:rPrChange>
              </w:rPr>
              <w:instrText>HYPERLINK \l "_Toc47472622"</w:instrText>
            </w:r>
            <w:r w:rsidR="003F3746" w:rsidRPr="0072178A">
              <w:rPr>
                <w:rStyle w:val="Hyperlink"/>
                <w:noProof/>
                <w:sz w:val="22"/>
                <w:szCs w:val="22"/>
                <w:rPrChange w:id="41" w:author="Sepribo Taylor-Harry" w:date="2020-08-05T08:25:00Z">
                  <w:rPr>
                    <w:rStyle w:val="Hyperlink"/>
                    <w:noProof/>
                  </w:rPr>
                </w:rPrChange>
              </w:rPr>
              <w:instrText xml:space="preserve"> </w:instrText>
            </w:r>
            <w:r w:rsidR="003F3746" w:rsidRPr="0072178A">
              <w:rPr>
                <w:rStyle w:val="Hyperlink"/>
                <w:noProof/>
                <w:sz w:val="22"/>
                <w:szCs w:val="22"/>
                <w:rPrChange w:id="42" w:author="Sepribo Taylor-Harry" w:date="2020-08-05T08:25:00Z">
                  <w:rPr>
                    <w:rStyle w:val="Hyperlink"/>
                    <w:noProof/>
                  </w:rPr>
                </w:rPrChange>
              </w:rPr>
              <w:fldChar w:fldCharType="separate"/>
            </w:r>
            <w:r w:rsidR="003F3746" w:rsidRPr="0072178A">
              <w:rPr>
                <w:rStyle w:val="Hyperlink"/>
                <w:noProof/>
                <w:sz w:val="22"/>
                <w:szCs w:val="22"/>
                <w:rPrChange w:id="43" w:author="Sepribo Taylor-Harry" w:date="2020-08-05T08:25:00Z">
                  <w:rPr>
                    <w:rStyle w:val="Hyperlink"/>
                    <w:noProof/>
                  </w:rPr>
                </w:rPrChange>
              </w:rPr>
              <w:t>1. Introduction</w:t>
            </w:r>
            <w:r w:rsidR="003F3746" w:rsidRPr="0072178A">
              <w:rPr>
                <w:noProof/>
                <w:webHidden/>
                <w:sz w:val="22"/>
                <w:szCs w:val="22"/>
                <w:rPrChange w:id="44" w:author="Sepribo Taylor-Harry" w:date="2020-08-05T08:25:00Z">
                  <w:rPr>
                    <w:noProof/>
                    <w:webHidden/>
                  </w:rPr>
                </w:rPrChange>
              </w:rPr>
              <w:tab/>
            </w:r>
            <w:r w:rsidR="003F3746" w:rsidRPr="0072178A">
              <w:rPr>
                <w:noProof/>
                <w:webHidden/>
                <w:sz w:val="22"/>
                <w:szCs w:val="22"/>
                <w:rPrChange w:id="45" w:author="Sepribo Taylor-Harry" w:date="2020-08-05T08:25:00Z">
                  <w:rPr>
                    <w:noProof/>
                    <w:webHidden/>
                  </w:rPr>
                </w:rPrChange>
              </w:rPr>
              <w:fldChar w:fldCharType="begin"/>
            </w:r>
            <w:r w:rsidR="003F3746" w:rsidRPr="0072178A">
              <w:rPr>
                <w:noProof/>
                <w:webHidden/>
                <w:sz w:val="22"/>
                <w:szCs w:val="22"/>
                <w:rPrChange w:id="46" w:author="Sepribo Taylor-Harry" w:date="2020-08-05T08:25:00Z">
                  <w:rPr>
                    <w:noProof/>
                    <w:webHidden/>
                  </w:rPr>
                </w:rPrChange>
              </w:rPr>
              <w:instrText xml:space="preserve"> PAGEREF _Toc47472622 \h </w:instrText>
            </w:r>
          </w:ins>
          <w:r w:rsidR="003F3746" w:rsidRPr="0072178A">
            <w:rPr>
              <w:noProof/>
              <w:webHidden/>
              <w:sz w:val="22"/>
              <w:szCs w:val="22"/>
              <w:rPrChange w:id="47" w:author="Sepribo Taylor-Harry" w:date="2020-08-05T08:25:00Z">
                <w:rPr>
                  <w:noProof/>
                  <w:webHidden/>
                  <w:sz w:val="22"/>
                  <w:szCs w:val="22"/>
                </w:rPr>
              </w:rPrChange>
            </w:rPr>
          </w:r>
          <w:r w:rsidR="003F3746" w:rsidRPr="0072178A">
            <w:rPr>
              <w:noProof/>
              <w:webHidden/>
              <w:sz w:val="22"/>
              <w:szCs w:val="22"/>
              <w:rPrChange w:id="48" w:author="Sepribo Taylor-Harry" w:date="2020-08-05T08:25:00Z">
                <w:rPr>
                  <w:noProof/>
                  <w:webHidden/>
                </w:rPr>
              </w:rPrChange>
            </w:rPr>
            <w:fldChar w:fldCharType="separate"/>
          </w:r>
          <w:ins w:id="49" w:author="Sepribo Taylor-Harry" w:date="2020-08-04T22:30:00Z">
            <w:r w:rsidR="003F3746" w:rsidRPr="0072178A">
              <w:rPr>
                <w:noProof/>
                <w:webHidden/>
                <w:sz w:val="22"/>
                <w:szCs w:val="22"/>
                <w:rPrChange w:id="50" w:author="Sepribo Taylor-Harry" w:date="2020-08-05T08:25:00Z">
                  <w:rPr>
                    <w:noProof/>
                    <w:webHidden/>
                  </w:rPr>
                </w:rPrChange>
              </w:rPr>
              <w:t>7</w:t>
            </w:r>
            <w:r w:rsidR="003F3746" w:rsidRPr="0072178A">
              <w:rPr>
                <w:noProof/>
                <w:webHidden/>
                <w:sz w:val="22"/>
                <w:szCs w:val="22"/>
                <w:rPrChange w:id="51" w:author="Sepribo Taylor-Harry" w:date="2020-08-05T08:25:00Z">
                  <w:rPr>
                    <w:noProof/>
                    <w:webHidden/>
                  </w:rPr>
                </w:rPrChange>
              </w:rPr>
              <w:fldChar w:fldCharType="end"/>
            </w:r>
            <w:r w:rsidR="003F3746" w:rsidRPr="0072178A">
              <w:rPr>
                <w:rStyle w:val="Hyperlink"/>
                <w:noProof/>
                <w:sz w:val="22"/>
                <w:szCs w:val="22"/>
                <w:rPrChange w:id="52" w:author="Sepribo Taylor-Harry" w:date="2020-08-05T08:25:00Z">
                  <w:rPr>
                    <w:rStyle w:val="Hyperlink"/>
                    <w:noProof/>
                  </w:rPr>
                </w:rPrChange>
              </w:rPr>
              <w:fldChar w:fldCharType="end"/>
            </w:r>
          </w:ins>
        </w:p>
        <w:p w14:paraId="17A9902E" w14:textId="4FCA93CB" w:rsidR="003F3746" w:rsidRPr="0072178A" w:rsidRDefault="003F3746">
          <w:pPr>
            <w:pStyle w:val="TOC2"/>
            <w:spacing w:line="276" w:lineRule="auto"/>
            <w:rPr>
              <w:ins w:id="53" w:author="Sepribo Taylor-Harry" w:date="2020-08-04T22:30:00Z"/>
              <w:noProof/>
              <w:kern w:val="0"/>
              <w:sz w:val="22"/>
              <w:szCs w:val="22"/>
              <w:lang w:eastAsia="en-US"/>
            </w:rPr>
            <w:pPrChange w:id="54" w:author="Sepribo Taylor-Harry" w:date="2020-08-04T22:30:00Z">
              <w:pPr>
                <w:pStyle w:val="TOC2"/>
              </w:pPr>
            </w:pPrChange>
          </w:pPr>
          <w:ins w:id="55" w:author="Sepribo Taylor-Harry" w:date="2020-08-04T22:30:00Z">
            <w:r w:rsidRPr="0072178A">
              <w:rPr>
                <w:rStyle w:val="Hyperlink"/>
                <w:noProof/>
                <w:sz w:val="22"/>
                <w:szCs w:val="22"/>
                <w:rPrChange w:id="56" w:author="Sepribo Taylor-Harry" w:date="2020-08-05T08:25:00Z">
                  <w:rPr>
                    <w:rStyle w:val="Hyperlink"/>
                    <w:noProof/>
                  </w:rPr>
                </w:rPrChange>
              </w:rPr>
              <w:fldChar w:fldCharType="begin"/>
            </w:r>
            <w:r w:rsidRPr="0072178A">
              <w:rPr>
                <w:rStyle w:val="Hyperlink"/>
                <w:noProof/>
                <w:sz w:val="22"/>
                <w:szCs w:val="22"/>
                <w:rPrChange w:id="57" w:author="Sepribo Taylor-Harry" w:date="2020-08-05T08:25:00Z">
                  <w:rPr>
                    <w:rStyle w:val="Hyperlink"/>
                    <w:noProof/>
                  </w:rPr>
                </w:rPrChange>
              </w:rPr>
              <w:instrText xml:space="preserve"> </w:instrText>
            </w:r>
            <w:r w:rsidRPr="0072178A">
              <w:rPr>
                <w:noProof/>
                <w:sz w:val="22"/>
                <w:szCs w:val="22"/>
                <w:rPrChange w:id="58" w:author="Sepribo Taylor-Harry" w:date="2020-08-05T08:25:00Z">
                  <w:rPr>
                    <w:noProof/>
                  </w:rPr>
                </w:rPrChange>
              </w:rPr>
              <w:instrText>HYPERLINK \l "_Toc47472623"</w:instrText>
            </w:r>
            <w:r w:rsidRPr="0072178A">
              <w:rPr>
                <w:rStyle w:val="Hyperlink"/>
                <w:noProof/>
                <w:sz w:val="22"/>
                <w:szCs w:val="22"/>
                <w:rPrChange w:id="59" w:author="Sepribo Taylor-Harry" w:date="2020-08-05T08:25:00Z">
                  <w:rPr>
                    <w:rStyle w:val="Hyperlink"/>
                    <w:noProof/>
                  </w:rPr>
                </w:rPrChange>
              </w:rPr>
              <w:instrText xml:space="preserve"> </w:instrText>
            </w:r>
            <w:r w:rsidRPr="0072178A">
              <w:rPr>
                <w:rStyle w:val="Hyperlink"/>
                <w:noProof/>
                <w:sz w:val="22"/>
                <w:szCs w:val="22"/>
                <w:rPrChange w:id="60" w:author="Sepribo Taylor-Harry" w:date="2020-08-05T08:25:00Z">
                  <w:rPr>
                    <w:rStyle w:val="Hyperlink"/>
                    <w:noProof/>
                  </w:rPr>
                </w:rPrChange>
              </w:rPr>
              <w:fldChar w:fldCharType="separate"/>
            </w:r>
            <w:r w:rsidRPr="0072178A">
              <w:rPr>
                <w:rStyle w:val="Hyperlink"/>
                <w:noProof/>
                <w:sz w:val="22"/>
                <w:szCs w:val="22"/>
                <w:rPrChange w:id="61" w:author="Sepribo Taylor-Harry" w:date="2020-08-05T08:25:00Z">
                  <w:rPr>
                    <w:rStyle w:val="Hyperlink"/>
                    <w:noProof/>
                  </w:rPr>
                </w:rPrChange>
              </w:rPr>
              <w:t>1.1 Purpose</w:t>
            </w:r>
            <w:r w:rsidRPr="0072178A">
              <w:rPr>
                <w:noProof/>
                <w:webHidden/>
                <w:sz w:val="22"/>
                <w:szCs w:val="22"/>
                <w:rPrChange w:id="62" w:author="Sepribo Taylor-Harry" w:date="2020-08-05T08:25:00Z">
                  <w:rPr>
                    <w:noProof/>
                    <w:webHidden/>
                  </w:rPr>
                </w:rPrChange>
              </w:rPr>
              <w:tab/>
            </w:r>
            <w:r w:rsidRPr="0072178A">
              <w:rPr>
                <w:noProof/>
                <w:webHidden/>
                <w:sz w:val="22"/>
                <w:szCs w:val="22"/>
                <w:rPrChange w:id="63" w:author="Sepribo Taylor-Harry" w:date="2020-08-05T08:25:00Z">
                  <w:rPr>
                    <w:noProof/>
                    <w:webHidden/>
                  </w:rPr>
                </w:rPrChange>
              </w:rPr>
              <w:fldChar w:fldCharType="begin"/>
            </w:r>
            <w:r w:rsidRPr="0072178A">
              <w:rPr>
                <w:noProof/>
                <w:webHidden/>
                <w:sz w:val="22"/>
                <w:szCs w:val="22"/>
                <w:rPrChange w:id="64" w:author="Sepribo Taylor-Harry" w:date="2020-08-05T08:25:00Z">
                  <w:rPr>
                    <w:noProof/>
                    <w:webHidden/>
                  </w:rPr>
                </w:rPrChange>
              </w:rPr>
              <w:instrText xml:space="preserve"> PAGEREF _Toc47472623 \h </w:instrText>
            </w:r>
          </w:ins>
          <w:r w:rsidRPr="0072178A">
            <w:rPr>
              <w:noProof/>
              <w:webHidden/>
              <w:sz w:val="22"/>
              <w:szCs w:val="22"/>
              <w:rPrChange w:id="65" w:author="Sepribo Taylor-Harry" w:date="2020-08-05T08:25:00Z">
                <w:rPr>
                  <w:noProof/>
                  <w:webHidden/>
                  <w:sz w:val="22"/>
                  <w:szCs w:val="22"/>
                </w:rPr>
              </w:rPrChange>
            </w:rPr>
          </w:r>
          <w:r w:rsidRPr="0072178A">
            <w:rPr>
              <w:noProof/>
              <w:webHidden/>
              <w:sz w:val="22"/>
              <w:szCs w:val="22"/>
              <w:rPrChange w:id="66" w:author="Sepribo Taylor-Harry" w:date="2020-08-05T08:25:00Z">
                <w:rPr>
                  <w:noProof/>
                  <w:webHidden/>
                </w:rPr>
              </w:rPrChange>
            </w:rPr>
            <w:fldChar w:fldCharType="separate"/>
          </w:r>
          <w:ins w:id="67" w:author="Sepribo Taylor-Harry" w:date="2020-08-04T22:30:00Z">
            <w:r w:rsidRPr="0072178A">
              <w:rPr>
                <w:noProof/>
                <w:webHidden/>
                <w:sz w:val="22"/>
                <w:szCs w:val="22"/>
                <w:rPrChange w:id="68" w:author="Sepribo Taylor-Harry" w:date="2020-08-05T08:25:00Z">
                  <w:rPr>
                    <w:noProof/>
                    <w:webHidden/>
                  </w:rPr>
                </w:rPrChange>
              </w:rPr>
              <w:t>7</w:t>
            </w:r>
            <w:r w:rsidRPr="0072178A">
              <w:rPr>
                <w:noProof/>
                <w:webHidden/>
                <w:sz w:val="22"/>
                <w:szCs w:val="22"/>
                <w:rPrChange w:id="69" w:author="Sepribo Taylor-Harry" w:date="2020-08-05T08:25:00Z">
                  <w:rPr>
                    <w:noProof/>
                    <w:webHidden/>
                  </w:rPr>
                </w:rPrChange>
              </w:rPr>
              <w:fldChar w:fldCharType="end"/>
            </w:r>
            <w:r w:rsidRPr="0072178A">
              <w:rPr>
                <w:rStyle w:val="Hyperlink"/>
                <w:noProof/>
                <w:sz w:val="22"/>
                <w:szCs w:val="22"/>
                <w:rPrChange w:id="70" w:author="Sepribo Taylor-Harry" w:date="2020-08-05T08:25:00Z">
                  <w:rPr>
                    <w:rStyle w:val="Hyperlink"/>
                    <w:noProof/>
                  </w:rPr>
                </w:rPrChange>
              </w:rPr>
              <w:fldChar w:fldCharType="end"/>
            </w:r>
          </w:ins>
        </w:p>
        <w:p w14:paraId="5F0CEB8F" w14:textId="65C81544" w:rsidR="003F3746" w:rsidRPr="0072178A" w:rsidRDefault="003F3746">
          <w:pPr>
            <w:pStyle w:val="TOC2"/>
            <w:spacing w:line="276" w:lineRule="auto"/>
            <w:rPr>
              <w:ins w:id="71" w:author="Sepribo Taylor-Harry" w:date="2020-08-04T22:30:00Z"/>
              <w:noProof/>
              <w:kern w:val="0"/>
              <w:sz w:val="22"/>
              <w:szCs w:val="22"/>
              <w:lang w:eastAsia="en-US"/>
            </w:rPr>
            <w:pPrChange w:id="72" w:author="Sepribo Taylor-Harry" w:date="2020-08-04T22:30:00Z">
              <w:pPr>
                <w:pStyle w:val="TOC2"/>
              </w:pPr>
            </w:pPrChange>
          </w:pPr>
          <w:ins w:id="73" w:author="Sepribo Taylor-Harry" w:date="2020-08-04T22:30:00Z">
            <w:r w:rsidRPr="0072178A">
              <w:rPr>
                <w:rStyle w:val="Hyperlink"/>
                <w:noProof/>
                <w:sz w:val="22"/>
                <w:szCs w:val="22"/>
                <w:rPrChange w:id="74" w:author="Sepribo Taylor-Harry" w:date="2020-08-05T08:25:00Z">
                  <w:rPr>
                    <w:rStyle w:val="Hyperlink"/>
                    <w:noProof/>
                  </w:rPr>
                </w:rPrChange>
              </w:rPr>
              <w:fldChar w:fldCharType="begin"/>
            </w:r>
            <w:r w:rsidRPr="0072178A">
              <w:rPr>
                <w:rStyle w:val="Hyperlink"/>
                <w:noProof/>
                <w:sz w:val="22"/>
                <w:szCs w:val="22"/>
                <w:rPrChange w:id="75" w:author="Sepribo Taylor-Harry" w:date="2020-08-05T08:25:00Z">
                  <w:rPr>
                    <w:rStyle w:val="Hyperlink"/>
                    <w:noProof/>
                  </w:rPr>
                </w:rPrChange>
              </w:rPr>
              <w:instrText xml:space="preserve"> </w:instrText>
            </w:r>
            <w:r w:rsidRPr="0072178A">
              <w:rPr>
                <w:noProof/>
                <w:sz w:val="22"/>
                <w:szCs w:val="22"/>
                <w:rPrChange w:id="76" w:author="Sepribo Taylor-Harry" w:date="2020-08-05T08:25:00Z">
                  <w:rPr>
                    <w:noProof/>
                  </w:rPr>
                </w:rPrChange>
              </w:rPr>
              <w:instrText>HYPERLINK \l "_Toc47472624"</w:instrText>
            </w:r>
            <w:r w:rsidRPr="0072178A">
              <w:rPr>
                <w:rStyle w:val="Hyperlink"/>
                <w:noProof/>
                <w:sz w:val="22"/>
                <w:szCs w:val="22"/>
                <w:rPrChange w:id="77" w:author="Sepribo Taylor-Harry" w:date="2020-08-05T08:25:00Z">
                  <w:rPr>
                    <w:rStyle w:val="Hyperlink"/>
                    <w:noProof/>
                  </w:rPr>
                </w:rPrChange>
              </w:rPr>
              <w:instrText xml:space="preserve"> </w:instrText>
            </w:r>
            <w:r w:rsidRPr="0072178A">
              <w:rPr>
                <w:rStyle w:val="Hyperlink"/>
                <w:noProof/>
                <w:sz w:val="22"/>
                <w:szCs w:val="22"/>
                <w:rPrChange w:id="78" w:author="Sepribo Taylor-Harry" w:date="2020-08-05T08:25:00Z">
                  <w:rPr>
                    <w:rStyle w:val="Hyperlink"/>
                    <w:noProof/>
                  </w:rPr>
                </w:rPrChange>
              </w:rPr>
              <w:fldChar w:fldCharType="separate"/>
            </w:r>
            <w:r w:rsidRPr="0072178A">
              <w:rPr>
                <w:rStyle w:val="Hyperlink"/>
                <w:noProof/>
                <w:sz w:val="22"/>
                <w:szCs w:val="22"/>
                <w:rPrChange w:id="79" w:author="Sepribo Taylor-Harry" w:date="2020-08-05T08:25:00Z">
                  <w:rPr>
                    <w:rStyle w:val="Hyperlink"/>
                    <w:noProof/>
                  </w:rPr>
                </w:rPrChange>
              </w:rPr>
              <w:t>1.2 Intended audience</w:t>
            </w:r>
            <w:r w:rsidRPr="0072178A">
              <w:rPr>
                <w:noProof/>
                <w:webHidden/>
                <w:sz w:val="22"/>
                <w:szCs w:val="22"/>
                <w:rPrChange w:id="80" w:author="Sepribo Taylor-Harry" w:date="2020-08-05T08:25:00Z">
                  <w:rPr>
                    <w:noProof/>
                    <w:webHidden/>
                  </w:rPr>
                </w:rPrChange>
              </w:rPr>
              <w:tab/>
            </w:r>
            <w:r w:rsidRPr="0072178A">
              <w:rPr>
                <w:noProof/>
                <w:webHidden/>
                <w:sz w:val="22"/>
                <w:szCs w:val="22"/>
                <w:rPrChange w:id="81" w:author="Sepribo Taylor-Harry" w:date="2020-08-05T08:25:00Z">
                  <w:rPr>
                    <w:noProof/>
                    <w:webHidden/>
                  </w:rPr>
                </w:rPrChange>
              </w:rPr>
              <w:fldChar w:fldCharType="begin"/>
            </w:r>
            <w:r w:rsidRPr="0072178A">
              <w:rPr>
                <w:noProof/>
                <w:webHidden/>
                <w:sz w:val="22"/>
                <w:szCs w:val="22"/>
                <w:rPrChange w:id="82" w:author="Sepribo Taylor-Harry" w:date="2020-08-05T08:25:00Z">
                  <w:rPr>
                    <w:noProof/>
                    <w:webHidden/>
                  </w:rPr>
                </w:rPrChange>
              </w:rPr>
              <w:instrText xml:space="preserve"> PAGEREF _Toc47472624 \h </w:instrText>
            </w:r>
          </w:ins>
          <w:r w:rsidRPr="0072178A">
            <w:rPr>
              <w:noProof/>
              <w:webHidden/>
              <w:sz w:val="22"/>
              <w:szCs w:val="22"/>
              <w:rPrChange w:id="83" w:author="Sepribo Taylor-Harry" w:date="2020-08-05T08:25:00Z">
                <w:rPr>
                  <w:noProof/>
                  <w:webHidden/>
                  <w:sz w:val="22"/>
                  <w:szCs w:val="22"/>
                </w:rPr>
              </w:rPrChange>
            </w:rPr>
          </w:r>
          <w:r w:rsidRPr="0072178A">
            <w:rPr>
              <w:noProof/>
              <w:webHidden/>
              <w:sz w:val="22"/>
              <w:szCs w:val="22"/>
              <w:rPrChange w:id="84" w:author="Sepribo Taylor-Harry" w:date="2020-08-05T08:25:00Z">
                <w:rPr>
                  <w:noProof/>
                  <w:webHidden/>
                </w:rPr>
              </w:rPrChange>
            </w:rPr>
            <w:fldChar w:fldCharType="separate"/>
          </w:r>
          <w:ins w:id="85" w:author="Sepribo Taylor-Harry" w:date="2020-08-04T22:30:00Z">
            <w:r w:rsidRPr="0072178A">
              <w:rPr>
                <w:noProof/>
                <w:webHidden/>
                <w:sz w:val="22"/>
                <w:szCs w:val="22"/>
                <w:rPrChange w:id="86" w:author="Sepribo Taylor-Harry" w:date="2020-08-05T08:25:00Z">
                  <w:rPr>
                    <w:noProof/>
                    <w:webHidden/>
                  </w:rPr>
                </w:rPrChange>
              </w:rPr>
              <w:t>7</w:t>
            </w:r>
            <w:r w:rsidRPr="0072178A">
              <w:rPr>
                <w:noProof/>
                <w:webHidden/>
                <w:sz w:val="22"/>
                <w:szCs w:val="22"/>
                <w:rPrChange w:id="87" w:author="Sepribo Taylor-Harry" w:date="2020-08-05T08:25:00Z">
                  <w:rPr>
                    <w:noProof/>
                    <w:webHidden/>
                  </w:rPr>
                </w:rPrChange>
              </w:rPr>
              <w:fldChar w:fldCharType="end"/>
            </w:r>
            <w:r w:rsidRPr="0072178A">
              <w:rPr>
                <w:rStyle w:val="Hyperlink"/>
                <w:noProof/>
                <w:sz w:val="22"/>
                <w:szCs w:val="22"/>
                <w:rPrChange w:id="88" w:author="Sepribo Taylor-Harry" w:date="2020-08-05T08:25:00Z">
                  <w:rPr>
                    <w:rStyle w:val="Hyperlink"/>
                    <w:noProof/>
                  </w:rPr>
                </w:rPrChange>
              </w:rPr>
              <w:fldChar w:fldCharType="end"/>
            </w:r>
          </w:ins>
        </w:p>
        <w:p w14:paraId="0DB5A54B" w14:textId="6EB50F57" w:rsidR="003F3746" w:rsidRPr="0072178A" w:rsidRDefault="003F3746">
          <w:pPr>
            <w:pStyle w:val="TOC2"/>
            <w:spacing w:line="276" w:lineRule="auto"/>
            <w:rPr>
              <w:ins w:id="89" w:author="Sepribo Taylor-Harry" w:date="2020-08-04T22:30:00Z"/>
              <w:noProof/>
              <w:kern w:val="0"/>
              <w:sz w:val="22"/>
              <w:szCs w:val="22"/>
              <w:lang w:eastAsia="en-US"/>
            </w:rPr>
            <w:pPrChange w:id="90" w:author="Sepribo Taylor-Harry" w:date="2020-08-04T22:30:00Z">
              <w:pPr>
                <w:pStyle w:val="TOC2"/>
              </w:pPr>
            </w:pPrChange>
          </w:pPr>
          <w:ins w:id="91" w:author="Sepribo Taylor-Harry" w:date="2020-08-04T22:30:00Z">
            <w:r w:rsidRPr="0072178A">
              <w:rPr>
                <w:rStyle w:val="Hyperlink"/>
                <w:noProof/>
                <w:sz w:val="22"/>
                <w:szCs w:val="22"/>
                <w:rPrChange w:id="92" w:author="Sepribo Taylor-Harry" w:date="2020-08-05T08:25:00Z">
                  <w:rPr>
                    <w:rStyle w:val="Hyperlink"/>
                    <w:noProof/>
                  </w:rPr>
                </w:rPrChange>
              </w:rPr>
              <w:fldChar w:fldCharType="begin"/>
            </w:r>
            <w:r w:rsidRPr="0072178A">
              <w:rPr>
                <w:rStyle w:val="Hyperlink"/>
                <w:noProof/>
                <w:sz w:val="22"/>
                <w:szCs w:val="22"/>
                <w:rPrChange w:id="93" w:author="Sepribo Taylor-Harry" w:date="2020-08-05T08:25:00Z">
                  <w:rPr>
                    <w:rStyle w:val="Hyperlink"/>
                    <w:noProof/>
                  </w:rPr>
                </w:rPrChange>
              </w:rPr>
              <w:instrText xml:space="preserve"> </w:instrText>
            </w:r>
            <w:r w:rsidRPr="0072178A">
              <w:rPr>
                <w:noProof/>
                <w:sz w:val="22"/>
                <w:szCs w:val="22"/>
                <w:rPrChange w:id="94" w:author="Sepribo Taylor-Harry" w:date="2020-08-05T08:25:00Z">
                  <w:rPr>
                    <w:noProof/>
                  </w:rPr>
                </w:rPrChange>
              </w:rPr>
              <w:instrText>HYPERLINK \l "_Toc47472625"</w:instrText>
            </w:r>
            <w:r w:rsidRPr="0072178A">
              <w:rPr>
                <w:rStyle w:val="Hyperlink"/>
                <w:noProof/>
                <w:sz w:val="22"/>
                <w:szCs w:val="22"/>
                <w:rPrChange w:id="95" w:author="Sepribo Taylor-Harry" w:date="2020-08-05T08:25:00Z">
                  <w:rPr>
                    <w:rStyle w:val="Hyperlink"/>
                    <w:noProof/>
                  </w:rPr>
                </w:rPrChange>
              </w:rPr>
              <w:instrText xml:space="preserve"> </w:instrText>
            </w:r>
            <w:r w:rsidRPr="0072178A">
              <w:rPr>
                <w:rStyle w:val="Hyperlink"/>
                <w:noProof/>
                <w:sz w:val="22"/>
                <w:szCs w:val="22"/>
                <w:rPrChange w:id="96" w:author="Sepribo Taylor-Harry" w:date="2020-08-05T08:25:00Z">
                  <w:rPr>
                    <w:rStyle w:val="Hyperlink"/>
                    <w:noProof/>
                  </w:rPr>
                </w:rPrChange>
              </w:rPr>
              <w:fldChar w:fldCharType="separate"/>
            </w:r>
            <w:r w:rsidRPr="0072178A">
              <w:rPr>
                <w:rStyle w:val="Hyperlink"/>
                <w:noProof/>
                <w:sz w:val="22"/>
                <w:szCs w:val="22"/>
                <w:rPrChange w:id="97" w:author="Sepribo Taylor-Harry" w:date="2020-08-05T08:25:00Z">
                  <w:rPr>
                    <w:rStyle w:val="Hyperlink"/>
                    <w:noProof/>
                  </w:rPr>
                </w:rPrChange>
              </w:rPr>
              <w:t>1.3 Technical project stakeholders</w:t>
            </w:r>
            <w:r w:rsidRPr="0072178A">
              <w:rPr>
                <w:noProof/>
                <w:webHidden/>
                <w:sz w:val="22"/>
                <w:szCs w:val="22"/>
                <w:rPrChange w:id="98" w:author="Sepribo Taylor-Harry" w:date="2020-08-05T08:25:00Z">
                  <w:rPr>
                    <w:noProof/>
                    <w:webHidden/>
                  </w:rPr>
                </w:rPrChange>
              </w:rPr>
              <w:tab/>
            </w:r>
            <w:r w:rsidRPr="0072178A">
              <w:rPr>
                <w:noProof/>
                <w:webHidden/>
                <w:sz w:val="22"/>
                <w:szCs w:val="22"/>
                <w:rPrChange w:id="99" w:author="Sepribo Taylor-Harry" w:date="2020-08-05T08:25:00Z">
                  <w:rPr>
                    <w:noProof/>
                    <w:webHidden/>
                  </w:rPr>
                </w:rPrChange>
              </w:rPr>
              <w:fldChar w:fldCharType="begin"/>
            </w:r>
            <w:r w:rsidRPr="0072178A">
              <w:rPr>
                <w:noProof/>
                <w:webHidden/>
                <w:sz w:val="22"/>
                <w:szCs w:val="22"/>
                <w:rPrChange w:id="100" w:author="Sepribo Taylor-Harry" w:date="2020-08-05T08:25:00Z">
                  <w:rPr>
                    <w:noProof/>
                    <w:webHidden/>
                  </w:rPr>
                </w:rPrChange>
              </w:rPr>
              <w:instrText xml:space="preserve"> PAGEREF _Toc47472625 \h </w:instrText>
            </w:r>
          </w:ins>
          <w:r w:rsidRPr="0072178A">
            <w:rPr>
              <w:noProof/>
              <w:webHidden/>
              <w:sz w:val="22"/>
              <w:szCs w:val="22"/>
              <w:rPrChange w:id="101" w:author="Sepribo Taylor-Harry" w:date="2020-08-05T08:25:00Z">
                <w:rPr>
                  <w:noProof/>
                  <w:webHidden/>
                  <w:sz w:val="22"/>
                  <w:szCs w:val="22"/>
                </w:rPr>
              </w:rPrChange>
            </w:rPr>
          </w:r>
          <w:r w:rsidRPr="0072178A">
            <w:rPr>
              <w:noProof/>
              <w:webHidden/>
              <w:sz w:val="22"/>
              <w:szCs w:val="22"/>
              <w:rPrChange w:id="102" w:author="Sepribo Taylor-Harry" w:date="2020-08-05T08:25:00Z">
                <w:rPr>
                  <w:noProof/>
                  <w:webHidden/>
                </w:rPr>
              </w:rPrChange>
            </w:rPr>
            <w:fldChar w:fldCharType="separate"/>
          </w:r>
          <w:ins w:id="103" w:author="Sepribo Taylor-Harry" w:date="2020-08-04T22:30:00Z">
            <w:r w:rsidRPr="0072178A">
              <w:rPr>
                <w:noProof/>
                <w:webHidden/>
                <w:sz w:val="22"/>
                <w:szCs w:val="22"/>
                <w:rPrChange w:id="104" w:author="Sepribo Taylor-Harry" w:date="2020-08-05T08:25:00Z">
                  <w:rPr>
                    <w:noProof/>
                    <w:webHidden/>
                  </w:rPr>
                </w:rPrChange>
              </w:rPr>
              <w:t>7</w:t>
            </w:r>
            <w:r w:rsidRPr="0072178A">
              <w:rPr>
                <w:noProof/>
                <w:webHidden/>
                <w:sz w:val="22"/>
                <w:szCs w:val="22"/>
                <w:rPrChange w:id="105" w:author="Sepribo Taylor-Harry" w:date="2020-08-05T08:25:00Z">
                  <w:rPr>
                    <w:noProof/>
                    <w:webHidden/>
                  </w:rPr>
                </w:rPrChange>
              </w:rPr>
              <w:fldChar w:fldCharType="end"/>
            </w:r>
            <w:r w:rsidRPr="0072178A">
              <w:rPr>
                <w:rStyle w:val="Hyperlink"/>
                <w:noProof/>
                <w:sz w:val="22"/>
                <w:szCs w:val="22"/>
                <w:rPrChange w:id="106" w:author="Sepribo Taylor-Harry" w:date="2020-08-05T08:25:00Z">
                  <w:rPr>
                    <w:rStyle w:val="Hyperlink"/>
                    <w:noProof/>
                  </w:rPr>
                </w:rPrChange>
              </w:rPr>
              <w:fldChar w:fldCharType="end"/>
            </w:r>
          </w:ins>
        </w:p>
        <w:p w14:paraId="0C92E7A5" w14:textId="08CBF5C7" w:rsidR="003F3746" w:rsidRPr="0072178A" w:rsidRDefault="003F3746">
          <w:pPr>
            <w:pStyle w:val="TOC2"/>
            <w:spacing w:line="276" w:lineRule="auto"/>
            <w:rPr>
              <w:ins w:id="107" w:author="Sepribo Taylor-Harry" w:date="2020-08-04T22:30:00Z"/>
              <w:noProof/>
              <w:kern w:val="0"/>
              <w:sz w:val="22"/>
              <w:szCs w:val="22"/>
              <w:lang w:eastAsia="en-US"/>
            </w:rPr>
            <w:pPrChange w:id="108" w:author="Sepribo Taylor-Harry" w:date="2020-08-04T22:30:00Z">
              <w:pPr>
                <w:pStyle w:val="TOC2"/>
              </w:pPr>
            </w:pPrChange>
          </w:pPr>
          <w:ins w:id="109" w:author="Sepribo Taylor-Harry" w:date="2020-08-04T22:30:00Z">
            <w:r w:rsidRPr="0072178A">
              <w:rPr>
                <w:rStyle w:val="Hyperlink"/>
                <w:noProof/>
                <w:sz w:val="22"/>
                <w:szCs w:val="22"/>
                <w:rPrChange w:id="110" w:author="Sepribo Taylor-Harry" w:date="2020-08-05T08:25:00Z">
                  <w:rPr>
                    <w:rStyle w:val="Hyperlink"/>
                    <w:noProof/>
                  </w:rPr>
                </w:rPrChange>
              </w:rPr>
              <w:fldChar w:fldCharType="begin"/>
            </w:r>
            <w:r w:rsidRPr="0072178A">
              <w:rPr>
                <w:rStyle w:val="Hyperlink"/>
                <w:noProof/>
                <w:sz w:val="22"/>
                <w:szCs w:val="22"/>
                <w:rPrChange w:id="111" w:author="Sepribo Taylor-Harry" w:date="2020-08-05T08:25:00Z">
                  <w:rPr>
                    <w:rStyle w:val="Hyperlink"/>
                    <w:noProof/>
                  </w:rPr>
                </w:rPrChange>
              </w:rPr>
              <w:instrText xml:space="preserve"> </w:instrText>
            </w:r>
            <w:r w:rsidRPr="0072178A">
              <w:rPr>
                <w:noProof/>
                <w:sz w:val="22"/>
                <w:szCs w:val="22"/>
                <w:rPrChange w:id="112" w:author="Sepribo Taylor-Harry" w:date="2020-08-05T08:25:00Z">
                  <w:rPr>
                    <w:noProof/>
                  </w:rPr>
                </w:rPrChange>
              </w:rPr>
              <w:instrText>HYPERLINK \l "_Toc47472626"</w:instrText>
            </w:r>
            <w:r w:rsidRPr="0072178A">
              <w:rPr>
                <w:rStyle w:val="Hyperlink"/>
                <w:noProof/>
                <w:sz w:val="22"/>
                <w:szCs w:val="22"/>
                <w:rPrChange w:id="113" w:author="Sepribo Taylor-Harry" w:date="2020-08-05T08:25:00Z">
                  <w:rPr>
                    <w:rStyle w:val="Hyperlink"/>
                    <w:noProof/>
                  </w:rPr>
                </w:rPrChange>
              </w:rPr>
              <w:instrText xml:space="preserve"> </w:instrText>
            </w:r>
            <w:r w:rsidRPr="0072178A">
              <w:rPr>
                <w:rStyle w:val="Hyperlink"/>
                <w:noProof/>
                <w:sz w:val="22"/>
                <w:szCs w:val="22"/>
                <w:rPrChange w:id="114" w:author="Sepribo Taylor-Harry" w:date="2020-08-05T08:25:00Z">
                  <w:rPr>
                    <w:rStyle w:val="Hyperlink"/>
                    <w:noProof/>
                  </w:rPr>
                </w:rPrChange>
              </w:rPr>
              <w:fldChar w:fldCharType="separate"/>
            </w:r>
            <w:r w:rsidRPr="0072178A">
              <w:rPr>
                <w:rStyle w:val="Hyperlink"/>
                <w:noProof/>
                <w:sz w:val="22"/>
                <w:szCs w:val="22"/>
                <w:rPrChange w:id="115" w:author="Sepribo Taylor-Harry" w:date="2020-08-05T08:25:00Z">
                  <w:rPr>
                    <w:rStyle w:val="Hyperlink"/>
                    <w:noProof/>
                  </w:rPr>
                </w:rPrChange>
              </w:rPr>
              <w:t>1.4 Definitions, acronyms and abbreviations</w:t>
            </w:r>
            <w:r w:rsidRPr="0072178A">
              <w:rPr>
                <w:noProof/>
                <w:webHidden/>
                <w:sz w:val="22"/>
                <w:szCs w:val="22"/>
                <w:rPrChange w:id="116" w:author="Sepribo Taylor-Harry" w:date="2020-08-05T08:25:00Z">
                  <w:rPr>
                    <w:noProof/>
                    <w:webHidden/>
                  </w:rPr>
                </w:rPrChange>
              </w:rPr>
              <w:tab/>
            </w:r>
            <w:r w:rsidRPr="0072178A">
              <w:rPr>
                <w:noProof/>
                <w:webHidden/>
                <w:sz w:val="22"/>
                <w:szCs w:val="22"/>
                <w:rPrChange w:id="117" w:author="Sepribo Taylor-Harry" w:date="2020-08-05T08:25:00Z">
                  <w:rPr>
                    <w:noProof/>
                    <w:webHidden/>
                  </w:rPr>
                </w:rPrChange>
              </w:rPr>
              <w:fldChar w:fldCharType="begin"/>
            </w:r>
            <w:r w:rsidRPr="0072178A">
              <w:rPr>
                <w:noProof/>
                <w:webHidden/>
                <w:sz w:val="22"/>
                <w:szCs w:val="22"/>
                <w:rPrChange w:id="118" w:author="Sepribo Taylor-Harry" w:date="2020-08-05T08:25:00Z">
                  <w:rPr>
                    <w:noProof/>
                    <w:webHidden/>
                  </w:rPr>
                </w:rPrChange>
              </w:rPr>
              <w:instrText xml:space="preserve"> PAGEREF _Toc47472626 \h </w:instrText>
            </w:r>
          </w:ins>
          <w:r w:rsidRPr="0072178A">
            <w:rPr>
              <w:noProof/>
              <w:webHidden/>
              <w:sz w:val="22"/>
              <w:szCs w:val="22"/>
              <w:rPrChange w:id="119" w:author="Sepribo Taylor-Harry" w:date="2020-08-05T08:25:00Z">
                <w:rPr>
                  <w:noProof/>
                  <w:webHidden/>
                  <w:sz w:val="22"/>
                  <w:szCs w:val="22"/>
                </w:rPr>
              </w:rPrChange>
            </w:rPr>
          </w:r>
          <w:r w:rsidRPr="0072178A">
            <w:rPr>
              <w:noProof/>
              <w:webHidden/>
              <w:sz w:val="22"/>
              <w:szCs w:val="22"/>
              <w:rPrChange w:id="120" w:author="Sepribo Taylor-Harry" w:date="2020-08-05T08:25:00Z">
                <w:rPr>
                  <w:noProof/>
                  <w:webHidden/>
                </w:rPr>
              </w:rPrChange>
            </w:rPr>
            <w:fldChar w:fldCharType="separate"/>
          </w:r>
          <w:ins w:id="121" w:author="Sepribo Taylor-Harry" w:date="2020-08-04T22:30:00Z">
            <w:r w:rsidRPr="0072178A">
              <w:rPr>
                <w:noProof/>
                <w:webHidden/>
                <w:sz w:val="22"/>
                <w:szCs w:val="22"/>
                <w:rPrChange w:id="122" w:author="Sepribo Taylor-Harry" w:date="2020-08-05T08:25:00Z">
                  <w:rPr>
                    <w:noProof/>
                    <w:webHidden/>
                  </w:rPr>
                </w:rPrChange>
              </w:rPr>
              <w:t>8</w:t>
            </w:r>
            <w:r w:rsidRPr="0072178A">
              <w:rPr>
                <w:noProof/>
                <w:webHidden/>
                <w:sz w:val="22"/>
                <w:szCs w:val="22"/>
                <w:rPrChange w:id="123" w:author="Sepribo Taylor-Harry" w:date="2020-08-05T08:25:00Z">
                  <w:rPr>
                    <w:noProof/>
                    <w:webHidden/>
                  </w:rPr>
                </w:rPrChange>
              </w:rPr>
              <w:fldChar w:fldCharType="end"/>
            </w:r>
            <w:r w:rsidRPr="0072178A">
              <w:rPr>
                <w:rStyle w:val="Hyperlink"/>
                <w:noProof/>
                <w:sz w:val="22"/>
                <w:szCs w:val="22"/>
                <w:rPrChange w:id="124" w:author="Sepribo Taylor-Harry" w:date="2020-08-05T08:25:00Z">
                  <w:rPr>
                    <w:rStyle w:val="Hyperlink"/>
                    <w:noProof/>
                  </w:rPr>
                </w:rPrChange>
              </w:rPr>
              <w:fldChar w:fldCharType="end"/>
            </w:r>
          </w:ins>
        </w:p>
        <w:p w14:paraId="7ACD5DA9" w14:textId="32E5992D" w:rsidR="003F3746" w:rsidRPr="0072178A" w:rsidRDefault="003F3746">
          <w:pPr>
            <w:pStyle w:val="TOC1"/>
            <w:tabs>
              <w:tab w:val="right" w:leader="dot" w:pos="9350"/>
            </w:tabs>
            <w:spacing w:line="276" w:lineRule="auto"/>
            <w:rPr>
              <w:ins w:id="125" w:author="Sepribo Taylor-Harry" w:date="2020-08-04T22:30:00Z"/>
              <w:noProof/>
              <w:kern w:val="0"/>
              <w:sz w:val="22"/>
              <w:szCs w:val="22"/>
              <w:lang w:eastAsia="en-US"/>
            </w:rPr>
            <w:pPrChange w:id="126" w:author="Sepribo Taylor-Harry" w:date="2020-08-04T22:30:00Z">
              <w:pPr>
                <w:pStyle w:val="TOC1"/>
                <w:tabs>
                  <w:tab w:val="right" w:leader="dot" w:pos="9350"/>
                </w:tabs>
              </w:pPr>
            </w:pPrChange>
          </w:pPr>
          <w:ins w:id="127" w:author="Sepribo Taylor-Harry" w:date="2020-08-04T22:30:00Z">
            <w:r w:rsidRPr="0072178A">
              <w:rPr>
                <w:rStyle w:val="Hyperlink"/>
                <w:noProof/>
                <w:sz w:val="22"/>
                <w:szCs w:val="22"/>
                <w:rPrChange w:id="128" w:author="Sepribo Taylor-Harry" w:date="2020-08-05T08:25:00Z">
                  <w:rPr>
                    <w:rStyle w:val="Hyperlink"/>
                    <w:noProof/>
                  </w:rPr>
                </w:rPrChange>
              </w:rPr>
              <w:fldChar w:fldCharType="begin"/>
            </w:r>
            <w:r w:rsidRPr="0072178A">
              <w:rPr>
                <w:rStyle w:val="Hyperlink"/>
                <w:noProof/>
                <w:sz w:val="22"/>
                <w:szCs w:val="22"/>
                <w:rPrChange w:id="129" w:author="Sepribo Taylor-Harry" w:date="2020-08-05T08:25:00Z">
                  <w:rPr>
                    <w:rStyle w:val="Hyperlink"/>
                    <w:noProof/>
                  </w:rPr>
                </w:rPrChange>
              </w:rPr>
              <w:instrText xml:space="preserve"> </w:instrText>
            </w:r>
            <w:r w:rsidRPr="0072178A">
              <w:rPr>
                <w:noProof/>
                <w:sz w:val="22"/>
                <w:szCs w:val="22"/>
                <w:rPrChange w:id="130" w:author="Sepribo Taylor-Harry" w:date="2020-08-05T08:25:00Z">
                  <w:rPr>
                    <w:noProof/>
                  </w:rPr>
                </w:rPrChange>
              </w:rPr>
              <w:instrText>HYPERLINK \l "_Toc47472627"</w:instrText>
            </w:r>
            <w:r w:rsidRPr="0072178A">
              <w:rPr>
                <w:rStyle w:val="Hyperlink"/>
                <w:noProof/>
                <w:sz w:val="22"/>
                <w:szCs w:val="22"/>
                <w:rPrChange w:id="131" w:author="Sepribo Taylor-Harry" w:date="2020-08-05T08:25:00Z">
                  <w:rPr>
                    <w:rStyle w:val="Hyperlink"/>
                    <w:noProof/>
                  </w:rPr>
                </w:rPrChange>
              </w:rPr>
              <w:instrText xml:space="preserve"> </w:instrText>
            </w:r>
            <w:r w:rsidRPr="0072178A">
              <w:rPr>
                <w:rStyle w:val="Hyperlink"/>
                <w:noProof/>
                <w:sz w:val="22"/>
                <w:szCs w:val="22"/>
                <w:rPrChange w:id="132" w:author="Sepribo Taylor-Harry" w:date="2020-08-05T08:25:00Z">
                  <w:rPr>
                    <w:rStyle w:val="Hyperlink"/>
                    <w:noProof/>
                  </w:rPr>
                </w:rPrChange>
              </w:rPr>
              <w:fldChar w:fldCharType="separate"/>
            </w:r>
            <w:r w:rsidRPr="0072178A">
              <w:rPr>
                <w:rStyle w:val="Hyperlink"/>
                <w:noProof/>
                <w:sz w:val="22"/>
                <w:szCs w:val="22"/>
                <w:rPrChange w:id="133" w:author="Sepribo Taylor-Harry" w:date="2020-08-05T08:25:00Z">
                  <w:rPr>
                    <w:rStyle w:val="Hyperlink"/>
                    <w:noProof/>
                  </w:rPr>
                </w:rPrChange>
              </w:rPr>
              <w:t>2. System Architecture</w:t>
            </w:r>
            <w:r w:rsidRPr="0072178A">
              <w:rPr>
                <w:noProof/>
                <w:webHidden/>
                <w:sz w:val="22"/>
                <w:szCs w:val="22"/>
                <w:rPrChange w:id="134" w:author="Sepribo Taylor-Harry" w:date="2020-08-05T08:25:00Z">
                  <w:rPr>
                    <w:noProof/>
                    <w:webHidden/>
                  </w:rPr>
                </w:rPrChange>
              </w:rPr>
              <w:tab/>
            </w:r>
            <w:r w:rsidRPr="0072178A">
              <w:rPr>
                <w:noProof/>
                <w:webHidden/>
                <w:sz w:val="22"/>
                <w:szCs w:val="22"/>
                <w:rPrChange w:id="135" w:author="Sepribo Taylor-Harry" w:date="2020-08-05T08:25:00Z">
                  <w:rPr>
                    <w:noProof/>
                    <w:webHidden/>
                  </w:rPr>
                </w:rPrChange>
              </w:rPr>
              <w:fldChar w:fldCharType="begin"/>
            </w:r>
            <w:r w:rsidRPr="0072178A">
              <w:rPr>
                <w:noProof/>
                <w:webHidden/>
                <w:sz w:val="22"/>
                <w:szCs w:val="22"/>
                <w:rPrChange w:id="136" w:author="Sepribo Taylor-Harry" w:date="2020-08-05T08:25:00Z">
                  <w:rPr>
                    <w:noProof/>
                    <w:webHidden/>
                  </w:rPr>
                </w:rPrChange>
              </w:rPr>
              <w:instrText xml:space="preserve"> PAGEREF _Toc47472627 \h </w:instrText>
            </w:r>
          </w:ins>
          <w:r w:rsidRPr="0072178A">
            <w:rPr>
              <w:noProof/>
              <w:webHidden/>
              <w:sz w:val="22"/>
              <w:szCs w:val="22"/>
              <w:rPrChange w:id="137" w:author="Sepribo Taylor-Harry" w:date="2020-08-05T08:25:00Z">
                <w:rPr>
                  <w:noProof/>
                  <w:webHidden/>
                  <w:sz w:val="22"/>
                  <w:szCs w:val="22"/>
                </w:rPr>
              </w:rPrChange>
            </w:rPr>
          </w:r>
          <w:r w:rsidRPr="0072178A">
            <w:rPr>
              <w:noProof/>
              <w:webHidden/>
              <w:sz w:val="22"/>
              <w:szCs w:val="22"/>
              <w:rPrChange w:id="138" w:author="Sepribo Taylor-Harry" w:date="2020-08-05T08:25:00Z">
                <w:rPr>
                  <w:noProof/>
                  <w:webHidden/>
                </w:rPr>
              </w:rPrChange>
            </w:rPr>
            <w:fldChar w:fldCharType="separate"/>
          </w:r>
          <w:ins w:id="139" w:author="Sepribo Taylor-Harry" w:date="2020-08-04T22:30:00Z">
            <w:r w:rsidRPr="0072178A">
              <w:rPr>
                <w:noProof/>
                <w:webHidden/>
                <w:sz w:val="22"/>
                <w:szCs w:val="22"/>
                <w:rPrChange w:id="140" w:author="Sepribo Taylor-Harry" w:date="2020-08-05T08:25:00Z">
                  <w:rPr>
                    <w:noProof/>
                    <w:webHidden/>
                  </w:rPr>
                </w:rPrChange>
              </w:rPr>
              <w:t>8</w:t>
            </w:r>
            <w:r w:rsidRPr="0072178A">
              <w:rPr>
                <w:noProof/>
                <w:webHidden/>
                <w:sz w:val="22"/>
                <w:szCs w:val="22"/>
                <w:rPrChange w:id="141" w:author="Sepribo Taylor-Harry" w:date="2020-08-05T08:25:00Z">
                  <w:rPr>
                    <w:noProof/>
                    <w:webHidden/>
                  </w:rPr>
                </w:rPrChange>
              </w:rPr>
              <w:fldChar w:fldCharType="end"/>
            </w:r>
            <w:r w:rsidRPr="0072178A">
              <w:rPr>
                <w:rStyle w:val="Hyperlink"/>
                <w:noProof/>
                <w:sz w:val="22"/>
                <w:szCs w:val="22"/>
                <w:rPrChange w:id="142" w:author="Sepribo Taylor-Harry" w:date="2020-08-05T08:25:00Z">
                  <w:rPr>
                    <w:rStyle w:val="Hyperlink"/>
                    <w:noProof/>
                  </w:rPr>
                </w:rPrChange>
              </w:rPr>
              <w:fldChar w:fldCharType="end"/>
            </w:r>
          </w:ins>
        </w:p>
        <w:p w14:paraId="338F097E" w14:textId="05B74496" w:rsidR="003F3746" w:rsidRPr="0072178A" w:rsidRDefault="003F3746">
          <w:pPr>
            <w:pStyle w:val="TOC2"/>
            <w:spacing w:line="276" w:lineRule="auto"/>
            <w:rPr>
              <w:ins w:id="143" w:author="Sepribo Taylor-Harry" w:date="2020-08-04T22:30:00Z"/>
              <w:noProof/>
              <w:kern w:val="0"/>
              <w:sz w:val="22"/>
              <w:szCs w:val="22"/>
              <w:lang w:eastAsia="en-US"/>
            </w:rPr>
            <w:pPrChange w:id="144" w:author="Sepribo Taylor-Harry" w:date="2020-08-04T22:30:00Z">
              <w:pPr>
                <w:pStyle w:val="TOC2"/>
              </w:pPr>
            </w:pPrChange>
          </w:pPr>
          <w:ins w:id="145" w:author="Sepribo Taylor-Harry" w:date="2020-08-04T22:30:00Z">
            <w:r w:rsidRPr="0072178A">
              <w:rPr>
                <w:rStyle w:val="Hyperlink"/>
                <w:noProof/>
                <w:sz w:val="22"/>
                <w:szCs w:val="22"/>
                <w:rPrChange w:id="146" w:author="Sepribo Taylor-Harry" w:date="2020-08-05T08:25:00Z">
                  <w:rPr>
                    <w:rStyle w:val="Hyperlink"/>
                    <w:noProof/>
                  </w:rPr>
                </w:rPrChange>
              </w:rPr>
              <w:fldChar w:fldCharType="begin"/>
            </w:r>
            <w:r w:rsidRPr="0072178A">
              <w:rPr>
                <w:rStyle w:val="Hyperlink"/>
                <w:noProof/>
                <w:sz w:val="22"/>
                <w:szCs w:val="22"/>
                <w:rPrChange w:id="147" w:author="Sepribo Taylor-Harry" w:date="2020-08-05T08:25:00Z">
                  <w:rPr>
                    <w:rStyle w:val="Hyperlink"/>
                    <w:noProof/>
                  </w:rPr>
                </w:rPrChange>
              </w:rPr>
              <w:instrText xml:space="preserve"> </w:instrText>
            </w:r>
            <w:r w:rsidRPr="0072178A">
              <w:rPr>
                <w:noProof/>
                <w:sz w:val="22"/>
                <w:szCs w:val="22"/>
                <w:rPrChange w:id="148" w:author="Sepribo Taylor-Harry" w:date="2020-08-05T08:25:00Z">
                  <w:rPr>
                    <w:noProof/>
                  </w:rPr>
                </w:rPrChange>
              </w:rPr>
              <w:instrText>HYPERLINK \l "_Toc47472628"</w:instrText>
            </w:r>
            <w:r w:rsidRPr="0072178A">
              <w:rPr>
                <w:rStyle w:val="Hyperlink"/>
                <w:noProof/>
                <w:sz w:val="22"/>
                <w:szCs w:val="22"/>
                <w:rPrChange w:id="149" w:author="Sepribo Taylor-Harry" w:date="2020-08-05T08:25:00Z">
                  <w:rPr>
                    <w:rStyle w:val="Hyperlink"/>
                    <w:noProof/>
                  </w:rPr>
                </w:rPrChange>
              </w:rPr>
              <w:instrText xml:space="preserve"> </w:instrText>
            </w:r>
            <w:r w:rsidRPr="0072178A">
              <w:rPr>
                <w:rStyle w:val="Hyperlink"/>
                <w:noProof/>
                <w:sz w:val="22"/>
                <w:szCs w:val="22"/>
                <w:rPrChange w:id="150" w:author="Sepribo Taylor-Harry" w:date="2020-08-05T08:25:00Z">
                  <w:rPr>
                    <w:rStyle w:val="Hyperlink"/>
                    <w:noProof/>
                  </w:rPr>
                </w:rPrChange>
              </w:rPr>
              <w:fldChar w:fldCharType="separate"/>
            </w:r>
            <w:r w:rsidRPr="0072178A">
              <w:rPr>
                <w:rStyle w:val="Hyperlink"/>
                <w:noProof/>
                <w:sz w:val="22"/>
                <w:szCs w:val="22"/>
                <w:rPrChange w:id="151" w:author="Sepribo Taylor-Harry" w:date="2020-08-05T08:25:00Z">
                  <w:rPr>
                    <w:rStyle w:val="Hyperlink"/>
                    <w:noProof/>
                  </w:rPr>
                </w:rPrChange>
              </w:rPr>
              <w:t>2.1 Architectural Design</w:t>
            </w:r>
            <w:r w:rsidRPr="0072178A">
              <w:rPr>
                <w:noProof/>
                <w:webHidden/>
                <w:sz w:val="22"/>
                <w:szCs w:val="22"/>
                <w:rPrChange w:id="152" w:author="Sepribo Taylor-Harry" w:date="2020-08-05T08:25:00Z">
                  <w:rPr>
                    <w:noProof/>
                    <w:webHidden/>
                  </w:rPr>
                </w:rPrChange>
              </w:rPr>
              <w:tab/>
            </w:r>
            <w:r w:rsidRPr="0072178A">
              <w:rPr>
                <w:noProof/>
                <w:webHidden/>
                <w:sz w:val="22"/>
                <w:szCs w:val="22"/>
                <w:rPrChange w:id="153" w:author="Sepribo Taylor-Harry" w:date="2020-08-05T08:25:00Z">
                  <w:rPr>
                    <w:noProof/>
                    <w:webHidden/>
                  </w:rPr>
                </w:rPrChange>
              </w:rPr>
              <w:fldChar w:fldCharType="begin"/>
            </w:r>
            <w:r w:rsidRPr="0072178A">
              <w:rPr>
                <w:noProof/>
                <w:webHidden/>
                <w:sz w:val="22"/>
                <w:szCs w:val="22"/>
                <w:rPrChange w:id="154" w:author="Sepribo Taylor-Harry" w:date="2020-08-05T08:25:00Z">
                  <w:rPr>
                    <w:noProof/>
                    <w:webHidden/>
                  </w:rPr>
                </w:rPrChange>
              </w:rPr>
              <w:instrText xml:space="preserve"> PAGEREF _Toc47472628 \h </w:instrText>
            </w:r>
          </w:ins>
          <w:r w:rsidRPr="0072178A">
            <w:rPr>
              <w:noProof/>
              <w:webHidden/>
              <w:sz w:val="22"/>
              <w:szCs w:val="22"/>
              <w:rPrChange w:id="155" w:author="Sepribo Taylor-Harry" w:date="2020-08-05T08:25:00Z">
                <w:rPr>
                  <w:noProof/>
                  <w:webHidden/>
                  <w:sz w:val="22"/>
                  <w:szCs w:val="22"/>
                </w:rPr>
              </w:rPrChange>
            </w:rPr>
          </w:r>
          <w:r w:rsidRPr="0072178A">
            <w:rPr>
              <w:noProof/>
              <w:webHidden/>
              <w:sz w:val="22"/>
              <w:szCs w:val="22"/>
              <w:rPrChange w:id="156" w:author="Sepribo Taylor-Harry" w:date="2020-08-05T08:25:00Z">
                <w:rPr>
                  <w:noProof/>
                  <w:webHidden/>
                </w:rPr>
              </w:rPrChange>
            </w:rPr>
            <w:fldChar w:fldCharType="separate"/>
          </w:r>
          <w:ins w:id="157" w:author="Sepribo Taylor-Harry" w:date="2020-08-04T22:30:00Z">
            <w:r w:rsidRPr="0072178A">
              <w:rPr>
                <w:noProof/>
                <w:webHidden/>
                <w:sz w:val="22"/>
                <w:szCs w:val="22"/>
                <w:rPrChange w:id="158" w:author="Sepribo Taylor-Harry" w:date="2020-08-05T08:25:00Z">
                  <w:rPr>
                    <w:noProof/>
                    <w:webHidden/>
                  </w:rPr>
                </w:rPrChange>
              </w:rPr>
              <w:t>8</w:t>
            </w:r>
            <w:r w:rsidRPr="0072178A">
              <w:rPr>
                <w:noProof/>
                <w:webHidden/>
                <w:sz w:val="22"/>
                <w:szCs w:val="22"/>
                <w:rPrChange w:id="159" w:author="Sepribo Taylor-Harry" w:date="2020-08-05T08:25:00Z">
                  <w:rPr>
                    <w:noProof/>
                    <w:webHidden/>
                  </w:rPr>
                </w:rPrChange>
              </w:rPr>
              <w:fldChar w:fldCharType="end"/>
            </w:r>
            <w:r w:rsidRPr="0072178A">
              <w:rPr>
                <w:rStyle w:val="Hyperlink"/>
                <w:noProof/>
                <w:sz w:val="22"/>
                <w:szCs w:val="22"/>
                <w:rPrChange w:id="160" w:author="Sepribo Taylor-Harry" w:date="2020-08-05T08:25:00Z">
                  <w:rPr>
                    <w:rStyle w:val="Hyperlink"/>
                    <w:noProof/>
                  </w:rPr>
                </w:rPrChange>
              </w:rPr>
              <w:fldChar w:fldCharType="end"/>
            </w:r>
          </w:ins>
        </w:p>
        <w:p w14:paraId="116BEC3C" w14:textId="498E03D6" w:rsidR="003F3746" w:rsidRPr="0072178A" w:rsidRDefault="003F3746">
          <w:pPr>
            <w:pStyle w:val="TOC2"/>
            <w:spacing w:line="276" w:lineRule="auto"/>
            <w:rPr>
              <w:ins w:id="161" w:author="Sepribo Taylor-Harry" w:date="2020-08-04T22:30:00Z"/>
              <w:noProof/>
              <w:kern w:val="0"/>
              <w:sz w:val="22"/>
              <w:szCs w:val="22"/>
              <w:lang w:eastAsia="en-US"/>
            </w:rPr>
            <w:pPrChange w:id="162" w:author="Sepribo Taylor-Harry" w:date="2020-08-04T22:30:00Z">
              <w:pPr>
                <w:pStyle w:val="TOC2"/>
              </w:pPr>
            </w:pPrChange>
          </w:pPr>
          <w:ins w:id="163" w:author="Sepribo Taylor-Harry" w:date="2020-08-04T22:30:00Z">
            <w:r w:rsidRPr="0072178A">
              <w:rPr>
                <w:rStyle w:val="Hyperlink"/>
                <w:noProof/>
                <w:sz w:val="22"/>
                <w:szCs w:val="22"/>
                <w:rPrChange w:id="164" w:author="Sepribo Taylor-Harry" w:date="2020-08-05T08:25:00Z">
                  <w:rPr>
                    <w:rStyle w:val="Hyperlink"/>
                    <w:noProof/>
                  </w:rPr>
                </w:rPrChange>
              </w:rPr>
              <w:fldChar w:fldCharType="begin"/>
            </w:r>
            <w:r w:rsidRPr="0072178A">
              <w:rPr>
                <w:rStyle w:val="Hyperlink"/>
                <w:noProof/>
                <w:sz w:val="22"/>
                <w:szCs w:val="22"/>
                <w:rPrChange w:id="165" w:author="Sepribo Taylor-Harry" w:date="2020-08-05T08:25:00Z">
                  <w:rPr>
                    <w:rStyle w:val="Hyperlink"/>
                    <w:noProof/>
                  </w:rPr>
                </w:rPrChange>
              </w:rPr>
              <w:instrText xml:space="preserve"> </w:instrText>
            </w:r>
            <w:r w:rsidRPr="0072178A">
              <w:rPr>
                <w:noProof/>
                <w:sz w:val="22"/>
                <w:szCs w:val="22"/>
                <w:rPrChange w:id="166" w:author="Sepribo Taylor-Harry" w:date="2020-08-05T08:25:00Z">
                  <w:rPr>
                    <w:noProof/>
                  </w:rPr>
                </w:rPrChange>
              </w:rPr>
              <w:instrText>HYPERLINK \l "_Toc47472629"</w:instrText>
            </w:r>
            <w:r w:rsidRPr="0072178A">
              <w:rPr>
                <w:rStyle w:val="Hyperlink"/>
                <w:noProof/>
                <w:sz w:val="22"/>
                <w:szCs w:val="22"/>
                <w:rPrChange w:id="167" w:author="Sepribo Taylor-Harry" w:date="2020-08-05T08:25:00Z">
                  <w:rPr>
                    <w:rStyle w:val="Hyperlink"/>
                    <w:noProof/>
                  </w:rPr>
                </w:rPrChange>
              </w:rPr>
              <w:instrText xml:space="preserve"> </w:instrText>
            </w:r>
            <w:r w:rsidRPr="0072178A">
              <w:rPr>
                <w:rStyle w:val="Hyperlink"/>
                <w:noProof/>
                <w:sz w:val="22"/>
                <w:szCs w:val="22"/>
                <w:rPrChange w:id="168" w:author="Sepribo Taylor-Harry" w:date="2020-08-05T08:25:00Z">
                  <w:rPr>
                    <w:rStyle w:val="Hyperlink"/>
                    <w:noProof/>
                  </w:rPr>
                </w:rPrChange>
              </w:rPr>
              <w:fldChar w:fldCharType="separate"/>
            </w:r>
            <w:r w:rsidRPr="0072178A">
              <w:rPr>
                <w:rStyle w:val="Hyperlink"/>
                <w:noProof/>
                <w:sz w:val="22"/>
                <w:szCs w:val="22"/>
                <w:rPrChange w:id="169" w:author="Sepribo Taylor-Harry" w:date="2020-08-05T08:25:00Z">
                  <w:rPr>
                    <w:rStyle w:val="Hyperlink"/>
                    <w:noProof/>
                  </w:rPr>
                </w:rPrChange>
              </w:rPr>
              <w:t>2.2 Architectural Overview</w:t>
            </w:r>
            <w:r w:rsidRPr="0072178A">
              <w:rPr>
                <w:noProof/>
                <w:webHidden/>
                <w:sz w:val="22"/>
                <w:szCs w:val="22"/>
                <w:rPrChange w:id="170" w:author="Sepribo Taylor-Harry" w:date="2020-08-05T08:25:00Z">
                  <w:rPr>
                    <w:noProof/>
                    <w:webHidden/>
                  </w:rPr>
                </w:rPrChange>
              </w:rPr>
              <w:tab/>
            </w:r>
            <w:r w:rsidRPr="0072178A">
              <w:rPr>
                <w:noProof/>
                <w:webHidden/>
                <w:sz w:val="22"/>
                <w:szCs w:val="22"/>
                <w:rPrChange w:id="171" w:author="Sepribo Taylor-Harry" w:date="2020-08-05T08:25:00Z">
                  <w:rPr>
                    <w:noProof/>
                    <w:webHidden/>
                  </w:rPr>
                </w:rPrChange>
              </w:rPr>
              <w:fldChar w:fldCharType="begin"/>
            </w:r>
            <w:r w:rsidRPr="0072178A">
              <w:rPr>
                <w:noProof/>
                <w:webHidden/>
                <w:sz w:val="22"/>
                <w:szCs w:val="22"/>
                <w:rPrChange w:id="172" w:author="Sepribo Taylor-Harry" w:date="2020-08-05T08:25:00Z">
                  <w:rPr>
                    <w:noProof/>
                    <w:webHidden/>
                  </w:rPr>
                </w:rPrChange>
              </w:rPr>
              <w:instrText xml:space="preserve"> PAGEREF _Toc47472629 \h </w:instrText>
            </w:r>
          </w:ins>
          <w:r w:rsidRPr="0072178A">
            <w:rPr>
              <w:noProof/>
              <w:webHidden/>
              <w:sz w:val="22"/>
              <w:szCs w:val="22"/>
              <w:rPrChange w:id="173" w:author="Sepribo Taylor-Harry" w:date="2020-08-05T08:25:00Z">
                <w:rPr>
                  <w:noProof/>
                  <w:webHidden/>
                  <w:sz w:val="22"/>
                  <w:szCs w:val="22"/>
                </w:rPr>
              </w:rPrChange>
            </w:rPr>
          </w:r>
          <w:r w:rsidRPr="0072178A">
            <w:rPr>
              <w:noProof/>
              <w:webHidden/>
              <w:sz w:val="22"/>
              <w:szCs w:val="22"/>
              <w:rPrChange w:id="174" w:author="Sepribo Taylor-Harry" w:date="2020-08-05T08:25:00Z">
                <w:rPr>
                  <w:noProof/>
                  <w:webHidden/>
                </w:rPr>
              </w:rPrChange>
            </w:rPr>
            <w:fldChar w:fldCharType="separate"/>
          </w:r>
          <w:ins w:id="175" w:author="Sepribo Taylor-Harry" w:date="2020-08-04T22:30:00Z">
            <w:r w:rsidRPr="0072178A">
              <w:rPr>
                <w:noProof/>
                <w:webHidden/>
                <w:sz w:val="22"/>
                <w:szCs w:val="22"/>
                <w:rPrChange w:id="176" w:author="Sepribo Taylor-Harry" w:date="2020-08-05T08:25:00Z">
                  <w:rPr>
                    <w:noProof/>
                    <w:webHidden/>
                  </w:rPr>
                </w:rPrChange>
              </w:rPr>
              <w:t>8</w:t>
            </w:r>
            <w:r w:rsidRPr="0072178A">
              <w:rPr>
                <w:noProof/>
                <w:webHidden/>
                <w:sz w:val="22"/>
                <w:szCs w:val="22"/>
                <w:rPrChange w:id="177" w:author="Sepribo Taylor-Harry" w:date="2020-08-05T08:25:00Z">
                  <w:rPr>
                    <w:noProof/>
                    <w:webHidden/>
                  </w:rPr>
                </w:rPrChange>
              </w:rPr>
              <w:fldChar w:fldCharType="end"/>
            </w:r>
            <w:r w:rsidRPr="0072178A">
              <w:rPr>
                <w:rStyle w:val="Hyperlink"/>
                <w:noProof/>
                <w:sz w:val="22"/>
                <w:szCs w:val="22"/>
                <w:rPrChange w:id="178" w:author="Sepribo Taylor-Harry" w:date="2020-08-05T08:25:00Z">
                  <w:rPr>
                    <w:rStyle w:val="Hyperlink"/>
                    <w:noProof/>
                  </w:rPr>
                </w:rPrChange>
              </w:rPr>
              <w:fldChar w:fldCharType="end"/>
            </w:r>
          </w:ins>
        </w:p>
        <w:p w14:paraId="74527BE1" w14:textId="3EEB8D75" w:rsidR="003F3746" w:rsidRPr="0072178A" w:rsidRDefault="003F3746">
          <w:pPr>
            <w:pStyle w:val="TOC1"/>
            <w:tabs>
              <w:tab w:val="right" w:leader="dot" w:pos="9350"/>
            </w:tabs>
            <w:spacing w:line="276" w:lineRule="auto"/>
            <w:rPr>
              <w:ins w:id="179" w:author="Sepribo Taylor-Harry" w:date="2020-08-04T22:30:00Z"/>
              <w:noProof/>
              <w:kern w:val="0"/>
              <w:sz w:val="22"/>
              <w:szCs w:val="22"/>
              <w:lang w:eastAsia="en-US"/>
            </w:rPr>
            <w:pPrChange w:id="180" w:author="Sepribo Taylor-Harry" w:date="2020-08-04T22:30:00Z">
              <w:pPr>
                <w:pStyle w:val="TOC1"/>
                <w:tabs>
                  <w:tab w:val="right" w:leader="dot" w:pos="9350"/>
                </w:tabs>
              </w:pPr>
            </w:pPrChange>
          </w:pPr>
          <w:ins w:id="181" w:author="Sepribo Taylor-Harry" w:date="2020-08-04T22:30:00Z">
            <w:r w:rsidRPr="0072178A">
              <w:rPr>
                <w:rStyle w:val="Hyperlink"/>
                <w:noProof/>
                <w:sz w:val="22"/>
                <w:szCs w:val="22"/>
                <w:rPrChange w:id="182" w:author="Sepribo Taylor-Harry" w:date="2020-08-05T08:25:00Z">
                  <w:rPr>
                    <w:rStyle w:val="Hyperlink"/>
                    <w:noProof/>
                  </w:rPr>
                </w:rPrChange>
              </w:rPr>
              <w:fldChar w:fldCharType="begin"/>
            </w:r>
            <w:r w:rsidRPr="0072178A">
              <w:rPr>
                <w:rStyle w:val="Hyperlink"/>
                <w:noProof/>
                <w:sz w:val="22"/>
                <w:szCs w:val="22"/>
                <w:rPrChange w:id="183" w:author="Sepribo Taylor-Harry" w:date="2020-08-05T08:25:00Z">
                  <w:rPr>
                    <w:rStyle w:val="Hyperlink"/>
                    <w:noProof/>
                  </w:rPr>
                </w:rPrChange>
              </w:rPr>
              <w:instrText xml:space="preserve"> </w:instrText>
            </w:r>
            <w:r w:rsidRPr="0072178A">
              <w:rPr>
                <w:noProof/>
                <w:sz w:val="22"/>
                <w:szCs w:val="22"/>
                <w:rPrChange w:id="184" w:author="Sepribo Taylor-Harry" w:date="2020-08-05T08:25:00Z">
                  <w:rPr>
                    <w:noProof/>
                  </w:rPr>
                </w:rPrChange>
              </w:rPr>
              <w:instrText>HYPERLINK \l "_Toc47472630"</w:instrText>
            </w:r>
            <w:r w:rsidRPr="0072178A">
              <w:rPr>
                <w:rStyle w:val="Hyperlink"/>
                <w:noProof/>
                <w:sz w:val="22"/>
                <w:szCs w:val="22"/>
                <w:rPrChange w:id="185" w:author="Sepribo Taylor-Harry" w:date="2020-08-05T08:25:00Z">
                  <w:rPr>
                    <w:rStyle w:val="Hyperlink"/>
                    <w:noProof/>
                  </w:rPr>
                </w:rPrChange>
              </w:rPr>
              <w:instrText xml:space="preserve"> </w:instrText>
            </w:r>
            <w:r w:rsidRPr="0072178A">
              <w:rPr>
                <w:rStyle w:val="Hyperlink"/>
                <w:noProof/>
                <w:sz w:val="22"/>
                <w:szCs w:val="22"/>
                <w:rPrChange w:id="186" w:author="Sepribo Taylor-Harry" w:date="2020-08-05T08:25:00Z">
                  <w:rPr>
                    <w:rStyle w:val="Hyperlink"/>
                    <w:noProof/>
                  </w:rPr>
                </w:rPrChange>
              </w:rPr>
              <w:fldChar w:fldCharType="separate"/>
            </w:r>
            <w:r w:rsidRPr="0072178A">
              <w:rPr>
                <w:rStyle w:val="Hyperlink"/>
                <w:noProof/>
                <w:sz w:val="22"/>
                <w:szCs w:val="22"/>
                <w:rPrChange w:id="187" w:author="Sepribo Taylor-Harry" w:date="2020-08-05T08:25:00Z">
                  <w:rPr>
                    <w:rStyle w:val="Hyperlink"/>
                    <w:noProof/>
                  </w:rPr>
                </w:rPrChange>
              </w:rPr>
              <w:t>3. Setting up the application</w:t>
            </w:r>
            <w:r w:rsidRPr="0072178A">
              <w:rPr>
                <w:noProof/>
                <w:webHidden/>
                <w:sz w:val="22"/>
                <w:szCs w:val="22"/>
                <w:rPrChange w:id="188" w:author="Sepribo Taylor-Harry" w:date="2020-08-05T08:25:00Z">
                  <w:rPr>
                    <w:noProof/>
                    <w:webHidden/>
                  </w:rPr>
                </w:rPrChange>
              </w:rPr>
              <w:tab/>
            </w:r>
            <w:r w:rsidRPr="0072178A">
              <w:rPr>
                <w:noProof/>
                <w:webHidden/>
                <w:sz w:val="22"/>
                <w:szCs w:val="22"/>
                <w:rPrChange w:id="189" w:author="Sepribo Taylor-Harry" w:date="2020-08-05T08:25:00Z">
                  <w:rPr>
                    <w:noProof/>
                    <w:webHidden/>
                  </w:rPr>
                </w:rPrChange>
              </w:rPr>
              <w:fldChar w:fldCharType="begin"/>
            </w:r>
            <w:r w:rsidRPr="0072178A">
              <w:rPr>
                <w:noProof/>
                <w:webHidden/>
                <w:sz w:val="22"/>
                <w:szCs w:val="22"/>
                <w:rPrChange w:id="190" w:author="Sepribo Taylor-Harry" w:date="2020-08-05T08:25:00Z">
                  <w:rPr>
                    <w:noProof/>
                    <w:webHidden/>
                  </w:rPr>
                </w:rPrChange>
              </w:rPr>
              <w:instrText xml:space="preserve"> PAGEREF _Toc47472630 \h </w:instrText>
            </w:r>
          </w:ins>
          <w:r w:rsidRPr="0072178A">
            <w:rPr>
              <w:noProof/>
              <w:webHidden/>
              <w:sz w:val="22"/>
              <w:szCs w:val="22"/>
              <w:rPrChange w:id="191" w:author="Sepribo Taylor-Harry" w:date="2020-08-05T08:25:00Z">
                <w:rPr>
                  <w:noProof/>
                  <w:webHidden/>
                  <w:sz w:val="22"/>
                  <w:szCs w:val="22"/>
                </w:rPr>
              </w:rPrChange>
            </w:rPr>
          </w:r>
          <w:r w:rsidRPr="0072178A">
            <w:rPr>
              <w:noProof/>
              <w:webHidden/>
              <w:sz w:val="22"/>
              <w:szCs w:val="22"/>
              <w:rPrChange w:id="192" w:author="Sepribo Taylor-Harry" w:date="2020-08-05T08:25:00Z">
                <w:rPr>
                  <w:noProof/>
                  <w:webHidden/>
                </w:rPr>
              </w:rPrChange>
            </w:rPr>
            <w:fldChar w:fldCharType="separate"/>
          </w:r>
          <w:ins w:id="193" w:author="Sepribo Taylor-Harry" w:date="2020-08-04T22:30:00Z">
            <w:r w:rsidRPr="0072178A">
              <w:rPr>
                <w:noProof/>
                <w:webHidden/>
                <w:sz w:val="22"/>
                <w:szCs w:val="22"/>
                <w:rPrChange w:id="194" w:author="Sepribo Taylor-Harry" w:date="2020-08-05T08:25:00Z">
                  <w:rPr>
                    <w:noProof/>
                    <w:webHidden/>
                  </w:rPr>
                </w:rPrChange>
              </w:rPr>
              <w:t>9</w:t>
            </w:r>
            <w:r w:rsidRPr="0072178A">
              <w:rPr>
                <w:noProof/>
                <w:webHidden/>
                <w:sz w:val="22"/>
                <w:szCs w:val="22"/>
                <w:rPrChange w:id="195" w:author="Sepribo Taylor-Harry" w:date="2020-08-05T08:25:00Z">
                  <w:rPr>
                    <w:noProof/>
                    <w:webHidden/>
                  </w:rPr>
                </w:rPrChange>
              </w:rPr>
              <w:fldChar w:fldCharType="end"/>
            </w:r>
            <w:r w:rsidRPr="0072178A">
              <w:rPr>
                <w:rStyle w:val="Hyperlink"/>
                <w:noProof/>
                <w:sz w:val="22"/>
                <w:szCs w:val="22"/>
                <w:rPrChange w:id="196" w:author="Sepribo Taylor-Harry" w:date="2020-08-05T08:25:00Z">
                  <w:rPr>
                    <w:rStyle w:val="Hyperlink"/>
                    <w:noProof/>
                  </w:rPr>
                </w:rPrChange>
              </w:rPr>
              <w:fldChar w:fldCharType="end"/>
            </w:r>
          </w:ins>
        </w:p>
        <w:p w14:paraId="1B676EE3" w14:textId="3E8524DC" w:rsidR="003F3746" w:rsidRPr="0072178A" w:rsidRDefault="003F3746">
          <w:pPr>
            <w:pStyle w:val="TOC2"/>
            <w:spacing w:line="276" w:lineRule="auto"/>
            <w:rPr>
              <w:ins w:id="197" w:author="Sepribo Taylor-Harry" w:date="2020-08-04T22:30:00Z"/>
              <w:noProof/>
              <w:kern w:val="0"/>
              <w:sz w:val="22"/>
              <w:szCs w:val="22"/>
              <w:lang w:eastAsia="en-US"/>
            </w:rPr>
            <w:pPrChange w:id="198" w:author="Sepribo Taylor-Harry" w:date="2020-08-04T22:30:00Z">
              <w:pPr>
                <w:pStyle w:val="TOC2"/>
              </w:pPr>
            </w:pPrChange>
          </w:pPr>
          <w:ins w:id="199" w:author="Sepribo Taylor-Harry" w:date="2020-08-04T22:30:00Z">
            <w:r w:rsidRPr="0072178A">
              <w:rPr>
                <w:rStyle w:val="Hyperlink"/>
                <w:noProof/>
                <w:sz w:val="22"/>
                <w:szCs w:val="22"/>
                <w:rPrChange w:id="200" w:author="Sepribo Taylor-Harry" w:date="2020-08-05T08:25:00Z">
                  <w:rPr>
                    <w:rStyle w:val="Hyperlink"/>
                    <w:noProof/>
                  </w:rPr>
                </w:rPrChange>
              </w:rPr>
              <w:fldChar w:fldCharType="begin"/>
            </w:r>
            <w:r w:rsidRPr="0072178A">
              <w:rPr>
                <w:rStyle w:val="Hyperlink"/>
                <w:noProof/>
                <w:sz w:val="22"/>
                <w:szCs w:val="22"/>
                <w:rPrChange w:id="201" w:author="Sepribo Taylor-Harry" w:date="2020-08-05T08:25:00Z">
                  <w:rPr>
                    <w:rStyle w:val="Hyperlink"/>
                    <w:noProof/>
                  </w:rPr>
                </w:rPrChange>
              </w:rPr>
              <w:instrText xml:space="preserve"> </w:instrText>
            </w:r>
            <w:r w:rsidRPr="0072178A">
              <w:rPr>
                <w:noProof/>
                <w:sz w:val="22"/>
                <w:szCs w:val="22"/>
                <w:rPrChange w:id="202" w:author="Sepribo Taylor-Harry" w:date="2020-08-05T08:25:00Z">
                  <w:rPr>
                    <w:noProof/>
                  </w:rPr>
                </w:rPrChange>
              </w:rPr>
              <w:instrText>HYPERLINK \l "_Toc47472631"</w:instrText>
            </w:r>
            <w:r w:rsidRPr="0072178A">
              <w:rPr>
                <w:rStyle w:val="Hyperlink"/>
                <w:noProof/>
                <w:sz w:val="22"/>
                <w:szCs w:val="22"/>
                <w:rPrChange w:id="203" w:author="Sepribo Taylor-Harry" w:date="2020-08-05T08:25:00Z">
                  <w:rPr>
                    <w:rStyle w:val="Hyperlink"/>
                    <w:noProof/>
                  </w:rPr>
                </w:rPrChange>
              </w:rPr>
              <w:instrText xml:space="preserve"> </w:instrText>
            </w:r>
            <w:r w:rsidRPr="0072178A">
              <w:rPr>
                <w:rStyle w:val="Hyperlink"/>
                <w:noProof/>
                <w:sz w:val="22"/>
                <w:szCs w:val="22"/>
                <w:rPrChange w:id="204" w:author="Sepribo Taylor-Harry" w:date="2020-08-05T08:25:00Z">
                  <w:rPr>
                    <w:rStyle w:val="Hyperlink"/>
                    <w:noProof/>
                  </w:rPr>
                </w:rPrChange>
              </w:rPr>
              <w:fldChar w:fldCharType="separate"/>
            </w:r>
            <w:r w:rsidRPr="0072178A">
              <w:rPr>
                <w:rStyle w:val="Hyperlink"/>
                <w:noProof/>
                <w:sz w:val="22"/>
                <w:szCs w:val="22"/>
                <w:rPrChange w:id="205" w:author="Sepribo Taylor-Harry" w:date="2020-08-05T08:25:00Z">
                  <w:rPr>
                    <w:rStyle w:val="Hyperlink"/>
                    <w:noProof/>
                  </w:rPr>
                </w:rPrChange>
              </w:rPr>
              <w:t>3.1 Downloading Git Bash</w:t>
            </w:r>
            <w:r w:rsidRPr="0072178A">
              <w:rPr>
                <w:noProof/>
                <w:webHidden/>
                <w:sz w:val="22"/>
                <w:szCs w:val="22"/>
                <w:rPrChange w:id="206" w:author="Sepribo Taylor-Harry" w:date="2020-08-05T08:25:00Z">
                  <w:rPr>
                    <w:noProof/>
                    <w:webHidden/>
                  </w:rPr>
                </w:rPrChange>
              </w:rPr>
              <w:tab/>
            </w:r>
            <w:r w:rsidRPr="0072178A">
              <w:rPr>
                <w:noProof/>
                <w:webHidden/>
                <w:sz w:val="22"/>
                <w:szCs w:val="22"/>
                <w:rPrChange w:id="207" w:author="Sepribo Taylor-Harry" w:date="2020-08-05T08:25:00Z">
                  <w:rPr>
                    <w:noProof/>
                    <w:webHidden/>
                  </w:rPr>
                </w:rPrChange>
              </w:rPr>
              <w:fldChar w:fldCharType="begin"/>
            </w:r>
            <w:r w:rsidRPr="0072178A">
              <w:rPr>
                <w:noProof/>
                <w:webHidden/>
                <w:sz w:val="22"/>
                <w:szCs w:val="22"/>
                <w:rPrChange w:id="208" w:author="Sepribo Taylor-Harry" w:date="2020-08-05T08:25:00Z">
                  <w:rPr>
                    <w:noProof/>
                    <w:webHidden/>
                  </w:rPr>
                </w:rPrChange>
              </w:rPr>
              <w:instrText xml:space="preserve"> PAGEREF _Toc47472631 \h </w:instrText>
            </w:r>
          </w:ins>
          <w:r w:rsidRPr="0072178A">
            <w:rPr>
              <w:noProof/>
              <w:webHidden/>
              <w:sz w:val="22"/>
              <w:szCs w:val="22"/>
              <w:rPrChange w:id="209" w:author="Sepribo Taylor-Harry" w:date="2020-08-05T08:25:00Z">
                <w:rPr>
                  <w:noProof/>
                  <w:webHidden/>
                  <w:sz w:val="22"/>
                  <w:szCs w:val="22"/>
                </w:rPr>
              </w:rPrChange>
            </w:rPr>
          </w:r>
          <w:r w:rsidRPr="0072178A">
            <w:rPr>
              <w:noProof/>
              <w:webHidden/>
              <w:sz w:val="22"/>
              <w:szCs w:val="22"/>
              <w:rPrChange w:id="210" w:author="Sepribo Taylor-Harry" w:date="2020-08-05T08:25:00Z">
                <w:rPr>
                  <w:noProof/>
                  <w:webHidden/>
                </w:rPr>
              </w:rPrChange>
            </w:rPr>
            <w:fldChar w:fldCharType="separate"/>
          </w:r>
          <w:ins w:id="211" w:author="Sepribo Taylor-Harry" w:date="2020-08-04T22:30:00Z">
            <w:r w:rsidRPr="0072178A">
              <w:rPr>
                <w:noProof/>
                <w:webHidden/>
                <w:sz w:val="22"/>
                <w:szCs w:val="22"/>
                <w:rPrChange w:id="212" w:author="Sepribo Taylor-Harry" w:date="2020-08-05T08:25:00Z">
                  <w:rPr>
                    <w:noProof/>
                    <w:webHidden/>
                  </w:rPr>
                </w:rPrChange>
              </w:rPr>
              <w:t>9</w:t>
            </w:r>
            <w:r w:rsidRPr="0072178A">
              <w:rPr>
                <w:noProof/>
                <w:webHidden/>
                <w:sz w:val="22"/>
                <w:szCs w:val="22"/>
                <w:rPrChange w:id="213" w:author="Sepribo Taylor-Harry" w:date="2020-08-05T08:25:00Z">
                  <w:rPr>
                    <w:noProof/>
                    <w:webHidden/>
                  </w:rPr>
                </w:rPrChange>
              </w:rPr>
              <w:fldChar w:fldCharType="end"/>
            </w:r>
            <w:r w:rsidRPr="0072178A">
              <w:rPr>
                <w:rStyle w:val="Hyperlink"/>
                <w:noProof/>
                <w:sz w:val="22"/>
                <w:szCs w:val="22"/>
                <w:rPrChange w:id="214" w:author="Sepribo Taylor-Harry" w:date="2020-08-05T08:25:00Z">
                  <w:rPr>
                    <w:rStyle w:val="Hyperlink"/>
                    <w:noProof/>
                  </w:rPr>
                </w:rPrChange>
              </w:rPr>
              <w:fldChar w:fldCharType="end"/>
            </w:r>
          </w:ins>
        </w:p>
        <w:p w14:paraId="6A15AF96" w14:textId="67B63680" w:rsidR="003F3746" w:rsidRPr="0072178A" w:rsidRDefault="003F3746">
          <w:pPr>
            <w:pStyle w:val="TOC2"/>
            <w:spacing w:line="276" w:lineRule="auto"/>
            <w:rPr>
              <w:ins w:id="215" w:author="Sepribo Taylor-Harry" w:date="2020-08-04T22:30:00Z"/>
              <w:noProof/>
              <w:kern w:val="0"/>
              <w:sz w:val="22"/>
              <w:szCs w:val="22"/>
              <w:lang w:eastAsia="en-US"/>
            </w:rPr>
            <w:pPrChange w:id="216" w:author="Sepribo Taylor-Harry" w:date="2020-08-04T22:30:00Z">
              <w:pPr>
                <w:pStyle w:val="TOC2"/>
              </w:pPr>
            </w:pPrChange>
          </w:pPr>
          <w:ins w:id="217" w:author="Sepribo Taylor-Harry" w:date="2020-08-04T22:30:00Z">
            <w:r w:rsidRPr="0072178A">
              <w:rPr>
                <w:rStyle w:val="Hyperlink"/>
                <w:noProof/>
                <w:sz w:val="22"/>
                <w:szCs w:val="22"/>
                <w:rPrChange w:id="218" w:author="Sepribo Taylor-Harry" w:date="2020-08-05T08:25:00Z">
                  <w:rPr>
                    <w:rStyle w:val="Hyperlink"/>
                    <w:noProof/>
                  </w:rPr>
                </w:rPrChange>
              </w:rPr>
              <w:fldChar w:fldCharType="begin"/>
            </w:r>
            <w:r w:rsidRPr="0072178A">
              <w:rPr>
                <w:rStyle w:val="Hyperlink"/>
                <w:noProof/>
                <w:sz w:val="22"/>
                <w:szCs w:val="22"/>
                <w:rPrChange w:id="219" w:author="Sepribo Taylor-Harry" w:date="2020-08-05T08:25:00Z">
                  <w:rPr>
                    <w:rStyle w:val="Hyperlink"/>
                    <w:noProof/>
                  </w:rPr>
                </w:rPrChange>
              </w:rPr>
              <w:instrText xml:space="preserve"> </w:instrText>
            </w:r>
            <w:r w:rsidRPr="0072178A">
              <w:rPr>
                <w:noProof/>
                <w:sz w:val="22"/>
                <w:szCs w:val="22"/>
                <w:rPrChange w:id="220" w:author="Sepribo Taylor-Harry" w:date="2020-08-05T08:25:00Z">
                  <w:rPr>
                    <w:noProof/>
                  </w:rPr>
                </w:rPrChange>
              </w:rPr>
              <w:instrText>HYPERLINK \l "_Toc47472632"</w:instrText>
            </w:r>
            <w:r w:rsidRPr="0072178A">
              <w:rPr>
                <w:rStyle w:val="Hyperlink"/>
                <w:noProof/>
                <w:sz w:val="22"/>
                <w:szCs w:val="22"/>
                <w:rPrChange w:id="221" w:author="Sepribo Taylor-Harry" w:date="2020-08-05T08:25:00Z">
                  <w:rPr>
                    <w:rStyle w:val="Hyperlink"/>
                    <w:noProof/>
                  </w:rPr>
                </w:rPrChange>
              </w:rPr>
              <w:instrText xml:space="preserve"> </w:instrText>
            </w:r>
            <w:r w:rsidRPr="0072178A">
              <w:rPr>
                <w:rStyle w:val="Hyperlink"/>
                <w:noProof/>
                <w:sz w:val="22"/>
                <w:szCs w:val="22"/>
                <w:rPrChange w:id="222" w:author="Sepribo Taylor-Harry" w:date="2020-08-05T08:25:00Z">
                  <w:rPr>
                    <w:rStyle w:val="Hyperlink"/>
                    <w:noProof/>
                  </w:rPr>
                </w:rPrChange>
              </w:rPr>
              <w:fldChar w:fldCharType="separate"/>
            </w:r>
            <w:r w:rsidRPr="0072178A">
              <w:rPr>
                <w:rStyle w:val="Hyperlink"/>
                <w:noProof/>
                <w:sz w:val="22"/>
                <w:szCs w:val="22"/>
                <w:rPrChange w:id="223" w:author="Sepribo Taylor-Harry" w:date="2020-08-05T08:25:00Z">
                  <w:rPr>
                    <w:rStyle w:val="Hyperlink"/>
                    <w:noProof/>
                  </w:rPr>
                </w:rPrChange>
              </w:rPr>
              <w:t>3.2 Downloading the latest code</w:t>
            </w:r>
            <w:r w:rsidRPr="0072178A">
              <w:rPr>
                <w:noProof/>
                <w:webHidden/>
                <w:sz w:val="22"/>
                <w:szCs w:val="22"/>
                <w:rPrChange w:id="224" w:author="Sepribo Taylor-Harry" w:date="2020-08-05T08:25:00Z">
                  <w:rPr>
                    <w:noProof/>
                    <w:webHidden/>
                  </w:rPr>
                </w:rPrChange>
              </w:rPr>
              <w:tab/>
            </w:r>
            <w:r w:rsidRPr="0072178A">
              <w:rPr>
                <w:noProof/>
                <w:webHidden/>
                <w:sz w:val="22"/>
                <w:szCs w:val="22"/>
                <w:rPrChange w:id="225" w:author="Sepribo Taylor-Harry" w:date="2020-08-05T08:25:00Z">
                  <w:rPr>
                    <w:noProof/>
                    <w:webHidden/>
                  </w:rPr>
                </w:rPrChange>
              </w:rPr>
              <w:fldChar w:fldCharType="begin"/>
            </w:r>
            <w:r w:rsidRPr="0072178A">
              <w:rPr>
                <w:noProof/>
                <w:webHidden/>
                <w:sz w:val="22"/>
                <w:szCs w:val="22"/>
                <w:rPrChange w:id="226" w:author="Sepribo Taylor-Harry" w:date="2020-08-05T08:25:00Z">
                  <w:rPr>
                    <w:noProof/>
                    <w:webHidden/>
                  </w:rPr>
                </w:rPrChange>
              </w:rPr>
              <w:instrText xml:space="preserve"> PAGEREF _Toc47472632 \h </w:instrText>
            </w:r>
          </w:ins>
          <w:r w:rsidRPr="0072178A">
            <w:rPr>
              <w:noProof/>
              <w:webHidden/>
              <w:sz w:val="22"/>
              <w:szCs w:val="22"/>
              <w:rPrChange w:id="227" w:author="Sepribo Taylor-Harry" w:date="2020-08-05T08:25:00Z">
                <w:rPr>
                  <w:noProof/>
                  <w:webHidden/>
                  <w:sz w:val="22"/>
                  <w:szCs w:val="22"/>
                </w:rPr>
              </w:rPrChange>
            </w:rPr>
          </w:r>
          <w:r w:rsidRPr="0072178A">
            <w:rPr>
              <w:noProof/>
              <w:webHidden/>
              <w:sz w:val="22"/>
              <w:szCs w:val="22"/>
              <w:rPrChange w:id="228" w:author="Sepribo Taylor-Harry" w:date="2020-08-05T08:25:00Z">
                <w:rPr>
                  <w:noProof/>
                  <w:webHidden/>
                </w:rPr>
              </w:rPrChange>
            </w:rPr>
            <w:fldChar w:fldCharType="separate"/>
          </w:r>
          <w:ins w:id="229" w:author="Sepribo Taylor-Harry" w:date="2020-08-04T22:30:00Z">
            <w:r w:rsidRPr="0072178A">
              <w:rPr>
                <w:noProof/>
                <w:webHidden/>
                <w:sz w:val="22"/>
                <w:szCs w:val="22"/>
                <w:rPrChange w:id="230" w:author="Sepribo Taylor-Harry" w:date="2020-08-05T08:25:00Z">
                  <w:rPr>
                    <w:noProof/>
                    <w:webHidden/>
                  </w:rPr>
                </w:rPrChange>
              </w:rPr>
              <w:t>17</w:t>
            </w:r>
            <w:r w:rsidRPr="0072178A">
              <w:rPr>
                <w:noProof/>
                <w:webHidden/>
                <w:sz w:val="22"/>
                <w:szCs w:val="22"/>
                <w:rPrChange w:id="231" w:author="Sepribo Taylor-Harry" w:date="2020-08-05T08:25:00Z">
                  <w:rPr>
                    <w:noProof/>
                    <w:webHidden/>
                  </w:rPr>
                </w:rPrChange>
              </w:rPr>
              <w:fldChar w:fldCharType="end"/>
            </w:r>
            <w:r w:rsidRPr="0072178A">
              <w:rPr>
                <w:rStyle w:val="Hyperlink"/>
                <w:noProof/>
                <w:sz w:val="22"/>
                <w:szCs w:val="22"/>
                <w:rPrChange w:id="232" w:author="Sepribo Taylor-Harry" w:date="2020-08-05T08:25:00Z">
                  <w:rPr>
                    <w:rStyle w:val="Hyperlink"/>
                    <w:noProof/>
                  </w:rPr>
                </w:rPrChange>
              </w:rPr>
              <w:fldChar w:fldCharType="end"/>
            </w:r>
          </w:ins>
        </w:p>
        <w:p w14:paraId="5CFE0560" w14:textId="266D8931" w:rsidR="003F3746" w:rsidRPr="0072178A" w:rsidRDefault="003F3746">
          <w:pPr>
            <w:pStyle w:val="TOC2"/>
            <w:spacing w:line="276" w:lineRule="auto"/>
            <w:rPr>
              <w:ins w:id="233" w:author="Sepribo Taylor-Harry" w:date="2020-08-04T22:30:00Z"/>
              <w:noProof/>
              <w:kern w:val="0"/>
              <w:sz w:val="22"/>
              <w:szCs w:val="22"/>
              <w:lang w:eastAsia="en-US"/>
            </w:rPr>
            <w:pPrChange w:id="234" w:author="Sepribo Taylor-Harry" w:date="2020-08-04T22:30:00Z">
              <w:pPr>
                <w:pStyle w:val="TOC2"/>
              </w:pPr>
            </w:pPrChange>
          </w:pPr>
          <w:ins w:id="235" w:author="Sepribo Taylor-Harry" w:date="2020-08-04T22:30:00Z">
            <w:r w:rsidRPr="0072178A">
              <w:rPr>
                <w:rStyle w:val="Hyperlink"/>
                <w:noProof/>
                <w:sz w:val="22"/>
                <w:szCs w:val="22"/>
                <w:rPrChange w:id="236" w:author="Sepribo Taylor-Harry" w:date="2020-08-05T08:25:00Z">
                  <w:rPr>
                    <w:rStyle w:val="Hyperlink"/>
                    <w:noProof/>
                  </w:rPr>
                </w:rPrChange>
              </w:rPr>
              <w:fldChar w:fldCharType="begin"/>
            </w:r>
            <w:r w:rsidRPr="0072178A">
              <w:rPr>
                <w:rStyle w:val="Hyperlink"/>
                <w:noProof/>
                <w:sz w:val="22"/>
                <w:szCs w:val="22"/>
                <w:rPrChange w:id="237" w:author="Sepribo Taylor-Harry" w:date="2020-08-05T08:25:00Z">
                  <w:rPr>
                    <w:rStyle w:val="Hyperlink"/>
                    <w:noProof/>
                  </w:rPr>
                </w:rPrChange>
              </w:rPr>
              <w:instrText xml:space="preserve"> </w:instrText>
            </w:r>
            <w:r w:rsidRPr="0072178A">
              <w:rPr>
                <w:noProof/>
                <w:sz w:val="22"/>
                <w:szCs w:val="22"/>
                <w:rPrChange w:id="238" w:author="Sepribo Taylor-Harry" w:date="2020-08-05T08:25:00Z">
                  <w:rPr>
                    <w:noProof/>
                  </w:rPr>
                </w:rPrChange>
              </w:rPr>
              <w:instrText>HYPERLINK \l "_Toc47472633"</w:instrText>
            </w:r>
            <w:r w:rsidRPr="0072178A">
              <w:rPr>
                <w:rStyle w:val="Hyperlink"/>
                <w:noProof/>
                <w:sz w:val="22"/>
                <w:szCs w:val="22"/>
                <w:rPrChange w:id="239" w:author="Sepribo Taylor-Harry" w:date="2020-08-05T08:25:00Z">
                  <w:rPr>
                    <w:rStyle w:val="Hyperlink"/>
                    <w:noProof/>
                  </w:rPr>
                </w:rPrChange>
              </w:rPr>
              <w:instrText xml:space="preserve"> </w:instrText>
            </w:r>
            <w:r w:rsidRPr="0072178A">
              <w:rPr>
                <w:rStyle w:val="Hyperlink"/>
                <w:noProof/>
                <w:sz w:val="22"/>
                <w:szCs w:val="22"/>
                <w:rPrChange w:id="240" w:author="Sepribo Taylor-Harry" w:date="2020-08-05T08:25:00Z">
                  <w:rPr>
                    <w:rStyle w:val="Hyperlink"/>
                    <w:noProof/>
                  </w:rPr>
                </w:rPrChange>
              </w:rPr>
              <w:fldChar w:fldCharType="separate"/>
            </w:r>
            <w:r w:rsidRPr="0072178A">
              <w:rPr>
                <w:rStyle w:val="Hyperlink"/>
                <w:noProof/>
                <w:sz w:val="22"/>
                <w:szCs w:val="22"/>
                <w:rPrChange w:id="241" w:author="Sepribo Taylor-Harry" w:date="2020-08-05T08:25:00Z">
                  <w:rPr>
                    <w:rStyle w:val="Hyperlink"/>
                    <w:noProof/>
                  </w:rPr>
                </w:rPrChange>
              </w:rPr>
              <w:t>3.3 Installing the frontend</w:t>
            </w:r>
            <w:r w:rsidRPr="0072178A">
              <w:rPr>
                <w:noProof/>
                <w:webHidden/>
                <w:sz w:val="22"/>
                <w:szCs w:val="22"/>
                <w:rPrChange w:id="242" w:author="Sepribo Taylor-Harry" w:date="2020-08-05T08:25:00Z">
                  <w:rPr>
                    <w:noProof/>
                    <w:webHidden/>
                  </w:rPr>
                </w:rPrChange>
              </w:rPr>
              <w:tab/>
            </w:r>
            <w:r w:rsidRPr="0072178A">
              <w:rPr>
                <w:noProof/>
                <w:webHidden/>
                <w:sz w:val="22"/>
                <w:szCs w:val="22"/>
                <w:rPrChange w:id="243" w:author="Sepribo Taylor-Harry" w:date="2020-08-05T08:25:00Z">
                  <w:rPr>
                    <w:noProof/>
                    <w:webHidden/>
                  </w:rPr>
                </w:rPrChange>
              </w:rPr>
              <w:fldChar w:fldCharType="begin"/>
            </w:r>
            <w:r w:rsidRPr="0072178A">
              <w:rPr>
                <w:noProof/>
                <w:webHidden/>
                <w:sz w:val="22"/>
                <w:szCs w:val="22"/>
                <w:rPrChange w:id="244" w:author="Sepribo Taylor-Harry" w:date="2020-08-05T08:25:00Z">
                  <w:rPr>
                    <w:noProof/>
                    <w:webHidden/>
                  </w:rPr>
                </w:rPrChange>
              </w:rPr>
              <w:instrText xml:space="preserve"> PAGEREF _Toc47472633 \h </w:instrText>
            </w:r>
          </w:ins>
          <w:r w:rsidRPr="0072178A">
            <w:rPr>
              <w:noProof/>
              <w:webHidden/>
              <w:sz w:val="22"/>
              <w:szCs w:val="22"/>
              <w:rPrChange w:id="245" w:author="Sepribo Taylor-Harry" w:date="2020-08-05T08:25:00Z">
                <w:rPr>
                  <w:noProof/>
                  <w:webHidden/>
                  <w:sz w:val="22"/>
                  <w:szCs w:val="22"/>
                </w:rPr>
              </w:rPrChange>
            </w:rPr>
          </w:r>
          <w:r w:rsidRPr="0072178A">
            <w:rPr>
              <w:noProof/>
              <w:webHidden/>
              <w:sz w:val="22"/>
              <w:szCs w:val="22"/>
              <w:rPrChange w:id="246" w:author="Sepribo Taylor-Harry" w:date="2020-08-05T08:25:00Z">
                <w:rPr>
                  <w:noProof/>
                  <w:webHidden/>
                </w:rPr>
              </w:rPrChange>
            </w:rPr>
            <w:fldChar w:fldCharType="separate"/>
          </w:r>
          <w:ins w:id="247" w:author="Sepribo Taylor-Harry" w:date="2020-08-04T22:30:00Z">
            <w:r w:rsidRPr="0072178A">
              <w:rPr>
                <w:noProof/>
                <w:webHidden/>
                <w:sz w:val="22"/>
                <w:szCs w:val="22"/>
                <w:rPrChange w:id="248" w:author="Sepribo Taylor-Harry" w:date="2020-08-05T08:25:00Z">
                  <w:rPr>
                    <w:noProof/>
                    <w:webHidden/>
                  </w:rPr>
                </w:rPrChange>
              </w:rPr>
              <w:t>17</w:t>
            </w:r>
            <w:r w:rsidRPr="0072178A">
              <w:rPr>
                <w:noProof/>
                <w:webHidden/>
                <w:sz w:val="22"/>
                <w:szCs w:val="22"/>
                <w:rPrChange w:id="249" w:author="Sepribo Taylor-Harry" w:date="2020-08-05T08:25:00Z">
                  <w:rPr>
                    <w:noProof/>
                    <w:webHidden/>
                  </w:rPr>
                </w:rPrChange>
              </w:rPr>
              <w:fldChar w:fldCharType="end"/>
            </w:r>
            <w:r w:rsidRPr="0072178A">
              <w:rPr>
                <w:rStyle w:val="Hyperlink"/>
                <w:noProof/>
                <w:sz w:val="22"/>
                <w:szCs w:val="22"/>
                <w:rPrChange w:id="250" w:author="Sepribo Taylor-Harry" w:date="2020-08-05T08:25:00Z">
                  <w:rPr>
                    <w:rStyle w:val="Hyperlink"/>
                    <w:noProof/>
                  </w:rPr>
                </w:rPrChange>
              </w:rPr>
              <w:fldChar w:fldCharType="end"/>
            </w:r>
          </w:ins>
        </w:p>
        <w:p w14:paraId="182125B2" w14:textId="7C9D0B0D" w:rsidR="003F3746" w:rsidRPr="0072178A" w:rsidRDefault="003F3746">
          <w:pPr>
            <w:pStyle w:val="TOC2"/>
            <w:spacing w:line="276" w:lineRule="auto"/>
            <w:rPr>
              <w:ins w:id="251" w:author="Sepribo Taylor-Harry" w:date="2020-08-04T22:30:00Z"/>
              <w:noProof/>
              <w:kern w:val="0"/>
              <w:sz w:val="22"/>
              <w:szCs w:val="22"/>
              <w:lang w:eastAsia="en-US"/>
            </w:rPr>
            <w:pPrChange w:id="252" w:author="Sepribo Taylor-Harry" w:date="2020-08-04T22:30:00Z">
              <w:pPr>
                <w:pStyle w:val="TOC2"/>
              </w:pPr>
            </w:pPrChange>
          </w:pPr>
          <w:ins w:id="253" w:author="Sepribo Taylor-Harry" w:date="2020-08-04T22:30:00Z">
            <w:r w:rsidRPr="0072178A">
              <w:rPr>
                <w:rStyle w:val="Hyperlink"/>
                <w:noProof/>
                <w:sz w:val="22"/>
                <w:szCs w:val="22"/>
                <w:rPrChange w:id="254" w:author="Sepribo Taylor-Harry" w:date="2020-08-05T08:25:00Z">
                  <w:rPr>
                    <w:rStyle w:val="Hyperlink"/>
                    <w:noProof/>
                  </w:rPr>
                </w:rPrChange>
              </w:rPr>
              <w:fldChar w:fldCharType="begin"/>
            </w:r>
            <w:r w:rsidRPr="0072178A">
              <w:rPr>
                <w:rStyle w:val="Hyperlink"/>
                <w:noProof/>
                <w:sz w:val="22"/>
                <w:szCs w:val="22"/>
                <w:rPrChange w:id="255" w:author="Sepribo Taylor-Harry" w:date="2020-08-05T08:25:00Z">
                  <w:rPr>
                    <w:rStyle w:val="Hyperlink"/>
                    <w:noProof/>
                  </w:rPr>
                </w:rPrChange>
              </w:rPr>
              <w:instrText xml:space="preserve"> </w:instrText>
            </w:r>
            <w:r w:rsidRPr="0072178A">
              <w:rPr>
                <w:noProof/>
                <w:sz w:val="22"/>
                <w:szCs w:val="22"/>
                <w:rPrChange w:id="256" w:author="Sepribo Taylor-Harry" w:date="2020-08-05T08:25:00Z">
                  <w:rPr>
                    <w:noProof/>
                  </w:rPr>
                </w:rPrChange>
              </w:rPr>
              <w:instrText>HYPERLINK \l "_Toc47472634"</w:instrText>
            </w:r>
            <w:r w:rsidRPr="0072178A">
              <w:rPr>
                <w:rStyle w:val="Hyperlink"/>
                <w:noProof/>
                <w:sz w:val="22"/>
                <w:szCs w:val="22"/>
                <w:rPrChange w:id="257" w:author="Sepribo Taylor-Harry" w:date="2020-08-05T08:25:00Z">
                  <w:rPr>
                    <w:rStyle w:val="Hyperlink"/>
                    <w:noProof/>
                  </w:rPr>
                </w:rPrChange>
              </w:rPr>
              <w:instrText xml:space="preserve"> </w:instrText>
            </w:r>
            <w:r w:rsidRPr="0072178A">
              <w:rPr>
                <w:rStyle w:val="Hyperlink"/>
                <w:noProof/>
                <w:sz w:val="22"/>
                <w:szCs w:val="22"/>
                <w:rPrChange w:id="258" w:author="Sepribo Taylor-Harry" w:date="2020-08-05T08:25:00Z">
                  <w:rPr>
                    <w:rStyle w:val="Hyperlink"/>
                    <w:noProof/>
                  </w:rPr>
                </w:rPrChange>
              </w:rPr>
              <w:fldChar w:fldCharType="separate"/>
            </w:r>
            <w:r w:rsidRPr="0072178A">
              <w:rPr>
                <w:rStyle w:val="Hyperlink"/>
                <w:noProof/>
                <w:sz w:val="22"/>
                <w:szCs w:val="22"/>
                <w:rPrChange w:id="259" w:author="Sepribo Taylor-Harry" w:date="2020-08-05T08:25:00Z">
                  <w:rPr>
                    <w:rStyle w:val="Hyperlink"/>
                    <w:noProof/>
                  </w:rPr>
                </w:rPrChange>
              </w:rPr>
              <w:t>3.4 Installing the backend</w:t>
            </w:r>
            <w:r w:rsidRPr="0072178A">
              <w:rPr>
                <w:noProof/>
                <w:webHidden/>
                <w:sz w:val="22"/>
                <w:szCs w:val="22"/>
                <w:rPrChange w:id="260" w:author="Sepribo Taylor-Harry" w:date="2020-08-05T08:25:00Z">
                  <w:rPr>
                    <w:noProof/>
                    <w:webHidden/>
                  </w:rPr>
                </w:rPrChange>
              </w:rPr>
              <w:tab/>
            </w:r>
            <w:r w:rsidRPr="0072178A">
              <w:rPr>
                <w:noProof/>
                <w:webHidden/>
                <w:sz w:val="22"/>
                <w:szCs w:val="22"/>
                <w:rPrChange w:id="261" w:author="Sepribo Taylor-Harry" w:date="2020-08-05T08:25:00Z">
                  <w:rPr>
                    <w:noProof/>
                    <w:webHidden/>
                  </w:rPr>
                </w:rPrChange>
              </w:rPr>
              <w:fldChar w:fldCharType="begin"/>
            </w:r>
            <w:r w:rsidRPr="0072178A">
              <w:rPr>
                <w:noProof/>
                <w:webHidden/>
                <w:sz w:val="22"/>
                <w:szCs w:val="22"/>
                <w:rPrChange w:id="262" w:author="Sepribo Taylor-Harry" w:date="2020-08-05T08:25:00Z">
                  <w:rPr>
                    <w:noProof/>
                    <w:webHidden/>
                  </w:rPr>
                </w:rPrChange>
              </w:rPr>
              <w:instrText xml:space="preserve"> PAGEREF _Toc47472634 \h </w:instrText>
            </w:r>
          </w:ins>
          <w:r w:rsidRPr="0072178A">
            <w:rPr>
              <w:noProof/>
              <w:webHidden/>
              <w:sz w:val="22"/>
              <w:szCs w:val="22"/>
              <w:rPrChange w:id="263" w:author="Sepribo Taylor-Harry" w:date="2020-08-05T08:25:00Z">
                <w:rPr>
                  <w:noProof/>
                  <w:webHidden/>
                  <w:sz w:val="22"/>
                  <w:szCs w:val="22"/>
                </w:rPr>
              </w:rPrChange>
            </w:rPr>
          </w:r>
          <w:r w:rsidRPr="0072178A">
            <w:rPr>
              <w:noProof/>
              <w:webHidden/>
              <w:sz w:val="22"/>
              <w:szCs w:val="22"/>
              <w:rPrChange w:id="264" w:author="Sepribo Taylor-Harry" w:date="2020-08-05T08:25:00Z">
                <w:rPr>
                  <w:noProof/>
                  <w:webHidden/>
                </w:rPr>
              </w:rPrChange>
            </w:rPr>
            <w:fldChar w:fldCharType="separate"/>
          </w:r>
          <w:ins w:id="265" w:author="Sepribo Taylor-Harry" w:date="2020-08-04T22:30:00Z">
            <w:r w:rsidRPr="0072178A">
              <w:rPr>
                <w:noProof/>
                <w:webHidden/>
                <w:sz w:val="22"/>
                <w:szCs w:val="22"/>
                <w:rPrChange w:id="266" w:author="Sepribo Taylor-Harry" w:date="2020-08-05T08:25:00Z">
                  <w:rPr>
                    <w:noProof/>
                    <w:webHidden/>
                  </w:rPr>
                </w:rPrChange>
              </w:rPr>
              <w:t>23</w:t>
            </w:r>
            <w:r w:rsidRPr="0072178A">
              <w:rPr>
                <w:noProof/>
                <w:webHidden/>
                <w:sz w:val="22"/>
                <w:szCs w:val="22"/>
                <w:rPrChange w:id="267" w:author="Sepribo Taylor-Harry" w:date="2020-08-05T08:25:00Z">
                  <w:rPr>
                    <w:noProof/>
                    <w:webHidden/>
                  </w:rPr>
                </w:rPrChange>
              </w:rPr>
              <w:fldChar w:fldCharType="end"/>
            </w:r>
            <w:r w:rsidRPr="0072178A">
              <w:rPr>
                <w:rStyle w:val="Hyperlink"/>
                <w:noProof/>
                <w:sz w:val="22"/>
                <w:szCs w:val="22"/>
                <w:rPrChange w:id="268" w:author="Sepribo Taylor-Harry" w:date="2020-08-05T08:25:00Z">
                  <w:rPr>
                    <w:rStyle w:val="Hyperlink"/>
                    <w:noProof/>
                  </w:rPr>
                </w:rPrChange>
              </w:rPr>
              <w:fldChar w:fldCharType="end"/>
            </w:r>
          </w:ins>
        </w:p>
        <w:p w14:paraId="4AAFCDC5" w14:textId="49E9B2C9" w:rsidR="003F3746" w:rsidRPr="0072178A" w:rsidRDefault="003F3746">
          <w:pPr>
            <w:pStyle w:val="TOC2"/>
            <w:spacing w:line="276" w:lineRule="auto"/>
            <w:rPr>
              <w:ins w:id="269" w:author="Sepribo Taylor-Harry" w:date="2020-08-04T22:30:00Z"/>
              <w:noProof/>
              <w:kern w:val="0"/>
              <w:sz w:val="22"/>
              <w:szCs w:val="22"/>
              <w:lang w:eastAsia="en-US"/>
            </w:rPr>
            <w:pPrChange w:id="270" w:author="Sepribo Taylor-Harry" w:date="2020-08-04T22:30:00Z">
              <w:pPr>
                <w:pStyle w:val="TOC2"/>
              </w:pPr>
            </w:pPrChange>
          </w:pPr>
          <w:ins w:id="271" w:author="Sepribo Taylor-Harry" w:date="2020-08-04T22:30:00Z">
            <w:r w:rsidRPr="0072178A">
              <w:rPr>
                <w:rStyle w:val="Hyperlink"/>
                <w:noProof/>
                <w:sz w:val="22"/>
                <w:szCs w:val="22"/>
                <w:rPrChange w:id="272" w:author="Sepribo Taylor-Harry" w:date="2020-08-05T08:25:00Z">
                  <w:rPr>
                    <w:rStyle w:val="Hyperlink"/>
                    <w:noProof/>
                  </w:rPr>
                </w:rPrChange>
              </w:rPr>
              <w:fldChar w:fldCharType="begin"/>
            </w:r>
            <w:r w:rsidRPr="0072178A">
              <w:rPr>
                <w:rStyle w:val="Hyperlink"/>
                <w:noProof/>
                <w:sz w:val="22"/>
                <w:szCs w:val="22"/>
                <w:rPrChange w:id="273" w:author="Sepribo Taylor-Harry" w:date="2020-08-05T08:25:00Z">
                  <w:rPr>
                    <w:rStyle w:val="Hyperlink"/>
                    <w:noProof/>
                  </w:rPr>
                </w:rPrChange>
              </w:rPr>
              <w:instrText xml:space="preserve"> </w:instrText>
            </w:r>
            <w:r w:rsidRPr="0072178A">
              <w:rPr>
                <w:noProof/>
                <w:sz w:val="22"/>
                <w:szCs w:val="22"/>
                <w:rPrChange w:id="274" w:author="Sepribo Taylor-Harry" w:date="2020-08-05T08:25:00Z">
                  <w:rPr>
                    <w:noProof/>
                  </w:rPr>
                </w:rPrChange>
              </w:rPr>
              <w:instrText>HYPERLINK \l "_Toc47472635"</w:instrText>
            </w:r>
            <w:r w:rsidRPr="0072178A">
              <w:rPr>
                <w:rStyle w:val="Hyperlink"/>
                <w:noProof/>
                <w:sz w:val="22"/>
                <w:szCs w:val="22"/>
                <w:rPrChange w:id="275" w:author="Sepribo Taylor-Harry" w:date="2020-08-05T08:25:00Z">
                  <w:rPr>
                    <w:rStyle w:val="Hyperlink"/>
                    <w:noProof/>
                  </w:rPr>
                </w:rPrChange>
              </w:rPr>
              <w:instrText xml:space="preserve"> </w:instrText>
            </w:r>
            <w:r w:rsidRPr="0072178A">
              <w:rPr>
                <w:rStyle w:val="Hyperlink"/>
                <w:noProof/>
                <w:sz w:val="22"/>
                <w:szCs w:val="22"/>
                <w:rPrChange w:id="276" w:author="Sepribo Taylor-Harry" w:date="2020-08-05T08:25:00Z">
                  <w:rPr>
                    <w:rStyle w:val="Hyperlink"/>
                    <w:noProof/>
                  </w:rPr>
                </w:rPrChange>
              </w:rPr>
              <w:fldChar w:fldCharType="separate"/>
            </w:r>
            <w:r w:rsidRPr="0072178A">
              <w:rPr>
                <w:rStyle w:val="Hyperlink"/>
                <w:noProof/>
                <w:sz w:val="22"/>
                <w:szCs w:val="22"/>
                <w:rPrChange w:id="277" w:author="Sepribo Taylor-Harry" w:date="2020-08-05T08:25:00Z">
                  <w:rPr>
                    <w:rStyle w:val="Hyperlink"/>
                    <w:noProof/>
                  </w:rPr>
                </w:rPrChange>
              </w:rPr>
              <w:t>3.5 Running the frontend</w:t>
            </w:r>
            <w:r w:rsidRPr="0072178A">
              <w:rPr>
                <w:noProof/>
                <w:webHidden/>
                <w:sz w:val="22"/>
                <w:szCs w:val="22"/>
                <w:rPrChange w:id="278" w:author="Sepribo Taylor-Harry" w:date="2020-08-05T08:25:00Z">
                  <w:rPr>
                    <w:noProof/>
                    <w:webHidden/>
                  </w:rPr>
                </w:rPrChange>
              </w:rPr>
              <w:tab/>
            </w:r>
            <w:r w:rsidRPr="0072178A">
              <w:rPr>
                <w:noProof/>
                <w:webHidden/>
                <w:sz w:val="22"/>
                <w:szCs w:val="22"/>
                <w:rPrChange w:id="279" w:author="Sepribo Taylor-Harry" w:date="2020-08-05T08:25:00Z">
                  <w:rPr>
                    <w:noProof/>
                    <w:webHidden/>
                  </w:rPr>
                </w:rPrChange>
              </w:rPr>
              <w:fldChar w:fldCharType="begin"/>
            </w:r>
            <w:r w:rsidRPr="0072178A">
              <w:rPr>
                <w:noProof/>
                <w:webHidden/>
                <w:sz w:val="22"/>
                <w:szCs w:val="22"/>
                <w:rPrChange w:id="280" w:author="Sepribo Taylor-Harry" w:date="2020-08-05T08:25:00Z">
                  <w:rPr>
                    <w:noProof/>
                    <w:webHidden/>
                  </w:rPr>
                </w:rPrChange>
              </w:rPr>
              <w:instrText xml:space="preserve"> PAGEREF _Toc47472635 \h </w:instrText>
            </w:r>
          </w:ins>
          <w:r w:rsidRPr="0072178A">
            <w:rPr>
              <w:noProof/>
              <w:webHidden/>
              <w:sz w:val="22"/>
              <w:szCs w:val="22"/>
              <w:rPrChange w:id="281" w:author="Sepribo Taylor-Harry" w:date="2020-08-05T08:25:00Z">
                <w:rPr>
                  <w:noProof/>
                  <w:webHidden/>
                  <w:sz w:val="22"/>
                  <w:szCs w:val="22"/>
                </w:rPr>
              </w:rPrChange>
            </w:rPr>
          </w:r>
          <w:r w:rsidRPr="0072178A">
            <w:rPr>
              <w:noProof/>
              <w:webHidden/>
              <w:sz w:val="22"/>
              <w:szCs w:val="22"/>
              <w:rPrChange w:id="282" w:author="Sepribo Taylor-Harry" w:date="2020-08-05T08:25:00Z">
                <w:rPr>
                  <w:noProof/>
                  <w:webHidden/>
                </w:rPr>
              </w:rPrChange>
            </w:rPr>
            <w:fldChar w:fldCharType="separate"/>
          </w:r>
          <w:ins w:id="283" w:author="Sepribo Taylor-Harry" w:date="2020-08-04T22:30:00Z">
            <w:r w:rsidRPr="0072178A">
              <w:rPr>
                <w:noProof/>
                <w:webHidden/>
                <w:sz w:val="22"/>
                <w:szCs w:val="22"/>
                <w:rPrChange w:id="284" w:author="Sepribo Taylor-Harry" w:date="2020-08-05T08:25:00Z">
                  <w:rPr>
                    <w:noProof/>
                    <w:webHidden/>
                  </w:rPr>
                </w:rPrChange>
              </w:rPr>
              <w:t>24</w:t>
            </w:r>
            <w:r w:rsidRPr="0072178A">
              <w:rPr>
                <w:noProof/>
                <w:webHidden/>
                <w:sz w:val="22"/>
                <w:szCs w:val="22"/>
                <w:rPrChange w:id="285" w:author="Sepribo Taylor-Harry" w:date="2020-08-05T08:25:00Z">
                  <w:rPr>
                    <w:noProof/>
                    <w:webHidden/>
                  </w:rPr>
                </w:rPrChange>
              </w:rPr>
              <w:fldChar w:fldCharType="end"/>
            </w:r>
            <w:r w:rsidRPr="0072178A">
              <w:rPr>
                <w:rStyle w:val="Hyperlink"/>
                <w:noProof/>
                <w:sz w:val="22"/>
                <w:szCs w:val="22"/>
                <w:rPrChange w:id="286" w:author="Sepribo Taylor-Harry" w:date="2020-08-05T08:25:00Z">
                  <w:rPr>
                    <w:rStyle w:val="Hyperlink"/>
                    <w:noProof/>
                  </w:rPr>
                </w:rPrChange>
              </w:rPr>
              <w:fldChar w:fldCharType="end"/>
            </w:r>
          </w:ins>
        </w:p>
        <w:p w14:paraId="5575C992" w14:textId="733336B9" w:rsidR="003F3746" w:rsidRPr="0072178A" w:rsidRDefault="003F3746">
          <w:pPr>
            <w:pStyle w:val="TOC2"/>
            <w:spacing w:line="276" w:lineRule="auto"/>
            <w:rPr>
              <w:ins w:id="287" w:author="Sepribo Taylor-Harry" w:date="2020-08-04T22:30:00Z"/>
              <w:noProof/>
              <w:kern w:val="0"/>
              <w:sz w:val="22"/>
              <w:szCs w:val="22"/>
              <w:lang w:eastAsia="en-US"/>
            </w:rPr>
            <w:pPrChange w:id="288" w:author="Sepribo Taylor-Harry" w:date="2020-08-04T22:30:00Z">
              <w:pPr>
                <w:pStyle w:val="TOC2"/>
              </w:pPr>
            </w:pPrChange>
          </w:pPr>
          <w:ins w:id="289" w:author="Sepribo Taylor-Harry" w:date="2020-08-04T22:30:00Z">
            <w:r w:rsidRPr="0072178A">
              <w:rPr>
                <w:rStyle w:val="Hyperlink"/>
                <w:noProof/>
                <w:sz w:val="22"/>
                <w:szCs w:val="22"/>
                <w:rPrChange w:id="290" w:author="Sepribo Taylor-Harry" w:date="2020-08-05T08:25:00Z">
                  <w:rPr>
                    <w:rStyle w:val="Hyperlink"/>
                    <w:noProof/>
                  </w:rPr>
                </w:rPrChange>
              </w:rPr>
              <w:fldChar w:fldCharType="begin"/>
            </w:r>
            <w:r w:rsidRPr="0072178A">
              <w:rPr>
                <w:rStyle w:val="Hyperlink"/>
                <w:noProof/>
                <w:sz w:val="22"/>
                <w:szCs w:val="22"/>
                <w:rPrChange w:id="291" w:author="Sepribo Taylor-Harry" w:date="2020-08-05T08:25:00Z">
                  <w:rPr>
                    <w:rStyle w:val="Hyperlink"/>
                    <w:noProof/>
                  </w:rPr>
                </w:rPrChange>
              </w:rPr>
              <w:instrText xml:space="preserve"> </w:instrText>
            </w:r>
            <w:r w:rsidRPr="0072178A">
              <w:rPr>
                <w:noProof/>
                <w:sz w:val="22"/>
                <w:szCs w:val="22"/>
                <w:rPrChange w:id="292" w:author="Sepribo Taylor-Harry" w:date="2020-08-05T08:25:00Z">
                  <w:rPr>
                    <w:noProof/>
                  </w:rPr>
                </w:rPrChange>
              </w:rPr>
              <w:instrText>HYPERLINK \l "_Toc47472636"</w:instrText>
            </w:r>
            <w:r w:rsidRPr="0072178A">
              <w:rPr>
                <w:rStyle w:val="Hyperlink"/>
                <w:noProof/>
                <w:sz w:val="22"/>
                <w:szCs w:val="22"/>
                <w:rPrChange w:id="293" w:author="Sepribo Taylor-Harry" w:date="2020-08-05T08:25:00Z">
                  <w:rPr>
                    <w:rStyle w:val="Hyperlink"/>
                    <w:noProof/>
                  </w:rPr>
                </w:rPrChange>
              </w:rPr>
              <w:instrText xml:space="preserve"> </w:instrText>
            </w:r>
            <w:r w:rsidRPr="0072178A">
              <w:rPr>
                <w:rStyle w:val="Hyperlink"/>
                <w:noProof/>
                <w:sz w:val="22"/>
                <w:szCs w:val="22"/>
                <w:rPrChange w:id="294" w:author="Sepribo Taylor-Harry" w:date="2020-08-05T08:25:00Z">
                  <w:rPr>
                    <w:rStyle w:val="Hyperlink"/>
                    <w:noProof/>
                  </w:rPr>
                </w:rPrChange>
              </w:rPr>
              <w:fldChar w:fldCharType="separate"/>
            </w:r>
            <w:r w:rsidRPr="0072178A">
              <w:rPr>
                <w:rStyle w:val="Hyperlink"/>
                <w:noProof/>
                <w:sz w:val="22"/>
                <w:szCs w:val="22"/>
                <w:rPrChange w:id="295" w:author="Sepribo Taylor-Harry" w:date="2020-08-05T08:25:00Z">
                  <w:rPr>
                    <w:rStyle w:val="Hyperlink"/>
                    <w:noProof/>
                  </w:rPr>
                </w:rPrChange>
              </w:rPr>
              <w:t>3.6 Running the backend</w:t>
            </w:r>
            <w:r w:rsidRPr="0072178A">
              <w:rPr>
                <w:noProof/>
                <w:webHidden/>
                <w:sz w:val="22"/>
                <w:szCs w:val="22"/>
                <w:rPrChange w:id="296" w:author="Sepribo Taylor-Harry" w:date="2020-08-05T08:25:00Z">
                  <w:rPr>
                    <w:noProof/>
                    <w:webHidden/>
                  </w:rPr>
                </w:rPrChange>
              </w:rPr>
              <w:tab/>
            </w:r>
            <w:r w:rsidRPr="0072178A">
              <w:rPr>
                <w:noProof/>
                <w:webHidden/>
                <w:sz w:val="22"/>
                <w:szCs w:val="22"/>
                <w:rPrChange w:id="297" w:author="Sepribo Taylor-Harry" w:date="2020-08-05T08:25:00Z">
                  <w:rPr>
                    <w:noProof/>
                    <w:webHidden/>
                  </w:rPr>
                </w:rPrChange>
              </w:rPr>
              <w:fldChar w:fldCharType="begin"/>
            </w:r>
            <w:r w:rsidRPr="0072178A">
              <w:rPr>
                <w:noProof/>
                <w:webHidden/>
                <w:sz w:val="22"/>
                <w:szCs w:val="22"/>
                <w:rPrChange w:id="298" w:author="Sepribo Taylor-Harry" w:date="2020-08-05T08:25:00Z">
                  <w:rPr>
                    <w:noProof/>
                    <w:webHidden/>
                  </w:rPr>
                </w:rPrChange>
              </w:rPr>
              <w:instrText xml:space="preserve"> PAGEREF _Toc47472636 \h </w:instrText>
            </w:r>
          </w:ins>
          <w:r w:rsidRPr="0072178A">
            <w:rPr>
              <w:noProof/>
              <w:webHidden/>
              <w:sz w:val="22"/>
              <w:szCs w:val="22"/>
              <w:rPrChange w:id="299" w:author="Sepribo Taylor-Harry" w:date="2020-08-05T08:25:00Z">
                <w:rPr>
                  <w:noProof/>
                  <w:webHidden/>
                  <w:sz w:val="22"/>
                  <w:szCs w:val="22"/>
                </w:rPr>
              </w:rPrChange>
            </w:rPr>
          </w:r>
          <w:r w:rsidRPr="0072178A">
            <w:rPr>
              <w:noProof/>
              <w:webHidden/>
              <w:sz w:val="22"/>
              <w:szCs w:val="22"/>
              <w:rPrChange w:id="300" w:author="Sepribo Taylor-Harry" w:date="2020-08-05T08:25:00Z">
                <w:rPr>
                  <w:noProof/>
                  <w:webHidden/>
                </w:rPr>
              </w:rPrChange>
            </w:rPr>
            <w:fldChar w:fldCharType="separate"/>
          </w:r>
          <w:ins w:id="301" w:author="Sepribo Taylor-Harry" w:date="2020-08-04T22:30:00Z">
            <w:r w:rsidRPr="0072178A">
              <w:rPr>
                <w:noProof/>
                <w:webHidden/>
                <w:sz w:val="22"/>
                <w:szCs w:val="22"/>
                <w:rPrChange w:id="302" w:author="Sepribo Taylor-Harry" w:date="2020-08-05T08:25:00Z">
                  <w:rPr>
                    <w:noProof/>
                    <w:webHidden/>
                  </w:rPr>
                </w:rPrChange>
              </w:rPr>
              <w:t>25</w:t>
            </w:r>
            <w:r w:rsidRPr="0072178A">
              <w:rPr>
                <w:noProof/>
                <w:webHidden/>
                <w:sz w:val="22"/>
                <w:szCs w:val="22"/>
                <w:rPrChange w:id="303" w:author="Sepribo Taylor-Harry" w:date="2020-08-05T08:25:00Z">
                  <w:rPr>
                    <w:noProof/>
                    <w:webHidden/>
                  </w:rPr>
                </w:rPrChange>
              </w:rPr>
              <w:fldChar w:fldCharType="end"/>
            </w:r>
            <w:r w:rsidRPr="0072178A">
              <w:rPr>
                <w:rStyle w:val="Hyperlink"/>
                <w:noProof/>
                <w:sz w:val="22"/>
                <w:szCs w:val="22"/>
                <w:rPrChange w:id="304" w:author="Sepribo Taylor-Harry" w:date="2020-08-05T08:25:00Z">
                  <w:rPr>
                    <w:rStyle w:val="Hyperlink"/>
                    <w:noProof/>
                  </w:rPr>
                </w:rPrChange>
              </w:rPr>
              <w:fldChar w:fldCharType="end"/>
            </w:r>
          </w:ins>
        </w:p>
        <w:p w14:paraId="22C2B910" w14:textId="5A44E013" w:rsidR="003F3746" w:rsidRPr="0072178A" w:rsidRDefault="003F3746">
          <w:pPr>
            <w:pStyle w:val="TOC2"/>
            <w:spacing w:line="276" w:lineRule="auto"/>
            <w:rPr>
              <w:ins w:id="305" w:author="Sepribo Taylor-Harry" w:date="2020-08-04T22:30:00Z"/>
              <w:noProof/>
              <w:kern w:val="0"/>
              <w:sz w:val="22"/>
              <w:szCs w:val="22"/>
              <w:lang w:eastAsia="en-US"/>
            </w:rPr>
            <w:pPrChange w:id="306" w:author="Sepribo Taylor-Harry" w:date="2020-08-04T22:30:00Z">
              <w:pPr>
                <w:pStyle w:val="TOC2"/>
              </w:pPr>
            </w:pPrChange>
          </w:pPr>
          <w:ins w:id="307" w:author="Sepribo Taylor-Harry" w:date="2020-08-04T22:30:00Z">
            <w:r w:rsidRPr="0072178A">
              <w:rPr>
                <w:rStyle w:val="Hyperlink"/>
                <w:noProof/>
                <w:sz w:val="22"/>
                <w:szCs w:val="22"/>
                <w:rPrChange w:id="308" w:author="Sepribo Taylor-Harry" w:date="2020-08-05T08:25:00Z">
                  <w:rPr>
                    <w:rStyle w:val="Hyperlink"/>
                    <w:noProof/>
                  </w:rPr>
                </w:rPrChange>
              </w:rPr>
              <w:fldChar w:fldCharType="begin"/>
            </w:r>
            <w:r w:rsidRPr="0072178A">
              <w:rPr>
                <w:rStyle w:val="Hyperlink"/>
                <w:noProof/>
                <w:sz w:val="22"/>
                <w:szCs w:val="22"/>
                <w:rPrChange w:id="309" w:author="Sepribo Taylor-Harry" w:date="2020-08-05T08:25:00Z">
                  <w:rPr>
                    <w:rStyle w:val="Hyperlink"/>
                    <w:noProof/>
                  </w:rPr>
                </w:rPrChange>
              </w:rPr>
              <w:instrText xml:space="preserve"> </w:instrText>
            </w:r>
            <w:r w:rsidRPr="0072178A">
              <w:rPr>
                <w:noProof/>
                <w:sz w:val="22"/>
                <w:szCs w:val="22"/>
                <w:rPrChange w:id="310" w:author="Sepribo Taylor-Harry" w:date="2020-08-05T08:25:00Z">
                  <w:rPr>
                    <w:noProof/>
                  </w:rPr>
                </w:rPrChange>
              </w:rPr>
              <w:instrText>HYPERLINK \l "_Toc47472637"</w:instrText>
            </w:r>
            <w:r w:rsidRPr="0072178A">
              <w:rPr>
                <w:rStyle w:val="Hyperlink"/>
                <w:noProof/>
                <w:sz w:val="22"/>
                <w:szCs w:val="22"/>
                <w:rPrChange w:id="311" w:author="Sepribo Taylor-Harry" w:date="2020-08-05T08:25:00Z">
                  <w:rPr>
                    <w:rStyle w:val="Hyperlink"/>
                    <w:noProof/>
                  </w:rPr>
                </w:rPrChange>
              </w:rPr>
              <w:instrText xml:space="preserve"> </w:instrText>
            </w:r>
            <w:r w:rsidRPr="0072178A">
              <w:rPr>
                <w:rStyle w:val="Hyperlink"/>
                <w:noProof/>
                <w:sz w:val="22"/>
                <w:szCs w:val="22"/>
                <w:rPrChange w:id="312" w:author="Sepribo Taylor-Harry" w:date="2020-08-05T08:25:00Z">
                  <w:rPr>
                    <w:rStyle w:val="Hyperlink"/>
                    <w:noProof/>
                  </w:rPr>
                </w:rPrChange>
              </w:rPr>
              <w:fldChar w:fldCharType="separate"/>
            </w:r>
            <w:r w:rsidRPr="0072178A">
              <w:rPr>
                <w:rStyle w:val="Hyperlink"/>
                <w:noProof/>
                <w:sz w:val="22"/>
                <w:szCs w:val="22"/>
                <w:rPrChange w:id="313" w:author="Sepribo Taylor-Harry" w:date="2020-08-05T08:25:00Z">
                  <w:rPr>
                    <w:rStyle w:val="Hyperlink"/>
                    <w:noProof/>
                  </w:rPr>
                </w:rPrChange>
              </w:rPr>
              <w:t>3.7 Running unit tests</w:t>
            </w:r>
            <w:r w:rsidRPr="0072178A">
              <w:rPr>
                <w:noProof/>
                <w:webHidden/>
                <w:sz w:val="22"/>
                <w:szCs w:val="22"/>
                <w:rPrChange w:id="314" w:author="Sepribo Taylor-Harry" w:date="2020-08-05T08:25:00Z">
                  <w:rPr>
                    <w:noProof/>
                    <w:webHidden/>
                  </w:rPr>
                </w:rPrChange>
              </w:rPr>
              <w:tab/>
            </w:r>
            <w:r w:rsidRPr="0072178A">
              <w:rPr>
                <w:noProof/>
                <w:webHidden/>
                <w:sz w:val="22"/>
                <w:szCs w:val="22"/>
                <w:rPrChange w:id="315" w:author="Sepribo Taylor-Harry" w:date="2020-08-05T08:25:00Z">
                  <w:rPr>
                    <w:noProof/>
                    <w:webHidden/>
                  </w:rPr>
                </w:rPrChange>
              </w:rPr>
              <w:fldChar w:fldCharType="begin"/>
            </w:r>
            <w:r w:rsidRPr="0072178A">
              <w:rPr>
                <w:noProof/>
                <w:webHidden/>
                <w:sz w:val="22"/>
                <w:szCs w:val="22"/>
                <w:rPrChange w:id="316" w:author="Sepribo Taylor-Harry" w:date="2020-08-05T08:25:00Z">
                  <w:rPr>
                    <w:noProof/>
                    <w:webHidden/>
                  </w:rPr>
                </w:rPrChange>
              </w:rPr>
              <w:instrText xml:space="preserve"> PAGEREF _Toc47472637 \h </w:instrText>
            </w:r>
          </w:ins>
          <w:r w:rsidRPr="0072178A">
            <w:rPr>
              <w:noProof/>
              <w:webHidden/>
              <w:sz w:val="22"/>
              <w:szCs w:val="22"/>
              <w:rPrChange w:id="317" w:author="Sepribo Taylor-Harry" w:date="2020-08-05T08:25:00Z">
                <w:rPr>
                  <w:noProof/>
                  <w:webHidden/>
                  <w:sz w:val="22"/>
                  <w:szCs w:val="22"/>
                </w:rPr>
              </w:rPrChange>
            </w:rPr>
          </w:r>
          <w:r w:rsidRPr="0072178A">
            <w:rPr>
              <w:noProof/>
              <w:webHidden/>
              <w:sz w:val="22"/>
              <w:szCs w:val="22"/>
              <w:rPrChange w:id="318" w:author="Sepribo Taylor-Harry" w:date="2020-08-05T08:25:00Z">
                <w:rPr>
                  <w:noProof/>
                  <w:webHidden/>
                </w:rPr>
              </w:rPrChange>
            </w:rPr>
            <w:fldChar w:fldCharType="separate"/>
          </w:r>
          <w:ins w:id="319" w:author="Sepribo Taylor-Harry" w:date="2020-08-04T22:30:00Z">
            <w:r w:rsidRPr="0072178A">
              <w:rPr>
                <w:noProof/>
                <w:webHidden/>
                <w:sz w:val="22"/>
                <w:szCs w:val="22"/>
                <w:rPrChange w:id="320" w:author="Sepribo Taylor-Harry" w:date="2020-08-05T08:25:00Z">
                  <w:rPr>
                    <w:noProof/>
                    <w:webHidden/>
                  </w:rPr>
                </w:rPrChange>
              </w:rPr>
              <w:t>25</w:t>
            </w:r>
            <w:r w:rsidRPr="0072178A">
              <w:rPr>
                <w:noProof/>
                <w:webHidden/>
                <w:sz w:val="22"/>
                <w:szCs w:val="22"/>
                <w:rPrChange w:id="321" w:author="Sepribo Taylor-Harry" w:date="2020-08-05T08:25:00Z">
                  <w:rPr>
                    <w:noProof/>
                    <w:webHidden/>
                  </w:rPr>
                </w:rPrChange>
              </w:rPr>
              <w:fldChar w:fldCharType="end"/>
            </w:r>
            <w:r w:rsidRPr="0072178A">
              <w:rPr>
                <w:rStyle w:val="Hyperlink"/>
                <w:noProof/>
                <w:sz w:val="22"/>
                <w:szCs w:val="22"/>
                <w:rPrChange w:id="322" w:author="Sepribo Taylor-Harry" w:date="2020-08-05T08:25:00Z">
                  <w:rPr>
                    <w:rStyle w:val="Hyperlink"/>
                    <w:noProof/>
                  </w:rPr>
                </w:rPrChange>
              </w:rPr>
              <w:fldChar w:fldCharType="end"/>
            </w:r>
          </w:ins>
        </w:p>
        <w:p w14:paraId="2342582E" w14:textId="324F608F" w:rsidR="003F3746" w:rsidRPr="0072178A" w:rsidRDefault="003F3746">
          <w:pPr>
            <w:pStyle w:val="TOC2"/>
            <w:spacing w:line="276" w:lineRule="auto"/>
            <w:rPr>
              <w:ins w:id="323" w:author="Sepribo Taylor-Harry" w:date="2020-08-04T22:30:00Z"/>
              <w:noProof/>
              <w:kern w:val="0"/>
              <w:sz w:val="22"/>
              <w:szCs w:val="22"/>
              <w:lang w:eastAsia="en-US"/>
            </w:rPr>
            <w:pPrChange w:id="324" w:author="Sepribo Taylor-Harry" w:date="2020-08-04T22:30:00Z">
              <w:pPr>
                <w:pStyle w:val="TOC2"/>
              </w:pPr>
            </w:pPrChange>
          </w:pPr>
          <w:ins w:id="325" w:author="Sepribo Taylor-Harry" w:date="2020-08-04T22:30:00Z">
            <w:r w:rsidRPr="0072178A">
              <w:rPr>
                <w:rStyle w:val="Hyperlink"/>
                <w:noProof/>
                <w:sz w:val="22"/>
                <w:szCs w:val="22"/>
                <w:rPrChange w:id="326" w:author="Sepribo Taylor-Harry" w:date="2020-08-05T08:25:00Z">
                  <w:rPr>
                    <w:rStyle w:val="Hyperlink"/>
                    <w:noProof/>
                  </w:rPr>
                </w:rPrChange>
              </w:rPr>
              <w:fldChar w:fldCharType="begin"/>
            </w:r>
            <w:r w:rsidRPr="0072178A">
              <w:rPr>
                <w:rStyle w:val="Hyperlink"/>
                <w:noProof/>
                <w:sz w:val="22"/>
                <w:szCs w:val="22"/>
                <w:rPrChange w:id="327" w:author="Sepribo Taylor-Harry" w:date="2020-08-05T08:25:00Z">
                  <w:rPr>
                    <w:rStyle w:val="Hyperlink"/>
                    <w:noProof/>
                  </w:rPr>
                </w:rPrChange>
              </w:rPr>
              <w:instrText xml:space="preserve"> </w:instrText>
            </w:r>
            <w:r w:rsidRPr="0072178A">
              <w:rPr>
                <w:noProof/>
                <w:sz w:val="22"/>
                <w:szCs w:val="22"/>
                <w:rPrChange w:id="328" w:author="Sepribo Taylor-Harry" w:date="2020-08-05T08:25:00Z">
                  <w:rPr>
                    <w:noProof/>
                  </w:rPr>
                </w:rPrChange>
              </w:rPr>
              <w:instrText>HYPERLINK \l "_Toc47472638"</w:instrText>
            </w:r>
            <w:r w:rsidRPr="0072178A">
              <w:rPr>
                <w:rStyle w:val="Hyperlink"/>
                <w:noProof/>
                <w:sz w:val="22"/>
                <w:szCs w:val="22"/>
                <w:rPrChange w:id="329" w:author="Sepribo Taylor-Harry" w:date="2020-08-05T08:25:00Z">
                  <w:rPr>
                    <w:rStyle w:val="Hyperlink"/>
                    <w:noProof/>
                  </w:rPr>
                </w:rPrChange>
              </w:rPr>
              <w:instrText xml:space="preserve"> </w:instrText>
            </w:r>
            <w:r w:rsidRPr="0072178A">
              <w:rPr>
                <w:rStyle w:val="Hyperlink"/>
                <w:noProof/>
                <w:sz w:val="22"/>
                <w:szCs w:val="22"/>
                <w:rPrChange w:id="330" w:author="Sepribo Taylor-Harry" w:date="2020-08-05T08:25:00Z">
                  <w:rPr>
                    <w:rStyle w:val="Hyperlink"/>
                    <w:noProof/>
                  </w:rPr>
                </w:rPrChange>
              </w:rPr>
              <w:fldChar w:fldCharType="separate"/>
            </w:r>
            <w:r w:rsidRPr="0072178A">
              <w:rPr>
                <w:rStyle w:val="Hyperlink"/>
                <w:noProof/>
                <w:sz w:val="22"/>
                <w:szCs w:val="22"/>
                <w:rPrChange w:id="331" w:author="Sepribo Taylor-Harry" w:date="2020-08-05T08:25:00Z">
                  <w:rPr>
                    <w:rStyle w:val="Hyperlink"/>
                    <w:noProof/>
                  </w:rPr>
                </w:rPrChange>
              </w:rPr>
              <w:t>3.8 Running end-to-end tests</w:t>
            </w:r>
            <w:r w:rsidRPr="0072178A">
              <w:rPr>
                <w:noProof/>
                <w:webHidden/>
                <w:sz w:val="22"/>
                <w:szCs w:val="22"/>
                <w:rPrChange w:id="332" w:author="Sepribo Taylor-Harry" w:date="2020-08-05T08:25:00Z">
                  <w:rPr>
                    <w:noProof/>
                    <w:webHidden/>
                  </w:rPr>
                </w:rPrChange>
              </w:rPr>
              <w:tab/>
            </w:r>
            <w:r w:rsidRPr="0072178A">
              <w:rPr>
                <w:noProof/>
                <w:webHidden/>
                <w:sz w:val="22"/>
                <w:szCs w:val="22"/>
                <w:rPrChange w:id="333" w:author="Sepribo Taylor-Harry" w:date="2020-08-05T08:25:00Z">
                  <w:rPr>
                    <w:noProof/>
                    <w:webHidden/>
                  </w:rPr>
                </w:rPrChange>
              </w:rPr>
              <w:fldChar w:fldCharType="begin"/>
            </w:r>
            <w:r w:rsidRPr="0072178A">
              <w:rPr>
                <w:noProof/>
                <w:webHidden/>
                <w:sz w:val="22"/>
                <w:szCs w:val="22"/>
                <w:rPrChange w:id="334" w:author="Sepribo Taylor-Harry" w:date="2020-08-05T08:25:00Z">
                  <w:rPr>
                    <w:noProof/>
                    <w:webHidden/>
                  </w:rPr>
                </w:rPrChange>
              </w:rPr>
              <w:instrText xml:space="preserve"> PAGEREF _Toc47472638 \h </w:instrText>
            </w:r>
          </w:ins>
          <w:r w:rsidRPr="0072178A">
            <w:rPr>
              <w:noProof/>
              <w:webHidden/>
              <w:sz w:val="22"/>
              <w:szCs w:val="22"/>
              <w:rPrChange w:id="335" w:author="Sepribo Taylor-Harry" w:date="2020-08-05T08:25:00Z">
                <w:rPr>
                  <w:noProof/>
                  <w:webHidden/>
                  <w:sz w:val="22"/>
                  <w:szCs w:val="22"/>
                </w:rPr>
              </w:rPrChange>
            </w:rPr>
          </w:r>
          <w:r w:rsidRPr="0072178A">
            <w:rPr>
              <w:noProof/>
              <w:webHidden/>
              <w:sz w:val="22"/>
              <w:szCs w:val="22"/>
              <w:rPrChange w:id="336" w:author="Sepribo Taylor-Harry" w:date="2020-08-05T08:25:00Z">
                <w:rPr>
                  <w:noProof/>
                  <w:webHidden/>
                </w:rPr>
              </w:rPrChange>
            </w:rPr>
            <w:fldChar w:fldCharType="separate"/>
          </w:r>
          <w:ins w:id="337" w:author="Sepribo Taylor-Harry" w:date="2020-08-04T22:30:00Z">
            <w:r w:rsidRPr="0072178A">
              <w:rPr>
                <w:noProof/>
                <w:webHidden/>
                <w:sz w:val="22"/>
                <w:szCs w:val="22"/>
                <w:rPrChange w:id="338" w:author="Sepribo Taylor-Harry" w:date="2020-08-05T08:25:00Z">
                  <w:rPr>
                    <w:noProof/>
                    <w:webHidden/>
                  </w:rPr>
                </w:rPrChange>
              </w:rPr>
              <w:t>26</w:t>
            </w:r>
            <w:r w:rsidRPr="0072178A">
              <w:rPr>
                <w:noProof/>
                <w:webHidden/>
                <w:sz w:val="22"/>
                <w:szCs w:val="22"/>
                <w:rPrChange w:id="339" w:author="Sepribo Taylor-Harry" w:date="2020-08-05T08:25:00Z">
                  <w:rPr>
                    <w:noProof/>
                    <w:webHidden/>
                  </w:rPr>
                </w:rPrChange>
              </w:rPr>
              <w:fldChar w:fldCharType="end"/>
            </w:r>
            <w:r w:rsidRPr="0072178A">
              <w:rPr>
                <w:rStyle w:val="Hyperlink"/>
                <w:noProof/>
                <w:sz w:val="22"/>
                <w:szCs w:val="22"/>
                <w:rPrChange w:id="340" w:author="Sepribo Taylor-Harry" w:date="2020-08-05T08:25:00Z">
                  <w:rPr>
                    <w:rStyle w:val="Hyperlink"/>
                    <w:noProof/>
                  </w:rPr>
                </w:rPrChange>
              </w:rPr>
              <w:fldChar w:fldCharType="end"/>
            </w:r>
          </w:ins>
        </w:p>
        <w:p w14:paraId="433DAD7C" w14:textId="53479E34" w:rsidR="003F3746" w:rsidRPr="0072178A" w:rsidRDefault="003F3746">
          <w:pPr>
            <w:pStyle w:val="TOC1"/>
            <w:tabs>
              <w:tab w:val="right" w:leader="dot" w:pos="9350"/>
            </w:tabs>
            <w:spacing w:line="276" w:lineRule="auto"/>
            <w:rPr>
              <w:ins w:id="341" w:author="Sepribo Taylor-Harry" w:date="2020-08-04T22:30:00Z"/>
              <w:noProof/>
              <w:kern w:val="0"/>
              <w:sz w:val="22"/>
              <w:szCs w:val="22"/>
              <w:lang w:eastAsia="en-US"/>
            </w:rPr>
            <w:pPrChange w:id="342" w:author="Sepribo Taylor-Harry" w:date="2020-08-04T22:30:00Z">
              <w:pPr>
                <w:pStyle w:val="TOC1"/>
                <w:tabs>
                  <w:tab w:val="right" w:leader="dot" w:pos="9350"/>
                </w:tabs>
              </w:pPr>
            </w:pPrChange>
          </w:pPr>
          <w:ins w:id="343" w:author="Sepribo Taylor-Harry" w:date="2020-08-04T22:30:00Z">
            <w:r w:rsidRPr="0072178A">
              <w:rPr>
                <w:rStyle w:val="Hyperlink"/>
                <w:noProof/>
                <w:sz w:val="22"/>
                <w:szCs w:val="22"/>
                <w:rPrChange w:id="344" w:author="Sepribo Taylor-Harry" w:date="2020-08-05T08:25:00Z">
                  <w:rPr>
                    <w:rStyle w:val="Hyperlink"/>
                    <w:noProof/>
                  </w:rPr>
                </w:rPrChange>
              </w:rPr>
              <w:fldChar w:fldCharType="begin"/>
            </w:r>
            <w:r w:rsidRPr="0072178A">
              <w:rPr>
                <w:rStyle w:val="Hyperlink"/>
                <w:noProof/>
                <w:sz w:val="22"/>
                <w:szCs w:val="22"/>
                <w:rPrChange w:id="345" w:author="Sepribo Taylor-Harry" w:date="2020-08-05T08:25:00Z">
                  <w:rPr>
                    <w:rStyle w:val="Hyperlink"/>
                    <w:noProof/>
                  </w:rPr>
                </w:rPrChange>
              </w:rPr>
              <w:instrText xml:space="preserve"> </w:instrText>
            </w:r>
            <w:r w:rsidRPr="0072178A">
              <w:rPr>
                <w:noProof/>
                <w:sz w:val="22"/>
                <w:szCs w:val="22"/>
                <w:rPrChange w:id="346" w:author="Sepribo Taylor-Harry" w:date="2020-08-05T08:25:00Z">
                  <w:rPr>
                    <w:noProof/>
                  </w:rPr>
                </w:rPrChange>
              </w:rPr>
              <w:instrText>HYPERLINK \l "_Toc47472639"</w:instrText>
            </w:r>
            <w:r w:rsidRPr="0072178A">
              <w:rPr>
                <w:rStyle w:val="Hyperlink"/>
                <w:noProof/>
                <w:sz w:val="22"/>
                <w:szCs w:val="22"/>
                <w:rPrChange w:id="347" w:author="Sepribo Taylor-Harry" w:date="2020-08-05T08:25:00Z">
                  <w:rPr>
                    <w:rStyle w:val="Hyperlink"/>
                    <w:noProof/>
                  </w:rPr>
                </w:rPrChange>
              </w:rPr>
              <w:instrText xml:space="preserve"> </w:instrText>
            </w:r>
            <w:r w:rsidRPr="0072178A">
              <w:rPr>
                <w:rStyle w:val="Hyperlink"/>
                <w:noProof/>
                <w:sz w:val="22"/>
                <w:szCs w:val="22"/>
                <w:rPrChange w:id="348" w:author="Sepribo Taylor-Harry" w:date="2020-08-05T08:25:00Z">
                  <w:rPr>
                    <w:rStyle w:val="Hyperlink"/>
                    <w:noProof/>
                  </w:rPr>
                </w:rPrChange>
              </w:rPr>
              <w:fldChar w:fldCharType="separate"/>
            </w:r>
            <w:r w:rsidRPr="0072178A">
              <w:rPr>
                <w:rStyle w:val="Hyperlink"/>
                <w:noProof/>
                <w:sz w:val="22"/>
                <w:szCs w:val="22"/>
                <w:rPrChange w:id="349" w:author="Sepribo Taylor-Harry" w:date="2020-08-05T08:25:00Z">
                  <w:rPr>
                    <w:rStyle w:val="Hyperlink"/>
                    <w:noProof/>
                  </w:rPr>
                </w:rPrChange>
              </w:rPr>
              <w:t>4. Code structure</w:t>
            </w:r>
            <w:r w:rsidRPr="0072178A">
              <w:rPr>
                <w:noProof/>
                <w:webHidden/>
                <w:sz w:val="22"/>
                <w:szCs w:val="22"/>
                <w:rPrChange w:id="350" w:author="Sepribo Taylor-Harry" w:date="2020-08-05T08:25:00Z">
                  <w:rPr>
                    <w:noProof/>
                    <w:webHidden/>
                  </w:rPr>
                </w:rPrChange>
              </w:rPr>
              <w:tab/>
            </w:r>
            <w:r w:rsidRPr="0072178A">
              <w:rPr>
                <w:noProof/>
                <w:webHidden/>
                <w:sz w:val="22"/>
                <w:szCs w:val="22"/>
                <w:rPrChange w:id="351" w:author="Sepribo Taylor-Harry" w:date="2020-08-05T08:25:00Z">
                  <w:rPr>
                    <w:noProof/>
                    <w:webHidden/>
                  </w:rPr>
                </w:rPrChange>
              </w:rPr>
              <w:fldChar w:fldCharType="begin"/>
            </w:r>
            <w:r w:rsidRPr="0072178A">
              <w:rPr>
                <w:noProof/>
                <w:webHidden/>
                <w:sz w:val="22"/>
                <w:szCs w:val="22"/>
                <w:rPrChange w:id="352" w:author="Sepribo Taylor-Harry" w:date="2020-08-05T08:25:00Z">
                  <w:rPr>
                    <w:noProof/>
                    <w:webHidden/>
                  </w:rPr>
                </w:rPrChange>
              </w:rPr>
              <w:instrText xml:space="preserve"> PAGEREF _Toc47472639 \h </w:instrText>
            </w:r>
          </w:ins>
          <w:r w:rsidRPr="0072178A">
            <w:rPr>
              <w:noProof/>
              <w:webHidden/>
              <w:sz w:val="22"/>
              <w:szCs w:val="22"/>
              <w:rPrChange w:id="353" w:author="Sepribo Taylor-Harry" w:date="2020-08-05T08:25:00Z">
                <w:rPr>
                  <w:noProof/>
                  <w:webHidden/>
                  <w:sz w:val="22"/>
                  <w:szCs w:val="22"/>
                </w:rPr>
              </w:rPrChange>
            </w:rPr>
          </w:r>
          <w:r w:rsidRPr="0072178A">
            <w:rPr>
              <w:noProof/>
              <w:webHidden/>
              <w:sz w:val="22"/>
              <w:szCs w:val="22"/>
              <w:rPrChange w:id="354" w:author="Sepribo Taylor-Harry" w:date="2020-08-05T08:25:00Z">
                <w:rPr>
                  <w:noProof/>
                  <w:webHidden/>
                </w:rPr>
              </w:rPrChange>
            </w:rPr>
            <w:fldChar w:fldCharType="separate"/>
          </w:r>
          <w:ins w:id="355" w:author="Sepribo Taylor-Harry" w:date="2020-08-04T22:30:00Z">
            <w:r w:rsidRPr="0072178A">
              <w:rPr>
                <w:noProof/>
                <w:webHidden/>
                <w:sz w:val="22"/>
                <w:szCs w:val="22"/>
                <w:rPrChange w:id="356" w:author="Sepribo Taylor-Harry" w:date="2020-08-05T08:25:00Z">
                  <w:rPr>
                    <w:noProof/>
                    <w:webHidden/>
                  </w:rPr>
                </w:rPrChange>
              </w:rPr>
              <w:t>26</w:t>
            </w:r>
            <w:r w:rsidRPr="0072178A">
              <w:rPr>
                <w:noProof/>
                <w:webHidden/>
                <w:sz w:val="22"/>
                <w:szCs w:val="22"/>
                <w:rPrChange w:id="357" w:author="Sepribo Taylor-Harry" w:date="2020-08-05T08:25:00Z">
                  <w:rPr>
                    <w:noProof/>
                    <w:webHidden/>
                  </w:rPr>
                </w:rPrChange>
              </w:rPr>
              <w:fldChar w:fldCharType="end"/>
            </w:r>
            <w:r w:rsidRPr="0072178A">
              <w:rPr>
                <w:rStyle w:val="Hyperlink"/>
                <w:noProof/>
                <w:sz w:val="22"/>
                <w:szCs w:val="22"/>
                <w:rPrChange w:id="358" w:author="Sepribo Taylor-Harry" w:date="2020-08-05T08:25:00Z">
                  <w:rPr>
                    <w:rStyle w:val="Hyperlink"/>
                    <w:noProof/>
                  </w:rPr>
                </w:rPrChange>
              </w:rPr>
              <w:fldChar w:fldCharType="end"/>
            </w:r>
          </w:ins>
        </w:p>
        <w:p w14:paraId="3035408B" w14:textId="1D1C19C5" w:rsidR="003F3746" w:rsidRPr="0072178A" w:rsidRDefault="003F3746">
          <w:pPr>
            <w:pStyle w:val="TOC2"/>
            <w:spacing w:line="276" w:lineRule="auto"/>
            <w:rPr>
              <w:ins w:id="359" w:author="Sepribo Taylor-Harry" w:date="2020-08-04T22:30:00Z"/>
              <w:noProof/>
              <w:kern w:val="0"/>
              <w:sz w:val="22"/>
              <w:szCs w:val="22"/>
              <w:lang w:eastAsia="en-US"/>
            </w:rPr>
            <w:pPrChange w:id="360" w:author="Sepribo Taylor-Harry" w:date="2020-08-04T22:30:00Z">
              <w:pPr>
                <w:pStyle w:val="TOC2"/>
              </w:pPr>
            </w:pPrChange>
          </w:pPr>
          <w:ins w:id="361" w:author="Sepribo Taylor-Harry" w:date="2020-08-04T22:30:00Z">
            <w:r w:rsidRPr="0072178A">
              <w:rPr>
                <w:rStyle w:val="Hyperlink"/>
                <w:noProof/>
                <w:sz w:val="22"/>
                <w:szCs w:val="22"/>
                <w:rPrChange w:id="362" w:author="Sepribo Taylor-Harry" w:date="2020-08-05T08:25:00Z">
                  <w:rPr>
                    <w:rStyle w:val="Hyperlink"/>
                    <w:noProof/>
                  </w:rPr>
                </w:rPrChange>
              </w:rPr>
              <w:fldChar w:fldCharType="begin"/>
            </w:r>
            <w:r w:rsidRPr="0072178A">
              <w:rPr>
                <w:rStyle w:val="Hyperlink"/>
                <w:noProof/>
                <w:sz w:val="22"/>
                <w:szCs w:val="22"/>
                <w:rPrChange w:id="363" w:author="Sepribo Taylor-Harry" w:date="2020-08-05T08:25:00Z">
                  <w:rPr>
                    <w:rStyle w:val="Hyperlink"/>
                    <w:noProof/>
                  </w:rPr>
                </w:rPrChange>
              </w:rPr>
              <w:instrText xml:space="preserve"> </w:instrText>
            </w:r>
            <w:r w:rsidRPr="0072178A">
              <w:rPr>
                <w:noProof/>
                <w:sz w:val="22"/>
                <w:szCs w:val="22"/>
                <w:rPrChange w:id="364" w:author="Sepribo Taylor-Harry" w:date="2020-08-05T08:25:00Z">
                  <w:rPr>
                    <w:noProof/>
                  </w:rPr>
                </w:rPrChange>
              </w:rPr>
              <w:instrText>HYPERLINK \l "_Toc47472640"</w:instrText>
            </w:r>
            <w:r w:rsidRPr="0072178A">
              <w:rPr>
                <w:rStyle w:val="Hyperlink"/>
                <w:noProof/>
                <w:sz w:val="22"/>
                <w:szCs w:val="22"/>
                <w:rPrChange w:id="365" w:author="Sepribo Taylor-Harry" w:date="2020-08-05T08:25:00Z">
                  <w:rPr>
                    <w:rStyle w:val="Hyperlink"/>
                    <w:noProof/>
                  </w:rPr>
                </w:rPrChange>
              </w:rPr>
              <w:instrText xml:space="preserve"> </w:instrText>
            </w:r>
            <w:r w:rsidRPr="0072178A">
              <w:rPr>
                <w:rStyle w:val="Hyperlink"/>
                <w:noProof/>
                <w:sz w:val="22"/>
                <w:szCs w:val="22"/>
                <w:rPrChange w:id="366" w:author="Sepribo Taylor-Harry" w:date="2020-08-05T08:25:00Z">
                  <w:rPr>
                    <w:rStyle w:val="Hyperlink"/>
                    <w:noProof/>
                  </w:rPr>
                </w:rPrChange>
              </w:rPr>
              <w:fldChar w:fldCharType="separate"/>
            </w:r>
            <w:r w:rsidRPr="0072178A">
              <w:rPr>
                <w:rStyle w:val="Hyperlink"/>
                <w:noProof/>
                <w:sz w:val="22"/>
                <w:szCs w:val="22"/>
                <w:rPrChange w:id="367" w:author="Sepribo Taylor-Harry" w:date="2020-08-05T08:25:00Z">
                  <w:rPr>
                    <w:rStyle w:val="Hyperlink"/>
                    <w:noProof/>
                  </w:rPr>
                </w:rPrChange>
              </w:rPr>
              <w:t>4.1 Frontend</w:t>
            </w:r>
            <w:r w:rsidRPr="0072178A">
              <w:rPr>
                <w:noProof/>
                <w:webHidden/>
                <w:sz w:val="22"/>
                <w:szCs w:val="22"/>
                <w:rPrChange w:id="368" w:author="Sepribo Taylor-Harry" w:date="2020-08-05T08:25:00Z">
                  <w:rPr>
                    <w:noProof/>
                    <w:webHidden/>
                  </w:rPr>
                </w:rPrChange>
              </w:rPr>
              <w:tab/>
            </w:r>
            <w:r w:rsidRPr="0072178A">
              <w:rPr>
                <w:noProof/>
                <w:webHidden/>
                <w:sz w:val="22"/>
                <w:szCs w:val="22"/>
                <w:rPrChange w:id="369" w:author="Sepribo Taylor-Harry" w:date="2020-08-05T08:25:00Z">
                  <w:rPr>
                    <w:noProof/>
                    <w:webHidden/>
                  </w:rPr>
                </w:rPrChange>
              </w:rPr>
              <w:fldChar w:fldCharType="begin"/>
            </w:r>
            <w:r w:rsidRPr="0072178A">
              <w:rPr>
                <w:noProof/>
                <w:webHidden/>
                <w:sz w:val="22"/>
                <w:szCs w:val="22"/>
                <w:rPrChange w:id="370" w:author="Sepribo Taylor-Harry" w:date="2020-08-05T08:25:00Z">
                  <w:rPr>
                    <w:noProof/>
                    <w:webHidden/>
                  </w:rPr>
                </w:rPrChange>
              </w:rPr>
              <w:instrText xml:space="preserve"> PAGEREF _Toc47472640 \h </w:instrText>
            </w:r>
          </w:ins>
          <w:r w:rsidRPr="0072178A">
            <w:rPr>
              <w:noProof/>
              <w:webHidden/>
              <w:sz w:val="22"/>
              <w:szCs w:val="22"/>
              <w:rPrChange w:id="371" w:author="Sepribo Taylor-Harry" w:date="2020-08-05T08:25:00Z">
                <w:rPr>
                  <w:noProof/>
                  <w:webHidden/>
                  <w:sz w:val="22"/>
                  <w:szCs w:val="22"/>
                </w:rPr>
              </w:rPrChange>
            </w:rPr>
          </w:r>
          <w:r w:rsidRPr="0072178A">
            <w:rPr>
              <w:noProof/>
              <w:webHidden/>
              <w:sz w:val="22"/>
              <w:szCs w:val="22"/>
              <w:rPrChange w:id="372" w:author="Sepribo Taylor-Harry" w:date="2020-08-05T08:25:00Z">
                <w:rPr>
                  <w:noProof/>
                  <w:webHidden/>
                </w:rPr>
              </w:rPrChange>
            </w:rPr>
            <w:fldChar w:fldCharType="separate"/>
          </w:r>
          <w:ins w:id="373" w:author="Sepribo Taylor-Harry" w:date="2020-08-04T22:30:00Z">
            <w:r w:rsidRPr="0072178A">
              <w:rPr>
                <w:noProof/>
                <w:webHidden/>
                <w:sz w:val="22"/>
                <w:szCs w:val="22"/>
                <w:rPrChange w:id="374" w:author="Sepribo Taylor-Harry" w:date="2020-08-05T08:25:00Z">
                  <w:rPr>
                    <w:noProof/>
                    <w:webHidden/>
                  </w:rPr>
                </w:rPrChange>
              </w:rPr>
              <w:t>26</w:t>
            </w:r>
            <w:r w:rsidRPr="0072178A">
              <w:rPr>
                <w:noProof/>
                <w:webHidden/>
                <w:sz w:val="22"/>
                <w:szCs w:val="22"/>
                <w:rPrChange w:id="375" w:author="Sepribo Taylor-Harry" w:date="2020-08-05T08:25:00Z">
                  <w:rPr>
                    <w:noProof/>
                    <w:webHidden/>
                  </w:rPr>
                </w:rPrChange>
              </w:rPr>
              <w:fldChar w:fldCharType="end"/>
            </w:r>
            <w:r w:rsidRPr="0072178A">
              <w:rPr>
                <w:rStyle w:val="Hyperlink"/>
                <w:noProof/>
                <w:sz w:val="22"/>
                <w:szCs w:val="22"/>
                <w:rPrChange w:id="376" w:author="Sepribo Taylor-Harry" w:date="2020-08-05T08:25:00Z">
                  <w:rPr>
                    <w:rStyle w:val="Hyperlink"/>
                    <w:noProof/>
                  </w:rPr>
                </w:rPrChange>
              </w:rPr>
              <w:fldChar w:fldCharType="end"/>
            </w:r>
          </w:ins>
        </w:p>
        <w:p w14:paraId="05F9EDD1" w14:textId="7F70F92B" w:rsidR="003F3746" w:rsidRPr="0072178A" w:rsidRDefault="003F3746">
          <w:pPr>
            <w:pStyle w:val="TOC3"/>
            <w:tabs>
              <w:tab w:val="right" w:leader="dot" w:pos="9350"/>
            </w:tabs>
            <w:spacing w:line="276" w:lineRule="auto"/>
            <w:rPr>
              <w:ins w:id="377" w:author="Sepribo Taylor-Harry" w:date="2020-08-04T22:30:00Z"/>
              <w:noProof/>
              <w:kern w:val="0"/>
              <w:sz w:val="22"/>
              <w:szCs w:val="22"/>
              <w:lang w:eastAsia="en-US"/>
            </w:rPr>
            <w:pPrChange w:id="378" w:author="Sepribo Taylor-Harry" w:date="2020-08-04T22:30:00Z">
              <w:pPr>
                <w:pStyle w:val="TOC3"/>
                <w:tabs>
                  <w:tab w:val="right" w:leader="dot" w:pos="9350"/>
                </w:tabs>
              </w:pPr>
            </w:pPrChange>
          </w:pPr>
          <w:ins w:id="379" w:author="Sepribo Taylor-Harry" w:date="2020-08-04T22:30:00Z">
            <w:r w:rsidRPr="0072178A">
              <w:rPr>
                <w:rStyle w:val="Hyperlink"/>
                <w:noProof/>
                <w:sz w:val="22"/>
                <w:szCs w:val="22"/>
                <w:rPrChange w:id="380" w:author="Sepribo Taylor-Harry" w:date="2020-08-05T08:25:00Z">
                  <w:rPr>
                    <w:rStyle w:val="Hyperlink"/>
                    <w:noProof/>
                  </w:rPr>
                </w:rPrChange>
              </w:rPr>
              <w:fldChar w:fldCharType="begin"/>
            </w:r>
            <w:r w:rsidRPr="0072178A">
              <w:rPr>
                <w:rStyle w:val="Hyperlink"/>
                <w:noProof/>
                <w:sz w:val="22"/>
                <w:szCs w:val="22"/>
                <w:rPrChange w:id="381" w:author="Sepribo Taylor-Harry" w:date="2020-08-05T08:25:00Z">
                  <w:rPr>
                    <w:rStyle w:val="Hyperlink"/>
                    <w:noProof/>
                  </w:rPr>
                </w:rPrChange>
              </w:rPr>
              <w:instrText xml:space="preserve"> </w:instrText>
            </w:r>
            <w:r w:rsidRPr="0072178A">
              <w:rPr>
                <w:noProof/>
                <w:sz w:val="22"/>
                <w:szCs w:val="22"/>
                <w:rPrChange w:id="382" w:author="Sepribo Taylor-Harry" w:date="2020-08-05T08:25:00Z">
                  <w:rPr>
                    <w:noProof/>
                  </w:rPr>
                </w:rPrChange>
              </w:rPr>
              <w:instrText>HYPERLINK \l "_Toc47472641"</w:instrText>
            </w:r>
            <w:r w:rsidRPr="0072178A">
              <w:rPr>
                <w:rStyle w:val="Hyperlink"/>
                <w:noProof/>
                <w:sz w:val="22"/>
                <w:szCs w:val="22"/>
                <w:rPrChange w:id="383" w:author="Sepribo Taylor-Harry" w:date="2020-08-05T08:25:00Z">
                  <w:rPr>
                    <w:rStyle w:val="Hyperlink"/>
                    <w:noProof/>
                  </w:rPr>
                </w:rPrChange>
              </w:rPr>
              <w:instrText xml:space="preserve"> </w:instrText>
            </w:r>
            <w:r w:rsidRPr="0072178A">
              <w:rPr>
                <w:rStyle w:val="Hyperlink"/>
                <w:noProof/>
                <w:sz w:val="22"/>
                <w:szCs w:val="22"/>
                <w:rPrChange w:id="384" w:author="Sepribo Taylor-Harry" w:date="2020-08-05T08:25:00Z">
                  <w:rPr>
                    <w:rStyle w:val="Hyperlink"/>
                    <w:noProof/>
                  </w:rPr>
                </w:rPrChange>
              </w:rPr>
              <w:fldChar w:fldCharType="separate"/>
            </w:r>
            <w:r w:rsidRPr="0072178A">
              <w:rPr>
                <w:rStyle w:val="Hyperlink"/>
                <w:noProof/>
                <w:sz w:val="22"/>
                <w:szCs w:val="22"/>
                <w:rPrChange w:id="385" w:author="Sepribo Taylor-Harry" w:date="2020-08-05T08:25:00Z">
                  <w:rPr>
                    <w:rStyle w:val="Hyperlink"/>
                    <w:noProof/>
                  </w:rPr>
                </w:rPrChange>
              </w:rPr>
              <w:t>4.1.1 Source code</w:t>
            </w:r>
            <w:r w:rsidRPr="0072178A">
              <w:rPr>
                <w:noProof/>
                <w:webHidden/>
                <w:sz w:val="22"/>
                <w:szCs w:val="22"/>
                <w:rPrChange w:id="386" w:author="Sepribo Taylor-Harry" w:date="2020-08-05T08:25:00Z">
                  <w:rPr>
                    <w:noProof/>
                    <w:webHidden/>
                  </w:rPr>
                </w:rPrChange>
              </w:rPr>
              <w:tab/>
            </w:r>
            <w:r w:rsidRPr="0072178A">
              <w:rPr>
                <w:noProof/>
                <w:webHidden/>
                <w:sz w:val="22"/>
                <w:szCs w:val="22"/>
                <w:rPrChange w:id="387" w:author="Sepribo Taylor-Harry" w:date="2020-08-05T08:25:00Z">
                  <w:rPr>
                    <w:noProof/>
                    <w:webHidden/>
                  </w:rPr>
                </w:rPrChange>
              </w:rPr>
              <w:fldChar w:fldCharType="begin"/>
            </w:r>
            <w:r w:rsidRPr="0072178A">
              <w:rPr>
                <w:noProof/>
                <w:webHidden/>
                <w:sz w:val="22"/>
                <w:szCs w:val="22"/>
                <w:rPrChange w:id="388" w:author="Sepribo Taylor-Harry" w:date="2020-08-05T08:25:00Z">
                  <w:rPr>
                    <w:noProof/>
                    <w:webHidden/>
                  </w:rPr>
                </w:rPrChange>
              </w:rPr>
              <w:instrText xml:space="preserve"> PAGEREF _Toc47472641 \h </w:instrText>
            </w:r>
          </w:ins>
          <w:r w:rsidRPr="0072178A">
            <w:rPr>
              <w:noProof/>
              <w:webHidden/>
              <w:sz w:val="22"/>
              <w:szCs w:val="22"/>
              <w:rPrChange w:id="389" w:author="Sepribo Taylor-Harry" w:date="2020-08-05T08:25:00Z">
                <w:rPr>
                  <w:noProof/>
                  <w:webHidden/>
                  <w:sz w:val="22"/>
                  <w:szCs w:val="22"/>
                </w:rPr>
              </w:rPrChange>
            </w:rPr>
          </w:r>
          <w:r w:rsidRPr="0072178A">
            <w:rPr>
              <w:noProof/>
              <w:webHidden/>
              <w:sz w:val="22"/>
              <w:szCs w:val="22"/>
              <w:rPrChange w:id="390" w:author="Sepribo Taylor-Harry" w:date="2020-08-05T08:25:00Z">
                <w:rPr>
                  <w:noProof/>
                  <w:webHidden/>
                </w:rPr>
              </w:rPrChange>
            </w:rPr>
            <w:fldChar w:fldCharType="separate"/>
          </w:r>
          <w:ins w:id="391" w:author="Sepribo Taylor-Harry" w:date="2020-08-04T22:30:00Z">
            <w:r w:rsidRPr="0072178A">
              <w:rPr>
                <w:noProof/>
                <w:webHidden/>
                <w:sz w:val="22"/>
                <w:szCs w:val="22"/>
                <w:rPrChange w:id="392" w:author="Sepribo Taylor-Harry" w:date="2020-08-05T08:25:00Z">
                  <w:rPr>
                    <w:noProof/>
                    <w:webHidden/>
                  </w:rPr>
                </w:rPrChange>
              </w:rPr>
              <w:t>26</w:t>
            </w:r>
            <w:r w:rsidRPr="0072178A">
              <w:rPr>
                <w:noProof/>
                <w:webHidden/>
                <w:sz w:val="22"/>
                <w:szCs w:val="22"/>
                <w:rPrChange w:id="393" w:author="Sepribo Taylor-Harry" w:date="2020-08-05T08:25:00Z">
                  <w:rPr>
                    <w:noProof/>
                    <w:webHidden/>
                  </w:rPr>
                </w:rPrChange>
              </w:rPr>
              <w:fldChar w:fldCharType="end"/>
            </w:r>
            <w:r w:rsidRPr="0072178A">
              <w:rPr>
                <w:rStyle w:val="Hyperlink"/>
                <w:noProof/>
                <w:sz w:val="22"/>
                <w:szCs w:val="22"/>
                <w:rPrChange w:id="394" w:author="Sepribo Taylor-Harry" w:date="2020-08-05T08:25:00Z">
                  <w:rPr>
                    <w:rStyle w:val="Hyperlink"/>
                    <w:noProof/>
                  </w:rPr>
                </w:rPrChange>
              </w:rPr>
              <w:fldChar w:fldCharType="end"/>
            </w:r>
          </w:ins>
        </w:p>
        <w:p w14:paraId="60250BD1" w14:textId="63E1FD53" w:rsidR="003F3746" w:rsidRPr="0072178A" w:rsidRDefault="003F3746">
          <w:pPr>
            <w:pStyle w:val="TOC3"/>
            <w:tabs>
              <w:tab w:val="right" w:leader="dot" w:pos="9350"/>
            </w:tabs>
            <w:spacing w:line="276" w:lineRule="auto"/>
            <w:rPr>
              <w:ins w:id="395" w:author="Sepribo Taylor-Harry" w:date="2020-08-04T22:30:00Z"/>
              <w:noProof/>
              <w:kern w:val="0"/>
              <w:sz w:val="22"/>
              <w:szCs w:val="22"/>
              <w:lang w:eastAsia="en-US"/>
            </w:rPr>
            <w:pPrChange w:id="396" w:author="Sepribo Taylor-Harry" w:date="2020-08-04T22:30:00Z">
              <w:pPr>
                <w:pStyle w:val="TOC3"/>
                <w:tabs>
                  <w:tab w:val="right" w:leader="dot" w:pos="9350"/>
                </w:tabs>
              </w:pPr>
            </w:pPrChange>
          </w:pPr>
          <w:ins w:id="397" w:author="Sepribo Taylor-Harry" w:date="2020-08-04T22:30:00Z">
            <w:r w:rsidRPr="0072178A">
              <w:rPr>
                <w:rStyle w:val="Hyperlink"/>
                <w:noProof/>
                <w:sz w:val="22"/>
                <w:szCs w:val="22"/>
                <w:rPrChange w:id="398" w:author="Sepribo Taylor-Harry" w:date="2020-08-05T08:25:00Z">
                  <w:rPr>
                    <w:rStyle w:val="Hyperlink"/>
                    <w:noProof/>
                  </w:rPr>
                </w:rPrChange>
              </w:rPr>
              <w:fldChar w:fldCharType="begin"/>
            </w:r>
            <w:r w:rsidRPr="0072178A">
              <w:rPr>
                <w:rStyle w:val="Hyperlink"/>
                <w:noProof/>
                <w:sz w:val="22"/>
                <w:szCs w:val="22"/>
                <w:rPrChange w:id="399" w:author="Sepribo Taylor-Harry" w:date="2020-08-05T08:25:00Z">
                  <w:rPr>
                    <w:rStyle w:val="Hyperlink"/>
                    <w:noProof/>
                  </w:rPr>
                </w:rPrChange>
              </w:rPr>
              <w:instrText xml:space="preserve"> </w:instrText>
            </w:r>
            <w:r w:rsidRPr="0072178A">
              <w:rPr>
                <w:noProof/>
                <w:sz w:val="22"/>
                <w:szCs w:val="22"/>
                <w:rPrChange w:id="400" w:author="Sepribo Taylor-Harry" w:date="2020-08-05T08:25:00Z">
                  <w:rPr>
                    <w:noProof/>
                  </w:rPr>
                </w:rPrChange>
              </w:rPr>
              <w:instrText>HYPERLINK \l "_Toc47472642"</w:instrText>
            </w:r>
            <w:r w:rsidRPr="0072178A">
              <w:rPr>
                <w:rStyle w:val="Hyperlink"/>
                <w:noProof/>
                <w:sz w:val="22"/>
                <w:szCs w:val="22"/>
                <w:rPrChange w:id="401" w:author="Sepribo Taylor-Harry" w:date="2020-08-05T08:25:00Z">
                  <w:rPr>
                    <w:rStyle w:val="Hyperlink"/>
                    <w:noProof/>
                  </w:rPr>
                </w:rPrChange>
              </w:rPr>
              <w:instrText xml:space="preserve"> </w:instrText>
            </w:r>
            <w:r w:rsidRPr="0072178A">
              <w:rPr>
                <w:rStyle w:val="Hyperlink"/>
                <w:noProof/>
                <w:sz w:val="22"/>
                <w:szCs w:val="22"/>
                <w:rPrChange w:id="402" w:author="Sepribo Taylor-Harry" w:date="2020-08-05T08:25:00Z">
                  <w:rPr>
                    <w:rStyle w:val="Hyperlink"/>
                    <w:noProof/>
                  </w:rPr>
                </w:rPrChange>
              </w:rPr>
              <w:fldChar w:fldCharType="separate"/>
            </w:r>
            <w:r w:rsidRPr="0072178A">
              <w:rPr>
                <w:rStyle w:val="Hyperlink"/>
                <w:noProof/>
                <w:sz w:val="22"/>
                <w:szCs w:val="22"/>
                <w:rPrChange w:id="403" w:author="Sepribo Taylor-Harry" w:date="2020-08-05T08:25:00Z">
                  <w:rPr>
                    <w:rStyle w:val="Hyperlink"/>
                    <w:noProof/>
                  </w:rPr>
                </w:rPrChange>
              </w:rPr>
              <w:t>4.1.1.1 Account</w:t>
            </w:r>
            <w:r w:rsidRPr="0072178A">
              <w:rPr>
                <w:noProof/>
                <w:webHidden/>
                <w:sz w:val="22"/>
                <w:szCs w:val="22"/>
                <w:rPrChange w:id="404" w:author="Sepribo Taylor-Harry" w:date="2020-08-05T08:25:00Z">
                  <w:rPr>
                    <w:noProof/>
                    <w:webHidden/>
                  </w:rPr>
                </w:rPrChange>
              </w:rPr>
              <w:tab/>
            </w:r>
            <w:r w:rsidRPr="0072178A">
              <w:rPr>
                <w:noProof/>
                <w:webHidden/>
                <w:sz w:val="22"/>
                <w:szCs w:val="22"/>
                <w:rPrChange w:id="405" w:author="Sepribo Taylor-Harry" w:date="2020-08-05T08:25:00Z">
                  <w:rPr>
                    <w:noProof/>
                    <w:webHidden/>
                  </w:rPr>
                </w:rPrChange>
              </w:rPr>
              <w:fldChar w:fldCharType="begin"/>
            </w:r>
            <w:r w:rsidRPr="0072178A">
              <w:rPr>
                <w:noProof/>
                <w:webHidden/>
                <w:sz w:val="22"/>
                <w:szCs w:val="22"/>
                <w:rPrChange w:id="406" w:author="Sepribo Taylor-Harry" w:date="2020-08-05T08:25:00Z">
                  <w:rPr>
                    <w:noProof/>
                    <w:webHidden/>
                  </w:rPr>
                </w:rPrChange>
              </w:rPr>
              <w:instrText xml:space="preserve"> PAGEREF _Toc47472642 \h </w:instrText>
            </w:r>
          </w:ins>
          <w:r w:rsidRPr="0072178A">
            <w:rPr>
              <w:noProof/>
              <w:webHidden/>
              <w:sz w:val="22"/>
              <w:szCs w:val="22"/>
              <w:rPrChange w:id="407" w:author="Sepribo Taylor-Harry" w:date="2020-08-05T08:25:00Z">
                <w:rPr>
                  <w:noProof/>
                  <w:webHidden/>
                  <w:sz w:val="22"/>
                  <w:szCs w:val="22"/>
                </w:rPr>
              </w:rPrChange>
            </w:rPr>
          </w:r>
          <w:r w:rsidRPr="0072178A">
            <w:rPr>
              <w:noProof/>
              <w:webHidden/>
              <w:sz w:val="22"/>
              <w:szCs w:val="22"/>
              <w:rPrChange w:id="408" w:author="Sepribo Taylor-Harry" w:date="2020-08-05T08:25:00Z">
                <w:rPr>
                  <w:noProof/>
                  <w:webHidden/>
                </w:rPr>
              </w:rPrChange>
            </w:rPr>
            <w:fldChar w:fldCharType="separate"/>
          </w:r>
          <w:ins w:id="409" w:author="Sepribo Taylor-Harry" w:date="2020-08-04T22:30:00Z">
            <w:r w:rsidRPr="0072178A">
              <w:rPr>
                <w:noProof/>
                <w:webHidden/>
                <w:sz w:val="22"/>
                <w:szCs w:val="22"/>
                <w:rPrChange w:id="410" w:author="Sepribo Taylor-Harry" w:date="2020-08-05T08:25:00Z">
                  <w:rPr>
                    <w:noProof/>
                    <w:webHidden/>
                  </w:rPr>
                </w:rPrChange>
              </w:rPr>
              <w:t>28</w:t>
            </w:r>
            <w:r w:rsidRPr="0072178A">
              <w:rPr>
                <w:noProof/>
                <w:webHidden/>
                <w:sz w:val="22"/>
                <w:szCs w:val="22"/>
                <w:rPrChange w:id="411" w:author="Sepribo Taylor-Harry" w:date="2020-08-05T08:25:00Z">
                  <w:rPr>
                    <w:noProof/>
                    <w:webHidden/>
                  </w:rPr>
                </w:rPrChange>
              </w:rPr>
              <w:fldChar w:fldCharType="end"/>
            </w:r>
            <w:r w:rsidRPr="0072178A">
              <w:rPr>
                <w:rStyle w:val="Hyperlink"/>
                <w:noProof/>
                <w:sz w:val="22"/>
                <w:szCs w:val="22"/>
                <w:rPrChange w:id="412" w:author="Sepribo Taylor-Harry" w:date="2020-08-05T08:25:00Z">
                  <w:rPr>
                    <w:rStyle w:val="Hyperlink"/>
                    <w:noProof/>
                  </w:rPr>
                </w:rPrChange>
              </w:rPr>
              <w:fldChar w:fldCharType="end"/>
            </w:r>
          </w:ins>
        </w:p>
        <w:p w14:paraId="0843472B" w14:textId="5EA981EA" w:rsidR="003F3746" w:rsidRPr="0072178A" w:rsidRDefault="003F3746">
          <w:pPr>
            <w:pStyle w:val="TOC3"/>
            <w:tabs>
              <w:tab w:val="right" w:leader="dot" w:pos="9350"/>
            </w:tabs>
            <w:spacing w:line="276" w:lineRule="auto"/>
            <w:rPr>
              <w:ins w:id="413" w:author="Sepribo Taylor-Harry" w:date="2020-08-04T22:30:00Z"/>
              <w:noProof/>
              <w:kern w:val="0"/>
              <w:sz w:val="22"/>
              <w:szCs w:val="22"/>
              <w:lang w:eastAsia="en-US"/>
            </w:rPr>
            <w:pPrChange w:id="414" w:author="Sepribo Taylor-Harry" w:date="2020-08-04T22:30:00Z">
              <w:pPr>
                <w:pStyle w:val="TOC3"/>
                <w:tabs>
                  <w:tab w:val="right" w:leader="dot" w:pos="9350"/>
                </w:tabs>
              </w:pPr>
            </w:pPrChange>
          </w:pPr>
          <w:ins w:id="415" w:author="Sepribo Taylor-Harry" w:date="2020-08-04T22:30:00Z">
            <w:r w:rsidRPr="0072178A">
              <w:rPr>
                <w:rStyle w:val="Hyperlink"/>
                <w:noProof/>
                <w:sz w:val="22"/>
                <w:szCs w:val="22"/>
                <w:rPrChange w:id="416" w:author="Sepribo Taylor-Harry" w:date="2020-08-05T08:25:00Z">
                  <w:rPr>
                    <w:rStyle w:val="Hyperlink"/>
                    <w:noProof/>
                  </w:rPr>
                </w:rPrChange>
              </w:rPr>
              <w:fldChar w:fldCharType="begin"/>
            </w:r>
            <w:r w:rsidRPr="0072178A">
              <w:rPr>
                <w:rStyle w:val="Hyperlink"/>
                <w:noProof/>
                <w:sz w:val="22"/>
                <w:szCs w:val="22"/>
                <w:rPrChange w:id="417" w:author="Sepribo Taylor-Harry" w:date="2020-08-05T08:25:00Z">
                  <w:rPr>
                    <w:rStyle w:val="Hyperlink"/>
                    <w:noProof/>
                  </w:rPr>
                </w:rPrChange>
              </w:rPr>
              <w:instrText xml:space="preserve"> </w:instrText>
            </w:r>
            <w:r w:rsidRPr="0072178A">
              <w:rPr>
                <w:noProof/>
                <w:sz w:val="22"/>
                <w:szCs w:val="22"/>
                <w:rPrChange w:id="418" w:author="Sepribo Taylor-Harry" w:date="2020-08-05T08:25:00Z">
                  <w:rPr>
                    <w:noProof/>
                  </w:rPr>
                </w:rPrChange>
              </w:rPr>
              <w:instrText>HYPERLINK \l "_Toc47472643"</w:instrText>
            </w:r>
            <w:r w:rsidRPr="0072178A">
              <w:rPr>
                <w:rStyle w:val="Hyperlink"/>
                <w:noProof/>
                <w:sz w:val="22"/>
                <w:szCs w:val="22"/>
                <w:rPrChange w:id="419" w:author="Sepribo Taylor-Harry" w:date="2020-08-05T08:25:00Z">
                  <w:rPr>
                    <w:rStyle w:val="Hyperlink"/>
                    <w:noProof/>
                  </w:rPr>
                </w:rPrChange>
              </w:rPr>
              <w:instrText xml:space="preserve"> </w:instrText>
            </w:r>
            <w:r w:rsidRPr="0072178A">
              <w:rPr>
                <w:rStyle w:val="Hyperlink"/>
                <w:noProof/>
                <w:sz w:val="22"/>
                <w:szCs w:val="22"/>
                <w:rPrChange w:id="420" w:author="Sepribo Taylor-Harry" w:date="2020-08-05T08:25:00Z">
                  <w:rPr>
                    <w:rStyle w:val="Hyperlink"/>
                    <w:noProof/>
                  </w:rPr>
                </w:rPrChange>
              </w:rPr>
              <w:fldChar w:fldCharType="separate"/>
            </w:r>
            <w:r w:rsidRPr="0072178A">
              <w:rPr>
                <w:rStyle w:val="Hyperlink"/>
                <w:noProof/>
                <w:sz w:val="22"/>
                <w:szCs w:val="22"/>
                <w:rPrChange w:id="421" w:author="Sepribo Taylor-Harry" w:date="2020-08-05T08:25:00Z">
                  <w:rPr>
                    <w:rStyle w:val="Hyperlink"/>
                    <w:noProof/>
                  </w:rPr>
                </w:rPrChange>
              </w:rPr>
              <w:t>4.1.1.2 Home</w:t>
            </w:r>
            <w:r w:rsidRPr="0072178A">
              <w:rPr>
                <w:noProof/>
                <w:webHidden/>
                <w:sz w:val="22"/>
                <w:szCs w:val="22"/>
                <w:rPrChange w:id="422" w:author="Sepribo Taylor-Harry" w:date="2020-08-05T08:25:00Z">
                  <w:rPr>
                    <w:noProof/>
                    <w:webHidden/>
                  </w:rPr>
                </w:rPrChange>
              </w:rPr>
              <w:tab/>
            </w:r>
            <w:r w:rsidRPr="0072178A">
              <w:rPr>
                <w:noProof/>
                <w:webHidden/>
                <w:sz w:val="22"/>
                <w:szCs w:val="22"/>
                <w:rPrChange w:id="423" w:author="Sepribo Taylor-Harry" w:date="2020-08-05T08:25:00Z">
                  <w:rPr>
                    <w:noProof/>
                    <w:webHidden/>
                  </w:rPr>
                </w:rPrChange>
              </w:rPr>
              <w:fldChar w:fldCharType="begin"/>
            </w:r>
            <w:r w:rsidRPr="0072178A">
              <w:rPr>
                <w:noProof/>
                <w:webHidden/>
                <w:sz w:val="22"/>
                <w:szCs w:val="22"/>
                <w:rPrChange w:id="424" w:author="Sepribo Taylor-Harry" w:date="2020-08-05T08:25:00Z">
                  <w:rPr>
                    <w:noProof/>
                    <w:webHidden/>
                  </w:rPr>
                </w:rPrChange>
              </w:rPr>
              <w:instrText xml:space="preserve"> PAGEREF _Toc47472643 \h </w:instrText>
            </w:r>
          </w:ins>
          <w:r w:rsidRPr="0072178A">
            <w:rPr>
              <w:noProof/>
              <w:webHidden/>
              <w:sz w:val="22"/>
              <w:szCs w:val="22"/>
              <w:rPrChange w:id="425" w:author="Sepribo Taylor-Harry" w:date="2020-08-05T08:25:00Z">
                <w:rPr>
                  <w:noProof/>
                  <w:webHidden/>
                  <w:sz w:val="22"/>
                  <w:szCs w:val="22"/>
                </w:rPr>
              </w:rPrChange>
            </w:rPr>
          </w:r>
          <w:r w:rsidRPr="0072178A">
            <w:rPr>
              <w:noProof/>
              <w:webHidden/>
              <w:sz w:val="22"/>
              <w:szCs w:val="22"/>
              <w:rPrChange w:id="426" w:author="Sepribo Taylor-Harry" w:date="2020-08-05T08:25:00Z">
                <w:rPr>
                  <w:noProof/>
                  <w:webHidden/>
                </w:rPr>
              </w:rPrChange>
            </w:rPr>
            <w:fldChar w:fldCharType="separate"/>
          </w:r>
          <w:ins w:id="427" w:author="Sepribo Taylor-Harry" w:date="2020-08-04T22:30:00Z">
            <w:r w:rsidRPr="0072178A">
              <w:rPr>
                <w:noProof/>
                <w:webHidden/>
                <w:sz w:val="22"/>
                <w:szCs w:val="22"/>
                <w:rPrChange w:id="428" w:author="Sepribo Taylor-Harry" w:date="2020-08-05T08:25:00Z">
                  <w:rPr>
                    <w:noProof/>
                    <w:webHidden/>
                  </w:rPr>
                </w:rPrChange>
              </w:rPr>
              <w:t>28</w:t>
            </w:r>
            <w:r w:rsidRPr="0072178A">
              <w:rPr>
                <w:noProof/>
                <w:webHidden/>
                <w:sz w:val="22"/>
                <w:szCs w:val="22"/>
                <w:rPrChange w:id="429" w:author="Sepribo Taylor-Harry" w:date="2020-08-05T08:25:00Z">
                  <w:rPr>
                    <w:noProof/>
                    <w:webHidden/>
                  </w:rPr>
                </w:rPrChange>
              </w:rPr>
              <w:fldChar w:fldCharType="end"/>
            </w:r>
            <w:r w:rsidRPr="0072178A">
              <w:rPr>
                <w:rStyle w:val="Hyperlink"/>
                <w:noProof/>
                <w:sz w:val="22"/>
                <w:szCs w:val="22"/>
                <w:rPrChange w:id="430" w:author="Sepribo Taylor-Harry" w:date="2020-08-05T08:25:00Z">
                  <w:rPr>
                    <w:rStyle w:val="Hyperlink"/>
                    <w:noProof/>
                  </w:rPr>
                </w:rPrChange>
              </w:rPr>
              <w:fldChar w:fldCharType="end"/>
            </w:r>
          </w:ins>
        </w:p>
        <w:p w14:paraId="180DE1DD" w14:textId="4BC52C8C" w:rsidR="003F3746" w:rsidRPr="0072178A" w:rsidRDefault="003F3746">
          <w:pPr>
            <w:pStyle w:val="TOC3"/>
            <w:tabs>
              <w:tab w:val="right" w:leader="dot" w:pos="9350"/>
            </w:tabs>
            <w:spacing w:line="276" w:lineRule="auto"/>
            <w:rPr>
              <w:ins w:id="431" w:author="Sepribo Taylor-Harry" w:date="2020-08-04T22:30:00Z"/>
              <w:noProof/>
              <w:kern w:val="0"/>
              <w:sz w:val="22"/>
              <w:szCs w:val="22"/>
              <w:lang w:eastAsia="en-US"/>
            </w:rPr>
            <w:pPrChange w:id="432" w:author="Sepribo Taylor-Harry" w:date="2020-08-04T22:30:00Z">
              <w:pPr>
                <w:pStyle w:val="TOC3"/>
                <w:tabs>
                  <w:tab w:val="right" w:leader="dot" w:pos="9350"/>
                </w:tabs>
              </w:pPr>
            </w:pPrChange>
          </w:pPr>
          <w:ins w:id="433" w:author="Sepribo Taylor-Harry" w:date="2020-08-04T22:30:00Z">
            <w:r w:rsidRPr="0072178A">
              <w:rPr>
                <w:rStyle w:val="Hyperlink"/>
                <w:noProof/>
                <w:sz w:val="22"/>
                <w:szCs w:val="22"/>
                <w:rPrChange w:id="434" w:author="Sepribo Taylor-Harry" w:date="2020-08-05T08:25:00Z">
                  <w:rPr>
                    <w:rStyle w:val="Hyperlink"/>
                    <w:noProof/>
                  </w:rPr>
                </w:rPrChange>
              </w:rPr>
              <w:fldChar w:fldCharType="begin"/>
            </w:r>
            <w:r w:rsidRPr="0072178A">
              <w:rPr>
                <w:rStyle w:val="Hyperlink"/>
                <w:noProof/>
                <w:sz w:val="22"/>
                <w:szCs w:val="22"/>
                <w:rPrChange w:id="435" w:author="Sepribo Taylor-Harry" w:date="2020-08-05T08:25:00Z">
                  <w:rPr>
                    <w:rStyle w:val="Hyperlink"/>
                    <w:noProof/>
                  </w:rPr>
                </w:rPrChange>
              </w:rPr>
              <w:instrText xml:space="preserve"> </w:instrText>
            </w:r>
            <w:r w:rsidRPr="0072178A">
              <w:rPr>
                <w:noProof/>
                <w:sz w:val="22"/>
                <w:szCs w:val="22"/>
                <w:rPrChange w:id="436" w:author="Sepribo Taylor-Harry" w:date="2020-08-05T08:25:00Z">
                  <w:rPr>
                    <w:noProof/>
                  </w:rPr>
                </w:rPrChange>
              </w:rPr>
              <w:instrText>HYPERLINK \l "_Toc47472644"</w:instrText>
            </w:r>
            <w:r w:rsidRPr="0072178A">
              <w:rPr>
                <w:rStyle w:val="Hyperlink"/>
                <w:noProof/>
                <w:sz w:val="22"/>
                <w:szCs w:val="22"/>
                <w:rPrChange w:id="437" w:author="Sepribo Taylor-Harry" w:date="2020-08-05T08:25:00Z">
                  <w:rPr>
                    <w:rStyle w:val="Hyperlink"/>
                    <w:noProof/>
                  </w:rPr>
                </w:rPrChange>
              </w:rPr>
              <w:instrText xml:space="preserve"> </w:instrText>
            </w:r>
            <w:r w:rsidRPr="0072178A">
              <w:rPr>
                <w:rStyle w:val="Hyperlink"/>
                <w:noProof/>
                <w:sz w:val="22"/>
                <w:szCs w:val="22"/>
                <w:rPrChange w:id="438" w:author="Sepribo Taylor-Harry" w:date="2020-08-05T08:25:00Z">
                  <w:rPr>
                    <w:rStyle w:val="Hyperlink"/>
                    <w:noProof/>
                  </w:rPr>
                </w:rPrChange>
              </w:rPr>
              <w:fldChar w:fldCharType="separate"/>
            </w:r>
            <w:r w:rsidRPr="0072178A">
              <w:rPr>
                <w:rStyle w:val="Hyperlink"/>
                <w:noProof/>
                <w:sz w:val="22"/>
                <w:szCs w:val="22"/>
                <w:rPrChange w:id="439" w:author="Sepribo Taylor-Harry" w:date="2020-08-05T08:25:00Z">
                  <w:rPr>
                    <w:rStyle w:val="Hyperlink"/>
                    <w:noProof/>
                  </w:rPr>
                </w:rPrChange>
              </w:rPr>
              <w:t>4.1.1.3 Users</w:t>
            </w:r>
            <w:r w:rsidRPr="0072178A">
              <w:rPr>
                <w:noProof/>
                <w:webHidden/>
                <w:sz w:val="22"/>
                <w:szCs w:val="22"/>
                <w:rPrChange w:id="440" w:author="Sepribo Taylor-Harry" w:date="2020-08-05T08:25:00Z">
                  <w:rPr>
                    <w:noProof/>
                    <w:webHidden/>
                  </w:rPr>
                </w:rPrChange>
              </w:rPr>
              <w:tab/>
            </w:r>
            <w:r w:rsidRPr="0072178A">
              <w:rPr>
                <w:noProof/>
                <w:webHidden/>
                <w:sz w:val="22"/>
                <w:szCs w:val="22"/>
                <w:rPrChange w:id="441" w:author="Sepribo Taylor-Harry" w:date="2020-08-05T08:25:00Z">
                  <w:rPr>
                    <w:noProof/>
                    <w:webHidden/>
                  </w:rPr>
                </w:rPrChange>
              </w:rPr>
              <w:fldChar w:fldCharType="begin"/>
            </w:r>
            <w:r w:rsidRPr="0072178A">
              <w:rPr>
                <w:noProof/>
                <w:webHidden/>
                <w:sz w:val="22"/>
                <w:szCs w:val="22"/>
                <w:rPrChange w:id="442" w:author="Sepribo Taylor-Harry" w:date="2020-08-05T08:25:00Z">
                  <w:rPr>
                    <w:noProof/>
                    <w:webHidden/>
                  </w:rPr>
                </w:rPrChange>
              </w:rPr>
              <w:instrText xml:space="preserve"> PAGEREF _Toc47472644 \h </w:instrText>
            </w:r>
          </w:ins>
          <w:r w:rsidRPr="0072178A">
            <w:rPr>
              <w:noProof/>
              <w:webHidden/>
              <w:sz w:val="22"/>
              <w:szCs w:val="22"/>
              <w:rPrChange w:id="443" w:author="Sepribo Taylor-Harry" w:date="2020-08-05T08:25:00Z">
                <w:rPr>
                  <w:noProof/>
                  <w:webHidden/>
                  <w:sz w:val="22"/>
                  <w:szCs w:val="22"/>
                </w:rPr>
              </w:rPrChange>
            </w:rPr>
          </w:r>
          <w:r w:rsidRPr="0072178A">
            <w:rPr>
              <w:noProof/>
              <w:webHidden/>
              <w:sz w:val="22"/>
              <w:szCs w:val="22"/>
              <w:rPrChange w:id="444" w:author="Sepribo Taylor-Harry" w:date="2020-08-05T08:25:00Z">
                <w:rPr>
                  <w:noProof/>
                  <w:webHidden/>
                </w:rPr>
              </w:rPrChange>
            </w:rPr>
            <w:fldChar w:fldCharType="separate"/>
          </w:r>
          <w:ins w:id="445" w:author="Sepribo Taylor-Harry" w:date="2020-08-04T22:30:00Z">
            <w:r w:rsidRPr="0072178A">
              <w:rPr>
                <w:noProof/>
                <w:webHidden/>
                <w:sz w:val="22"/>
                <w:szCs w:val="22"/>
                <w:rPrChange w:id="446" w:author="Sepribo Taylor-Harry" w:date="2020-08-05T08:25:00Z">
                  <w:rPr>
                    <w:noProof/>
                    <w:webHidden/>
                  </w:rPr>
                </w:rPrChange>
              </w:rPr>
              <w:t>28</w:t>
            </w:r>
            <w:r w:rsidRPr="0072178A">
              <w:rPr>
                <w:noProof/>
                <w:webHidden/>
                <w:sz w:val="22"/>
                <w:szCs w:val="22"/>
                <w:rPrChange w:id="447" w:author="Sepribo Taylor-Harry" w:date="2020-08-05T08:25:00Z">
                  <w:rPr>
                    <w:noProof/>
                    <w:webHidden/>
                  </w:rPr>
                </w:rPrChange>
              </w:rPr>
              <w:fldChar w:fldCharType="end"/>
            </w:r>
            <w:r w:rsidRPr="0072178A">
              <w:rPr>
                <w:rStyle w:val="Hyperlink"/>
                <w:noProof/>
                <w:sz w:val="22"/>
                <w:szCs w:val="22"/>
                <w:rPrChange w:id="448" w:author="Sepribo Taylor-Harry" w:date="2020-08-05T08:25:00Z">
                  <w:rPr>
                    <w:rStyle w:val="Hyperlink"/>
                    <w:noProof/>
                  </w:rPr>
                </w:rPrChange>
              </w:rPr>
              <w:fldChar w:fldCharType="end"/>
            </w:r>
          </w:ins>
        </w:p>
        <w:p w14:paraId="679E9953" w14:textId="2044333A" w:rsidR="003F3746" w:rsidRPr="0072178A" w:rsidRDefault="003F3746">
          <w:pPr>
            <w:pStyle w:val="TOC3"/>
            <w:tabs>
              <w:tab w:val="right" w:leader="dot" w:pos="9350"/>
            </w:tabs>
            <w:spacing w:line="276" w:lineRule="auto"/>
            <w:rPr>
              <w:ins w:id="449" w:author="Sepribo Taylor-Harry" w:date="2020-08-04T22:30:00Z"/>
              <w:noProof/>
              <w:kern w:val="0"/>
              <w:sz w:val="22"/>
              <w:szCs w:val="22"/>
              <w:lang w:eastAsia="en-US"/>
            </w:rPr>
            <w:pPrChange w:id="450" w:author="Sepribo Taylor-Harry" w:date="2020-08-04T22:30:00Z">
              <w:pPr>
                <w:pStyle w:val="TOC3"/>
                <w:tabs>
                  <w:tab w:val="right" w:leader="dot" w:pos="9350"/>
                </w:tabs>
              </w:pPr>
            </w:pPrChange>
          </w:pPr>
          <w:ins w:id="451" w:author="Sepribo Taylor-Harry" w:date="2020-08-04T22:30:00Z">
            <w:r w:rsidRPr="0072178A">
              <w:rPr>
                <w:rStyle w:val="Hyperlink"/>
                <w:noProof/>
                <w:sz w:val="22"/>
                <w:szCs w:val="22"/>
                <w:rPrChange w:id="452" w:author="Sepribo Taylor-Harry" w:date="2020-08-05T08:25:00Z">
                  <w:rPr>
                    <w:rStyle w:val="Hyperlink"/>
                    <w:noProof/>
                  </w:rPr>
                </w:rPrChange>
              </w:rPr>
              <w:fldChar w:fldCharType="begin"/>
            </w:r>
            <w:r w:rsidRPr="0072178A">
              <w:rPr>
                <w:rStyle w:val="Hyperlink"/>
                <w:noProof/>
                <w:sz w:val="22"/>
                <w:szCs w:val="22"/>
                <w:rPrChange w:id="453" w:author="Sepribo Taylor-Harry" w:date="2020-08-05T08:25:00Z">
                  <w:rPr>
                    <w:rStyle w:val="Hyperlink"/>
                    <w:noProof/>
                  </w:rPr>
                </w:rPrChange>
              </w:rPr>
              <w:instrText xml:space="preserve"> </w:instrText>
            </w:r>
            <w:r w:rsidRPr="0072178A">
              <w:rPr>
                <w:noProof/>
                <w:sz w:val="22"/>
                <w:szCs w:val="22"/>
                <w:rPrChange w:id="454" w:author="Sepribo Taylor-Harry" w:date="2020-08-05T08:25:00Z">
                  <w:rPr>
                    <w:noProof/>
                  </w:rPr>
                </w:rPrChange>
              </w:rPr>
              <w:instrText>HYPERLINK \l "_Toc47472645"</w:instrText>
            </w:r>
            <w:r w:rsidRPr="0072178A">
              <w:rPr>
                <w:rStyle w:val="Hyperlink"/>
                <w:noProof/>
                <w:sz w:val="22"/>
                <w:szCs w:val="22"/>
                <w:rPrChange w:id="455" w:author="Sepribo Taylor-Harry" w:date="2020-08-05T08:25:00Z">
                  <w:rPr>
                    <w:rStyle w:val="Hyperlink"/>
                    <w:noProof/>
                  </w:rPr>
                </w:rPrChange>
              </w:rPr>
              <w:instrText xml:space="preserve"> </w:instrText>
            </w:r>
            <w:r w:rsidRPr="0072178A">
              <w:rPr>
                <w:rStyle w:val="Hyperlink"/>
                <w:noProof/>
                <w:sz w:val="22"/>
                <w:szCs w:val="22"/>
                <w:rPrChange w:id="456" w:author="Sepribo Taylor-Harry" w:date="2020-08-05T08:25:00Z">
                  <w:rPr>
                    <w:rStyle w:val="Hyperlink"/>
                    <w:noProof/>
                  </w:rPr>
                </w:rPrChange>
              </w:rPr>
              <w:fldChar w:fldCharType="separate"/>
            </w:r>
            <w:r w:rsidRPr="0072178A">
              <w:rPr>
                <w:rStyle w:val="Hyperlink"/>
                <w:noProof/>
                <w:sz w:val="22"/>
                <w:szCs w:val="22"/>
                <w:rPrChange w:id="457" w:author="Sepribo Taylor-Harry" w:date="2020-08-05T08:25:00Z">
                  <w:rPr>
                    <w:rStyle w:val="Hyperlink"/>
                    <w:noProof/>
                  </w:rPr>
                </w:rPrChange>
              </w:rPr>
              <w:t>4.1.1.4 Zone-dashboard</w:t>
            </w:r>
            <w:r w:rsidRPr="0072178A">
              <w:rPr>
                <w:noProof/>
                <w:webHidden/>
                <w:sz w:val="22"/>
                <w:szCs w:val="22"/>
                <w:rPrChange w:id="458" w:author="Sepribo Taylor-Harry" w:date="2020-08-05T08:25:00Z">
                  <w:rPr>
                    <w:noProof/>
                    <w:webHidden/>
                  </w:rPr>
                </w:rPrChange>
              </w:rPr>
              <w:tab/>
            </w:r>
            <w:r w:rsidRPr="0072178A">
              <w:rPr>
                <w:noProof/>
                <w:webHidden/>
                <w:sz w:val="22"/>
                <w:szCs w:val="22"/>
                <w:rPrChange w:id="459" w:author="Sepribo Taylor-Harry" w:date="2020-08-05T08:25:00Z">
                  <w:rPr>
                    <w:noProof/>
                    <w:webHidden/>
                  </w:rPr>
                </w:rPrChange>
              </w:rPr>
              <w:fldChar w:fldCharType="begin"/>
            </w:r>
            <w:r w:rsidRPr="0072178A">
              <w:rPr>
                <w:noProof/>
                <w:webHidden/>
                <w:sz w:val="22"/>
                <w:szCs w:val="22"/>
                <w:rPrChange w:id="460" w:author="Sepribo Taylor-Harry" w:date="2020-08-05T08:25:00Z">
                  <w:rPr>
                    <w:noProof/>
                    <w:webHidden/>
                  </w:rPr>
                </w:rPrChange>
              </w:rPr>
              <w:instrText xml:space="preserve"> PAGEREF _Toc47472645 \h </w:instrText>
            </w:r>
          </w:ins>
          <w:r w:rsidRPr="0072178A">
            <w:rPr>
              <w:noProof/>
              <w:webHidden/>
              <w:sz w:val="22"/>
              <w:szCs w:val="22"/>
              <w:rPrChange w:id="461" w:author="Sepribo Taylor-Harry" w:date="2020-08-05T08:25:00Z">
                <w:rPr>
                  <w:noProof/>
                  <w:webHidden/>
                  <w:sz w:val="22"/>
                  <w:szCs w:val="22"/>
                </w:rPr>
              </w:rPrChange>
            </w:rPr>
          </w:r>
          <w:r w:rsidRPr="0072178A">
            <w:rPr>
              <w:noProof/>
              <w:webHidden/>
              <w:sz w:val="22"/>
              <w:szCs w:val="22"/>
              <w:rPrChange w:id="462" w:author="Sepribo Taylor-Harry" w:date="2020-08-05T08:25:00Z">
                <w:rPr>
                  <w:noProof/>
                  <w:webHidden/>
                </w:rPr>
              </w:rPrChange>
            </w:rPr>
            <w:fldChar w:fldCharType="separate"/>
          </w:r>
          <w:ins w:id="463" w:author="Sepribo Taylor-Harry" w:date="2020-08-04T22:30:00Z">
            <w:r w:rsidRPr="0072178A">
              <w:rPr>
                <w:noProof/>
                <w:webHidden/>
                <w:sz w:val="22"/>
                <w:szCs w:val="22"/>
                <w:rPrChange w:id="464" w:author="Sepribo Taylor-Harry" w:date="2020-08-05T08:25:00Z">
                  <w:rPr>
                    <w:noProof/>
                    <w:webHidden/>
                  </w:rPr>
                </w:rPrChange>
              </w:rPr>
              <w:t>28</w:t>
            </w:r>
            <w:r w:rsidRPr="0072178A">
              <w:rPr>
                <w:noProof/>
                <w:webHidden/>
                <w:sz w:val="22"/>
                <w:szCs w:val="22"/>
                <w:rPrChange w:id="465" w:author="Sepribo Taylor-Harry" w:date="2020-08-05T08:25:00Z">
                  <w:rPr>
                    <w:noProof/>
                    <w:webHidden/>
                  </w:rPr>
                </w:rPrChange>
              </w:rPr>
              <w:fldChar w:fldCharType="end"/>
            </w:r>
            <w:r w:rsidRPr="0072178A">
              <w:rPr>
                <w:rStyle w:val="Hyperlink"/>
                <w:noProof/>
                <w:sz w:val="22"/>
                <w:szCs w:val="22"/>
                <w:rPrChange w:id="466" w:author="Sepribo Taylor-Harry" w:date="2020-08-05T08:25:00Z">
                  <w:rPr>
                    <w:rStyle w:val="Hyperlink"/>
                    <w:noProof/>
                  </w:rPr>
                </w:rPrChange>
              </w:rPr>
              <w:fldChar w:fldCharType="end"/>
            </w:r>
          </w:ins>
        </w:p>
        <w:p w14:paraId="4A6CEE47" w14:textId="18B5B79C" w:rsidR="003F3746" w:rsidRPr="0072178A" w:rsidRDefault="003F3746">
          <w:pPr>
            <w:pStyle w:val="TOC3"/>
            <w:tabs>
              <w:tab w:val="right" w:leader="dot" w:pos="9350"/>
            </w:tabs>
            <w:spacing w:line="276" w:lineRule="auto"/>
            <w:rPr>
              <w:ins w:id="467" w:author="Sepribo Taylor-Harry" w:date="2020-08-04T22:30:00Z"/>
              <w:noProof/>
              <w:kern w:val="0"/>
              <w:sz w:val="22"/>
              <w:szCs w:val="22"/>
              <w:lang w:eastAsia="en-US"/>
            </w:rPr>
            <w:pPrChange w:id="468" w:author="Sepribo Taylor-Harry" w:date="2020-08-04T22:30:00Z">
              <w:pPr>
                <w:pStyle w:val="TOC3"/>
                <w:tabs>
                  <w:tab w:val="right" w:leader="dot" w:pos="9350"/>
                </w:tabs>
              </w:pPr>
            </w:pPrChange>
          </w:pPr>
          <w:ins w:id="469" w:author="Sepribo Taylor-Harry" w:date="2020-08-04T22:30:00Z">
            <w:r w:rsidRPr="0072178A">
              <w:rPr>
                <w:rStyle w:val="Hyperlink"/>
                <w:noProof/>
                <w:sz w:val="22"/>
                <w:szCs w:val="22"/>
                <w:rPrChange w:id="470" w:author="Sepribo Taylor-Harry" w:date="2020-08-05T08:25:00Z">
                  <w:rPr>
                    <w:rStyle w:val="Hyperlink"/>
                    <w:noProof/>
                  </w:rPr>
                </w:rPrChange>
              </w:rPr>
              <w:fldChar w:fldCharType="begin"/>
            </w:r>
            <w:r w:rsidRPr="0072178A">
              <w:rPr>
                <w:rStyle w:val="Hyperlink"/>
                <w:noProof/>
                <w:sz w:val="22"/>
                <w:szCs w:val="22"/>
                <w:rPrChange w:id="471" w:author="Sepribo Taylor-Harry" w:date="2020-08-05T08:25:00Z">
                  <w:rPr>
                    <w:rStyle w:val="Hyperlink"/>
                    <w:noProof/>
                  </w:rPr>
                </w:rPrChange>
              </w:rPr>
              <w:instrText xml:space="preserve"> </w:instrText>
            </w:r>
            <w:r w:rsidRPr="0072178A">
              <w:rPr>
                <w:noProof/>
                <w:sz w:val="22"/>
                <w:szCs w:val="22"/>
                <w:rPrChange w:id="472" w:author="Sepribo Taylor-Harry" w:date="2020-08-05T08:25:00Z">
                  <w:rPr>
                    <w:noProof/>
                  </w:rPr>
                </w:rPrChange>
              </w:rPr>
              <w:instrText>HYPERLINK \l "_Toc47472646"</w:instrText>
            </w:r>
            <w:r w:rsidRPr="0072178A">
              <w:rPr>
                <w:rStyle w:val="Hyperlink"/>
                <w:noProof/>
                <w:sz w:val="22"/>
                <w:szCs w:val="22"/>
                <w:rPrChange w:id="473" w:author="Sepribo Taylor-Harry" w:date="2020-08-05T08:25:00Z">
                  <w:rPr>
                    <w:rStyle w:val="Hyperlink"/>
                    <w:noProof/>
                  </w:rPr>
                </w:rPrChange>
              </w:rPr>
              <w:instrText xml:space="preserve"> </w:instrText>
            </w:r>
            <w:r w:rsidRPr="0072178A">
              <w:rPr>
                <w:rStyle w:val="Hyperlink"/>
                <w:noProof/>
                <w:sz w:val="22"/>
                <w:szCs w:val="22"/>
                <w:rPrChange w:id="474" w:author="Sepribo Taylor-Harry" w:date="2020-08-05T08:25:00Z">
                  <w:rPr>
                    <w:rStyle w:val="Hyperlink"/>
                    <w:noProof/>
                  </w:rPr>
                </w:rPrChange>
              </w:rPr>
              <w:fldChar w:fldCharType="separate"/>
            </w:r>
            <w:r w:rsidRPr="0072178A">
              <w:rPr>
                <w:rStyle w:val="Hyperlink"/>
                <w:noProof/>
                <w:sz w:val="22"/>
                <w:szCs w:val="22"/>
                <w:rPrChange w:id="475" w:author="Sepribo Taylor-Harry" w:date="2020-08-05T08:25:00Z">
                  <w:rPr>
                    <w:rStyle w:val="Hyperlink"/>
                    <w:noProof/>
                  </w:rPr>
                </w:rPrChange>
              </w:rPr>
              <w:t>4.1.2 Assets</w:t>
            </w:r>
            <w:r w:rsidRPr="0072178A">
              <w:rPr>
                <w:noProof/>
                <w:webHidden/>
                <w:sz w:val="22"/>
                <w:szCs w:val="22"/>
                <w:rPrChange w:id="476" w:author="Sepribo Taylor-Harry" w:date="2020-08-05T08:25:00Z">
                  <w:rPr>
                    <w:noProof/>
                    <w:webHidden/>
                  </w:rPr>
                </w:rPrChange>
              </w:rPr>
              <w:tab/>
            </w:r>
            <w:r w:rsidRPr="0072178A">
              <w:rPr>
                <w:noProof/>
                <w:webHidden/>
                <w:sz w:val="22"/>
                <w:szCs w:val="22"/>
                <w:rPrChange w:id="477" w:author="Sepribo Taylor-Harry" w:date="2020-08-05T08:25:00Z">
                  <w:rPr>
                    <w:noProof/>
                    <w:webHidden/>
                  </w:rPr>
                </w:rPrChange>
              </w:rPr>
              <w:fldChar w:fldCharType="begin"/>
            </w:r>
            <w:r w:rsidRPr="0072178A">
              <w:rPr>
                <w:noProof/>
                <w:webHidden/>
                <w:sz w:val="22"/>
                <w:szCs w:val="22"/>
                <w:rPrChange w:id="478" w:author="Sepribo Taylor-Harry" w:date="2020-08-05T08:25:00Z">
                  <w:rPr>
                    <w:noProof/>
                    <w:webHidden/>
                  </w:rPr>
                </w:rPrChange>
              </w:rPr>
              <w:instrText xml:space="preserve"> PAGEREF _Toc47472646 \h </w:instrText>
            </w:r>
          </w:ins>
          <w:r w:rsidRPr="0072178A">
            <w:rPr>
              <w:noProof/>
              <w:webHidden/>
              <w:sz w:val="22"/>
              <w:szCs w:val="22"/>
              <w:rPrChange w:id="479" w:author="Sepribo Taylor-Harry" w:date="2020-08-05T08:25:00Z">
                <w:rPr>
                  <w:noProof/>
                  <w:webHidden/>
                  <w:sz w:val="22"/>
                  <w:szCs w:val="22"/>
                </w:rPr>
              </w:rPrChange>
            </w:rPr>
          </w:r>
          <w:r w:rsidRPr="0072178A">
            <w:rPr>
              <w:noProof/>
              <w:webHidden/>
              <w:sz w:val="22"/>
              <w:szCs w:val="22"/>
              <w:rPrChange w:id="480" w:author="Sepribo Taylor-Harry" w:date="2020-08-05T08:25:00Z">
                <w:rPr>
                  <w:noProof/>
                  <w:webHidden/>
                </w:rPr>
              </w:rPrChange>
            </w:rPr>
            <w:fldChar w:fldCharType="separate"/>
          </w:r>
          <w:ins w:id="481" w:author="Sepribo Taylor-Harry" w:date="2020-08-04T22:30:00Z">
            <w:r w:rsidRPr="0072178A">
              <w:rPr>
                <w:noProof/>
                <w:webHidden/>
                <w:sz w:val="22"/>
                <w:szCs w:val="22"/>
                <w:rPrChange w:id="482" w:author="Sepribo Taylor-Harry" w:date="2020-08-05T08:25:00Z">
                  <w:rPr>
                    <w:noProof/>
                    <w:webHidden/>
                  </w:rPr>
                </w:rPrChange>
              </w:rPr>
              <w:t>28</w:t>
            </w:r>
            <w:r w:rsidRPr="0072178A">
              <w:rPr>
                <w:noProof/>
                <w:webHidden/>
                <w:sz w:val="22"/>
                <w:szCs w:val="22"/>
                <w:rPrChange w:id="483" w:author="Sepribo Taylor-Harry" w:date="2020-08-05T08:25:00Z">
                  <w:rPr>
                    <w:noProof/>
                    <w:webHidden/>
                  </w:rPr>
                </w:rPrChange>
              </w:rPr>
              <w:fldChar w:fldCharType="end"/>
            </w:r>
            <w:r w:rsidRPr="0072178A">
              <w:rPr>
                <w:rStyle w:val="Hyperlink"/>
                <w:noProof/>
                <w:sz w:val="22"/>
                <w:szCs w:val="22"/>
                <w:rPrChange w:id="484" w:author="Sepribo Taylor-Harry" w:date="2020-08-05T08:25:00Z">
                  <w:rPr>
                    <w:rStyle w:val="Hyperlink"/>
                    <w:noProof/>
                  </w:rPr>
                </w:rPrChange>
              </w:rPr>
              <w:fldChar w:fldCharType="end"/>
            </w:r>
          </w:ins>
        </w:p>
        <w:p w14:paraId="4FFDED90" w14:textId="703FA8CF" w:rsidR="003F3746" w:rsidRPr="0072178A" w:rsidRDefault="003F3746">
          <w:pPr>
            <w:pStyle w:val="TOC3"/>
            <w:tabs>
              <w:tab w:val="right" w:leader="dot" w:pos="9350"/>
            </w:tabs>
            <w:spacing w:line="276" w:lineRule="auto"/>
            <w:rPr>
              <w:ins w:id="485" w:author="Sepribo Taylor-Harry" w:date="2020-08-04T22:30:00Z"/>
              <w:noProof/>
              <w:kern w:val="0"/>
              <w:sz w:val="22"/>
              <w:szCs w:val="22"/>
              <w:lang w:eastAsia="en-US"/>
            </w:rPr>
            <w:pPrChange w:id="486" w:author="Sepribo Taylor-Harry" w:date="2020-08-04T22:30:00Z">
              <w:pPr>
                <w:pStyle w:val="TOC3"/>
                <w:tabs>
                  <w:tab w:val="right" w:leader="dot" w:pos="9350"/>
                </w:tabs>
              </w:pPr>
            </w:pPrChange>
          </w:pPr>
          <w:ins w:id="487" w:author="Sepribo Taylor-Harry" w:date="2020-08-04T22:30:00Z">
            <w:r w:rsidRPr="0072178A">
              <w:rPr>
                <w:rStyle w:val="Hyperlink"/>
                <w:noProof/>
                <w:sz w:val="22"/>
                <w:szCs w:val="22"/>
                <w:rPrChange w:id="488" w:author="Sepribo Taylor-Harry" w:date="2020-08-05T08:25:00Z">
                  <w:rPr>
                    <w:rStyle w:val="Hyperlink"/>
                    <w:noProof/>
                  </w:rPr>
                </w:rPrChange>
              </w:rPr>
              <w:fldChar w:fldCharType="begin"/>
            </w:r>
            <w:r w:rsidRPr="0072178A">
              <w:rPr>
                <w:rStyle w:val="Hyperlink"/>
                <w:noProof/>
                <w:sz w:val="22"/>
                <w:szCs w:val="22"/>
                <w:rPrChange w:id="489" w:author="Sepribo Taylor-Harry" w:date="2020-08-05T08:25:00Z">
                  <w:rPr>
                    <w:rStyle w:val="Hyperlink"/>
                    <w:noProof/>
                  </w:rPr>
                </w:rPrChange>
              </w:rPr>
              <w:instrText xml:space="preserve"> </w:instrText>
            </w:r>
            <w:r w:rsidRPr="0072178A">
              <w:rPr>
                <w:noProof/>
                <w:sz w:val="22"/>
                <w:szCs w:val="22"/>
                <w:rPrChange w:id="490" w:author="Sepribo Taylor-Harry" w:date="2020-08-05T08:25:00Z">
                  <w:rPr>
                    <w:noProof/>
                  </w:rPr>
                </w:rPrChange>
              </w:rPr>
              <w:instrText>HYPERLINK \l "_Toc47472647"</w:instrText>
            </w:r>
            <w:r w:rsidRPr="0072178A">
              <w:rPr>
                <w:rStyle w:val="Hyperlink"/>
                <w:noProof/>
                <w:sz w:val="22"/>
                <w:szCs w:val="22"/>
                <w:rPrChange w:id="491" w:author="Sepribo Taylor-Harry" w:date="2020-08-05T08:25:00Z">
                  <w:rPr>
                    <w:rStyle w:val="Hyperlink"/>
                    <w:noProof/>
                  </w:rPr>
                </w:rPrChange>
              </w:rPr>
              <w:instrText xml:space="preserve"> </w:instrText>
            </w:r>
            <w:r w:rsidRPr="0072178A">
              <w:rPr>
                <w:rStyle w:val="Hyperlink"/>
                <w:noProof/>
                <w:sz w:val="22"/>
                <w:szCs w:val="22"/>
                <w:rPrChange w:id="492" w:author="Sepribo Taylor-Harry" w:date="2020-08-05T08:25:00Z">
                  <w:rPr>
                    <w:rStyle w:val="Hyperlink"/>
                    <w:noProof/>
                  </w:rPr>
                </w:rPrChange>
              </w:rPr>
              <w:fldChar w:fldCharType="separate"/>
            </w:r>
            <w:r w:rsidRPr="0072178A">
              <w:rPr>
                <w:rStyle w:val="Hyperlink"/>
                <w:noProof/>
                <w:sz w:val="22"/>
                <w:szCs w:val="22"/>
                <w:rPrChange w:id="493" w:author="Sepribo Taylor-Harry" w:date="2020-08-05T08:25:00Z">
                  <w:rPr>
                    <w:rStyle w:val="Hyperlink"/>
                    <w:noProof/>
                  </w:rPr>
                </w:rPrChange>
              </w:rPr>
              <w:t>4.1.3 Environments</w:t>
            </w:r>
            <w:r w:rsidRPr="0072178A">
              <w:rPr>
                <w:noProof/>
                <w:webHidden/>
                <w:sz w:val="22"/>
                <w:szCs w:val="22"/>
                <w:rPrChange w:id="494" w:author="Sepribo Taylor-Harry" w:date="2020-08-05T08:25:00Z">
                  <w:rPr>
                    <w:noProof/>
                    <w:webHidden/>
                  </w:rPr>
                </w:rPrChange>
              </w:rPr>
              <w:tab/>
            </w:r>
            <w:r w:rsidRPr="0072178A">
              <w:rPr>
                <w:noProof/>
                <w:webHidden/>
                <w:sz w:val="22"/>
                <w:szCs w:val="22"/>
                <w:rPrChange w:id="495" w:author="Sepribo Taylor-Harry" w:date="2020-08-05T08:25:00Z">
                  <w:rPr>
                    <w:noProof/>
                    <w:webHidden/>
                  </w:rPr>
                </w:rPrChange>
              </w:rPr>
              <w:fldChar w:fldCharType="begin"/>
            </w:r>
            <w:r w:rsidRPr="0072178A">
              <w:rPr>
                <w:noProof/>
                <w:webHidden/>
                <w:sz w:val="22"/>
                <w:szCs w:val="22"/>
                <w:rPrChange w:id="496" w:author="Sepribo Taylor-Harry" w:date="2020-08-05T08:25:00Z">
                  <w:rPr>
                    <w:noProof/>
                    <w:webHidden/>
                  </w:rPr>
                </w:rPrChange>
              </w:rPr>
              <w:instrText xml:space="preserve"> PAGEREF _Toc47472647 \h </w:instrText>
            </w:r>
          </w:ins>
          <w:r w:rsidRPr="0072178A">
            <w:rPr>
              <w:noProof/>
              <w:webHidden/>
              <w:sz w:val="22"/>
              <w:szCs w:val="22"/>
              <w:rPrChange w:id="497" w:author="Sepribo Taylor-Harry" w:date="2020-08-05T08:25:00Z">
                <w:rPr>
                  <w:noProof/>
                  <w:webHidden/>
                  <w:sz w:val="22"/>
                  <w:szCs w:val="22"/>
                </w:rPr>
              </w:rPrChange>
            </w:rPr>
          </w:r>
          <w:r w:rsidRPr="0072178A">
            <w:rPr>
              <w:noProof/>
              <w:webHidden/>
              <w:sz w:val="22"/>
              <w:szCs w:val="22"/>
              <w:rPrChange w:id="498" w:author="Sepribo Taylor-Harry" w:date="2020-08-05T08:25:00Z">
                <w:rPr>
                  <w:noProof/>
                  <w:webHidden/>
                </w:rPr>
              </w:rPrChange>
            </w:rPr>
            <w:fldChar w:fldCharType="separate"/>
          </w:r>
          <w:ins w:id="499" w:author="Sepribo Taylor-Harry" w:date="2020-08-04T22:30:00Z">
            <w:r w:rsidRPr="0072178A">
              <w:rPr>
                <w:noProof/>
                <w:webHidden/>
                <w:sz w:val="22"/>
                <w:szCs w:val="22"/>
                <w:rPrChange w:id="500" w:author="Sepribo Taylor-Harry" w:date="2020-08-05T08:25:00Z">
                  <w:rPr>
                    <w:noProof/>
                    <w:webHidden/>
                  </w:rPr>
                </w:rPrChange>
              </w:rPr>
              <w:t>29</w:t>
            </w:r>
            <w:r w:rsidRPr="0072178A">
              <w:rPr>
                <w:noProof/>
                <w:webHidden/>
                <w:sz w:val="22"/>
                <w:szCs w:val="22"/>
                <w:rPrChange w:id="501" w:author="Sepribo Taylor-Harry" w:date="2020-08-05T08:25:00Z">
                  <w:rPr>
                    <w:noProof/>
                    <w:webHidden/>
                  </w:rPr>
                </w:rPrChange>
              </w:rPr>
              <w:fldChar w:fldCharType="end"/>
            </w:r>
            <w:r w:rsidRPr="0072178A">
              <w:rPr>
                <w:rStyle w:val="Hyperlink"/>
                <w:noProof/>
                <w:sz w:val="22"/>
                <w:szCs w:val="22"/>
                <w:rPrChange w:id="502" w:author="Sepribo Taylor-Harry" w:date="2020-08-05T08:25:00Z">
                  <w:rPr>
                    <w:rStyle w:val="Hyperlink"/>
                    <w:noProof/>
                  </w:rPr>
                </w:rPrChange>
              </w:rPr>
              <w:fldChar w:fldCharType="end"/>
            </w:r>
          </w:ins>
        </w:p>
        <w:p w14:paraId="5B8F89FF" w14:textId="1EB54E14" w:rsidR="003F3746" w:rsidRPr="0072178A" w:rsidRDefault="003F3746">
          <w:pPr>
            <w:pStyle w:val="TOC1"/>
            <w:tabs>
              <w:tab w:val="right" w:leader="dot" w:pos="9350"/>
            </w:tabs>
            <w:spacing w:line="276" w:lineRule="auto"/>
            <w:rPr>
              <w:ins w:id="503" w:author="Sepribo Taylor-Harry" w:date="2020-08-04T22:30:00Z"/>
              <w:noProof/>
              <w:kern w:val="0"/>
              <w:sz w:val="22"/>
              <w:szCs w:val="22"/>
              <w:lang w:eastAsia="en-US"/>
            </w:rPr>
            <w:pPrChange w:id="504" w:author="Sepribo Taylor-Harry" w:date="2020-08-04T22:30:00Z">
              <w:pPr>
                <w:pStyle w:val="TOC1"/>
                <w:tabs>
                  <w:tab w:val="right" w:leader="dot" w:pos="9350"/>
                </w:tabs>
              </w:pPr>
            </w:pPrChange>
          </w:pPr>
          <w:ins w:id="505" w:author="Sepribo Taylor-Harry" w:date="2020-08-04T22:30:00Z">
            <w:r w:rsidRPr="0072178A">
              <w:rPr>
                <w:rStyle w:val="Hyperlink"/>
                <w:noProof/>
                <w:sz w:val="22"/>
                <w:szCs w:val="22"/>
                <w:rPrChange w:id="506" w:author="Sepribo Taylor-Harry" w:date="2020-08-05T08:25:00Z">
                  <w:rPr>
                    <w:rStyle w:val="Hyperlink"/>
                    <w:noProof/>
                  </w:rPr>
                </w:rPrChange>
              </w:rPr>
              <w:fldChar w:fldCharType="begin"/>
            </w:r>
            <w:r w:rsidRPr="0072178A">
              <w:rPr>
                <w:rStyle w:val="Hyperlink"/>
                <w:noProof/>
                <w:sz w:val="22"/>
                <w:szCs w:val="22"/>
                <w:rPrChange w:id="507" w:author="Sepribo Taylor-Harry" w:date="2020-08-05T08:25:00Z">
                  <w:rPr>
                    <w:rStyle w:val="Hyperlink"/>
                    <w:noProof/>
                  </w:rPr>
                </w:rPrChange>
              </w:rPr>
              <w:instrText xml:space="preserve"> </w:instrText>
            </w:r>
            <w:r w:rsidRPr="0072178A">
              <w:rPr>
                <w:noProof/>
                <w:sz w:val="22"/>
                <w:szCs w:val="22"/>
                <w:rPrChange w:id="508" w:author="Sepribo Taylor-Harry" w:date="2020-08-05T08:25:00Z">
                  <w:rPr>
                    <w:noProof/>
                  </w:rPr>
                </w:rPrChange>
              </w:rPr>
              <w:instrText>HYPERLINK \l "_Toc47472648"</w:instrText>
            </w:r>
            <w:r w:rsidRPr="0072178A">
              <w:rPr>
                <w:rStyle w:val="Hyperlink"/>
                <w:noProof/>
                <w:sz w:val="22"/>
                <w:szCs w:val="22"/>
                <w:rPrChange w:id="509" w:author="Sepribo Taylor-Harry" w:date="2020-08-05T08:25:00Z">
                  <w:rPr>
                    <w:rStyle w:val="Hyperlink"/>
                    <w:noProof/>
                  </w:rPr>
                </w:rPrChange>
              </w:rPr>
              <w:instrText xml:space="preserve"> </w:instrText>
            </w:r>
            <w:r w:rsidRPr="0072178A">
              <w:rPr>
                <w:rStyle w:val="Hyperlink"/>
                <w:noProof/>
                <w:sz w:val="22"/>
                <w:szCs w:val="22"/>
                <w:rPrChange w:id="510" w:author="Sepribo Taylor-Harry" w:date="2020-08-05T08:25:00Z">
                  <w:rPr>
                    <w:rStyle w:val="Hyperlink"/>
                    <w:noProof/>
                  </w:rPr>
                </w:rPrChange>
              </w:rPr>
              <w:fldChar w:fldCharType="separate"/>
            </w:r>
            <w:r w:rsidRPr="0072178A">
              <w:rPr>
                <w:rStyle w:val="Hyperlink"/>
                <w:noProof/>
                <w:sz w:val="22"/>
                <w:szCs w:val="22"/>
                <w:rPrChange w:id="511" w:author="Sepribo Taylor-Harry" w:date="2020-08-05T08:25:00Z">
                  <w:rPr>
                    <w:rStyle w:val="Hyperlink"/>
                    <w:noProof/>
                  </w:rPr>
                </w:rPrChange>
              </w:rPr>
              <w:t>5. Code scaffolding</w:t>
            </w:r>
            <w:r w:rsidRPr="0072178A">
              <w:rPr>
                <w:noProof/>
                <w:webHidden/>
                <w:sz w:val="22"/>
                <w:szCs w:val="22"/>
                <w:rPrChange w:id="512" w:author="Sepribo Taylor-Harry" w:date="2020-08-05T08:25:00Z">
                  <w:rPr>
                    <w:noProof/>
                    <w:webHidden/>
                  </w:rPr>
                </w:rPrChange>
              </w:rPr>
              <w:tab/>
            </w:r>
            <w:r w:rsidRPr="0072178A">
              <w:rPr>
                <w:noProof/>
                <w:webHidden/>
                <w:sz w:val="22"/>
                <w:szCs w:val="22"/>
                <w:rPrChange w:id="513" w:author="Sepribo Taylor-Harry" w:date="2020-08-05T08:25:00Z">
                  <w:rPr>
                    <w:noProof/>
                    <w:webHidden/>
                  </w:rPr>
                </w:rPrChange>
              </w:rPr>
              <w:fldChar w:fldCharType="begin"/>
            </w:r>
            <w:r w:rsidRPr="0072178A">
              <w:rPr>
                <w:noProof/>
                <w:webHidden/>
                <w:sz w:val="22"/>
                <w:szCs w:val="22"/>
                <w:rPrChange w:id="514" w:author="Sepribo Taylor-Harry" w:date="2020-08-05T08:25:00Z">
                  <w:rPr>
                    <w:noProof/>
                    <w:webHidden/>
                  </w:rPr>
                </w:rPrChange>
              </w:rPr>
              <w:instrText xml:space="preserve"> PAGEREF _Toc47472648 \h </w:instrText>
            </w:r>
          </w:ins>
          <w:r w:rsidRPr="0072178A">
            <w:rPr>
              <w:noProof/>
              <w:webHidden/>
              <w:sz w:val="22"/>
              <w:szCs w:val="22"/>
              <w:rPrChange w:id="515" w:author="Sepribo Taylor-Harry" w:date="2020-08-05T08:25:00Z">
                <w:rPr>
                  <w:noProof/>
                  <w:webHidden/>
                  <w:sz w:val="22"/>
                  <w:szCs w:val="22"/>
                </w:rPr>
              </w:rPrChange>
            </w:rPr>
          </w:r>
          <w:r w:rsidRPr="0072178A">
            <w:rPr>
              <w:noProof/>
              <w:webHidden/>
              <w:sz w:val="22"/>
              <w:szCs w:val="22"/>
              <w:rPrChange w:id="516" w:author="Sepribo Taylor-Harry" w:date="2020-08-05T08:25:00Z">
                <w:rPr>
                  <w:noProof/>
                  <w:webHidden/>
                </w:rPr>
              </w:rPrChange>
            </w:rPr>
            <w:fldChar w:fldCharType="separate"/>
          </w:r>
          <w:ins w:id="517" w:author="Sepribo Taylor-Harry" w:date="2020-08-04T22:30:00Z">
            <w:r w:rsidRPr="0072178A">
              <w:rPr>
                <w:noProof/>
                <w:webHidden/>
                <w:sz w:val="22"/>
                <w:szCs w:val="22"/>
                <w:rPrChange w:id="518" w:author="Sepribo Taylor-Harry" w:date="2020-08-05T08:25:00Z">
                  <w:rPr>
                    <w:noProof/>
                    <w:webHidden/>
                  </w:rPr>
                </w:rPrChange>
              </w:rPr>
              <w:t>29</w:t>
            </w:r>
            <w:r w:rsidRPr="0072178A">
              <w:rPr>
                <w:noProof/>
                <w:webHidden/>
                <w:sz w:val="22"/>
                <w:szCs w:val="22"/>
                <w:rPrChange w:id="519" w:author="Sepribo Taylor-Harry" w:date="2020-08-05T08:25:00Z">
                  <w:rPr>
                    <w:noProof/>
                    <w:webHidden/>
                  </w:rPr>
                </w:rPrChange>
              </w:rPr>
              <w:fldChar w:fldCharType="end"/>
            </w:r>
            <w:r w:rsidRPr="0072178A">
              <w:rPr>
                <w:rStyle w:val="Hyperlink"/>
                <w:noProof/>
                <w:sz w:val="22"/>
                <w:szCs w:val="22"/>
                <w:rPrChange w:id="520" w:author="Sepribo Taylor-Harry" w:date="2020-08-05T08:25:00Z">
                  <w:rPr>
                    <w:rStyle w:val="Hyperlink"/>
                    <w:noProof/>
                  </w:rPr>
                </w:rPrChange>
              </w:rPr>
              <w:fldChar w:fldCharType="end"/>
            </w:r>
          </w:ins>
        </w:p>
        <w:p w14:paraId="2CADEFED" w14:textId="32496388" w:rsidR="003F3746" w:rsidRDefault="003F3746">
          <w:pPr>
            <w:pStyle w:val="TOC2"/>
            <w:spacing w:line="276" w:lineRule="auto"/>
            <w:rPr>
              <w:ins w:id="521" w:author="Sepribo Taylor-Harry" w:date="2020-08-04T22:30:00Z"/>
              <w:noProof/>
              <w:kern w:val="0"/>
              <w:sz w:val="22"/>
              <w:szCs w:val="22"/>
              <w:lang w:eastAsia="en-US"/>
            </w:rPr>
            <w:pPrChange w:id="522" w:author="Sepribo Taylor-Harry" w:date="2020-08-04T22:30:00Z">
              <w:pPr>
                <w:pStyle w:val="TOC2"/>
              </w:pPr>
            </w:pPrChange>
          </w:pPr>
          <w:ins w:id="523" w:author="Sepribo Taylor-Harry" w:date="2020-08-04T22:30:00Z">
            <w:r w:rsidRPr="0072178A">
              <w:rPr>
                <w:rStyle w:val="Hyperlink"/>
                <w:noProof/>
                <w:sz w:val="22"/>
                <w:szCs w:val="22"/>
                <w:rPrChange w:id="524" w:author="Sepribo Taylor-Harry" w:date="2020-08-05T08:25:00Z">
                  <w:rPr>
                    <w:rStyle w:val="Hyperlink"/>
                    <w:noProof/>
                  </w:rPr>
                </w:rPrChange>
              </w:rPr>
              <w:fldChar w:fldCharType="begin"/>
            </w:r>
            <w:r w:rsidRPr="0072178A">
              <w:rPr>
                <w:rStyle w:val="Hyperlink"/>
                <w:noProof/>
                <w:sz w:val="22"/>
                <w:szCs w:val="22"/>
                <w:rPrChange w:id="525" w:author="Sepribo Taylor-Harry" w:date="2020-08-05T08:25:00Z">
                  <w:rPr>
                    <w:rStyle w:val="Hyperlink"/>
                    <w:noProof/>
                  </w:rPr>
                </w:rPrChange>
              </w:rPr>
              <w:instrText xml:space="preserve"> </w:instrText>
            </w:r>
            <w:r w:rsidRPr="0072178A">
              <w:rPr>
                <w:noProof/>
                <w:sz w:val="22"/>
                <w:szCs w:val="22"/>
                <w:rPrChange w:id="526" w:author="Sepribo Taylor-Harry" w:date="2020-08-05T08:25:00Z">
                  <w:rPr>
                    <w:noProof/>
                  </w:rPr>
                </w:rPrChange>
              </w:rPr>
              <w:instrText>HYPERLINK \l "_Toc47472649"</w:instrText>
            </w:r>
            <w:r w:rsidRPr="0072178A">
              <w:rPr>
                <w:rStyle w:val="Hyperlink"/>
                <w:noProof/>
                <w:sz w:val="22"/>
                <w:szCs w:val="22"/>
                <w:rPrChange w:id="527" w:author="Sepribo Taylor-Harry" w:date="2020-08-05T08:25:00Z">
                  <w:rPr>
                    <w:rStyle w:val="Hyperlink"/>
                    <w:noProof/>
                  </w:rPr>
                </w:rPrChange>
              </w:rPr>
              <w:instrText xml:space="preserve"> </w:instrText>
            </w:r>
            <w:r w:rsidRPr="0072178A">
              <w:rPr>
                <w:rStyle w:val="Hyperlink"/>
                <w:noProof/>
                <w:sz w:val="22"/>
                <w:szCs w:val="22"/>
                <w:rPrChange w:id="528" w:author="Sepribo Taylor-Harry" w:date="2020-08-05T08:25:00Z">
                  <w:rPr>
                    <w:rStyle w:val="Hyperlink"/>
                    <w:noProof/>
                  </w:rPr>
                </w:rPrChange>
              </w:rPr>
              <w:fldChar w:fldCharType="separate"/>
            </w:r>
            <w:r w:rsidRPr="0072178A">
              <w:rPr>
                <w:rStyle w:val="Hyperlink"/>
                <w:noProof/>
                <w:sz w:val="22"/>
                <w:szCs w:val="22"/>
                <w:rPrChange w:id="529" w:author="Sepribo Taylor-Harry" w:date="2020-08-05T08:25:00Z">
                  <w:rPr>
                    <w:rStyle w:val="Hyperlink"/>
                    <w:noProof/>
                  </w:rPr>
                </w:rPrChange>
              </w:rPr>
              <w:t>5.1 Frontend</w:t>
            </w:r>
            <w:r w:rsidRPr="0072178A">
              <w:rPr>
                <w:noProof/>
                <w:webHidden/>
                <w:sz w:val="22"/>
                <w:szCs w:val="22"/>
                <w:rPrChange w:id="530" w:author="Sepribo Taylor-Harry" w:date="2020-08-05T08:25:00Z">
                  <w:rPr>
                    <w:noProof/>
                    <w:webHidden/>
                  </w:rPr>
                </w:rPrChange>
              </w:rPr>
              <w:tab/>
            </w:r>
            <w:r w:rsidRPr="0072178A">
              <w:rPr>
                <w:noProof/>
                <w:webHidden/>
                <w:sz w:val="22"/>
                <w:szCs w:val="22"/>
                <w:rPrChange w:id="531" w:author="Sepribo Taylor-Harry" w:date="2020-08-05T08:25:00Z">
                  <w:rPr>
                    <w:noProof/>
                    <w:webHidden/>
                  </w:rPr>
                </w:rPrChange>
              </w:rPr>
              <w:fldChar w:fldCharType="begin"/>
            </w:r>
            <w:r w:rsidRPr="0072178A">
              <w:rPr>
                <w:noProof/>
                <w:webHidden/>
                <w:sz w:val="22"/>
                <w:szCs w:val="22"/>
                <w:rPrChange w:id="532" w:author="Sepribo Taylor-Harry" w:date="2020-08-05T08:25:00Z">
                  <w:rPr>
                    <w:noProof/>
                    <w:webHidden/>
                  </w:rPr>
                </w:rPrChange>
              </w:rPr>
              <w:instrText xml:space="preserve"> PAGEREF _Toc47472649 \h </w:instrText>
            </w:r>
          </w:ins>
          <w:r w:rsidRPr="0072178A">
            <w:rPr>
              <w:noProof/>
              <w:webHidden/>
              <w:sz w:val="22"/>
              <w:szCs w:val="22"/>
              <w:rPrChange w:id="533" w:author="Sepribo Taylor-Harry" w:date="2020-08-05T08:25:00Z">
                <w:rPr>
                  <w:noProof/>
                  <w:webHidden/>
                  <w:sz w:val="22"/>
                  <w:szCs w:val="22"/>
                </w:rPr>
              </w:rPrChange>
            </w:rPr>
          </w:r>
          <w:r w:rsidRPr="0072178A">
            <w:rPr>
              <w:noProof/>
              <w:webHidden/>
              <w:sz w:val="22"/>
              <w:szCs w:val="22"/>
              <w:rPrChange w:id="534" w:author="Sepribo Taylor-Harry" w:date="2020-08-05T08:25:00Z">
                <w:rPr>
                  <w:noProof/>
                  <w:webHidden/>
                </w:rPr>
              </w:rPrChange>
            </w:rPr>
            <w:fldChar w:fldCharType="separate"/>
          </w:r>
          <w:ins w:id="535" w:author="Sepribo Taylor-Harry" w:date="2020-08-04T22:30:00Z">
            <w:r w:rsidRPr="0072178A">
              <w:rPr>
                <w:noProof/>
                <w:webHidden/>
                <w:sz w:val="22"/>
                <w:szCs w:val="22"/>
                <w:rPrChange w:id="536" w:author="Sepribo Taylor-Harry" w:date="2020-08-05T08:25:00Z">
                  <w:rPr>
                    <w:noProof/>
                    <w:webHidden/>
                  </w:rPr>
                </w:rPrChange>
              </w:rPr>
              <w:t>29</w:t>
            </w:r>
            <w:r w:rsidRPr="0072178A">
              <w:rPr>
                <w:noProof/>
                <w:webHidden/>
                <w:sz w:val="22"/>
                <w:szCs w:val="22"/>
                <w:rPrChange w:id="537" w:author="Sepribo Taylor-Harry" w:date="2020-08-05T08:25:00Z">
                  <w:rPr>
                    <w:noProof/>
                    <w:webHidden/>
                  </w:rPr>
                </w:rPrChange>
              </w:rPr>
              <w:fldChar w:fldCharType="end"/>
            </w:r>
            <w:r w:rsidRPr="0072178A">
              <w:rPr>
                <w:rStyle w:val="Hyperlink"/>
                <w:noProof/>
                <w:sz w:val="22"/>
                <w:szCs w:val="22"/>
                <w:rPrChange w:id="538" w:author="Sepribo Taylor-Harry" w:date="2020-08-05T08:25:00Z">
                  <w:rPr>
                    <w:rStyle w:val="Hyperlink"/>
                    <w:noProof/>
                  </w:rPr>
                </w:rPrChange>
              </w:rPr>
              <w:fldChar w:fldCharType="end"/>
            </w:r>
          </w:ins>
        </w:p>
        <w:p w14:paraId="755C51E1" w14:textId="688FAFDD" w:rsidR="00D91BB4" w:rsidDel="003F3746" w:rsidRDefault="000B7548" w:rsidP="00D91BB4">
          <w:pPr>
            <w:pStyle w:val="TOC1"/>
            <w:tabs>
              <w:tab w:val="right" w:leader="dot" w:pos="9350"/>
            </w:tabs>
            <w:spacing w:line="240" w:lineRule="auto"/>
            <w:rPr>
              <w:del w:id="539" w:author="Sepribo Taylor-Harry" w:date="2020-08-04T22:30:00Z"/>
              <w:noProof/>
              <w:kern w:val="0"/>
              <w:sz w:val="22"/>
              <w:szCs w:val="22"/>
              <w:lang w:eastAsia="en-US"/>
            </w:rPr>
          </w:pPr>
          <w:del w:id="540" w:author="Sepribo Taylor-Harry" w:date="2020-08-04T22:30:00Z">
            <w:r w:rsidDel="003F3746">
              <w:rPr>
                <w:noProof/>
              </w:rPr>
              <w:fldChar w:fldCharType="begin"/>
            </w:r>
            <w:r w:rsidDel="003F3746">
              <w:rPr>
                <w:noProof/>
              </w:rPr>
              <w:delInstrText xml:space="preserve"> HYPERLINK \l "_Toc46520155" </w:delInstrText>
            </w:r>
            <w:r w:rsidDel="003F3746">
              <w:rPr>
                <w:noProof/>
              </w:rPr>
              <w:fldChar w:fldCharType="separate"/>
            </w:r>
          </w:del>
          <w:ins w:id="541" w:author="Sepribo Taylor-Harry" w:date="2020-08-04T22:30:00Z">
            <w:r w:rsidR="003F3746">
              <w:rPr>
                <w:b/>
                <w:bCs/>
                <w:noProof/>
              </w:rPr>
              <w:t>Error! Hyperlink reference not valid.</w:t>
            </w:r>
          </w:ins>
          <w:del w:id="542" w:author="Sepribo Taylor-Harry" w:date="2020-08-04T22:30:00Z">
            <w:r w:rsidR="00D91BB4" w:rsidRPr="00B432F4" w:rsidDel="003F3746">
              <w:rPr>
                <w:rStyle w:val="Hyperlink"/>
                <w:noProof/>
              </w:rPr>
              <w:delText>1. Introduction</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_Toc46520155 \h </w:delInstrText>
            </w:r>
            <w:r w:rsidR="00D91BB4" w:rsidDel="003F3746">
              <w:rPr>
                <w:noProof/>
                <w:webHidden/>
              </w:rPr>
            </w:r>
            <w:r w:rsidR="00D91BB4" w:rsidDel="003F3746">
              <w:rPr>
                <w:noProof/>
                <w:webHidden/>
              </w:rPr>
              <w:fldChar w:fldCharType="separate"/>
            </w:r>
            <w:r w:rsidR="00D91BB4" w:rsidDel="003F3746">
              <w:rPr>
                <w:noProof/>
                <w:webHidden/>
              </w:rPr>
              <w:delText>7</w:delText>
            </w:r>
            <w:r w:rsidR="00D91BB4" w:rsidDel="003F3746">
              <w:rPr>
                <w:noProof/>
                <w:webHidden/>
              </w:rPr>
              <w:fldChar w:fldCharType="end"/>
            </w:r>
            <w:r w:rsidDel="003F3746">
              <w:rPr>
                <w:noProof/>
              </w:rPr>
              <w:fldChar w:fldCharType="end"/>
            </w:r>
          </w:del>
        </w:p>
        <w:p w14:paraId="71BE0FA9" w14:textId="0D66E77B" w:rsidR="00D91BB4" w:rsidDel="003F3746" w:rsidRDefault="000B7548" w:rsidP="00D91BB4">
          <w:pPr>
            <w:pStyle w:val="TOC2"/>
            <w:rPr>
              <w:del w:id="543" w:author="Sepribo Taylor-Harry" w:date="2020-08-04T22:30:00Z"/>
              <w:noProof/>
              <w:kern w:val="0"/>
              <w:sz w:val="22"/>
              <w:szCs w:val="22"/>
              <w:lang w:eastAsia="en-US"/>
            </w:rPr>
          </w:pPr>
          <w:del w:id="544" w:author="Sepribo Taylor-Harry" w:date="2020-08-04T22:30:00Z">
            <w:r w:rsidDel="003F3746">
              <w:rPr>
                <w:noProof/>
              </w:rPr>
              <w:fldChar w:fldCharType="begin"/>
            </w:r>
            <w:r w:rsidDel="003F3746">
              <w:rPr>
                <w:noProof/>
              </w:rPr>
              <w:delInstrText xml:space="preserve"> HYPERLINK \l "_Toc46520156" </w:delInstrText>
            </w:r>
            <w:r w:rsidDel="003F3746">
              <w:rPr>
                <w:noProof/>
              </w:rPr>
              <w:fldChar w:fldCharType="separate"/>
            </w:r>
          </w:del>
          <w:ins w:id="545" w:author="Sepribo Taylor-Harry" w:date="2020-08-04T22:30:00Z">
            <w:r w:rsidR="003F3746">
              <w:rPr>
                <w:b/>
                <w:bCs/>
                <w:noProof/>
              </w:rPr>
              <w:t>Error! Hyperlink reference not valid.</w:t>
            </w:r>
          </w:ins>
          <w:del w:id="546" w:author="Sepribo Taylor-Harry" w:date="2020-08-04T22:30:00Z">
            <w:r w:rsidR="00D91BB4" w:rsidRPr="00B432F4" w:rsidDel="003F3746">
              <w:rPr>
                <w:rStyle w:val="Hyperlink"/>
                <w:noProof/>
              </w:rPr>
              <w:delText>1.1 Purpose</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_Toc46520156 \h </w:delInstrText>
            </w:r>
            <w:r w:rsidR="00D91BB4" w:rsidDel="003F3746">
              <w:rPr>
                <w:noProof/>
                <w:webHidden/>
              </w:rPr>
            </w:r>
            <w:r w:rsidR="00D91BB4" w:rsidDel="003F3746">
              <w:rPr>
                <w:noProof/>
                <w:webHidden/>
              </w:rPr>
              <w:fldChar w:fldCharType="separate"/>
            </w:r>
            <w:r w:rsidR="00D91BB4" w:rsidDel="003F3746">
              <w:rPr>
                <w:noProof/>
                <w:webHidden/>
              </w:rPr>
              <w:delText>7</w:delText>
            </w:r>
            <w:r w:rsidR="00D91BB4" w:rsidDel="003F3746">
              <w:rPr>
                <w:noProof/>
                <w:webHidden/>
              </w:rPr>
              <w:fldChar w:fldCharType="end"/>
            </w:r>
            <w:r w:rsidDel="003F3746">
              <w:rPr>
                <w:noProof/>
              </w:rPr>
              <w:fldChar w:fldCharType="end"/>
            </w:r>
          </w:del>
        </w:p>
        <w:p w14:paraId="236BA807" w14:textId="6A0443BD" w:rsidR="00D91BB4" w:rsidDel="003F3746" w:rsidRDefault="000B7548" w:rsidP="00D91BB4">
          <w:pPr>
            <w:pStyle w:val="TOC2"/>
            <w:rPr>
              <w:del w:id="547" w:author="Sepribo Taylor-Harry" w:date="2020-08-04T22:30:00Z"/>
              <w:noProof/>
              <w:kern w:val="0"/>
              <w:sz w:val="22"/>
              <w:szCs w:val="22"/>
              <w:lang w:eastAsia="en-US"/>
            </w:rPr>
          </w:pPr>
          <w:del w:id="548" w:author="Sepribo Taylor-Harry" w:date="2020-08-04T22:30:00Z">
            <w:r w:rsidDel="003F3746">
              <w:rPr>
                <w:noProof/>
              </w:rPr>
              <w:fldChar w:fldCharType="begin"/>
            </w:r>
            <w:r w:rsidDel="003F3746">
              <w:rPr>
                <w:noProof/>
              </w:rPr>
              <w:delInstrText xml:space="preserve"> HYPERLINK \l "_Toc46520157" </w:delInstrText>
            </w:r>
            <w:r w:rsidDel="003F3746">
              <w:rPr>
                <w:noProof/>
              </w:rPr>
              <w:fldChar w:fldCharType="separate"/>
            </w:r>
          </w:del>
          <w:ins w:id="549" w:author="Sepribo Taylor-Harry" w:date="2020-08-04T22:30:00Z">
            <w:r w:rsidR="003F3746">
              <w:rPr>
                <w:b/>
                <w:bCs/>
                <w:noProof/>
              </w:rPr>
              <w:t>Error! Hyperlink reference not valid.</w:t>
            </w:r>
          </w:ins>
          <w:del w:id="550" w:author="Sepribo Taylor-Harry" w:date="2020-08-04T22:30:00Z">
            <w:r w:rsidR="00D91BB4" w:rsidRPr="00B432F4" w:rsidDel="003F3746">
              <w:rPr>
                <w:rStyle w:val="Hyperlink"/>
                <w:noProof/>
              </w:rPr>
              <w:delText>1.2 Intended audience</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_Toc46520157 \h </w:delInstrText>
            </w:r>
            <w:r w:rsidR="00D91BB4" w:rsidDel="003F3746">
              <w:rPr>
                <w:noProof/>
                <w:webHidden/>
              </w:rPr>
            </w:r>
            <w:r w:rsidR="00D91BB4" w:rsidDel="003F3746">
              <w:rPr>
                <w:noProof/>
                <w:webHidden/>
              </w:rPr>
              <w:fldChar w:fldCharType="separate"/>
            </w:r>
            <w:r w:rsidR="00D91BB4" w:rsidDel="003F3746">
              <w:rPr>
                <w:noProof/>
                <w:webHidden/>
              </w:rPr>
              <w:delText>7</w:delText>
            </w:r>
            <w:r w:rsidR="00D91BB4" w:rsidDel="003F3746">
              <w:rPr>
                <w:noProof/>
                <w:webHidden/>
              </w:rPr>
              <w:fldChar w:fldCharType="end"/>
            </w:r>
            <w:r w:rsidDel="003F3746">
              <w:rPr>
                <w:noProof/>
              </w:rPr>
              <w:fldChar w:fldCharType="end"/>
            </w:r>
          </w:del>
        </w:p>
        <w:p w14:paraId="7419E217" w14:textId="79B6A5C4" w:rsidR="00D91BB4" w:rsidDel="003F3746" w:rsidRDefault="000B7548" w:rsidP="00D91BB4">
          <w:pPr>
            <w:pStyle w:val="TOC2"/>
            <w:rPr>
              <w:del w:id="551" w:author="Sepribo Taylor-Harry" w:date="2020-08-04T22:30:00Z"/>
              <w:noProof/>
              <w:kern w:val="0"/>
              <w:sz w:val="22"/>
              <w:szCs w:val="22"/>
              <w:lang w:eastAsia="en-US"/>
            </w:rPr>
          </w:pPr>
          <w:del w:id="552" w:author="Sepribo Taylor-Harry" w:date="2020-08-04T22:30:00Z">
            <w:r w:rsidDel="003F3746">
              <w:rPr>
                <w:noProof/>
              </w:rPr>
              <w:fldChar w:fldCharType="begin"/>
            </w:r>
            <w:r w:rsidDel="003F3746">
              <w:rPr>
                <w:noProof/>
              </w:rPr>
              <w:delInstrText xml:space="preserve"> HYPERLINK \l "_Toc46520158" </w:delInstrText>
            </w:r>
            <w:r w:rsidDel="003F3746">
              <w:rPr>
                <w:noProof/>
              </w:rPr>
              <w:fldChar w:fldCharType="separate"/>
            </w:r>
          </w:del>
          <w:ins w:id="553" w:author="Sepribo Taylor-Harry" w:date="2020-08-04T22:30:00Z">
            <w:r w:rsidR="003F3746">
              <w:rPr>
                <w:b/>
                <w:bCs/>
                <w:noProof/>
              </w:rPr>
              <w:t>Error! Hyperlink reference not valid.</w:t>
            </w:r>
          </w:ins>
          <w:del w:id="554" w:author="Sepribo Taylor-Harry" w:date="2020-08-04T22:30:00Z">
            <w:r w:rsidR="00D91BB4" w:rsidRPr="00B432F4" w:rsidDel="003F3746">
              <w:rPr>
                <w:rStyle w:val="Hyperlink"/>
                <w:noProof/>
              </w:rPr>
              <w:delText>1.3 Technical project stakeholders</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_Toc46520158 \h </w:delInstrText>
            </w:r>
            <w:r w:rsidR="00D91BB4" w:rsidDel="003F3746">
              <w:rPr>
                <w:noProof/>
                <w:webHidden/>
              </w:rPr>
            </w:r>
            <w:r w:rsidR="00D91BB4" w:rsidDel="003F3746">
              <w:rPr>
                <w:noProof/>
                <w:webHidden/>
              </w:rPr>
              <w:fldChar w:fldCharType="separate"/>
            </w:r>
            <w:r w:rsidR="00D91BB4" w:rsidDel="003F3746">
              <w:rPr>
                <w:noProof/>
                <w:webHidden/>
              </w:rPr>
              <w:delText>7</w:delText>
            </w:r>
            <w:r w:rsidR="00D91BB4" w:rsidDel="003F3746">
              <w:rPr>
                <w:noProof/>
                <w:webHidden/>
              </w:rPr>
              <w:fldChar w:fldCharType="end"/>
            </w:r>
            <w:r w:rsidDel="003F3746">
              <w:rPr>
                <w:noProof/>
              </w:rPr>
              <w:fldChar w:fldCharType="end"/>
            </w:r>
          </w:del>
        </w:p>
        <w:p w14:paraId="20038C7C" w14:textId="468E7AA2" w:rsidR="00D91BB4" w:rsidDel="003F3746" w:rsidRDefault="000B7548" w:rsidP="00D91BB4">
          <w:pPr>
            <w:pStyle w:val="TOC2"/>
            <w:rPr>
              <w:del w:id="555" w:author="Sepribo Taylor-Harry" w:date="2020-08-04T22:30:00Z"/>
              <w:noProof/>
              <w:kern w:val="0"/>
              <w:sz w:val="22"/>
              <w:szCs w:val="22"/>
              <w:lang w:eastAsia="en-US"/>
            </w:rPr>
          </w:pPr>
          <w:del w:id="556" w:author="Sepribo Taylor-Harry" w:date="2020-08-04T22:30:00Z">
            <w:r w:rsidDel="003F3746">
              <w:rPr>
                <w:noProof/>
              </w:rPr>
              <w:fldChar w:fldCharType="begin"/>
            </w:r>
            <w:r w:rsidDel="003F3746">
              <w:rPr>
                <w:noProof/>
              </w:rPr>
              <w:delInstrText xml:space="preserve"> HYPERLINK \l "_Toc46520159" </w:delInstrText>
            </w:r>
            <w:r w:rsidDel="003F3746">
              <w:rPr>
                <w:noProof/>
              </w:rPr>
              <w:fldChar w:fldCharType="separate"/>
            </w:r>
          </w:del>
          <w:ins w:id="557" w:author="Sepribo Taylor-Harry" w:date="2020-08-04T22:30:00Z">
            <w:r w:rsidR="003F3746">
              <w:rPr>
                <w:b/>
                <w:bCs/>
                <w:noProof/>
              </w:rPr>
              <w:t>Error! Hyperlink reference not valid.</w:t>
            </w:r>
          </w:ins>
          <w:del w:id="558" w:author="Sepribo Taylor-Harry" w:date="2020-08-04T22:30:00Z">
            <w:r w:rsidR="00D91BB4" w:rsidRPr="00B432F4" w:rsidDel="003F3746">
              <w:rPr>
                <w:rStyle w:val="Hyperlink"/>
                <w:noProof/>
              </w:rPr>
              <w:delText>1.4 Definitions, acronyms and abbreviations</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_Toc46520159 \h </w:delInstrText>
            </w:r>
            <w:r w:rsidR="00D91BB4" w:rsidDel="003F3746">
              <w:rPr>
                <w:noProof/>
                <w:webHidden/>
              </w:rPr>
            </w:r>
            <w:r w:rsidR="00D91BB4" w:rsidDel="003F3746">
              <w:rPr>
                <w:noProof/>
                <w:webHidden/>
              </w:rPr>
              <w:fldChar w:fldCharType="separate"/>
            </w:r>
            <w:r w:rsidR="00D91BB4" w:rsidDel="003F3746">
              <w:rPr>
                <w:noProof/>
                <w:webHidden/>
              </w:rPr>
              <w:delText>8</w:delText>
            </w:r>
            <w:r w:rsidR="00D91BB4" w:rsidDel="003F3746">
              <w:rPr>
                <w:noProof/>
                <w:webHidden/>
              </w:rPr>
              <w:fldChar w:fldCharType="end"/>
            </w:r>
            <w:r w:rsidDel="003F3746">
              <w:rPr>
                <w:noProof/>
              </w:rPr>
              <w:fldChar w:fldCharType="end"/>
            </w:r>
          </w:del>
        </w:p>
        <w:p w14:paraId="43313BE6" w14:textId="14E3D287" w:rsidR="00D91BB4" w:rsidDel="003F3746" w:rsidRDefault="000B7548" w:rsidP="00D91BB4">
          <w:pPr>
            <w:pStyle w:val="TOC1"/>
            <w:tabs>
              <w:tab w:val="right" w:leader="dot" w:pos="9350"/>
            </w:tabs>
            <w:spacing w:line="240" w:lineRule="auto"/>
            <w:rPr>
              <w:del w:id="559" w:author="Sepribo Taylor-Harry" w:date="2020-08-04T22:30:00Z"/>
              <w:noProof/>
              <w:kern w:val="0"/>
              <w:sz w:val="22"/>
              <w:szCs w:val="22"/>
              <w:lang w:eastAsia="en-US"/>
            </w:rPr>
          </w:pPr>
          <w:del w:id="560" w:author="Sepribo Taylor-Harry" w:date="2020-08-04T22:30:00Z">
            <w:r w:rsidDel="003F3746">
              <w:rPr>
                <w:noProof/>
              </w:rPr>
              <w:fldChar w:fldCharType="begin"/>
            </w:r>
            <w:r w:rsidDel="003F3746">
              <w:rPr>
                <w:noProof/>
              </w:rPr>
              <w:delInstrText xml:space="preserve"> HYPERLINK \l "_Toc46520160" </w:delInstrText>
            </w:r>
            <w:r w:rsidDel="003F3746">
              <w:rPr>
                <w:noProof/>
              </w:rPr>
              <w:fldChar w:fldCharType="separate"/>
            </w:r>
          </w:del>
          <w:ins w:id="561" w:author="Sepribo Taylor-Harry" w:date="2020-08-04T22:30:00Z">
            <w:r w:rsidR="003F3746">
              <w:rPr>
                <w:b/>
                <w:bCs/>
                <w:noProof/>
              </w:rPr>
              <w:t>Error! Hyperlink reference not valid.</w:t>
            </w:r>
          </w:ins>
          <w:del w:id="562" w:author="Sepribo Taylor-Harry" w:date="2020-08-04T22:30:00Z">
            <w:r w:rsidR="00D91BB4" w:rsidRPr="00B432F4" w:rsidDel="003F3746">
              <w:rPr>
                <w:rStyle w:val="Hyperlink"/>
                <w:noProof/>
              </w:rPr>
              <w:delText>2. System Architecture</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_Toc46520160 \h </w:delInstrText>
            </w:r>
            <w:r w:rsidR="00D91BB4" w:rsidDel="003F3746">
              <w:rPr>
                <w:noProof/>
                <w:webHidden/>
              </w:rPr>
            </w:r>
            <w:r w:rsidR="00D91BB4" w:rsidDel="003F3746">
              <w:rPr>
                <w:noProof/>
                <w:webHidden/>
              </w:rPr>
              <w:fldChar w:fldCharType="separate"/>
            </w:r>
            <w:r w:rsidR="00D91BB4" w:rsidDel="003F3746">
              <w:rPr>
                <w:noProof/>
                <w:webHidden/>
              </w:rPr>
              <w:delText>8</w:delText>
            </w:r>
            <w:r w:rsidR="00D91BB4" w:rsidDel="003F3746">
              <w:rPr>
                <w:noProof/>
                <w:webHidden/>
              </w:rPr>
              <w:fldChar w:fldCharType="end"/>
            </w:r>
            <w:r w:rsidDel="003F3746">
              <w:rPr>
                <w:noProof/>
              </w:rPr>
              <w:fldChar w:fldCharType="end"/>
            </w:r>
          </w:del>
        </w:p>
        <w:p w14:paraId="52D3D200" w14:textId="2493A71B" w:rsidR="00D91BB4" w:rsidDel="003F3746" w:rsidRDefault="000B7548" w:rsidP="00D91BB4">
          <w:pPr>
            <w:pStyle w:val="TOC2"/>
            <w:rPr>
              <w:del w:id="563" w:author="Sepribo Taylor-Harry" w:date="2020-08-04T22:30:00Z"/>
              <w:noProof/>
              <w:kern w:val="0"/>
              <w:sz w:val="22"/>
              <w:szCs w:val="22"/>
              <w:lang w:eastAsia="en-US"/>
            </w:rPr>
          </w:pPr>
          <w:del w:id="564" w:author="Sepribo Taylor-Harry" w:date="2020-08-04T22:30:00Z">
            <w:r w:rsidDel="003F3746">
              <w:rPr>
                <w:noProof/>
              </w:rPr>
              <w:fldChar w:fldCharType="begin"/>
            </w:r>
            <w:r w:rsidDel="003F3746">
              <w:rPr>
                <w:noProof/>
              </w:rPr>
              <w:delInstrText xml:space="preserve"> HYPERLINK \l "_Toc46520161" </w:delInstrText>
            </w:r>
            <w:r w:rsidDel="003F3746">
              <w:rPr>
                <w:noProof/>
              </w:rPr>
              <w:fldChar w:fldCharType="separate"/>
            </w:r>
          </w:del>
          <w:ins w:id="565" w:author="Sepribo Taylor-Harry" w:date="2020-08-04T22:30:00Z">
            <w:r w:rsidR="003F3746">
              <w:rPr>
                <w:b/>
                <w:bCs/>
                <w:noProof/>
              </w:rPr>
              <w:t>Error! Hyperlink reference not valid.</w:t>
            </w:r>
          </w:ins>
          <w:del w:id="566" w:author="Sepribo Taylor-Harry" w:date="2020-08-04T22:30:00Z">
            <w:r w:rsidR="00D91BB4" w:rsidRPr="00B432F4" w:rsidDel="003F3746">
              <w:rPr>
                <w:rStyle w:val="Hyperlink"/>
                <w:noProof/>
              </w:rPr>
              <w:delText>2.1 Architectural Design</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_Toc46520161 \h </w:delInstrText>
            </w:r>
            <w:r w:rsidR="00D91BB4" w:rsidDel="003F3746">
              <w:rPr>
                <w:noProof/>
                <w:webHidden/>
              </w:rPr>
            </w:r>
            <w:r w:rsidR="00D91BB4" w:rsidDel="003F3746">
              <w:rPr>
                <w:noProof/>
                <w:webHidden/>
              </w:rPr>
              <w:fldChar w:fldCharType="separate"/>
            </w:r>
            <w:r w:rsidR="00D91BB4" w:rsidDel="003F3746">
              <w:rPr>
                <w:noProof/>
                <w:webHidden/>
              </w:rPr>
              <w:delText>8</w:delText>
            </w:r>
            <w:r w:rsidR="00D91BB4" w:rsidDel="003F3746">
              <w:rPr>
                <w:noProof/>
                <w:webHidden/>
              </w:rPr>
              <w:fldChar w:fldCharType="end"/>
            </w:r>
            <w:r w:rsidDel="003F3746">
              <w:rPr>
                <w:noProof/>
              </w:rPr>
              <w:fldChar w:fldCharType="end"/>
            </w:r>
          </w:del>
        </w:p>
        <w:p w14:paraId="232C35F9" w14:textId="41F3C1D9" w:rsidR="00D91BB4" w:rsidDel="003F3746" w:rsidRDefault="000B7548" w:rsidP="00D91BB4">
          <w:pPr>
            <w:pStyle w:val="TOC2"/>
            <w:rPr>
              <w:del w:id="567" w:author="Sepribo Taylor-Harry" w:date="2020-08-04T22:30:00Z"/>
              <w:noProof/>
              <w:kern w:val="0"/>
              <w:sz w:val="22"/>
              <w:szCs w:val="22"/>
              <w:lang w:eastAsia="en-US"/>
            </w:rPr>
          </w:pPr>
          <w:del w:id="568" w:author="Sepribo Taylor-Harry" w:date="2020-08-04T22:30:00Z">
            <w:r w:rsidDel="003F3746">
              <w:rPr>
                <w:noProof/>
              </w:rPr>
              <w:fldChar w:fldCharType="begin"/>
            </w:r>
            <w:r w:rsidDel="003F3746">
              <w:rPr>
                <w:noProof/>
              </w:rPr>
              <w:delInstrText xml:space="preserve"> HYPERLINK \l "_Toc46520162" </w:delInstrText>
            </w:r>
            <w:r w:rsidDel="003F3746">
              <w:rPr>
                <w:noProof/>
              </w:rPr>
              <w:fldChar w:fldCharType="separate"/>
            </w:r>
          </w:del>
          <w:ins w:id="569" w:author="Sepribo Taylor-Harry" w:date="2020-08-04T22:30:00Z">
            <w:r w:rsidR="003F3746">
              <w:rPr>
                <w:b/>
                <w:bCs/>
                <w:noProof/>
              </w:rPr>
              <w:t>Error! Hyperlink reference not valid.</w:t>
            </w:r>
          </w:ins>
          <w:del w:id="570" w:author="Sepribo Taylor-Harry" w:date="2020-08-04T22:30:00Z">
            <w:r w:rsidR="00D91BB4" w:rsidRPr="00B432F4" w:rsidDel="003F3746">
              <w:rPr>
                <w:rStyle w:val="Hyperlink"/>
                <w:noProof/>
              </w:rPr>
              <w:delText>2.2 Architectural Overview</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_Toc46520162 \h </w:delInstrText>
            </w:r>
            <w:r w:rsidR="00D91BB4" w:rsidDel="003F3746">
              <w:rPr>
                <w:noProof/>
                <w:webHidden/>
              </w:rPr>
            </w:r>
            <w:r w:rsidR="00D91BB4" w:rsidDel="003F3746">
              <w:rPr>
                <w:noProof/>
                <w:webHidden/>
              </w:rPr>
              <w:fldChar w:fldCharType="separate"/>
            </w:r>
            <w:r w:rsidR="00D91BB4" w:rsidDel="003F3746">
              <w:rPr>
                <w:noProof/>
                <w:webHidden/>
              </w:rPr>
              <w:delText>8</w:delText>
            </w:r>
            <w:r w:rsidR="00D91BB4" w:rsidDel="003F3746">
              <w:rPr>
                <w:noProof/>
                <w:webHidden/>
              </w:rPr>
              <w:fldChar w:fldCharType="end"/>
            </w:r>
            <w:r w:rsidDel="003F3746">
              <w:rPr>
                <w:noProof/>
              </w:rPr>
              <w:fldChar w:fldCharType="end"/>
            </w:r>
          </w:del>
        </w:p>
        <w:p w14:paraId="721F617A" w14:textId="71B7BB33" w:rsidR="00D91BB4" w:rsidDel="003F3746" w:rsidRDefault="000B7548" w:rsidP="00D91BB4">
          <w:pPr>
            <w:pStyle w:val="TOC1"/>
            <w:tabs>
              <w:tab w:val="right" w:leader="dot" w:pos="9350"/>
            </w:tabs>
            <w:spacing w:line="240" w:lineRule="auto"/>
            <w:rPr>
              <w:del w:id="571" w:author="Sepribo Taylor-Harry" w:date="2020-08-04T22:30:00Z"/>
              <w:noProof/>
              <w:kern w:val="0"/>
              <w:sz w:val="22"/>
              <w:szCs w:val="22"/>
              <w:lang w:eastAsia="en-US"/>
            </w:rPr>
          </w:pPr>
          <w:del w:id="572" w:author="Sepribo Taylor-Harry" w:date="2020-08-04T22:30:00Z">
            <w:r w:rsidDel="003F3746">
              <w:rPr>
                <w:noProof/>
              </w:rPr>
              <w:fldChar w:fldCharType="begin"/>
            </w:r>
            <w:r w:rsidDel="003F3746">
              <w:rPr>
                <w:noProof/>
              </w:rPr>
              <w:delInstrText xml:space="preserve"> HYPERLINK \l "_Toc46520163" </w:delInstrText>
            </w:r>
            <w:r w:rsidDel="003F3746">
              <w:rPr>
                <w:noProof/>
              </w:rPr>
              <w:fldChar w:fldCharType="separate"/>
            </w:r>
          </w:del>
          <w:ins w:id="573" w:author="Sepribo Taylor-Harry" w:date="2020-08-04T22:30:00Z">
            <w:r w:rsidR="003F3746">
              <w:rPr>
                <w:b/>
                <w:bCs/>
                <w:noProof/>
              </w:rPr>
              <w:t>Error! Hyperlink reference not valid.</w:t>
            </w:r>
          </w:ins>
          <w:del w:id="574" w:author="Sepribo Taylor-Harry" w:date="2020-08-04T22:30:00Z">
            <w:r w:rsidR="00D91BB4" w:rsidRPr="00B432F4" w:rsidDel="003F3746">
              <w:rPr>
                <w:rStyle w:val="Hyperlink"/>
                <w:noProof/>
              </w:rPr>
              <w:delText>3. Setting up the application</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_Toc46520163 \h </w:delInstrText>
            </w:r>
            <w:r w:rsidR="00D91BB4" w:rsidDel="003F3746">
              <w:rPr>
                <w:noProof/>
                <w:webHidden/>
              </w:rPr>
            </w:r>
            <w:r w:rsidR="00D91BB4" w:rsidDel="003F3746">
              <w:rPr>
                <w:noProof/>
                <w:webHidden/>
              </w:rPr>
              <w:fldChar w:fldCharType="separate"/>
            </w:r>
            <w:r w:rsidR="00D91BB4" w:rsidDel="003F3746">
              <w:rPr>
                <w:noProof/>
                <w:webHidden/>
              </w:rPr>
              <w:delText>9</w:delText>
            </w:r>
            <w:r w:rsidR="00D91BB4" w:rsidDel="003F3746">
              <w:rPr>
                <w:noProof/>
                <w:webHidden/>
              </w:rPr>
              <w:fldChar w:fldCharType="end"/>
            </w:r>
            <w:r w:rsidDel="003F3746">
              <w:rPr>
                <w:noProof/>
              </w:rPr>
              <w:fldChar w:fldCharType="end"/>
            </w:r>
          </w:del>
        </w:p>
        <w:p w14:paraId="38EB8539" w14:textId="733D76AE" w:rsidR="00D91BB4" w:rsidDel="003F3746" w:rsidRDefault="000B7548" w:rsidP="00D91BB4">
          <w:pPr>
            <w:pStyle w:val="TOC2"/>
            <w:rPr>
              <w:del w:id="575" w:author="Sepribo Taylor-Harry" w:date="2020-08-04T22:30:00Z"/>
              <w:noProof/>
              <w:kern w:val="0"/>
              <w:sz w:val="22"/>
              <w:szCs w:val="22"/>
              <w:lang w:eastAsia="en-US"/>
            </w:rPr>
          </w:pPr>
          <w:del w:id="576" w:author="Sepribo Taylor-Harry" w:date="2020-08-04T22:30:00Z">
            <w:r w:rsidDel="003F3746">
              <w:rPr>
                <w:noProof/>
              </w:rPr>
              <w:fldChar w:fldCharType="begin"/>
            </w:r>
            <w:r w:rsidDel="003F3746">
              <w:rPr>
                <w:noProof/>
              </w:rPr>
              <w:delInstrText xml:space="preserve"> HYPERLINK \l "_Toc46520164" </w:delInstrText>
            </w:r>
            <w:r w:rsidDel="003F3746">
              <w:rPr>
                <w:noProof/>
              </w:rPr>
              <w:fldChar w:fldCharType="separate"/>
            </w:r>
          </w:del>
          <w:ins w:id="577" w:author="Sepribo Taylor-Harry" w:date="2020-08-04T22:30:00Z">
            <w:r w:rsidR="003F3746">
              <w:rPr>
                <w:b/>
                <w:bCs/>
                <w:noProof/>
              </w:rPr>
              <w:t>Error! Hyperlink reference not valid.</w:t>
            </w:r>
          </w:ins>
          <w:del w:id="578" w:author="Sepribo Taylor-Harry" w:date="2020-08-04T22:30:00Z">
            <w:r w:rsidR="00D91BB4" w:rsidRPr="00B432F4" w:rsidDel="003F3746">
              <w:rPr>
                <w:rStyle w:val="Hyperlink"/>
                <w:noProof/>
              </w:rPr>
              <w:delText>3.1 Downloading Git Bash</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_Toc46520164 \h </w:delInstrText>
            </w:r>
            <w:r w:rsidR="00D91BB4" w:rsidDel="003F3746">
              <w:rPr>
                <w:noProof/>
                <w:webHidden/>
              </w:rPr>
            </w:r>
            <w:r w:rsidR="00D91BB4" w:rsidDel="003F3746">
              <w:rPr>
                <w:noProof/>
                <w:webHidden/>
              </w:rPr>
              <w:fldChar w:fldCharType="separate"/>
            </w:r>
            <w:r w:rsidR="00D91BB4" w:rsidDel="003F3746">
              <w:rPr>
                <w:noProof/>
                <w:webHidden/>
              </w:rPr>
              <w:delText>9</w:delText>
            </w:r>
            <w:r w:rsidR="00D91BB4" w:rsidDel="003F3746">
              <w:rPr>
                <w:noProof/>
                <w:webHidden/>
              </w:rPr>
              <w:fldChar w:fldCharType="end"/>
            </w:r>
            <w:r w:rsidDel="003F3746">
              <w:rPr>
                <w:noProof/>
              </w:rPr>
              <w:fldChar w:fldCharType="end"/>
            </w:r>
          </w:del>
        </w:p>
        <w:p w14:paraId="3E62B7F2" w14:textId="260B14AC" w:rsidR="00D91BB4" w:rsidDel="003F3746" w:rsidRDefault="000B7548" w:rsidP="00D91BB4">
          <w:pPr>
            <w:pStyle w:val="TOC2"/>
            <w:rPr>
              <w:del w:id="579" w:author="Sepribo Taylor-Harry" w:date="2020-08-04T22:30:00Z"/>
              <w:noProof/>
              <w:kern w:val="0"/>
              <w:sz w:val="22"/>
              <w:szCs w:val="22"/>
              <w:lang w:eastAsia="en-US"/>
            </w:rPr>
          </w:pPr>
          <w:del w:id="580" w:author="Sepribo Taylor-Harry" w:date="2020-08-04T22:30:00Z">
            <w:r w:rsidDel="003F3746">
              <w:rPr>
                <w:noProof/>
              </w:rPr>
              <w:fldChar w:fldCharType="begin"/>
            </w:r>
            <w:r w:rsidDel="003F3746">
              <w:rPr>
                <w:noProof/>
              </w:rPr>
              <w:delInstrText xml:space="preserve"> HYPERLINK \l "_Toc46520165" </w:delInstrText>
            </w:r>
            <w:r w:rsidDel="003F3746">
              <w:rPr>
                <w:noProof/>
              </w:rPr>
              <w:fldChar w:fldCharType="separate"/>
            </w:r>
          </w:del>
          <w:ins w:id="581" w:author="Sepribo Taylor-Harry" w:date="2020-08-04T22:30:00Z">
            <w:r w:rsidR="003F3746">
              <w:rPr>
                <w:b/>
                <w:bCs/>
                <w:noProof/>
              </w:rPr>
              <w:t>Error! Hyperlink reference not valid.</w:t>
            </w:r>
          </w:ins>
          <w:del w:id="582" w:author="Sepribo Taylor-Harry" w:date="2020-08-04T22:30:00Z">
            <w:r w:rsidR="00D91BB4" w:rsidRPr="00B432F4" w:rsidDel="003F3746">
              <w:rPr>
                <w:rStyle w:val="Hyperlink"/>
                <w:noProof/>
              </w:rPr>
              <w:delText>3.2 Downloading the latest code</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_Toc46520165 \h </w:delInstrText>
            </w:r>
            <w:r w:rsidR="00D91BB4" w:rsidDel="003F3746">
              <w:rPr>
                <w:noProof/>
                <w:webHidden/>
              </w:rPr>
            </w:r>
            <w:r w:rsidR="00D91BB4" w:rsidDel="003F3746">
              <w:rPr>
                <w:noProof/>
                <w:webHidden/>
              </w:rPr>
              <w:fldChar w:fldCharType="separate"/>
            </w:r>
            <w:r w:rsidR="00D91BB4" w:rsidDel="003F3746">
              <w:rPr>
                <w:noProof/>
                <w:webHidden/>
              </w:rPr>
              <w:delText>17</w:delText>
            </w:r>
            <w:r w:rsidR="00D91BB4" w:rsidDel="003F3746">
              <w:rPr>
                <w:noProof/>
                <w:webHidden/>
              </w:rPr>
              <w:fldChar w:fldCharType="end"/>
            </w:r>
            <w:r w:rsidDel="003F3746">
              <w:rPr>
                <w:noProof/>
              </w:rPr>
              <w:fldChar w:fldCharType="end"/>
            </w:r>
          </w:del>
        </w:p>
        <w:p w14:paraId="6C378964" w14:textId="2C5535F4" w:rsidR="00D91BB4" w:rsidDel="003F3746" w:rsidRDefault="000B7548" w:rsidP="00D91BB4">
          <w:pPr>
            <w:pStyle w:val="TOC2"/>
            <w:rPr>
              <w:del w:id="583" w:author="Sepribo Taylor-Harry" w:date="2020-08-04T22:30:00Z"/>
              <w:noProof/>
              <w:kern w:val="0"/>
              <w:sz w:val="22"/>
              <w:szCs w:val="22"/>
              <w:lang w:eastAsia="en-US"/>
            </w:rPr>
          </w:pPr>
          <w:del w:id="584" w:author="Sepribo Taylor-Harry" w:date="2020-08-04T22:30:00Z">
            <w:r w:rsidDel="003F3746">
              <w:rPr>
                <w:noProof/>
              </w:rPr>
              <w:fldChar w:fldCharType="begin"/>
            </w:r>
            <w:r w:rsidDel="003F3746">
              <w:rPr>
                <w:noProof/>
              </w:rPr>
              <w:delInstrText xml:space="preserve"> HYPERLINK \l "_Toc46520166" </w:delInstrText>
            </w:r>
            <w:r w:rsidDel="003F3746">
              <w:rPr>
                <w:noProof/>
              </w:rPr>
              <w:fldChar w:fldCharType="separate"/>
            </w:r>
          </w:del>
          <w:ins w:id="585" w:author="Sepribo Taylor-Harry" w:date="2020-08-04T22:30:00Z">
            <w:r w:rsidR="003F3746">
              <w:rPr>
                <w:b/>
                <w:bCs/>
                <w:noProof/>
              </w:rPr>
              <w:t>Error! Hyperlink reference not valid.</w:t>
            </w:r>
          </w:ins>
          <w:del w:id="586" w:author="Sepribo Taylor-Harry" w:date="2020-08-04T22:30:00Z">
            <w:r w:rsidR="00D91BB4" w:rsidRPr="00B432F4" w:rsidDel="003F3746">
              <w:rPr>
                <w:rStyle w:val="Hyperlink"/>
                <w:noProof/>
              </w:rPr>
              <w:delText>3.3 Installing the frontend</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_Toc46520166 \h </w:delInstrText>
            </w:r>
            <w:r w:rsidR="00D91BB4" w:rsidDel="003F3746">
              <w:rPr>
                <w:noProof/>
                <w:webHidden/>
              </w:rPr>
            </w:r>
            <w:r w:rsidR="00D91BB4" w:rsidDel="003F3746">
              <w:rPr>
                <w:noProof/>
                <w:webHidden/>
              </w:rPr>
              <w:fldChar w:fldCharType="separate"/>
            </w:r>
            <w:r w:rsidR="00D91BB4" w:rsidDel="003F3746">
              <w:rPr>
                <w:noProof/>
                <w:webHidden/>
              </w:rPr>
              <w:delText>17</w:delText>
            </w:r>
            <w:r w:rsidR="00D91BB4" w:rsidDel="003F3746">
              <w:rPr>
                <w:noProof/>
                <w:webHidden/>
              </w:rPr>
              <w:fldChar w:fldCharType="end"/>
            </w:r>
            <w:r w:rsidDel="003F3746">
              <w:rPr>
                <w:noProof/>
              </w:rPr>
              <w:fldChar w:fldCharType="end"/>
            </w:r>
          </w:del>
        </w:p>
        <w:p w14:paraId="299EB04C" w14:textId="14633905" w:rsidR="00D91BB4" w:rsidDel="003F3746" w:rsidRDefault="000B7548" w:rsidP="00D91BB4">
          <w:pPr>
            <w:pStyle w:val="TOC2"/>
            <w:rPr>
              <w:del w:id="587" w:author="Sepribo Taylor-Harry" w:date="2020-08-04T22:30:00Z"/>
              <w:noProof/>
              <w:kern w:val="0"/>
              <w:sz w:val="22"/>
              <w:szCs w:val="22"/>
              <w:lang w:eastAsia="en-US"/>
            </w:rPr>
          </w:pPr>
          <w:del w:id="588" w:author="Sepribo Taylor-Harry" w:date="2020-08-04T22:30:00Z">
            <w:r w:rsidDel="003F3746">
              <w:rPr>
                <w:noProof/>
              </w:rPr>
              <w:fldChar w:fldCharType="begin"/>
            </w:r>
            <w:r w:rsidDel="003F3746">
              <w:rPr>
                <w:noProof/>
              </w:rPr>
              <w:delInstrText xml:space="preserve"> HYPERLINK \l "_Toc46520167" </w:delInstrText>
            </w:r>
            <w:r w:rsidDel="003F3746">
              <w:rPr>
                <w:noProof/>
              </w:rPr>
              <w:fldChar w:fldCharType="separate"/>
            </w:r>
          </w:del>
          <w:ins w:id="589" w:author="Sepribo Taylor-Harry" w:date="2020-08-04T22:30:00Z">
            <w:r w:rsidR="003F3746">
              <w:rPr>
                <w:b/>
                <w:bCs/>
                <w:noProof/>
              </w:rPr>
              <w:t>Error! Hyperlink reference not valid.</w:t>
            </w:r>
          </w:ins>
          <w:del w:id="590" w:author="Sepribo Taylor-Harry" w:date="2020-08-04T22:30:00Z">
            <w:r w:rsidR="00D91BB4" w:rsidRPr="00B432F4" w:rsidDel="003F3746">
              <w:rPr>
                <w:rStyle w:val="Hyperlink"/>
                <w:noProof/>
              </w:rPr>
              <w:delText>3.4 Installing the backend</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_Toc46520167 \h </w:delInstrText>
            </w:r>
            <w:r w:rsidR="00D91BB4" w:rsidDel="003F3746">
              <w:rPr>
                <w:noProof/>
                <w:webHidden/>
              </w:rPr>
            </w:r>
            <w:r w:rsidR="00D91BB4" w:rsidDel="003F3746">
              <w:rPr>
                <w:noProof/>
                <w:webHidden/>
              </w:rPr>
              <w:fldChar w:fldCharType="separate"/>
            </w:r>
            <w:r w:rsidR="00D91BB4" w:rsidDel="003F3746">
              <w:rPr>
                <w:noProof/>
                <w:webHidden/>
              </w:rPr>
              <w:delText>25</w:delText>
            </w:r>
            <w:r w:rsidR="00D91BB4" w:rsidDel="003F3746">
              <w:rPr>
                <w:noProof/>
                <w:webHidden/>
              </w:rPr>
              <w:fldChar w:fldCharType="end"/>
            </w:r>
            <w:r w:rsidDel="003F3746">
              <w:rPr>
                <w:noProof/>
              </w:rPr>
              <w:fldChar w:fldCharType="end"/>
            </w:r>
          </w:del>
        </w:p>
        <w:p w14:paraId="47DE2DE6" w14:textId="3C3406F0" w:rsidR="00D91BB4" w:rsidDel="003F3746" w:rsidRDefault="000B7548" w:rsidP="00D91BB4">
          <w:pPr>
            <w:pStyle w:val="TOC2"/>
            <w:rPr>
              <w:del w:id="591" w:author="Sepribo Taylor-Harry" w:date="2020-08-04T22:30:00Z"/>
              <w:noProof/>
              <w:kern w:val="0"/>
              <w:sz w:val="22"/>
              <w:szCs w:val="22"/>
              <w:lang w:eastAsia="en-US"/>
            </w:rPr>
          </w:pPr>
          <w:del w:id="592" w:author="Sepribo Taylor-Harry" w:date="2020-08-04T22:30:00Z">
            <w:r w:rsidDel="003F3746">
              <w:rPr>
                <w:noProof/>
              </w:rPr>
              <w:fldChar w:fldCharType="begin"/>
            </w:r>
            <w:r w:rsidDel="003F3746">
              <w:rPr>
                <w:noProof/>
              </w:rPr>
              <w:delInstrText xml:space="preserve"> HYPERLINK \l "_Toc46520168" </w:delInstrText>
            </w:r>
            <w:r w:rsidDel="003F3746">
              <w:rPr>
                <w:noProof/>
              </w:rPr>
              <w:fldChar w:fldCharType="separate"/>
            </w:r>
          </w:del>
          <w:ins w:id="593" w:author="Sepribo Taylor-Harry" w:date="2020-08-04T22:30:00Z">
            <w:r w:rsidR="003F3746">
              <w:rPr>
                <w:b/>
                <w:bCs/>
                <w:noProof/>
              </w:rPr>
              <w:t>Error! Hyperlink reference not valid.</w:t>
            </w:r>
          </w:ins>
          <w:del w:id="594" w:author="Sepribo Taylor-Harry" w:date="2020-08-04T22:30:00Z">
            <w:r w:rsidR="00D91BB4" w:rsidRPr="00B432F4" w:rsidDel="003F3746">
              <w:rPr>
                <w:rStyle w:val="Hyperlink"/>
                <w:noProof/>
              </w:rPr>
              <w:delText>3.5 Running the frontend</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_Toc46520168 \h </w:delInstrText>
            </w:r>
            <w:r w:rsidR="00D91BB4" w:rsidDel="003F3746">
              <w:rPr>
                <w:noProof/>
                <w:webHidden/>
              </w:rPr>
            </w:r>
            <w:r w:rsidR="00D91BB4" w:rsidDel="003F3746">
              <w:rPr>
                <w:noProof/>
                <w:webHidden/>
              </w:rPr>
              <w:fldChar w:fldCharType="separate"/>
            </w:r>
            <w:r w:rsidR="00D91BB4" w:rsidDel="003F3746">
              <w:rPr>
                <w:noProof/>
                <w:webHidden/>
              </w:rPr>
              <w:delText>25</w:delText>
            </w:r>
            <w:r w:rsidR="00D91BB4" w:rsidDel="003F3746">
              <w:rPr>
                <w:noProof/>
                <w:webHidden/>
              </w:rPr>
              <w:fldChar w:fldCharType="end"/>
            </w:r>
            <w:r w:rsidDel="003F3746">
              <w:rPr>
                <w:noProof/>
              </w:rPr>
              <w:fldChar w:fldCharType="end"/>
            </w:r>
          </w:del>
        </w:p>
        <w:p w14:paraId="3193A5AD" w14:textId="62DCD84A" w:rsidR="00D91BB4" w:rsidDel="003F3746" w:rsidRDefault="000B7548" w:rsidP="00D91BB4">
          <w:pPr>
            <w:pStyle w:val="TOC2"/>
            <w:rPr>
              <w:del w:id="595" w:author="Sepribo Taylor-Harry" w:date="2020-08-04T22:30:00Z"/>
              <w:noProof/>
              <w:kern w:val="0"/>
              <w:sz w:val="22"/>
              <w:szCs w:val="22"/>
              <w:lang w:eastAsia="en-US"/>
            </w:rPr>
          </w:pPr>
          <w:del w:id="596" w:author="Sepribo Taylor-Harry" w:date="2020-08-04T22:30:00Z">
            <w:r w:rsidDel="003F3746">
              <w:rPr>
                <w:noProof/>
              </w:rPr>
              <w:fldChar w:fldCharType="begin"/>
            </w:r>
            <w:r w:rsidDel="003F3746">
              <w:rPr>
                <w:noProof/>
              </w:rPr>
              <w:delInstrText xml:space="preserve"> HYPERLINK \l "_Toc46520169" </w:delInstrText>
            </w:r>
            <w:r w:rsidDel="003F3746">
              <w:rPr>
                <w:noProof/>
              </w:rPr>
              <w:fldChar w:fldCharType="separate"/>
            </w:r>
          </w:del>
          <w:ins w:id="597" w:author="Sepribo Taylor-Harry" w:date="2020-08-04T22:30:00Z">
            <w:r w:rsidR="003F3746">
              <w:rPr>
                <w:b/>
                <w:bCs/>
                <w:noProof/>
              </w:rPr>
              <w:t>Error! Hyperlink reference not valid.</w:t>
            </w:r>
          </w:ins>
          <w:del w:id="598" w:author="Sepribo Taylor-Harry" w:date="2020-08-04T22:30:00Z">
            <w:r w:rsidR="00D91BB4" w:rsidRPr="00B432F4" w:rsidDel="003F3746">
              <w:rPr>
                <w:rStyle w:val="Hyperlink"/>
                <w:noProof/>
              </w:rPr>
              <w:delText>3.6 Running the backend</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_Toc46520169 \h </w:delInstrText>
            </w:r>
            <w:r w:rsidR="00D91BB4" w:rsidDel="003F3746">
              <w:rPr>
                <w:noProof/>
                <w:webHidden/>
              </w:rPr>
            </w:r>
            <w:r w:rsidR="00D91BB4" w:rsidDel="003F3746">
              <w:rPr>
                <w:noProof/>
                <w:webHidden/>
              </w:rPr>
              <w:fldChar w:fldCharType="separate"/>
            </w:r>
            <w:r w:rsidR="00D91BB4" w:rsidDel="003F3746">
              <w:rPr>
                <w:noProof/>
                <w:webHidden/>
              </w:rPr>
              <w:delText>25</w:delText>
            </w:r>
            <w:r w:rsidR="00D91BB4" w:rsidDel="003F3746">
              <w:rPr>
                <w:noProof/>
                <w:webHidden/>
              </w:rPr>
              <w:fldChar w:fldCharType="end"/>
            </w:r>
            <w:r w:rsidDel="003F3746">
              <w:rPr>
                <w:noProof/>
              </w:rPr>
              <w:fldChar w:fldCharType="end"/>
            </w:r>
          </w:del>
        </w:p>
        <w:p w14:paraId="08479E84" w14:textId="56A84CBA" w:rsidR="00D91BB4" w:rsidDel="003F3746" w:rsidRDefault="000B7548" w:rsidP="00D91BB4">
          <w:pPr>
            <w:pStyle w:val="TOC2"/>
            <w:rPr>
              <w:del w:id="599" w:author="Sepribo Taylor-Harry" w:date="2020-08-04T22:30:00Z"/>
              <w:noProof/>
              <w:kern w:val="0"/>
              <w:sz w:val="22"/>
              <w:szCs w:val="22"/>
              <w:lang w:eastAsia="en-US"/>
            </w:rPr>
          </w:pPr>
          <w:del w:id="600" w:author="Sepribo Taylor-Harry" w:date="2020-08-04T22:30:00Z">
            <w:r w:rsidDel="003F3746">
              <w:rPr>
                <w:noProof/>
              </w:rPr>
              <w:fldChar w:fldCharType="begin"/>
            </w:r>
            <w:r w:rsidDel="003F3746">
              <w:rPr>
                <w:noProof/>
              </w:rPr>
              <w:delInstrText xml:space="preserve"> HYPERLINK \l "_Toc46520170" </w:delInstrText>
            </w:r>
            <w:r w:rsidDel="003F3746">
              <w:rPr>
                <w:noProof/>
              </w:rPr>
              <w:fldChar w:fldCharType="separate"/>
            </w:r>
          </w:del>
          <w:ins w:id="601" w:author="Sepribo Taylor-Harry" w:date="2020-08-04T22:30:00Z">
            <w:r w:rsidR="003F3746">
              <w:rPr>
                <w:b/>
                <w:bCs/>
                <w:noProof/>
              </w:rPr>
              <w:t>Error! Hyperlink reference not valid.</w:t>
            </w:r>
          </w:ins>
          <w:del w:id="602" w:author="Sepribo Taylor-Harry" w:date="2020-08-04T22:30:00Z">
            <w:r w:rsidR="00D91BB4" w:rsidRPr="00B432F4" w:rsidDel="003F3746">
              <w:rPr>
                <w:rStyle w:val="Hyperlink"/>
                <w:noProof/>
              </w:rPr>
              <w:delText>3.7 Running unit tests</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_Toc46520170 \h </w:delInstrText>
            </w:r>
            <w:r w:rsidR="00D91BB4" w:rsidDel="003F3746">
              <w:rPr>
                <w:noProof/>
                <w:webHidden/>
              </w:rPr>
            </w:r>
            <w:r w:rsidR="00D91BB4" w:rsidDel="003F3746">
              <w:rPr>
                <w:noProof/>
                <w:webHidden/>
              </w:rPr>
              <w:fldChar w:fldCharType="separate"/>
            </w:r>
            <w:r w:rsidR="00D91BB4" w:rsidDel="003F3746">
              <w:rPr>
                <w:noProof/>
                <w:webHidden/>
              </w:rPr>
              <w:delText>26</w:delText>
            </w:r>
            <w:r w:rsidR="00D91BB4" w:rsidDel="003F3746">
              <w:rPr>
                <w:noProof/>
                <w:webHidden/>
              </w:rPr>
              <w:fldChar w:fldCharType="end"/>
            </w:r>
            <w:r w:rsidDel="003F3746">
              <w:rPr>
                <w:noProof/>
              </w:rPr>
              <w:fldChar w:fldCharType="end"/>
            </w:r>
          </w:del>
        </w:p>
        <w:p w14:paraId="3E98D810" w14:textId="04553B09" w:rsidR="00D91BB4" w:rsidDel="003F3746" w:rsidRDefault="000B7548" w:rsidP="00D91BB4">
          <w:pPr>
            <w:pStyle w:val="TOC2"/>
            <w:rPr>
              <w:del w:id="603" w:author="Sepribo Taylor-Harry" w:date="2020-08-04T22:30:00Z"/>
              <w:noProof/>
              <w:kern w:val="0"/>
              <w:sz w:val="22"/>
              <w:szCs w:val="22"/>
              <w:lang w:eastAsia="en-US"/>
            </w:rPr>
          </w:pPr>
          <w:del w:id="604" w:author="Sepribo Taylor-Harry" w:date="2020-08-04T22:30:00Z">
            <w:r w:rsidDel="003F3746">
              <w:rPr>
                <w:noProof/>
              </w:rPr>
              <w:fldChar w:fldCharType="begin"/>
            </w:r>
            <w:r w:rsidDel="003F3746">
              <w:rPr>
                <w:noProof/>
              </w:rPr>
              <w:delInstrText xml:space="preserve"> HYPERLINK \l "_Toc46520171" </w:delInstrText>
            </w:r>
            <w:r w:rsidDel="003F3746">
              <w:rPr>
                <w:noProof/>
              </w:rPr>
              <w:fldChar w:fldCharType="separate"/>
            </w:r>
          </w:del>
          <w:ins w:id="605" w:author="Sepribo Taylor-Harry" w:date="2020-08-04T22:30:00Z">
            <w:r w:rsidR="003F3746">
              <w:rPr>
                <w:b/>
                <w:bCs/>
                <w:noProof/>
              </w:rPr>
              <w:t>Error! Hyperlink reference not valid.</w:t>
            </w:r>
          </w:ins>
          <w:del w:id="606" w:author="Sepribo Taylor-Harry" w:date="2020-08-04T22:30:00Z">
            <w:r w:rsidR="00D91BB4" w:rsidRPr="00B432F4" w:rsidDel="003F3746">
              <w:rPr>
                <w:rStyle w:val="Hyperlink"/>
                <w:noProof/>
              </w:rPr>
              <w:delText>3.8 Running end-to-end tests</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_Toc46520171 \h </w:delInstrText>
            </w:r>
            <w:r w:rsidR="00D91BB4" w:rsidDel="003F3746">
              <w:rPr>
                <w:noProof/>
                <w:webHidden/>
              </w:rPr>
            </w:r>
            <w:r w:rsidR="00D91BB4" w:rsidDel="003F3746">
              <w:rPr>
                <w:noProof/>
                <w:webHidden/>
              </w:rPr>
              <w:fldChar w:fldCharType="separate"/>
            </w:r>
            <w:r w:rsidR="00D91BB4" w:rsidDel="003F3746">
              <w:rPr>
                <w:noProof/>
                <w:webHidden/>
              </w:rPr>
              <w:delText>26</w:delText>
            </w:r>
            <w:r w:rsidR="00D91BB4" w:rsidDel="003F3746">
              <w:rPr>
                <w:noProof/>
                <w:webHidden/>
              </w:rPr>
              <w:fldChar w:fldCharType="end"/>
            </w:r>
            <w:r w:rsidDel="003F3746">
              <w:rPr>
                <w:noProof/>
              </w:rPr>
              <w:fldChar w:fldCharType="end"/>
            </w:r>
          </w:del>
        </w:p>
        <w:p w14:paraId="08A5BACD" w14:textId="5AF3DDAC" w:rsidR="00D91BB4" w:rsidDel="003F3746" w:rsidRDefault="000B7548" w:rsidP="00D91BB4">
          <w:pPr>
            <w:pStyle w:val="TOC1"/>
            <w:tabs>
              <w:tab w:val="right" w:leader="dot" w:pos="9350"/>
            </w:tabs>
            <w:spacing w:line="240" w:lineRule="auto"/>
            <w:rPr>
              <w:del w:id="607" w:author="Sepribo Taylor-Harry" w:date="2020-08-04T22:30:00Z"/>
              <w:noProof/>
              <w:kern w:val="0"/>
              <w:sz w:val="22"/>
              <w:szCs w:val="22"/>
              <w:lang w:eastAsia="en-US"/>
            </w:rPr>
          </w:pPr>
          <w:del w:id="608" w:author="Sepribo Taylor-Harry" w:date="2020-08-04T22:30:00Z">
            <w:r w:rsidDel="003F3746">
              <w:rPr>
                <w:noProof/>
              </w:rPr>
              <w:fldChar w:fldCharType="begin"/>
            </w:r>
            <w:r w:rsidDel="003F3746">
              <w:rPr>
                <w:noProof/>
              </w:rPr>
              <w:delInstrText xml:space="preserve"> HYPERLINK \l "_Toc46520172" </w:delInstrText>
            </w:r>
            <w:r w:rsidDel="003F3746">
              <w:rPr>
                <w:noProof/>
              </w:rPr>
              <w:fldChar w:fldCharType="separate"/>
            </w:r>
          </w:del>
          <w:ins w:id="609" w:author="Sepribo Taylor-Harry" w:date="2020-08-04T22:30:00Z">
            <w:r w:rsidR="003F3746">
              <w:rPr>
                <w:b/>
                <w:bCs/>
                <w:noProof/>
              </w:rPr>
              <w:t>Error! Hyperlink reference not valid.</w:t>
            </w:r>
          </w:ins>
          <w:del w:id="610" w:author="Sepribo Taylor-Harry" w:date="2020-08-04T22:30:00Z">
            <w:r w:rsidR="00D91BB4" w:rsidRPr="00B432F4" w:rsidDel="003F3746">
              <w:rPr>
                <w:rStyle w:val="Hyperlink"/>
                <w:noProof/>
              </w:rPr>
              <w:delText>4. Code structure</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_Toc46520172 \h </w:delInstrText>
            </w:r>
            <w:r w:rsidR="00D91BB4" w:rsidDel="003F3746">
              <w:rPr>
                <w:noProof/>
                <w:webHidden/>
              </w:rPr>
            </w:r>
            <w:r w:rsidR="00D91BB4" w:rsidDel="003F3746">
              <w:rPr>
                <w:noProof/>
                <w:webHidden/>
              </w:rPr>
              <w:fldChar w:fldCharType="separate"/>
            </w:r>
            <w:r w:rsidR="00D91BB4" w:rsidDel="003F3746">
              <w:rPr>
                <w:noProof/>
                <w:webHidden/>
              </w:rPr>
              <w:delText>26</w:delText>
            </w:r>
            <w:r w:rsidR="00D91BB4" w:rsidDel="003F3746">
              <w:rPr>
                <w:noProof/>
                <w:webHidden/>
              </w:rPr>
              <w:fldChar w:fldCharType="end"/>
            </w:r>
            <w:r w:rsidDel="003F3746">
              <w:rPr>
                <w:noProof/>
              </w:rPr>
              <w:fldChar w:fldCharType="end"/>
            </w:r>
          </w:del>
        </w:p>
        <w:p w14:paraId="58FC0DE8" w14:textId="0DE41FE7" w:rsidR="00D91BB4" w:rsidDel="003F3746" w:rsidRDefault="000B7548" w:rsidP="00D91BB4">
          <w:pPr>
            <w:pStyle w:val="TOC2"/>
            <w:rPr>
              <w:del w:id="611" w:author="Sepribo Taylor-Harry" w:date="2020-08-04T22:30:00Z"/>
              <w:noProof/>
              <w:kern w:val="0"/>
              <w:sz w:val="22"/>
              <w:szCs w:val="22"/>
              <w:lang w:eastAsia="en-US"/>
            </w:rPr>
          </w:pPr>
          <w:del w:id="612" w:author="Sepribo Taylor-Harry" w:date="2020-08-04T22:30:00Z">
            <w:r w:rsidDel="003F3746">
              <w:rPr>
                <w:noProof/>
              </w:rPr>
              <w:fldChar w:fldCharType="begin"/>
            </w:r>
            <w:r w:rsidDel="003F3746">
              <w:rPr>
                <w:noProof/>
              </w:rPr>
              <w:delInstrText xml:space="preserve"> HYPERLINK \l "_Toc46520173" </w:delInstrText>
            </w:r>
            <w:r w:rsidDel="003F3746">
              <w:rPr>
                <w:noProof/>
              </w:rPr>
              <w:fldChar w:fldCharType="separate"/>
            </w:r>
          </w:del>
          <w:ins w:id="613" w:author="Sepribo Taylor-Harry" w:date="2020-08-04T22:30:00Z">
            <w:r w:rsidR="003F3746">
              <w:rPr>
                <w:b/>
                <w:bCs/>
                <w:noProof/>
              </w:rPr>
              <w:t>Error! Hyperlink reference not valid.</w:t>
            </w:r>
          </w:ins>
          <w:del w:id="614" w:author="Sepribo Taylor-Harry" w:date="2020-08-04T22:30:00Z">
            <w:r w:rsidR="00D91BB4" w:rsidRPr="00B432F4" w:rsidDel="003F3746">
              <w:rPr>
                <w:rStyle w:val="Hyperlink"/>
                <w:noProof/>
              </w:rPr>
              <w:delText>4.1 Frontend</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_Toc46520173 \h </w:delInstrText>
            </w:r>
            <w:r w:rsidR="00D91BB4" w:rsidDel="003F3746">
              <w:rPr>
                <w:noProof/>
                <w:webHidden/>
              </w:rPr>
            </w:r>
            <w:r w:rsidR="00D91BB4" w:rsidDel="003F3746">
              <w:rPr>
                <w:noProof/>
                <w:webHidden/>
              </w:rPr>
              <w:fldChar w:fldCharType="separate"/>
            </w:r>
            <w:r w:rsidR="00D91BB4" w:rsidDel="003F3746">
              <w:rPr>
                <w:noProof/>
                <w:webHidden/>
              </w:rPr>
              <w:delText>26</w:delText>
            </w:r>
            <w:r w:rsidR="00D91BB4" w:rsidDel="003F3746">
              <w:rPr>
                <w:noProof/>
                <w:webHidden/>
              </w:rPr>
              <w:fldChar w:fldCharType="end"/>
            </w:r>
            <w:r w:rsidDel="003F3746">
              <w:rPr>
                <w:noProof/>
              </w:rPr>
              <w:fldChar w:fldCharType="end"/>
            </w:r>
          </w:del>
        </w:p>
        <w:p w14:paraId="58AE6967" w14:textId="7354EF40" w:rsidR="00D91BB4" w:rsidDel="003F3746" w:rsidRDefault="000B7548" w:rsidP="00D91BB4">
          <w:pPr>
            <w:pStyle w:val="TOC3"/>
            <w:tabs>
              <w:tab w:val="right" w:leader="dot" w:pos="9350"/>
            </w:tabs>
            <w:spacing w:line="240" w:lineRule="auto"/>
            <w:rPr>
              <w:del w:id="615" w:author="Sepribo Taylor-Harry" w:date="2020-08-04T22:30:00Z"/>
              <w:noProof/>
              <w:kern w:val="0"/>
              <w:sz w:val="22"/>
              <w:szCs w:val="22"/>
              <w:lang w:eastAsia="en-US"/>
            </w:rPr>
          </w:pPr>
          <w:del w:id="616" w:author="Sepribo Taylor-Harry" w:date="2020-08-04T22:30:00Z">
            <w:r w:rsidDel="003F3746">
              <w:rPr>
                <w:noProof/>
              </w:rPr>
              <w:fldChar w:fldCharType="begin"/>
            </w:r>
            <w:r w:rsidDel="003F3746">
              <w:rPr>
                <w:noProof/>
              </w:rPr>
              <w:delInstrText xml:space="preserve"> HYPERLINK \l "_Toc46520174" </w:delInstrText>
            </w:r>
            <w:r w:rsidDel="003F3746">
              <w:rPr>
                <w:noProof/>
              </w:rPr>
              <w:fldChar w:fldCharType="separate"/>
            </w:r>
          </w:del>
          <w:ins w:id="617" w:author="Sepribo Taylor-Harry" w:date="2020-08-04T22:30:00Z">
            <w:r w:rsidR="003F3746">
              <w:rPr>
                <w:b/>
                <w:bCs/>
                <w:noProof/>
              </w:rPr>
              <w:t>Error! Hyperlink reference not valid.</w:t>
            </w:r>
          </w:ins>
          <w:del w:id="618" w:author="Sepribo Taylor-Harry" w:date="2020-08-04T22:30:00Z">
            <w:r w:rsidR="00D91BB4" w:rsidRPr="00B432F4" w:rsidDel="003F3746">
              <w:rPr>
                <w:rStyle w:val="Hyperlink"/>
                <w:noProof/>
              </w:rPr>
              <w:delText>4.1.1 Source code</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_Toc46520174 \h </w:delInstrText>
            </w:r>
            <w:r w:rsidR="00D91BB4" w:rsidDel="003F3746">
              <w:rPr>
                <w:noProof/>
                <w:webHidden/>
              </w:rPr>
            </w:r>
            <w:r w:rsidR="00D91BB4" w:rsidDel="003F3746">
              <w:rPr>
                <w:noProof/>
                <w:webHidden/>
              </w:rPr>
              <w:fldChar w:fldCharType="separate"/>
            </w:r>
            <w:r w:rsidR="00D91BB4" w:rsidDel="003F3746">
              <w:rPr>
                <w:noProof/>
                <w:webHidden/>
              </w:rPr>
              <w:delText>26</w:delText>
            </w:r>
            <w:r w:rsidR="00D91BB4" w:rsidDel="003F3746">
              <w:rPr>
                <w:noProof/>
                <w:webHidden/>
              </w:rPr>
              <w:fldChar w:fldCharType="end"/>
            </w:r>
            <w:r w:rsidDel="003F3746">
              <w:rPr>
                <w:noProof/>
              </w:rPr>
              <w:fldChar w:fldCharType="end"/>
            </w:r>
          </w:del>
        </w:p>
        <w:p w14:paraId="360E7261" w14:textId="5FE295AE" w:rsidR="00D91BB4" w:rsidDel="003F3746" w:rsidRDefault="000B7548" w:rsidP="00D91BB4">
          <w:pPr>
            <w:pStyle w:val="TOC3"/>
            <w:tabs>
              <w:tab w:val="right" w:leader="dot" w:pos="9350"/>
            </w:tabs>
            <w:spacing w:line="240" w:lineRule="auto"/>
            <w:rPr>
              <w:del w:id="619" w:author="Sepribo Taylor-Harry" w:date="2020-08-04T22:30:00Z"/>
              <w:noProof/>
              <w:kern w:val="0"/>
              <w:sz w:val="22"/>
              <w:szCs w:val="22"/>
              <w:lang w:eastAsia="en-US"/>
            </w:rPr>
          </w:pPr>
          <w:del w:id="620" w:author="Sepribo Taylor-Harry" w:date="2020-08-04T22:30:00Z">
            <w:r w:rsidDel="003F3746">
              <w:rPr>
                <w:noProof/>
              </w:rPr>
              <w:fldChar w:fldCharType="begin"/>
            </w:r>
            <w:r w:rsidDel="003F3746">
              <w:rPr>
                <w:noProof/>
              </w:rPr>
              <w:delInstrText xml:space="preserve"> HYPERLINK \l "_Toc46520175" </w:delInstrText>
            </w:r>
            <w:r w:rsidDel="003F3746">
              <w:rPr>
                <w:noProof/>
              </w:rPr>
              <w:fldChar w:fldCharType="separate"/>
            </w:r>
          </w:del>
          <w:ins w:id="621" w:author="Sepribo Taylor-Harry" w:date="2020-08-04T22:30:00Z">
            <w:r w:rsidR="003F3746">
              <w:rPr>
                <w:b/>
                <w:bCs/>
                <w:noProof/>
              </w:rPr>
              <w:t>Error! Hyperlink reference not valid.</w:t>
            </w:r>
          </w:ins>
          <w:del w:id="622" w:author="Sepribo Taylor-Harry" w:date="2020-08-04T22:30:00Z">
            <w:r w:rsidR="00D91BB4" w:rsidRPr="00B432F4" w:rsidDel="003F3746">
              <w:rPr>
                <w:rStyle w:val="Hyperlink"/>
                <w:noProof/>
              </w:rPr>
              <w:delText>4.1.1.1 Account</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_Toc46520175 \h </w:delInstrText>
            </w:r>
            <w:r w:rsidR="00D91BB4" w:rsidDel="003F3746">
              <w:rPr>
                <w:noProof/>
                <w:webHidden/>
              </w:rPr>
            </w:r>
            <w:r w:rsidR="00D91BB4" w:rsidDel="003F3746">
              <w:rPr>
                <w:noProof/>
                <w:webHidden/>
              </w:rPr>
              <w:fldChar w:fldCharType="separate"/>
            </w:r>
            <w:r w:rsidR="00D91BB4" w:rsidDel="003F3746">
              <w:rPr>
                <w:noProof/>
                <w:webHidden/>
              </w:rPr>
              <w:delText>27</w:delText>
            </w:r>
            <w:r w:rsidR="00D91BB4" w:rsidDel="003F3746">
              <w:rPr>
                <w:noProof/>
                <w:webHidden/>
              </w:rPr>
              <w:fldChar w:fldCharType="end"/>
            </w:r>
            <w:r w:rsidDel="003F3746">
              <w:rPr>
                <w:noProof/>
              </w:rPr>
              <w:fldChar w:fldCharType="end"/>
            </w:r>
          </w:del>
        </w:p>
        <w:p w14:paraId="6346C489" w14:textId="00594013" w:rsidR="00D91BB4" w:rsidDel="003F3746" w:rsidRDefault="000B7548" w:rsidP="00D91BB4">
          <w:pPr>
            <w:pStyle w:val="TOC3"/>
            <w:tabs>
              <w:tab w:val="right" w:leader="dot" w:pos="9350"/>
            </w:tabs>
            <w:spacing w:line="240" w:lineRule="auto"/>
            <w:rPr>
              <w:del w:id="623" w:author="Sepribo Taylor-Harry" w:date="2020-08-04T22:30:00Z"/>
              <w:noProof/>
              <w:kern w:val="0"/>
              <w:sz w:val="22"/>
              <w:szCs w:val="22"/>
              <w:lang w:eastAsia="en-US"/>
            </w:rPr>
          </w:pPr>
          <w:del w:id="624" w:author="Sepribo Taylor-Harry" w:date="2020-08-04T22:30:00Z">
            <w:r w:rsidDel="003F3746">
              <w:rPr>
                <w:noProof/>
              </w:rPr>
              <w:fldChar w:fldCharType="begin"/>
            </w:r>
            <w:r w:rsidDel="003F3746">
              <w:rPr>
                <w:noProof/>
              </w:rPr>
              <w:delInstrText xml:space="preserve"> HYPERLINK \l "_Toc46520176" </w:delInstrText>
            </w:r>
            <w:r w:rsidDel="003F3746">
              <w:rPr>
                <w:noProof/>
              </w:rPr>
              <w:fldChar w:fldCharType="separate"/>
            </w:r>
          </w:del>
          <w:ins w:id="625" w:author="Sepribo Taylor-Harry" w:date="2020-08-04T22:30:00Z">
            <w:r w:rsidR="003F3746">
              <w:rPr>
                <w:b/>
                <w:bCs/>
                <w:noProof/>
              </w:rPr>
              <w:t>Error! Hyperlink reference not valid.</w:t>
            </w:r>
          </w:ins>
          <w:del w:id="626" w:author="Sepribo Taylor-Harry" w:date="2020-08-04T22:30:00Z">
            <w:r w:rsidR="00D91BB4" w:rsidRPr="00B432F4" w:rsidDel="003F3746">
              <w:rPr>
                <w:rStyle w:val="Hyperlink"/>
                <w:noProof/>
              </w:rPr>
              <w:delText>4.1.1.2 Home</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_Toc46520176 \h </w:delInstrText>
            </w:r>
            <w:r w:rsidR="00D91BB4" w:rsidDel="003F3746">
              <w:rPr>
                <w:noProof/>
                <w:webHidden/>
              </w:rPr>
            </w:r>
            <w:r w:rsidR="00D91BB4" w:rsidDel="003F3746">
              <w:rPr>
                <w:noProof/>
                <w:webHidden/>
              </w:rPr>
              <w:fldChar w:fldCharType="separate"/>
            </w:r>
            <w:r w:rsidR="00D91BB4" w:rsidDel="003F3746">
              <w:rPr>
                <w:noProof/>
                <w:webHidden/>
              </w:rPr>
              <w:delText>27</w:delText>
            </w:r>
            <w:r w:rsidR="00D91BB4" w:rsidDel="003F3746">
              <w:rPr>
                <w:noProof/>
                <w:webHidden/>
              </w:rPr>
              <w:fldChar w:fldCharType="end"/>
            </w:r>
            <w:r w:rsidDel="003F3746">
              <w:rPr>
                <w:noProof/>
              </w:rPr>
              <w:fldChar w:fldCharType="end"/>
            </w:r>
          </w:del>
        </w:p>
        <w:p w14:paraId="2CEE98AF" w14:textId="2638F54E" w:rsidR="00D91BB4" w:rsidDel="003F3746" w:rsidRDefault="000B7548" w:rsidP="00D91BB4">
          <w:pPr>
            <w:pStyle w:val="TOC3"/>
            <w:tabs>
              <w:tab w:val="right" w:leader="dot" w:pos="9350"/>
            </w:tabs>
            <w:spacing w:line="240" w:lineRule="auto"/>
            <w:rPr>
              <w:del w:id="627" w:author="Sepribo Taylor-Harry" w:date="2020-08-04T22:30:00Z"/>
              <w:noProof/>
              <w:kern w:val="0"/>
              <w:sz w:val="22"/>
              <w:szCs w:val="22"/>
              <w:lang w:eastAsia="en-US"/>
            </w:rPr>
          </w:pPr>
          <w:del w:id="628" w:author="Sepribo Taylor-Harry" w:date="2020-08-04T22:30:00Z">
            <w:r w:rsidDel="003F3746">
              <w:rPr>
                <w:noProof/>
              </w:rPr>
              <w:fldChar w:fldCharType="begin"/>
            </w:r>
            <w:r w:rsidDel="003F3746">
              <w:rPr>
                <w:noProof/>
              </w:rPr>
              <w:delInstrText xml:space="preserve"> HYPERLINK \l "_Toc46520177" </w:delInstrText>
            </w:r>
            <w:r w:rsidDel="003F3746">
              <w:rPr>
                <w:noProof/>
              </w:rPr>
              <w:fldChar w:fldCharType="separate"/>
            </w:r>
          </w:del>
          <w:ins w:id="629" w:author="Sepribo Taylor-Harry" w:date="2020-08-04T22:30:00Z">
            <w:r w:rsidR="003F3746">
              <w:rPr>
                <w:b/>
                <w:bCs/>
                <w:noProof/>
              </w:rPr>
              <w:t>Error! Hyperlink reference not valid.</w:t>
            </w:r>
          </w:ins>
          <w:del w:id="630" w:author="Sepribo Taylor-Harry" w:date="2020-08-04T22:30:00Z">
            <w:r w:rsidR="00D91BB4" w:rsidRPr="00B432F4" w:rsidDel="003F3746">
              <w:rPr>
                <w:rStyle w:val="Hyperlink"/>
                <w:noProof/>
              </w:rPr>
              <w:delText>4.1.1.3 Users</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_Toc46520177 \h </w:delInstrText>
            </w:r>
            <w:r w:rsidR="00D91BB4" w:rsidDel="003F3746">
              <w:rPr>
                <w:noProof/>
                <w:webHidden/>
              </w:rPr>
            </w:r>
            <w:r w:rsidR="00D91BB4" w:rsidDel="003F3746">
              <w:rPr>
                <w:noProof/>
                <w:webHidden/>
              </w:rPr>
              <w:fldChar w:fldCharType="separate"/>
            </w:r>
            <w:r w:rsidR="00D91BB4" w:rsidDel="003F3746">
              <w:rPr>
                <w:noProof/>
                <w:webHidden/>
              </w:rPr>
              <w:delText>27</w:delText>
            </w:r>
            <w:r w:rsidR="00D91BB4" w:rsidDel="003F3746">
              <w:rPr>
                <w:noProof/>
                <w:webHidden/>
              </w:rPr>
              <w:fldChar w:fldCharType="end"/>
            </w:r>
            <w:r w:rsidDel="003F3746">
              <w:rPr>
                <w:noProof/>
              </w:rPr>
              <w:fldChar w:fldCharType="end"/>
            </w:r>
          </w:del>
        </w:p>
        <w:p w14:paraId="58642E0A" w14:textId="6FD428E2" w:rsidR="00D91BB4" w:rsidDel="003F3746" w:rsidRDefault="000B7548" w:rsidP="00D91BB4">
          <w:pPr>
            <w:pStyle w:val="TOC3"/>
            <w:tabs>
              <w:tab w:val="right" w:leader="dot" w:pos="9350"/>
            </w:tabs>
            <w:spacing w:line="240" w:lineRule="auto"/>
            <w:rPr>
              <w:del w:id="631" w:author="Sepribo Taylor-Harry" w:date="2020-08-04T22:30:00Z"/>
              <w:noProof/>
              <w:kern w:val="0"/>
              <w:sz w:val="22"/>
              <w:szCs w:val="22"/>
              <w:lang w:eastAsia="en-US"/>
            </w:rPr>
          </w:pPr>
          <w:del w:id="632" w:author="Sepribo Taylor-Harry" w:date="2020-08-04T22:30:00Z">
            <w:r w:rsidDel="003F3746">
              <w:rPr>
                <w:noProof/>
              </w:rPr>
              <w:fldChar w:fldCharType="begin"/>
            </w:r>
            <w:r w:rsidDel="003F3746">
              <w:rPr>
                <w:noProof/>
              </w:rPr>
              <w:delInstrText xml:space="preserve"> HYPERLINK \l "_Toc46520178" </w:delInstrText>
            </w:r>
            <w:r w:rsidDel="003F3746">
              <w:rPr>
                <w:noProof/>
              </w:rPr>
              <w:fldChar w:fldCharType="separate"/>
            </w:r>
          </w:del>
          <w:ins w:id="633" w:author="Sepribo Taylor-Harry" w:date="2020-08-04T22:30:00Z">
            <w:r w:rsidR="003F3746">
              <w:rPr>
                <w:b/>
                <w:bCs/>
                <w:noProof/>
              </w:rPr>
              <w:t>Error! Hyperlink reference not valid.</w:t>
            </w:r>
          </w:ins>
          <w:del w:id="634" w:author="Sepribo Taylor-Harry" w:date="2020-08-04T22:30:00Z">
            <w:r w:rsidR="00D91BB4" w:rsidRPr="00B432F4" w:rsidDel="003F3746">
              <w:rPr>
                <w:rStyle w:val="Hyperlink"/>
                <w:noProof/>
              </w:rPr>
              <w:delText>4.1.1.4 Zone-dashboard</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_Toc46520178 \h </w:delInstrText>
            </w:r>
            <w:r w:rsidR="00D91BB4" w:rsidDel="003F3746">
              <w:rPr>
                <w:noProof/>
                <w:webHidden/>
              </w:rPr>
            </w:r>
            <w:r w:rsidR="00D91BB4" w:rsidDel="003F3746">
              <w:rPr>
                <w:noProof/>
                <w:webHidden/>
              </w:rPr>
              <w:fldChar w:fldCharType="separate"/>
            </w:r>
            <w:r w:rsidR="00D91BB4" w:rsidDel="003F3746">
              <w:rPr>
                <w:noProof/>
                <w:webHidden/>
              </w:rPr>
              <w:delText>27</w:delText>
            </w:r>
            <w:r w:rsidR="00D91BB4" w:rsidDel="003F3746">
              <w:rPr>
                <w:noProof/>
                <w:webHidden/>
              </w:rPr>
              <w:fldChar w:fldCharType="end"/>
            </w:r>
            <w:r w:rsidDel="003F3746">
              <w:rPr>
                <w:noProof/>
              </w:rPr>
              <w:fldChar w:fldCharType="end"/>
            </w:r>
          </w:del>
        </w:p>
        <w:p w14:paraId="164725E1" w14:textId="342C32BE" w:rsidR="00D91BB4" w:rsidDel="003F3746" w:rsidRDefault="000B7548" w:rsidP="00D91BB4">
          <w:pPr>
            <w:pStyle w:val="TOC3"/>
            <w:tabs>
              <w:tab w:val="right" w:leader="dot" w:pos="9350"/>
            </w:tabs>
            <w:spacing w:line="240" w:lineRule="auto"/>
            <w:rPr>
              <w:del w:id="635" w:author="Sepribo Taylor-Harry" w:date="2020-08-04T22:30:00Z"/>
              <w:noProof/>
              <w:kern w:val="0"/>
              <w:sz w:val="22"/>
              <w:szCs w:val="22"/>
              <w:lang w:eastAsia="en-US"/>
            </w:rPr>
          </w:pPr>
          <w:del w:id="636" w:author="Sepribo Taylor-Harry" w:date="2020-08-04T22:30:00Z">
            <w:r w:rsidDel="003F3746">
              <w:rPr>
                <w:noProof/>
              </w:rPr>
              <w:fldChar w:fldCharType="begin"/>
            </w:r>
            <w:r w:rsidDel="003F3746">
              <w:rPr>
                <w:noProof/>
              </w:rPr>
              <w:delInstrText xml:space="preserve"> HYPERLINK \l "_Toc46520179" </w:delInstrText>
            </w:r>
            <w:r w:rsidDel="003F3746">
              <w:rPr>
                <w:noProof/>
              </w:rPr>
              <w:fldChar w:fldCharType="separate"/>
            </w:r>
          </w:del>
          <w:ins w:id="637" w:author="Sepribo Taylor-Harry" w:date="2020-08-04T22:30:00Z">
            <w:r w:rsidR="003F3746">
              <w:rPr>
                <w:b/>
                <w:bCs/>
                <w:noProof/>
              </w:rPr>
              <w:t>Error! Hyperlink reference not valid.</w:t>
            </w:r>
          </w:ins>
          <w:del w:id="638" w:author="Sepribo Taylor-Harry" w:date="2020-08-04T22:30:00Z">
            <w:r w:rsidR="00D91BB4" w:rsidRPr="00B432F4" w:rsidDel="003F3746">
              <w:rPr>
                <w:rStyle w:val="Hyperlink"/>
                <w:noProof/>
              </w:rPr>
              <w:delText>4.1.2 Assets</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_Toc46520179 \h </w:delInstrText>
            </w:r>
            <w:r w:rsidR="00D91BB4" w:rsidDel="003F3746">
              <w:rPr>
                <w:noProof/>
                <w:webHidden/>
              </w:rPr>
            </w:r>
            <w:r w:rsidR="00D91BB4" w:rsidDel="003F3746">
              <w:rPr>
                <w:noProof/>
                <w:webHidden/>
              </w:rPr>
              <w:fldChar w:fldCharType="separate"/>
            </w:r>
            <w:r w:rsidR="00D91BB4" w:rsidDel="003F3746">
              <w:rPr>
                <w:noProof/>
                <w:webHidden/>
              </w:rPr>
              <w:delText>27</w:delText>
            </w:r>
            <w:r w:rsidR="00D91BB4" w:rsidDel="003F3746">
              <w:rPr>
                <w:noProof/>
                <w:webHidden/>
              </w:rPr>
              <w:fldChar w:fldCharType="end"/>
            </w:r>
            <w:r w:rsidDel="003F3746">
              <w:rPr>
                <w:noProof/>
              </w:rPr>
              <w:fldChar w:fldCharType="end"/>
            </w:r>
          </w:del>
        </w:p>
        <w:p w14:paraId="4284DFF6" w14:textId="00BD9EAD" w:rsidR="00D91BB4" w:rsidDel="003F3746" w:rsidRDefault="000B7548" w:rsidP="00D91BB4">
          <w:pPr>
            <w:pStyle w:val="TOC3"/>
            <w:tabs>
              <w:tab w:val="right" w:leader="dot" w:pos="9350"/>
            </w:tabs>
            <w:spacing w:line="240" w:lineRule="auto"/>
            <w:rPr>
              <w:del w:id="639" w:author="Sepribo Taylor-Harry" w:date="2020-08-04T22:30:00Z"/>
              <w:noProof/>
              <w:kern w:val="0"/>
              <w:sz w:val="22"/>
              <w:szCs w:val="22"/>
              <w:lang w:eastAsia="en-US"/>
            </w:rPr>
          </w:pPr>
          <w:del w:id="640" w:author="Sepribo Taylor-Harry" w:date="2020-08-04T22:30:00Z">
            <w:r w:rsidDel="003F3746">
              <w:rPr>
                <w:noProof/>
              </w:rPr>
              <w:fldChar w:fldCharType="begin"/>
            </w:r>
            <w:r w:rsidDel="003F3746">
              <w:rPr>
                <w:noProof/>
              </w:rPr>
              <w:delInstrText xml:space="preserve"> HYPERLINK \l "_Toc46520180" </w:delInstrText>
            </w:r>
            <w:r w:rsidDel="003F3746">
              <w:rPr>
                <w:noProof/>
              </w:rPr>
              <w:fldChar w:fldCharType="separate"/>
            </w:r>
          </w:del>
          <w:ins w:id="641" w:author="Sepribo Taylor-Harry" w:date="2020-08-04T22:30:00Z">
            <w:r w:rsidR="003F3746">
              <w:rPr>
                <w:b/>
                <w:bCs/>
                <w:noProof/>
              </w:rPr>
              <w:t>Error! Hyperlink reference not valid.</w:t>
            </w:r>
          </w:ins>
          <w:del w:id="642" w:author="Sepribo Taylor-Harry" w:date="2020-08-04T22:30:00Z">
            <w:r w:rsidR="00D91BB4" w:rsidRPr="00B432F4" w:rsidDel="003F3746">
              <w:rPr>
                <w:rStyle w:val="Hyperlink"/>
                <w:noProof/>
              </w:rPr>
              <w:delText>4.1.3 Environments</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_Toc46520180 \h </w:delInstrText>
            </w:r>
            <w:r w:rsidR="00D91BB4" w:rsidDel="003F3746">
              <w:rPr>
                <w:noProof/>
                <w:webHidden/>
              </w:rPr>
            </w:r>
            <w:r w:rsidR="00D91BB4" w:rsidDel="003F3746">
              <w:rPr>
                <w:noProof/>
                <w:webHidden/>
              </w:rPr>
              <w:fldChar w:fldCharType="separate"/>
            </w:r>
            <w:r w:rsidR="00D91BB4" w:rsidDel="003F3746">
              <w:rPr>
                <w:noProof/>
                <w:webHidden/>
              </w:rPr>
              <w:delText>27</w:delText>
            </w:r>
            <w:r w:rsidR="00D91BB4" w:rsidDel="003F3746">
              <w:rPr>
                <w:noProof/>
                <w:webHidden/>
              </w:rPr>
              <w:fldChar w:fldCharType="end"/>
            </w:r>
            <w:r w:rsidDel="003F3746">
              <w:rPr>
                <w:noProof/>
              </w:rPr>
              <w:fldChar w:fldCharType="end"/>
            </w:r>
          </w:del>
        </w:p>
        <w:p w14:paraId="7E90B52F" w14:textId="29CFBFA9" w:rsidR="00D91BB4" w:rsidDel="003F3746" w:rsidRDefault="000B7548" w:rsidP="00D91BB4">
          <w:pPr>
            <w:pStyle w:val="TOC1"/>
            <w:tabs>
              <w:tab w:val="right" w:leader="dot" w:pos="9350"/>
            </w:tabs>
            <w:spacing w:line="240" w:lineRule="auto"/>
            <w:rPr>
              <w:del w:id="643" w:author="Sepribo Taylor-Harry" w:date="2020-08-04T22:30:00Z"/>
              <w:noProof/>
              <w:kern w:val="0"/>
              <w:sz w:val="22"/>
              <w:szCs w:val="22"/>
              <w:lang w:eastAsia="en-US"/>
            </w:rPr>
          </w:pPr>
          <w:del w:id="644" w:author="Sepribo Taylor-Harry" w:date="2020-08-04T22:30:00Z">
            <w:r w:rsidDel="003F3746">
              <w:rPr>
                <w:noProof/>
              </w:rPr>
              <w:fldChar w:fldCharType="begin"/>
            </w:r>
            <w:r w:rsidDel="003F3746">
              <w:rPr>
                <w:noProof/>
              </w:rPr>
              <w:delInstrText xml:space="preserve"> HYPERLINK \l "_Toc46520181" </w:delInstrText>
            </w:r>
            <w:r w:rsidDel="003F3746">
              <w:rPr>
                <w:noProof/>
              </w:rPr>
              <w:fldChar w:fldCharType="separate"/>
            </w:r>
          </w:del>
          <w:ins w:id="645" w:author="Sepribo Taylor-Harry" w:date="2020-08-04T22:30:00Z">
            <w:r w:rsidR="003F3746">
              <w:rPr>
                <w:b/>
                <w:bCs/>
                <w:noProof/>
              </w:rPr>
              <w:t>Error! Hyperlink reference not valid.</w:t>
            </w:r>
          </w:ins>
          <w:del w:id="646" w:author="Sepribo Taylor-Harry" w:date="2020-08-04T22:30:00Z">
            <w:r w:rsidR="00D91BB4" w:rsidRPr="00B432F4" w:rsidDel="003F3746">
              <w:rPr>
                <w:rStyle w:val="Hyperlink"/>
                <w:noProof/>
              </w:rPr>
              <w:delText>5. Code scaffolding</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_Toc46520181 \h </w:delInstrText>
            </w:r>
            <w:r w:rsidR="00D91BB4" w:rsidDel="003F3746">
              <w:rPr>
                <w:noProof/>
                <w:webHidden/>
              </w:rPr>
            </w:r>
            <w:r w:rsidR="00D91BB4" w:rsidDel="003F3746">
              <w:rPr>
                <w:noProof/>
                <w:webHidden/>
              </w:rPr>
              <w:fldChar w:fldCharType="separate"/>
            </w:r>
            <w:r w:rsidR="00D91BB4" w:rsidDel="003F3746">
              <w:rPr>
                <w:noProof/>
                <w:webHidden/>
              </w:rPr>
              <w:delText>28</w:delText>
            </w:r>
            <w:r w:rsidR="00D91BB4" w:rsidDel="003F3746">
              <w:rPr>
                <w:noProof/>
                <w:webHidden/>
              </w:rPr>
              <w:fldChar w:fldCharType="end"/>
            </w:r>
            <w:r w:rsidDel="003F3746">
              <w:rPr>
                <w:noProof/>
              </w:rPr>
              <w:fldChar w:fldCharType="end"/>
            </w:r>
          </w:del>
        </w:p>
        <w:p w14:paraId="1083BD98" w14:textId="56F46AB5" w:rsidR="00D91BB4" w:rsidDel="003F3746" w:rsidRDefault="000B7548" w:rsidP="00D91BB4">
          <w:pPr>
            <w:pStyle w:val="TOC2"/>
            <w:rPr>
              <w:del w:id="647" w:author="Sepribo Taylor-Harry" w:date="2020-08-04T22:30:00Z"/>
              <w:noProof/>
              <w:kern w:val="0"/>
              <w:sz w:val="22"/>
              <w:szCs w:val="22"/>
              <w:lang w:eastAsia="en-US"/>
            </w:rPr>
          </w:pPr>
          <w:del w:id="648" w:author="Sepribo Taylor-Harry" w:date="2020-08-04T22:30:00Z">
            <w:r w:rsidDel="003F3746">
              <w:rPr>
                <w:noProof/>
              </w:rPr>
              <w:fldChar w:fldCharType="begin"/>
            </w:r>
            <w:r w:rsidDel="003F3746">
              <w:rPr>
                <w:noProof/>
              </w:rPr>
              <w:delInstrText xml:space="preserve"> HYPERLINK \l "_Toc46520182" </w:delInstrText>
            </w:r>
            <w:r w:rsidDel="003F3746">
              <w:rPr>
                <w:noProof/>
              </w:rPr>
              <w:fldChar w:fldCharType="separate"/>
            </w:r>
          </w:del>
          <w:ins w:id="649" w:author="Sepribo Taylor-Harry" w:date="2020-08-04T22:30:00Z">
            <w:r w:rsidR="003F3746">
              <w:rPr>
                <w:b/>
                <w:bCs/>
                <w:noProof/>
              </w:rPr>
              <w:t>Error! Hyperlink reference not valid.</w:t>
            </w:r>
          </w:ins>
          <w:del w:id="650" w:author="Sepribo Taylor-Harry" w:date="2020-08-04T22:30:00Z">
            <w:r w:rsidR="00D91BB4" w:rsidRPr="00B432F4" w:rsidDel="003F3746">
              <w:rPr>
                <w:rStyle w:val="Hyperlink"/>
                <w:noProof/>
              </w:rPr>
              <w:delText>5.1 Frontend</w:delText>
            </w:r>
            <w:r w:rsidR="00D91BB4" w:rsidDel="003F3746">
              <w:rPr>
                <w:noProof/>
                <w:webHidden/>
              </w:rPr>
              <w:tab/>
            </w:r>
            <w:r w:rsidR="00D91BB4" w:rsidDel="003F3746">
              <w:rPr>
                <w:noProof/>
                <w:webHidden/>
              </w:rPr>
              <w:fldChar w:fldCharType="begin"/>
            </w:r>
            <w:r w:rsidR="00D91BB4" w:rsidDel="003F3746">
              <w:rPr>
                <w:noProof/>
                <w:webHidden/>
              </w:rPr>
              <w:delInstrText xml:space="preserve"> PAGEREF _Toc46520182 \h </w:delInstrText>
            </w:r>
            <w:r w:rsidR="00D91BB4" w:rsidDel="003F3746">
              <w:rPr>
                <w:noProof/>
                <w:webHidden/>
              </w:rPr>
            </w:r>
            <w:r w:rsidR="00D91BB4" w:rsidDel="003F3746">
              <w:rPr>
                <w:noProof/>
                <w:webHidden/>
              </w:rPr>
              <w:fldChar w:fldCharType="separate"/>
            </w:r>
            <w:r w:rsidR="00D91BB4" w:rsidDel="003F3746">
              <w:rPr>
                <w:noProof/>
                <w:webHidden/>
              </w:rPr>
              <w:delText>28</w:delText>
            </w:r>
            <w:r w:rsidR="00D91BB4" w:rsidDel="003F3746">
              <w:rPr>
                <w:noProof/>
                <w:webHidden/>
              </w:rPr>
              <w:fldChar w:fldCharType="end"/>
            </w:r>
            <w:r w:rsidDel="003F3746">
              <w:rPr>
                <w:noProof/>
              </w:rPr>
              <w:fldChar w:fldCharType="end"/>
            </w:r>
          </w:del>
        </w:p>
        <w:p w14:paraId="0982FDB5" w14:textId="78E491EF" w:rsidR="0056725D" w:rsidDel="00B14B6B" w:rsidRDefault="00B13738" w:rsidP="00B14B6B">
          <w:pPr>
            <w:spacing w:line="240" w:lineRule="auto"/>
            <w:ind w:firstLine="0"/>
            <w:rPr>
              <w:del w:id="651" w:author="Sepribo Taylor-Harry" w:date="2020-08-05T08:23:00Z"/>
              <w:bCs/>
              <w:noProof/>
              <w:sz w:val="20"/>
              <w:szCs w:val="20"/>
            </w:rPr>
          </w:pPr>
          <w:r w:rsidRPr="0056725D">
            <w:rPr>
              <w:rFonts w:cstheme="minorHAnsi"/>
              <w:b/>
              <w:bCs/>
              <w:noProof/>
              <w:sz w:val="20"/>
              <w:szCs w:val="20"/>
            </w:rPr>
            <w:fldChar w:fldCharType="end"/>
          </w:r>
        </w:p>
      </w:sdtContent>
    </w:sdt>
    <w:p w14:paraId="73BF7B67" w14:textId="77777777" w:rsidR="00B14B6B" w:rsidRPr="0056725D" w:rsidRDefault="00B14B6B" w:rsidP="00D91BB4">
      <w:pPr>
        <w:spacing w:line="240" w:lineRule="auto"/>
        <w:ind w:firstLine="0"/>
        <w:rPr>
          <w:ins w:id="652" w:author="Sepribo Taylor-Harry" w:date="2020-08-05T08:23:00Z"/>
          <w:sz w:val="20"/>
          <w:szCs w:val="20"/>
        </w:rPr>
      </w:pPr>
    </w:p>
    <w:p w14:paraId="5AE63E69" w14:textId="5CE8053D" w:rsidR="0056725D" w:rsidDel="0072178A" w:rsidRDefault="0056725D" w:rsidP="00B14B6B">
      <w:pPr>
        <w:spacing w:line="240" w:lineRule="auto"/>
        <w:ind w:firstLine="0"/>
        <w:rPr>
          <w:del w:id="653" w:author="Sepribo Taylor-Harry" w:date="2020-08-05T08:23:00Z"/>
          <w:rFonts w:ascii="Times New Roman" w:hAnsi="Times New Roman"/>
          <w:b/>
          <w:bCs/>
        </w:rPr>
      </w:pPr>
    </w:p>
    <w:p w14:paraId="4C1DD4EB" w14:textId="2F7E1A75" w:rsidR="0072178A" w:rsidRDefault="0072178A" w:rsidP="0056725D">
      <w:pPr>
        <w:pStyle w:val="PFBodyText"/>
        <w:jc w:val="left"/>
        <w:rPr>
          <w:ins w:id="654" w:author="Sepribo Taylor-Harry" w:date="2020-08-05T08:25:00Z"/>
          <w:rFonts w:ascii="Times New Roman" w:eastAsiaTheme="minorEastAsia" w:hAnsi="Times New Roman" w:cstheme="minorBidi"/>
          <w:b/>
          <w:bCs/>
          <w:kern w:val="24"/>
          <w:sz w:val="24"/>
          <w:szCs w:val="24"/>
          <w:lang w:eastAsia="ja-JP"/>
        </w:rPr>
      </w:pPr>
    </w:p>
    <w:p w14:paraId="13C9C13D" w14:textId="77777777" w:rsidR="0072178A" w:rsidRDefault="0072178A" w:rsidP="0056725D">
      <w:pPr>
        <w:pStyle w:val="PFBodyText"/>
        <w:jc w:val="left"/>
        <w:rPr>
          <w:ins w:id="655" w:author="Sepribo Taylor-Harry" w:date="2020-08-05T08:25:00Z"/>
          <w:rFonts w:ascii="Times New Roman" w:hAnsi="Times New Roman"/>
          <w:b/>
          <w:bCs/>
          <w:sz w:val="24"/>
          <w:szCs w:val="24"/>
        </w:rPr>
      </w:pPr>
    </w:p>
    <w:p w14:paraId="51A0C8CD" w14:textId="77777777" w:rsidR="0056725D" w:rsidDel="003F3746" w:rsidRDefault="0056725D" w:rsidP="0056725D">
      <w:pPr>
        <w:pStyle w:val="PFBodyText"/>
        <w:jc w:val="left"/>
        <w:rPr>
          <w:del w:id="656" w:author="Sepribo Taylor-Harry" w:date="2020-08-04T22:30:00Z"/>
          <w:rFonts w:ascii="Times New Roman" w:hAnsi="Times New Roman"/>
          <w:b/>
          <w:bCs/>
          <w:sz w:val="24"/>
          <w:szCs w:val="24"/>
        </w:rPr>
      </w:pPr>
    </w:p>
    <w:p w14:paraId="75BA1281" w14:textId="77777777" w:rsidR="0056725D" w:rsidDel="003F3746" w:rsidRDefault="0056725D" w:rsidP="0056725D">
      <w:pPr>
        <w:pStyle w:val="PFBodyText"/>
        <w:jc w:val="left"/>
        <w:rPr>
          <w:del w:id="657" w:author="Sepribo Taylor-Harry" w:date="2020-08-04T22:30:00Z"/>
          <w:rFonts w:ascii="Times New Roman" w:hAnsi="Times New Roman"/>
          <w:b/>
          <w:bCs/>
          <w:sz w:val="24"/>
          <w:szCs w:val="24"/>
        </w:rPr>
      </w:pPr>
    </w:p>
    <w:p w14:paraId="7FCB558A" w14:textId="77777777" w:rsidR="0056725D" w:rsidRDefault="0056725D">
      <w:pPr>
        <w:spacing w:line="240" w:lineRule="auto"/>
        <w:ind w:firstLine="0"/>
        <w:pPrChange w:id="658" w:author="Sepribo Taylor-Harry" w:date="2020-08-05T08:23:00Z">
          <w:pPr>
            <w:pStyle w:val="PFBodyText"/>
            <w:jc w:val="left"/>
          </w:pPr>
        </w:pPrChange>
      </w:pPr>
    </w:p>
    <w:p w14:paraId="7947C373" w14:textId="7E64E5A8" w:rsidR="00B13738" w:rsidRPr="0072178A" w:rsidRDefault="00B13738">
      <w:pPr>
        <w:pStyle w:val="PFBodyText"/>
        <w:jc w:val="center"/>
        <w:rPr>
          <w:rFonts w:ascii="Times New Roman" w:hAnsi="Times New Roman"/>
          <w:b/>
          <w:bCs/>
          <w:sz w:val="24"/>
          <w:szCs w:val="24"/>
        </w:rPr>
      </w:pPr>
      <w:r w:rsidRPr="0072178A">
        <w:rPr>
          <w:rFonts w:ascii="Times New Roman" w:hAnsi="Times New Roman"/>
          <w:b/>
          <w:bCs/>
          <w:sz w:val="24"/>
          <w:szCs w:val="24"/>
        </w:rPr>
        <w:t>List of Tables</w:t>
      </w:r>
    </w:p>
    <w:p w14:paraId="79F00D69" w14:textId="2B221DDA" w:rsidR="00945C92" w:rsidRPr="00B14B6B" w:rsidRDefault="00B13738">
      <w:pPr>
        <w:pStyle w:val="TableofFigures"/>
        <w:tabs>
          <w:tab w:val="right" w:leader="dot" w:pos="9350"/>
        </w:tabs>
        <w:spacing w:line="360" w:lineRule="auto"/>
        <w:rPr>
          <w:noProof/>
          <w:kern w:val="0"/>
          <w:sz w:val="22"/>
          <w:szCs w:val="22"/>
          <w:lang w:eastAsia="en-US"/>
        </w:rPr>
        <w:pPrChange w:id="659" w:author="Sepribo Taylor-Harry" w:date="2020-08-05T08:22:00Z">
          <w:pPr>
            <w:pStyle w:val="TableofFigures"/>
            <w:tabs>
              <w:tab w:val="right" w:leader="dot" w:pos="9350"/>
            </w:tabs>
          </w:pPr>
        </w:pPrChange>
      </w:pPr>
      <w:r w:rsidRPr="00B14B6B">
        <w:rPr>
          <w:rFonts w:ascii="Times New Roman" w:hAnsi="Times New Roman"/>
          <w:sz w:val="22"/>
          <w:szCs w:val="22"/>
          <w:rPrChange w:id="660" w:author="Sepribo Taylor-Harry" w:date="2020-08-05T08:23:00Z">
            <w:rPr>
              <w:rFonts w:ascii="Times New Roman" w:hAnsi="Times New Roman"/>
              <w:sz w:val="20"/>
              <w:szCs w:val="20"/>
            </w:rPr>
          </w:rPrChange>
        </w:rPr>
        <w:fldChar w:fldCharType="begin"/>
      </w:r>
      <w:r w:rsidRPr="00B14B6B">
        <w:rPr>
          <w:rFonts w:ascii="Times New Roman" w:hAnsi="Times New Roman"/>
          <w:sz w:val="22"/>
          <w:szCs w:val="22"/>
          <w:rPrChange w:id="661" w:author="Sepribo Taylor-Harry" w:date="2020-08-05T08:23:00Z">
            <w:rPr>
              <w:rFonts w:ascii="Times New Roman" w:hAnsi="Times New Roman"/>
              <w:sz w:val="20"/>
              <w:szCs w:val="20"/>
            </w:rPr>
          </w:rPrChange>
        </w:rPr>
        <w:instrText xml:space="preserve"> TOC \h \z \c "Table" </w:instrText>
      </w:r>
      <w:r w:rsidRPr="00B14B6B">
        <w:rPr>
          <w:rFonts w:ascii="Times New Roman" w:hAnsi="Times New Roman"/>
          <w:sz w:val="22"/>
          <w:szCs w:val="22"/>
          <w:rPrChange w:id="662" w:author="Sepribo Taylor-Harry" w:date="2020-08-05T08:23:00Z">
            <w:rPr>
              <w:rFonts w:ascii="Times New Roman" w:eastAsia="Times New Roman" w:hAnsi="Times New Roman" w:cs="Times New Roman"/>
              <w:kern w:val="0"/>
              <w:sz w:val="20"/>
              <w:szCs w:val="20"/>
              <w:lang w:eastAsia="en-US"/>
            </w:rPr>
          </w:rPrChange>
        </w:rPr>
        <w:fldChar w:fldCharType="separate"/>
      </w:r>
      <w:r w:rsidR="000B7548" w:rsidRPr="00B14B6B">
        <w:rPr>
          <w:sz w:val="22"/>
          <w:szCs w:val="22"/>
          <w:rPrChange w:id="663" w:author="Sepribo Taylor-Harry" w:date="2020-08-05T08:23:00Z">
            <w:rPr/>
          </w:rPrChange>
        </w:rPr>
        <w:fldChar w:fldCharType="begin"/>
      </w:r>
      <w:r w:rsidR="000B7548" w:rsidRPr="00B14B6B">
        <w:rPr>
          <w:sz w:val="22"/>
          <w:szCs w:val="22"/>
          <w:rPrChange w:id="664" w:author="Sepribo Taylor-Harry" w:date="2020-08-05T08:23:00Z">
            <w:rPr/>
          </w:rPrChange>
        </w:rPr>
        <w:instrText xml:space="preserve"> HYPERLINK \l "_Toc46523048" </w:instrText>
      </w:r>
      <w:r w:rsidR="000B7548" w:rsidRPr="00B14B6B">
        <w:rPr>
          <w:sz w:val="22"/>
          <w:szCs w:val="22"/>
          <w:rPrChange w:id="665" w:author="Sepribo Taylor-Harry" w:date="2020-08-05T08:23:00Z">
            <w:rPr>
              <w:noProof/>
            </w:rPr>
          </w:rPrChange>
        </w:rPr>
        <w:fldChar w:fldCharType="separate"/>
      </w:r>
      <w:r w:rsidR="00945C92" w:rsidRPr="00B14B6B">
        <w:rPr>
          <w:rStyle w:val="Hyperlink"/>
          <w:noProof/>
          <w:sz w:val="22"/>
          <w:szCs w:val="22"/>
          <w:rPrChange w:id="666" w:author="Sepribo Taylor-Harry" w:date="2020-08-05T08:23:00Z">
            <w:rPr>
              <w:rStyle w:val="Hyperlink"/>
              <w:noProof/>
            </w:rPr>
          </w:rPrChange>
        </w:rPr>
        <w:t>Table 1</w:t>
      </w:r>
      <w:r w:rsidR="00945C92" w:rsidRPr="00B14B6B">
        <w:rPr>
          <w:noProof/>
          <w:webHidden/>
          <w:sz w:val="22"/>
          <w:szCs w:val="22"/>
          <w:rPrChange w:id="667" w:author="Sepribo Taylor-Harry" w:date="2020-08-05T08:23:00Z">
            <w:rPr>
              <w:noProof/>
              <w:webHidden/>
            </w:rPr>
          </w:rPrChange>
        </w:rPr>
        <w:tab/>
      </w:r>
      <w:r w:rsidR="00945C92" w:rsidRPr="00B14B6B">
        <w:rPr>
          <w:noProof/>
          <w:webHidden/>
          <w:sz w:val="22"/>
          <w:szCs w:val="22"/>
          <w:rPrChange w:id="668" w:author="Sepribo Taylor-Harry" w:date="2020-08-05T08:23:00Z">
            <w:rPr>
              <w:noProof/>
              <w:webHidden/>
            </w:rPr>
          </w:rPrChange>
        </w:rPr>
        <w:fldChar w:fldCharType="begin"/>
      </w:r>
      <w:r w:rsidR="00945C92" w:rsidRPr="00B14B6B">
        <w:rPr>
          <w:noProof/>
          <w:webHidden/>
          <w:sz w:val="22"/>
          <w:szCs w:val="22"/>
          <w:rPrChange w:id="669" w:author="Sepribo Taylor-Harry" w:date="2020-08-05T08:23:00Z">
            <w:rPr>
              <w:noProof/>
              <w:webHidden/>
            </w:rPr>
          </w:rPrChange>
        </w:rPr>
        <w:instrText xml:space="preserve"> PAGEREF _Toc46523048 \h </w:instrText>
      </w:r>
      <w:r w:rsidR="00945C92" w:rsidRPr="00B14B6B">
        <w:rPr>
          <w:noProof/>
          <w:webHidden/>
          <w:sz w:val="22"/>
          <w:szCs w:val="22"/>
          <w:rPrChange w:id="670" w:author="Sepribo Taylor-Harry" w:date="2020-08-05T08:23:00Z">
            <w:rPr>
              <w:noProof/>
              <w:webHidden/>
              <w:sz w:val="22"/>
              <w:szCs w:val="22"/>
            </w:rPr>
          </w:rPrChange>
        </w:rPr>
      </w:r>
      <w:r w:rsidR="00945C92" w:rsidRPr="00B14B6B">
        <w:rPr>
          <w:noProof/>
          <w:webHidden/>
          <w:sz w:val="22"/>
          <w:szCs w:val="22"/>
          <w:rPrChange w:id="671" w:author="Sepribo Taylor-Harry" w:date="2020-08-05T08:23:00Z">
            <w:rPr>
              <w:noProof/>
              <w:webHidden/>
            </w:rPr>
          </w:rPrChange>
        </w:rPr>
        <w:fldChar w:fldCharType="separate"/>
      </w:r>
      <w:r w:rsidR="00945C92" w:rsidRPr="00B14B6B">
        <w:rPr>
          <w:noProof/>
          <w:webHidden/>
          <w:sz w:val="22"/>
          <w:szCs w:val="22"/>
          <w:rPrChange w:id="672" w:author="Sepribo Taylor-Harry" w:date="2020-08-05T08:23:00Z">
            <w:rPr>
              <w:noProof/>
              <w:webHidden/>
            </w:rPr>
          </w:rPrChange>
        </w:rPr>
        <w:t>8</w:t>
      </w:r>
      <w:r w:rsidR="00945C92" w:rsidRPr="00B14B6B">
        <w:rPr>
          <w:noProof/>
          <w:webHidden/>
          <w:sz w:val="22"/>
          <w:szCs w:val="22"/>
          <w:rPrChange w:id="673" w:author="Sepribo Taylor-Harry" w:date="2020-08-05T08:23:00Z">
            <w:rPr>
              <w:noProof/>
              <w:webHidden/>
            </w:rPr>
          </w:rPrChange>
        </w:rPr>
        <w:fldChar w:fldCharType="end"/>
      </w:r>
      <w:r w:rsidR="000B7548" w:rsidRPr="00B14B6B">
        <w:rPr>
          <w:noProof/>
          <w:sz w:val="22"/>
          <w:szCs w:val="22"/>
          <w:rPrChange w:id="674" w:author="Sepribo Taylor-Harry" w:date="2020-08-05T08:23:00Z">
            <w:rPr>
              <w:noProof/>
            </w:rPr>
          </w:rPrChange>
        </w:rPr>
        <w:fldChar w:fldCharType="end"/>
      </w:r>
    </w:p>
    <w:p w14:paraId="093F63AB" w14:textId="306BA65E" w:rsidR="00945C92" w:rsidRPr="00B14B6B" w:rsidRDefault="000B7548">
      <w:pPr>
        <w:pStyle w:val="TableofFigures"/>
        <w:tabs>
          <w:tab w:val="right" w:leader="dot" w:pos="9350"/>
        </w:tabs>
        <w:spacing w:line="360" w:lineRule="auto"/>
        <w:rPr>
          <w:noProof/>
          <w:kern w:val="0"/>
          <w:sz w:val="22"/>
          <w:szCs w:val="22"/>
          <w:lang w:eastAsia="en-US"/>
        </w:rPr>
        <w:pPrChange w:id="675" w:author="Sepribo Taylor-Harry" w:date="2020-08-05T08:22:00Z">
          <w:pPr>
            <w:pStyle w:val="TableofFigures"/>
            <w:tabs>
              <w:tab w:val="right" w:leader="dot" w:pos="9350"/>
            </w:tabs>
          </w:pPr>
        </w:pPrChange>
      </w:pPr>
      <w:r w:rsidRPr="00B14B6B">
        <w:rPr>
          <w:sz w:val="22"/>
          <w:szCs w:val="22"/>
          <w:rPrChange w:id="676" w:author="Sepribo Taylor-Harry" w:date="2020-08-05T08:23:00Z">
            <w:rPr/>
          </w:rPrChange>
        </w:rPr>
        <w:fldChar w:fldCharType="begin"/>
      </w:r>
      <w:r w:rsidRPr="00B14B6B">
        <w:rPr>
          <w:sz w:val="22"/>
          <w:szCs w:val="22"/>
          <w:rPrChange w:id="677" w:author="Sepribo Taylor-Harry" w:date="2020-08-05T08:23:00Z">
            <w:rPr/>
          </w:rPrChange>
        </w:rPr>
        <w:instrText xml:space="preserve"> HYPERLINK \l "_Toc46523049" </w:instrText>
      </w:r>
      <w:r w:rsidRPr="00B14B6B">
        <w:rPr>
          <w:sz w:val="22"/>
          <w:szCs w:val="22"/>
          <w:rPrChange w:id="678" w:author="Sepribo Taylor-Harry" w:date="2020-08-05T08:23:00Z">
            <w:rPr>
              <w:noProof/>
            </w:rPr>
          </w:rPrChange>
        </w:rPr>
        <w:fldChar w:fldCharType="separate"/>
      </w:r>
      <w:r w:rsidR="00945C92" w:rsidRPr="00B14B6B">
        <w:rPr>
          <w:rStyle w:val="Hyperlink"/>
          <w:noProof/>
          <w:sz w:val="22"/>
          <w:szCs w:val="22"/>
          <w:rPrChange w:id="679" w:author="Sepribo Taylor-Harry" w:date="2020-08-05T08:23:00Z">
            <w:rPr>
              <w:rStyle w:val="Hyperlink"/>
              <w:noProof/>
            </w:rPr>
          </w:rPrChange>
        </w:rPr>
        <w:t>Table 2</w:t>
      </w:r>
      <w:r w:rsidR="00945C92" w:rsidRPr="00B14B6B">
        <w:rPr>
          <w:noProof/>
          <w:webHidden/>
          <w:sz w:val="22"/>
          <w:szCs w:val="22"/>
          <w:rPrChange w:id="680" w:author="Sepribo Taylor-Harry" w:date="2020-08-05T08:23:00Z">
            <w:rPr>
              <w:noProof/>
              <w:webHidden/>
            </w:rPr>
          </w:rPrChange>
        </w:rPr>
        <w:tab/>
      </w:r>
      <w:r w:rsidR="00945C92" w:rsidRPr="00B14B6B">
        <w:rPr>
          <w:noProof/>
          <w:webHidden/>
          <w:sz w:val="22"/>
          <w:szCs w:val="22"/>
          <w:rPrChange w:id="681" w:author="Sepribo Taylor-Harry" w:date="2020-08-05T08:23:00Z">
            <w:rPr>
              <w:noProof/>
              <w:webHidden/>
            </w:rPr>
          </w:rPrChange>
        </w:rPr>
        <w:fldChar w:fldCharType="begin"/>
      </w:r>
      <w:r w:rsidR="00945C92" w:rsidRPr="00B14B6B">
        <w:rPr>
          <w:noProof/>
          <w:webHidden/>
          <w:sz w:val="22"/>
          <w:szCs w:val="22"/>
          <w:rPrChange w:id="682" w:author="Sepribo Taylor-Harry" w:date="2020-08-05T08:23:00Z">
            <w:rPr>
              <w:noProof/>
              <w:webHidden/>
            </w:rPr>
          </w:rPrChange>
        </w:rPr>
        <w:instrText xml:space="preserve"> PAGEREF _Toc46523049 \h </w:instrText>
      </w:r>
      <w:r w:rsidR="00945C92" w:rsidRPr="00B14B6B">
        <w:rPr>
          <w:noProof/>
          <w:webHidden/>
          <w:sz w:val="22"/>
          <w:szCs w:val="22"/>
          <w:rPrChange w:id="683" w:author="Sepribo Taylor-Harry" w:date="2020-08-05T08:23:00Z">
            <w:rPr>
              <w:noProof/>
              <w:webHidden/>
              <w:sz w:val="22"/>
              <w:szCs w:val="22"/>
            </w:rPr>
          </w:rPrChange>
        </w:rPr>
      </w:r>
      <w:r w:rsidR="00945C92" w:rsidRPr="00B14B6B">
        <w:rPr>
          <w:noProof/>
          <w:webHidden/>
          <w:sz w:val="22"/>
          <w:szCs w:val="22"/>
          <w:rPrChange w:id="684" w:author="Sepribo Taylor-Harry" w:date="2020-08-05T08:23:00Z">
            <w:rPr>
              <w:noProof/>
              <w:webHidden/>
            </w:rPr>
          </w:rPrChange>
        </w:rPr>
        <w:fldChar w:fldCharType="separate"/>
      </w:r>
      <w:r w:rsidR="00945C92" w:rsidRPr="00B14B6B">
        <w:rPr>
          <w:noProof/>
          <w:webHidden/>
          <w:sz w:val="22"/>
          <w:szCs w:val="22"/>
          <w:rPrChange w:id="685" w:author="Sepribo Taylor-Harry" w:date="2020-08-05T08:23:00Z">
            <w:rPr>
              <w:noProof/>
              <w:webHidden/>
            </w:rPr>
          </w:rPrChange>
        </w:rPr>
        <w:t>9</w:t>
      </w:r>
      <w:r w:rsidR="00945C92" w:rsidRPr="00B14B6B">
        <w:rPr>
          <w:noProof/>
          <w:webHidden/>
          <w:sz w:val="22"/>
          <w:szCs w:val="22"/>
          <w:rPrChange w:id="686" w:author="Sepribo Taylor-Harry" w:date="2020-08-05T08:23:00Z">
            <w:rPr>
              <w:noProof/>
              <w:webHidden/>
            </w:rPr>
          </w:rPrChange>
        </w:rPr>
        <w:fldChar w:fldCharType="end"/>
      </w:r>
      <w:r w:rsidRPr="00B14B6B">
        <w:rPr>
          <w:noProof/>
          <w:sz w:val="22"/>
          <w:szCs w:val="22"/>
          <w:rPrChange w:id="687" w:author="Sepribo Taylor-Harry" w:date="2020-08-05T08:23:00Z">
            <w:rPr>
              <w:noProof/>
            </w:rPr>
          </w:rPrChange>
        </w:rPr>
        <w:fldChar w:fldCharType="end"/>
      </w:r>
    </w:p>
    <w:p w14:paraId="46DE2E28" w14:textId="7E5ABC20" w:rsidR="0056725D" w:rsidRPr="00B14B6B" w:rsidRDefault="00B13738">
      <w:pPr>
        <w:pStyle w:val="PFBodyText"/>
        <w:spacing w:line="360" w:lineRule="auto"/>
        <w:jc w:val="left"/>
        <w:rPr>
          <w:rFonts w:ascii="Times New Roman" w:hAnsi="Times New Roman"/>
          <w:sz w:val="22"/>
          <w:szCs w:val="22"/>
          <w:rPrChange w:id="688" w:author="Sepribo Taylor-Harry" w:date="2020-08-05T08:23:00Z">
            <w:rPr>
              <w:rFonts w:ascii="Times New Roman" w:hAnsi="Times New Roman"/>
              <w:szCs w:val="20"/>
            </w:rPr>
          </w:rPrChange>
        </w:rPr>
        <w:pPrChange w:id="689" w:author="Sepribo Taylor-Harry" w:date="2020-08-05T08:22:00Z">
          <w:pPr>
            <w:pStyle w:val="PFBodyText"/>
            <w:jc w:val="left"/>
          </w:pPr>
        </w:pPrChange>
      </w:pPr>
      <w:r w:rsidRPr="00B14B6B">
        <w:rPr>
          <w:rFonts w:ascii="Times New Roman" w:hAnsi="Times New Roman"/>
          <w:sz w:val="22"/>
          <w:szCs w:val="22"/>
          <w:rPrChange w:id="690" w:author="Sepribo Taylor-Harry" w:date="2020-08-05T08:23:00Z">
            <w:rPr>
              <w:rFonts w:ascii="Times New Roman" w:hAnsi="Times New Roman"/>
              <w:szCs w:val="20"/>
            </w:rPr>
          </w:rPrChange>
        </w:rPr>
        <w:fldChar w:fldCharType="end"/>
      </w:r>
    </w:p>
    <w:p w14:paraId="7190F264" w14:textId="77777777" w:rsidR="00B14B6B" w:rsidRPr="0072178A" w:rsidRDefault="0056725D">
      <w:pPr>
        <w:pStyle w:val="TableofFigures"/>
        <w:tabs>
          <w:tab w:val="right" w:leader="dot" w:pos="9350"/>
        </w:tabs>
        <w:jc w:val="center"/>
        <w:rPr>
          <w:ins w:id="691" w:author="Sepribo Taylor-Harry" w:date="2020-08-05T08:19:00Z"/>
          <w:rFonts w:ascii="Times New Roman" w:hAnsi="Times New Roman"/>
          <w:b/>
          <w:bCs/>
          <w:rPrChange w:id="692" w:author="Sepribo Taylor-Harry" w:date="2020-08-05T08:25:00Z">
            <w:rPr>
              <w:ins w:id="693" w:author="Sepribo Taylor-Harry" w:date="2020-08-05T08:19:00Z"/>
              <w:rFonts w:ascii="Times New Roman" w:hAnsi="Times New Roman"/>
              <w:b/>
              <w:bCs/>
              <w:szCs w:val="20"/>
            </w:rPr>
          </w:rPrChange>
        </w:rPr>
        <w:pPrChange w:id="694" w:author="Sepribo Taylor-Harry" w:date="2020-08-05T08:22:00Z">
          <w:pPr>
            <w:pStyle w:val="TableofFigures"/>
            <w:tabs>
              <w:tab w:val="right" w:leader="dot" w:pos="9350"/>
            </w:tabs>
          </w:pPr>
        </w:pPrChange>
      </w:pPr>
      <w:r w:rsidRPr="0072178A">
        <w:rPr>
          <w:rFonts w:ascii="Times New Roman" w:hAnsi="Times New Roman"/>
          <w:b/>
          <w:bCs/>
          <w:rPrChange w:id="695" w:author="Sepribo Taylor-Harry" w:date="2020-08-05T08:25:00Z">
            <w:rPr>
              <w:rFonts w:ascii="Times New Roman" w:hAnsi="Times New Roman"/>
              <w:b/>
              <w:bCs/>
              <w:szCs w:val="20"/>
            </w:rPr>
          </w:rPrChange>
        </w:rPr>
        <w:t>List of Figures</w:t>
      </w:r>
    </w:p>
    <w:p w14:paraId="770D4DC5" w14:textId="271D8FB7" w:rsidR="00B14B6B" w:rsidRPr="00B14B6B" w:rsidRDefault="0056725D">
      <w:pPr>
        <w:pStyle w:val="TableofFigures"/>
        <w:tabs>
          <w:tab w:val="right" w:leader="dot" w:pos="9350"/>
        </w:tabs>
        <w:spacing w:line="360" w:lineRule="auto"/>
        <w:rPr>
          <w:noProof/>
          <w:kern w:val="0"/>
          <w:sz w:val="22"/>
          <w:szCs w:val="22"/>
          <w:lang w:eastAsia="en-US"/>
        </w:rPr>
        <w:pPrChange w:id="696" w:author="Sepribo Taylor-Harry" w:date="2020-08-05T08:22:00Z">
          <w:pPr>
            <w:pStyle w:val="TableofFigures"/>
            <w:tabs>
              <w:tab w:val="right" w:leader="dot" w:pos="9350"/>
            </w:tabs>
          </w:pPr>
        </w:pPrChange>
      </w:pPr>
      <w:r w:rsidRPr="00B14B6B">
        <w:rPr>
          <w:rFonts w:ascii="Times New Roman" w:hAnsi="Times New Roman"/>
          <w:b/>
          <w:bCs/>
          <w:sz w:val="22"/>
          <w:szCs w:val="22"/>
          <w:rPrChange w:id="697" w:author="Sepribo Taylor-Harry" w:date="2020-08-05T08:23:00Z">
            <w:rPr>
              <w:rFonts w:ascii="Times New Roman" w:hAnsi="Times New Roman"/>
              <w:b/>
              <w:bCs/>
              <w:szCs w:val="20"/>
            </w:rPr>
          </w:rPrChange>
        </w:rPr>
        <w:fldChar w:fldCharType="begin"/>
      </w:r>
      <w:r w:rsidRPr="00B14B6B">
        <w:rPr>
          <w:rFonts w:ascii="Times New Roman" w:hAnsi="Times New Roman"/>
          <w:b/>
          <w:bCs/>
          <w:sz w:val="22"/>
          <w:szCs w:val="22"/>
          <w:rPrChange w:id="698" w:author="Sepribo Taylor-Harry" w:date="2020-08-05T08:23:00Z">
            <w:rPr>
              <w:rFonts w:ascii="Times New Roman" w:hAnsi="Times New Roman"/>
              <w:b/>
              <w:bCs/>
              <w:szCs w:val="20"/>
            </w:rPr>
          </w:rPrChange>
        </w:rPr>
        <w:instrText xml:space="preserve"> TOC \h \z \c "Figure" </w:instrText>
      </w:r>
      <w:r w:rsidRPr="00B14B6B">
        <w:rPr>
          <w:rFonts w:ascii="Times New Roman" w:hAnsi="Times New Roman"/>
          <w:b/>
          <w:bCs/>
          <w:sz w:val="22"/>
          <w:szCs w:val="22"/>
          <w:rPrChange w:id="699" w:author="Sepribo Taylor-Harry" w:date="2020-08-05T08:23:00Z">
            <w:rPr>
              <w:rFonts w:ascii="Times New Roman" w:hAnsi="Times New Roman"/>
              <w:szCs w:val="20"/>
            </w:rPr>
          </w:rPrChange>
        </w:rPr>
        <w:fldChar w:fldCharType="separate"/>
      </w:r>
      <w:r w:rsidR="00B14B6B" w:rsidRPr="00B14B6B">
        <w:rPr>
          <w:rStyle w:val="Hyperlink"/>
          <w:noProof/>
          <w:sz w:val="22"/>
          <w:szCs w:val="22"/>
          <w:rPrChange w:id="700" w:author="Sepribo Taylor-Harry" w:date="2020-08-05T08:23:00Z">
            <w:rPr>
              <w:rStyle w:val="Hyperlink"/>
              <w:noProof/>
            </w:rPr>
          </w:rPrChange>
        </w:rPr>
        <w:fldChar w:fldCharType="begin"/>
      </w:r>
      <w:r w:rsidR="00B14B6B" w:rsidRPr="00B14B6B">
        <w:rPr>
          <w:rStyle w:val="Hyperlink"/>
          <w:noProof/>
          <w:sz w:val="22"/>
          <w:szCs w:val="22"/>
          <w:rPrChange w:id="701" w:author="Sepribo Taylor-Harry" w:date="2020-08-05T08:23:00Z">
            <w:rPr>
              <w:rStyle w:val="Hyperlink"/>
              <w:noProof/>
            </w:rPr>
          </w:rPrChange>
        </w:rPr>
        <w:instrText xml:space="preserve"> </w:instrText>
      </w:r>
      <w:r w:rsidR="00B14B6B" w:rsidRPr="00B14B6B">
        <w:rPr>
          <w:noProof/>
          <w:sz w:val="22"/>
          <w:szCs w:val="22"/>
          <w:rPrChange w:id="702" w:author="Sepribo Taylor-Harry" w:date="2020-08-05T08:23:00Z">
            <w:rPr>
              <w:noProof/>
            </w:rPr>
          </w:rPrChange>
        </w:rPr>
        <w:instrText>HYPERLINK \l "_Toc47508006"</w:instrText>
      </w:r>
      <w:r w:rsidR="00B14B6B" w:rsidRPr="00B14B6B">
        <w:rPr>
          <w:rStyle w:val="Hyperlink"/>
          <w:noProof/>
          <w:sz w:val="22"/>
          <w:szCs w:val="22"/>
          <w:rPrChange w:id="703" w:author="Sepribo Taylor-Harry" w:date="2020-08-05T08:23:00Z">
            <w:rPr>
              <w:rStyle w:val="Hyperlink"/>
              <w:noProof/>
            </w:rPr>
          </w:rPrChange>
        </w:rPr>
        <w:instrText xml:space="preserve"> </w:instrText>
      </w:r>
      <w:r w:rsidR="00B14B6B" w:rsidRPr="00B14B6B">
        <w:rPr>
          <w:rStyle w:val="Hyperlink"/>
          <w:noProof/>
          <w:sz w:val="22"/>
          <w:szCs w:val="22"/>
          <w:rPrChange w:id="704" w:author="Sepribo Taylor-Harry" w:date="2020-08-05T08:23:00Z">
            <w:rPr>
              <w:rStyle w:val="Hyperlink"/>
              <w:noProof/>
            </w:rPr>
          </w:rPrChange>
        </w:rPr>
        <w:fldChar w:fldCharType="separate"/>
      </w:r>
      <w:r w:rsidR="00B14B6B" w:rsidRPr="00B14B6B">
        <w:rPr>
          <w:rStyle w:val="Hyperlink"/>
          <w:noProof/>
          <w:sz w:val="22"/>
          <w:szCs w:val="22"/>
          <w:rPrChange w:id="705" w:author="Sepribo Taylor-Harry" w:date="2020-08-05T08:23:00Z">
            <w:rPr>
              <w:rStyle w:val="Hyperlink"/>
              <w:noProof/>
            </w:rPr>
          </w:rPrChange>
        </w:rPr>
        <w:t>Figure 1 Git Bash Install Website</w:t>
      </w:r>
      <w:r w:rsidR="00B14B6B" w:rsidRPr="00B14B6B">
        <w:rPr>
          <w:noProof/>
          <w:webHidden/>
          <w:sz w:val="22"/>
          <w:szCs w:val="22"/>
          <w:rPrChange w:id="706" w:author="Sepribo Taylor-Harry" w:date="2020-08-05T08:23:00Z">
            <w:rPr>
              <w:noProof/>
              <w:webHidden/>
            </w:rPr>
          </w:rPrChange>
        </w:rPr>
        <w:tab/>
      </w:r>
      <w:r w:rsidR="00B14B6B" w:rsidRPr="00B14B6B">
        <w:rPr>
          <w:noProof/>
          <w:webHidden/>
          <w:sz w:val="22"/>
          <w:szCs w:val="22"/>
          <w:rPrChange w:id="707" w:author="Sepribo Taylor-Harry" w:date="2020-08-05T08:23:00Z">
            <w:rPr>
              <w:noProof/>
              <w:webHidden/>
            </w:rPr>
          </w:rPrChange>
        </w:rPr>
        <w:fldChar w:fldCharType="begin"/>
      </w:r>
      <w:r w:rsidR="00B14B6B" w:rsidRPr="00B14B6B">
        <w:rPr>
          <w:noProof/>
          <w:webHidden/>
          <w:sz w:val="22"/>
          <w:szCs w:val="22"/>
          <w:rPrChange w:id="708" w:author="Sepribo Taylor-Harry" w:date="2020-08-05T08:23:00Z">
            <w:rPr>
              <w:noProof/>
              <w:webHidden/>
            </w:rPr>
          </w:rPrChange>
        </w:rPr>
        <w:instrText xml:space="preserve"> PAGEREF _Toc47508006 \h </w:instrText>
      </w:r>
      <w:r w:rsidR="00B14B6B" w:rsidRPr="00B14B6B">
        <w:rPr>
          <w:noProof/>
          <w:webHidden/>
          <w:sz w:val="22"/>
          <w:szCs w:val="22"/>
          <w:rPrChange w:id="709" w:author="Sepribo Taylor-Harry" w:date="2020-08-05T08:23:00Z">
            <w:rPr>
              <w:noProof/>
              <w:webHidden/>
              <w:sz w:val="22"/>
              <w:szCs w:val="22"/>
            </w:rPr>
          </w:rPrChange>
        </w:rPr>
      </w:r>
      <w:r w:rsidR="00B14B6B" w:rsidRPr="00B14B6B">
        <w:rPr>
          <w:noProof/>
          <w:webHidden/>
          <w:sz w:val="22"/>
          <w:szCs w:val="22"/>
          <w:rPrChange w:id="710" w:author="Sepribo Taylor-Harry" w:date="2020-08-05T08:23:00Z">
            <w:rPr>
              <w:noProof/>
              <w:webHidden/>
            </w:rPr>
          </w:rPrChange>
        </w:rPr>
        <w:fldChar w:fldCharType="separate"/>
      </w:r>
      <w:r w:rsidR="00B14B6B" w:rsidRPr="00B14B6B">
        <w:rPr>
          <w:noProof/>
          <w:webHidden/>
          <w:sz w:val="22"/>
          <w:szCs w:val="22"/>
          <w:rPrChange w:id="711" w:author="Sepribo Taylor-Harry" w:date="2020-08-05T08:23:00Z">
            <w:rPr>
              <w:noProof/>
              <w:webHidden/>
            </w:rPr>
          </w:rPrChange>
        </w:rPr>
        <w:t>11</w:t>
      </w:r>
      <w:r w:rsidR="00B14B6B" w:rsidRPr="00B14B6B">
        <w:rPr>
          <w:noProof/>
          <w:webHidden/>
          <w:sz w:val="22"/>
          <w:szCs w:val="22"/>
          <w:rPrChange w:id="712" w:author="Sepribo Taylor-Harry" w:date="2020-08-05T08:23:00Z">
            <w:rPr>
              <w:noProof/>
              <w:webHidden/>
            </w:rPr>
          </w:rPrChange>
        </w:rPr>
        <w:fldChar w:fldCharType="end"/>
      </w:r>
      <w:r w:rsidR="00B14B6B" w:rsidRPr="00B14B6B">
        <w:rPr>
          <w:rStyle w:val="Hyperlink"/>
          <w:noProof/>
          <w:sz w:val="22"/>
          <w:szCs w:val="22"/>
          <w:rPrChange w:id="713" w:author="Sepribo Taylor-Harry" w:date="2020-08-05T08:23:00Z">
            <w:rPr>
              <w:rStyle w:val="Hyperlink"/>
              <w:noProof/>
            </w:rPr>
          </w:rPrChange>
        </w:rPr>
        <w:fldChar w:fldCharType="end"/>
      </w:r>
    </w:p>
    <w:p w14:paraId="546D824A" w14:textId="296BB88E" w:rsidR="00B14B6B" w:rsidRPr="00B14B6B" w:rsidRDefault="00B14B6B">
      <w:pPr>
        <w:pStyle w:val="TableofFigures"/>
        <w:tabs>
          <w:tab w:val="right" w:leader="dot" w:pos="9350"/>
        </w:tabs>
        <w:spacing w:line="360" w:lineRule="auto"/>
        <w:rPr>
          <w:noProof/>
          <w:kern w:val="0"/>
          <w:sz w:val="22"/>
          <w:szCs w:val="22"/>
          <w:lang w:eastAsia="en-US"/>
        </w:rPr>
        <w:pPrChange w:id="714" w:author="Sepribo Taylor-Harry" w:date="2020-08-05T08:22:00Z">
          <w:pPr>
            <w:pStyle w:val="TableofFigures"/>
            <w:tabs>
              <w:tab w:val="right" w:leader="dot" w:pos="9350"/>
            </w:tabs>
          </w:pPr>
        </w:pPrChange>
      </w:pPr>
      <w:r w:rsidRPr="00B14B6B">
        <w:rPr>
          <w:rStyle w:val="Hyperlink"/>
          <w:noProof/>
          <w:sz w:val="22"/>
          <w:szCs w:val="22"/>
          <w:rPrChange w:id="715" w:author="Sepribo Taylor-Harry" w:date="2020-08-05T08:23:00Z">
            <w:rPr>
              <w:rStyle w:val="Hyperlink"/>
              <w:noProof/>
            </w:rPr>
          </w:rPrChange>
        </w:rPr>
        <w:fldChar w:fldCharType="begin"/>
      </w:r>
      <w:r w:rsidRPr="00B14B6B">
        <w:rPr>
          <w:rStyle w:val="Hyperlink"/>
          <w:noProof/>
          <w:sz w:val="22"/>
          <w:szCs w:val="22"/>
          <w:rPrChange w:id="716" w:author="Sepribo Taylor-Harry" w:date="2020-08-05T08:23:00Z">
            <w:rPr>
              <w:rStyle w:val="Hyperlink"/>
              <w:noProof/>
            </w:rPr>
          </w:rPrChange>
        </w:rPr>
        <w:instrText xml:space="preserve"> </w:instrText>
      </w:r>
      <w:r w:rsidRPr="00B14B6B">
        <w:rPr>
          <w:noProof/>
          <w:sz w:val="22"/>
          <w:szCs w:val="22"/>
          <w:rPrChange w:id="717" w:author="Sepribo Taylor-Harry" w:date="2020-08-05T08:23:00Z">
            <w:rPr>
              <w:noProof/>
            </w:rPr>
          </w:rPrChange>
        </w:rPr>
        <w:instrText>HYPERLINK \l "_Toc47508007"</w:instrText>
      </w:r>
      <w:r w:rsidRPr="00B14B6B">
        <w:rPr>
          <w:rStyle w:val="Hyperlink"/>
          <w:noProof/>
          <w:sz w:val="22"/>
          <w:szCs w:val="22"/>
          <w:rPrChange w:id="718" w:author="Sepribo Taylor-Harry" w:date="2020-08-05T08:23:00Z">
            <w:rPr>
              <w:rStyle w:val="Hyperlink"/>
              <w:noProof/>
            </w:rPr>
          </w:rPrChange>
        </w:rPr>
        <w:instrText xml:space="preserve"> </w:instrText>
      </w:r>
      <w:r w:rsidRPr="00B14B6B">
        <w:rPr>
          <w:rStyle w:val="Hyperlink"/>
          <w:noProof/>
          <w:sz w:val="22"/>
          <w:szCs w:val="22"/>
          <w:rPrChange w:id="719" w:author="Sepribo Taylor-Harry" w:date="2020-08-05T08:23:00Z">
            <w:rPr>
              <w:rStyle w:val="Hyperlink"/>
              <w:noProof/>
            </w:rPr>
          </w:rPrChange>
        </w:rPr>
        <w:fldChar w:fldCharType="separate"/>
      </w:r>
      <w:r w:rsidRPr="00B14B6B">
        <w:rPr>
          <w:rStyle w:val="Hyperlink"/>
          <w:noProof/>
          <w:sz w:val="22"/>
          <w:szCs w:val="22"/>
          <w:rPrChange w:id="720" w:author="Sepribo Taylor-Harry" w:date="2020-08-05T08:23:00Z">
            <w:rPr>
              <w:rStyle w:val="Hyperlink"/>
              <w:noProof/>
            </w:rPr>
          </w:rPrChange>
        </w:rPr>
        <w:t>Figure 2 Git Bash Installer SaveFile</w:t>
      </w:r>
      <w:r w:rsidRPr="00B14B6B">
        <w:rPr>
          <w:noProof/>
          <w:webHidden/>
          <w:sz w:val="22"/>
          <w:szCs w:val="22"/>
          <w:rPrChange w:id="721" w:author="Sepribo Taylor-Harry" w:date="2020-08-05T08:23:00Z">
            <w:rPr>
              <w:noProof/>
              <w:webHidden/>
            </w:rPr>
          </w:rPrChange>
        </w:rPr>
        <w:tab/>
      </w:r>
      <w:r w:rsidRPr="00B14B6B">
        <w:rPr>
          <w:noProof/>
          <w:webHidden/>
          <w:sz w:val="22"/>
          <w:szCs w:val="22"/>
          <w:rPrChange w:id="722" w:author="Sepribo Taylor-Harry" w:date="2020-08-05T08:23:00Z">
            <w:rPr>
              <w:noProof/>
              <w:webHidden/>
            </w:rPr>
          </w:rPrChange>
        </w:rPr>
        <w:fldChar w:fldCharType="begin"/>
      </w:r>
      <w:r w:rsidRPr="00B14B6B">
        <w:rPr>
          <w:noProof/>
          <w:webHidden/>
          <w:sz w:val="22"/>
          <w:szCs w:val="22"/>
          <w:rPrChange w:id="723" w:author="Sepribo Taylor-Harry" w:date="2020-08-05T08:23:00Z">
            <w:rPr>
              <w:noProof/>
              <w:webHidden/>
            </w:rPr>
          </w:rPrChange>
        </w:rPr>
        <w:instrText xml:space="preserve"> PAGEREF _Toc47508007 \h </w:instrText>
      </w:r>
      <w:r w:rsidRPr="00B14B6B">
        <w:rPr>
          <w:noProof/>
          <w:webHidden/>
          <w:sz w:val="22"/>
          <w:szCs w:val="22"/>
          <w:rPrChange w:id="724" w:author="Sepribo Taylor-Harry" w:date="2020-08-05T08:23:00Z">
            <w:rPr>
              <w:noProof/>
              <w:webHidden/>
              <w:sz w:val="22"/>
              <w:szCs w:val="22"/>
            </w:rPr>
          </w:rPrChange>
        </w:rPr>
      </w:r>
      <w:r w:rsidRPr="00B14B6B">
        <w:rPr>
          <w:noProof/>
          <w:webHidden/>
          <w:sz w:val="22"/>
          <w:szCs w:val="22"/>
          <w:rPrChange w:id="725" w:author="Sepribo Taylor-Harry" w:date="2020-08-05T08:23:00Z">
            <w:rPr>
              <w:noProof/>
              <w:webHidden/>
            </w:rPr>
          </w:rPrChange>
        </w:rPr>
        <w:fldChar w:fldCharType="separate"/>
      </w:r>
      <w:r w:rsidRPr="00B14B6B">
        <w:rPr>
          <w:noProof/>
          <w:webHidden/>
          <w:sz w:val="22"/>
          <w:szCs w:val="22"/>
          <w:rPrChange w:id="726" w:author="Sepribo Taylor-Harry" w:date="2020-08-05T08:23:00Z">
            <w:rPr>
              <w:noProof/>
              <w:webHidden/>
            </w:rPr>
          </w:rPrChange>
        </w:rPr>
        <w:t>11</w:t>
      </w:r>
      <w:r w:rsidRPr="00B14B6B">
        <w:rPr>
          <w:noProof/>
          <w:webHidden/>
          <w:sz w:val="22"/>
          <w:szCs w:val="22"/>
          <w:rPrChange w:id="727" w:author="Sepribo Taylor-Harry" w:date="2020-08-05T08:23:00Z">
            <w:rPr>
              <w:noProof/>
              <w:webHidden/>
            </w:rPr>
          </w:rPrChange>
        </w:rPr>
        <w:fldChar w:fldCharType="end"/>
      </w:r>
      <w:r w:rsidRPr="00B14B6B">
        <w:rPr>
          <w:rStyle w:val="Hyperlink"/>
          <w:noProof/>
          <w:sz w:val="22"/>
          <w:szCs w:val="22"/>
          <w:rPrChange w:id="728" w:author="Sepribo Taylor-Harry" w:date="2020-08-05T08:23:00Z">
            <w:rPr>
              <w:rStyle w:val="Hyperlink"/>
              <w:noProof/>
            </w:rPr>
          </w:rPrChange>
        </w:rPr>
        <w:fldChar w:fldCharType="end"/>
      </w:r>
    </w:p>
    <w:p w14:paraId="082C3750" w14:textId="57BE4B58" w:rsidR="00B14B6B" w:rsidRPr="00B14B6B" w:rsidRDefault="00B14B6B">
      <w:pPr>
        <w:pStyle w:val="TableofFigures"/>
        <w:tabs>
          <w:tab w:val="right" w:leader="dot" w:pos="9350"/>
        </w:tabs>
        <w:spacing w:line="360" w:lineRule="auto"/>
        <w:rPr>
          <w:noProof/>
          <w:kern w:val="0"/>
          <w:sz w:val="22"/>
          <w:szCs w:val="22"/>
          <w:lang w:eastAsia="en-US"/>
        </w:rPr>
        <w:pPrChange w:id="729" w:author="Sepribo Taylor-Harry" w:date="2020-08-05T08:22:00Z">
          <w:pPr>
            <w:pStyle w:val="TableofFigures"/>
            <w:tabs>
              <w:tab w:val="right" w:leader="dot" w:pos="9350"/>
            </w:tabs>
          </w:pPr>
        </w:pPrChange>
      </w:pPr>
      <w:r w:rsidRPr="00B14B6B">
        <w:rPr>
          <w:rStyle w:val="Hyperlink"/>
          <w:noProof/>
          <w:sz w:val="22"/>
          <w:szCs w:val="22"/>
          <w:rPrChange w:id="730" w:author="Sepribo Taylor-Harry" w:date="2020-08-05T08:23:00Z">
            <w:rPr>
              <w:rStyle w:val="Hyperlink"/>
              <w:noProof/>
            </w:rPr>
          </w:rPrChange>
        </w:rPr>
        <w:fldChar w:fldCharType="begin"/>
      </w:r>
      <w:r w:rsidRPr="00B14B6B">
        <w:rPr>
          <w:rStyle w:val="Hyperlink"/>
          <w:noProof/>
          <w:sz w:val="22"/>
          <w:szCs w:val="22"/>
          <w:rPrChange w:id="731" w:author="Sepribo Taylor-Harry" w:date="2020-08-05T08:23:00Z">
            <w:rPr>
              <w:rStyle w:val="Hyperlink"/>
              <w:noProof/>
            </w:rPr>
          </w:rPrChange>
        </w:rPr>
        <w:instrText xml:space="preserve"> </w:instrText>
      </w:r>
      <w:r w:rsidRPr="00B14B6B">
        <w:rPr>
          <w:noProof/>
          <w:sz w:val="22"/>
          <w:szCs w:val="22"/>
          <w:rPrChange w:id="732" w:author="Sepribo Taylor-Harry" w:date="2020-08-05T08:23:00Z">
            <w:rPr>
              <w:noProof/>
            </w:rPr>
          </w:rPrChange>
        </w:rPr>
        <w:instrText>HYPERLINK \l "_Toc47508008"</w:instrText>
      </w:r>
      <w:r w:rsidRPr="00B14B6B">
        <w:rPr>
          <w:rStyle w:val="Hyperlink"/>
          <w:noProof/>
          <w:sz w:val="22"/>
          <w:szCs w:val="22"/>
          <w:rPrChange w:id="733" w:author="Sepribo Taylor-Harry" w:date="2020-08-05T08:23:00Z">
            <w:rPr>
              <w:rStyle w:val="Hyperlink"/>
              <w:noProof/>
            </w:rPr>
          </w:rPrChange>
        </w:rPr>
        <w:instrText xml:space="preserve"> </w:instrText>
      </w:r>
      <w:r w:rsidRPr="00B14B6B">
        <w:rPr>
          <w:rStyle w:val="Hyperlink"/>
          <w:noProof/>
          <w:sz w:val="22"/>
          <w:szCs w:val="22"/>
          <w:rPrChange w:id="734" w:author="Sepribo Taylor-Harry" w:date="2020-08-05T08:23:00Z">
            <w:rPr>
              <w:rStyle w:val="Hyperlink"/>
              <w:noProof/>
            </w:rPr>
          </w:rPrChange>
        </w:rPr>
        <w:fldChar w:fldCharType="separate"/>
      </w:r>
      <w:r w:rsidRPr="00B14B6B">
        <w:rPr>
          <w:rStyle w:val="Hyperlink"/>
          <w:noProof/>
          <w:sz w:val="22"/>
          <w:szCs w:val="22"/>
          <w:rPrChange w:id="735" w:author="Sepribo Taylor-Harry" w:date="2020-08-05T08:23:00Z">
            <w:rPr>
              <w:rStyle w:val="Hyperlink"/>
              <w:noProof/>
            </w:rPr>
          </w:rPrChange>
        </w:rPr>
        <w:t>Figure 3 Git Bash Installer Setup</w:t>
      </w:r>
      <w:r w:rsidRPr="00B14B6B">
        <w:rPr>
          <w:noProof/>
          <w:webHidden/>
          <w:sz w:val="22"/>
          <w:szCs w:val="22"/>
          <w:rPrChange w:id="736" w:author="Sepribo Taylor-Harry" w:date="2020-08-05T08:23:00Z">
            <w:rPr>
              <w:noProof/>
              <w:webHidden/>
            </w:rPr>
          </w:rPrChange>
        </w:rPr>
        <w:tab/>
      </w:r>
      <w:r w:rsidRPr="00B14B6B">
        <w:rPr>
          <w:noProof/>
          <w:webHidden/>
          <w:sz w:val="22"/>
          <w:szCs w:val="22"/>
          <w:rPrChange w:id="737" w:author="Sepribo Taylor-Harry" w:date="2020-08-05T08:23:00Z">
            <w:rPr>
              <w:noProof/>
              <w:webHidden/>
            </w:rPr>
          </w:rPrChange>
        </w:rPr>
        <w:fldChar w:fldCharType="begin"/>
      </w:r>
      <w:r w:rsidRPr="00B14B6B">
        <w:rPr>
          <w:noProof/>
          <w:webHidden/>
          <w:sz w:val="22"/>
          <w:szCs w:val="22"/>
          <w:rPrChange w:id="738" w:author="Sepribo Taylor-Harry" w:date="2020-08-05T08:23:00Z">
            <w:rPr>
              <w:noProof/>
              <w:webHidden/>
            </w:rPr>
          </w:rPrChange>
        </w:rPr>
        <w:instrText xml:space="preserve"> PAGEREF _Toc47508008 \h </w:instrText>
      </w:r>
      <w:r w:rsidRPr="00B14B6B">
        <w:rPr>
          <w:noProof/>
          <w:webHidden/>
          <w:sz w:val="22"/>
          <w:szCs w:val="22"/>
          <w:rPrChange w:id="739" w:author="Sepribo Taylor-Harry" w:date="2020-08-05T08:23:00Z">
            <w:rPr>
              <w:noProof/>
              <w:webHidden/>
              <w:sz w:val="22"/>
              <w:szCs w:val="22"/>
            </w:rPr>
          </w:rPrChange>
        </w:rPr>
      </w:r>
      <w:r w:rsidRPr="00B14B6B">
        <w:rPr>
          <w:noProof/>
          <w:webHidden/>
          <w:sz w:val="22"/>
          <w:szCs w:val="22"/>
          <w:rPrChange w:id="740" w:author="Sepribo Taylor-Harry" w:date="2020-08-05T08:23:00Z">
            <w:rPr>
              <w:noProof/>
              <w:webHidden/>
            </w:rPr>
          </w:rPrChange>
        </w:rPr>
        <w:fldChar w:fldCharType="separate"/>
      </w:r>
      <w:r w:rsidRPr="00B14B6B">
        <w:rPr>
          <w:noProof/>
          <w:webHidden/>
          <w:sz w:val="22"/>
          <w:szCs w:val="22"/>
          <w:rPrChange w:id="741" w:author="Sepribo Taylor-Harry" w:date="2020-08-05T08:23:00Z">
            <w:rPr>
              <w:noProof/>
              <w:webHidden/>
            </w:rPr>
          </w:rPrChange>
        </w:rPr>
        <w:t>12</w:t>
      </w:r>
      <w:r w:rsidRPr="00B14B6B">
        <w:rPr>
          <w:noProof/>
          <w:webHidden/>
          <w:sz w:val="22"/>
          <w:szCs w:val="22"/>
          <w:rPrChange w:id="742" w:author="Sepribo Taylor-Harry" w:date="2020-08-05T08:23:00Z">
            <w:rPr>
              <w:noProof/>
              <w:webHidden/>
            </w:rPr>
          </w:rPrChange>
        </w:rPr>
        <w:fldChar w:fldCharType="end"/>
      </w:r>
      <w:r w:rsidRPr="00B14B6B">
        <w:rPr>
          <w:rStyle w:val="Hyperlink"/>
          <w:noProof/>
          <w:sz w:val="22"/>
          <w:szCs w:val="22"/>
          <w:rPrChange w:id="743" w:author="Sepribo Taylor-Harry" w:date="2020-08-05T08:23:00Z">
            <w:rPr>
              <w:rStyle w:val="Hyperlink"/>
              <w:noProof/>
            </w:rPr>
          </w:rPrChange>
        </w:rPr>
        <w:fldChar w:fldCharType="end"/>
      </w:r>
    </w:p>
    <w:p w14:paraId="2352B727" w14:textId="43CFF1A9" w:rsidR="00B14B6B" w:rsidRPr="00B14B6B" w:rsidRDefault="00B14B6B">
      <w:pPr>
        <w:pStyle w:val="TableofFigures"/>
        <w:tabs>
          <w:tab w:val="right" w:leader="dot" w:pos="9350"/>
        </w:tabs>
        <w:spacing w:line="360" w:lineRule="auto"/>
        <w:rPr>
          <w:noProof/>
          <w:kern w:val="0"/>
          <w:sz w:val="22"/>
          <w:szCs w:val="22"/>
          <w:lang w:eastAsia="en-US"/>
        </w:rPr>
        <w:pPrChange w:id="744" w:author="Sepribo Taylor-Harry" w:date="2020-08-05T08:22:00Z">
          <w:pPr>
            <w:pStyle w:val="TableofFigures"/>
            <w:tabs>
              <w:tab w:val="right" w:leader="dot" w:pos="9350"/>
            </w:tabs>
          </w:pPr>
        </w:pPrChange>
      </w:pPr>
      <w:r w:rsidRPr="00B14B6B">
        <w:rPr>
          <w:rStyle w:val="Hyperlink"/>
          <w:noProof/>
          <w:sz w:val="22"/>
          <w:szCs w:val="22"/>
          <w:rPrChange w:id="745" w:author="Sepribo Taylor-Harry" w:date="2020-08-05T08:23:00Z">
            <w:rPr>
              <w:rStyle w:val="Hyperlink"/>
              <w:noProof/>
            </w:rPr>
          </w:rPrChange>
        </w:rPr>
        <w:fldChar w:fldCharType="begin"/>
      </w:r>
      <w:r w:rsidRPr="00B14B6B">
        <w:rPr>
          <w:rStyle w:val="Hyperlink"/>
          <w:noProof/>
          <w:sz w:val="22"/>
          <w:szCs w:val="22"/>
          <w:rPrChange w:id="746" w:author="Sepribo Taylor-Harry" w:date="2020-08-05T08:23:00Z">
            <w:rPr>
              <w:rStyle w:val="Hyperlink"/>
              <w:noProof/>
            </w:rPr>
          </w:rPrChange>
        </w:rPr>
        <w:instrText xml:space="preserve"> </w:instrText>
      </w:r>
      <w:r w:rsidRPr="00B14B6B">
        <w:rPr>
          <w:noProof/>
          <w:sz w:val="22"/>
          <w:szCs w:val="22"/>
          <w:rPrChange w:id="747" w:author="Sepribo Taylor-Harry" w:date="2020-08-05T08:23:00Z">
            <w:rPr>
              <w:noProof/>
            </w:rPr>
          </w:rPrChange>
        </w:rPr>
        <w:instrText>HYPERLINK \l "_Toc47508009"</w:instrText>
      </w:r>
      <w:r w:rsidRPr="00B14B6B">
        <w:rPr>
          <w:rStyle w:val="Hyperlink"/>
          <w:noProof/>
          <w:sz w:val="22"/>
          <w:szCs w:val="22"/>
          <w:rPrChange w:id="748" w:author="Sepribo Taylor-Harry" w:date="2020-08-05T08:23:00Z">
            <w:rPr>
              <w:rStyle w:val="Hyperlink"/>
              <w:noProof/>
            </w:rPr>
          </w:rPrChange>
        </w:rPr>
        <w:instrText xml:space="preserve"> </w:instrText>
      </w:r>
      <w:r w:rsidRPr="00B14B6B">
        <w:rPr>
          <w:rStyle w:val="Hyperlink"/>
          <w:noProof/>
          <w:sz w:val="22"/>
          <w:szCs w:val="22"/>
          <w:rPrChange w:id="749" w:author="Sepribo Taylor-Harry" w:date="2020-08-05T08:23:00Z">
            <w:rPr>
              <w:rStyle w:val="Hyperlink"/>
              <w:noProof/>
            </w:rPr>
          </w:rPrChange>
        </w:rPr>
        <w:fldChar w:fldCharType="separate"/>
      </w:r>
      <w:r w:rsidRPr="00B14B6B">
        <w:rPr>
          <w:rStyle w:val="Hyperlink"/>
          <w:noProof/>
          <w:sz w:val="22"/>
          <w:szCs w:val="22"/>
          <w:rPrChange w:id="750" w:author="Sepribo Taylor-Harry" w:date="2020-08-05T08:23:00Z">
            <w:rPr>
              <w:rStyle w:val="Hyperlink"/>
              <w:noProof/>
            </w:rPr>
          </w:rPrChange>
        </w:rPr>
        <w:t>Figure 4 GitBash Select Destination</w:t>
      </w:r>
      <w:r w:rsidRPr="00B14B6B">
        <w:rPr>
          <w:noProof/>
          <w:webHidden/>
          <w:sz w:val="22"/>
          <w:szCs w:val="22"/>
          <w:rPrChange w:id="751" w:author="Sepribo Taylor-Harry" w:date="2020-08-05T08:23:00Z">
            <w:rPr>
              <w:noProof/>
              <w:webHidden/>
            </w:rPr>
          </w:rPrChange>
        </w:rPr>
        <w:tab/>
      </w:r>
      <w:r w:rsidRPr="00B14B6B">
        <w:rPr>
          <w:noProof/>
          <w:webHidden/>
          <w:sz w:val="22"/>
          <w:szCs w:val="22"/>
          <w:rPrChange w:id="752" w:author="Sepribo Taylor-Harry" w:date="2020-08-05T08:23:00Z">
            <w:rPr>
              <w:noProof/>
              <w:webHidden/>
            </w:rPr>
          </w:rPrChange>
        </w:rPr>
        <w:fldChar w:fldCharType="begin"/>
      </w:r>
      <w:r w:rsidRPr="00B14B6B">
        <w:rPr>
          <w:noProof/>
          <w:webHidden/>
          <w:sz w:val="22"/>
          <w:szCs w:val="22"/>
          <w:rPrChange w:id="753" w:author="Sepribo Taylor-Harry" w:date="2020-08-05T08:23:00Z">
            <w:rPr>
              <w:noProof/>
              <w:webHidden/>
            </w:rPr>
          </w:rPrChange>
        </w:rPr>
        <w:instrText xml:space="preserve"> PAGEREF _Toc47508009 \h </w:instrText>
      </w:r>
      <w:r w:rsidRPr="00B14B6B">
        <w:rPr>
          <w:noProof/>
          <w:webHidden/>
          <w:sz w:val="22"/>
          <w:szCs w:val="22"/>
          <w:rPrChange w:id="754" w:author="Sepribo Taylor-Harry" w:date="2020-08-05T08:23:00Z">
            <w:rPr>
              <w:noProof/>
              <w:webHidden/>
              <w:sz w:val="22"/>
              <w:szCs w:val="22"/>
            </w:rPr>
          </w:rPrChange>
        </w:rPr>
      </w:r>
      <w:r w:rsidRPr="00B14B6B">
        <w:rPr>
          <w:noProof/>
          <w:webHidden/>
          <w:sz w:val="22"/>
          <w:szCs w:val="22"/>
          <w:rPrChange w:id="755" w:author="Sepribo Taylor-Harry" w:date="2020-08-05T08:23:00Z">
            <w:rPr>
              <w:noProof/>
              <w:webHidden/>
            </w:rPr>
          </w:rPrChange>
        </w:rPr>
        <w:fldChar w:fldCharType="separate"/>
      </w:r>
      <w:r w:rsidRPr="00B14B6B">
        <w:rPr>
          <w:noProof/>
          <w:webHidden/>
          <w:sz w:val="22"/>
          <w:szCs w:val="22"/>
          <w:rPrChange w:id="756" w:author="Sepribo Taylor-Harry" w:date="2020-08-05T08:23:00Z">
            <w:rPr>
              <w:noProof/>
              <w:webHidden/>
            </w:rPr>
          </w:rPrChange>
        </w:rPr>
        <w:t>12</w:t>
      </w:r>
      <w:r w:rsidRPr="00B14B6B">
        <w:rPr>
          <w:noProof/>
          <w:webHidden/>
          <w:sz w:val="22"/>
          <w:szCs w:val="22"/>
          <w:rPrChange w:id="757" w:author="Sepribo Taylor-Harry" w:date="2020-08-05T08:23:00Z">
            <w:rPr>
              <w:noProof/>
              <w:webHidden/>
            </w:rPr>
          </w:rPrChange>
        </w:rPr>
        <w:fldChar w:fldCharType="end"/>
      </w:r>
      <w:r w:rsidRPr="00B14B6B">
        <w:rPr>
          <w:rStyle w:val="Hyperlink"/>
          <w:noProof/>
          <w:sz w:val="22"/>
          <w:szCs w:val="22"/>
          <w:rPrChange w:id="758" w:author="Sepribo Taylor-Harry" w:date="2020-08-05T08:23:00Z">
            <w:rPr>
              <w:rStyle w:val="Hyperlink"/>
              <w:noProof/>
            </w:rPr>
          </w:rPrChange>
        </w:rPr>
        <w:fldChar w:fldCharType="end"/>
      </w:r>
    </w:p>
    <w:p w14:paraId="37492AC3" w14:textId="5D1314A0" w:rsidR="00B14B6B" w:rsidRPr="00B14B6B" w:rsidRDefault="00B14B6B">
      <w:pPr>
        <w:pStyle w:val="TableofFigures"/>
        <w:tabs>
          <w:tab w:val="right" w:leader="dot" w:pos="9350"/>
        </w:tabs>
        <w:spacing w:line="360" w:lineRule="auto"/>
        <w:rPr>
          <w:noProof/>
          <w:kern w:val="0"/>
          <w:sz w:val="22"/>
          <w:szCs w:val="22"/>
          <w:lang w:eastAsia="en-US"/>
        </w:rPr>
        <w:pPrChange w:id="759" w:author="Sepribo Taylor-Harry" w:date="2020-08-05T08:22:00Z">
          <w:pPr>
            <w:pStyle w:val="TableofFigures"/>
            <w:tabs>
              <w:tab w:val="right" w:leader="dot" w:pos="9350"/>
            </w:tabs>
          </w:pPr>
        </w:pPrChange>
      </w:pPr>
      <w:r w:rsidRPr="00B14B6B">
        <w:rPr>
          <w:rStyle w:val="Hyperlink"/>
          <w:noProof/>
          <w:sz w:val="22"/>
          <w:szCs w:val="22"/>
          <w:rPrChange w:id="760" w:author="Sepribo Taylor-Harry" w:date="2020-08-05T08:23:00Z">
            <w:rPr>
              <w:rStyle w:val="Hyperlink"/>
              <w:noProof/>
            </w:rPr>
          </w:rPrChange>
        </w:rPr>
        <w:fldChar w:fldCharType="begin"/>
      </w:r>
      <w:r w:rsidRPr="00B14B6B">
        <w:rPr>
          <w:rStyle w:val="Hyperlink"/>
          <w:noProof/>
          <w:sz w:val="22"/>
          <w:szCs w:val="22"/>
          <w:rPrChange w:id="761" w:author="Sepribo Taylor-Harry" w:date="2020-08-05T08:23:00Z">
            <w:rPr>
              <w:rStyle w:val="Hyperlink"/>
              <w:noProof/>
            </w:rPr>
          </w:rPrChange>
        </w:rPr>
        <w:instrText xml:space="preserve"> </w:instrText>
      </w:r>
      <w:r w:rsidRPr="00B14B6B">
        <w:rPr>
          <w:noProof/>
          <w:sz w:val="22"/>
          <w:szCs w:val="22"/>
          <w:rPrChange w:id="762" w:author="Sepribo Taylor-Harry" w:date="2020-08-05T08:23:00Z">
            <w:rPr>
              <w:noProof/>
            </w:rPr>
          </w:rPrChange>
        </w:rPr>
        <w:instrText>HYPERLINK \l "_Toc47508010"</w:instrText>
      </w:r>
      <w:r w:rsidRPr="00B14B6B">
        <w:rPr>
          <w:rStyle w:val="Hyperlink"/>
          <w:noProof/>
          <w:sz w:val="22"/>
          <w:szCs w:val="22"/>
          <w:rPrChange w:id="763" w:author="Sepribo Taylor-Harry" w:date="2020-08-05T08:23:00Z">
            <w:rPr>
              <w:rStyle w:val="Hyperlink"/>
              <w:noProof/>
            </w:rPr>
          </w:rPrChange>
        </w:rPr>
        <w:instrText xml:space="preserve"> </w:instrText>
      </w:r>
      <w:r w:rsidRPr="00B14B6B">
        <w:rPr>
          <w:rStyle w:val="Hyperlink"/>
          <w:noProof/>
          <w:sz w:val="22"/>
          <w:szCs w:val="22"/>
          <w:rPrChange w:id="764" w:author="Sepribo Taylor-Harry" w:date="2020-08-05T08:23:00Z">
            <w:rPr>
              <w:rStyle w:val="Hyperlink"/>
              <w:noProof/>
            </w:rPr>
          </w:rPrChange>
        </w:rPr>
        <w:fldChar w:fldCharType="separate"/>
      </w:r>
      <w:r w:rsidRPr="00B14B6B">
        <w:rPr>
          <w:rStyle w:val="Hyperlink"/>
          <w:noProof/>
          <w:sz w:val="22"/>
          <w:szCs w:val="22"/>
          <w:rPrChange w:id="765" w:author="Sepribo Taylor-Harry" w:date="2020-08-05T08:23:00Z">
            <w:rPr>
              <w:rStyle w:val="Hyperlink"/>
              <w:noProof/>
            </w:rPr>
          </w:rPrChange>
        </w:rPr>
        <w:t>Figure 5 GitBash Select Components</w:t>
      </w:r>
      <w:r w:rsidRPr="00B14B6B">
        <w:rPr>
          <w:noProof/>
          <w:webHidden/>
          <w:sz w:val="22"/>
          <w:szCs w:val="22"/>
          <w:rPrChange w:id="766" w:author="Sepribo Taylor-Harry" w:date="2020-08-05T08:23:00Z">
            <w:rPr>
              <w:noProof/>
              <w:webHidden/>
            </w:rPr>
          </w:rPrChange>
        </w:rPr>
        <w:tab/>
      </w:r>
      <w:r w:rsidRPr="00B14B6B">
        <w:rPr>
          <w:noProof/>
          <w:webHidden/>
          <w:sz w:val="22"/>
          <w:szCs w:val="22"/>
          <w:rPrChange w:id="767" w:author="Sepribo Taylor-Harry" w:date="2020-08-05T08:23:00Z">
            <w:rPr>
              <w:noProof/>
              <w:webHidden/>
            </w:rPr>
          </w:rPrChange>
        </w:rPr>
        <w:fldChar w:fldCharType="begin"/>
      </w:r>
      <w:r w:rsidRPr="00B14B6B">
        <w:rPr>
          <w:noProof/>
          <w:webHidden/>
          <w:sz w:val="22"/>
          <w:szCs w:val="22"/>
          <w:rPrChange w:id="768" w:author="Sepribo Taylor-Harry" w:date="2020-08-05T08:23:00Z">
            <w:rPr>
              <w:noProof/>
              <w:webHidden/>
            </w:rPr>
          </w:rPrChange>
        </w:rPr>
        <w:instrText xml:space="preserve"> PAGEREF _Toc47508010 \h </w:instrText>
      </w:r>
      <w:r w:rsidRPr="00B14B6B">
        <w:rPr>
          <w:noProof/>
          <w:webHidden/>
          <w:sz w:val="22"/>
          <w:szCs w:val="22"/>
          <w:rPrChange w:id="769" w:author="Sepribo Taylor-Harry" w:date="2020-08-05T08:23:00Z">
            <w:rPr>
              <w:noProof/>
              <w:webHidden/>
              <w:sz w:val="22"/>
              <w:szCs w:val="22"/>
            </w:rPr>
          </w:rPrChange>
        </w:rPr>
      </w:r>
      <w:r w:rsidRPr="00B14B6B">
        <w:rPr>
          <w:noProof/>
          <w:webHidden/>
          <w:sz w:val="22"/>
          <w:szCs w:val="22"/>
          <w:rPrChange w:id="770" w:author="Sepribo Taylor-Harry" w:date="2020-08-05T08:23:00Z">
            <w:rPr>
              <w:noProof/>
              <w:webHidden/>
            </w:rPr>
          </w:rPrChange>
        </w:rPr>
        <w:fldChar w:fldCharType="separate"/>
      </w:r>
      <w:r w:rsidRPr="00B14B6B">
        <w:rPr>
          <w:noProof/>
          <w:webHidden/>
          <w:sz w:val="22"/>
          <w:szCs w:val="22"/>
          <w:rPrChange w:id="771" w:author="Sepribo Taylor-Harry" w:date="2020-08-05T08:23:00Z">
            <w:rPr>
              <w:noProof/>
              <w:webHidden/>
            </w:rPr>
          </w:rPrChange>
        </w:rPr>
        <w:t>13</w:t>
      </w:r>
      <w:r w:rsidRPr="00B14B6B">
        <w:rPr>
          <w:noProof/>
          <w:webHidden/>
          <w:sz w:val="22"/>
          <w:szCs w:val="22"/>
          <w:rPrChange w:id="772" w:author="Sepribo Taylor-Harry" w:date="2020-08-05T08:23:00Z">
            <w:rPr>
              <w:noProof/>
              <w:webHidden/>
            </w:rPr>
          </w:rPrChange>
        </w:rPr>
        <w:fldChar w:fldCharType="end"/>
      </w:r>
      <w:r w:rsidRPr="00B14B6B">
        <w:rPr>
          <w:rStyle w:val="Hyperlink"/>
          <w:noProof/>
          <w:sz w:val="22"/>
          <w:szCs w:val="22"/>
          <w:rPrChange w:id="773" w:author="Sepribo Taylor-Harry" w:date="2020-08-05T08:23:00Z">
            <w:rPr>
              <w:rStyle w:val="Hyperlink"/>
              <w:noProof/>
            </w:rPr>
          </w:rPrChange>
        </w:rPr>
        <w:fldChar w:fldCharType="end"/>
      </w:r>
    </w:p>
    <w:p w14:paraId="0CFA3B48" w14:textId="400B291F" w:rsidR="00B14B6B" w:rsidRPr="00B14B6B" w:rsidRDefault="00B14B6B">
      <w:pPr>
        <w:pStyle w:val="TableofFigures"/>
        <w:tabs>
          <w:tab w:val="right" w:leader="dot" w:pos="9350"/>
        </w:tabs>
        <w:spacing w:line="360" w:lineRule="auto"/>
        <w:rPr>
          <w:noProof/>
          <w:kern w:val="0"/>
          <w:sz w:val="22"/>
          <w:szCs w:val="22"/>
          <w:lang w:eastAsia="en-US"/>
        </w:rPr>
        <w:pPrChange w:id="774" w:author="Sepribo Taylor-Harry" w:date="2020-08-05T08:22:00Z">
          <w:pPr>
            <w:pStyle w:val="TableofFigures"/>
            <w:tabs>
              <w:tab w:val="right" w:leader="dot" w:pos="9350"/>
            </w:tabs>
          </w:pPr>
        </w:pPrChange>
      </w:pPr>
      <w:r w:rsidRPr="00B14B6B">
        <w:rPr>
          <w:rStyle w:val="Hyperlink"/>
          <w:noProof/>
          <w:sz w:val="22"/>
          <w:szCs w:val="22"/>
          <w:rPrChange w:id="775" w:author="Sepribo Taylor-Harry" w:date="2020-08-05T08:23:00Z">
            <w:rPr>
              <w:rStyle w:val="Hyperlink"/>
              <w:noProof/>
            </w:rPr>
          </w:rPrChange>
        </w:rPr>
        <w:fldChar w:fldCharType="begin"/>
      </w:r>
      <w:r w:rsidRPr="00B14B6B">
        <w:rPr>
          <w:rStyle w:val="Hyperlink"/>
          <w:noProof/>
          <w:sz w:val="22"/>
          <w:szCs w:val="22"/>
          <w:rPrChange w:id="776" w:author="Sepribo Taylor-Harry" w:date="2020-08-05T08:23:00Z">
            <w:rPr>
              <w:rStyle w:val="Hyperlink"/>
              <w:noProof/>
            </w:rPr>
          </w:rPrChange>
        </w:rPr>
        <w:instrText xml:space="preserve"> </w:instrText>
      </w:r>
      <w:r w:rsidRPr="00B14B6B">
        <w:rPr>
          <w:noProof/>
          <w:sz w:val="22"/>
          <w:szCs w:val="22"/>
          <w:rPrChange w:id="777" w:author="Sepribo Taylor-Harry" w:date="2020-08-05T08:23:00Z">
            <w:rPr>
              <w:noProof/>
            </w:rPr>
          </w:rPrChange>
        </w:rPr>
        <w:instrText>HYPERLINK \l "_Toc47508011"</w:instrText>
      </w:r>
      <w:r w:rsidRPr="00B14B6B">
        <w:rPr>
          <w:rStyle w:val="Hyperlink"/>
          <w:noProof/>
          <w:sz w:val="22"/>
          <w:szCs w:val="22"/>
          <w:rPrChange w:id="778" w:author="Sepribo Taylor-Harry" w:date="2020-08-05T08:23:00Z">
            <w:rPr>
              <w:rStyle w:val="Hyperlink"/>
              <w:noProof/>
            </w:rPr>
          </w:rPrChange>
        </w:rPr>
        <w:instrText xml:space="preserve"> </w:instrText>
      </w:r>
      <w:r w:rsidRPr="00B14B6B">
        <w:rPr>
          <w:rStyle w:val="Hyperlink"/>
          <w:noProof/>
          <w:sz w:val="22"/>
          <w:szCs w:val="22"/>
          <w:rPrChange w:id="779" w:author="Sepribo Taylor-Harry" w:date="2020-08-05T08:23:00Z">
            <w:rPr>
              <w:rStyle w:val="Hyperlink"/>
              <w:noProof/>
            </w:rPr>
          </w:rPrChange>
        </w:rPr>
        <w:fldChar w:fldCharType="separate"/>
      </w:r>
      <w:r w:rsidRPr="00B14B6B">
        <w:rPr>
          <w:rStyle w:val="Hyperlink"/>
          <w:noProof/>
          <w:sz w:val="22"/>
          <w:szCs w:val="22"/>
          <w:rPrChange w:id="780" w:author="Sepribo Taylor-Harry" w:date="2020-08-05T08:23:00Z">
            <w:rPr>
              <w:rStyle w:val="Hyperlink"/>
              <w:noProof/>
            </w:rPr>
          </w:rPrChange>
        </w:rPr>
        <w:t>Figure 6 Select Start Menu Folder</w:t>
      </w:r>
      <w:r w:rsidRPr="00B14B6B">
        <w:rPr>
          <w:noProof/>
          <w:webHidden/>
          <w:sz w:val="22"/>
          <w:szCs w:val="22"/>
          <w:rPrChange w:id="781" w:author="Sepribo Taylor-Harry" w:date="2020-08-05T08:23:00Z">
            <w:rPr>
              <w:noProof/>
              <w:webHidden/>
            </w:rPr>
          </w:rPrChange>
        </w:rPr>
        <w:tab/>
      </w:r>
      <w:r w:rsidRPr="00B14B6B">
        <w:rPr>
          <w:noProof/>
          <w:webHidden/>
          <w:sz w:val="22"/>
          <w:szCs w:val="22"/>
          <w:rPrChange w:id="782" w:author="Sepribo Taylor-Harry" w:date="2020-08-05T08:23:00Z">
            <w:rPr>
              <w:noProof/>
              <w:webHidden/>
            </w:rPr>
          </w:rPrChange>
        </w:rPr>
        <w:fldChar w:fldCharType="begin"/>
      </w:r>
      <w:r w:rsidRPr="00B14B6B">
        <w:rPr>
          <w:noProof/>
          <w:webHidden/>
          <w:sz w:val="22"/>
          <w:szCs w:val="22"/>
          <w:rPrChange w:id="783" w:author="Sepribo Taylor-Harry" w:date="2020-08-05T08:23:00Z">
            <w:rPr>
              <w:noProof/>
              <w:webHidden/>
            </w:rPr>
          </w:rPrChange>
        </w:rPr>
        <w:instrText xml:space="preserve"> PAGEREF _Toc47508011 \h </w:instrText>
      </w:r>
      <w:r w:rsidRPr="00B14B6B">
        <w:rPr>
          <w:noProof/>
          <w:webHidden/>
          <w:sz w:val="22"/>
          <w:szCs w:val="22"/>
          <w:rPrChange w:id="784" w:author="Sepribo Taylor-Harry" w:date="2020-08-05T08:23:00Z">
            <w:rPr>
              <w:noProof/>
              <w:webHidden/>
              <w:sz w:val="22"/>
              <w:szCs w:val="22"/>
            </w:rPr>
          </w:rPrChange>
        </w:rPr>
      </w:r>
      <w:r w:rsidRPr="00B14B6B">
        <w:rPr>
          <w:noProof/>
          <w:webHidden/>
          <w:sz w:val="22"/>
          <w:szCs w:val="22"/>
          <w:rPrChange w:id="785" w:author="Sepribo Taylor-Harry" w:date="2020-08-05T08:23:00Z">
            <w:rPr>
              <w:noProof/>
              <w:webHidden/>
            </w:rPr>
          </w:rPrChange>
        </w:rPr>
        <w:fldChar w:fldCharType="separate"/>
      </w:r>
      <w:r w:rsidRPr="00B14B6B">
        <w:rPr>
          <w:noProof/>
          <w:webHidden/>
          <w:sz w:val="22"/>
          <w:szCs w:val="22"/>
          <w:rPrChange w:id="786" w:author="Sepribo Taylor-Harry" w:date="2020-08-05T08:23:00Z">
            <w:rPr>
              <w:noProof/>
              <w:webHidden/>
            </w:rPr>
          </w:rPrChange>
        </w:rPr>
        <w:t>13</w:t>
      </w:r>
      <w:r w:rsidRPr="00B14B6B">
        <w:rPr>
          <w:noProof/>
          <w:webHidden/>
          <w:sz w:val="22"/>
          <w:szCs w:val="22"/>
          <w:rPrChange w:id="787" w:author="Sepribo Taylor-Harry" w:date="2020-08-05T08:23:00Z">
            <w:rPr>
              <w:noProof/>
              <w:webHidden/>
            </w:rPr>
          </w:rPrChange>
        </w:rPr>
        <w:fldChar w:fldCharType="end"/>
      </w:r>
      <w:r w:rsidRPr="00B14B6B">
        <w:rPr>
          <w:rStyle w:val="Hyperlink"/>
          <w:noProof/>
          <w:sz w:val="22"/>
          <w:szCs w:val="22"/>
          <w:rPrChange w:id="788" w:author="Sepribo Taylor-Harry" w:date="2020-08-05T08:23:00Z">
            <w:rPr>
              <w:rStyle w:val="Hyperlink"/>
              <w:noProof/>
            </w:rPr>
          </w:rPrChange>
        </w:rPr>
        <w:fldChar w:fldCharType="end"/>
      </w:r>
    </w:p>
    <w:p w14:paraId="76C0F4B9" w14:textId="288171C5" w:rsidR="00B14B6B" w:rsidRPr="00B14B6B" w:rsidRDefault="00B14B6B">
      <w:pPr>
        <w:pStyle w:val="TableofFigures"/>
        <w:tabs>
          <w:tab w:val="right" w:leader="dot" w:pos="9350"/>
        </w:tabs>
        <w:spacing w:line="360" w:lineRule="auto"/>
        <w:rPr>
          <w:noProof/>
          <w:kern w:val="0"/>
          <w:sz w:val="22"/>
          <w:szCs w:val="22"/>
          <w:lang w:eastAsia="en-US"/>
        </w:rPr>
        <w:pPrChange w:id="789" w:author="Sepribo Taylor-Harry" w:date="2020-08-05T08:22:00Z">
          <w:pPr>
            <w:pStyle w:val="TableofFigures"/>
            <w:tabs>
              <w:tab w:val="right" w:leader="dot" w:pos="9350"/>
            </w:tabs>
          </w:pPr>
        </w:pPrChange>
      </w:pPr>
      <w:r w:rsidRPr="00B14B6B">
        <w:rPr>
          <w:rStyle w:val="Hyperlink"/>
          <w:noProof/>
          <w:sz w:val="22"/>
          <w:szCs w:val="22"/>
          <w:rPrChange w:id="790" w:author="Sepribo Taylor-Harry" w:date="2020-08-05T08:23:00Z">
            <w:rPr>
              <w:rStyle w:val="Hyperlink"/>
              <w:noProof/>
            </w:rPr>
          </w:rPrChange>
        </w:rPr>
        <w:fldChar w:fldCharType="begin"/>
      </w:r>
      <w:r w:rsidRPr="00B14B6B">
        <w:rPr>
          <w:rStyle w:val="Hyperlink"/>
          <w:noProof/>
          <w:sz w:val="22"/>
          <w:szCs w:val="22"/>
          <w:rPrChange w:id="791" w:author="Sepribo Taylor-Harry" w:date="2020-08-05T08:23:00Z">
            <w:rPr>
              <w:rStyle w:val="Hyperlink"/>
              <w:noProof/>
            </w:rPr>
          </w:rPrChange>
        </w:rPr>
        <w:instrText xml:space="preserve"> </w:instrText>
      </w:r>
      <w:r w:rsidRPr="00B14B6B">
        <w:rPr>
          <w:noProof/>
          <w:sz w:val="22"/>
          <w:szCs w:val="22"/>
          <w:rPrChange w:id="792" w:author="Sepribo Taylor-Harry" w:date="2020-08-05T08:23:00Z">
            <w:rPr>
              <w:noProof/>
            </w:rPr>
          </w:rPrChange>
        </w:rPr>
        <w:instrText>HYPERLINK \l "_Toc47508012"</w:instrText>
      </w:r>
      <w:r w:rsidRPr="00B14B6B">
        <w:rPr>
          <w:rStyle w:val="Hyperlink"/>
          <w:noProof/>
          <w:sz w:val="22"/>
          <w:szCs w:val="22"/>
          <w:rPrChange w:id="793" w:author="Sepribo Taylor-Harry" w:date="2020-08-05T08:23:00Z">
            <w:rPr>
              <w:rStyle w:val="Hyperlink"/>
              <w:noProof/>
            </w:rPr>
          </w:rPrChange>
        </w:rPr>
        <w:instrText xml:space="preserve"> </w:instrText>
      </w:r>
      <w:r w:rsidRPr="00B14B6B">
        <w:rPr>
          <w:rStyle w:val="Hyperlink"/>
          <w:noProof/>
          <w:sz w:val="22"/>
          <w:szCs w:val="22"/>
          <w:rPrChange w:id="794" w:author="Sepribo Taylor-Harry" w:date="2020-08-05T08:23:00Z">
            <w:rPr>
              <w:rStyle w:val="Hyperlink"/>
              <w:noProof/>
            </w:rPr>
          </w:rPrChange>
        </w:rPr>
        <w:fldChar w:fldCharType="separate"/>
      </w:r>
      <w:r w:rsidRPr="00B14B6B">
        <w:rPr>
          <w:rStyle w:val="Hyperlink"/>
          <w:noProof/>
          <w:sz w:val="22"/>
          <w:szCs w:val="22"/>
          <w:rPrChange w:id="795" w:author="Sepribo Taylor-Harry" w:date="2020-08-05T08:23:00Z">
            <w:rPr>
              <w:rStyle w:val="Hyperlink"/>
              <w:noProof/>
            </w:rPr>
          </w:rPrChange>
        </w:rPr>
        <w:t>Figure 7 Choose the default editor for GIT</w:t>
      </w:r>
      <w:r w:rsidRPr="00B14B6B">
        <w:rPr>
          <w:noProof/>
          <w:webHidden/>
          <w:sz w:val="22"/>
          <w:szCs w:val="22"/>
          <w:rPrChange w:id="796" w:author="Sepribo Taylor-Harry" w:date="2020-08-05T08:23:00Z">
            <w:rPr>
              <w:noProof/>
              <w:webHidden/>
            </w:rPr>
          </w:rPrChange>
        </w:rPr>
        <w:tab/>
      </w:r>
      <w:r w:rsidRPr="00B14B6B">
        <w:rPr>
          <w:noProof/>
          <w:webHidden/>
          <w:sz w:val="22"/>
          <w:szCs w:val="22"/>
          <w:rPrChange w:id="797" w:author="Sepribo Taylor-Harry" w:date="2020-08-05T08:23:00Z">
            <w:rPr>
              <w:noProof/>
              <w:webHidden/>
            </w:rPr>
          </w:rPrChange>
        </w:rPr>
        <w:fldChar w:fldCharType="begin"/>
      </w:r>
      <w:r w:rsidRPr="00B14B6B">
        <w:rPr>
          <w:noProof/>
          <w:webHidden/>
          <w:sz w:val="22"/>
          <w:szCs w:val="22"/>
          <w:rPrChange w:id="798" w:author="Sepribo Taylor-Harry" w:date="2020-08-05T08:23:00Z">
            <w:rPr>
              <w:noProof/>
              <w:webHidden/>
            </w:rPr>
          </w:rPrChange>
        </w:rPr>
        <w:instrText xml:space="preserve"> PAGEREF _Toc47508012 \h </w:instrText>
      </w:r>
      <w:r w:rsidRPr="00B14B6B">
        <w:rPr>
          <w:noProof/>
          <w:webHidden/>
          <w:sz w:val="22"/>
          <w:szCs w:val="22"/>
          <w:rPrChange w:id="799" w:author="Sepribo Taylor-Harry" w:date="2020-08-05T08:23:00Z">
            <w:rPr>
              <w:noProof/>
              <w:webHidden/>
              <w:sz w:val="22"/>
              <w:szCs w:val="22"/>
            </w:rPr>
          </w:rPrChange>
        </w:rPr>
      </w:r>
      <w:r w:rsidRPr="00B14B6B">
        <w:rPr>
          <w:noProof/>
          <w:webHidden/>
          <w:sz w:val="22"/>
          <w:szCs w:val="22"/>
          <w:rPrChange w:id="800" w:author="Sepribo Taylor-Harry" w:date="2020-08-05T08:23:00Z">
            <w:rPr>
              <w:noProof/>
              <w:webHidden/>
            </w:rPr>
          </w:rPrChange>
        </w:rPr>
        <w:fldChar w:fldCharType="separate"/>
      </w:r>
      <w:r w:rsidRPr="00B14B6B">
        <w:rPr>
          <w:noProof/>
          <w:webHidden/>
          <w:sz w:val="22"/>
          <w:szCs w:val="22"/>
          <w:rPrChange w:id="801" w:author="Sepribo Taylor-Harry" w:date="2020-08-05T08:23:00Z">
            <w:rPr>
              <w:noProof/>
              <w:webHidden/>
            </w:rPr>
          </w:rPrChange>
        </w:rPr>
        <w:t>14</w:t>
      </w:r>
      <w:r w:rsidRPr="00B14B6B">
        <w:rPr>
          <w:noProof/>
          <w:webHidden/>
          <w:sz w:val="22"/>
          <w:szCs w:val="22"/>
          <w:rPrChange w:id="802" w:author="Sepribo Taylor-Harry" w:date="2020-08-05T08:23:00Z">
            <w:rPr>
              <w:noProof/>
              <w:webHidden/>
            </w:rPr>
          </w:rPrChange>
        </w:rPr>
        <w:fldChar w:fldCharType="end"/>
      </w:r>
      <w:r w:rsidRPr="00B14B6B">
        <w:rPr>
          <w:rStyle w:val="Hyperlink"/>
          <w:noProof/>
          <w:sz w:val="22"/>
          <w:szCs w:val="22"/>
          <w:rPrChange w:id="803" w:author="Sepribo Taylor-Harry" w:date="2020-08-05T08:23:00Z">
            <w:rPr>
              <w:rStyle w:val="Hyperlink"/>
              <w:noProof/>
            </w:rPr>
          </w:rPrChange>
        </w:rPr>
        <w:fldChar w:fldCharType="end"/>
      </w:r>
    </w:p>
    <w:p w14:paraId="6379468E" w14:textId="7047E7D9" w:rsidR="00B14B6B" w:rsidRPr="00B14B6B" w:rsidRDefault="00B14B6B">
      <w:pPr>
        <w:pStyle w:val="TableofFigures"/>
        <w:tabs>
          <w:tab w:val="right" w:leader="dot" w:pos="9350"/>
        </w:tabs>
        <w:spacing w:line="360" w:lineRule="auto"/>
        <w:rPr>
          <w:noProof/>
          <w:kern w:val="0"/>
          <w:sz w:val="22"/>
          <w:szCs w:val="22"/>
          <w:lang w:eastAsia="en-US"/>
        </w:rPr>
        <w:pPrChange w:id="804" w:author="Sepribo Taylor-Harry" w:date="2020-08-05T08:22:00Z">
          <w:pPr>
            <w:pStyle w:val="TableofFigures"/>
            <w:tabs>
              <w:tab w:val="right" w:leader="dot" w:pos="9350"/>
            </w:tabs>
          </w:pPr>
        </w:pPrChange>
      </w:pPr>
      <w:r w:rsidRPr="00B14B6B">
        <w:rPr>
          <w:rStyle w:val="Hyperlink"/>
          <w:noProof/>
          <w:sz w:val="22"/>
          <w:szCs w:val="22"/>
          <w:rPrChange w:id="805" w:author="Sepribo Taylor-Harry" w:date="2020-08-05T08:23:00Z">
            <w:rPr>
              <w:rStyle w:val="Hyperlink"/>
              <w:noProof/>
            </w:rPr>
          </w:rPrChange>
        </w:rPr>
        <w:fldChar w:fldCharType="begin"/>
      </w:r>
      <w:r w:rsidRPr="00B14B6B">
        <w:rPr>
          <w:rStyle w:val="Hyperlink"/>
          <w:noProof/>
          <w:sz w:val="22"/>
          <w:szCs w:val="22"/>
          <w:rPrChange w:id="806" w:author="Sepribo Taylor-Harry" w:date="2020-08-05T08:23:00Z">
            <w:rPr>
              <w:rStyle w:val="Hyperlink"/>
              <w:noProof/>
            </w:rPr>
          </w:rPrChange>
        </w:rPr>
        <w:instrText xml:space="preserve"> </w:instrText>
      </w:r>
      <w:r w:rsidRPr="00B14B6B">
        <w:rPr>
          <w:noProof/>
          <w:sz w:val="22"/>
          <w:szCs w:val="22"/>
          <w:rPrChange w:id="807" w:author="Sepribo Taylor-Harry" w:date="2020-08-05T08:23:00Z">
            <w:rPr>
              <w:noProof/>
            </w:rPr>
          </w:rPrChange>
        </w:rPr>
        <w:instrText>HYPERLINK \l "_Toc47508013"</w:instrText>
      </w:r>
      <w:r w:rsidRPr="00B14B6B">
        <w:rPr>
          <w:rStyle w:val="Hyperlink"/>
          <w:noProof/>
          <w:sz w:val="22"/>
          <w:szCs w:val="22"/>
          <w:rPrChange w:id="808" w:author="Sepribo Taylor-Harry" w:date="2020-08-05T08:23:00Z">
            <w:rPr>
              <w:rStyle w:val="Hyperlink"/>
              <w:noProof/>
            </w:rPr>
          </w:rPrChange>
        </w:rPr>
        <w:instrText xml:space="preserve"> </w:instrText>
      </w:r>
      <w:r w:rsidRPr="00B14B6B">
        <w:rPr>
          <w:rStyle w:val="Hyperlink"/>
          <w:noProof/>
          <w:sz w:val="22"/>
          <w:szCs w:val="22"/>
          <w:rPrChange w:id="809" w:author="Sepribo Taylor-Harry" w:date="2020-08-05T08:23:00Z">
            <w:rPr>
              <w:rStyle w:val="Hyperlink"/>
              <w:noProof/>
            </w:rPr>
          </w:rPrChange>
        </w:rPr>
        <w:fldChar w:fldCharType="separate"/>
      </w:r>
      <w:r w:rsidRPr="00B14B6B">
        <w:rPr>
          <w:rStyle w:val="Hyperlink"/>
          <w:noProof/>
          <w:sz w:val="22"/>
          <w:szCs w:val="22"/>
          <w:rPrChange w:id="810" w:author="Sepribo Taylor-Harry" w:date="2020-08-05T08:23:00Z">
            <w:rPr>
              <w:rStyle w:val="Hyperlink"/>
              <w:noProof/>
            </w:rPr>
          </w:rPrChange>
        </w:rPr>
        <w:t>Figure 8 Selec Use Nano editor</w:t>
      </w:r>
      <w:r w:rsidRPr="00B14B6B">
        <w:rPr>
          <w:noProof/>
          <w:webHidden/>
          <w:sz w:val="22"/>
          <w:szCs w:val="22"/>
          <w:rPrChange w:id="811" w:author="Sepribo Taylor-Harry" w:date="2020-08-05T08:23:00Z">
            <w:rPr>
              <w:noProof/>
              <w:webHidden/>
            </w:rPr>
          </w:rPrChange>
        </w:rPr>
        <w:tab/>
      </w:r>
      <w:r w:rsidRPr="00B14B6B">
        <w:rPr>
          <w:noProof/>
          <w:webHidden/>
          <w:sz w:val="22"/>
          <w:szCs w:val="22"/>
          <w:rPrChange w:id="812" w:author="Sepribo Taylor-Harry" w:date="2020-08-05T08:23:00Z">
            <w:rPr>
              <w:noProof/>
              <w:webHidden/>
            </w:rPr>
          </w:rPrChange>
        </w:rPr>
        <w:fldChar w:fldCharType="begin"/>
      </w:r>
      <w:r w:rsidRPr="00B14B6B">
        <w:rPr>
          <w:noProof/>
          <w:webHidden/>
          <w:sz w:val="22"/>
          <w:szCs w:val="22"/>
          <w:rPrChange w:id="813" w:author="Sepribo Taylor-Harry" w:date="2020-08-05T08:23:00Z">
            <w:rPr>
              <w:noProof/>
              <w:webHidden/>
            </w:rPr>
          </w:rPrChange>
        </w:rPr>
        <w:instrText xml:space="preserve"> PAGEREF _Toc47508013 \h </w:instrText>
      </w:r>
      <w:r w:rsidRPr="00B14B6B">
        <w:rPr>
          <w:noProof/>
          <w:webHidden/>
          <w:sz w:val="22"/>
          <w:szCs w:val="22"/>
          <w:rPrChange w:id="814" w:author="Sepribo Taylor-Harry" w:date="2020-08-05T08:23:00Z">
            <w:rPr>
              <w:noProof/>
              <w:webHidden/>
              <w:sz w:val="22"/>
              <w:szCs w:val="22"/>
            </w:rPr>
          </w:rPrChange>
        </w:rPr>
      </w:r>
      <w:r w:rsidRPr="00B14B6B">
        <w:rPr>
          <w:noProof/>
          <w:webHidden/>
          <w:sz w:val="22"/>
          <w:szCs w:val="22"/>
          <w:rPrChange w:id="815" w:author="Sepribo Taylor-Harry" w:date="2020-08-05T08:23:00Z">
            <w:rPr>
              <w:noProof/>
              <w:webHidden/>
            </w:rPr>
          </w:rPrChange>
        </w:rPr>
        <w:fldChar w:fldCharType="separate"/>
      </w:r>
      <w:r w:rsidRPr="00B14B6B">
        <w:rPr>
          <w:noProof/>
          <w:webHidden/>
          <w:sz w:val="22"/>
          <w:szCs w:val="22"/>
          <w:rPrChange w:id="816" w:author="Sepribo Taylor-Harry" w:date="2020-08-05T08:23:00Z">
            <w:rPr>
              <w:noProof/>
              <w:webHidden/>
            </w:rPr>
          </w:rPrChange>
        </w:rPr>
        <w:t>14</w:t>
      </w:r>
      <w:r w:rsidRPr="00B14B6B">
        <w:rPr>
          <w:noProof/>
          <w:webHidden/>
          <w:sz w:val="22"/>
          <w:szCs w:val="22"/>
          <w:rPrChange w:id="817" w:author="Sepribo Taylor-Harry" w:date="2020-08-05T08:23:00Z">
            <w:rPr>
              <w:noProof/>
              <w:webHidden/>
            </w:rPr>
          </w:rPrChange>
        </w:rPr>
        <w:fldChar w:fldCharType="end"/>
      </w:r>
      <w:r w:rsidRPr="00B14B6B">
        <w:rPr>
          <w:rStyle w:val="Hyperlink"/>
          <w:noProof/>
          <w:sz w:val="22"/>
          <w:szCs w:val="22"/>
          <w:rPrChange w:id="818" w:author="Sepribo Taylor-Harry" w:date="2020-08-05T08:23:00Z">
            <w:rPr>
              <w:rStyle w:val="Hyperlink"/>
              <w:noProof/>
            </w:rPr>
          </w:rPrChange>
        </w:rPr>
        <w:fldChar w:fldCharType="end"/>
      </w:r>
    </w:p>
    <w:p w14:paraId="3E949E69" w14:textId="5143F2D0" w:rsidR="00B14B6B" w:rsidRPr="00B14B6B" w:rsidRDefault="00B14B6B">
      <w:pPr>
        <w:pStyle w:val="TableofFigures"/>
        <w:tabs>
          <w:tab w:val="right" w:leader="dot" w:pos="9350"/>
        </w:tabs>
        <w:spacing w:line="360" w:lineRule="auto"/>
        <w:rPr>
          <w:noProof/>
          <w:kern w:val="0"/>
          <w:sz w:val="22"/>
          <w:szCs w:val="22"/>
          <w:lang w:eastAsia="en-US"/>
        </w:rPr>
        <w:pPrChange w:id="819" w:author="Sepribo Taylor-Harry" w:date="2020-08-05T08:22:00Z">
          <w:pPr>
            <w:pStyle w:val="TableofFigures"/>
            <w:tabs>
              <w:tab w:val="right" w:leader="dot" w:pos="9350"/>
            </w:tabs>
          </w:pPr>
        </w:pPrChange>
      </w:pPr>
      <w:r w:rsidRPr="00B14B6B">
        <w:rPr>
          <w:rStyle w:val="Hyperlink"/>
          <w:noProof/>
          <w:sz w:val="22"/>
          <w:szCs w:val="22"/>
          <w:rPrChange w:id="820" w:author="Sepribo Taylor-Harry" w:date="2020-08-05T08:23:00Z">
            <w:rPr>
              <w:rStyle w:val="Hyperlink"/>
              <w:noProof/>
            </w:rPr>
          </w:rPrChange>
        </w:rPr>
        <w:fldChar w:fldCharType="begin"/>
      </w:r>
      <w:r w:rsidRPr="00B14B6B">
        <w:rPr>
          <w:rStyle w:val="Hyperlink"/>
          <w:noProof/>
          <w:sz w:val="22"/>
          <w:szCs w:val="22"/>
          <w:rPrChange w:id="821" w:author="Sepribo Taylor-Harry" w:date="2020-08-05T08:23:00Z">
            <w:rPr>
              <w:rStyle w:val="Hyperlink"/>
              <w:noProof/>
            </w:rPr>
          </w:rPrChange>
        </w:rPr>
        <w:instrText xml:space="preserve"> </w:instrText>
      </w:r>
      <w:r w:rsidRPr="00B14B6B">
        <w:rPr>
          <w:noProof/>
          <w:sz w:val="22"/>
          <w:szCs w:val="22"/>
          <w:rPrChange w:id="822" w:author="Sepribo Taylor-Harry" w:date="2020-08-05T08:23:00Z">
            <w:rPr>
              <w:noProof/>
            </w:rPr>
          </w:rPrChange>
        </w:rPr>
        <w:instrText>HYPERLINK \l "_Toc47508014"</w:instrText>
      </w:r>
      <w:r w:rsidRPr="00B14B6B">
        <w:rPr>
          <w:rStyle w:val="Hyperlink"/>
          <w:noProof/>
          <w:sz w:val="22"/>
          <w:szCs w:val="22"/>
          <w:rPrChange w:id="823" w:author="Sepribo Taylor-Harry" w:date="2020-08-05T08:23:00Z">
            <w:rPr>
              <w:rStyle w:val="Hyperlink"/>
              <w:noProof/>
            </w:rPr>
          </w:rPrChange>
        </w:rPr>
        <w:instrText xml:space="preserve"> </w:instrText>
      </w:r>
      <w:r w:rsidRPr="00B14B6B">
        <w:rPr>
          <w:rStyle w:val="Hyperlink"/>
          <w:noProof/>
          <w:sz w:val="22"/>
          <w:szCs w:val="22"/>
          <w:rPrChange w:id="824" w:author="Sepribo Taylor-Harry" w:date="2020-08-05T08:23:00Z">
            <w:rPr>
              <w:rStyle w:val="Hyperlink"/>
              <w:noProof/>
            </w:rPr>
          </w:rPrChange>
        </w:rPr>
        <w:fldChar w:fldCharType="separate"/>
      </w:r>
      <w:r w:rsidRPr="00B14B6B">
        <w:rPr>
          <w:rStyle w:val="Hyperlink"/>
          <w:noProof/>
          <w:sz w:val="22"/>
          <w:szCs w:val="22"/>
          <w:rPrChange w:id="825" w:author="Sepribo Taylor-Harry" w:date="2020-08-05T08:23:00Z">
            <w:rPr>
              <w:rStyle w:val="Hyperlink"/>
              <w:noProof/>
            </w:rPr>
          </w:rPrChange>
        </w:rPr>
        <w:t>Figure 9. Adjust your Path environment</w:t>
      </w:r>
      <w:r w:rsidRPr="00B14B6B">
        <w:rPr>
          <w:noProof/>
          <w:webHidden/>
          <w:sz w:val="22"/>
          <w:szCs w:val="22"/>
          <w:rPrChange w:id="826" w:author="Sepribo Taylor-Harry" w:date="2020-08-05T08:23:00Z">
            <w:rPr>
              <w:noProof/>
              <w:webHidden/>
            </w:rPr>
          </w:rPrChange>
        </w:rPr>
        <w:tab/>
      </w:r>
      <w:r w:rsidRPr="00B14B6B">
        <w:rPr>
          <w:noProof/>
          <w:webHidden/>
          <w:sz w:val="22"/>
          <w:szCs w:val="22"/>
          <w:rPrChange w:id="827" w:author="Sepribo Taylor-Harry" w:date="2020-08-05T08:23:00Z">
            <w:rPr>
              <w:noProof/>
              <w:webHidden/>
            </w:rPr>
          </w:rPrChange>
        </w:rPr>
        <w:fldChar w:fldCharType="begin"/>
      </w:r>
      <w:r w:rsidRPr="00B14B6B">
        <w:rPr>
          <w:noProof/>
          <w:webHidden/>
          <w:sz w:val="22"/>
          <w:szCs w:val="22"/>
          <w:rPrChange w:id="828" w:author="Sepribo Taylor-Harry" w:date="2020-08-05T08:23:00Z">
            <w:rPr>
              <w:noProof/>
              <w:webHidden/>
            </w:rPr>
          </w:rPrChange>
        </w:rPr>
        <w:instrText xml:space="preserve"> PAGEREF _Toc47508014 \h </w:instrText>
      </w:r>
      <w:r w:rsidRPr="00B14B6B">
        <w:rPr>
          <w:noProof/>
          <w:webHidden/>
          <w:sz w:val="22"/>
          <w:szCs w:val="22"/>
          <w:rPrChange w:id="829" w:author="Sepribo Taylor-Harry" w:date="2020-08-05T08:23:00Z">
            <w:rPr>
              <w:noProof/>
              <w:webHidden/>
              <w:sz w:val="22"/>
              <w:szCs w:val="22"/>
            </w:rPr>
          </w:rPrChange>
        </w:rPr>
      </w:r>
      <w:r w:rsidRPr="00B14B6B">
        <w:rPr>
          <w:noProof/>
          <w:webHidden/>
          <w:sz w:val="22"/>
          <w:szCs w:val="22"/>
          <w:rPrChange w:id="830" w:author="Sepribo Taylor-Harry" w:date="2020-08-05T08:23:00Z">
            <w:rPr>
              <w:noProof/>
              <w:webHidden/>
            </w:rPr>
          </w:rPrChange>
        </w:rPr>
        <w:fldChar w:fldCharType="separate"/>
      </w:r>
      <w:r w:rsidRPr="00B14B6B">
        <w:rPr>
          <w:noProof/>
          <w:webHidden/>
          <w:sz w:val="22"/>
          <w:szCs w:val="22"/>
          <w:rPrChange w:id="831" w:author="Sepribo Taylor-Harry" w:date="2020-08-05T08:23:00Z">
            <w:rPr>
              <w:noProof/>
              <w:webHidden/>
            </w:rPr>
          </w:rPrChange>
        </w:rPr>
        <w:t>15</w:t>
      </w:r>
      <w:r w:rsidRPr="00B14B6B">
        <w:rPr>
          <w:noProof/>
          <w:webHidden/>
          <w:sz w:val="22"/>
          <w:szCs w:val="22"/>
          <w:rPrChange w:id="832" w:author="Sepribo Taylor-Harry" w:date="2020-08-05T08:23:00Z">
            <w:rPr>
              <w:noProof/>
              <w:webHidden/>
            </w:rPr>
          </w:rPrChange>
        </w:rPr>
        <w:fldChar w:fldCharType="end"/>
      </w:r>
      <w:r w:rsidRPr="00B14B6B">
        <w:rPr>
          <w:rStyle w:val="Hyperlink"/>
          <w:noProof/>
          <w:sz w:val="22"/>
          <w:szCs w:val="22"/>
          <w:rPrChange w:id="833" w:author="Sepribo Taylor-Harry" w:date="2020-08-05T08:23:00Z">
            <w:rPr>
              <w:rStyle w:val="Hyperlink"/>
              <w:noProof/>
            </w:rPr>
          </w:rPrChange>
        </w:rPr>
        <w:fldChar w:fldCharType="end"/>
      </w:r>
    </w:p>
    <w:p w14:paraId="668E0067" w14:textId="087C385C" w:rsidR="00B14B6B" w:rsidRPr="00B14B6B" w:rsidRDefault="00B14B6B">
      <w:pPr>
        <w:pStyle w:val="TableofFigures"/>
        <w:tabs>
          <w:tab w:val="right" w:leader="dot" w:pos="9350"/>
        </w:tabs>
        <w:spacing w:line="360" w:lineRule="auto"/>
        <w:rPr>
          <w:noProof/>
          <w:kern w:val="0"/>
          <w:sz w:val="22"/>
          <w:szCs w:val="22"/>
          <w:lang w:eastAsia="en-US"/>
        </w:rPr>
        <w:pPrChange w:id="834" w:author="Sepribo Taylor-Harry" w:date="2020-08-05T08:22:00Z">
          <w:pPr>
            <w:pStyle w:val="TableofFigures"/>
            <w:tabs>
              <w:tab w:val="right" w:leader="dot" w:pos="9350"/>
            </w:tabs>
          </w:pPr>
        </w:pPrChange>
      </w:pPr>
      <w:r w:rsidRPr="00B14B6B">
        <w:rPr>
          <w:rStyle w:val="Hyperlink"/>
          <w:noProof/>
          <w:sz w:val="22"/>
          <w:szCs w:val="22"/>
          <w:rPrChange w:id="835" w:author="Sepribo Taylor-Harry" w:date="2020-08-05T08:23:00Z">
            <w:rPr>
              <w:rStyle w:val="Hyperlink"/>
              <w:noProof/>
            </w:rPr>
          </w:rPrChange>
        </w:rPr>
        <w:fldChar w:fldCharType="begin"/>
      </w:r>
      <w:r w:rsidRPr="00B14B6B">
        <w:rPr>
          <w:rStyle w:val="Hyperlink"/>
          <w:noProof/>
          <w:sz w:val="22"/>
          <w:szCs w:val="22"/>
          <w:rPrChange w:id="836" w:author="Sepribo Taylor-Harry" w:date="2020-08-05T08:23:00Z">
            <w:rPr>
              <w:rStyle w:val="Hyperlink"/>
              <w:noProof/>
            </w:rPr>
          </w:rPrChange>
        </w:rPr>
        <w:instrText xml:space="preserve"> </w:instrText>
      </w:r>
      <w:r w:rsidRPr="00B14B6B">
        <w:rPr>
          <w:noProof/>
          <w:sz w:val="22"/>
          <w:szCs w:val="22"/>
          <w:rPrChange w:id="837" w:author="Sepribo Taylor-Harry" w:date="2020-08-05T08:23:00Z">
            <w:rPr>
              <w:noProof/>
            </w:rPr>
          </w:rPrChange>
        </w:rPr>
        <w:instrText>HYPERLINK \l "_Toc47508015"</w:instrText>
      </w:r>
      <w:r w:rsidRPr="00B14B6B">
        <w:rPr>
          <w:rStyle w:val="Hyperlink"/>
          <w:noProof/>
          <w:sz w:val="22"/>
          <w:szCs w:val="22"/>
          <w:rPrChange w:id="838" w:author="Sepribo Taylor-Harry" w:date="2020-08-05T08:23:00Z">
            <w:rPr>
              <w:rStyle w:val="Hyperlink"/>
              <w:noProof/>
            </w:rPr>
          </w:rPrChange>
        </w:rPr>
        <w:instrText xml:space="preserve"> </w:instrText>
      </w:r>
      <w:r w:rsidRPr="00B14B6B">
        <w:rPr>
          <w:rStyle w:val="Hyperlink"/>
          <w:noProof/>
          <w:sz w:val="22"/>
          <w:szCs w:val="22"/>
          <w:rPrChange w:id="839" w:author="Sepribo Taylor-Harry" w:date="2020-08-05T08:23:00Z">
            <w:rPr>
              <w:rStyle w:val="Hyperlink"/>
              <w:noProof/>
            </w:rPr>
          </w:rPrChange>
        </w:rPr>
        <w:fldChar w:fldCharType="separate"/>
      </w:r>
      <w:r w:rsidRPr="00B14B6B">
        <w:rPr>
          <w:rStyle w:val="Hyperlink"/>
          <w:noProof/>
          <w:sz w:val="22"/>
          <w:szCs w:val="22"/>
          <w:rPrChange w:id="840" w:author="Sepribo Taylor-Harry" w:date="2020-08-05T08:23:00Z">
            <w:rPr>
              <w:rStyle w:val="Hyperlink"/>
              <w:noProof/>
            </w:rPr>
          </w:rPrChange>
        </w:rPr>
        <w:t>Figure 10 Use HTTPS Transport Backend</w:t>
      </w:r>
      <w:r w:rsidRPr="00B14B6B">
        <w:rPr>
          <w:noProof/>
          <w:webHidden/>
          <w:sz w:val="22"/>
          <w:szCs w:val="22"/>
          <w:rPrChange w:id="841" w:author="Sepribo Taylor-Harry" w:date="2020-08-05T08:23:00Z">
            <w:rPr>
              <w:noProof/>
              <w:webHidden/>
            </w:rPr>
          </w:rPrChange>
        </w:rPr>
        <w:tab/>
      </w:r>
      <w:r w:rsidRPr="00B14B6B">
        <w:rPr>
          <w:noProof/>
          <w:webHidden/>
          <w:sz w:val="22"/>
          <w:szCs w:val="22"/>
          <w:rPrChange w:id="842" w:author="Sepribo Taylor-Harry" w:date="2020-08-05T08:23:00Z">
            <w:rPr>
              <w:noProof/>
              <w:webHidden/>
            </w:rPr>
          </w:rPrChange>
        </w:rPr>
        <w:fldChar w:fldCharType="begin"/>
      </w:r>
      <w:r w:rsidRPr="00B14B6B">
        <w:rPr>
          <w:noProof/>
          <w:webHidden/>
          <w:sz w:val="22"/>
          <w:szCs w:val="22"/>
          <w:rPrChange w:id="843" w:author="Sepribo Taylor-Harry" w:date="2020-08-05T08:23:00Z">
            <w:rPr>
              <w:noProof/>
              <w:webHidden/>
            </w:rPr>
          </w:rPrChange>
        </w:rPr>
        <w:instrText xml:space="preserve"> PAGEREF _Toc47508015 \h </w:instrText>
      </w:r>
      <w:r w:rsidRPr="00B14B6B">
        <w:rPr>
          <w:noProof/>
          <w:webHidden/>
          <w:sz w:val="22"/>
          <w:szCs w:val="22"/>
          <w:rPrChange w:id="844" w:author="Sepribo Taylor-Harry" w:date="2020-08-05T08:23:00Z">
            <w:rPr>
              <w:noProof/>
              <w:webHidden/>
              <w:sz w:val="22"/>
              <w:szCs w:val="22"/>
            </w:rPr>
          </w:rPrChange>
        </w:rPr>
      </w:r>
      <w:r w:rsidRPr="00B14B6B">
        <w:rPr>
          <w:noProof/>
          <w:webHidden/>
          <w:sz w:val="22"/>
          <w:szCs w:val="22"/>
          <w:rPrChange w:id="845" w:author="Sepribo Taylor-Harry" w:date="2020-08-05T08:23:00Z">
            <w:rPr>
              <w:noProof/>
              <w:webHidden/>
            </w:rPr>
          </w:rPrChange>
        </w:rPr>
        <w:fldChar w:fldCharType="separate"/>
      </w:r>
      <w:r w:rsidRPr="00B14B6B">
        <w:rPr>
          <w:noProof/>
          <w:webHidden/>
          <w:sz w:val="22"/>
          <w:szCs w:val="22"/>
          <w:rPrChange w:id="846" w:author="Sepribo Taylor-Harry" w:date="2020-08-05T08:23:00Z">
            <w:rPr>
              <w:noProof/>
              <w:webHidden/>
            </w:rPr>
          </w:rPrChange>
        </w:rPr>
        <w:t>15</w:t>
      </w:r>
      <w:r w:rsidRPr="00B14B6B">
        <w:rPr>
          <w:noProof/>
          <w:webHidden/>
          <w:sz w:val="22"/>
          <w:szCs w:val="22"/>
          <w:rPrChange w:id="847" w:author="Sepribo Taylor-Harry" w:date="2020-08-05T08:23:00Z">
            <w:rPr>
              <w:noProof/>
              <w:webHidden/>
            </w:rPr>
          </w:rPrChange>
        </w:rPr>
        <w:fldChar w:fldCharType="end"/>
      </w:r>
      <w:r w:rsidRPr="00B14B6B">
        <w:rPr>
          <w:rStyle w:val="Hyperlink"/>
          <w:noProof/>
          <w:sz w:val="22"/>
          <w:szCs w:val="22"/>
          <w:rPrChange w:id="848" w:author="Sepribo Taylor-Harry" w:date="2020-08-05T08:23:00Z">
            <w:rPr>
              <w:rStyle w:val="Hyperlink"/>
              <w:noProof/>
            </w:rPr>
          </w:rPrChange>
        </w:rPr>
        <w:fldChar w:fldCharType="end"/>
      </w:r>
    </w:p>
    <w:p w14:paraId="70B25C96" w14:textId="0C2709ED" w:rsidR="00B14B6B" w:rsidRPr="00B14B6B" w:rsidRDefault="00B14B6B">
      <w:pPr>
        <w:pStyle w:val="TableofFigures"/>
        <w:tabs>
          <w:tab w:val="right" w:leader="dot" w:pos="9350"/>
        </w:tabs>
        <w:spacing w:line="360" w:lineRule="auto"/>
        <w:rPr>
          <w:noProof/>
          <w:kern w:val="0"/>
          <w:sz w:val="22"/>
          <w:szCs w:val="22"/>
          <w:lang w:eastAsia="en-US"/>
        </w:rPr>
        <w:pPrChange w:id="849" w:author="Sepribo Taylor-Harry" w:date="2020-08-05T08:22:00Z">
          <w:pPr>
            <w:pStyle w:val="TableofFigures"/>
            <w:tabs>
              <w:tab w:val="right" w:leader="dot" w:pos="9350"/>
            </w:tabs>
          </w:pPr>
        </w:pPrChange>
      </w:pPr>
      <w:r w:rsidRPr="00B14B6B">
        <w:rPr>
          <w:rStyle w:val="Hyperlink"/>
          <w:noProof/>
          <w:sz w:val="22"/>
          <w:szCs w:val="22"/>
          <w:rPrChange w:id="850" w:author="Sepribo Taylor-Harry" w:date="2020-08-05T08:23:00Z">
            <w:rPr>
              <w:rStyle w:val="Hyperlink"/>
              <w:noProof/>
            </w:rPr>
          </w:rPrChange>
        </w:rPr>
        <w:fldChar w:fldCharType="begin"/>
      </w:r>
      <w:r w:rsidRPr="00B14B6B">
        <w:rPr>
          <w:rStyle w:val="Hyperlink"/>
          <w:noProof/>
          <w:sz w:val="22"/>
          <w:szCs w:val="22"/>
          <w:rPrChange w:id="851" w:author="Sepribo Taylor-Harry" w:date="2020-08-05T08:23:00Z">
            <w:rPr>
              <w:rStyle w:val="Hyperlink"/>
              <w:noProof/>
            </w:rPr>
          </w:rPrChange>
        </w:rPr>
        <w:instrText xml:space="preserve"> </w:instrText>
      </w:r>
      <w:r w:rsidRPr="00B14B6B">
        <w:rPr>
          <w:noProof/>
          <w:sz w:val="22"/>
          <w:szCs w:val="22"/>
          <w:rPrChange w:id="852" w:author="Sepribo Taylor-Harry" w:date="2020-08-05T08:23:00Z">
            <w:rPr>
              <w:noProof/>
            </w:rPr>
          </w:rPrChange>
        </w:rPr>
        <w:instrText>HYPERLINK \l "_Toc47508016"</w:instrText>
      </w:r>
      <w:r w:rsidRPr="00B14B6B">
        <w:rPr>
          <w:rStyle w:val="Hyperlink"/>
          <w:noProof/>
          <w:sz w:val="22"/>
          <w:szCs w:val="22"/>
          <w:rPrChange w:id="853" w:author="Sepribo Taylor-Harry" w:date="2020-08-05T08:23:00Z">
            <w:rPr>
              <w:rStyle w:val="Hyperlink"/>
              <w:noProof/>
            </w:rPr>
          </w:rPrChange>
        </w:rPr>
        <w:instrText xml:space="preserve"> </w:instrText>
      </w:r>
      <w:r w:rsidRPr="00B14B6B">
        <w:rPr>
          <w:rStyle w:val="Hyperlink"/>
          <w:noProof/>
          <w:sz w:val="22"/>
          <w:szCs w:val="22"/>
          <w:rPrChange w:id="854" w:author="Sepribo Taylor-Harry" w:date="2020-08-05T08:23:00Z">
            <w:rPr>
              <w:rStyle w:val="Hyperlink"/>
              <w:noProof/>
            </w:rPr>
          </w:rPrChange>
        </w:rPr>
        <w:fldChar w:fldCharType="separate"/>
      </w:r>
      <w:r w:rsidRPr="00B14B6B">
        <w:rPr>
          <w:rStyle w:val="Hyperlink"/>
          <w:noProof/>
          <w:sz w:val="22"/>
          <w:szCs w:val="22"/>
          <w:rPrChange w:id="855" w:author="Sepribo Taylor-Harry" w:date="2020-08-05T08:23:00Z">
            <w:rPr>
              <w:rStyle w:val="Hyperlink"/>
              <w:noProof/>
            </w:rPr>
          </w:rPrChange>
        </w:rPr>
        <w:t>Figure 11 GitBash Finished Installation</w:t>
      </w:r>
      <w:r w:rsidRPr="00B14B6B">
        <w:rPr>
          <w:noProof/>
          <w:webHidden/>
          <w:sz w:val="22"/>
          <w:szCs w:val="22"/>
          <w:rPrChange w:id="856" w:author="Sepribo Taylor-Harry" w:date="2020-08-05T08:23:00Z">
            <w:rPr>
              <w:noProof/>
              <w:webHidden/>
            </w:rPr>
          </w:rPrChange>
        </w:rPr>
        <w:tab/>
      </w:r>
      <w:r w:rsidRPr="00B14B6B">
        <w:rPr>
          <w:noProof/>
          <w:webHidden/>
          <w:sz w:val="22"/>
          <w:szCs w:val="22"/>
          <w:rPrChange w:id="857" w:author="Sepribo Taylor-Harry" w:date="2020-08-05T08:23:00Z">
            <w:rPr>
              <w:noProof/>
              <w:webHidden/>
            </w:rPr>
          </w:rPrChange>
        </w:rPr>
        <w:fldChar w:fldCharType="begin"/>
      </w:r>
      <w:r w:rsidRPr="00B14B6B">
        <w:rPr>
          <w:noProof/>
          <w:webHidden/>
          <w:sz w:val="22"/>
          <w:szCs w:val="22"/>
          <w:rPrChange w:id="858" w:author="Sepribo Taylor-Harry" w:date="2020-08-05T08:23:00Z">
            <w:rPr>
              <w:noProof/>
              <w:webHidden/>
            </w:rPr>
          </w:rPrChange>
        </w:rPr>
        <w:instrText xml:space="preserve"> PAGEREF _Toc47508016 \h </w:instrText>
      </w:r>
      <w:r w:rsidRPr="00B14B6B">
        <w:rPr>
          <w:noProof/>
          <w:webHidden/>
          <w:sz w:val="22"/>
          <w:szCs w:val="22"/>
          <w:rPrChange w:id="859" w:author="Sepribo Taylor-Harry" w:date="2020-08-05T08:23:00Z">
            <w:rPr>
              <w:noProof/>
              <w:webHidden/>
              <w:sz w:val="22"/>
              <w:szCs w:val="22"/>
            </w:rPr>
          </w:rPrChange>
        </w:rPr>
      </w:r>
      <w:r w:rsidRPr="00B14B6B">
        <w:rPr>
          <w:noProof/>
          <w:webHidden/>
          <w:sz w:val="22"/>
          <w:szCs w:val="22"/>
          <w:rPrChange w:id="860" w:author="Sepribo Taylor-Harry" w:date="2020-08-05T08:23:00Z">
            <w:rPr>
              <w:noProof/>
              <w:webHidden/>
            </w:rPr>
          </w:rPrChange>
        </w:rPr>
        <w:fldChar w:fldCharType="separate"/>
      </w:r>
      <w:r w:rsidRPr="00B14B6B">
        <w:rPr>
          <w:noProof/>
          <w:webHidden/>
          <w:sz w:val="22"/>
          <w:szCs w:val="22"/>
          <w:rPrChange w:id="861" w:author="Sepribo Taylor-Harry" w:date="2020-08-05T08:23:00Z">
            <w:rPr>
              <w:noProof/>
              <w:webHidden/>
            </w:rPr>
          </w:rPrChange>
        </w:rPr>
        <w:t>16</w:t>
      </w:r>
      <w:r w:rsidRPr="00B14B6B">
        <w:rPr>
          <w:noProof/>
          <w:webHidden/>
          <w:sz w:val="22"/>
          <w:szCs w:val="22"/>
          <w:rPrChange w:id="862" w:author="Sepribo Taylor-Harry" w:date="2020-08-05T08:23:00Z">
            <w:rPr>
              <w:noProof/>
              <w:webHidden/>
            </w:rPr>
          </w:rPrChange>
        </w:rPr>
        <w:fldChar w:fldCharType="end"/>
      </w:r>
      <w:r w:rsidRPr="00B14B6B">
        <w:rPr>
          <w:rStyle w:val="Hyperlink"/>
          <w:noProof/>
          <w:sz w:val="22"/>
          <w:szCs w:val="22"/>
          <w:rPrChange w:id="863" w:author="Sepribo Taylor-Harry" w:date="2020-08-05T08:23:00Z">
            <w:rPr>
              <w:rStyle w:val="Hyperlink"/>
              <w:noProof/>
            </w:rPr>
          </w:rPrChange>
        </w:rPr>
        <w:fldChar w:fldCharType="end"/>
      </w:r>
    </w:p>
    <w:p w14:paraId="0596D949" w14:textId="352A9B73" w:rsidR="00B14B6B" w:rsidRPr="00B14B6B" w:rsidRDefault="00B14B6B">
      <w:pPr>
        <w:pStyle w:val="TableofFigures"/>
        <w:tabs>
          <w:tab w:val="right" w:leader="dot" w:pos="9350"/>
        </w:tabs>
        <w:spacing w:line="360" w:lineRule="auto"/>
        <w:rPr>
          <w:noProof/>
          <w:kern w:val="0"/>
          <w:sz w:val="22"/>
          <w:szCs w:val="22"/>
          <w:lang w:eastAsia="en-US"/>
        </w:rPr>
        <w:pPrChange w:id="864" w:author="Sepribo Taylor-Harry" w:date="2020-08-05T08:22:00Z">
          <w:pPr>
            <w:pStyle w:val="TableofFigures"/>
            <w:tabs>
              <w:tab w:val="right" w:leader="dot" w:pos="9350"/>
            </w:tabs>
          </w:pPr>
        </w:pPrChange>
      </w:pPr>
      <w:r w:rsidRPr="00B14B6B">
        <w:rPr>
          <w:rStyle w:val="Hyperlink"/>
          <w:noProof/>
          <w:sz w:val="22"/>
          <w:szCs w:val="22"/>
          <w:rPrChange w:id="865" w:author="Sepribo Taylor-Harry" w:date="2020-08-05T08:23:00Z">
            <w:rPr>
              <w:rStyle w:val="Hyperlink"/>
              <w:noProof/>
            </w:rPr>
          </w:rPrChange>
        </w:rPr>
        <w:fldChar w:fldCharType="begin"/>
      </w:r>
      <w:r w:rsidRPr="00B14B6B">
        <w:rPr>
          <w:rStyle w:val="Hyperlink"/>
          <w:noProof/>
          <w:sz w:val="22"/>
          <w:szCs w:val="22"/>
          <w:rPrChange w:id="866" w:author="Sepribo Taylor-Harry" w:date="2020-08-05T08:23:00Z">
            <w:rPr>
              <w:rStyle w:val="Hyperlink"/>
              <w:noProof/>
            </w:rPr>
          </w:rPrChange>
        </w:rPr>
        <w:instrText xml:space="preserve"> </w:instrText>
      </w:r>
      <w:r w:rsidRPr="00B14B6B">
        <w:rPr>
          <w:noProof/>
          <w:sz w:val="22"/>
          <w:szCs w:val="22"/>
          <w:rPrChange w:id="867" w:author="Sepribo Taylor-Harry" w:date="2020-08-05T08:23:00Z">
            <w:rPr>
              <w:noProof/>
            </w:rPr>
          </w:rPrChange>
        </w:rPr>
        <w:instrText>HYPERLINK \l "_Toc47508017"</w:instrText>
      </w:r>
      <w:r w:rsidRPr="00B14B6B">
        <w:rPr>
          <w:rStyle w:val="Hyperlink"/>
          <w:noProof/>
          <w:sz w:val="22"/>
          <w:szCs w:val="22"/>
          <w:rPrChange w:id="868" w:author="Sepribo Taylor-Harry" w:date="2020-08-05T08:23:00Z">
            <w:rPr>
              <w:rStyle w:val="Hyperlink"/>
              <w:noProof/>
            </w:rPr>
          </w:rPrChange>
        </w:rPr>
        <w:instrText xml:space="preserve"> </w:instrText>
      </w:r>
      <w:r w:rsidRPr="00B14B6B">
        <w:rPr>
          <w:rStyle w:val="Hyperlink"/>
          <w:noProof/>
          <w:sz w:val="22"/>
          <w:szCs w:val="22"/>
          <w:rPrChange w:id="869" w:author="Sepribo Taylor-Harry" w:date="2020-08-05T08:23:00Z">
            <w:rPr>
              <w:rStyle w:val="Hyperlink"/>
              <w:noProof/>
            </w:rPr>
          </w:rPrChange>
        </w:rPr>
        <w:fldChar w:fldCharType="separate"/>
      </w:r>
      <w:r w:rsidRPr="00B14B6B">
        <w:rPr>
          <w:rStyle w:val="Hyperlink"/>
          <w:noProof/>
          <w:sz w:val="22"/>
          <w:szCs w:val="22"/>
          <w:rPrChange w:id="870" w:author="Sepribo Taylor-Harry" w:date="2020-08-05T08:23:00Z">
            <w:rPr>
              <w:rStyle w:val="Hyperlink"/>
              <w:noProof/>
            </w:rPr>
          </w:rPrChange>
        </w:rPr>
        <w:t>Figure 12 Accessing Git Bash</w:t>
      </w:r>
      <w:r w:rsidRPr="00B14B6B">
        <w:rPr>
          <w:noProof/>
          <w:webHidden/>
          <w:sz w:val="22"/>
          <w:szCs w:val="22"/>
          <w:rPrChange w:id="871" w:author="Sepribo Taylor-Harry" w:date="2020-08-05T08:23:00Z">
            <w:rPr>
              <w:noProof/>
              <w:webHidden/>
            </w:rPr>
          </w:rPrChange>
        </w:rPr>
        <w:tab/>
      </w:r>
      <w:r w:rsidRPr="00B14B6B">
        <w:rPr>
          <w:noProof/>
          <w:webHidden/>
          <w:sz w:val="22"/>
          <w:szCs w:val="22"/>
          <w:rPrChange w:id="872" w:author="Sepribo Taylor-Harry" w:date="2020-08-05T08:23:00Z">
            <w:rPr>
              <w:noProof/>
              <w:webHidden/>
            </w:rPr>
          </w:rPrChange>
        </w:rPr>
        <w:fldChar w:fldCharType="begin"/>
      </w:r>
      <w:r w:rsidRPr="00B14B6B">
        <w:rPr>
          <w:noProof/>
          <w:webHidden/>
          <w:sz w:val="22"/>
          <w:szCs w:val="22"/>
          <w:rPrChange w:id="873" w:author="Sepribo Taylor-Harry" w:date="2020-08-05T08:23:00Z">
            <w:rPr>
              <w:noProof/>
              <w:webHidden/>
            </w:rPr>
          </w:rPrChange>
        </w:rPr>
        <w:instrText xml:space="preserve"> PAGEREF _Toc47508017 \h </w:instrText>
      </w:r>
      <w:r w:rsidRPr="00B14B6B">
        <w:rPr>
          <w:noProof/>
          <w:webHidden/>
          <w:sz w:val="22"/>
          <w:szCs w:val="22"/>
          <w:rPrChange w:id="874" w:author="Sepribo Taylor-Harry" w:date="2020-08-05T08:23:00Z">
            <w:rPr>
              <w:noProof/>
              <w:webHidden/>
              <w:sz w:val="22"/>
              <w:szCs w:val="22"/>
            </w:rPr>
          </w:rPrChange>
        </w:rPr>
      </w:r>
      <w:r w:rsidRPr="00B14B6B">
        <w:rPr>
          <w:noProof/>
          <w:webHidden/>
          <w:sz w:val="22"/>
          <w:szCs w:val="22"/>
          <w:rPrChange w:id="875" w:author="Sepribo Taylor-Harry" w:date="2020-08-05T08:23:00Z">
            <w:rPr>
              <w:noProof/>
              <w:webHidden/>
            </w:rPr>
          </w:rPrChange>
        </w:rPr>
        <w:fldChar w:fldCharType="separate"/>
      </w:r>
      <w:r w:rsidRPr="00B14B6B">
        <w:rPr>
          <w:noProof/>
          <w:webHidden/>
          <w:sz w:val="22"/>
          <w:szCs w:val="22"/>
          <w:rPrChange w:id="876" w:author="Sepribo Taylor-Harry" w:date="2020-08-05T08:23:00Z">
            <w:rPr>
              <w:noProof/>
              <w:webHidden/>
            </w:rPr>
          </w:rPrChange>
        </w:rPr>
        <w:t>17</w:t>
      </w:r>
      <w:r w:rsidRPr="00B14B6B">
        <w:rPr>
          <w:noProof/>
          <w:webHidden/>
          <w:sz w:val="22"/>
          <w:szCs w:val="22"/>
          <w:rPrChange w:id="877" w:author="Sepribo Taylor-Harry" w:date="2020-08-05T08:23:00Z">
            <w:rPr>
              <w:noProof/>
              <w:webHidden/>
            </w:rPr>
          </w:rPrChange>
        </w:rPr>
        <w:fldChar w:fldCharType="end"/>
      </w:r>
      <w:r w:rsidRPr="00B14B6B">
        <w:rPr>
          <w:rStyle w:val="Hyperlink"/>
          <w:noProof/>
          <w:sz w:val="22"/>
          <w:szCs w:val="22"/>
          <w:rPrChange w:id="878" w:author="Sepribo Taylor-Harry" w:date="2020-08-05T08:23:00Z">
            <w:rPr>
              <w:rStyle w:val="Hyperlink"/>
              <w:noProof/>
            </w:rPr>
          </w:rPrChange>
        </w:rPr>
        <w:fldChar w:fldCharType="end"/>
      </w:r>
    </w:p>
    <w:p w14:paraId="071A837D" w14:textId="3E9A5435" w:rsidR="00B14B6B" w:rsidRPr="00B14B6B" w:rsidRDefault="00B14B6B">
      <w:pPr>
        <w:pStyle w:val="TableofFigures"/>
        <w:tabs>
          <w:tab w:val="right" w:leader="dot" w:pos="9350"/>
        </w:tabs>
        <w:spacing w:line="360" w:lineRule="auto"/>
        <w:rPr>
          <w:noProof/>
          <w:kern w:val="0"/>
          <w:sz w:val="22"/>
          <w:szCs w:val="22"/>
          <w:lang w:eastAsia="en-US"/>
        </w:rPr>
        <w:pPrChange w:id="879" w:author="Sepribo Taylor-Harry" w:date="2020-08-05T08:22:00Z">
          <w:pPr>
            <w:pStyle w:val="TableofFigures"/>
            <w:tabs>
              <w:tab w:val="right" w:leader="dot" w:pos="9350"/>
            </w:tabs>
          </w:pPr>
        </w:pPrChange>
      </w:pPr>
      <w:r w:rsidRPr="00B14B6B">
        <w:rPr>
          <w:rStyle w:val="Hyperlink"/>
          <w:noProof/>
          <w:sz w:val="22"/>
          <w:szCs w:val="22"/>
          <w:rPrChange w:id="880" w:author="Sepribo Taylor-Harry" w:date="2020-08-05T08:23:00Z">
            <w:rPr>
              <w:rStyle w:val="Hyperlink"/>
              <w:noProof/>
            </w:rPr>
          </w:rPrChange>
        </w:rPr>
        <w:fldChar w:fldCharType="begin"/>
      </w:r>
      <w:r w:rsidRPr="00B14B6B">
        <w:rPr>
          <w:rStyle w:val="Hyperlink"/>
          <w:noProof/>
          <w:sz w:val="22"/>
          <w:szCs w:val="22"/>
          <w:rPrChange w:id="881" w:author="Sepribo Taylor-Harry" w:date="2020-08-05T08:23:00Z">
            <w:rPr>
              <w:rStyle w:val="Hyperlink"/>
              <w:noProof/>
            </w:rPr>
          </w:rPrChange>
        </w:rPr>
        <w:instrText xml:space="preserve"> </w:instrText>
      </w:r>
      <w:r w:rsidRPr="00B14B6B">
        <w:rPr>
          <w:noProof/>
          <w:sz w:val="22"/>
          <w:szCs w:val="22"/>
          <w:rPrChange w:id="882" w:author="Sepribo Taylor-Harry" w:date="2020-08-05T08:23:00Z">
            <w:rPr>
              <w:noProof/>
            </w:rPr>
          </w:rPrChange>
        </w:rPr>
        <w:instrText>HYPERLINK \l "_Toc47508018"</w:instrText>
      </w:r>
      <w:r w:rsidRPr="00B14B6B">
        <w:rPr>
          <w:rStyle w:val="Hyperlink"/>
          <w:noProof/>
          <w:sz w:val="22"/>
          <w:szCs w:val="22"/>
          <w:rPrChange w:id="883" w:author="Sepribo Taylor-Harry" w:date="2020-08-05T08:23:00Z">
            <w:rPr>
              <w:rStyle w:val="Hyperlink"/>
              <w:noProof/>
            </w:rPr>
          </w:rPrChange>
        </w:rPr>
        <w:instrText xml:space="preserve"> </w:instrText>
      </w:r>
      <w:r w:rsidRPr="00B14B6B">
        <w:rPr>
          <w:rStyle w:val="Hyperlink"/>
          <w:noProof/>
          <w:sz w:val="22"/>
          <w:szCs w:val="22"/>
          <w:rPrChange w:id="884" w:author="Sepribo Taylor-Harry" w:date="2020-08-05T08:23:00Z">
            <w:rPr>
              <w:rStyle w:val="Hyperlink"/>
              <w:noProof/>
            </w:rPr>
          </w:rPrChange>
        </w:rPr>
        <w:fldChar w:fldCharType="separate"/>
      </w:r>
      <w:r w:rsidRPr="00B14B6B">
        <w:rPr>
          <w:rStyle w:val="Hyperlink"/>
          <w:noProof/>
          <w:sz w:val="22"/>
          <w:szCs w:val="22"/>
          <w:rPrChange w:id="885" w:author="Sepribo Taylor-Harry" w:date="2020-08-05T08:23:00Z">
            <w:rPr>
              <w:rStyle w:val="Hyperlink"/>
              <w:noProof/>
            </w:rPr>
          </w:rPrChange>
        </w:rPr>
        <w:t>Figure 13 Terminal Window Git Bash</w:t>
      </w:r>
      <w:r w:rsidRPr="00B14B6B">
        <w:rPr>
          <w:noProof/>
          <w:webHidden/>
          <w:sz w:val="22"/>
          <w:szCs w:val="22"/>
          <w:rPrChange w:id="886" w:author="Sepribo Taylor-Harry" w:date="2020-08-05T08:23:00Z">
            <w:rPr>
              <w:noProof/>
              <w:webHidden/>
            </w:rPr>
          </w:rPrChange>
        </w:rPr>
        <w:tab/>
      </w:r>
      <w:r w:rsidRPr="00B14B6B">
        <w:rPr>
          <w:noProof/>
          <w:webHidden/>
          <w:sz w:val="22"/>
          <w:szCs w:val="22"/>
          <w:rPrChange w:id="887" w:author="Sepribo Taylor-Harry" w:date="2020-08-05T08:23:00Z">
            <w:rPr>
              <w:noProof/>
              <w:webHidden/>
            </w:rPr>
          </w:rPrChange>
        </w:rPr>
        <w:fldChar w:fldCharType="begin"/>
      </w:r>
      <w:r w:rsidRPr="00B14B6B">
        <w:rPr>
          <w:noProof/>
          <w:webHidden/>
          <w:sz w:val="22"/>
          <w:szCs w:val="22"/>
          <w:rPrChange w:id="888" w:author="Sepribo Taylor-Harry" w:date="2020-08-05T08:23:00Z">
            <w:rPr>
              <w:noProof/>
              <w:webHidden/>
            </w:rPr>
          </w:rPrChange>
        </w:rPr>
        <w:instrText xml:space="preserve"> PAGEREF _Toc47508018 \h </w:instrText>
      </w:r>
      <w:r w:rsidRPr="00B14B6B">
        <w:rPr>
          <w:noProof/>
          <w:webHidden/>
          <w:sz w:val="22"/>
          <w:szCs w:val="22"/>
          <w:rPrChange w:id="889" w:author="Sepribo Taylor-Harry" w:date="2020-08-05T08:23:00Z">
            <w:rPr>
              <w:noProof/>
              <w:webHidden/>
              <w:sz w:val="22"/>
              <w:szCs w:val="22"/>
            </w:rPr>
          </w:rPrChange>
        </w:rPr>
      </w:r>
      <w:r w:rsidRPr="00B14B6B">
        <w:rPr>
          <w:noProof/>
          <w:webHidden/>
          <w:sz w:val="22"/>
          <w:szCs w:val="22"/>
          <w:rPrChange w:id="890" w:author="Sepribo Taylor-Harry" w:date="2020-08-05T08:23:00Z">
            <w:rPr>
              <w:noProof/>
              <w:webHidden/>
            </w:rPr>
          </w:rPrChange>
        </w:rPr>
        <w:fldChar w:fldCharType="separate"/>
      </w:r>
      <w:r w:rsidRPr="00B14B6B">
        <w:rPr>
          <w:noProof/>
          <w:webHidden/>
          <w:sz w:val="22"/>
          <w:szCs w:val="22"/>
          <w:rPrChange w:id="891" w:author="Sepribo Taylor-Harry" w:date="2020-08-05T08:23:00Z">
            <w:rPr>
              <w:noProof/>
              <w:webHidden/>
            </w:rPr>
          </w:rPrChange>
        </w:rPr>
        <w:t>17</w:t>
      </w:r>
      <w:r w:rsidRPr="00B14B6B">
        <w:rPr>
          <w:noProof/>
          <w:webHidden/>
          <w:sz w:val="22"/>
          <w:szCs w:val="22"/>
          <w:rPrChange w:id="892" w:author="Sepribo Taylor-Harry" w:date="2020-08-05T08:23:00Z">
            <w:rPr>
              <w:noProof/>
              <w:webHidden/>
            </w:rPr>
          </w:rPrChange>
        </w:rPr>
        <w:fldChar w:fldCharType="end"/>
      </w:r>
      <w:r w:rsidRPr="00B14B6B">
        <w:rPr>
          <w:rStyle w:val="Hyperlink"/>
          <w:noProof/>
          <w:sz w:val="22"/>
          <w:szCs w:val="22"/>
          <w:rPrChange w:id="893" w:author="Sepribo Taylor-Harry" w:date="2020-08-05T08:23:00Z">
            <w:rPr>
              <w:rStyle w:val="Hyperlink"/>
              <w:noProof/>
            </w:rPr>
          </w:rPrChange>
        </w:rPr>
        <w:fldChar w:fldCharType="end"/>
      </w:r>
    </w:p>
    <w:p w14:paraId="1F330E35" w14:textId="7B37CE4D" w:rsidR="00B14B6B" w:rsidRPr="00B14B6B" w:rsidRDefault="00B14B6B">
      <w:pPr>
        <w:pStyle w:val="TableofFigures"/>
        <w:tabs>
          <w:tab w:val="right" w:leader="dot" w:pos="9350"/>
        </w:tabs>
        <w:spacing w:line="360" w:lineRule="auto"/>
        <w:rPr>
          <w:noProof/>
          <w:kern w:val="0"/>
          <w:sz w:val="22"/>
          <w:szCs w:val="22"/>
          <w:lang w:eastAsia="en-US"/>
        </w:rPr>
        <w:pPrChange w:id="894" w:author="Sepribo Taylor-Harry" w:date="2020-08-05T08:22:00Z">
          <w:pPr>
            <w:pStyle w:val="TableofFigures"/>
            <w:tabs>
              <w:tab w:val="right" w:leader="dot" w:pos="9350"/>
            </w:tabs>
          </w:pPr>
        </w:pPrChange>
      </w:pPr>
      <w:r w:rsidRPr="00B14B6B">
        <w:rPr>
          <w:rStyle w:val="Hyperlink"/>
          <w:noProof/>
          <w:sz w:val="22"/>
          <w:szCs w:val="22"/>
          <w:rPrChange w:id="895" w:author="Sepribo Taylor-Harry" w:date="2020-08-05T08:23:00Z">
            <w:rPr>
              <w:rStyle w:val="Hyperlink"/>
              <w:noProof/>
            </w:rPr>
          </w:rPrChange>
        </w:rPr>
        <w:fldChar w:fldCharType="begin"/>
      </w:r>
      <w:r w:rsidRPr="00B14B6B">
        <w:rPr>
          <w:rStyle w:val="Hyperlink"/>
          <w:noProof/>
          <w:sz w:val="22"/>
          <w:szCs w:val="22"/>
          <w:rPrChange w:id="896" w:author="Sepribo Taylor-Harry" w:date="2020-08-05T08:23:00Z">
            <w:rPr>
              <w:rStyle w:val="Hyperlink"/>
              <w:noProof/>
            </w:rPr>
          </w:rPrChange>
        </w:rPr>
        <w:instrText xml:space="preserve"> </w:instrText>
      </w:r>
      <w:r w:rsidRPr="00B14B6B">
        <w:rPr>
          <w:noProof/>
          <w:sz w:val="22"/>
          <w:szCs w:val="22"/>
          <w:rPrChange w:id="897" w:author="Sepribo Taylor-Harry" w:date="2020-08-05T08:23:00Z">
            <w:rPr>
              <w:noProof/>
            </w:rPr>
          </w:rPrChange>
        </w:rPr>
        <w:instrText>HYPERLINK \l "_Toc47508019"</w:instrText>
      </w:r>
      <w:r w:rsidRPr="00B14B6B">
        <w:rPr>
          <w:rStyle w:val="Hyperlink"/>
          <w:noProof/>
          <w:sz w:val="22"/>
          <w:szCs w:val="22"/>
          <w:rPrChange w:id="898" w:author="Sepribo Taylor-Harry" w:date="2020-08-05T08:23:00Z">
            <w:rPr>
              <w:rStyle w:val="Hyperlink"/>
              <w:noProof/>
            </w:rPr>
          </w:rPrChange>
        </w:rPr>
        <w:instrText xml:space="preserve"> </w:instrText>
      </w:r>
      <w:r w:rsidRPr="00B14B6B">
        <w:rPr>
          <w:rStyle w:val="Hyperlink"/>
          <w:noProof/>
          <w:sz w:val="22"/>
          <w:szCs w:val="22"/>
          <w:rPrChange w:id="899" w:author="Sepribo Taylor-Harry" w:date="2020-08-05T08:23:00Z">
            <w:rPr>
              <w:rStyle w:val="Hyperlink"/>
              <w:noProof/>
            </w:rPr>
          </w:rPrChange>
        </w:rPr>
        <w:fldChar w:fldCharType="separate"/>
      </w:r>
      <w:r w:rsidRPr="00B14B6B">
        <w:rPr>
          <w:rStyle w:val="Hyperlink"/>
          <w:noProof/>
          <w:sz w:val="22"/>
          <w:szCs w:val="22"/>
          <w:rPrChange w:id="900" w:author="Sepribo Taylor-Harry" w:date="2020-08-05T08:23:00Z">
            <w:rPr>
              <w:rStyle w:val="Hyperlink"/>
              <w:i/>
              <w:iCs/>
              <w:noProof/>
            </w:rPr>
          </w:rPrChange>
        </w:rPr>
        <w:t>Figure 14 Node.js Website</w:t>
      </w:r>
      <w:r w:rsidRPr="00B14B6B">
        <w:rPr>
          <w:rStyle w:val="Hyperlink"/>
          <w:rFonts w:ascii="Times New Roman" w:hAnsi="Times New Roman"/>
          <w:bCs/>
          <w:noProof/>
          <w:sz w:val="22"/>
          <w:szCs w:val="22"/>
          <w:rPrChange w:id="901" w:author="Sepribo Taylor-Harry" w:date="2020-08-05T08:23:00Z">
            <w:rPr>
              <w:rStyle w:val="Hyperlink"/>
              <w:rFonts w:ascii="Times New Roman" w:hAnsi="Times New Roman"/>
              <w:bCs/>
              <w:i/>
              <w:iCs/>
              <w:noProof/>
            </w:rPr>
          </w:rPrChange>
        </w:rPr>
        <w:t>. Click to download the latest version. (Screen Capture of Node.js Setup)</w:t>
      </w:r>
      <w:r w:rsidRPr="00B14B6B">
        <w:rPr>
          <w:noProof/>
          <w:webHidden/>
          <w:sz w:val="22"/>
          <w:szCs w:val="22"/>
          <w:rPrChange w:id="902" w:author="Sepribo Taylor-Harry" w:date="2020-08-05T08:23:00Z">
            <w:rPr>
              <w:noProof/>
              <w:webHidden/>
            </w:rPr>
          </w:rPrChange>
        </w:rPr>
        <w:tab/>
      </w:r>
      <w:r w:rsidRPr="00B14B6B">
        <w:rPr>
          <w:noProof/>
          <w:webHidden/>
          <w:sz w:val="22"/>
          <w:szCs w:val="22"/>
          <w:rPrChange w:id="903" w:author="Sepribo Taylor-Harry" w:date="2020-08-05T08:23:00Z">
            <w:rPr>
              <w:noProof/>
              <w:webHidden/>
            </w:rPr>
          </w:rPrChange>
        </w:rPr>
        <w:fldChar w:fldCharType="begin"/>
      </w:r>
      <w:r w:rsidRPr="00B14B6B">
        <w:rPr>
          <w:noProof/>
          <w:webHidden/>
          <w:sz w:val="22"/>
          <w:szCs w:val="22"/>
          <w:rPrChange w:id="904" w:author="Sepribo Taylor-Harry" w:date="2020-08-05T08:23:00Z">
            <w:rPr>
              <w:noProof/>
              <w:webHidden/>
            </w:rPr>
          </w:rPrChange>
        </w:rPr>
        <w:instrText xml:space="preserve"> PAGEREF _Toc47508019 \h </w:instrText>
      </w:r>
      <w:r w:rsidRPr="00B14B6B">
        <w:rPr>
          <w:noProof/>
          <w:webHidden/>
          <w:sz w:val="22"/>
          <w:szCs w:val="22"/>
          <w:rPrChange w:id="905" w:author="Sepribo Taylor-Harry" w:date="2020-08-05T08:23:00Z">
            <w:rPr>
              <w:noProof/>
              <w:webHidden/>
              <w:sz w:val="22"/>
              <w:szCs w:val="22"/>
            </w:rPr>
          </w:rPrChange>
        </w:rPr>
      </w:r>
      <w:r w:rsidRPr="00B14B6B">
        <w:rPr>
          <w:noProof/>
          <w:webHidden/>
          <w:sz w:val="22"/>
          <w:szCs w:val="22"/>
          <w:rPrChange w:id="906" w:author="Sepribo Taylor-Harry" w:date="2020-08-05T08:23:00Z">
            <w:rPr>
              <w:noProof/>
              <w:webHidden/>
            </w:rPr>
          </w:rPrChange>
        </w:rPr>
        <w:fldChar w:fldCharType="separate"/>
      </w:r>
      <w:r w:rsidRPr="00B14B6B">
        <w:rPr>
          <w:noProof/>
          <w:webHidden/>
          <w:sz w:val="22"/>
          <w:szCs w:val="22"/>
          <w:rPrChange w:id="907" w:author="Sepribo Taylor-Harry" w:date="2020-08-05T08:23:00Z">
            <w:rPr>
              <w:noProof/>
              <w:webHidden/>
            </w:rPr>
          </w:rPrChange>
        </w:rPr>
        <w:t>19</w:t>
      </w:r>
      <w:r w:rsidRPr="00B14B6B">
        <w:rPr>
          <w:noProof/>
          <w:webHidden/>
          <w:sz w:val="22"/>
          <w:szCs w:val="22"/>
          <w:rPrChange w:id="908" w:author="Sepribo Taylor-Harry" w:date="2020-08-05T08:23:00Z">
            <w:rPr>
              <w:noProof/>
              <w:webHidden/>
            </w:rPr>
          </w:rPrChange>
        </w:rPr>
        <w:fldChar w:fldCharType="end"/>
      </w:r>
      <w:r w:rsidRPr="00B14B6B">
        <w:rPr>
          <w:rStyle w:val="Hyperlink"/>
          <w:noProof/>
          <w:sz w:val="22"/>
          <w:szCs w:val="22"/>
          <w:rPrChange w:id="909" w:author="Sepribo Taylor-Harry" w:date="2020-08-05T08:23:00Z">
            <w:rPr>
              <w:rStyle w:val="Hyperlink"/>
              <w:noProof/>
            </w:rPr>
          </w:rPrChange>
        </w:rPr>
        <w:fldChar w:fldCharType="end"/>
      </w:r>
    </w:p>
    <w:p w14:paraId="04B4B8C9" w14:textId="5B464EFD" w:rsidR="00B14B6B" w:rsidRPr="00B14B6B" w:rsidRDefault="00B14B6B">
      <w:pPr>
        <w:pStyle w:val="TableofFigures"/>
        <w:tabs>
          <w:tab w:val="right" w:leader="dot" w:pos="9350"/>
        </w:tabs>
        <w:spacing w:line="360" w:lineRule="auto"/>
        <w:rPr>
          <w:noProof/>
          <w:kern w:val="0"/>
          <w:sz w:val="22"/>
          <w:szCs w:val="22"/>
          <w:lang w:eastAsia="en-US"/>
        </w:rPr>
        <w:pPrChange w:id="910" w:author="Sepribo Taylor-Harry" w:date="2020-08-05T08:22:00Z">
          <w:pPr>
            <w:pStyle w:val="TableofFigures"/>
            <w:tabs>
              <w:tab w:val="right" w:leader="dot" w:pos="9350"/>
            </w:tabs>
          </w:pPr>
        </w:pPrChange>
      </w:pPr>
      <w:r w:rsidRPr="00B14B6B">
        <w:rPr>
          <w:rStyle w:val="Hyperlink"/>
          <w:noProof/>
          <w:sz w:val="22"/>
          <w:szCs w:val="22"/>
          <w:rPrChange w:id="911" w:author="Sepribo Taylor-Harry" w:date="2020-08-05T08:23:00Z">
            <w:rPr>
              <w:rStyle w:val="Hyperlink"/>
              <w:noProof/>
            </w:rPr>
          </w:rPrChange>
        </w:rPr>
        <w:fldChar w:fldCharType="begin"/>
      </w:r>
      <w:r w:rsidRPr="00B14B6B">
        <w:rPr>
          <w:rStyle w:val="Hyperlink"/>
          <w:noProof/>
          <w:sz w:val="22"/>
          <w:szCs w:val="22"/>
          <w:rPrChange w:id="912" w:author="Sepribo Taylor-Harry" w:date="2020-08-05T08:23:00Z">
            <w:rPr>
              <w:rStyle w:val="Hyperlink"/>
              <w:noProof/>
            </w:rPr>
          </w:rPrChange>
        </w:rPr>
        <w:instrText xml:space="preserve"> </w:instrText>
      </w:r>
      <w:r w:rsidRPr="00B14B6B">
        <w:rPr>
          <w:noProof/>
          <w:sz w:val="22"/>
          <w:szCs w:val="22"/>
          <w:rPrChange w:id="913" w:author="Sepribo Taylor-Harry" w:date="2020-08-05T08:23:00Z">
            <w:rPr>
              <w:noProof/>
            </w:rPr>
          </w:rPrChange>
        </w:rPr>
        <w:instrText>HYPERLINK \l "_Toc47508020"</w:instrText>
      </w:r>
      <w:r w:rsidRPr="00B14B6B">
        <w:rPr>
          <w:rStyle w:val="Hyperlink"/>
          <w:noProof/>
          <w:sz w:val="22"/>
          <w:szCs w:val="22"/>
          <w:rPrChange w:id="914" w:author="Sepribo Taylor-Harry" w:date="2020-08-05T08:23:00Z">
            <w:rPr>
              <w:rStyle w:val="Hyperlink"/>
              <w:noProof/>
            </w:rPr>
          </w:rPrChange>
        </w:rPr>
        <w:instrText xml:space="preserve"> </w:instrText>
      </w:r>
      <w:r w:rsidRPr="00B14B6B">
        <w:rPr>
          <w:rStyle w:val="Hyperlink"/>
          <w:noProof/>
          <w:sz w:val="22"/>
          <w:szCs w:val="22"/>
          <w:rPrChange w:id="915" w:author="Sepribo Taylor-Harry" w:date="2020-08-05T08:23:00Z">
            <w:rPr>
              <w:rStyle w:val="Hyperlink"/>
              <w:noProof/>
            </w:rPr>
          </w:rPrChange>
        </w:rPr>
        <w:fldChar w:fldCharType="separate"/>
      </w:r>
      <w:r w:rsidRPr="00B14B6B">
        <w:rPr>
          <w:rStyle w:val="Hyperlink"/>
          <w:rFonts w:ascii="Times New Roman" w:hAnsi="Times New Roman"/>
          <w:bCs/>
          <w:noProof/>
          <w:sz w:val="22"/>
          <w:szCs w:val="22"/>
          <w:rPrChange w:id="916" w:author="Sepribo Taylor-Harry" w:date="2020-08-05T08:23:00Z">
            <w:rPr>
              <w:rStyle w:val="Hyperlink"/>
              <w:rFonts w:ascii="Times New Roman" w:hAnsi="Times New Roman"/>
              <w:bCs/>
              <w:i/>
              <w:iCs/>
              <w:noProof/>
            </w:rPr>
          </w:rPrChange>
        </w:rPr>
        <w:t>Figure 15 Launch the setup file. (Screen Capture of Node.js Setup)</w:t>
      </w:r>
      <w:r w:rsidRPr="00B14B6B">
        <w:rPr>
          <w:noProof/>
          <w:webHidden/>
          <w:sz w:val="22"/>
          <w:szCs w:val="22"/>
          <w:rPrChange w:id="917" w:author="Sepribo Taylor-Harry" w:date="2020-08-05T08:23:00Z">
            <w:rPr>
              <w:noProof/>
              <w:webHidden/>
            </w:rPr>
          </w:rPrChange>
        </w:rPr>
        <w:tab/>
      </w:r>
      <w:r w:rsidRPr="00B14B6B">
        <w:rPr>
          <w:noProof/>
          <w:webHidden/>
          <w:sz w:val="22"/>
          <w:szCs w:val="22"/>
          <w:rPrChange w:id="918" w:author="Sepribo Taylor-Harry" w:date="2020-08-05T08:23:00Z">
            <w:rPr>
              <w:noProof/>
              <w:webHidden/>
            </w:rPr>
          </w:rPrChange>
        </w:rPr>
        <w:fldChar w:fldCharType="begin"/>
      </w:r>
      <w:r w:rsidRPr="00B14B6B">
        <w:rPr>
          <w:noProof/>
          <w:webHidden/>
          <w:sz w:val="22"/>
          <w:szCs w:val="22"/>
          <w:rPrChange w:id="919" w:author="Sepribo Taylor-Harry" w:date="2020-08-05T08:23:00Z">
            <w:rPr>
              <w:noProof/>
              <w:webHidden/>
            </w:rPr>
          </w:rPrChange>
        </w:rPr>
        <w:instrText xml:space="preserve"> PAGEREF _Toc47508020 \h </w:instrText>
      </w:r>
      <w:r w:rsidRPr="00B14B6B">
        <w:rPr>
          <w:noProof/>
          <w:webHidden/>
          <w:sz w:val="22"/>
          <w:szCs w:val="22"/>
          <w:rPrChange w:id="920" w:author="Sepribo Taylor-Harry" w:date="2020-08-05T08:23:00Z">
            <w:rPr>
              <w:noProof/>
              <w:webHidden/>
              <w:sz w:val="22"/>
              <w:szCs w:val="22"/>
            </w:rPr>
          </w:rPrChange>
        </w:rPr>
      </w:r>
      <w:r w:rsidRPr="00B14B6B">
        <w:rPr>
          <w:noProof/>
          <w:webHidden/>
          <w:sz w:val="22"/>
          <w:szCs w:val="22"/>
          <w:rPrChange w:id="921" w:author="Sepribo Taylor-Harry" w:date="2020-08-05T08:23:00Z">
            <w:rPr>
              <w:noProof/>
              <w:webHidden/>
            </w:rPr>
          </w:rPrChange>
        </w:rPr>
        <w:fldChar w:fldCharType="separate"/>
      </w:r>
      <w:r w:rsidRPr="00B14B6B">
        <w:rPr>
          <w:noProof/>
          <w:webHidden/>
          <w:sz w:val="22"/>
          <w:szCs w:val="22"/>
          <w:rPrChange w:id="922" w:author="Sepribo Taylor-Harry" w:date="2020-08-05T08:23:00Z">
            <w:rPr>
              <w:noProof/>
              <w:webHidden/>
            </w:rPr>
          </w:rPrChange>
        </w:rPr>
        <w:t>19</w:t>
      </w:r>
      <w:r w:rsidRPr="00B14B6B">
        <w:rPr>
          <w:noProof/>
          <w:webHidden/>
          <w:sz w:val="22"/>
          <w:szCs w:val="22"/>
          <w:rPrChange w:id="923" w:author="Sepribo Taylor-Harry" w:date="2020-08-05T08:23:00Z">
            <w:rPr>
              <w:noProof/>
              <w:webHidden/>
            </w:rPr>
          </w:rPrChange>
        </w:rPr>
        <w:fldChar w:fldCharType="end"/>
      </w:r>
      <w:r w:rsidRPr="00B14B6B">
        <w:rPr>
          <w:rStyle w:val="Hyperlink"/>
          <w:noProof/>
          <w:sz w:val="22"/>
          <w:szCs w:val="22"/>
          <w:rPrChange w:id="924" w:author="Sepribo Taylor-Harry" w:date="2020-08-05T08:23:00Z">
            <w:rPr>
              <w:rStyle w:val="Hyperlink"/>
              <w:noProof/>
            </w:rPr>
          </w:rPrChange>
        </w:rPr>
        <w:fldChar w:fldCharType="end"/>
      </w:r>
    </w:p>
    <w:p w14:paraId="2421ACF8" w14:textId="4669029F" w:rsidR="00B14B6B" w:rsidRPr="00B14B6B" w:rsidRDefault="00B14B6B">
      <w:pPr>
        <w:pStyle w:val="TableofFigures"/>
        <w:tabs>
          <w:tab w:val="right" w:leader="dot" w:pos="9350"/>
        </w:tabs>
        <w:spacing w:line="360" w:lineRule="auto"/>
        <w:rPr>
          <w:noProof/>
          <w:kern w:val="0"/>
          <w:sz w:val="22"/>
          <w:szCs w:val="22"/>
          <w:lang w:eastAsia="en-US"/>
        </w:rPr>
        <w:pPrChange w:id="925" w:author="Sepribo Taylor-Harry" w:date="2020-08-05T08:22:00Z">
          <w:pPr>
            <w:pStyle w:val="TableofFigures"/>
            <w:tabs>
              <w:tab w:val="right" w:leader="dot" w:pos="9350"/>
            </w:tabs>
          </w:pPr>
        </w:pPrChange>
      </w:pPr>
      <w:r w:rsidRPr="00B14B6B">
        <w:rPr>
          <w:rStyle w:val="Hyperlink"/>
          <w:noProof/>
          <w:sz w:val="22"/>
          <w:szCs w:val="22"/>
          <w:rPrChange w:id="926" w:author="Sepribo Taylor-Harry" w:date="2020-08-05T08:23:00Z">
            <w:rPr>
              <w:rStyle w:val="Hyperlink"/>
              <w:noProof/>
            </w:rPr>
          </w:rPrChange>
        </w:rPr>
        <w:fldChar w:fldCharType="begin"/>
      </w:r>
      <w:r w:rsidRPr="00B14B6B">
        <w:rPr>
          <w:rStyle w:val="Hyperlink"/>
          <w:noProof/>
          <w:sz w:val="22"/>
          <w:szCs w:val="22"/>
          <w:rPrChange w:id="927" w:author="Sepribo Taylor-Harry" w:date="2020-08-05T08:23:00Z">
            <w:rPr>
              <w:rStyle w:val="Hyperlink"/>
              <w:noProof/>
            </w:rPr>
          </w:rPrChange>
        </w:rPr>
        <w:instrText xml:space="preserve"> </w:instrText>
      </w:r>
      <w:r w:rsidRPr="00B14B6B">
        <w:rPr>
          <w:noProof/>
          <w:sz w:val="22"/>
          <w:szCs w:val="22"/>
          <w:rPrChange w:id="928" w:author="Sepribo Taylor-Harry" w:date="2020-08-05T08:23:00Z">
            <w:rPr>
              <w:noProof/>
            </w:rPr>
          </w:rPrChange>
        </w:rPr>
        <w:instrText>HYPERLINK \l "_Toc47508021"</w:instrText>
      </w:r>
      <w:r w:rsidRPr="00B14B6B">
        <w:rPr>
          <w:rStyle w:val="Hyperlink"/>
          <w:noProof/>
          <w:sz w:val="22"/>
          <w:szCs w:val="22"/>
          <w:rPrChange w:id="929" w:author="Sepribo Taylor-Harry" w:date="2020-08-05T08:23:00Z">
            <w:rPr>
              <w:rStyle w:val="Hyperlink"/>
              <w:noProof/>
            </w:rPr>
          </w:rPrChange>
        </w:rPr>
        <w:instrText xml:space="preserve"> </w:instrText>
      </w:r>
      <w:r w:rsidRPr="00B14B6B">
        <w:rPr>
          <w:rStyle w:val="Hyperlink"/>
          <w:noProof/>
          <w:sz w:val="22"/>
          <w:szCs w:val="22"/>
          <w:rPrChange w:id="930" w:author="Sepribo Taylor-Harry" w:date="2020-08-05T08:23:00Z">
            <w:rPr>
              <w:rStyle w:val="Hyperlink"/>
              <w:noProof/>
            </w:rPr>
          </w:rPrChange>
        </w:rPr>
        <w:fldChar w:fldCharType="separate"/>
      </w:r>
      <w:r w:rsidRPr="00B14B6B">
        <w:rPr>
          <w:rStyle w:val="Hyperlink"/>
          <w:rFonts w:ascii="Times New Roman" w:hAnsi="Times New Roman"/>
          <w:bCs/>
          <w:noProof/>
          <w:sz w:val="22"/>
          <w:szCs w:val="22"/>
          <w:rPrChange w:id="931" w:author="Sepribo Taylor-Harry" w:date="2020-08-05T08:23:00Z">
            <w:rPr>
              <w:rStyle w:val="Hyperlink"/>
              <w:rFonts w:ascii="Times New Roman" w:hAnsi="Times New Roman"/>
              <w:bCs/>
              <w:i/>
              <w:iCs/>
              <w:noProof/>
            </w:rPr>
          </w:rPrChange>
        </w:rPr>
        <w:t>Figure 16 Accept the license agreement. (Screen Capture of Node.js Setup)</w:t>
      </w:r>
      <w:r w:rsidRPr="00B14B6B">
        <w:rPr>
          <w:noProof/>
          <w:webHidden/>
          <w:sz w:val="22"/>
          <w:szCs w:val="22"/>
          <w:rPrChange w:id="932" w:author="Sepribo Taylor-Harry" w:date="2020-08-05T08:23:00Z">
            <w:rPr>
              <w:noProof/>
              <w:webHidden/>
            </w:rPr>
          </w:rPrChange>
        </w:rPr>
        <w:tab/>
      </w:r>
      <w:r w:rsidRPr="00B14B6B">
        <w:rPr>
          <w:noProof/>
          <w:webHidden/>
          <w:sz w:val="22"/>
          <w:szCs w:val="22"/>
          <w:rPrChange w:id="933" w:author="Sepribo Taylor-Harry" w:date="2020-08-05T08:23:00Z">
            <w:rPr>
              <w:noProof/>
              <w:webHidden/>
            </w:rPr>
          </w:rPrChange>
        </w:rPr>
        <w:fldChar w:fldCharType="begin"/>
      </w:r>
      <w:r w:rsidRPr="00B14B6B">
        <w:rPr>
          <w:noProof/>
          <w:webHidden/>
          <w:sz w:val="22"/>
          <w:szCs w:val="22"/>
          <w:rPrChange w:id="934" w:author="Sepribo Taylor-Harry" w:date="2020-08-05T08:23:00Z">
            <w:rPr>
              <w:noProof/>
              <w:webHidden/>
            </w:rPr>
          </w:rPrChange>
        </w:rPr>
        <w:instrText xml:space="preserve"> PAGEREF _Toc47508021 \h </w:instrText>
      </w:r>
      <w:r w:rsidRPr="00B14B6B">
        <w:rPr>
          <w:noProof/>
          <w:webHidden/>
          <w:sz w:val="22"/>
          <w:szCs w:val="22"/>
          <w:rPrChange w:id="935" w:author="Sepribo Taylor-Harry" w:date="2020-08-05T08:23:00Z">
            <w:rPr>
              <w:noProof/>
              <w:webHidden/>
              <w:sz w:val="22"/>
              <w:szCs w:val="22"/>
            </w:rPr>
          </w:rPrChange>
        </w:rPr>
      </w:r>
      <w:r w:rsidRPr="00B14B6B">
        <w:rPr>
          <w:noProof/>
          <w:webHidden/>
          <w:sz w:val="22"/>
          <w:szCs w:val="22"/>
          <w:rPrChange w:id="936" w:author="Sepribo Taylor-Harry" w:date="2020-08-05T08:23:00Z">
            <w:rPr>
              <w:noProof/>
              <w:webHidden/>
            </w:rPr>
          </w:rPrChange>
        </w:rPr>
        <w:fldChar w:fldCharType="separate"/>
      </w:r>
      <w:r w:rsidRPr="00B14B6B">
        <w:rPr>
          <w:noProof/>
          <w:webHidden/>
          <w:sz w:val="22"/>
          <w:szCs w:val="22"/>
          <w:rPrChange w:id="937" w:author="Sepribo Taylor-Harry" w:date="2020-08-05T08:23:00Z">
            <w:rPr>
              <w:noProof/>
              <w:webHidden/>
            </w:rPr>
          </w:rPrChange>
        </w:rPr>
        <w:t>20</w:t>
      </w:r>
      <w:r w:rsidRPr="00B14B6B">
        <w:rPr>
          <w:noProof/>
          <w:webHidden/>
          <w:sz w:val="22"/>
          <w:szCs w:val="22"/>
          <w:rPrChange w:id="938" w:author="Sepribo Taylor-Harry" w:date="2020-08-05T08:23:00Z">
            <w:rPr>
              <w:noProof/>
              <w:webHidden/>
            </w:rPr>
          </w:rPrChange>
        </w:rPr>
        <w:fldChar w:fldCharType="end"/>
      </w:r>
      <w:r w:rsidRPr="00B14B6B">
        <w:rPr>
          <w:rStyle w:val="Hyperlink"/>
          <w:noProof/>
          <w:sz w:val="22"/>
          <w:szCs w:val="22"/>
          <w:rPrChange w:id="939" w:author="Sepribo Taylor-Harry" w:date="2020-08-05T08:23:00Z">
            <w:rPr>
              <w:rStyle w:val="Hyperlink"/>
              <w:noProof/>
            </w:rPr>
          </w:rPrChange>
        </w:rPr>
        <w:fldChar w:fldCharType="end"/>
      </w:r>
    </w:p>
    <w:p w14:paraId="3AF5778B" w14:textId="72B65B0C" w:rsidR="00B14B6B" w:rsidRPr="00B14B6B" w:rsidRDefault="00B14B6B">
      <w:pPr>
        <w:pStyle w:val="TableofFigures"/>
        <w:tabs>
          <w:tab w:val="right" w:leader="dot" w:pos="9350"/>
        </w:tabs>
        <w:spacing w:line="360" w:lineRule="auto"/>
        <w:rPr>
          <w:noProof/>
          <w:kern w:val="0"/>
          <w:sz w:val="22"/>
          <w:szCs w:val="22"/>
          <w:lang w:eastAsia="en-US"/>
        </w:rPr>
        <w:pPrChange w:id="940" w:author="Sepribo Taylor-Harry" w:date="2020-08-05T08:22:00Z">
          <w:pPr>
            <w:pStyle w:val="TableofFigures"/>
            <w:tabs>
              <w:tab w:val="right" w:leader="dot" w:pos="9350"/>
            </w:tabs>
          </w:pPr>
        </w:pPrChange>
      </w:pPr>
      <w:r w:rsidRPr="00B14B6B">
        <w:rPr>
          <w:rStyle w:val="Hyperlink"/>
          <w:noProof/>
          <w:sz w:val="22"/>
          <w:szCs w:val="22"/>
          <w:rPrChange w:id="941" w:author="Sepribo Taylor-Harry" w:date="2020-08-05T08:23:00Z">
            <w:rPr>
              <w:rStyle w:val="Hyperlink"/>
              <w:noProof/>
            </w:rPr>
          </w:rPrChange>
        </w:rPr>
        <w:fldChar w:fldCharType="begin"/>
      </w:r>
      <w:r w:rsidRPr="00B14B6B">
        <w:rPr>
          <w:rStyle w:val="Hyperlink"/>
          <w:noProof/>
          <w:sz w:val="22"/>
          <w:szCs w:val="22"/>
          <w:rPrChange w:id="942" w:author="Sepribo Taylor-Harry" w:date="2020-08-05T08:23:00Z">
            <w:rPr>
              <w:rStyle w:val="Hyperlink"/>
              <w:noProof/>
            </w:rPr>
          </w:rPrChange>
        </w:rPr>
        <w:instrText xml:space="preserve"> </w:instrText>
      </w:r>
      <w:r w:rsidRPr="00B14B6B">
        <w:rPr>
          <w:noProof/>
          <w:sz w:val="22"/>
          <w:szCs w:val="22"/>
          <w:rPrChange w:id="943" w:author="Sepribo Taylor-Harry" w:date="2020-08-05T08:23:00Z">
            <w:rPr>
              <w:noProof/>
            </w:rPr>
          </w:rPrChange>
        </w:rPr>
        <w:instrText>HYPERLINK \l "_Toc47508022"</w:instrText>
      </w:r>
      <w:r w:rsidRPr="00B14B6B">
        <w:rPr>
          <w:rStyle w:val="Hyperlink"/>
          <w:noProof/>
          <w:sz w:val="22"/>
          <w:szCs w:val="22"/>
          <w:rPrChange w:id="944" w:author="Sepribo Taylor-Harry" w:date="2020-08-05T08:23:00Z">
            <w:rPr>
              <w:rStyle w:val="Hyperlink"/>
              <w:noProof/>
            </w:rPr>
          </w:rPrChange>
        </w:rPr>
        <w:instrText xml:space="preserve"> </w:instrText>
      </w:r>
      <w:r w:rsidRPr="00B14B6B">
        <w:rPr>
          <w:rStyle w:val="Hyperlink"/>
          <w:noProof/>
          <w:sz w:val="22"/>
          <w:szCs w:val="22"/>
          <w:rPrChange w:id="945" w:author="Sepribo Taylor-Harry" w:date="2020-08-05T08:23:00Z">
            <w:rPr>
              <w:rStyle w:val="Hyperlink"/>
              <w:noProof/>
            </w:rPr>
          </w:rPrChange>
        </w:rPr>
        <w:fldChar w:fldCharType="separate"/>
      </w:r>
      <w:r w:rsidRPr="00B14B6B">
        <w:rPr>
          <w:rStyle w:val="Hyperlink"/>
          <w:rFonts w:ascii="Times New Roman" w:hAnsi="Times New Roman"/>
          <w:bCs/>
          <w:noProof/>
          <w:sz w:val="22"/>
          <w:szCs w:val="22"/>
          <w:rPrChange w:id="946" w:author="Sepribo Taylor-Harry" w:date="2020-08-05T08:23:00Z">
            <w:rPr>
              <w:rStyle w:val="Hyperlink"/>
              <w:rFonts w:ascii="Times New Roman" w:hAnsi="Times New Roman"/>
              <w:bCs/>
              <w:i/>
              <w:iCs/>
              <w:noProof/>
            </w:rPr>
          </w:rPrChange>
        </w:rPr>
        <w:t>Figure 17 Select the installation path. (Screen Capture of Node.js Setup)</w:t>
      </w:r>
      <w:r w:rsidRPr="00B14B6B">
        <w:rPr>
          <w:noProof/>
          <w:webHidden/>
          <w:sz w:val="22"/>
          <w:szCs w:val="22"/>
          <w:rPrChange w:id="947" w:author="Sepribo Taylor-Harry" w:date="2020-08-05T08:23:00Z">
            <w:rPr>
              <w:noProof/>
              <w:webHidden/>
            </w:rPr>
          </w:rPrChange>
        </w:rPr>
        <w:tab/>
      </w:r>
      <w:r w:rsidRPr="00B14B6B">
        <w:rPr>
          <w:noProof/>
          <w:webHidden/>
          <w:sz w:val="22"/>
          <w:szCs w:val="22"/>
          <w:rPrChange w:id="948" w:author="Sepribo Taylor-Harry" w:date="2020-08-05T08:23:00Z">
            <w:rPr>
              <w:noProof/>
              <w:webHidden/>
            </w:rPr>
          </w:rPrChange>
        </w:rPr>
        <w:fldChar w:fldCharType="begin"/>
      </w:r>
      <w:r w:rsidRPr="00B14B6B">
        <w:rPr>
          <w:noProof/>
          <w:webHidden/>
          <w:sz w:val="22"/>
          <w:szCs w:val="22"/>
          <w:rPrChange w:id="949" w:author="Sepribo Taylor-Harry" w:date="2020-08-05T08:23:00Z">
            <w:rPr>
              <w:noProof/>
              <w:webHidden/>
            </w:rPr>
          </w:rPrChange>
        </w:rPr>
        <w:instrText xml:space="preserve"> PAGEREF _Toc47508022 \h </w:instrText>
      </w:r>
      <w:r w:rsidRPr="00B14B6B">
        <w:rPr>
          <w:noProof/>
          <w:webHidden/>
          <w:sz w:val="22"/>
          <w:szCs w:val="22"/>
          <w:rPrChange w:id="950" w:author="Sepribo Taylor-Harry" w:date="2020-08-05T08:23:00Z">
            <w:rPr>
              <w:noProof/>
              <w:webHidden/>
              <w:sz w:val="22"/>
              <w:szCs w:val="22"/>
            </w:rPr>
          </w:rPrChange>
        </w:rPr>
      </w:r>
      <w:r w:rsidRPr="00B14B6B">
        <w:rPr>
          <w:noProof/>
          <w:webHidden/>
          <w:sz w:val="22"/>
          <w:szCs w:val="22"/>
          <w:rPrChange w:id="951" w:author="Sepribo Taylor-Harry" w:date="2020-08-05T08:23:00Z">
            <w:rPr>
              <w:noProof/>
              <w:webHidden/>
            </w:rPr>
          </w:rPrChange>
        </w:rPr>
        <w:fldChar w:fldCharType="separate"/>
      </w:r>
      <w:r w:rsidRPr="00B14B6B">
        <w:rPr>
          <w:noProof/>
          <w:webHidden/>
          <w:sz w:val="22"/>
          <w:szCs w:val="22"/>
          <w:rPrChange w:id="952" w:author="Sepribo Taylor-Harry" w:date="2020-08-05T08:23:00Z">
            <w:rPr>
              <w:noProof/>
              <w:webHidden/>
            </w:rPr>
          </w:rPrChange>
        </w:rPr>
        <w:t>20</w:t>
      </w:r>
      <w:r w:rsidRPr="00B14B6B">
        <w:rPr>
          <w:noProof/>
          <w:webHidden/>
          <w:sz w:val="22"/>
          <w:szCs w:val="22"/>
          <w:rPrChange w:id="953" w:author="Sepribo Taylor-Harry" w:date="2020-08-05T08:23:00Z">
            <w:rPr>
              <w:noProof/>
              <w:webHidden/>
            </w:rPr>
          </w:rPrChange>
        </w:rPr>
        <w:fldChar w:fldCharType="end"/>
      </w:r>
      <w:r w:rsidRPr="00B14B6B">
        <w:rPr>
          <w:rStyle w:val="Hyperlink"/>
          <w:noProof/>
          <w:sz w:val="22"/>
          <w:szCs w:val="22"/>
          <w:rPrChange w:id="954" w:author="Sepribo Taylor-Harry" w:date="2020-08-05T08:23:00Z">
            <w:rPr>
              <w:rStyle w:val="Hyperlink"/>
              <w:noProof/>
            </w:rPr>
          </w:rPrChange>
        </w:rPr>
        <w:fldChar w:fldCharType="end"/>
      </w:r>
    </w:p>
    <w:p w14:paraId="75F7D3FA" w14:textId="5FD27100" w:rsidR="00B14B6B" w:rsidRPr="00B14B6B" w:rsidRDefault="00B14B6B">
      <w:pPr>
        <w:pStyle w:val="TableofFigures"/>
        <w:tabs>
          <w:tab w:val="right" w:leader="dot" w:pos="9350"/>
        </w:tabs>
        <w:spacing w:line="360" w:lineRule="auto"/>
        <w:rPr>
          <w:noProof/>
          <w:kern w:val="0"/>
          <w:sz w:val="22"/>
          <w:szCs w:val="22"/>
          <w:lang w:eastAsia="en-US"/>
        </w:rPr>
        <w:pPrChange w:id="955" w:author="Sepribo Taylor-Harry" w:date="2020-08-05T08:22:00Z">
          <w:pPr>
            <w:pStyle w:val="TableofFigures"/>
            <w:tabs>
              <w:tab w:val="right" w:leader="dot" w:pos="9350"/>
            </w:tabs>
          </w:pPr>
        </w:pPrChange>
      </w:pPr>
      <w:r w:rsidRPr="00B14B6B">
        <w:rPr>
          <w:rStyle w:val="Hyperlink"/>
          <w:noProof/>
          <w:sz w:val="22"/>
          <w:szCs w:val="22"/>
          <w:rPrChange w:id="956" w:author="Sepribo Taylor-Harry" w:date="2020-08-05T08:23:00Z">
            <w:rPr>
              <w:rStyle w:val="Hyperlink"/>
              <w:noProof/>
            </w:rPr>
          </w:rPrChange>
        </w:rPr>
        <w:fldChar w:fldCharType="begin"/>
      </w:r>
      <w:r w:rsidRPr="00B14B6B">
        <w:rPr>
          <w:rStyle w:val="Hyperlink"/>
          <w:noProof/>
          <w:sz w:val="22"/>
          <w:szCs w:val="22"/>
          <w:rPrChange w:id="957" w:author="Sepribo Taylor-Harry" w:date="2020-08-05T08:23:00Z">
            <w:rPr>
              <w:rStyle w:val="Hyperlink"/>
              <w:noProof/>
            </w:rPr>
          </w:rPrChange>
        </w:rPr>
        <w:instrText xml:space="preserve"> </w:instrText>
      </w:r>
      <w:r w:rsidRPr="00B14B6B">
        <w:rPr>
          <w:noProof/>
          <w:sz w:val="22"/>
          <w:szCs w:val="22"/>
          <w:rPrChange w:id="958" w:author="Sepribo Taylor-Harry" w:date="2020-08-05T08:23:00Z">
            <w:rPr>
              <w:noProof/>
            </w:rPr>
          </w:rPrChange>
        </w:rPr>
        <w:instrText>HYPERLINK \l "_Toc47508023"</w:instrText>
      </w:r>
      <w:r w:rsidRPr="00B14B6B">
        <w:rPr>
          <w:rStyle w:val="Hyperlink"/>
          <w:noProof/>
          <w:sz w:val="22"/>
          <w:szCs w:val="22"/>
          <w:rPrChange w:id="959" w:author="Sepribo Taylor-Harry" w:date="2020-08-05T08:23:00Z">
            <w:rPr>
              <w:rStyle w:val="Hyperlink"/>
              <w:noProof/>
            </w:rPr>
          </w:rPrChange>
        </w:rPr>
        <w:instrText xml:space="preserve"> </w:instrText>
      </w:r>
      <w:r w:rsidRPr="00B14B6B">
        <w:rPr>
          <w:rStyle w:val="Hyperlink"/>
          <w:noProof/>
          <w:sz w:val="22"/>
          <w:szCs w:val="22"/>
          <w:rPrChange w:id="960" w:author="Sepribo Taylor-Harry" w:date="2020-08-05T08:23:00Z">
            <w:rPr>
              <w:rStyle w:val="Hyperlink"/>
              <w:noProof/>
            </w:rPr>
          </w:rPrChange>
        </w:rPr>
        <w:fldChar w:fldCharType="separate"/>
      </w:r>
      <w:r w:rsidRPr="00B14B6B">
        <w:rPr>
          <w:rStyle w:val="Hyperlink"/>
          <w:rFonts w:ascii="Times New Roman" w:hAnsi="Times New Roman"/>
          <w:bCs/>
          <w:noProof/>
          <w:sz w:val="22"/>
          <w:szCs w:val="22"/>
          <w:rPrChange w:id="961" w:author="Sepribo Taylor-Harry" w:date="2020-08-05T08:23:00Z">
            <w:rPr>
              <w:rStyle w:val="Hyperlink"/>
              <w:rFonts w:ascii="Times New Roman" w:hAnsi="Times New Roman"/>
              <w:bCs/>
              <w:i/>
              <w:iCs/>
              <w:noProof/>
            </w:rPr>
          </w:rPrChange>
        </w:rPr>
        <w:t>Figure 18 Select the installation structure. (Screen Capture of Node.js Setup)</w:t>
      </w:r>
      <w:r w:rsidRPr="00B14B6B">
        <w:rPr>
          <w:noProof/>
          <w:webHidden/>
          <w:sz w:val="22"/>
          <w:szCs w:val="22"/>
          <w:rPrChange w:id="962" w:author="Sepribo Taylor-Harry" w:date="2020-08-05T08:23:00Z">
            <w:rPr>
              <w:noProof/>
              <w:webHidden/>
            </w:rPr>
          </w:rPrChange>
        </w:rPr>
        <w:tab/>
      </w:r>
      <w:r w:rsidRPr="00B14B6B">
        <w:rPr>
          <w:noProof/>
          <w:webHidden/>
          <w:sz w:val="22"/>
          <w:szCs w:val="22"/>
          <w:rPrChange w:id="963" w:author="Sepribo Taylor-Harry" w:date="2020-08-05T08:23:00Z">
            <w:rPr>
              <w:noProof/>
              <w:webHidden/>
            </w:rPr>
          </w:rPrChange>
        </w:rPr>
        <w:fldChar w:fldCharType="begin"/>
      </w:r>
      <w:r w:rsidRPr="00B14B6B">
        <w:rPr>
          <w:noProof/>
          <w:webHidden/>
          <w:sz w:val="22"/>
          <w:szCs w:val="22"/>
          <w:rPrChange w:id="964" w:author="Sepribo Taylor-Harry" w:date="2020-08-05T08:23:00Z">
            <w:rPr>
              <w:noProof/>
              <w:webHidden/>
            </w:rPr>
          </w:rPrChange>
        </w:rPr>
        <w:instrText xml:space="preserve"> PAGEREF _Toc47508023 \h </w:instrText>
      </w:r>
      <w:r w:rsidRPr="00B14B6B">
        <w:rPr>
          <w:noProof/>
          <w:webHidden/>
          <w:sz w:val="22"/>
          <w:szCs w:val="22"/>
          <w:rPrChange w:id="965" w:author="Sepribo Taylor-Harry" w:date="2020-08-05T08:23:00Z">
            <w:rPr>
              <w:noProof/>
              <w:webHidden/>
              <w:sz w:val="22"/>
              <w:szCs w:val="22"/>
            </w:rPr>
          </w:rPrChange>
        </w:rPr>
      </w:r>
      <w:r w:rsidRPr="00B14B6B">
        <w:rPr>
          <w:noProof/>
          <w:webHidden/>
          <w:sz w:val="22"/>
          <w:szCs w:val="22"/>
          <w:rPrChange w:id="966" w:author="Sepribo Taylor-Harry" w:date="2020-08-05T08:23:00Z">
            <w:rPr>
              <w:noProof/>
              <w:webHidden/>
            </w:rPr>
          </w:rPrChange>
        </w:rPr>
        <w:fldChar w:fldCharType="separate"/>
      </w:r>
      <w:r w:rsidRPr="00B14B6B">
        <w:rPr>
          <w:noProof/>
          <w:webHidden/>
          <w:sz w:val="22"/>
          <w:szCs w:val="22"/>
          <w:rPrChange w:id="967" w:author="Sepribo Taylor-Harry" w:date="2020-08-05T08:23:00Z">
            <w:rPr>
              <w:noProof/>
              <w:webHidden/>
            </w:rPr>
          </w:rPrChange>
        </w:rPr>
        <w:t>21</w:t>
      </w:r>
      <w:r w:rsidRPr="00B14B6B">
        <w:rPr>
          <w:noProof/>
          <w:webHidden/>
          <w:sz w:val="22"/>
          <w:szCs w:val="22"/>
          <w:rPrChange w:id="968" w:author="Sepribo Taylor-Harry" w:date="2020-08-05T08:23:00Z">
            <w:rPr>
              <w:noProof/>
              <w:webHidden/>
            </w:rPr>
          </w:rPrChange>
        </w:rPr>
        <w:fldChar w:fldCharType="end"/>
      </w:r>
      <w:r w:rsidRPr="00B14B6B">
        <w:rPr>
          <w:rStyle w:val="Hyperlink"/>
          <w:noProof/>
          <w:sz w:val="22"/>
          <w:szCs w:val="22"/>
          <w:rPrChange w:id="969" w:author="Sepribo Taylor-Harry" w:date="2020-08-05T08:23:00Z">
            <w:rPr>
              <w:rStyle w:val="Hyperlink"/>
              <w:noProof/>
            </w:rPr>
          </w:rPrChange>
        </w:rPr>
        <w:fldChar w:fldCharType="end"/>
      </w:r>
    </w:p>
    <w:p w14:paraId="3F8C1EC6" w14:textId="4AFB9CDF" w:rsidR="00B14B6B" w:rsidRPr="00B14B6B" w:rsidRDefault="00B14B6B">
      <w:pPr>
        <w:pStyle w:val="TableofFigures"/>
        <w:tabs>
          <w:tab w:val="right" w:leader="dot" w:pos="9350"/>
        </w:tabs>
        <w:spacing w:line="360" w:lineRule="auto"/>
        <w:rPr>
          <w:noProof/>
          <w:kern w:val="0"/>
          <w:sz w:val="22"/>
          <w:szCs w:val="22"/>
          <w:lang w:eastAsia="en-US"/>
        </w:rPr>
        <w:pPrChange w:id="970" w:author="Sepribo Taylor-Harry" w:date="2020-08-05T08:22:00Z">
          <w:pPr>
            <w:pStyle w:val="TableofFigures"/>
            <w:tabs>
              <w:tab w:val="right" w:leader="dot" w:pos="9350"/>
            </w:tabs>
          </w:pPr>
        </w:pPrChange>
      </w:pPr>
      <w:r w:rsidRPr="00B14B6B">
        <w:rPr>
          <w:rStyle w:val="Hyperlink"/>
          <w:noProof/>
          <w:sz w:val="22"/>
          <w:szCs w:val="22"/>
          <w:rPrChange w:id="971" w:author="Sepribo Taylor-Harry" w:date="2020-08-05T08:23:00Z">
            <w:rPr>
              <w:rStyle w:val="Hyperlink"/>
              <w:noProof/>
            </w:rPr>
          </w:rPrChange>
        </w:rPr>
        <w:fldChar w:fldCharType="begin"/>
      </w:r>
      <w:r w:rsidRPr="00B14B6B">
        <w:rPr>
          <w:rStyle w:val="Hyperlink"/>
          <w:noProof/>
          <w:sz w:val="22"/>
          <w:szCs w:val="22"/>
          <w:rPrChange w:id="972" w:author="Sepribo Taylor-Harry" w:date="2020-08-05T08:23:00Z">
            <w:rPr>
              <w:rStyle w:val="Hyperlink"/>
              <w:noProof/>
            </w:rPr>
          </w:rPrChange>
        </w:rPr>
        <w:instrText xml:space="preserve"> </w:instrText>
      </w:r>
      <w:r w:rsidRPr="00B14B6B">
        <w:rPr>
          <w:noProof/>
          <w:sz w:val="22"/>
          <w:szCs w:val="22"/>
          <w:rPrChange w:id="973" w:author="Sepribo Taylor-Harry" w:date="2020-08-05T08:23:00Z">
            <w:rPr>
              <w:noProof/>
            </w:rPr>
          </w:rPrChange>
        </w:rPr>
        <w:instrText>HYPERLINK \l "_Toc47508024"</w:instrText>
      </w:r>
      <w:r w:rsidRPr="00B14B6B">
        <w:rPr>
          <w:rStyle w:val="Hyperlink"/>
          <w:noProof/>
          <w:sz w:val="22"/>
          <w:szCs w:val="22"/>
          <w:rPrChange w:id="974" w:author="Sepribo Taylor-Harry" w:date="2020-08-05T08:23:00Z">
            <w:rPr>
              <w:rStyle w:val="Hyperlink"/>
              <w:noProof/>
            </w:rPr>
          </w:rPrChange>
        </w:rPr>
        <w:instrText xml:space="preserve"> </w:instrText>
      </w:r>
      <w:r w:rsidRPr="00B14B6B">
        <w:rPr>
          <w:rStyle w:val="Hyperlink"/>
          <w:noProof/>
          <w:sz w:val="22"/>
          <w:szCs w:val="22"/>
          <w:rPrChange w:id="975" w:author="Sepribo Taylor-Harry" w:date="2020-08-05T08:23:00Z">
            <w:rPr>
              <w:rStyle w:val="Hyperlink"/>
              <w:noProof/>
            </w:rPr>
          </w:rPrChange>
        </w:rPr>
        <w:fldChar w:fldCharType="separate"/>
      </w:r>
      <w:r w:rsidRPr="00B14B6B">
        <w:rPr>
          <w:rStyle w:val="Hyperlink"/>
          <w:rFonts w:ascii="Times New Roman" w:hAnsi="Times New Roman"/>
          <w:bCs/>
          <w:noProof/>
          <w:sz w:val="22"/>
          <w:szCs w:val="22"/>
          <w:rPrChange w:id="976" w:author="Sepribo Taylor-Harry" w:date="2020-08-05T08:23:00Z">
            <w:rPr>
              <w:rStyle w:val="Hyperlink"/>
              <w:rFonts w:ascii="Times New Roman" w:hAnsi="Times New Roman"/>
              <w:bCs/>
              <w:i/>
              <w:iCs/>
              <w:noProof/>
            </w:rPr>
          </w:rPrChange>
        </w:rPr>
        <w:t>Figure 19 Checkmark the box to automatically install necessary tools</w:t>
      </w:r>
      <w:r w:rsidRPr="00B14B6B">
        <w:rPr>
          <w:noProof/>
          <w:webHidden/>
          <w:sz w:val="22"/>
          <w:szCs w:val="22"/>
          <w:rPrChange w:id="977" w:author="Sepribo Taylor-Harry" w:date="2020-08-05T08:23:00Z">
            <w:rPr>
              <w:noProof/>
              <w:webHidden/>
            </w:rPr>
          </w:rPrChange>
        </w:rPr>
        <w:tab/>
      </w:r>
      <w:r w:rsidRPr="00B14B6B">
        <w:rPr>
          <w:noProof/>
          <w:webHidden/>
          <w:sz w:val="22"/>
          <w:szCs w:val="22"/>
          <w:rPrChange w:id="978" w:author="Sepribo Taylor-Harry" w:date="2020-08-05T08:23:00Z">
            <w:rPr>
              <w:noProof/>
              <w:webHidden/>
            </w:rPr>
          </w:rPrChange>
        </w:rPr>
        <w:fldChar w:fldCharType="begin"/>
      </w:r>
      <w:r w:rsidRPr="00B14B6B">
        <w:rPr>
          <w:noProof/>
          <w:webHidden/>
          <w:sz w:val="22"/>
          <w:szCs w:val="22"/>
          <w:rPrChange w:id="979" w:author="Sepribo Taylor-Harry" w:date="2020-08-05T08:23:00Z">
            <w:rPr>
              <w:noProof/>
              <w:webHidden/>
            </w:rPr>
          </w:rPrChange>
        </w:rPr>
        <w:instrText xml:space="preserve"> PAGEREF _Toc47508024 \h </w:instrText>
      </w:r>
      <w:r w:rsidRPr="00B14B6B">
        <w:rPr>
          <w:noProof/>
          <w:webHidden/>
          <w:sz w:val="22"/>
          <w:szCs w:val="22"/>
          <w:rPrChange w:id="980" w:author="Sepribo Taylor-Harry" w:date="2020-08-05T08:23:00Z">
            <w:rPr>
              <w:noProof/>
              <w:webHidden/>
              <w:sz w:val="22"/>
              <w:szCs w:val="22"/>
            </w:rPr>
          </w:rPrChange>
        </w:rPr>
      </w:r>
      <w:r w:rsidRPr="00B14B6B">
        <w:rPr>
          <w:noProof/>
          <w:webHidden/>
          <w:sz w:val="22"/>
          <w:szCs w:val="22"/>
          <w:rPrChange w:id="981" w:author="Sepribo Taylor-Harry" w:date="2020-08-05T08:23:00Z">
            <w:rPr>
              <w:noProof/>
              <w:webHidden/>
            </w:rPr>
          </w:rPrChange>
        </w:rPr>
        <w:fldChar w:fldCharType="separate"/>
      </w:r>
      <w:r w:rsidRPr="00B14B6B">
        <w:rPr>
          <w:noProof/>
          <w:webHidden/>
          <w:sz w:val="22"/>
          <w:szCs w:val="22"/>
          <w:rPrChange w:id="982" w:author="Sepribo Taylor-Harry" w:date="2020-08-05T08:23:00Z">
            <w:rPr>
              <w:noProof/>
              <w:webHidden/>
            </w:rPr>
          </w:rPrChange>
        </w:rPr>
        <w:t>21</w:t>
      </w:r>
      <w:r w:rsidRPr="00B14B6B">
        <w:rPr>
          <w:noProof/>
          <w:webHidden/>
          <w:sz w:val="22"/>
          <w:szCs w:val="22"/>
          <w:rPrChange w:id="983" w:author="Sepribo Taylor-Harry" w:date="2020-08-05T08:23:00Z">
            <w:rPr>
              <w:noProof/>
              <w:webHidden/>
            </w:rPr>
          </w:rPrChange>
        </w:rPr>
        <w:fldChar w:fldCharType="end"/>
      </w:r>
      <w:r w:rsidRPr="00B14B6B">
        <w:rPr>
          <w:rStyle w:val="Hyperlink"/>
          <w:noProof/>
          <w:sz w:val="22"/>
          <w:szCs w:val="22"/>
          <w:rPrChange w:id="984" w:author="Sepribo Taylor-Harry" w:date="2020-08-05T08:23:00Z">
            <w:rPr>
              <w:rStyle w:val="Hyperlink"/>
              <w:noProof/>
            </w:rPr>
          </w:rPrChange>
        </w:rPr>
        <w:fldChar w:fldCharType="end"/>
      </w:r>
    </w:p>
    <w:p w14:paraId="7D855CA1" w14:textId="41688162" w:rsidR="00B14B6B" w:rsidRPr="00B14B6B" w:rsidRDefault="00B14B6B">
      <w:pPr>
        <w:pStyle w:val="TableofFigures"/>
        <w:tabs>
          <w:tab w:val="right" w:leader="dot" w:pos="9350"/>
        </w:tabs>
        <w:spacing w:line="360" w:lineRule="auto"/>
        <w:rPr>
          <w:noProof/>
          <w:kern w:val="0"/>
          <w:sz w:val="22"/>
          <w:szCs w:val="22"/>
          <w:lang w:eastAsia="en-US"/>
        </w:rPr>
        <w:pPrChange w:id="985" w:author="Sepribo Taylor-Harry" w:date="2020-08-05T08:22:00Z">
          <w:pPr>
            <w:pStyle w:val="TableofFigures"/>
            <w:tabs>
              <w:tab w:val="right" w:leader="dot" w:pos="9350"/>
            </w:tabs>
          </w:pPr>
        </w:pPrChange>
      </w:pPr>
      <w:r w:rsidRPr="00B14B6B">
        <w:rPr>
          <w:rStyle w:val="Hyperlink"/>
          <w:noProof/>
          <w:sz w:val="22"/>
          <w:szCs w:val="22"/>
          <w:rPrChange w:id="986" w:author="Sepribo Taylor-Harry" w:date="2020-08-05T08:23:00Z">
            <w:rPr>
              <w:rStyle w:val="Hyperlink"/>
              <w:noProof/>
            </w:rPr>
          </w:rPrChange>
        </w:rPr>
        <w:fldChar w:fldCharType="begin"/>
      </w:r>
      <w:r w:rsidRPr="00B14B6B">
        <w:rPr>
          <w:rStyle w:val="Hyperlink"/>
          <w:noProof/>
          <w:sz w:val="22"/>
          <w:szCs w:val="22"/>
          <w:rPrChange w:id="987" w:author="Sepribo Taylor-Harry" w:date="2020-08-05T08:23:00Z">
            <w:rPr>
              <w:rStyle w:val="Hyperlink"/>
              <w:noProof/>
            </w:rPr>
          </w:rPrChange>
        </w:rPr>
        <w:instrText xml:space="preserve"> </w:instrText>
      </w:r>
      <w:r w:rsidRPr="00B14B6B">
        <w:rPr>
          <w:noProof/>
          <w:sz w:val="22"/>
          <w:szCs w:val="22"/>
          <w:rPrChange w:id="988" w:author="Sepribo Taylor-Harry" w:date="2020-08-05T08:23:00Z">
            <w:rPr>
              <w:noProof/>
            </w:rPr>
          </w:rPrChange>
        </w:rPr>
        <w:instrText>HYPERLINK \l "_Toc47508025"</w:instrText>
      </w:r>
      <w:r w:rsidRPr="00B14B6B">
        <w:rPr>
          <w:rStyle w:val="Hyperlink"/>
          <w:noProof/>
          <w:sz w:val="22"/>
          <w:szCs w:val="22"/>
          <w:rPrChange w:id="989" w:author="Sepribo Taylor-Harry" w:date="2020-08-05T08:23:00Z">
            <w:rPr>
              <w:rStyle w:val="Hyperlink"/>
              <w:noProof/>
            </w:rPr>
          </w:rPrChange>
        </w:rPr>
        <w:instrText xml:space="preserve"> </w:instrText>
      </w:r>
      <w:r w:rsidRPr="00B14B6B">
        <w:rPr>
          <w:rStyle w:val="Hyperlink"/>
          <w:noProof/>
          <w:sz w:val="22"/>
          <w:szCs w:val="22"/>
          <w:rPrChange w:id="990" w:author="Sepribo Taylor-Harry" w:date="2020-08-05T08:23:00Z">
            <w:rPr>
              <w:rStyle w:val="Hyperlink"/>
              <w:noProof/>
            </w:rPr>
          </w:rPrChange>
        </w:rPr>
        <w:fldChar w:fldCharType="separate"/>
      </w:r>
      <w:r w:rsidRPr="00B14B6B">
        <w:rPr>
          <w:rStyle w:val="Hyperlink"/>
          <w:noProof/>
          <w:sz w:val="22"/>
          <w:szCs w:val="22"/>
          <w:rPrChange w:id="991" w:author="Sepribo Taylor-Harry" w:date="2020-08-05T08:23:00Z">
            <w:rPr>
              <w:rStyle w:val="Hyperlink"/>
              <w:noProof/>
            </w:rPr>
          </w:rPrChange>
        </w:rPr>
        <w:t>Figure 20</w:t>
      </w:r>
      <w:del w:id="992" w:author="Sepribo Taylor-Harry" w:date="2020-08-05T08:26:00Z">
        <w:r w:rsidRPr="00B14B6B" w:rsidDel="0072178A">
          <w:rPr>
            <w:rStyle w:val="Hyperlink"/>
            <w:noProof/>
            <w:sz w:val="22"/>
            <w:szCs w:val="22"/>
            <w:rPrChange w:id="993" w:author="Sepribo Taylor-Harry" w:date="2020-08-05T08:23:00Z">
              <w:rPr>
                <w:rStyle w:val="Hyperlink"/>
                <w:noProof/>
              </w:rPr>
            </w:rPrChange>
          </w:rPr>
          <w:delText>:</w:delText>
        </w:r>
      </w:del>
      <w:r w:rsidRPr="00B14B6B">
        <w:rPr>
          <w:rStyle w:val="Hyperlink"/>
          <w:noProof/>
          <w:sz w:val="22"/>
          <w:szCs w:val="22"/>
          <w:rPrChange w:id="994" w:author="Sepribo Taylor-Harry" w:date="2020-08-05T08:23:00Z">
            <w:rPr>
              <w:rStyle w:val="Hyperlink"/>
              <w:noProof/>
            </w:rPr>
          </w:rPrChange>
        </w:rPr>
        <w:t xml:space="preserve"> Begin installation. (Screen Capture of Node.js Setup)</w:t>
      </w:r>
      <w:r w:rsidRPr="00B14B6B">
        <w:rPr>
          <w:noProof/>
          <w:webHidden/>
          <w:sz w:val="22"/>
          <w:szCs w:val="22"/>
          <w:rPrChange w:id="995" w:author="Sepribo Taylor-Harry" w:date="2020-08-05T08:23:00Z">
            <w:rPr>
              <w:noProof/>
              <w:webHidden/>
            </w:rPr>
          </w:rPrChange>
        </w:rPr>
        <w:tab/>
      </w:r>
      <w:r w:rsidRPr="00B14B6B">
        <w:rPr>
          <w:noProof/>
          <w:webHidden/>
          <w:sz w:val="22"/>
          <w:szCs w:val="22"/>
          <w:rPrChange w:id="996" w:author="Sepribo Taylor-Harry" w:date="2020-08-05T08:23:00Z">
            <w:rPr>
              <w:noProof/>
              <w:webHidden/>
            </w:rPr>
          </w:rPrChange>
        </w:rPr>
        <w:fldChar w:fldCharType="begin"/>
      </w:r>
      <w:r w:rsidRPr="00B14B6B">
        <w:rPr>
          <w:noProof/>
          <w:webHidden/>
          <w:sz w:val="22"/>
          <w:szCs w:val="22"/>
          <w:rPrChange w:id="997" w:author="Sepribo Taylor-Harry" w:date="2020-08-05T08:23:00Z">
            <w:rPr>
              <w:noProof/>
              <w:webHidden/>
            </w:rPr>
          </w:rPrChange>
        </w:rPr>
        <w:instrText xml:space="preserve"> PAGEREF _Toc47508025 \h </w:instrText>
      </w:r>
      <w:r w:rsidRPr="00B14B6B">
        <w:rPr>
          <w:noProof/>
          <w:webHidden/>
          <w:sz w:val="22"/>
          <w:szCs w:val="22"/>
          <w:rPrChange w:id="998" w:author="Sepribo Taylor-Harry" w:date="2020-08-05T08:23:00Z">
            <w:rPr>
              <w:noProof/>
              <w:webHidden/>
              <w:sz w:val="22"/>
              <w:szCs w:val="22"/>
            </w:rPr>
          </w:rPrChange>
        </w:rPr>
      </w:r>
      <w:r w:rsidRPr="00B14B6B">
        <w:rPr>
          <w:noProof/>
          <w:webHidden/>
          <w:sz w:val="22"/>
          <w:szCs w:val="22"/>
          <w:rPrChange w:id="999" w:author="Sepribo Taylor-Harry" w:date="2020-08-05T08:23:00Z">
            <w:rPr>
              <w:noProof/>
              <w:webHidden/>
            </w:rPr>
          </w:rPrChange>
        </w:rPr>
        <w:fldChar w:fldCharType="separate"/>
      </w:r>
      <w:r w:rsidRPr="00B14B6B">
        <w:rPr>
          <w:noProof/>
          <w:webHidden/>
          <w:sz w:val="22"/>
          <w:szCs w:val="22"/>
          <w:rPrChange w:id="1000" w:author="Sepribo Taylor-Harry" w:date="2020-08-05T08:23:00Z">
            <w:rPr>
              <w:noProof/>
              <w:webHidden/>
            </w:rPr>
          </w:rPrChange>
        </w:rPr>
        <w:t>22</w:t>
      </w:r>
      <w:r w:rsidRPr="00B14B6B">
        <w:rPr>
          <w:noProof/>
          <w:webHidden/>
          <w:sz w:val="22"/>
          <w:szCs w:val="22"/>
          <w:rPrChange w:id="1001" w:author="Sepribo Taylor-Harry" w:date="2020-08-05T08:23:00Z">
            <w:rPr>
              <w:noProof/>
              <w:webHidden/>
            </w:rPr>
          </w:rPrChange>
        </w:rPr>
        <w:fldChar w:fldCharType="end"/>
      </w:r>
      <w:r w:rsidRPr="00B14B6B">
        <w:rPr>
          <w:rStyle w:val="Hyperlink"/>
          <w:noProof/>
          <w:sz w:val="22"/>
          <w:szCs w:val="22"/>
          <w:rPrChange w:id="1002" w:author="Sepribo Taylor-Harry" w:date="2020-08-05T08:23:00Z">
            <w:rPr>
              <w:rStyle w:val="Hyperlink"/>
              <w:noProof/>
            </w:rPr>
          </w:rPrChange>
        </w:rPr>
        <w:fldChar w:fldCharType="end"/>
      </w:r>
    </w:p>
    <w:p w14:paraId="003F905E" w14:textId="1E7FAF18" w:rsidR="00B14B6B" w:rsidRPr="00B14B6B" w:rsidRDefault="00B14B6B">
      <w:pPr>
        <w:pStyle w:val="TableofFigures"/>
        <w:tabs>
          <w:tab w:val="right" w:leader="dot" w:pos="9350"/>
        </w:tabs>
        <w:spacing w:line="360" w:lineRule="auto"/>
        <w:rPr>
          <w:noProof/>
          <w:kern w:val="0"/>
          <w:sz w:val="22"/>
          <w:szCs w:val="22"/>
          <w:lang w:eastAsia="en-US"/>
        </w:rPr>
        <w:pPrChange w:id="1003" w:author="Sepribo Taylor-Harry" w:date="2020-08-05T08:22:00Z">
          <w:pPr>
            <w:pStyle w:val="TableofFigures"/>
            <w:tabs>
              <w:tab w:val="right" w:leader="dot" w:pos="9350"/>
            </w:tabs>
          </w:pPr>
        </w:pPrChange>
      </w:pPr>
      <w:r w:rsidRPr="00B14B6B">
        <w:rPr>
          <w:rStyle w:val="Hyperlink"/>
          <w:noProof/>
          <w:sz w:val="22"/>
          <w:szCs w:val="22"/>
          <w:rPrChange w:id="1004" w:author="Sepribo Taylor-Harry" w:date="2020-08-05T08:23:00Z">
            <w:rPr>
              <w:rStyle w:val="Hyperlink"/>
              <w:noProof/>
            </w:rPr>
          </w:rPrChange>
        </w:rPr>
        <w:fldChar w:fldCharType="begin"/>
      </w:r>
      <w:r w:rsidRPr="00B14B6B">
        <w:rPr>
          <w:rStyle w:val="Hyperlink"/>
          <w:noProof/>
          <w:sz w:val="22"/>
          <w:szCs w:val="22"/>
          <w:rPrChange w:id="1005" w:author="Sepribo Taylor-Harry" w:date="2020-08-05T08:23:00Z">
            <w:rPr>
              <w:rStyle w:val="Hyperlink"/>
              <w:noProof/>
            </w:rPr>
          </w:rPrChange>
        </w:rPr>
        <w:instrText xml:space="preserve"> </w:instrText>
      </w:r>
      <w:r w:rsidRPr="00B14B6B">
        <w:rPr>
          <w:noProof/>
          <w:sz w:val="22"/>
          <w:szCs w:val="22"/>
          <w:rPrChange w:id="1006" w:author="Sepribo Taylor-Harry" w:date="2020-08-05T08:23:00Z">
            <w:rPr>
              <w:noProof/>
            </w:rPr>
          </w:rPrChange>
        </w:rPr>
        <w:instrText>HYPERLINK \l "_Toc47508026"</w:instrText>
      </w:r>
      <w:r w:rsidRPr="00B14B6B">
        <w:rPr>
          <w:rStyle w:val="Hyperlink"/>
          <w:noProof/>
          <w:sz w:val="22"/>
          <w:szCs w:val="22"/>
          <w:rPrChange w:id="1007" w:author="Sepribo Taylor-Harry" w:date="2020-08-05T08:23:00Z">
            <w:rPr>
              <w:rStyle w:val="Hyperlink"/>
              <w:noProof/>
            </w:rPr>
          </w:rPrChange>
        </w:rPr>
        <w:instrText xml:space="preserve"> </w:instrText>
      </w:r>
      <w:r w:rsidRPr="00B14B6B">
        <w:rPr>
          <w:rStyle w:val="Hyperlink"/>
          <w:noProof/>
          <w:sz w:val="22"/>
          <w:szCs w:val="22"/>
          <w:rPrChange w:id="1008" w:author="Sepribo Taylor-Harry" w:date="2020-08-05T08:23:00Z">
            <w:rPr>
              <w:rStyle w:val="Hyperlink"/>
              <w:noProof/>
            </w:rPr>
          </w:rPrChange>
        </w:rPr>
        <w:fldChar w:fldCharType="separate"/>
      </w:r>
      <w:r w:rsidRPr="00B14B6B">
        <w:rPr>
          <w:rStyle w:val="Hyperlink"/>
          <w:noProof/>
          <w:sz w:val="22"/>
          <w:szCs w:val="22"/>
          <w:rPrChange w:id="1009" w:author="Sepribo Taylor-Harry" w:date="2020-08-05T08:23:00Z">
            <w:rPr>
              <w:rStyle w:val="Hyperlink"/>
              <w:noProof/>
            </w:rPr>
          </w:rPrChange>
        </w:rPr>
        <w:t>Figure 21</w:t>
      </w:r>
      <w:del w:id="1010" w:author="Sepribo Taylor-Harry" w:date="2020-08-05T08:25:00Z">
        <w:r w:rsidRPr="00B14B6B" w:rsidDel="0072178A">
          <w:rPr>
            <w:rStyle w:val="Hyperlink"/>
            <w:noProof/>
            <w:sz w:val="22"/>
            <w:szCs w:val="22"/>
            <w:rPrChange w:id="1011" w:author="Sepribo Taylor-Harry" w:date="2020-08-05T08:23:00Z">
              <w:rPr>
                <w:rStyle w:val="Hyperlink"/>
                <w:noProof/>
              </w:rPr>
            </w:rPrChange>
          </w:rPr>
          <w:delText>:</w:delText>
        </w:r>
      </w:del>
      <w:r w:rsidRPr="00B14B6B">
        <w:rPr>
          <w:rStyle w:val="Hyperlink"/>
          <w:noProof/>
          <w:sz w:val="22"/>
          <w:szCs w:val="22"/>
          <w:rPrChange w:id="1012" w:author="Sepribo Taylor-Harry" w:date="2020-08-05T08:23:00Z">
            <w:rPr>
              <w:rStyle w:val="Hyperlink"/>
              <w:noProof/>
            </w:rPr>
          </w:rPrChange>
        </w:rPr>
        <w:t xml:space="preserve"> Finish installation. (Screen Capture of Node.js Setup)</w:t>
      </w:r>
      <w:r w:rsidRPr="00B14B6B">
        <w:rPr>
          <w:noProof/>
          <w:webHidden/>
          <w:sz w:val="22"/>
          <w:szCs w:val="22"/>
          <w:rPrChange w:id="1013" w:author="Sepribo Taylor-Harry" w:date="2020-08-05T08:23:00Z">
            <w:rPr>
              <w:noProof/>
              <w:webHidden/>
            </w:rPr>
          </w:rPrChange>
        </w:rPr>
        <w:tab/>
      </w:r>
      <w:r w:rsidRPr="00B14B6B">
        <w:rPr>
          <w:noProof/>
          <w:webHidden/>
          <w:sz w:val="22"/>
          <w:szCs w:val="22"/>
          <w:rPrChange w:id="1014" w:author="Sepribo Taylor-Harry" w:date="2020-08-05T08:23:00Z">
            <w:rPr>
              <w:noProof/>
              <w:webHidden/>
            </w:rPr>
          </w:rPrChange>
        </w:rPr>
        <w:fldChar w:fldCharType="begin"/>
      </w:r>
      <w:r w:rsidRPr="00B14B6B">
        <w:rPr>
          <w:noProof/>
          <w:webHidden/>
          <w:sz w:val="22"/>
          <w:szCs w:val="22"/>
          <w:rPrChange w:id="1015" w:author="Sepribo Taylor-Harry" w:date="2020-08-05T08:23:00Z">
            <w:rPr>
              <w:noProof/>
              <w:webHidden/>
            </w:rPr>
          </w:rPrChange>
        </w:rPr>
        <w:instrText xml:space="preserve"> PAGEREF _Toc47508026 \h </w:instrText>
      </w:r>
      <w:r w:rsidRPr="00B14B6B">
        <w:rPr>
          <w:noProof/>
          <w:webHidden/>
          <w:sz w:val="22"/>
          <w:szCs w:val="22"/>
          <w:rPrChange w:id="1016" w:author="Sepribo Taylor-Harry" w:date="2020-08-05T08:23:00Z">
            <w:rPr>
              <w:noProof/>
              <w:webHidden/>
              <w:sz w:val="22"/>
              <w:szCs w:val="22"/>
            </w:rPr>
          </w:rPrChange>
        </w:rPr>
      </w:r>
      <w:r w:rsidRPr="00B14B6B">
        <w:rPr>
          <w:noProof/>
          <w:webHidden/>
          <w:sz w:val="22"/>
          <w:szCs w:val="22"/>
          <w:rPrChange w:id="1017" w:author="Sepribo Taylor-Harry" w:date="2020-08-05T08:23:00Z">
            <w:rPr>
              <w:noProof/>
              <w:webHidden/>
            </w:rPr>
          </w:rPrChange>
        </w:rPr>
        <w:fldChar w:fldCharType="separate"/>
      </w:r>
      <w:r w:rsidRPr="00B14B6B">
        <w:rPr>
          <w:noProof/>
          <w:webHidden/>
          <w:sz w:val="22"/>
          <w:szCs w:val="22"/>
          <w:rPrChange w:id="1018" w:author="Sepribo Taylor-Harry" w:date="2020-08-05T08:23:00Z">
            <w:rPr>
              <w:noProof/>
              <w:webHidden/>
            </w:rPr>
          </w:rPrChange>
        </w:rPr>
        <w:t>22</w:t>
      </w:r>
      <w:r w:rsidRPr="00B14B6B">
        <w:rPr>
          <w:noProof/>
          <w:webHidden/>
          <w:sz w:val="22"/>
          <w:szCs w:val="22"/>
          <w:rPrChange w:id="1019" w:author="Sepribo Taylor-Harry" w:date="2020-08-05T08:23:00Z">
            <w:rPr>
              <w:noProof/>
              <w:webHidden/>
            </w:rPr>
          </w:rPrChange>
        </w:rPr>
        <w:fldChar w:fldCharType="end"/>
      </w:r>
      <w:r w:rsidRPr="00B14B6B">
        <w:rPr>
          <w:rStyle w:val="Hyperlink"/>
          <w:noProof/>
          <w:sz w:val="22"/>
          <w:szCs w:val="22"/>
          <w:rPrChange w:id="1020" w:author="Sepribo Taylor-Harry" w:date="2020-08-05T08:23:00Z">
            <w:rPr>
              <w:rStyle w:val="Hyperlink"/>
              <w:noProof/>
            </w:rPr>
          </w:rPrChange>
        </w:rPr>
        <w:fldChar w:fldCharType="end"/>
      </w:r>
    </w:p>
    <w:p w14:paraId="21920DA3" w14:textId="3E07069E" w:rsidR="00B14B6B" w:rsidRPr="00B14B6B" w:rsidRDefault="00B14B6B">
      <w:pPr>
        <w:pStyle w:val="TableofFigures"/>
        <w:tabs>
          <w:tab w:val="right" w:leader="dot" w:pos="9350"/>
        </w:tabs>
        <w:spacing w:line="360" w:lineRule="auto"/>
        <w:rPr>
          <w:noProof/>
          <w:kern w:val="0"/>
          <w:sz w:val="22"/>
          <w:szCs w:val="22"/>
          <w:lang w:eastAsia="en-US"/>
        </w:rPr>
        <w:pPrChange w:id="1021" w:author="Sepribo Taylor-Harry" w:date="2020-08-05T08:22:00Z">
          <w:pPr>
            <w:pStyle w:val="TableofFigures"/>
            <w:tabs>
              <w:tab w:val="right" w:leader="dot" w:pos="9350"/>
            </w:tabs>
          </w:pPr>
        </w:pPrChange>
      </w:pPr>
      <w:r w:rsidRPr="00B14B6B">
        <w:rPr>
          <w:rStyle w:val="Hyperlink"/>
          <w:noProof/>
          <w:sz w:val="22"/>
          <w:szCs w:val="22"/>
          <w:rPrChange w:id="1022" w:author="Sepribo Taylor-Harry" w:date="2020-08-05T08:23:00Z">
            <w:rPr>
              <w:rStyle w:val="Hyperlink"/>
              <w:noProof/>
            </w:rPr>
          </w:rPrChange>
        </w:rPr>
        <w:fldChar w:fldCharType="begin"/>
      </w:r>
      <w:r w:rsidRPr="00B14B6B">
        <w:rPr>
          <w:rStyle w:val="Hyperlink"/>
          <w:noProof/>
          <w:sz w:val="22"/>
          <w:szCs w:val="22"/>
          <w:rPrChange w:id="1023" w:author="Sepribo Taylor-Harry" w:date="2020-08-05T08:23:00Z">
            <w:rPr>
              <w:rStyle w:val="Hyperlink"/>
              <w:noProof/>
            </w:rPr>
          </w:rPrChange>
        </w:rPr>
        <w:instrText xml:space="preserve"> </w:instrText>
      </w:r>
      <w:r w:rsidRPr="00B14B6B">
        <w:rPr>
          <w:noProof/>
          <w:sz w:val="22"/>
          <w:szCs w:val="22"/>
          <w:rPrChange w:id="1024" w:author="Sepribo Taylor-Harry" w:date="2020-08-05T08:23:00Z">
            <w:rPr>
              <w:noProof/>
            </w:rPr>
          </w:rPrChange>
        </w:rPr>
        <w:instrText>HYPERLINK \l "_Toc47508027"</w:instrText>
      </w:r>
      <w:r w:rsidRPr="00B14B6B">
        <w:rPr>
          <w:rStyle w:val="Hyperlink"/>
          <w:noProof/>
          <w:sz w:val="22"/>
          <w:szCs w:val="22"/>
          <w:rPrChange w:id="1025" w:author="Sepribo Taylor-Harry" w:date="2020-08-05T08:23:00Z">
            <w:rPr>
              <w:rStyle w:val="Hyperlink"/>
              <w:noProof/>
            </w:rPr>
          </w:rPrChange>
        </w:rPr>
        <w:instrText xml:space="preserve"> </w:instrText>
      </w:r>
      <w:r w:rsidRPr="00B14B6B">
        <w:rPr>
          <w:rStyle w:val="Hyperlink"/>
          <w:noProof/>
          <w:sz w:val="22"/>
          <w:szCs w:val="22"/>
          <w:rPrChange w:id="1026" w:author="Sepribo Taylor-Harry" w:date="2020-08-05T08:23:00Z">
            <w:rPr>
              <w:rStyle w:val="Hyperlink"/>
              <w:noProof/>
            </w:rPr>
          </w:rPrChange>
        </w:rPr>
        <w:fldChar w:fldCharType="separate"/>
      </w:r>
      <w:r w:rsidRPr="00B14B6B">
        <w:rPr>
          <w:rStyle w:val="Hyperlink"/>
          <w:noProof/>
          <w:sz w:val="22"/>
          <w:szCs w:val="22"/>
          <w:rPrChange w:id="1027" w:author="Sepribo Taylor-Harry" w:date="2020-08-05T08:23:00Z">
            <w:rPr>
              <w:rStyle w:val="Hyperlink"/>
              <w:noProof/>
            </w:rPr>
          </w:rPrChange>
        </w:rPr>
        <w:t>Figure 22</w:t>
      </w:r>
      <w:del w:id="1028" w:author="Sepribo Taylor-Harry" w:date="2020-08-05T08:26:00Z">
        <w:r w:rsidRPr="00B14B6B" w:rsidDel="0072178A">
          <w:rPr>
            <w:rStyle w:val="Hyperlink"/>
            <w:noProof/>
            <w:sz w:val="22"/>
            <w:szCs w:val="22"/>
            <w:rPrChange w:id="1029" w:author="Sepribo Taylor-Harry" w:date="2020-08-05T08:23:00Z">
              <w:rPr>
                <w:rStyle w:val="Hyperlink"/>
                <w:noProof/>
              </w:rPr>
            </w:rPrChange>
          </w:rPr>
          <w:delText>:</w:delText>
        </w:r>
      </w:del>
      <w:r w:rsidRPr="00B14B6B">
        <w:rPr>
          <w:rStyle w:val="Hyperlink"/>
          <w:noProof/>
          <w:sz w:val="22"/>
          <w:szCs w:val="22"/>
          <w:rPrChange w:id="1030" w:author="Sepribo Taylor-Harry" w:date="2020-08-05T08:23:00Z">
            <w:rPr>
              <w:rStyle w:val="Hyperlink"/>
              <w:noProof/>
            </w:rPr>
          </w:rPrChange>
        </w:rPr>
        <w:t xml:space="preserve"> Install necessary tools by pressing any key (recommended).</w:t>
      </w:r>
      <w:r w:rsidRPr="00B14B6B">
        <w:rPr>
          <w:noProof/>
          <w:webHidden/>
          <w:sz w:val="22"/>
          <w:szCs w:val="22"/>
          <w:rPrChange w:id="1031" w:author="Sepribo Taylor-Harry" w:date="2020-08-05T08:23:00Z">
            <w:rPr>
              <w:noProof/>
              <w:webHidden/>
            </w:rPr>
          </w:rPrChange>
        </w:rPr>
        <w:tab/>
      </w:r>
      <w:r w:rsidRPr="00B14B6B">
        <w:rPr>
          <w:noProof/>
          <w:webHidden/>
          <w:sz w:val="22"/>
          <w:szCs w:val="22"/>
          <w:rPrChange w:id="1032" w:author="Sepribo Taylor-Harry" w:date="2020-08-05T08:23:00Z">
            <w:rPr>
              <w:noProof/>
              <w:webHidden/>
            </w:rPr>
          </w:rPrChange>
        </w:rPr>
        <w:fldChar w:fldCharType="begin"/>
      </w:r>
      <w:r w:rsidRPr="00B14B6B">
        <w:rPr>
          <w:noProof/>
          <w:webHidden/>
          <w:sz w:val="22"/>
          <w:szCs w:val="22"/>
          <w:rPrChange w:id="1033" w:author="Sepribo Taylor-Harry" w:date="2020-08-05T08:23:00Z">
            <w:rPr>
              <w:noProof/>
              <w:webHidden/>
            </w:rPr>
          </w:rPrChange>
        </w:rPr>
        <w:instrText xml:space="preserve"> PAGEREF _Toc47508027 \h </w:instrText>
      </w:r>
      <w:r w:rsidRPr="00B14B6B">
        <w:rPr>
          <w:noProof/>
          <w:webHidden/>
          <w:sz w:val="22"/>
          <w:szCs w:val="22"/>
          <w:rPrChange w:id="1034" w:author="Sepribo Taylor-Harry" w:date="2020-08-05T08:23:00Z">
            <w:rPr>
              <w:noProof/>
              <w:webHidden/>
              <w:sz w:val="22"/>
              <w:szCs w:val="22"/>
            </w:rPr>
          </w:rPrChange>
        </w:rPr>
      </w:r>
      <w:r w:rsidRPr="00B14B6B">
        <w:rPr>
          <w:noProof/>
          <w:webHidden/>
          <w:sz w:val="22"/>
          <w:szCs w:val="22"/>
          <w:rPrChange w:id="1035" w:author="Sepribo Taylor-Harry" w:date="2020-08-05T08:23:00Z">
            <w:rPr>
              <w:noProof/>
              <w:webHidden/>
            </w:rPr>
          </w:rPrChange>
        </w:rPr>
        <w:fldChar w:fldCharType="separate"/>
      </w:r>
      <w:r w:rsidRPr="00B14B6B">
        <w:rPr>
          <w:noProof/>
          <w:webHidden/>
          <w:sz w:val="22"/>
          <w:szCs w:val="22"/>
          <w:rPrChange w:id="1036" w:author="Sepribo Taylor-Harry" w:date="2020-08-05T08:23:00Z">
            <w:rPr>
              <w:noProof/>
              <w:webHidden/>
            </w:rPr>
          </w:rPrChange>
        </w:rPr>
        <w:t>23</w:t>
      </w:r>
      <w:r w:rsidRPr="00B14B6B">
        <w:rPr>
          <w:noProof/>
          <w:webHidden/>
          <w:sz w:val="22"/>
          <w:szCs w:val="22"/>
          <w:rPrChange w:id="1037" w:author="Sepribo Taylor-Harry" w:date="2020-08-05T08:23:00Z">
            <w:rPr>
              <w:noProof/>
              <w:webHidden/>
            </w:rPr>
          </w:rPrChange>
        </w:rPr>
        <w:fldChar w:fldCharType="end"/>
      </w:r>
      <w:r w:rsidRPr="00B14B6B">
        <w:rPr>
          <w:rStyle w:val="Hyperlink"/>
          <w:noProof/>
          <w:sz w:val="22"/>
          <w:szCs w:val="22"/>
          <w:rPrChange w:id="1038" w:author="Sepribo Taylor-Harry" w:date="2020-08-05T08:23:00Z">
            <w:rPr>
              <w:rStyle w:val="Hyperlink"/>
              <w:noProof/>
            </w:rPr>
          </w:rPrChange>
        </w:rPr>
        <w:fldChar w:fldCharType="end"/>
      </w:r>
    </w:p>
    <w:p w14:paraId="7B21F57D" w14:textId="2E95C3DA" w:rsidR="00B14B6B" w:rsidRPr="00B14B6B" w:rsidRDefault="00B14B6B">
      <w:pPr>
        <w:pStyle w:val="TableofFigures"/>
        <w:tabs>
          <w:tab w:val="right" w:leader="dot" w:pos="9350"/>
        </w:tabs>
        <w:spacing w:line="360" w:lineRule="auto"/>
        <w:rPr>
          <w:noProof/>
          <w:kern w:val="0"/>
          <w:sz w:val="22"/>
          <w:szCs w:val="22"/>
          <w:lang w:eastAsia="en-US"/>
        </w:rPr>
        <w:pPrChange w:id="1039" w:author="Sepribo Taylor-Harry" w:date="2020-08-05T08:22:00Z">
          <w:pPr>
            <w:pStyle w:val="TableofFigures"/>
            <w:tabs>
              <w:tab w:val="right" w:leader="dot" w:pos="9350"/>
            </w:tabs>
          </w:pPr>
        </w:pPrChange>
      </w:pPr>
      <w:r w:rsidRPr="00B14B6B">
        <w:rPr>
          <w:rStyle w:val="Hyperlink"/>
          <w:noProof/>
          <w:sz w:val="22"/>
          <w:szCs w:val="22"/>
          <w:rPrChange w:id="1040" w:author="Sepribo Taylor-Harry" w:date="2020-08-05T08:23:00Z">
            <w:rPr>
              <w:rStyle w:val="Hyperlink"/>
              <w:noProof/>
            </w:rPr>
          </w:rPrChange>
        </w:rPr>
        <w:fldChar w:fldCharType="begin"/>
      </w:r>
      <w:r w:rsidRPr="00B14B6B">
        <w:rPr>
          <w:rStyle w:val="Hyperlink"/>
          <w:noProof/>
          <w:sz w:val="22"/>
          <w:szCs w:val="22"/>
          <w:rPrChange w:id="1041" w:author="Sepribo Taylor-Harry" w:date="2020-08-05T08:23:00Z">
            <w:rPr>
              <w:rStyle w:val="Hyperlink"/>
              <w:noProof/>
            </w:rPr>
          </w:rPrChange>
        </w:rPr>
        <w:instrText xml:space="preserve"> </w:instrText>
      </w:r>
      <w:r w:rsidRPr="00B14B6B">
        <w:rPr>
          <w:noProof/>
          <w:sz w:val="22"/>
          <w:szCs w:val="22"/>
          <w:rPrChange w:id="1042" w:author="Sepribo Taylor-Harry" w:date="2020-08-05T08:23:00Z">
            <w:rPr>
              <w:noProof/>
            </w:rPr>
          </w:rPrChange>
        </w:rPr>
        <w:instrText>HYPERLINK \l "_Toc47508028"</w:instrText>
      </w:r>
      <w:r w:rsidRPr="00B14B6B">
        <w:rPr>
          <w:rStyle w:val="Hyperlink"/>
          <w:noProof/>
          <w:sz w:val="22"/>
          <w:szCs w:val="22"/>
          <w:rPrChange w:id="1043" w:author="Sepribo Taylor-Harry" w:date="2020-08-05T08:23:00Z">
            <w:rPr>
              <w:rStyle w:val="Hyperlink"/>
              <w:noProof/>
            </w:rPr>
          </w:rPrChange>
        </w:rPr>
        <w:instrText xml:space="preserve"> </w:instrText>
      </w:r>
      <w:r w:rsidRPr="00B14B6B">
        <w:rPr>
          <w:rStyle w:val="Hyperlink"/>
          <w:noProof/>
          <w:sz w:val="22"/>
          <w:szCs w:val="22"/>
          <w:rPrChange w:id="1044" w:author="Sepribo Taylor-Harry" w:date="2020-08-05T08:23:00Z">
            <w:rPr>
              <w:rStyle w:val="Hyperlink"/>
              <w:noProof/>
            </w:rPr>
          </w:rPrChange>
        </w:rPr>
        <w:fldChar w:fldCharType="separate"/>
      </w:r>
      <w:r w:rsidRPr="00B14B6B">
        <w:rPr>
          <w:rStyle w:val="Hyperlink"/>
          <w:noProof/>
          <w:sz w:val="22"/>
          <w:szCs w:val="22"/>
          <w:rPrChange w:id="1045" w:author="Sepribo Taylor-Harry" w:date="2020-08-05T08:23:00Z">
            <w:rPr>
              <w:rStyle w:val="Hyperlink"/>
              <w:noProof/>
            </w:rPr>
          </w:rPrChange>
        </w:rPr>
        <w:t>Figure 23</w:t>
      </w:r>
      <w:del w:id="1046" w:author="Sepribo Taylor-Harry" w:date="2020-08-05T08:26:00Z">
        <w:r w:rsidRPr="00B14B6B" w:rsidDel="0072178A">
          <w:rPr>
            <w:rStyle w:val="Hyperlink"/>
            <w:noProof/>
            <w:sz w:val="22"/>
            <w:szCs w:val="22"/>
            <w:rPrChange w:id="1047" w:author="Sepribo Taylor-Harry" w:date="2020-08-05T08:23:00Z">
              <w:rPr>
                <w:rStyle w:val="Hyperlink"/>
                <w:noProof/>
              </w:rPr>
            </w:rPrChange>
          </w:rPr>
          <w:delText>:</w:delText>
        </w:r>
      </w:del>
      <w:r w:rsidRPr="00B14B6B">
        <w:rPr>
          <w:rStyle w:val="Hyperlink"/>
          <w:noProof/>
          <w:sz w:val="22"/>
          <w:szCs w:val="22"/>
          <w:rPrChange w:id="1048" w:author="Sepribo Taylor-Harry" w:date="2020-08-05T08:23:00Z">
            <w:rPr>
              <w:rStyle w:val="Hyperlink"/>
              <w:noProof/>
            </w:rPr>
          </w:rPrChange>
        </w:rPr>
        <w:t xml:space="preserve"> How to download MongoDB Community Edition</w:t>
      </w:r>
      <w:r w:rsidRPr="00B14B6B">
        <w:rPr>
          <w:noProof/>
          <w:webHidden/>
          <w:sz w:val="22"/>
          <w:szCs w:val="22"/>
          <w:rPrChange w:id="1049" w:author="Sepribo Taylor-Harry" w:date="2020-08-05T08:23:00Z">
            <w:rPr>
              <w:noProof/>
              <w:webHidden/>
            </w:rPr>
          </w:rPrChange>
        </w:rPr>
        <w:tab/>
      </w:r>
      <w:r w:rsidRPr="00B14B6B">
        <w:rPr>
          <w:noProof/>
          <w:webHidden/>
          <w:sz w:val="22"/>
          <w:szCs w:val="22"/>
          <w:rPrChange w:id="1050" w:author="Sepribo Taylor-Harry" w:date="2020-08-05T08:23:00Z">
            <w:rPr>
              <w:noProof/>
              <w:webHidden/>
            </w:rPr>
          </w:rPrChange>
        </w:rPr>
        <w:fldChar w:fldCharType="begin"/>
      </w:r>
      <w:r w:rsidRPr="00B14B6B">
        <w:rPr>
          <w:noProof/>
          <w:webHidden/>
          <w:sz w:val="22"/>
          <w:szCs w:val="22"/>
          <w:rPrChange w:id="1051" w:author="Sepribo Taylor-Harry" w:date="2020-08-05T08:23:00Z">
            <w:rPr>
              <w:noProof/>
              <w:webHidden/>
            </w:rPr>
          </w:rPrChange>
        </w:rPr>
        <w:instrText xml:space="preserve"> PAGEREF _Toc47508028 \h </w:instrText>
      </w:r>
      <w:r w:rsidRPr="00B14B6B">
        <w:rPr>
          <w:noProof/>
          <w:webHidden/>
          <w:sz w:val="22"/>
          <w:szCs w:val="22"/>
          <w:rPrChange w:id="1052" w:author="Sepribo Taylor-Harry" w:date="2020-08-05T08:23:00Z">
            <w:rPr>
              <w:noProof/>
              <w:webHidden/>
              <w:sz w:val="22"/>
              <w:szCs w:val="22"/>
            </w:rPr>
          </w:rPrChange>
        </w:rPr>
      </w:r>
      <w:r w:rsidRPr="00B14B6B">
        <w:rPr>
          <w:noProof/>
          <w:webHidden/>
          <w:sz w:val="22"/>
          <w:szCs w:val="22"/>
          <w:rPrChange w:id="1053" w:author="Sepribo Taylor-Harry" w:date="2020-08-05T08:23:00Z">
            <w:rPr>
              <w:noProof/>
              <w:webHidden/>
            </w:rPr>
          </w:rPrChange>
        </w:rPr>
        <w:fldChar w:fldCharType="separate"/>
      </w:r>
      <w:r w:rsidRPr="00B14B6B">
        <w:rPr>
          <w:noProof/>
          <w:webHidden/>
          <w:sz w:val="22"/>
          <w:szCs w:val="22"/>
          <w:rPrChange w:id="1054" w:author="Sepribo Taylor-Harry" w:date="2020-08-05T08:23:00Z">
            <w:rPr>
              <w:noProof/>
              <w:webHidden/>
            </w:rPr>
          </w:rPrChange>
        </w:rPr>
        <w:t>24</w:t>
      </w:r>
      <w:r w:rsidRPr="00B14B6B">
        <w:rPr>
          <w:noProof/>
          <w:webHidden/>
          <w:sz w:val="22"/>
          <w:szCs w:val="22"/>
          <w:rPrChange w:id="1055" w:author="Sepribo Taylor-Harry" w:date="2020-08-05T08:23:00Z">
            <w:rPr>
              <w:noProof/>
              <w:webHidden/>
            </w:rPr>
          </w:rPrChange>
        </w:rPr>
        <w:fldChar w:fldCharType="end"/>
      </w:r>
      <w:r w:rsidRPr="00B14B6B">
        <w:rPr>
          <w:rStyle w:val="Hyperlink"/>
          <w:noProof/>
          <w:sz w:val="22"/>
          <w:szCs w:val="22"/>
          <w:rPrChange w:id="1056" w:author="Sepribo Taylor-Harry" w:date="2020-08-05T08:23:00Z">
            <w:rPr>
              <w:rStyle w:val="Hyperlink"/>
              <w:noProof/>
            </w:rPr>
          </w:rPrChange>
        </w:rPr>
        <w:fldChar w:fldCharType="end"/>
      </w:r>
    </w:p>
    <w:p w14:paraId="60D3AB61" w14:textId="42873D9D" w:rsidR="00B14B6B" w:rsidRPr="00B14B6B" w:rsidRDefault="00B14B6B">
      <w:pPr>
        <w:pStyle w:val="TableofFigures"/>
        <w:tabs>
          <w:tab w:val="right" w:leader="dot" w:pos="9350"/>
        </w:tabs>
        <w:spacing w:line="360" w:lineRule="auto"/>
        <w:rPr>
          <w:noProof/>
          <w:kern w:val="0"/>
          <w:sz w:val="22"/>
          <w:szCs w:val="22"/>
          <w:lang w:eastAsia="en-US"/>
        </w:rPr>
        <w:pPrChange w:id="1057" w:author="Sepribo Taylor-Harry" w:date="2020-08-05T08:22:00Z">
          <w:pPr>
            <w:pStyle w:val="TableofFigures"/>
            <w:tabs>
              <w:tab w:val="right" w:leader="dot" w:pos="9350"/>
            </w:tabs>
          </w:pPr>
        </w:pPrChange>
      </w:pPr>
      <w:r w:rsidRPr="00B14B6B">
        <w:rPr>
          <w:rStyle w:val="Hyperlink"/>
          <w:noProof/>
          <w:sz w:val="22"/>
          <w:szCs w:val="22"/>
          <w:rPrChange w:id="1058" w:author="Sepribo Taylor-Harry" w:date="2020-08-05T08:23:00Z">
            <w:rPr>
              <w:rStyle w:val="Hyperlink"/>
              <w:noProof/>
            </w:rPr>
          </w:rPrChange>
        </w:rPr>
        <w:fldChar w:fldCharType="begin"/>
      </w:r>
      <w:r w:rsidRPr="00B14B6B">
        <w:rPr>
          <w:rStyle w:val="Hyperlink"/>
          <w:noProof/>
          <w:sz w:val="22"/>
          <w:szCs w:val="22"/>
          <w:rPrChange w:id="1059" w:author="Sepribo Taylor-Harry" w:date="2020-08-05T08:23:00Z">
            <w:rPr>
              <w:rStyle w:val="Hyperlink"/>
              <w:noProof/>
            </w:rPr>
          </w:rPrChange>
        </w:rPr>
        <w:instrText xml:space="preserve"> </w:instrText>
      </w:r>
      <w:r w:rsidRPr="00B14B6B">
        <w:rPr>
          <w:noProof/>
          <w:sz w:val="22"/>
          <w:szCs w:val="22"/>
          <w:rPrChange w:id="1060" w:author="Sepribo Taylor-Harry" w:date="2020-08-05T08:23:00Z">
            <w:rPr>
              <w:noProof/>
            </w:rPr>
          </w:rPrChange>
        </w:rPr>
        <w:instrText>HYPERLINK \l "_Toc47508029"</w:instrText>
      </w:r>
      <w:r w:rsidRPr="00B14B6B">
        <w:rPr>
          <w:rStyle w:val="Hyperlink"/>
          <w:noProof/>
          <w:sz w:val="22"/>
          <w:szCs w:val="22"/>
          <w:rPrChange w:id="1061" w:author="Sepribo Taylor-Harry" w:date="2020-08-05T08:23:00Z">
            <w:rPr>
              <w:rStyle w:val="Hyperlink"/>
              <w:noProof/>
            </w:rPr>
          </w:rPrChange>
        </w:rPr>
        <w:instrText xml:space="preserve"> </w:instrText>
      </w:r>
      <w:r w:rsidRPr="00B14B6B">
        <w:rPr>
          <w:rStyle w:val="Hyperlink"/>
          <w:noProof/>
          <w:sz w:val="22"/>
          <w:szCs w:val="22"/>
          <w:rPrChange w:id="1062" w:author="Sepribo Taylor-Harry" w:date="2020-08-05T08:23:00Z">
            <w:rPr>
              <w:rStyle w:val="Hyperlink"/>
              <w:noProof/>
            </w:rPr>
          </w:rPrChange>
        </w:rPr>
        <w:fldChar w:fldCharType="separate"/>
      </w:r>
      <w:r w:rsidRPr="00B14B6B">
        <w:rPr>
          <w:rStyle w:val="Hyperlink"/>
          <w:noProof/>
          <w:sz w:val="22"/>
          <w:szCs w:val="22"/>
          <w:rPrChange w:id="1063" w:author="Sepribo Taylor-Harry" w:date="2020-08-05T08:23:00Z">
            <w:rPr>
              <w:rStyle w:val="Hyperlink"/>
              <w:noProof/>
            </w:rPr>
          </w:rPrChange>
        </w:rPr>
        <w:t>Figure 24</w:t>
      </w:r>
      <w:del w:id="1064" w:author="Sepribo Taylor-Harry" w:date="2020-08-05T08:26:00Z">
        <w:r w:rsidRPr="00B14B6B" w:rsidDel="0072178A">
          <w:rPr>
            <w:rStyle w:val="Hyperlink"/>
            <w:noProof/>
            <w:sz w:val="22"/>
            <w:szCs w:val="22"/>
            <w:rPrChange w:id="1065" w:author="Sepribo Taylor-Harry" w:date="2020-08-05T08:23:00Z">
              <w:rPr>
                <w:rStyle w:val="Hyperlink"/>
                <w:noProof/>
              </w:rPr>
            </w:rPrChange>
          </w:rPr>
          <w:delText>:</w:delText>
        </w:r>
      </w:del>
      <w:r w:rsidRPr="00B14B6B">
        <w:rPr>
          <w:rStyle w:val="Hyperlink"/>
          <w:noProof/>
          <w:sz w:val="22"/>
          <w:szCs w:val="22"/>
          <w:rPrChange w:id="1066" w:author="Sepribo Taylor-Harry" w:date="2020-08-05T08:23:00Z">
            <w:rPr>
              <w:rStyle w:val="Hyperlink"/>
              <w:noProof/>
            </w:rPr>
          </w:rPrChange>
        </w:rPr>
        <w:t xml:space="preserve"> How to Start MongoDB Service</w:t>
      </w:r>
      <w:r w:rsidRPr="00B14B6B">
        <w:rPr>
          <w:noProof/>
          <w:webHidden/>
          <w:sz w:val="22"/>
          <w:szCs w:val="22"/>
          <w:rPrChange w:id="1067" w:author="Sepribo Taylor-Harry" w:date="2020-08-05T08:23:00Z">
            <w:rPr>
              <w:noProof/>
              <w:webHidden/>
            </w:rPr>
          </w:rPrChange>
        </w:rPr>
        <w:tab/>
      </w:r>
      <w:r w:rsidRPr="00B14B6B">
        <w:rPr>
          <w:noProof/>
          <w:webHidden/>
          <w:sz w:val="22"/>
          <w:szCs w:val="22"/>
          <w:rPrChange w:id="1068" w:author="Sepribo Taylor-Harry" w:date="2020-08-05T08:23:00Z">
            <w:rPr>
              <w:noProof/>
              <w:webHidden/>
            </w:rPr>
          </w:rPrChange>
        </w:rPr>
        <w:fldChar w:fldCharType="begin"/>
      </w:r>
      <w:r w:rsidRPr="00B14B6B">
        <w:rPr>
          <w:noProof/>
          <w:webHidden/>
          <w:sz w:val="22"/>
          <w:szCs w:val="22"/>
          <w:rPrChange w:id="1069" w:author="Sepribo Taylor-Harry" w:date="2020-08-05T08:23:00Z">
            <w:rPr>
              <w:noProof/>
              <w:webHidden/>
            </w:rPr>
          </w:rPrChange>
        </w:rPr>
        <w:instrText xml:space="preserve"> PAGEREF _Toc47508029 \h </w:instrText>
      </w:r>
      <w:r w:rsidRPr="00B14B6B">
        <w:rPr>
          <w:noProof/>
          <w:webHidden/>
          <w:sz w:val="22"/>
          <w:szCs w:val="22"/>
          <w:rPrChange w:id="1070" w:author="Sepribo Taylor-Harry" w:date="2020-08-05T08:23:00Z">
            <w:rPr>
              <w:noProof/>
              <w:webHidden/>
              <w:sz w:val="22"/>
              <w:szCs w:val="22"/>
            </w:rPr>
          </w:rPrChange>
        </w:rPr>
      </w:r>
      <w:r w:rsidRPr="00B14B6B">
        <w:rPr>
          <w:noProof/>
          <w:webHidden/>
          <w:sz w:val="22"/>
          <w:szCs w:val="22"/>
          <w:rPrChange w:id="1071" w:author="Sepribo Taylor-Harry" w:date="2020-08-05T08:23:00Z">
            <w:rPr>
              <w:noProof/>
              <w:webHidden/>
            </w:rPr>
          </w:rPrChange>
        </w:rPr>
        <w:fldChar w:fldCharType="separate"/>
      </w:r>
      <w:r w:rsidRPr="00B14B6B">
        <w:rPr>
          <w:noProof/>
          <w:webHidden/>
          <w:sz w:val="22"/>
          <w:szCs w:val="22"/>
          <w:rPrChange w:id="1072" w:author="Sepribo Taylor-Harry" w:date="2020-08-05T08:23:00Z">
            <w:rPr>
              <w:noProof/>
              <w:webHidden/>
            </w:rPr>
          </w:rPrChange>
        </w:rPr>
        <w:t>26</w:t>
      </w:r>
      <w:r w:rsidRPr="00B14B6B">
        <w:rPr>
          <w:noProof/>
          <w:webHidden/>
          <w:sz w:val="22"/>
          <w:szCs w:val="22"/>
          <w:rPrChange w:id="1073" w:author="Sepribo Taylor-Harry" w:date="2020-08-05T08:23:00Z">
            <w:rPr>
              <w:noProof/>
              <w:webHidden/>
            </w:rPr>
          </w:rPrChange>
        </w:rPr>
        <w:fldChar w:fldCharType="end"/>
      </w:r>
      <w:r w:rsidRPr="00B14B6B">
        <w:rPr>
          <w:rStyle w:val="Hyperlink"/>
          <w:noProof/>
          <w:sz w:val="22"/>
          <w:szCs w:val="22"/>
          <w:rPrChange w:id="1074" w:author="Sepribo Taylor-Harry" w:date="2020-08-05T08:23:00Z">
            <w:rPr>
              <w:rStyle w:val="Hyperlink"/>
              <w:noProof/>
            </w:rPr>
          </w:rPrChange>
        </w:rPr>
        <w:fldChar w:fldCharType="end"/>
      </w:r>
    </w:p>
    <w:p w14:paraId="33628287" w14:textId="59538B72" w:rsidR="00B14B6B" w:rsidRPr="00B14B6B" w:rsidRDefault="00B14B6B">
      <w:pPr>
        <w:pStyle w:val="TableofFigures"/>
        <w:tabs>
          <w:tab w:val="right" w:leader="dot" w:pos="9350"/>
        </w:tabs>
        <w:spacing w:line="360" w:lineRule="auto"/>
        <w:rPr>
          <w:noProof/>
          <w:kern w:val="0"/>
          <w:sz w:val="22"/>
          <w:szCs w:val="22"/>
          <w:lang w:eastAsia="en-US"/>
        </w:rPr>
        <w:pPrChange w:id="1075" w:author="Sepribo Taylor-Harry" w:date="2020-08-05T08:22:00Z">
          <w:pPr>
            <w:pStyle w:val="TableofFigures"/>
            <w:tabs>
              <w:tab w:val="right" w:leader="dot" w:pos="9350"/>
            </w:tabs>
          </w:pPr>
        </w:pPrChange>
      </w:pPr>
      <w:r w:rsidRPr="00B14B6B">
        <w:rPr>
          <w:rStyle w:val="Hyperlink"/>
          <w:noProof/>
          <w:sz w:val="22"/>
          <w:szCs w:val="22"/>
          <w:rPrChange w:id="1076" w:author="Sepribo Taylor-Harry" w:date="2020-08-05T08:23:00Z">
            <w:rPr>
              <w:rStyle w:val="Hyperlink"/>
              <w:noProof/>
            </w:rPr>
          </w:rPrChange>
        </w:rPr>
        <w:fldChar w:fldCharType="begin"/>
      </w:r>
      <w:r w:rsidRPr="00B14B6B">
        <w:rPr>
          <w:rStyle w:val="Hyperlink"/>
          <w:noProof/>
          <w:sz w:val="22"/>
          <w:szCs w:val="22"/>
          <w:rPrChange w:id="1077" w:author="Sepribo Taylor-Harry" w:date="2020-08-05T08:23:00Z">
            <w:rPr>
              <w:rStyle w:val="Hyperlink"/>
              <w:noProof/>
            </w:rPr>
          </w:rPrChange>
        </w:rPr>
        <w:instrText xml:space="preserve"> </w:instrText>
      </w:r>
      <w:r w:rsidRPr="00B14B6B">
        <w:rPr>
          <w:noProof/>
          <w:sz w:val="22"/>
          <w:szCs w:val="22"/>
          <w:rPrChange w:id="1078" w:author="Sepribo Taylor-Harry" w:date="2020-08-05T08:23:00Z">
            <w:rPr>
              <w:noProof/>
            </w:rPr>
          </w:rPrChange>
        </w:rPr>
        <w:instrText>HYPERLINK \l "_Toc47508030"</w:instrText>
      </w:r>
      <w:r w:rsidRPr="00B14B6B">
        <w:rPr>
          <w:rStyle w:val="Hyperlink"/>
          <w:noProof/>
          <w:sz w:val="22"/>
          <w:szCs w:val="22"/>
          <w:rPrChange w:id="1079" w:author="Sepribo Taylor-Harry" w:date="2020-08-05T08:23:00Z">
            <w:rPr>
              <w:rStyle w:val="Hyperlink"/>
              <w:noProof/>
            </w:rPr>
          </w:rPrChange>
        </w:rPr>
        <w:instrText xml:space="preserve"> </w:instrText>
      </w:r>
      <w:r w:rsidRPr="00B14B6B">
        <w:rPr>
          <w:rStyle w:val="Hyperlink"/>
          <w:noProof/>
          <w:sz w:val="22"/>
          <w:szCs w:val="22"/>
          <w:rPrChange w:id="1080" w:author="Sepribo Taylor-Harry" w:date="2020-08-05T08:23:00Z">
            <w:rPr>
              <w:rStyle w:val="Hyperlink"/>
              <w:noProof/>
            </w:rPr>
          </w:rPrChange>
        </w:rPr>
        <w:fldChar w:fldCharType="separate"/>
      </w:r>
      <w:r w:rsidRPr="00B14B6B">
        <w:rPr>
          <w:rStyle w:val="Hyperlink"/>
          <w:noProof/>
          <w:sz w:val="22"/>
          <w:szCs w:val="22"/>
          <w:rPrChange w:id="1081" w:author="Sepribo Taylor-Harry" w:date="2020-08-05T08:23:00Z">
            <w:rPr>
              <w:rStyle w:val="Hyperlink"/>
              <w:noProof/>
            </w:rPr>
          </w:rPrChange>
        </w:rPr>
        <w:t>Figure 25</w:t>
      </w:r>
      <w:del w:id="1082" w:author="Sepribo Taylor-Harry" w:date="2020-08-05T08:26:00Z">
        <w:r w:rsidRPr="00B14B6B" w:rsidDel="0072178A">
          <w:rPr>
            <w:rStyle w:val="Hyperlink"/>
            <w:noProof/>
            <w:sz w:val="22"/>
            <w:szCs w:val="22"/>
            <w:rPrChange w:id="1083" w:author="Sepribo Taylor-Harry" w:date="2020-08-05T08:23:00Z">
              <w:rPr>
                <w:rStyle w:val="Hyperlink"/>
                <w:noProof/>
              </w:rPr>
            </w:rPrChange>
          </w:rPr>
          <w:delText>:</w:delText>
        </w:r>
      </w:del>
      <w:r w:rsidRPr="00B14B6B">
        <w:rPr>
          <w:rStyle w:val="Hyperlink"/>
          <w:noProof/>
          <w:sz w:val="22"/>
          <w:szCs w:val="22"/>
          <w:rPrChange w:id="1084" w:author="Sepribo Taylor-Harry" w:date="2020-08-05T08:23:00Z">
            <w:rPr>
              <w:rStyle w:val="Hyperlink"/>
              <w:noProof/>
            </w:rPr>
          </w:rPrChange>
        </w:rPr>
        <w:t xml:space="preserve"> umgc.city_chatbot GitHub repository</w:t>
      </w:r>
      <w:r w:rsidRPr="00B14B6B">
        <w:rPr>
          <w:noProof/>
          <w:webHidden/>
          <w:sz w:val="22"/>
          <w:szCs w:val="22"/>
          <w:rPrChange w:id="1085" w:author="Sepribo Taylor-Harry" w:date="2020-08-05T08:23:00Z">
            <w:rPr>
              <w:noProof/>
              <w:webHidden/>
            </w:rPr>
          </w:rPrChange>
        </w:rPr>
        <w:tab/>
      </w:r>
      <w:r w:rsidRPr="00B14B6B">
        <w:rPr>
          <w:noProof/>
          <w:webHidden/>
          <w:sz w:val="22"/>
          <w:szCs w:val="22"/>
          <w:rPrChange w:id="1086" w:author="Sepribo Taylor-Harry" w:date="2020-08-05T08:23:00Z">
            <w:rPr>
              <w:noProof/>
              <w:webHidden/>
            </w:rPr>
          </w:rPrChange>
        </w:rPr>
        <w:fldChar w:fldCharType="begin"/>
      </w:r>
      <w:r w:rsidRPr="00B14B6B">
        <w:rPr>
          <w:noProof/>
          <w:webHidden/>
          <w:sz w:val="22"/>
          <w:szCs w:val="22"/>
          <w:rPrChange w:id="1087" w:author="Sepribo Taylor-Harry" w:date="2020-08-05T08:23:00Z">
            <w:rPr>
              <w:noProof/>
              <w:webHidden/>
            </w:rPr>
          </w:rPrChange>
        </w:rPr>
        <w:instrText xml:space="preserve"> PAGEREF _Toc47508030 \h </w:instrText>
      </w:r>
      <w:r w:rsidRPr="00B14B6B">
        <w:rPr>
          <w:noProof/>
          <w:webHidden/>
          <w:sz w:val="22"/>
          <w:szCs w:val="22"/>
          <w:rPrChange w:id="1088" w:author="Sepribo Taylor-Harry" w:date="2020-08-05T08:23:00Z">
            <w:rPr>
              <w:noProof/>
              <w:webHidden/>
              <w:sz w:val="22"/>
              <w:szCs w:val="22"/>
            </w:rPr>
          </w:rPrChange>
        </w:rPr>
      </w:r>
      <w:r w:rsidRPr="00B14B6B">
        <w:rPr>
          <w:noProof/>
          <w:webHidden/>
          <w:sz w:val="22"/>
          <w:szCs w:val="22"/>
          <w:rPrChange w:id="1089" w:author="Sepribo Taylor-Harry" w:date="2020-08-05T08:23:00Z">
            <w:rPr>
              <w:noProof/>
              <w:webHidden/>
            </w:rPr>
          </w:rPrChange>
        </w:rPr>
        <w:fldChar w:fldCharType="separate"/>
      </w:r>
      <w:r w:rsidRPr="00B14B6B">
        <w:rPr>
          <w:noProof/>
          <w:webHidden/>
          <w:sz w:val="22"/>
          <w:szCs w:val="22"/>
          <w:rPrChange w:id="1090" w:author="Sepribo Taylor-Harry" w:date="2020-08-05T08:23:00Z">
            <w:rPr>
              <w:noProof/>
              <w:webHidden/>
            </w:rPr>
          </w:rPrChange>
        </w:rPr>
        <w:t>27</w:t>
      </w:r>
      <w:r w:rsidRPr="00B14B6B">
        <w:rPr>
          <w:noProof/>
          <w:webHidden/>
          <w:sz w:val="22"/>
          <w:szCs w:val="22"/>
          <w:rPrChange w:id="1091" w:author="Sepribo Taylor-Harry" w:date="2020-08-05T08:23:00Z">
            <w:rPr>
              <w:noProof/>
              <w:webHidden/>
            </w:rPr>
          </w:rPrChange>
        </w:rPr>
        <w:fldChar w:fldCharType="end"/>
      </w:r>
      <w:r w:rsidRPr="00B14B6B">
        <w:rPr>
          <w:rStyle w:val="Hyperlink"/>
          <w:noProof/>
          <w:sz w:val="22"/>
          <w:szCs w:val="22"/>
          <w:rPrChange w:id="1092" w:author="Sepribo Taylor-Harry" w:date="2020-08-05T08:23:00Z">
            <w:rPr>
              <w:rStyle w:val="Hyperlink"/>
              <w:noProof/>
            </w:rPr>
          </w:rPrChange>
        </w:rPr>
        <w:fldChar w:fldCharType="end"/>
      </w:r>
    </w:p>
    <w:p w14:paraId="65364A29" w14:textId="75198554" w:rsidR="00B14B6B" w:rsidRPr="00B14B6B" w:rsidRDefault="00B14B6B">
      <w:pPr>
        <w:pStyle w:val="TableofFigures"/>
        <w:tabs>
          <w:tab w:val="right" w:leader="dot" w:pos="9350"/>
        </w:tabs>
        <w:spacing w:line="360" w:lineRule="auto"/>
        <w:rPr>
          <w:noProof/>
          <w:kern w:val="0"/>
          <w:sz w:val="22"/>
          <w:szCs w:val="22"/>
          <w:lang w:eastAsia="en-US"/>
        </w:rPr>
        <w:pPrChange w:id="1093" w:author="Sepribo Taylor-Harry" w:date="2020-08-05T08:22:00Z">
          <w:pPr>
            <w:pStyle w:val="TableofFigures"/>
            <w:tabs>
              <w:tab w:val="right" w:leader="dot" w:pos="9350"/>
            </w:tabs>
          </w:pPr>
        </w:pPrChange>
      </w:pPr>
      <w:r w:rsidRPr="00B14B6B">
        <w:rPr>
          <w:rStyle w:val="Hyperlink"/>
          <w:noProof/>
          <w:sz w:val="22"/>
          <w:szCs w:val="22"/>
          <w:rPrChange w:id="1094" w:author="Sepribo Taylor-Harry" w:date="2020-08-05T08:23:00Z">
            <w:rPr>
              <w:rStyle w:val="Hyperlink"/>
              <w:noProof/>
            </w:rPr>
          </w:rPrChange>
        </w:rPr>
        <w:fldChar w:fldCharType="begin"/>
      </w:r>
      <w:r w:rsidRPr="00B14B6B">
        <w:rPr>
          <w:rStyle w:val="Hyperlink"/>
          <w:noProof/>
          <w:sz w:val="22"/>
          <w:szCs w:val="22"/>
          <w:rPrChange w:id="1095" w:author="Sepribo Taylor-Harry" w:date="2020-08-05T08:23:00Z">
            <w:rPr>
              <w:rStyle w:val="Hyperlink"/>
              <w:noProof/>
            </w:rPr>
          </w:rPrChange>
        </w:rPr>
        <w:instrText xml:space="preserve"> </w:instrText>
      </w:r>
      <w:r w:rsidRPr="00B14B6B">
        <w:rPr>
          <w:noProof/>
          <w:sz w:val="22"/>
          <w:szCs w:val="22"/>
          <w:rPrChange w:id="1096" w:author="Sepribo Taylor-Harry" w:date="2020-08-05T08:23:00Z">
            <w:rPr>
              <w:noProof/>
            </w:rPr>
          </w:rPrChange>
        </w:rPr>
        <w:instrText>HYPERLINK \l "_Toc47508031"</w:instrText>
      </w:r>
      <w:r w:rsidRPr="00B14B6B">
        <w:rPr>
          <w:rStyle w:val="Hyperlink"/>
          <w:noProof/>
          <w:sz w:val="22"/>
          <w:szCs w:val="22"/>
          <w:rPrChange w:id="1097" w:author="Sepribo Taylor-Harry" w:date="2020-08-05T08:23:00Z">
            <w:rPr>
              <w:rStyle w:val="Hyperlink"/>
              <w:noProof/>
            </w:rPr>
          </w:rPrChange>
        </w:rPr>
        <w:instrText xml:space="preserve"> </w:instrText>
      </w:r>
      <w:r w:rsidRPr="00B14B6B">
        <w:rPr>
          <w:rStyle w:val="Hyperlink"/>
          <w:noProof/>
          <w:sz w:val="22"/>
          <w:szCs w:val="22"/>
          <w:rPrChange w:id="1098" w:author="Sepribo Taylor-Harry" w:date="2020-08-05T08:23:00Z">
            <w:rPr>
              <w:rStyle w:val="Hyperlink"/>
              <w:noProof/>
            </w:rPr>
          </w:rPrChange>
        </w:rPr>
        <w:fldChar w:fldCharType="separate"/>
      </w:r>
      <w:r w:rsidRPr="00B14B6B">
        <w:rPr>
          <w:rStyle w:val="Hyperlink"/>
          <w:noProof/>
          <w:sz w:val="22"/>
          <w:szCs w:val="22"/>
          <w:rPrChange w:id="1099" w:author="Sepribo Taylor-Harry" w:date="2020-08-05T08:23:00Z">
            <w:rPr>
              <w:rStyle w:val="Hyperlink"/>
              <w:noProof/>
            </w:rPr>
          </w:rPrChange>
        </w:rPr>
        <w:t>Figure 26</w:t>
      </w:r>
      <w:del w:id="1100" w:author="Sepribo Taylor-Harry" w:date="2020-08-05T08:26:00Z">
        <w:r w:rsidRPr="00B14B6B" w:rsidDel="0072178A">
          <w:rPr>
            <w:rStyle w:val="Hyperlink"/>
            <w:noProof/>
            <w:sz w:val="22"/>
            <w:szCs w:val="22"/>
            <w:rPrChange w:id="1101" w:author="Sepribo Taylor-Harry" w:date="2020-08-05T08:23:00Z">
              <w:rPr>
                <w:rStyle w:val="Hyperlink"/>
                <w:noProof/>
              </w:rPr>
            </w:rPrChange>
          </w:rPr>
          <w:delText>:</w:delText>
        </w:r>
      </w:del>
      <w:r w:rsidRPr="00B14B6B">
        <w:rPr>
          <w:rStyle w:val="Hyperlink"/>
          <w:noProof/>
          <w:sz w:val="22"/>
          <w:szCs w:val="22"/>
          <w:rPrChange w:id="1102" w:author="Sepribo Taylor-Harry" w:date="2020-08-05T08:23:00Z">
            <w:rPr>
              <w:rStyle w:val="Hyperlink"/>
              <w:noProof/>
            </w:rPr>
          </w:rPrChange>
        </w:rPr>
        <w:t xml:space="preserve"> city-official-client folder</w:t>
      </w:r>
      <w:r w:rsidRPr="00B14B6B">
        <w:rPr>
          <w:noProof/>
          <w:webHidden/>
          <w:sz w:val="22"/>
          <w:szCs w:val="22"/>
          <w:rPrChange w:id="1103" w:author="Sepribo Taylor-Harry" w:date="2020-08-05T08:23:00Z">
            <w:rPr>
              <w:noProof/>
              <w:webHidden/>
            </w:rPr>
          </w:rPrChange>
        </w:rPr>
        <w:tab/>
      </w:r>
      <w:r w:rsidRPr="00B14B6B">
        <w:rPr>
          <w:noProof/>
          <w:webHidden/>
          <w:sz w:val="22"/>
          <w:szCs w:val="22"/>
          <w:rPrChange w:id="1104" w:author="Sepribo Taylor-Harry" w:date="2020-08-05T08:23:00Z">
            <w:rPr>
              <w:noProof/>
              <w:webHidden/>
            </w:rPr>
          </w:rPrChange>
        </w:rPr>
        <w:fldChar w:fldCharType="begin"/>
      </w:r>
      <w:r w:rsidRPr="00B14B6B">
        <w:rPr>
          <w:noProof/>
          <w:webHidden/>
          <w:sz w:val="22"/>
          <w:szCs w:val="22"/>
          <w:rPrChange w:id="1105" w:author="Sepribo Taylor-Harry" w:date="2020-08-05T08:23:00Z">
            <w:rPr>
              <w:noProof/>
              <w:webHidden/>
            </w:rPr>
          </w:rPrChange>
        </w:rPr>
        <w:instrText xml:space="preserve"> PAGEREF _Toc47508031 \h </w:instrText>
      </w:r>
      <w:r w:rsidRPr="00B14B6B">
        <w:rPr>
          <w:noProof/>
          <w:webHidden/>
          <w:sz w:val="22"/>
          <w:szCs w:val="22"/>
          <w:rPrChange w:id="1106" w:author="Sepribo Taylor-Harry" w:date="2020-08-05T08:23:00Z">
            <w:rPr>
              <w:noProof/>
              <w:webHidden/>
              <w:sz w:val="22"/>
              <w:szCs w:val="22"/>
            </w:rPr>
          </w:rPrChange>
        </w:rPr>
      </w:r>
      <w:r w:rsidRPr="00B14B6B">
        <w:rPr>
          <w:noProof/>
          <w:webHidden/>
          <w:sz w:val="22"/>
          <w:szCs w:val="22"/>
          <w:rPrChange w:id="1107" w:author="Sepribo Taylor-Harry" w:date="2020-08-05T08:23:00Z">
            <w:rPr>
              <w:noProof/>
              <w:webHidden/>
            </w:rPr>
          </w:rPrChange>
        </w:rPr>
        <w:fldChar w:fldCharType="separate"/>
      </w:r>
      <w:r w:rsidRPr="00B14B6B">
        <w:rPr>
          <w:noProof/>
          <w:webHidden/>
          <w:sz w:val="22"/>
          <w:szCs w:val="22"/>
          <w:rPrChange w:id="1108" w:author="Sepribo Taylor-Harry" w:date="2020-08-05T08:23:00Z">
            <w:rPr>
              <w:noProof/>
              <w:webHidden/>
            </w:rPr>
          </w:rPrChange>
        </w:rPr>
        <w:t>28</w:t>
      </w:r>
      <w:r w:rsidRPr="00B14B6B">
        <w:rPr>
          <w:noProof/>
          <w:webHidden/>
          <w:sz w:val="22"/>
          <w:szCs w:val="22"/>
          <w:rPrChange w:id="1109" w:author="Sepribo Taylor-Harry" w:date="2020-08-05T08:23:00Z">
            <w:rPr>
              <w:noProof/>
              <w:webHidden/>
            </w:rPr>
          </w:rPrChange>
        </w:rPr>
        <w:fldChar w:fldCharType="end"/>
      </w:r>
      <w:r w:rsidRPr="00B14B6B">
        <w:rPr>
          <w:rStyle w:val="Hyperlink"/>
          <w:noProof/>
          <w:sz w:val="22"/>
          <w:szCs w:val="22"/>
          <w:rPrChange w:id="1110" w:author="Sepribo Taylor-Harry" w:date="2020-08-05T08:23:00Z">
            <w:rPr>
              <w:rStyle w:val="Hyperlink"/>
              <w:noProof/>
            </w:rPr>
          </w:rPrChange>
        </w:rPr>
        <w:fldChar w:fldCharType="end"/>
      </w:r>
    </w:p>
    <w:p w14:paraId="6EC7EDEB" w14:textId="6F1CDD73" w:rsidR="00B14B6B" w:rsidRPr="00B14B6B" w:rsidRDefault="00B14B6B">
      <w:pPr>
        <w:pStyle w:val="TableofFigures"/>
        <w:tabs>
          <w:tab w:val="right" w:leader="dot" w:pos="9350"/>
        </w:tabs>
        <w:spacing w:line="360" w:lineRule="auto"/>
        <w:rPr>
          <w:ins w:id="1111" w:author="Sepribo Taylor-Harry" w:date="2020-08-05T08:19:00Z"/>
          <w:noProof/>
          <w:kern w:val="0"/>
          <w:sz w:val="22"/>
          <w:szCs w:val="22"/>
          <w:lang w:eastAsia="en-US"/>
        </w:rPr>
        <w:pPrChange w:id="1112" w:author="Sepribo Taylor-Harry" w:date="2020-08-05T08:22:00Z">
          <w:pPr>
            <w:pStyle w:val="TableofFigures"/>
            <w:tabs>
              <w:tab w:val="right" w:leader="dot" w:pos="9350"/>
            </w:tabs>
          </w:pPr>
        </w:pPrChange>
      </w:pPr>
      <w:r w:rsidRPr="00B14B6B">
        <w:rPr>
          <w:rStyle w:val="Hyperlink"/>
          <w:noProof/>
          <w:sz w:val="22"/>
          <w:szCs w:val="22"/>
          <w:rPrChange w:id="1113" w:author="Sepribo Taylor-Harry" w:date="2020-08-05T08:23:00Z">
            <w:rPr>
              <w:rStyle w:val="Hyperlink"/>
              <w:noProof/>
            </w:rPr>
          </w:rPrChange>
        </w:rPr>
        <w:fldChar w:fldCharType="begin"/>
      </w:r>
      <w:r w:rsidRPr="00B14B6B">
        <w:rPr>
          <w:rStyle w:val="Hyperlink"/>
          <w:noProof/>
          <w:sz w:val="22"/>
          <w:szCs w:val="22"/>
          <w:rPrChange w:id="1114" w:author="Sepribo Taylor-Harry" w:date="2020-08-05T08:23:00Z">
            <w:rPr>
              <w:rStyle w:val="Hyperlink"/>
              <w:noProof/>
            </w:rPr>
          </w:rPrChange>
        </w:rPr>
        <w:instrText xml:space="preserve"> </w:instrText>
      </w:r>
      <w:r w:rsidRPr="00B14B6B">
        <w:rPr>
          <w:noProof/>
          <w:sz w:val="22"/>
          <w:szCs w:val="22"/>
          <w:rPrChange w:id="1115" w:author="Sepribo Taylor-Harry" w:date="2020-08-05T08:23:00Z">
            <w:rPr>
              <w:noProof/>
            </w:rPr>
          </w:rPrChange>
        </w:rPr>
        <w:instrText>HYPERLINK \l "_Toc47508032"</w:instrText>
      </w:r>
      <w:r w:rsidRPr="00B14B6B">
        <w:rPr>
          <w:rStyle w:val="Hyperlink"/>
          <w:noProof/>
          <w:sz w:val="22"/>
          <w:szCs w:val="22"/>
          <w:rPrChange w:id="1116" w:author="Sepribo Taylor-Harry" w:date="2020-08-05T08:23:00Z">
            <w:rPr>
              <w:rStyle w:val="Hyperlink"/>
              <w:noProof/>
            </w:rPr>
          </w:rPrChange>
        </w:rPr>
        <w:instrText xml:space="preserve"> </w:instrText>
      </w:r>
      <w:r w:rsidRPr="00B14B6B">
        <w:rPr>
          <w:rStyle w:val="Hyperlink"/>
          <w:noProof/>
          <w:sz w:val="22"/>
          <w:szCs w:val="22"/>
          <w:rPrChange w:id="1117" w:author="Sepribo Taylor-Harry" w:date="2020-08-05T08:23:00Z">
            <w:rPr>
              <w:rStyle w:val="Hyperlink"/>
              <w:noProof/>
            </w:rPr>
          </w:rPrChange>
        </w:rPr>
        <w:fldChar w:fldCharType="separate"/>
      </w:r>
      <w:r w:rsidRPr="00B14B6B">
        <w:rPr>
          <w:rStyle w:val="Hyperlink"/>
          <w:noProof/>
          <w:sz w:val="22"/>
          <w:szCs w:val="22"/>
          <w:rPrChange w:id="1118" w:author="Sepribo Taylor-Harry" w:date="2020-08-05T08:23:00Z">
            <w:rPr>
              <w:rStyle w:val="Hyperlink"/>
              <w:noProof/>
            </w:rPr>
          </w:rPrChange>
        </w:rPr>
        <w:t>Figure 27</w:t>
      </w:r>
      <w:del w:id="1119" w:author="Sepribo Taylor-Harry" w:date="2020-08-05T08:26:00Z">
        <w:r w:rsidRPr="00B14B6B" w:rsidDel="0072178A">
          <w:rPr>
            <w:rStyle w:val="Hyperlink"/>
            <w:noProof/>
            <w:sz w:val="22"/>
            <w:szCs w:val="22"/>
            <w:rPrChange w:id="1120" w:author="Sepribo Taylor-Harry" w:date="2020-08-05T08:23:00Z">
              <w:rPr>
                <w:rStyle w:val="Hyperlink"/>
                <w:noProof/>
              </w:rPr>
            </w:rPrChange>
          </w:rPr>
          <w:delText>:</w:delText>
        </w:r>
      </w:del>
      <w:r w:rsidRPr="00B14B6B">
        <w:rPr>
          <w:rStyle w:val="Hyperlink"/>
          <w:noProof/>
          <w:sz w:val="22"/>
          <w:szCs w:val="22"/>
          <w:rPrChange w:id="1121" w:author="Sepribo Taylor-Harry" w:date="2020-08-05T08:23:00Z">
            <w:rPr>
              <w:rStyle w:val="Hyperlink"/>
              <w:noProof/>
            </w:rPr>
          </w:rPrChange>
        </w:rPr>
        <w:t xml:space="preserve"> List of components in city-official-client folder</w:t>
      </w:r>
      <w:r w:rsidRPr="00B14B6B">
        <w:rPr>
          <w:noProof/>
          <w:webHidden/>
          <w:sz w:val="22"/>
          <w:szCs w:val="22"/>
          <w:rPrChange w:id="1122" w:author="Sepribo Taylor-Harry" w:date="2020-08-05T08:23:00Z">
            <w:rPr>
              <w:noProof/>
              <w:webHidden/>
            </w:rPr>
          </w:rPrChange>
        </w:rPr>
        <w:tab/>
      </w:r>
      <w:r w:rsidRPr="00B14B6B">
        <w:rPr>
          <w:noProof/>
          <w:webHidden/>
          <w:sz w:val="22"/>
          <w:szCs w:val="22"/>
          <w:rPrChange w:id="1123" w:author="Sepribo Taylor-Harry" w:date="2020-08-05T08:23:00Z">
            <w:rPr>
              <w:noProof/>
              <w:webHidden/>
            </w:rPr>
          </w:rPrChange>
        </w:rPr>
        <w:fldChar w:fldCharType="begin"/>
      </w:r>
      <w:r w:rsidRPr="00B14B6B">
        <w:rPr>
          <w:noProof/>
          <w:webHidden/>
          <w:sz w:val="22"/>
          <w:szCs w:val="22"/>
          <w:rPrChange w:id="1124" w:author="Sepribo Taylor-Harry" w:date="2020-08-05T08:23:00Z">
            <w:rPr>
              <w:noProof/>
              <w:webHidden/>
            </w:rPr>
          </w:rPrChange>
        </w:rPr>
        <w:instrText xml:space="preserve"> PAGEREF _Toc47508032 \h </w:instrText>
      </w:r>
      <w:r w:rsidRPr="00B14B6B">
        <w:rPr>
          <w:noProof/>
          <w:webHidden/>
          <w:sz w:val="22"/>
          <w:szCs w:val="22"/>
          <w:rPrChange w:id="1125" w:author="Sepribo Taylor-Harry" w:date="2020-08-05T08:23:00Z">
            <w:rPr>
              <w:noProof/>
              <w:webHidden/>
              <w:sz w:val="22"/>
              <w:szCs w:val="22"/>
            </w:rPr>
          </w:rPrChange>
        </w:rPr>
      </w:r>
      <w:r w:rsidRPr="00B14B6B">
        <w:rPr>
          <w:noProof/>
          <w:webHidden/>
          <w:sz w:val="22"/>
          <w:szCs w:val="22"/>
          <w:rPrChange w:id="1126" w:author="Sepribo Taylor-Harry" w:date="2020-08-05T08:23:00Z">
            <w:rPr>
              <w:noProof/>
              <w:webHidden/>
            </w:rPr>
          </w:rPrChange>
        </w:rPr>
        <w:fldChar w:fldCharType="separate"/>
      </w:r>
      <w:r w:rsidRPr="00B14B6B">
        <w:rPr>
          <w:noProof/>
          <w:webHidden/>
          <w:sz w:val="22"/>
          <w:szCs w:val="22"/>
          <w:rPrChange w:id="1127" w:author="Sepribo Taylor-Harry" w:date="2020-08-05T08:23:00Z">
            <w:rPr>
              <w:noProof/>
              <w:webHidden/>
            </w:rPr>
          </w:rPrChange>
        </w:rPr>
        <w:t>28</w:t>
      </w:r>
      <w:r w:rsidRPr="00B14B6B">
        <w:rPr>
          <w:noProof/>
          <w:webHidden/>
          <w:sz w:val="22"/>
          <w:szCs w:val="22"/>
          <w:rPrChange w:id="1128" w:author="Sepribo Taylor-Harry" w:date="2020-08-05T08:23:00Z">
            <w:rPr>
              <w:noProof/>
              <w:webHidden/>
            </w:rPr>
          </w:rPrChange>
        </w:rPr>
        <w:fldChar w:fldCharType="end"/>
      </w:r>
      <w:r w:rsidRPr="00B14B6B">
        <w:rPr>
          <w:rStyle w:val="Hyperlink"/>
          <w:noProof/>
          <w:sz w:val="22"/>
          <w:szCs w:val="22"/>
          <w:rPrChange w:id="1129" w:author="Sepribo Taylor-Harry" w:date="2020-08-05T08:23:00Z">
            <w:rPr>
              <w:rStyle w:val="Hyperlink"/>
              <w:noProof/>
            </w:rPr>
          </w:rPrChange>
        </w:rPr>
        <w:fldChar w:fldCharType="end"/>
      </w:r>
    </w:p>
    <w:p w14:paraId="209C8DB0" w14:textId="06FF4736" w:rsidR="00B14B6B" w:rsidRPr="00B14B6B" w:rsidDel="00B14B6B" w:rsidRDefault="00B14B6B">
      <w:pPr>
        <w:jc w:val="center"/>
        <w:rPr>
          <w:del w:id="1130" w:author="Sepribo Taylor-Harry" w:date="2020-08-05T08:19:00Z"/>
          <w:noProof/>
          <w:sz w:val="22"/>
          <w:szCs w:val="22"/>
          <w:rPrChange w:id="1131" w:author="Sepribo Taylor-Harry" w:date="2020-08-05T08:23:00Z">
            <w:rPr>
              <w:del w:id="1132" w:author="Sepribo Taylor-Harry" w:date="2020-08-05T08:19:00Z"/>
              <w:noProof/>
            </w:rPr>
          </w:rPrChange>
        </w:rPr>
      </w:pPr>
    </w:p>
    <w:p w14:paraId="5CC30573" w14:textId="19710A15" w:rsidR="00D87361" w:rsidRPr="00B14B6B" w:rsidDel="00B14B6B" w:rsidRDefault="00D87361">
      <w:pPr>
        <w:jc w:val="center"/>
        <w:rPr>
          <w:del w:id="1133" w:author="Sepribo Taylor-Harry" w:date="2020-08-05T08:19:00Z"/>
          <w:noProof/>
          <w:sz w:val="22"/>
          <w:szCs w:val="22"/>
          <w:rPrChange w:id="1134" w:author="Sepribo Taylor-Harry" w:date="2020-08-05T08:23:00Z">
            <w:rPr>
              <w:del w:id="1135" w:author="Sepribo Taylor-Harry" w:date="2020-08-05T08:19:00Z"/>
              <w:noProof/>
            </w:rPr>
          </w:rPrChange>
        </w:rPr>
      </w:pPr>
    </w:p>
    <w:p w14:paraId="40B4EB30" w14:textId="0881A84B" w:rsidR="00D87361" w:rsidRPr="00B14B6B" w:rsidDel="00B14B6B" w:rsidRDefault="000B7548">
      <w:pPr>
        <w:pStyle w:val="TableofFigures"/>
        <w:tabs>
          <w:tab w:val="right" w:leader="dot" w:pos="9350"/>
        </w:tabs>
        <w:rPr>
          <w:del w:id="1136" w:author="Sepribo Taylor-Harry" w:date="2020-08-05T08:19:00Z"/>
          <w:noProof/>
          <w:kern w:val="0"/>
          <w:sz w:val="22"/>
          <w:szCs w:val="22"/>
          <w:lang w:eastAsia="en-US"/>
          <w:rPrChange w:id="1137" w:author="Sepribo Taylor-Harry" w:date="2020-08-05T08:23:00Z">
            <w:rPr>
              <w:del w:id="1138" w:author="Sepribo Taylor-Harry" w:date="2020-08-05T08:19:00Z"/>
              <w:noProof/>
              <w:kern w:val="0"/>
              <w:sz w:val="20"/>
              <w:szCs w:val="20"/>
              <w:lang w:eastAsia="en-US"/>
            </w:rPr>
          </w:rPrChange>
        </w:rPr>
      </w:pPr>
      <w:del w:id="1139" w:author="Sepribo Taylor-Harry" w:date="2020-08-05T08:19:00Z">
        <w:r w:rsidRPr="00B14B6B" w:rsidDel="00B14B6B">
          <w:rPr>
            <w:noProof/>
            <w:sz w:val="22"/>
            <w:szCs w:val="22"/>
            <w:rPrChange w:id="1140" w:author="Sepribo Taylor-Harry" w:date="2020-08-05T08:23:00Z">
              <w:rPr>
                <w:noProof/>
              </w:rPr>
            </w:rPrChange>
          </w:rPr>
          <w:fldChar w:fldCharType="begin"/>
        </w:r>
        <w:r w:rsidRPr="00B14B6B" w:rsidDel="00B14B6B">
          <w:rPr>
            <w:noProof/>
            <w:sz w:val="22"/>
            <w:szCs w:val="22"/>
            <w:rPrChange w:id="1141" w:author="Sepribo Taylor-Harry" w:date="2020-08-05T08:23:00Z">
              <w:rPr>
                <w:noProof/>
              </w:rPr>
            </w:rPrChange>
          </w:rPr>
          <w:delInstrText xml:space="preserve"> HYPERLINK \l "_Toc46522847" </w:delInstrText>
        </w:r>
        <w:r w:rsidRPr="00B14B6B" w:rsidDel="00B14B6B">
          <w:rPr>
            <w:noProof/>
            <w:sz w:val="22"/>
            <w:szCs w:val="22"/>
            <w:rPrChange w:id="1142" w:author="Sepribo Taylor-Harry" w:date="2020-08-05T08:23:00Z">
              <w:rPr>
                <w:noProof/>
                <w:sz w:val="22"/>
                <w:szCs w:val="22"/>
              </w:rPr>
            </w:rPrChange>
          </w:rPr>
          <w:fldChar w:fldCharType="separate"/>
        </w:r>
      </w:del>
      <w:ins w:id="1143" w:author="Sepribo Taylor-Harry" w:date="2020-08-05T08:19:00Z">
        <w:r w:rsidR="00B14B6B" w:rsidRPr="00B14B6B">
          <w:rPr>
            <w:b/>
            <w:bCs/>
            <w:noProof/>
            <w:sz w:val="22"/>
            <w:szCs w:val="22"/>
            <w:rPrChange w:id="1144" w:author="Sepribo Taylor-Harry" w:date="2020-08-05T08:23:00Z">
              <w:rPr>
                <w:b/>
                <w:bCs/>
                <w:noProof/>
              </w:rPr>
            </w:rPrChange>
          </w:rPr>
          <w:t>Error! Hyperlink reference not valid.</w:t>
        </w:r>
      </w:ins>
      <w:del w:id="1145" w:author="Sepribo Taylor-Harry" w:date="2020-08-05T08:19:00Z">
        <w:r w:rsidR="00D87361" w:rsidRPr="00B14B6B" w:rsidDel="00B14B6B">
          <w:rPr>
            <w:rStyle w:val="Hyperlink"/>
            <w:noProof/>
            <w:sz w:val="22"/>
            <w:szCs w:val="22"/>
          </w:rPr>
          <w:delText>Figure 1 Git Bash Install Website</w:delText>
        </w:r>
        <w:r w:rsidR="00D87361" w:rsidRPr="00B14B6B" w:rsidDel="00B14B6B">
          <w:rPr>
            <w:rStyle w:val="Hyperlink"/>
            <w:rFonts w:ascii="Times New Roman" w:hAnsi="Times New Roman"/>
            <w:bCs/>
            <w:noProof/>
            <w:sz w:val="22"/>
            <w:szCs w:val="22"/>
          </w:rPr>
          <w:delText>..</w:delText>
        </w:r>
        <w:r w:rsidR="00D87361" w:rsidRPr="00B14B6B" w:rsidDel="00B14B6B">
          <w:rPr>
            <w:noProof/>
            <w:webHidden/>
            <w:sz w:val="22"/>
            <w:szCs w:val="22"/>
          </w:rPr>
          <w:tab/>
        </w:r>
        <w:r w:rsidR="00D87361" w:rsidRPr="00B14B6B" w:rsidDel="00B14B6B">
          <w:rPr>
            <w:noProof/>
            <w:webHidden/>
            <w:sz w:val="22"/>
            <w:szCs w:val="22"/>
            <w:rPrChange w:id="1146"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_Toc46522847 \h </w:delInstrText>
        </w:r>
        <w:r w:rsidR="00D87361" w:rsidRPr="00B14B6B" w:rsidDel="00B14B6B">
          <w:rPr>
            <w:noProof/>
            <w:webHidden/>
            <w:sz w:val="22"/>
            <w:szCs w:val="22"/>
            <w:rPrChange w:id="1147" w:author="Sepribo Taylor-Harry" w:date="2020-08-05T08:23:00Z">
              <w:rPr>
                <w:noProof/>
                <w:webHidden/>
                <w:sz w:val="22"/>
                <w:szCs w:val="22"/>
              </w:rPr>
            </w:rPrChange>
          </w:rPr>
        </w:r>
        <w:r w:rsidR="00D87361" w:rsidRPr="00B14B6B" w:rsidDel="00B14B6B">
          <w:rPr>
            <w:noProof/>
            <w:webHidden/>
            <w:sz w:val="22"/>
            <w:szCs w:val="22"/>
            <w:rPrChange w:id="1148" w:author="Sepribo Taylor-Harry" w:date="2020-08-05T08:23:00Z">
              <w:rPr>
                <w:noProof/>
                <w:webHidden/>
                <w:sz w:val="22"/>
                <w:szCs w:val="22"/>
              </w:rPr>
            </w:rPrChange>
          </w:rPr>
          <w:fldChar w:fldCharType="separate"/>
        </w:r>
      </w:del>
      <w:del w:id="1149" w:author="Sepribo Taylor-Harry" w:date="2020-08-04T22:33:00Z">
        <w:r w:rsidR="00D87361" w:rsidRPr="00B14B6B" w:rsidDel="003F3746">
          <w:rPr>
            <w:noProof/>
            <w:webHidden/>
            <w:sz w:val="22"/>
            <w:szCs w:val="22"/>
          </w:rPr>
          <w:delText>10</w:delText>
        </w:r>
      </w:del>
      <w:del w:id="1150" w:author="Sepribo Taylor-Harry" w:date="2020-08-05T08:19:00Z">
        <w:r w:rsidR="00D87361" w:rsidRPr="00B14B6B" w:rsidDel="00B14B6B">
          <w:rPr>
            <w:noProof/>
            <w:webHidden/>
            <w:sz w:val="22"/>
            <w:szCs w:val="22"/>
            <w:rPrChange w:id="1151" w:author="Sepribo Taylor-Harry" w:date="2020-08-05T08:23:00Z">
              <w:rPr>
                <w:noProof/>
                <w:webHidden/>
                <w:sz w:val="22"/>
                <w:szCs w:val="22"/>
              </w:rPr>
            </w:rPrChange>
          </w:rPr>
          <w:fldChar w:fldCharType="end"/>
        </w:r>
        <w:r w:rsidRPr="00B14B6B" w:rsidDel="00B14B6B">
          <w:rPr>
            <w:noProof/>
            <w:sz w:val="22"/>
            <w:szCs w:val="22"/>
            <w:rPrChange w:id="1152" w:author="Sepribo Taylor-Harry" w:date="2020-08-05T08:23:00Z">
              <w:rPr>
                <w:noProof/>
                <w:sz w:val="22"/>
                <w:szCs w:val="22"/>
              </w:rPr>
            </w:rPrChange>
          </w:rPr>
          <w:fldChar w:fldCharType="end"/>
        </w:r>
      </w:del>
    </w:p>
    <w:p w14:paraId="77AF652E" w14:textId="41EA84E0" w:rsidR="00D87361" w:rsidRPr="00B14B6B" w:rsidDel="00B14B6B" w:rsidRDefault="000B7548">
      <w:pPr>
        <w:pStyle w:val="TableofFigures"/>
        <w:tabs>
          <w:tab w:val="right" w:leader="dot" w:pos="9350"/>
        </w:tabs>
        <w:rPr>
          <w:del w:id="1153" w:author="Sepribo Taylor-Harry" w:date="2020-08-05T08:19:00Z"/>
          <w:noProof/>
          <w:kern w:val="0"/>
          <w:sz w:val="22"/>
          <w:szCs w:val="22"/>
          <w:lang w:eastAsia="en-US"/>
          <w:rPrChange w:id="1154" w:author="Sepribo Taylor-Harry" w:date="2020-08-05T08:23:00Z">
            <w:rPr>
              <w:del w:id="1155" w:author="Sepribo Taylor-Harry" w:date="2020-08-05T08:19:00Z"/>
              <w:noProof/>
              <w:kern w:val="0"/>
              <w:sz w:val="20"/>
              <w:szCs w:val="20"/>
              <w:lang w:eastAsia="en-US"/>
            </w:rPr>
          </w:rPrChange>
        </w:rPr>
      </w:pPr>
      <w:del w:id="1156" w:author="Sepribo Taylor-Harry" w:date="2020-08-05T08:19:00Z">
        <w:r w:rsidRPr="00B14B6B" w:rsidDel="00B14B6B">
          <w:rPr>
            <w:noProof/>
            <w:sz w:val="22"/>
            <w:szCs w:val="22"/>
            <w:rPrChange w:id="1157" w:author="Sepribo Taylor-Harry" w:date="2020-08-05T08:23:00Z">
              <w:rPr>
                <w:noProof/>
              </w:rPr>
            </w:rPrChange>
          </w:rPr>
          <w:fldChar w:fldCharType="begin"/>
        </w:r>
        <w:r w:rsidRPr="00B14B6B" w:rsidDel="00B14B6B">
          <w:rPr>
            <w:noProof/>
            <w:sz w:val="22"/>
            <w:szCs w:val="22"/>
            <w:rPrChange w:id="1158" w:author="Sepribo Taylor-Harry" w:date="2020-08-05T08:23:00Z">
              <w:rPr>
                <w:noProof/>
              </w:rPr>
            </w:rPrChange>
          </w:rPr>
          <w:delInstrText xml:space="preserve"> HYPERLINK \l "_Toc46522848" </w:delInstrText>
        </w:r>
        <w:r w:rsidRPr="00B14B6B" w:rsidDel="00B14B6B">
          <w:rPr>
            <w:noProof/>
            <w:sz w:val="22"/>
            <w:szCs w:val="22"/>
            <w:rPrChange w:id="1159" w:author="Sepribo Taylor-Harry" w:date="2020-08-05T08:23:00Z">
              <w:rPr>
                <w:noProof/>
                <w:sz w:val="22"/>
                <w:szCs w:val="22"/>
              </w:rPr>
            </w:rPrChange>
          </w:rPr>
          <w:fldChar w:fldCharType="separate"/>
        </w:r>
      </w:del>
      <w:ins w:id="1160" w:author="Sepribo Taylor-Harry" w:date="2020-08-05T08:19:00Z">
        <w:r w:rsidR="00B14B6B" w:rsidRPr="00B14B6B">
          <w:rPr>
            <w:b/>
            <w:bCs/>
            <w:noProof/>
            <w:sz w:val="22"/>
            <w:szCs w:val="22"/>
            <w:rPrChange w:id="1161" w:author="Sepribo Taylor-Harry" w:date="2020-08-05T08:23:00Z">
              <w:rPr>
                <w:b/>
                <w:bCs/>
                <w:noProof/>
              </w:rPr>
            </w:rPrChange>
          </w:rPr>
          <w:t>Error! Hyperlink reference not valid.</w:t>
        </w:r>
      </w:ins>
      <w:del w:id="1162" w:author="Sepribo Taylor-Harry" w:date="2020-08-05T08:19:00Z">
        <w:r w:rsidR="00D87361" w:rsidRPr="00B14B6B" w:rsidDel="00B14B6B">
          <w:rPr>
            <w:rStyle w:val="Hyperlink"/>
            <w:noProof/>
            <w:sz w:val="22"/>
            <w:szCs w:val="22"/>
          </w:rPr>
          <w:delText>Figure 2 Git Bash Installer SaveFile.</w:delText>
        </w:r>
        <w:r w:rsidR="00D87361" w:rsidRPr="00B14B6B" w:rsidDel="00B14B6B">
          <w:rPr>
            <w:noProof/>
            <w:webHidden/>
            <w:sz w:val="22"/>
            <w:szCs w:val="22"/>
          </w:rPr>
          <w:tab/>
        </w:r>
        <w:r w:rsidR="00D87361" w:rsidRPr="00B14B6B" w:rsidDel="00B14B6B">
          <w:rPr>
            <w:noProof/>
            <w:webHidden/>
            <w:sz w:val="22"/>
            <w:szCs w:val="22"/>
            <w:rPrChange w:id="1163"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_Toc46522848 \h </w:delInstrText>
        </w:r>
        <w:r w:rsidR="00D87361" w:rsidRPr="00B14B6B" w:rsidDel="00B14B6B">
          <w:rPr>
            <w:noProof/>
            <w:webHidden/>
            <w:sz w:val="22"/>
            <w:szCs w:val="22"/>
            <w:rPrChange w:id="1164" w:author="Sepribo Taylor-Harry" w:date="2020-08-05T08:23:00Z">
              <w:rPr>
                <w:noProof/>
                <w:webHidden/>
                <w:sz w:val="22"/>
                <w:szCs w:val="22"/>
              </w:rPr>
            </w:rPrChange>
          </w:rPr>
        </w:r>
        <w:r w:rsidR="00D87361" w:rsidRPr="00B14B6B" w:rsidDel="00B14B6B">
          <w:rPr>
            <w:noProof/>
            <w:webHidden/>
            <w:sz w:val="22"/>
            <w:szCs w:val="22"/>
            <w:rPrChange w:id="1165" w:author="Sepribo Taylor-Harry" w:date="2020-08-05T08:23:00Z">
              <w:rPr>
                <w:noProof/>
                <w:webHidden/>
                <w:sz w:val="22"/>
                <w:szCs w:val="22"/>
              </w:rPr>
            </w:rPrChange>
          </w:rPr>
          <w:fldChar w:fldCharType="separate"/>
        </w:r>
      </w:del>
      <w:del w:id="1166" w:author="Sepribo Taylor-Harry" w:date="2020-08-04T22:33:00Z">
        <w:r w:rsidR="00D87361" w:rsidRPr="00B14B6B" w:rsidDel="003F3746">
          <w:rPr>
            <w:noProof/>
            <w:webHidden/>
            <w:sz w:val="22"/>
            <w:szCs w:val="22"/>
          </w:rPr>
          <w:delText>11</w:delText>
        </w:r>
      </w:del>
      <w:del w:id="1167" w:author="Sepribo Taylor-Harry" w:date="2020-08-05T08:19:00Z">
        <w:r w:rsidR="00D87361" w:rsidRPr="00B14B6B" w:rsidDel="00B14B6B">
          <w:rPr>
            <w:noProof/>
            <w:webHidden/>
            <w:sz w:val="22"/>
            <w:szCs w:val="22"/>
            <w:rPrChange w:id="1168" w:author="Sepribo Taylor-Harry" w:date="2020-08-05T08:23:00Z">
              <w:rPr>
                <w:noProof/>
                <w:webHidden/>
                <w:sz w:val="22"/>
                <w:szCs w:val="22"/>
              </w:rPr>
            </w:rPrChange>
          </w:rPr>
          <w:fldChar w:fldCharType="end"/>
        </w:r>
        <w:r w:rsidRPr="00B14B6B" w:rsidDel="00B14B6B">
          <w:rPr>
            <w:noProof/>
            <w:sz w:val="22"/>
            <w:szCs w:val="22"/>
            <w:rPrChange w:id="1169" w:author="Sepribo Taylor-Harry" w:date="2020-08-05T08:23:00Z">
              <w:rPr>
                <w:noProof/>
                <w:sz w:val="22"/>
                <w:szCs w:val="22"/>
              </w:rPr>
            </w:rPrChange>
          </w:rPr>
          <w:fldChar w:fldCharType="end"/>
        </w:r>
      </w:del>
    </w:p>
    <w:p w14:paraId="1EC98043" w14:textId="3FD10DFF" w:rsidR="00D87361" w:rsidRPr="00B14B6B" w:rsidDel="00B14B6B" w:rsidRDefault="000B7548">
      <w:pPr>
        <w:pStyle w:val="TableofFigures"/>
        <w:tabs>
          <w:tab w:val="right" w:leader="dot" w:pos="9350"/>
        </w:tabs>
        <w:rPr>
          <w:del w:id="1170" w:author="Sepribo Taylor-Harry" w:date="2020-08-05T08:19:00Z"/>
          <w:noProof/>
          <w:kern w:val="0"/>
          <w:sz w:val="22"/>
          <w:szCs w:val="22"/>
          <w:lang w:eastAsia="en-US"/>
          <w:rPrChange w:id="1171" w:author="Sepribo Taylor-Harry" w:date="2020-08-05T08:23:00Z">
            <w:rPr>
              <w:del w:id="1172" w:author="Sepribo Taylor-Harry" w:date="2020-08-05T08:19:00Z"/>
              <w:noProof/>
              <w:kern w:val="0"/>
              <w:sz w:val="20"/>
              <w:szCs w:val="20"/>
              <w:lang w:eastAsia="en-US"/>
            </w:rPr>
          </w:rPrChange>
        </w:rPr>
      </w:pPr>
      <w:del w:id="1173" w:author="Sepribo Taylor-Harry" w:date="2020-08-05T08:19:00Z">
        <w:r w:rsidRPr="00B14B6B" w:rsidDel="00B14B6B">
          <w:rPr>
            <w:noProof/>
            <w:sz w:val="22"/>
            <w:szCs w:val="22"/>
            <w:rPrChange w:id="1174" w:author="Sepribo Taylor-Harry" w:date="2020-08-05T08:23:00Z">
              <w:rPr>
                <w:noProof/>
              </w:rPr>
            </w:rPrChange>
          </w:rPr>
          <w:fldChar w:fldCharType="begin"/>
        </w:r>
        <w:r w:rsidRPr="00B14B6B" w:rsidDel="00B14B6B">
          <w:rPr>
            <w:noProof/>
            <w:sz w:val="22"/>
            <w:szCs w:val="22"/>
            <w:rPrChange w:id="1175" w:author="Sepribo Taylor-Harry" w:date="2020-08-05T08:23:00Z">
              <w:rPr>
                <w:noProof/>
              </w:rPr>
            </w:rPrChange>
          </w:rPr>
          <w:delInstrText xml:space="preserve"> HYPERLINK \l "_Toc46522849" </w:delInstrText>
        </w:r>
        <w:r w:rsidRPr="00B14B6B" w:rsidDel="00B14B6B">
          <w:rPr>
            <w:noProof/>
            <w:sz w:val="22"/>
            <w:szCs w:val="22"/>
            <w:rPrChange w:id="1176" w:author="Sepribo Taylor-Harry" w:date="2020-08-05T08:23:00Z">
              <w:rPr>
                <w:noProof/>
                <w:sz w:val="22"/>
                <w:szCs w:val="22"/>
              </w:rPr>
            </w:rPrChange>
          </w:rPr>
          <w:fldChar w:fldCharType="separate"/>
        </w:r>
      </w:del>
      <w:ins w:id="1177" w:author="Sepribo Taylor-Harry" w:date="2020-08-05T08:19:00Z">
        <w:r w:rsidR="00B14B6B" w:rsidRPr="00B14B6B">
          <w:rPr>
            <w:b/>
            <w:bCs/>
            <w:noProof/>
            <w:sz w:val="22"/>
            <w:szCs w:val="22"/>
            <w:rPrChange w:id="1178" w:author="Sepribo Taylor-Harry" w:date="2020-08-05T08:23:00Z">
              <w:rPr>
                <w:b/>
                <w:bCs/>
                <w:noProof/>
              </w:rPr>
            </w:rPrChange>
          </w:rPr>
          <w:t>Error! Hyperlink reference not valid.</w:t>
        </w:r>
      </w:ins>
      <w:del w:id="1179" w:author="Sepribo Taylor-Harry" w:date="2020-08-05T08:19:00Z">
        <w:r w:rsidR="00D87361" w:rsidRPr="00B14B6B" w:rsidDel="00B14B6B">
          <w:rPr>
            <w:rStyle w:val="Hyperlink"/>
            <w:noProof/>
            <w:sz w:val="22"/>
            <w:szCs w:val="22"/>
          </w:rPr>
          <w:delText>Figure 3 Git Bash Installer Setu</w:delText>
        </w:r>
        <w:r w:rsidR="00D87361" w:rsidRPr="00B14B6B" w:rsidDel="00B14B6B">
          <w:rPr>
            <w:noProof/>
            <w:webHidden/>
            <w:sz w:val="22"/>
            <w:szCs w:val="22"/>
          </w:rPr>
          <w:tab/>
        </w:r>
        <w:r w:rsidR="00D87361" w:rsidRPr="00B14B6B" w:rsidDel="00B14B6B">
          <w:rPr>
            <w:noProof/>
            <w:webHidden/>
            <w:sz w:val="22"/>
            <w:szCs w:val="22"/>
            <w:rPrChange w:id="1180"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_Toc46522849 \h </w:delInstrText>
        </w:r>
        <w:r w:rsidR="00D87361" w:rsidRPr="00B14B6B" w:rsidDel="00B14B6B">
          <w:rPr>
            <w:noProof/>
            <w:webHidden/>
            <w:sz w:val="22"/>
            <w:szCs w:val="22"/>
            <w:rPrChange w:id="1181" w:author="Sepribo Taylor-Harry" w:date="2020-08-05T08:23:00Z">
              <w:rPr>
                <w:noProof/>
                <w:webHidden/>
                <w:sz w:val="22"/>
                <w:szCs w:val="22"/>
              </w:rPr>
            </w:rPrChange>
          </w:rPr>
        </w:r>
        <w:r w:rsidR="00D87361" w:rsidRPr="00B14B6B" w:rsidDel="00B14B6B">
          <w:rPr>
            <w:noProof/>
            <w:webHidden/>
            <w:sz w:val="22"/>
            <w:szCs w:val="22"/>
            <w:rPrChange w:id="1182" w:author="Sepribo Taylor-Harry" w:date="2020-08-05T08:23:00Z">
              <w:rPr>
                <w:noProof/>
                <w:webHidden/>
                <w:sz w:val="22"/>
                <w:szCs w:val="22"/>
              </w:rPr>
            </w:rPrChange>
          </w:rPr>
          <w:fldChar w:fldCharType="separate"/>
        </w:r>
      </w:del>
      <w:del w:id="1183" w:author="Sepribo Taylor-Harry" w:date="2020-08-04T22:33:00Z">
        <w:r w:rsidR="00D87361" w:rsidRPr="00B14B6B" w:rsidDel="003F3746">
          <w:rPr>
            <w:noProof/>
            <w:webHidden/>
            <w:sz w:val="22"/>
            <w:szCs w:val="22"/>
          </w:rPr>
          <w:delText>12</w:delText>
        </w:r>
      </w:del>
      <w:del w:id="1184" w:author="Sepribo Taylor-Harry" w:date="2020-08-05T08:19:00Z">
        <w:r w:rsidR="00D87361" w:rsidRPr="00B14B6B" w:rsidDel="00B14B6B">
          <w:rPr>
            <w:noProof/>
            <w:webHidden/>
            <w:sz w:val="22"/>
            <w:szCs w:val="22"/>
            <w:rPrChange w:id="1185" w:author="Sepribo Taylor-Harry" w:date="2020-08-05T08:23:00Z">
              <w:rPr>
                <w:noProof/>
                <w:webHidden/>
                <w:sz w:val="22"/>
                <w:szCs w:val="22"/>
              </w:rPr>
            </w:rPrChange>
          </w:rPr>
          <w:fldChar w:fldCharType="end"/>
        </w:r>
        <w:r w:rsidRPr="00B14B6B" w:rsidDel="00B14B6B">
          <w:rPr>
            <w:noProof/>
            <w:sz w:val="22"/>
            <w:szCs w:val="22"/>
            <w:rPrChange w:id="1186" w:author="Sepribo Taylor-Harry" w:date="2020-08-05T08:23:00Z">
              <w:rPr>
                <w:noProof/>
                <w:sz w:val="22"/>
                <w:szCs w:val="22"/>
              </w:rPr>
            </w:rPrChange>
          </w:rPr>
          <w:fldChar w:fldCharType="end"/>
        </w:r>
      </w:del>
    </w:p>
    <w:p w14:paraId="334A4935" w14:textId="367A56FA" w:rsidR="00D87361" w:rsidRPr="00B14B6B" w:rsidDel="00B14B6B" w:rsidRDefault="000B7548">
      <w:pPr>
        <w:pStyle w:val="TableofFigures"/>
        <w:tabs>
          <w:tab w:val="right" w:leader="dot" w:pos="9350"/>
        </w:tabs>
        <w:rPr>
          <w:del w:id="1187" w:author="Sepribo Taylor-Harry" w:date="2020-08-05T08:19:00Z"/>
          <w:noProof/>
          <w:kern w:val="0"/>
          <w:sz w:val="22"/>
          <w:szCs w:val="22"/>
          <w:lang w:eastAsia="en-US"/>
          <w:rPrChange w:id="1188" w:author="Sepribo Taylor-Harry" w:date="2020-08-05T08:23:00Z">
            <w:rPr>
              <w:del w:id="1189" w:author="Sepribo Taylor-Harry" w:date="2020-08-05T08:19:00Z"/>
              <w:noProof/>
              <w:kern w:val="0"/>
              <w:sz w:val="20"/>
              <w:szCs w:val="20"/>
              <w:lang w:eastAsia="en-US"/>
            </w:rPr>
          </w:rPrChange>
        </w:rPr>
      </w:pPr>
      <w:del w:id="1190" w:author="Sepribo Taylor-Harry" w:date="2020-08-05T08:19:00Z">
        <w:r w:rsidRPr="00B14B6B" w:rsidDel="00B14B6B">
          <w:rPr>
            <w:noProof/>
            <w:sz w:val="22"/>
            <w:szCs w:val="22"/>
            <w:rPrChange w:id="1191" w:author="Sepribo Taylor-Harry" w:date="2020-08-05T08:23:00Z">
              <w:rPr>
                <w:noProof/>
              </w:rPr>
            </w:rPrChange>
          </w:rPr>
          <w:fldChar w:fldCharType="begin"/>
        </w:r>
        <w:r w:rsidRPr="00B14B6B" w:rsidDel="00B14B6B">
          <w:rPr>
            <w:noProof/>
            <w:sz w:val="22"/>
            <w:szCs w:val="22"/>
            <w:rPrChange w:id="1192" w:author="Sepribo Taylor-Harry" w:date="2020-08-05T08:23:00Z">
              <w:rPr>
                <w:noProof/>
              </w:rPr>
            </w:rPrChange>
          </w:rPr>
          <w:delInstrText xml:space="preserve"> HYPERLINK \l "_Toc46522850" </w:delInstrText>
        </w:r>
        <w:r w:rsidRPr="00B14B6B" w:rsidDel="00B14B6B">
          <w:rPr>
            <w:noProof/>
            <w:sz w:val="22"/>
            <w:szCs w:val="22"/>
            <w:rPrChange w:id="1193" w:author="Sepribo Taylor-Harry" w:date="2020-08-05T08:23:00Z">
              <w:rPr>
                <w:noProof/>
                <w:sz w:val="22"/>
                <w:szCs w:val="22"/>
              </w:rPr>
            </w:rPrChange>
          </w:rPr>
          <w:fldChar w:fldCharType="separate"/>
        </w:r>
      </w:del>
      <w:ins w:id="1194" w:author="Sepribo Taylor-Harry" w:date="2020-08-05T08:19:00Z">
        <w:r w:rsidR="00B14B6B" w:rsidRPr="00B14B6B">
          <w:rPr>
            <w:b/>
            <w:bCs/>
            <w:noProof/>
            <w:sz w:val="22"/>
            <w:szCs w:val="22"/>
            <w:rPrChange w:id="1195" w:author="Sepribo Taylor-Harry" w:date="2020-08-05T08:23:00Z">
              <w:rPr>
                <w:b/>
                <w:bCs/>
                <w:noProof/>
              </w:rPr>
            </w:rPrChange>
          </w:rPr>
          <w:t>Error! Hyperlink reference not valid.</w:t>
        </w:r>
      </w:ins>
      <w:del w:id="1196" w:author="Sepribo Taylor-Harry" w:date="2020-08-05T08:19:00Z">
        <w:r w:rsidR="00D87361" w:rsidRPr="00B14B6B" w:rsidDel="00B14B6B">
          <w:rPr>
            <w:rStyle w:val="Hyperlink"/>
            <w:noProof/>
            <w:sz w:val="22"/>
            <w:szCs w:val="22"/>
          </w:rPr>
          <w:delText>Figure 4 GitBash Select Destination</w:delText>
        </w:r>
        <w:r w:rsidR="00D87361" w:rsidRPr="00B14B6B" w:rsidDel="00B14B6B">
          <w:rPr>
            <w:noProof/>
            <w:webHidden/>
            <w:sz w:val="22"/>
            <w:szCs w:val="22"/>
          </w:rPr>
          <w:tab/>
        </w:r>
        <w:r w:rsidR="00D87361" w:rsidRPr="00B14B6B" w:rsidDel="00B14B6B">
          <w:rPr>
            <w:noProof/>
            <w:webHidden/>
            <w:sz w:val="22"/>
            <w:szCs w:val="22"/>
            <w:rPrChange w:id="1197"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_Toc46522850 \h </w:delInstrText>
        </w:r>
        <w:r w:rsidR="00D87361" w:rsidRPr="00B14B6B" w:rsidDel="00B14B6B">
          <w:rPr>
            <w:noProof/>
            <w:webHidden/>
            <w:sz w:val="22"/>
            <w:szCs w:val="22"/>
            <w:rPrChange w:id="1198" w:author="Sepribo Taylor-Harry" w:date="2020-08-05T08:23:00Z">
              <w:rPr>
                <w:noProof/>
                <w:webHidden/>
                <w:sz w:val="22"/>
                <w:szCs w:val="22"/>
              </w:rPr>
            </w:rPrChange>
          </w:rPr>
        </w:r>
        <w:r w:rsidR="00D87361" w:rsidRPr="00B14B6B" w:rsidDel="00B14B6B">
          <w:rPr>
            <w:noProof/>
            <w:webHidden/>
            <w:sz w:val="22"/>
            <w:szCs w:val="22"/>
            <w:rPrChange w:id="1199" w:author="Sepribo Taylor-Harry" w:date="2020-08-05T08:23:00Z">
              <w:rPr>
                <w:noProof/>
                <w:webHidden/>
                <w:sz w:val="22"/>
                <w:szCs w:val="22"/>
              </w:rPr>
            </w:rPrChange>
          </w:rPr>
          <w:fldChar w:fldCharType="separate"/>
        </w:r>
      </w:del>
      <w:del w:id="1200" w:author="Sepribo Taylor-Harry" w:date="2020-08-04T22:33:00Z">
        <w:r w:rsidR="00D87361" w:rsidRPr="00B14B6B" w:rsidDel="003F3746">
          <w:rPr>
            <w:noProof/>
            <w:webHidden/>
            <w:sz w:val="22"/>
            <w:szCs w:val="22"/>
          </w:rPr>
          <w:delText>12</w:delText>
        </w:r>
      </w:del>
      <w:del w:id="1201" w:author="Sepribo Taylor-Harry" w:date="2020-08-05T08:19:00Z">
        <w:r w:rsidR="00D87361" w:rsidRPr="00B14B6B" w:rsidDel="00B14B6B">
          <w:rPr>
            <w:noProof/>
            <w:webHidden/>
            <w:sz w:val="22"/>
            <w:szCs w:val="22"/>
            <w:rPrChange w:id="1202" w:author="Sepribo Taylor-Harry" w:date="2020-08-05T08:23:00Z">
              <w:rPr>
                <w:noProof/>
                <w:webHidden/>
                <w:sz w:val="22"/>
                <w:szCs w:val="22"/>
              </w:rPr>
            </w:rPrChange>
          </w:rPr>
          <w:fldChar w:fldCharType="end"/>
        </w:r>
        <w:r w:rsidRPr="00B14B6B" w:rsidDel="00B14B6B">
          <w:rPr>
            <w:noProof/>
            <w:sz w:val="22"/>
            <w:szCs w:val="22"/>
            <w:rPrChange w:id="1203" w:author="Sepribo Taylor-Harry" w:date="2020-08-05T08:23:00Z">
              <w:rPr>
                <w:noProof/>
                <w:sz w:val="22"/>
                <w:szCs w:val="22"/>
              </w:rPr>
            </w:rPrChange>
          </w:rPr>
          <w:fldChar w:fldCharType="end"/>
        </w:r>
      </w:del>
    </w:p>
    <w:p w14:paraId="43E738F1" w14:textId="31FBE78E" w:rsidR="00D87361" w:rsidRPr="00B14B6B" w:rsidDel="00B14B6B" w:rsidRDefault="000B7548">
      <w:pPr>
        <w:pStyle w:val="TableofFigures"/>
        <w:tabs>
          <w:tab w:val="right" w:leader="dot" w:pos="9350"/>
        </w:tabs>
        <w:rPr>
          <w:del w:id="1204" w:author="Sepribo Taylor-Harry" w:date="2020-08-05T08:19:00Z"/>
          <w:noProof/>
          <w:kern w:val="0"/>
          <w:sz w:val="22"/>
          <w:szCs w:val="22"/>
          <w:lang w:eastAsia="en-US"/>
          <w:rPrChange w:id="1205" w:author="Sepribo Taylor-Harry" w:date="2020-08-05T08:23:00Z">
            <w:rPr>
              <w:del w:id="1206" w:author="Sepribo Taylor-Harry" w:date="2020-08-05T08:19:00Z"/>
              <w:noProof/>
              <w:kern w:val="0"/>
              <w:sz w:val="20"/>
              <w:szCs w:val="20"/>
              <w:lang w:eastAsia="en-US"/>
            </w:rPr>
          </w:rPrChange>
        </w:rPr>
      </w:pPr>
      <w:del w:id="1207" w:author="Sepribo Taylor-Harry" w:date="2020-08-05T08:19:00Z">
        <w:r w:rsidRPr="00B14B6B" w:rsidDel="00B14B6B">
          <w:rPr>
            <w:noProof/>
            <w:sz w:val="22"/>
            <w:szCs w:val="22"/>
            <w:rPrChange w:id="1208" w:author="Sepribo Taylor-Harry" w:date="2020-08-05T08:23:00Z">
              <w:rPr>
                <w:noProof/>
              </w:rPr>
            </w:rPrChange>
          </w:rPr>
          <w:fldChar w:fldCharType="begin"/>
        </w:r>
        <w:r w:rsidRPr="00B14B6B" w:rsidDel="00B14B6B">
          <w:rPr>
            <w:noProof/>
            <w:sz w:val="22"/>
            <w:szCs w:val="22"/>
            <w:rPrChange w:id="1209" w:author="Sepribo Taylor-Harry" w:date="2020-08-05T08:23:00Z">
              <w:rPr>
                <w:noProof/>
              </w:rPr>
            </w:rPrChange>
          </w:rPr>
          <w:delInstrText xml:space="preserve"> HYPERLINK \l "_Toc46522851" </w:delInstrText>
        </w:r>
        <w:r w:rsidRPr="00B14B6B" w:rsidDel="00B14B6B">
          <w:rPr>
            <w:noProof/>
            <w:sz w:val="22"/>
            <w:szCs w:val="22"/>
            <w:rPrChange w:id="1210" w:author="Sepribo Taylor-Harry" w:date="2020-08-05T08:23:00Z">
              <w:rPr>
                <w:noProof/>
                <w:sz w:val="22"/>
                <w:szCs w:val="22"/>
              </w:rPr>
            </w:rPrChange>
          </w:rPr>
          <w:fldChar w:fldCharType="separate"/>
        </w:r>
      </w:del>
      <w:ins w:id="1211" w:author="Sepribo Taylor-Harry" w:date="2020-08-05T08:19:00Z">
        <w:r w:rsidR="00B14B6B" w:rsidRPr="00B14B6B">
          <w:rPr>
            <w:b/>
            <w:bCs/>
            <w:noProof/>
            <w:sz w:val="22"/>
            <w:szCs w:val="22"/>
            <w:rPrChange w:id="1212" w:author="Sepribo Taylor-Harry" w:date="2020-08-05T08:23:00Z">
              <w:rPr>
                <w:b/>
                <w:bCs/>
                <w:noProof/>
              </w:rPr>
            </w:rPrChange>
          </w:rPr>
          <w:t>Error! Hyperlink reference not valid.</w:t>
        </w:r>
      </w:ins>
      <w:del w:id="1213" w:author="Sepribo Taylor-Harry" w:date="2020-08-05T08:19:00Z">
        <w:r w:rsidR="00D87361" w:rsidRPr="00B14B6B" w:rsidDel="00B14B6B">
          <w:rPr>
            <w:rStyle w:val="Hyperlink"/>
            <w:noProof/>
            <w:sz w:val="22"/>
            <w:szCs w:val="22"/>
          </w:rPr>
          <w:delText>Figure 5 GitBash Select Components.</w:delText>
        </w:r>
        <w:r w:rsidR="00D87361" w:rsidRPr="00B14B6B" w:rsidDel="00B14B6B">
          <w:rPr>
            <w:noProof/>
            <w:webHidden/>
            <w:sz w:val="22"/>
            <w:szCs w:val="22"/>
          </w:rPr>
          <w:tab/>
        </w:r>
        <w:r w:rsidR="00D87361" w:rsidRPr="00B14B6B" w:rsidDel="00B14B6B">
          <w:rPr>
            <w:noProof/>
            <w:webHidden/>
            <w:sz w:val="22"/>
            <w:szCs w:val="22"/>
            <w:rPrChange w:id="1214"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_Toc46522851 \h </w:delInstrText>
        </w:r>
        <w:r w:rsidR="00D87361" w:rsidRPr="00B14B6B" w:rsidDel="00B14B6B">
          <w:rPr>
            <w:noProof/>
            <w:webHidden/>
            <w:sz w:val="22"/>
            <w:szCs w:val="22"/>
            <w:rPrChange w:id="1215" w:author="Sepribo Taylor-Harry" w:date="2020-08-05T08:23:00Z">
              <w:rPr>
                <w:noProof/>
                <w:webHidden/>
                <w:sz w:val="22"/>
                <w:szCs w:val="22"/>
              </w:rPr>
            </w:rPrChange>
          </w:rPr>
        </w:r>
        <w:r w:rsidR="00D87361" w:rsidRPr="00B14B6B" w:rsidDel="00B14B6B">
          <w:rPr>
            <w:noProof/>
            <w:webHidden/>
            <w:sz w:val="22"/>
            <w:szCs w:val="22"/>
            <w:rPrChange w:id="1216" w:author="Sepribo Taylor-Harry" w:date="2020-08-05T08:23:00Z">
              <w:rPr>
                <w:noProof/>
                <w:webHidden/>
                <w:sz w:val="22"/>
                <w:szCs w:val="22"/>
              </w:rPr>
            </w:rPrChange>
          </w:rPr>
          <w:fldChar w:fldCharType="separate"/>
        </w:r>
      </w:del>
      <w:del w:id="1217" w:author="Sepribo Taylor-Harry" w:date="2020-08-04T22:33:00Z">
        <w:r w:rsidR="00D87361" w:rsidRPr="00B14B6B" w:rsidDel="003F3746">
          <w:rPr>
            <w:noProof/>
            <w:webHidden/>
            <w:sz w:val="22"/>
            <w:szCs w:val="22"/>
          </w:rPr>
          <w:delText>13</w:delText>
        </w:r>
      </w:del>
      <w:del w:id="1218" w:author="Sepribo Taylor-Harry" w:date="2020-08-05T08:19:00Z">
        <w:r w:rsidR="00D87361" w:rsidRPr="00B14B6B" w:rsidDel="00B14B6B">
          <w:rPr>
            <w:noProof/>
            <w:webHidden/>
            <w:sz w:val="22"/>
            <w:szCs w:val="22"/>
            <w:rPrChange w:id="1219" w:author="Sepribo Taylor-Harry" w:date="2020-08-05T08:23:00Z">
              <w:rPr>
                <w:noProof/>
                <w:webHidden/>
                <w:sz w:val="22"/>
                <w:szCs w:val="22"/>
              </w:rPr>
            </w:rPrChange>
          </w:rPr>
          <w:fldChar w:fldCharType="end"/>
        </w:r>
        <w:r w:rsidRPr="00B14B6B" w:rsidDel="00B14B6B">
          <w:rPr>
            <w:noProof/>
            <w:sz w:val="22"/>
            <w:szCs w:val="22"/>
            <w:rPrChange w:id="1220" w:author="Sepribo Taylor-Harry" w:date="2020-08-05T08:23:00Z">
              <w:rPr>
                <w:noProof/>
                <w:sz w:val="22"/>
                <w:szCs w:val="22"/>
              </w:rPr>
            </w:rPrChange>
          </w:rPr>
          <w:fldChar w:fldCharType="end"/>
        </w:r>
      </w:del>
    </w:p>
    <w:p w14:paraId="1880425B" w14:textId="18664727" w:rsidR="00D87361" w:rsidRPr="00B14B6B" w:rsidDel="00B14B6B" w:rsidRDefault="000B7548">
      <w:pPr>
        <w:pStyle w:val="TableofFigures"/>
        <w:tabs>
          <w:tab w:val="right" w:leader="dot" w:pos="9350"/>
        </w:tabs>
        <w:rPr>
          <w:del w:id="1221" w:author="Sepribo Taylor-Harry" w:date="2020-08-05T08:19:00Z"/>
          <w:noProof/>
          <w:kern w:val="0"/>
          <w:sz w:val="22"/>
          <w:szCs w:val="22"/>
          <w:lang w:eastAsia="en-US"/>
          <w:rPrChange w:id="1222" w:author="Sepribo Taylor-Harry" w:date="2020-08-05T08:23:00Z">
            <w:rPr>
              <w:del w:id="1223" w:author="Sepribo Taylor-Harry" w:date="2020-08-05T08:19:00Z"/>
              <w:noProof/>
              <w:kern w:val="0"/>
              <w:sz w:val="20"/>
              <w:szCs w:val="20"/>
              <w:lang w:eastAsia="en-US"/>
            </w:rPr>
          </w:rPrChange>
        </w:rPr>
      </w:pPr>
      <w:del w:id="1224" w:author="Sepribo Taylor-Harry" w:date="2020-08-05T08:19:00Z">
        <w:r w:rsidRPr="00B14B6B" w:rsidDel="00B14B6B">
          <w:rPr>
            <w:noProof/>
            <w:sz w:val="22"/>
            <w:szCs w:val="22"/>
            <w:rPrChange w:id="1225" w:author="Sepribo Taylor-Harry" w:date="2020-08-05T08:23:00Z">
              <w:rPr>
                <w:noProof/>
              </w:rPr>
            </w:rPrChange>
          </w:rPr>
          <w:fldChar w:fldCharType="begin"/>
        </w:r>
        <w:r w:rsidRPr="00B14B6B" w:rsidDel="00B14B6B">
          <w:rPr>
            <w:noProof/>
            <w:sz w:val="22"/>
            <w:szCs w:val="22"/>
            <w:rPrChange w:id="1226" w:author="Sepribo Taylor-Harry" w:date="2020-08-05T08:23:00Z">
              <w:rPr>
                <w:noProof/>
              </w:rPr>
            </w:rPrChange>
          </w:rPr>
          <w:delInstrText xml:space="preserve"> HYPERLINK \l "_Toc46522852" </w:delInstrText>
        </w:r>
        <w:r w:rsidRPr="00B14B6B" w:rsidDel="00B14B6B">
          <w:rPr>
            <w:noProof/>
            <w:sz w:val="22"/>
            <w:szCs w:val="22"/>
            <w:rPrChange w:id="1227" w:author="Sepribo Taylor-Harry" w:date="2020-08-05T08:23:00Z">
              <w:rPr>
                <w:noProof/>
                <w:sz w:val="22"/>
                <w:szCs w:val="22"/>
              </w:rPr>
            </w:rPrChange>
          </w:rPr>
          <w:fldChar w:fldCharType="separate"/>
        </w:r>
      </w:del>
      <w:ins w:id="1228" w:author="Sepribo Taylor-Harry" w:date="2020-08-05T08:19:00Z">
        <w:r w:rsidR="00B14B6B" w:rsidRPr="00B14B6B">
          <w:rPr>
            <w:b/>
            <w:bCs/>
            <w:noProof/>
            <w:sz w:val="22"/>
            <w:szCs w:val="22"/>
            <w:rPrChange w:id="1229" w:author="Sepribo Taylor-Harry" w:date="2020-08-05T08:23:00Z">
              <w:rPr>
                <w:b/>
                <w:bCs/>
                <w:noProof/>
              </w:rPr>
            </w:rPrChange>
          </w:rPr>
          <w:t>Error! Hyperlink reference not valid.</w:t>
        </w:r>
      </w:ins>
      <w:del w:id="1230" w:author="Sepribo Taylor-Harry" w:date="2020-08-05T08:19:00Z">
        <w:r w:rsidR="00D87361" w:rsidRPr="00B14B6B" w:rsidDel="00B14B6B">
          <w:rPr>
            <w:rStyle w:val="Hyperlink"/>
            <w:noProof/>
            <w:sz w:val="22"/>
            <w:szCs w:val="22"/>
          </w:rPr>
          <w:delText>Figure 6 Select Start Menu Folder</w:delText>
        </w:r>
        <w:r w:rsidR="00D87361" w:rsidRPr="00B14B6B" w:rsidDel="00B14B6B">
          <w:rPr>
            <w:noProof/>
            <w:webHidden/>
            <w:sz w:val="22"/>
            <w:szCs w:val="22"/>
          </w:rPr>
          <w:tab/>
        </w:r>
        <w:r w:rsidR="00D87361" w:rsidRPr="00B14B6B" w:rsidDel="00B14B6B">
          <w:rPr>
            <w:noProof/>
            <w:webHidden/>
            <w:sz w:val="22"/>
            <w:szCs w:val="22"/>
            <w:rPrChange w:id="1231"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_Toc46522852 \h </w:delInstrText>
        </w:r>
        <w:r w:rsidR="00D87361" w:rsidRPr="00B14B6B" w:rsidDel="00B14B6B">
          <w:rPr>
            <w:noProof/>
            <w:webHidden/>
            <w:sz w:val="22"/>
            <w:szCs w:val="22"/>
            <w:rPrChange w:id="1232" w:author="Sepribo Taylor-Harry" w:date="2020-08-05T08:23:00Z">
              <w:rPr>
                <w:noProof/>
                <w:webHidden/>
                <w:sz w:val="22"/>
                <w:szCs w:val="22"/>
              </w:rPr>
            </w:rPrChange>
          </w:rPr>
        </w:r>
        <w:r w:rsidR="00D87361" w:rsidRPr="00B14B6B" w:rsidDel="00B14B6B">
          <w:rPr>
            <w:noProof/>
            <w:webHidden/>
            <w:sz w:val="22"/>
            <w:szCs w:val="22"/>
            <w:rPrChange w:id="1233" w:author="Sepribo Taylor-Harry" w:date="2020-08-05T08:23:00Z">
              <w:rPr>
                <w:noProof/>
                <w:webHidden/>
                <w:sz w:val="22"/>
                <w:szCs w:val="22"/>
              </w:rPr>
            </w:rPrChange>
          </w:rPr>
          <w:fldChar w:fldCharType="separate"/>
        </w:r>
      </w:del>
      <w:del w:id="1234" w:author="Sepribo Taylor-Harry" w:date="2020-08-04T22:33:00Z">
        <w:r w:rsidR="00D87361" w:rsidRPr="00B14B6B" w:rsidDel="003F3746">
          <w:rPr>
            <w:noProof/>
            <w:webHidden/>
            <w:sz w:val="22"/>
            <w:szCs w:val="22"/>
          </w:rPr>
          <w:delText>13</w:delText>
        </w:r>
      </w:del>
      <w:del w:id="1235" w:author="Sepribo Taylor-Harry" w:date="2020-08-05T08:19:00Z">
        <w:r w:rsidR="00D87361" w:rsidRPr="00B14B6B" w:rsidDel="00B14B6B">
          <w:rPr>
            <w:noProof/>
            <w:webHidden/>
            <w:sz w:val="22"/>
            <w:szCs w:val="22"/>
            <w:rPrChange w:id="1236" w:author="Sepribo Taylor-Harry" w:date="2020-08-05T08:23:00Z">
              <w:rPr>
                <w:noProof/>
                <w:webHidden/>
                <w:sz w:val="22"/>
                <w:szCs w:val="22"/>
              </w:rPr>
            </w:rPrChange>
          </w:rPr>
          <w:fldChar w:fldCharType="end"/>
        </w:r>
        <w:r w:rsidRPr="00B14B6B" w:rsidDel="00B14B6B">
          <w:rPr>
            <w:noProof/>
            <w:sz w:val="22"/>
            <w:szCs w:val="22"/>
            <w:rPrChange w:id="1237" w:author="Sepribo Taylor-Harry" w:date="2020-08-05T08:23:00Z">
              <w:rPr>
                <w:noProof/>
                <w:sz w:val="22"/>
                <w:szCs w:val="22"/>
              </w:rPr>
            </w:rPrChange>
          </w:rPr>
          <w:fldChar w:fldCharType="end"/>
        </w:r>
      </w:del>
    </w:p>
    <w:p w14:paraId="0B7E5782" w14:textId="56733BA5" w:rsidR="00D87361" w:rsidRPr="00B14B6B" w:rsidDel="00B14B6B" w:rsidRDefault="000B7548">
      <w:pPr>
        <w:pStyle w:val="TableofFigures"/>
        <w:tabs>
          <w:tab w:val="right" w:leader="dot" w:pos="9350"/>
        </w:tabs>
        <w:rPr>
          <w:del w:id="1238" w:author="Sepribo Taylor-Harry" w:date="2020-08-05T08:19:00Z"/>
          <w:noProof/>
          <w:kern w:val="0"/>
          <w:sz w:val="22"/>
          <w:szCs w:val="22"/>
          <w:lang w:eastAsia="en-US"/>
          <w:rPrChange w:id="1239" w:author="Sepribo Taylor-Harry" w:date="2020-08-05T08:23:00Z">
            <w:rPr>
              <w:del w:id="1240" w:author="Sepribo Taylor-Harry" w:date="2020-08-05T08:19:00Z"/>
              <w:noProof/>
              <w:kern w:val="0"/>
              <w:sz w:val="20"/>
              <w:szCs w:val="20"/>
              <w:lang w:eastAsia="en-US"/>
            </w:rPr>
          </w:rPrChange>
        </w:rPr>
      </w:pPr>
      <w:del w:id="1241" w:author="Sepribo Taylor-Harry" w:date="2020-08-05T08:19:00Z">
        <w:r w:rsidRPr="00B14B6B" w:rsidDel="00B14B6B">
          <w:rPr>
            <w:noProof/>
            <w:sz w:val="22"/>
            <w:szCs w:val="22"/>
            <w:rPrChange w:id="1242" w:author="Sepribo Taylor-Harry" w:date="2020-08-05T08:23:00Z">
              <w:rPr>
                <w:noProof/>
              </w:rPr>
            </w:rPrChange>
          </w:rPr>
          <w:fldChar w:fldCharType="begin"/>
        </w:r>
        <w:r w:rsidRPr="00B14B6B" w:rsidDel="00B14B6B">
          <w:rPr>
            <w:noProof/>
            <w:sz w:val="22"/>
            <w:szCs w:val="22"/>
            <w:rPrChange w:id="1243" w:author="Sepribo Taylor-Harry" w:date="2020-08-05T08:23:00Z">
              <w:rPr>
                <w:noProof/>
              </w:rPr>
            </w:rPrChange>
          </w:rPr>
          <w:delInstrText xml:space="preserve"> HYPERLINK \l "_Toc46522853" </w:delInstrText>
        </w:r>
        <w:r w:rsidRPr="00B14B6B" w:rsidDel="00B14B6B">
          <w:rPr>
            <w:noProof/>
            <w:sz w:val="22"/>
            <w:szCs w:val="22"/>
            <w:rPrChange w:id="1244" w:author="Sepribo Taylor-Harry" w:date="2020-08-05T08:23:00Z">
              <w:rPr>
                <w:noProof/>
                <w:sz w:val="22"/>
                <w:szCs w:val="22"/>
              </w:rPr>
            </w:rPrChange>
          </w:rPr>
          <w:fldChar w:fldCharType="separate"/>
        </w:r>
      </w:del>
      <w:ins w:id="1245" w:author="Sepribo Taylor-Harry" w:date="2020-08-05T08:19:00Z">
        <w:r w:rsidR="00B14B6B" w:rsidRPr="00B14B6B">
          <w:rPr>
            <w:b/>
            <w:bCs/>
            <w:noProof/>
            <w:sz w:val="22"/>
            <w:szCs w:val="22"/>
            <w:rPrChange w:id="1246" w:author="Sepribo Taylor-Harry" w:date="2020-08-05T08:23:00Z">
              <w:rPr>
                <w:b/>
                <w:bCs/>
                <w:noProof/>
              </w:rPr>
            </w:rPrChange>
          </w:rPr>
          <w:t>Error! Hyperlink reference not valid.</w:t>
        </w:r>
      </w:ins>
      <w:del w:id="1247" w:author="Sepribo Taylor-Harry" w:date="2020-08-05T08:19:00Z">
        <w:r w:rsidR="00D87361" w:rsidRPr="00B14B6B" w:rsidDel="00B14B6B">
          <w:rPr>
            <w:rStyle w:val="Hyperlink"/>
            <w:noProof/>
            <w:sz w:val="22"/>
            <w:szCs w:val="22"/>
          </w:rPr>
          <w:delText>Figure 7 Choose the default editor for GIT.</w:delText>
        </w:r>
        <w:r w:rsidR="00D87361" w:rsidRPr="00B14B6B" w:rsidDel="00B14B6B">
          <w:rPr>
            <w:noProof/>
            <w:webHidden/>
            <w:sz w:val="22"/>
            <w:szCs w:val="22"/>
          </w:rPr>
          <w:tab/>
        </w:r>
        <w:r w:rsidR="00D87361" w:rsidRPr="00B14B6B" w:rsidDel="00B14B6B">
          <w:rPr>
            <w:noProof/>
            <w:webHidden/>
            <w:sz w:val="22"/>
            <w:szCs w:val="22"/>
            <w:rPrChange w:id="1248"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_Toc46522853 \h </w:delInstrText>
        </w:r>
        <w:r w:rsidR="00D87361" w:rsidRPr="00B14B6B" w:rsidDel="00B14B6B">
          <w:rPr>
            <w:noProof/>
            <w:webHidden/>
            <w:sz w:val="22"/>
            <w:szCs w:val="22"/>
            <w:rPrChange w:id="1249" w:author="Sepribo Taylor-Harry" w:date="2020-08-05T08:23:00Z">
              <w:rPr>
                <w:noProof/>
                <w:webHidden/>
                <w:sz w:val="22"/>
                <w:szCs w:val="22"/>
              </w:rPr>
            </w:rPrChange>
          </w:rPr>
        </w:r>
        <w:r w:rsidR="00D87361" w:rsidRPr="00B14B6B" w:rsidDel="00B14B6B">
          <w:rPr>
            <w:noProof/>
            <w:webHidden/>
            <w:sz w:val="22"/>
            <w:szCs w:val="22"/>
            <w:rPrChange w:id="1250" w:author="Sepribo Taylor-Harry" w:date="2020-08-05T08:23:00Z">
              <w:rPr>
                <w:noProof/>
                <w:webHidden/>
                <w:sz w:val="22"/>
                <w:szCs w:val="22"/>
              </w:rPr>
            </w:rPrChange>
          </w:rPr>
          <w:fldChar w:fldCharType="separate"/>
        </w:r>
      </w:del>
      <w:del w:id="1251" w:author="Sepribo Taylor-Harry" w:date="2020-08-04T22:33:00Z">
        <w:r w:rsidR="00D87361" w:rsidRPr="00B14B6B" w:rsidDel="003F3746">
          <w:rPr>
            <w:noProof/>
            <w:webHidden/>
            <w:sz w:val="22"/>
            <w:szCs w:val="22"/>
          </w:rPr>
          <w:delText>14</w:delText>
        </w:r>
      </w:del>
      <w:del w:id="1252" w:author="Sepribo Taylor-Harry" w:date="2020-08-05T08:19:00Z">
        <w:r w:rsidR="00D87361" w:rsidRPr="00B14B6B" w:rsidDel="00B14B6B">
          <w:rPr>
            <w:noProof/>
            <w:webHidden/>
            <w:sz w:val="22"/>
            <w:szCs w:val="22"/>
            <w:rPrChange w:id="1253" w:author="Sepribo Taylor-Harry" w:date="2020-08-05T08:23:00Z">
              <w:rPr>
                <w:noProof/>
                <w:webHidden/>
                <w:sz w:val="22"/>
                <w:szCs w:val="22"/>
              </w:rPr>
            </w:rPrChange>
          </w:rPr>
          <w:fldChar w:fldCharType="end"/>
        </w:r>
        <w:r w:rsidRPr="00B14B6B" w:rsidDel="00B14B6B">
          <w:rPr>
            <w:noProof/>
            <w:sz w:val="22"/>
            <w:szCs w:val="22"/>
            <w:rPrChange w:id="1254" w:author="Sepribo Taylor-Harry" w:date="2020-08-05T08:23:00Z">
              <w:rPr>
                <w:noProof/>
                <w:sz w:val="22"/>
                <w:szCs w:val="22"/>
              </w:rPr>
            </w:rPrChange>
          </w:rPr>
          <w:fldChar w:fldCharType="end"/>
        </w:r>
      </w:del>
    </w:p>
    <w:p w14:paraId="08EFBD6B" w14:textId="05E4AABA" w:rsidR="00D87361" w:rsidRPr="00B14B6B" w:rsidDel="00B14B6B" w:rsidRDefault="000B7548">
      <w:pPr>
        <w:pStyle w:val="TableofFigures"/>
        <w:tabs>
          <w:tab w:val="right" w:leader="dot" w:pos="9350"/>
        </w:tabs>
        <w:rPr>
          <w:del w:id="1255" w:author="Sepribo Taylor-Harry" w:date="2020-08-05T08:19:00Z"/>
          <w:noProof/>
          <w:kern w:val="0"/>
          <w:sz w:val="22"/>
          <w:szCs w:val="22"/>
          <w:lang w:eastAsia="en-US"/>
          <w:rPrChange w:id="1256" w:author="Sepribo Taylor-Harry" w:date="2020-08-05T08:23:00Z">
            <w:rPr>
              <w:del w:id="1257" w:author="Sepribo Taylor-Harry" w:date="2020-08-05T08:19:00Z"/>
              <w:noProof/>
              <w:kern w:val="0"/>
              <w:sz w:val="20"/>
              <w:szCs w:val="20"/>
              <w:lang w:eastAsia="en-US"/>
            </w:rPr>
          </w:rPrChange>
        </w:rPr>
      </w:pPr>
      <w:del w:id="1258" w:author="Sepribo Taylor-Harry" w:date="2020-08-05T08:19:00Z">
        <w:r w:rsidRPr="00B14B6B" w:rsidDel="00B14B6B">
          <w:rPr>
            <w:noProof/>
            <w:sz w:val="22"/>
            <w:szCs w:val="22"/>
            <w:rPrChange w:id="1259" w:author="Sepribo Taylor-Harry" w:date="2020-08-05T08:23:00Z">
              <w:rPr>
                <w:noProof/>
              </w:rPr>
            </w:rPrChange>
          </w:rPr>
          <w:fldChar w:fldCharType="begin"/>
        </w:r>
        <w:r w:rsidRPr="00B14B6B" w:rsidDel="00B14B6B">
          <w:rPr>
            <w:noProof/>
            <w:sz w:val="22"/>
            <w:szCs w:val="22"/>
            <w:rPrChange w:id="1260" w:author="Sepribo Taylor-Harry" w:date="2020-08-05T08:23:00Z">
              <w:rPr>
                <w:noProof/>
              </w:rPr>
            </w:rPrChange>
          </w:rPr>
          <w:delInstrText xml:space="preserve"> HYPERLINK \l "_Toc46522854" </w:delInstrText>
        </w:r>
        <w:r w:rsidRPr="00B14B6B" w:rsidDel="00B14B6B">
          <w:rPr>
            <w:noProof/>
            <w:sz w:val="22"/>
            <w:szCs w:val="22"/>
            <w:rPrChange w:id="1261" w:author="Sepribo Taylor-Harry" w:date="2020-08-05T08:23:00Z">
              <w:rPr>
                <w:noProof/>
                <w:sz w:val="22"/>
                <w:szCs w:val="22"/>
              </w:rPr>
            </w:rPrChange>
          </w:rPr>
          <w:fldChar w:fldCharType="separate"/>
        </w:r>
      </w:del>
      <w:ins w:id="1262" w:author="Sepribo Taylor-Harry" w:date="2020-08-05T08:19:00Z">
        <w:r w:rsidR="00B14B6B" w:rsidRPr="00B14B6B">
          <w:rPr>
            <w:b/>
            <w:bCs/>
            <w:noProof/>
            <w:sz w:val="22"/>
            <w:szCs w:val="22"/>
            <w:rPrChange w:id="1263" w:author="Sepribo Taylor-Harry" w:date="2020-08-05T08:23:00Z">
              <w:rPr>
                <w:b/>
                <w:bCs/>
                <w:noProof/>
              </w:rPr>
            </w:rPrChange>
          </w:rPr>
          <w:t>Error! Hyperlink reference not valid.</w:t>
        </w:r>
      </w:ins>
      <w:del w:id="1264" w:author="Sepribo Taylor-Harry" w:date="2020-08-05T08:19:00Z">
        <w:r w:rsidR="00D87361" w:rsidRPr="00B14B6B" w:rsidDel="00B14B6B">
          <w:rPr>
            <w:rStyle w:val="Hyperlink"/>
            <w:noProof/>
            <w:sz w:val="22"/>
            <w:szCs w:val="22"/>
          </w:rPr>
          <w:delText>Figure 8 Selec Use Nano editor.</w:delText>
        </w:r>
        <w:r w:rsidR="00D87361" w:rsidRPr="00B14B6B" w:rsidDel="00B14B6B">
          <w:rPr>
            <w:noProof/>
            <w:webHidden/>
            <w:sz w:val="22"/>
            <w:szCs w:val="22"/>
          </w:rPr>
          <w:tab/>
        </w:r>
        <w:r w:rsidR="00D87361" w:rsidRPr="00B14B6B" w:rsidDel="00B14B6B">
          <w:rPr>
            <w:noProof/>
            <w:webHidden/>
            <w:sz w:val="22"/>
            <w:szCs w:val="22"/>
            <w:rPrChange w:id="1265"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_Toc46522854 \h </w:delInstrText>
        </w:r>
        <w:r w:rsidR="00D87361" w:rsidRPr="00B14B6B" w:rsidDel="00B14B6B">
          <w:rPr>
            <w:noProof/>
            <w:webHidden/>
            <w:sz w:val="22"/>
            <w:szCs w:val="22"/>
            <w:rPrChange w:id="1266" w:author="Sepribo Taylor-Harry" w:date="2020-08-05T08:23:00Z">
              <w:rPr>
                <w:noProof/>
                <w:webHidden/>
                <w:sz w:val="22"/>
                <w:szCs w:val="22"/>
              </w:rPr>
            </w:rPrChange>
          </w:rPr>
        </w:r>
        <w:r w:rsidR="00D87361" w:rsidRPr="00B14B6B" w:rsidDel="00B14B6B">
          <w:rPr>
            <w:noProof/>
            <w:webHidden/>
            <w:sz w:val="22"/>
            <w:szCs w:val="22"/>
            <w:rPrChange w:id="1267" w:author="Sepribo Taylor-Harry" w:date="2020-08-05T08:23:00Z">
              <w:rPr>
                <w:noProof/>
                <w:webHidden/>
                <w:sz w:val="22"/>
                <w:szCs w:val="22"/>
              </w:rPr>
            </w:rPrChange>
          </w:rPr>
          <w:fldChar w:fldCharType="separate"/>
        </w:r>
      </w:del>
      <w:del w:id="1268" w:author="Sepribo Taylor-Harry" w:date="2020-08-04T22:33:00Z">
        <w:r w:rsidR="00D87361" w:rsidRPr="00B14B6B" w:rsidDel="003F3746">
          <w:rPr>
            <w:noProof/>
            <w:webHidden/>
            <w:sz w:val="22"/>
            <w:szCs w:val="22"/>
          </w:rPr>
          <w:delText>14</w:delText>
        </w:r>
      </w:del>
      <w:del w:id="1269" w:author="Sepribo Taylor-Harry" w:date="2020-08-05T08:19:00Z">
        <w:r w:rsidR="00D87361" w:rsidRPr="00B14B6B" w:rsidDel="00B14B6B">
          <w:rPr>
            <w:noProof/>
            <w:webHidden/>
            <w:sz w:val="22"/>
            <w:szCs w:val="22"/>
            <w:rPrChange w:id="1270" w:author="Sepribo Taylor-Harry" w:date="2020-08-05T08:23:00Z">
              <w:rPr>
                <w:noProof/>
                <w:webHidden/>
                <w:sz w:val="22"/>
                <w:szCs w:val="22"/>
              </w:rPr>
            </w:rPrChange>
          </w:rPr>
          <w:fldChar w:fldCharType="end"/>
        </w:r>
        <w:r w:rsidRPr="00B14B6B" w:rsidDel="00B14B6B">
          <w:rPr>
            <w:noProof/>
            <w:sz w:val="22"/>
            <w:szCs w:val="22"/>
            <w:rPrChange w:id="1271" w:author="Sepribo Taylor-Harry" w:date="2020-08-05T08:23:00Z">
              <w:rPr>
                <w:noProof/>
                <w:sz w:val="22"/>
                <w:szCs w:val="22"/>
              </w:rPr>
            </w:rPrChange>
          </w:rPr>
          <w:fldChar w:fldCharType="end"/>
        </w:r>
      </w:del>
    </w:p>
    <w:p w14:paraId="70426545" w14:textId="450B91A7" w:rsidR="00D87361" w:rsidRPr="00B14B6B" w:rsidDel="00B14B6B" w:rsidRDefault="000B7548">
      <w:pPr>
        <w:pStyle w:val="TableofFigures"/>
        <w:tabs>
          <w:tab w:val="right" w:leader="dot" w:pos="9350"/>
        </w:tabs>
        <w:rPr>
          <w:del w:id="1272" w:author="Sepribo Taylor-Harry" w:date="2020-08-05T08:19:00Z"/>
          <w:noProof/>
          <w:kern w:val="0"/>
          <w:sz w:val="22"/>
          <w:szCs w:val="22"/>
          <w:lang w:eastAsia="en-US"/>
          <w:rPrChange w:id="1273" w:author="Sepribo Taylor-Harry" w:date="2020-08-05T08:23:00Z">
            <w:rPr>
              <w:del w:id="1274" w:author="Sepribo Taylor-Harry" w:date="2020-08-05T08:19:00Z"/>
              <w:noProof/>
              <w:kern w:val="0"/>
              <w:sz w:val="20"/>
              <w:szCs w:val="20"/>
              <w:lang w:eastAsia="en-US"/>
            </w:rPr>
          </w:rPrChange>
        </w:rPr>
      </w:pPr>
      <w:del w:id="1275" w:author="Sepribo Taylor-Harry" w:date="2020-08-05T08:19:00Z">
        <w:r w:rsidRPr="00B14B6B" w:rsidDel="00B14B6B">
          <w:rPr>
            <w:noProof/>
            <w:sz w:val="22"/>
            <w:szCs w:val="22"/>
            <w:rPrChange w:id="1276" w:author="Sepribo Taylor-Harry" w:date="2020-08-05T08:23:00Z">
              <w:rPr>
                <w:noProof/>
              </w:rPr>
            </w:rPrChange>
          </w:rPr>
          <w:fldChar w:fldCharType="begin"/>
        </w:r>
        <w:r w:rsidRPr="00B14B6B" w:rsidDel="00B14B6B">
          <w:rPr>
            <w:noProof/>
            <w:sz w:val="22"/>
            <w:szCs w:val="22"/>
            <w:rPrChange w:id="1277" w:author="Sepribo Taylor-Harry" w:date="2020-08-05T08:23:00Z">
              <w:rPr>
                <w:noProof/>
              </w:rPr>
            </w:rPrChange>
          </w:rPr>
          <w:delInstrText xml:space="preserve"> HYPERLINK \l "_Toc46522855" </w:delInstrText>
        </w:r>
        <w:r w:rsidRPr="00B14B6B" w:rsidDel="00B14B6B">
          <w:rPr>
            <w:noProof/>
            <w:sz w:val="22"/>
            <w:szCs w:val="22"/>
            <w:rPrChange w:id="1278" w:author="Sepribo Taylor-Harry" w:date="2020-08-05T08:23:00Z">
              <w:rPr>
                <w:noProof/>
                <w:sz w:val="22"/>
                <w:szCs w:val="22"/>
              </w:rPr>
            </w:rPrChange>
          </w:rPr>
          <w:fldChar w:fldCharType="separate"/>
        </w:r>
      </w:del>
      <w:ins w:id="1279" w:author="Sepribo Taylor-Harry" w:date="2020-08-05T08:19:00Z">
        <w:r w:rsidR="00B14B6B" w:rsidRPr="00B14B6B">
          <w:rPr>
            <w:b/>
            <w:bCs/>
            <w:noProof/>
            <w:sz w:val="22"/>
            <w:szCs w:val="22"/>
            <w:rPrChange w:id="1280" w:author="Sepribo Taylor-Harry" w:date="2020-08-05T08:23:00Z">
              <w:rPr>
                <w:b/>
                <w:bCs/>
                <w:noProof/>
              </w:rPr>
            </w:rPrChange>
          </w:rPr>
          <w:t>Error! Hyperlink reference not valid.</w:t>
        </w:r>
      </w:ins>
      <w:del w:id="1281" w:author="Sepribo Taylor-Harry" w:date="2020-08-05T08:19:00Z">
        <w:r w:rsidR="00D87361" w:rsidRPr="00B14B6B" w:rsidDel="00B14B6B">
          <w:rPr>
            <w:rStyle w:val="Hyperlink"/>
            <w:noProof/>
            <w:sz w:val="22"/>
            <w:szCs w:val="22"/>
          </w:rPr>
          <w:delText>Figure 9. Adjust your Path environment.</w:delText>
        </w:r>
        <w:r w:rsidR="00D87361" w:rsidRPr="00B14B6B" w:rsidDel="00B14B6B">
          <w:rPr>
            <w:noProof/>
            <w:webHidden/>
            <w:sz w:val="22"/>
            <w:szCs w:val="22"/>
          </w:rPr>
          <w:tab/>
        </w:r>
        <w:r w:rsidR="00D87361" w:rsidRPr="00B14B6B" w:rsidDel="00B14B6B">
          <w:rPr>
            <w:noProof/>
            <w:webHidden/>
            <w:sz w:val="22"/>
            <w:szCs w:val="22"/>
            <w:rPrChange w:id="1282"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_Toc46522855 \h </w:delInstrText>
        </w:r>
        <w:r w:rsidR="00D87361" w:rsidRPr="00B14B6B" w:rsidDel="00B14B6B">
          <w:rPr>
            <w:noProof/>
            <w:webHidden/>
            <w:sz w:val="22"/>
            <w:szCs w:val="22"/>
            <w:rPrChange w:id="1283" w:author="Sepribo Taylor-Harry" w:date="2020-08-05T08:23:00Z">
              <w:rPr>
                <w:noProof/>
                <w:webHidden/>
                <w:sz w:val="22"/>
                <w:szCs w:val="22"/>
              </w:rPr>
            </w:rPrChange>
          </w:rPr>
        </w:r>
        <w:r w:rsidR="00D87361" w:rsidRPr="00B14B6B" w:rsidDel="00B14B6B">
          <w:rPr>
            <w:noProof/>
            <w:webHidden/>
            <w:sz w:val="22"/>
            <w:szCs w:val="22"/>
            <w:rPrChange w:id="1284" w:author="Sepribo Taylor-Harry" w:date="2020-08-05T08:23:00Z">
              <w:rPr>
                <w:noProof/>
                <w:webHidden/>
                <w:sz w:val="22"/>
                <w:szCs w:val="22"/>
              </w:rPr>
            </w:rPrChange>
          </w:rPr>
          <w:fldChar w:fldCharType="separate"/>
        </w:r>
      </w:del>
      <w:del w:id="1285" w:author="Sepribo Taylor-Harry" w:date="2020-08-04T22:33:00Z">
        <w:r w:rsidR="00D87361" w:rsidRPr="00B14B6B" w:rsidDel="003F3746">
          <w:rPr>
            <w:noProof/>
            <w:webHidden/>
            <w:sz w:val="22"/>
            <w:szCs w:val="22"/>
          </w:rPr>
          <w:delText>15</w:delText>
        </w:r>
      </w:del>
      <w:del w:id="1286" w:author="Sepribo Taylor-Harry" w:date="2020-08-05T08:19:00Z">
        <w:r w:rsidR="00D87361" w:rsidRPr="00B14B6B" w:rsidDel="00B14B6B">
          <w:rPr>
            <w:noProof/>
            <w:webHidden/>
            <w:sz w:val="22"/>
            <w:szCs w:val="22"/>
            <w:rPrChange w:id="1287" w:author="Sepribo Taylor-Harry" w:date="2020-08-05T08:23:00Z">
              <w:rPr>
                <w:noProof/>
                <w:webHidden/>
                <w:sz w:val="22"/>
                <w:szCs w:val="22"/>
              </w:rPr>
            </w:rPrChange>
          </w:rPr>
          <w:fldChar w:fldCharType="end"/>
        </w:r>
        <w:r w:rsidRPr="00B14B6B" w:rsidDel="00B14B6B">
          <w:rPr>
            <w:noProof/>
            <w:sz w:val="22"/>
            <w:szCs w:val="22"/>
            <w:rPrChange w:id="1288" w:author="Sepribo Taylor-Harry" w:date="2020-08-05T08:23:00Z">
              <w:rPr>
                <w:noProof/>
                <w:sz w:val="22"/>
                <w:szCs w:val="22"/>
              </w:rPr>
            </w:rPrChange>
          </w:rPr>
          <w:fldChar w:fldCharType="end"/>
        </w:r>
      </w:del>
    </w:p>
    <w:p w14:paraId="3E33F922" w14:textId="08E527A4" w:rsidR="00D87361" w:rsidRPr="00B14B6B" w:rsidDel="00B14B6B" w:rsidRDefault="000B7548">
      <w:pPr>
        <w:pStyle w:val="TableofFigures"/>
        <w:tabs>
          <w:tab w:val="right" w:leader="dot" w:pos="9350"/>
        </w:tabs>
        <w:rPr>
          <w:del w:id="1289" w:author="Sepribo Taylor-Harry" w:date="2020-08-05T08:19:00Z"/>
          <w:noProof/>
          <w:kern w:val="0"/>
          <w:sz w:val="22"/>
          <w:szCs w:val="22"/>
          <w:lang w:eastAsia="en-US"/>
          <w:rPrChange w:id="1290" w:author="Sepribo Taylor-Harry" w:date="2020-08-05T08:23:00Z">
            <w:rPr>
              <w:del w:id="1291" w:author="Sepribo Taylor-Harry" w:date="2020-08-05T08:19:00Z"/>
              <w:noProof/>
              <w:kern w:val="0"/>
              <w:sz w:val="20"/>
              <w:szCs w:val="20"/>
              <w:lang w:eastAsia="en-US"/>
            </w:rPr>
          </w:rPrChange>
        </w:rPr>
      </w:pPr>
      <w:del w:id="1292" w:author="Sepribo Taylor-Harry" w:date="2020-08-05T08:19:00Z">
        <w:r w:rsidRPr="00B14B6B" w:rsidDel="00B14B6B">
          <w:rPr>
            <w:noProof/>
            <w:sz w:val="22"/>
            <w:szCs w:val="22"/>
            <w:rPrChange w:id="1293" w:author="Sepribo Taylor-Harry" w:date="2020-08-05T08:23:00Z">
              <w:rPr>
                <w:noProof/>
              </w:rPr>
            </w:rPrChange>
          </w:rPr>
          <w:fldChar w:fldCharType="begin"/>
        </w:r>
        <w:r w:rsidRPr="00B14B6B" w:rsidDel="00B14B6B">
          <w:rPr>
            <w:noProof/>
            <w:sz w:val="22"/>
            <w:szCs w:val="22"/>
            <w:rPrChange w:id="1294" w:author="Sepribo Taylor-Harry" w:date="2020-08-05T08:23:00Z">
              <w:rPr>
                <w:noProof/>
              </w:rPr>
            </w:rPrChange>
          </w:rPr>
          <w:delInstrText xml:space="preserve"> HYPERLINK \l "_Toc46522856" </w:delInstrText>
        </w:r>
        <w:r w:rsidRPr="00B14B6B" w:rsidDel="00B14B6B">
          <w:rPr>
            <w:noProof/>
            <w:sz w:val="22"/>
            <w:szCs w:val="22"/>
            <w:rPrChange w:id="1295" w:author="Sepribo Taylor-Harry" w:date="2020-08-05T08:23:00Z">
              <w:rPr>
                <w:noProof/>
                <w:sz w:val="22"/>
                <w:szCs w:val="22"/>
              </w:rPr>
            </w:rPrChange>
          </w:rPr>
          <w:fldChar w:fldCharType="separate"/>
        </w:r>
      </w:del>
      <w:ins w:id="1296" w:author="Sepribo Taylor-Harry" w:date="2020-08-05T08:19:00Z">
        <w:r w:rsidR="00B14B6B" w:rsidRPr="00B14B6B">
          <w:rPr>
            <w:b/>
            <w:bCs/>
            <w:noProof/>
            <w:sz w:val="22"/>
            <w:szCs w:val="22"/>
            <w:rPrChange w:id="1297" w:author="Sepribo Taylor-Harry" w:date="2020-08-05T08:23:00Z">
              <w:rPr>
                <w:b/>
                <w:bCs/>
                <w:noProof/>
              </w:rPr>
            </w:rPrChange>
          </w:rPr>
          <w:t>Error! Hyperlink reference not valid.</w:t>
        </w:r>
      </w:ins>
      <w:del w:id="1298" w:author="Sepribo Taylor-Harry" w:date="2020-08-05T08:19:00Z">
        <w:r w:rsidR="00D87361" w:rsidRPr="00B14B6B" w:rsidDel="00B14B6B">
          <w:rPr>
            <w:rStyle w:val="Hyperlink"/>
            <w:noProof/>
            <w:sz w:val="22"/>
            <w:szCs w:val="22"/>
          </w:rPr>
          <w:delText>Figure 10 Use HTTPS Transport Backend</w:delText>
        </w:r>
        <w:r w:rsidR="00D87361" w:rsidRPr="00B14B6B" w:rsidDel="00B14B6B">
          <w:rPr>
            <w:noProof/>
            <w:webHidden/>
            <w:sz w:val="22"/>
            <w:szCs w:val="22"/>
          </w:rPr>
          <w:tab/>
        </w:r>
        <w:r w:rsidR="00D87361" w:rsidRPr="00B14B6B" w:rsidDel="00B14B6B">
          <w:rPr>
            <w:noProof/>
            <w:webHidden/>
            <w:sz w:val="22"/>
            <w:szCs w:val="22"/>
            <w:rPrChange w:id="1299"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_Toc46522856 \h </w:delInstrText>
        </w:r>
        <w:r w:rsidR="00D87361" w:rsidRPr="00B14B6B" w:rsidDel="00B14B6B">
          <w:rPr>
            <w:noProof/>
            <w:webHidden/>
            <w:sz w:val="22"/>
            <w:szCs w:val="22"/>
            <w:rPrChange w:id="1300" w:author="Sepribo Taylor-Harry" w:date="2020-08-05T08:23:00Z">
              <w:rPr>
                <w:noProof/>
                <w:webHidden/>
                <w:sz w:val="22"/>
                <w:szCs w:val="22"/>
              </w:rPr>
            </w:rPrChange>
          </w:rPr>
        </w:r>
        <w:r w:rsidR="00D87361" w:rsidRPr="00B14B6B" w:rsidDel="00B14B6B">
          <w:rPr>
            <w:noProof/>
            <w:webHidden/>
            <w:sz w:val="22"/>
            <w:szCs w:val="22"/>
            <w:rPrChange w:id="1301" w:author="Sepribo Taylor-Harry" w:date="2020-08-05T08:23:00Z">
              <w:rPr>
                <w:noProof/>
                <w:webHidden/>
                <w:sz w:val="22"/>
                <w:szCs w:val="22"/>
              </w:rPr>
            </w:rPrChange>
          </w:rPr>
          <w:fldChar w:fldCharType="separate"/>
        </w:r>
      </w:del>
      <w:del w:id="1302" w:author="Sepribo Taylor-Harry" w:date="2020-08-04T22:33:00Z">
        <w:r w:rsidR="00D87361" w:rsidRPr="00B14B6B" w:rsidDel="003F3746">
          <w:rPr>
            <w:noProof/>
            <w:webHidden/>
            <w:sz w:val="22"/>
            <w:szCs w:val="22"/>
          </w:rPr>
          <w:delText>15</w:delText>
        </w:r>
      </w:del>
      <w:del w:id="1303" w:author="Sepribo Taylor-Harry" w:date="2020-08-05T08:19:00Z">
        <w:r w:rsidR="00D87361" w:rsidRPr="00B14B6B" w:rsidDel="00B14B6B">
          <w:rPr>
            <w:noProof/>
            <w:webHidden/>
            <w:sz w:val="22"/>
            <w:szCs w:val="22"/>
            <w:rPrChange w:id="1304" w:author="Sepribo Taylor-Harry" w:date="2020-08-05T08:23:00Z">
              <w:rPr>
                <w:noProof/>
                <w:webHidden/>
                <w:sz w:val="22"/>
                <w:szCs w:val="22"/>
              </w:rPr>
            </w:rPrChange>
          </w:rPr>
          <w:fldChar w:fldCharType="end"/>
        </w:r>
        <w:r w:rsidRPr="00B14B6B" w:rsidDel="00B14B6B">
          <w:rPr>
            <w:noProof/>
            <w:sz w:val="22"/>
            <w:szCs w:val="22"/>
            <w:rPrChange w:id="1305" w:author="Sepribo Taylor-Harry" w:date="2020-08-05T08:23:00Z">
              <w:rPr>
                <w:noProof/>
                <w:sz w:val="22"/>
                <w:szCs w:val="22"/>
              </w:rPr>
            </w:rPrChange>
          </w:rPr>
          <w:fldChar w:fldCharType="end"/>
        </w:r>
      </w:del>
    </w:p>
    <w:p w14:paraId="6AE96AEF" w14:textId="41FFDE96" w:rsidR="00D87361" w:rsidRPr="00B14B6B" w:rsidDel="00B14B6B" w:rsidRDefault="000B7548">
      <w:pPr>
        <w:pStyle w:val="TableofFigures"/>
        <w:tabs>
          <w:tab w:val="right" w:leader="dot" w:pos="9350"/>
        </w:tabs>
        <w:rPr>
          <w:del w:id="1306" w:author="Sepribo Taylor-Harry" w:date="2020-08-05T08:19:00Z"/>
          <w:noProof/>
          <w:kern w:val="0"/>
          <w:sz w:val="22"/>
          <w:szCs w:val="22"/>
          <w:lang w:eastAsia="en-US"/>
          <w:rPrChange w:id="1307" w:author="Sepribo Taylor-Harry" w:date="2020-08-05T08:23:00Z">
            <w:rPr>
              <w:del w:id="1308" w:author="Sepribo Taylor-Harry" w:date="2020-08-05T08:19:00Z"/>
              <w:noProof/>
              <w:kern w:val="0"/>
              <w:sz w:val="20"/>
              <w:szCs w:val="20"/>
              <w:lang w:eastAsia="en-US"/>
            </w:rPr>
          </w:rPrChange>
        </w:rPr>
      </w:pPr>
      <w:del w:id="1309" w:author="Sepribo Taylor-Harry" w:date="2020-08-05T08:19:00Z">
        <w:r w:rsidRPr="00B14B6B" w:rsidDel="00B14B6B">
          <w:rPr>
            <w:noProof/>
            <w:sz w:val="22"/>
            <w:szCs w:val="22"/>
            <w:rPrChange w:id="1310" w:author="Sepribo Taylor-Harry" w:date="2020-08-05T08:23:00Z">
              <w:rPr>
                <w:noProof/>
              </w:rPr>
            </w:rPrChange>
          </w:rPr>
          <w:fldChar w:fldCharType="begin"/>
        </w:r>
        <w:r w:rsidRPr="00B14B6B" w:rsidDel="00B14B6B">
          <w:rPr>
            <w:noProof/>
            <w:sz w:val="22"/>
            <w:szCs w:val="22"/>
            <w:rPrChange w:id="1311" w:author="Sepribo Taylor-Harry" w:date="2020-08-05T08:23:00Z">
              <w:rPr>
                <w:noProof/>
              </w:rPr>
            </w:rPrChange>
          </w:rPr>
          <w:delInstrText xml:space="preserve"> HYPERLINK \l "_Toc46522857" </w:delInstrText>
        </w:r>
        <w:r w:rsidRPr="00B14B6B" w:rsidDel="00B14B6B">
          <w:rPr>
            <w:noProof/>
            <w:sz w:val="22"/>
            <w:szCs w:val="22"/>
            <w:rPrChange w:id="1312" w:author="Sepribo Taylor-Harry" w:date="2020-08-05T08:23:00Z">
              <w:rPr>
                <w:noProof/>
                <w:sz w:val="22"/>
                <w:szCs w:val="22"/>
              </w:rPr>
            </w:rPrChange>
          </w:rPr>
          <w:fldChar w:fldCharType="separate"/>
        </w:r>
      </w:del>
      <w:ins w:id="1313" w:author="Sepribo Taylor-Harry" w:date="2020-08-05T08:19:00Z">
        <w:r w:rsidR="00B14B6B" w:rsidRPr="00B14B6B">
          <w:rPr>
            <w:b/>
            <w:bCs/>
            <w:noProof/>
            <w:sz w:val="22"/>
            <w:szCs w:val="22"/>
            <w:rPrChange w:id="1314" w:author="Sepribo Taylor-Harry" w:date="2020-08-05T08:23:00Z">
              <w:rPr>
                <w:b/>
                <w:bCs/>
                <w:noProof/>
              </w:rPr>
            </w:rPrChange>
          </w:rPr>
          <w:t>Error! Hyperlink reference not valid.</w:t>
        </w:r>
      </w:ins>
      <w:del w:id="1315" w:author="Sepribo Taylor-Harry" w:date="2020-08-05T08:19:00Z">
        <w:r w:rsidR="00D87361" w:rsidRPr="00B14B6B" w:rsidDel="00B14B6B">
          <w:rPr>
            <w:rStyle w:val="Hyperlink"/>
            <w:noProof/>
            <w:sz w:val="22"/>
            <w:szCs w:val="22"/>
          </w:rPr>
          <w:delText>Figure 11 GitBash Finished Installation</w:delText>
        </w:r>
        <w:r w:rsidR="00D87361" w:rsidRPr="00B14B6B" w:rsidDel="00B14B6B">
          <w:rPr>
            <w:noProof/>
            <w:webHidden/>
            <w:sz w:val="22"/>
            <w:szCs w:val="22"/>
          </w:rPr>
          <w:tab/>
        </w:r>
        <w:r w:rsidR="00D87361" w:rsidRPr="00B14B6B" w:rsidDel="00B14B6B">
          <w:rPr>
            <w:noProof/>
            <w:webHidden/>
            <w:sz w:val="22"/>
            <w:szCs w:val="22"/>
            <w:rPrChange w:id="1316"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_Toc46522857 \h </w:delInstrText>
        </w:r>
        <w:r w:rsidR="00D87361" w:rsidRPr="00B14B6B" w:rsidDel="00B14B6B">
          <w:rPr>
            <w:noProof/>
            <w:webHidden/>
            <w:sz w:val="22"/>
            <w:szCs w:val="22"/>
            <w:rPrChange w:id="1317" w:author="Sepribo Taylor-Harry" w:date="2020-08-05T08:23:00Z">
              <w:rPr>
                <w:noProof/>
                <w:webHidden/>
                <w:sz w:val="22"/>
                <w:szCs w:val="22"/>
              </w:rPr>
            </w:rPrChange>
          </w:rPr>
        </w:r>
        <w:r w:rsidR="00D87361" w:rsidRPr="00B14B6B" w:rsidDel="00B14B6B">
          <w:rPr>
            <w:noProof/>
            <w:webHidden/>
            <w:sz w:val="22"/>
            <w:szCs w:val="22"/>
            <w:rPrChange w:id="1318" w:author="Sepribo Taylor-Harry" w:date="2020-08-05T08:23:00Z">
              <w:rPr>
                <w:noProof/>
                <w:webHidden/>
                <w:sz w:val="22"/>
                <w:szCs w:val="22"/>
              </w:rPr>
            </w:rPrChange>
          </w:rPr>
          <w:fldChar w:fldCharType="separate"/>
        </w:r>
      </w:del>
      <w:del w:id="1319" w:author="Sepribo Taylor-Harry" w:date="2020-08-04T22:33:00Z">
        <w:r w:rsidR="00D87361" w:rsidRPr="00B14B6B" w:rsidDel="003F3746">
          <w:rPr>
            <w:noProof/>
            <w:webHidden/>
            <w:sz w:val="22"/>
            <w:szCs w:val="22"/>
          </w:rPr>
          <w:delText>16</w:delText>
        </w:r>
      </w:del>
      <w:del w:id="1320" w:author="Sepribo Taylor-Harry" w:date="2020-08-05T08:19:00Z">
        <w:r w:rsidR="00D87361" w:rsidRPr="00B14B6B" w:rsidDel="00B14B6B">
          <w:rPr>
            <w:noProof/>
            <w:webHidden/>
            <w:sz w:val="22"/>
            <w:szCs w:val="22"/>
            <w:rPrChange w:id="1321" w:author="Sepribo Taylor-Harry" w:date="2020-08-05T08:23:00Z">
              <w:rPr>
                <w:noProof/>
                <w:webHidden/>
                <w:sz w:val="22"/>
                <w:szCs w:val="22"/>
              </w:rPr>
            </w:rPrChange>
          </w:rPr>
          <w:fldChar w:fldCharType="end"/>
        </w:r>
        <w:r w:rsidRPr="00B14B6B" w:rsidDel="00B14B6B">
          <w:rPr>
            <w:noProof/>
            <w:sz w:val="22"/>
            <w:szCs w:val="22"/>
            <w:rPrChange w:id="1322" w:author="Sepribo Taylor-Harry" w:date="2020-08-05T08:23:00Z">
              <w:rPr>
                <w:noProof/>
                <w:sz w:val="22"/>
                <w:szCs w:val="22"/>
              </w:rPr>
            </w:rPrChange>
          </w:rPr>
          <w:fldChar w:fldCharType="end"/>
        </w:r>
      </w:del>
    </w:p>
    <w:p w14:paraId="17B84E02" w14:textId="11129677" w:rsidR="00D87361" w:rsidRPr="00B14B6B" w:rsidDel="00B14B6B" w:rsidRDefault="000B7548">
      <w:pPr>
        <w:pStyle w:val="TableofFigures"/>
        <w:tabs>
          <w:tab w:val="right" w:leader="dot" w:pos="9350"/>
        </w:tabs>
        <w:rPr>
          <w:del w:id="1323" w:author="Sepribo Taylor-Harry" w:date="2020-08-05T08:19:00Z"/>
          <w:noProof/>
          <w:kern w:val="0"/>
          <w:sz w:val="22"/>
          <w:szCs w:val="22"/>
          <w:lang w:eastAsia="en-US"/>
          <w:rPrChange w:id="1324" w:author="Sepribo Taylor-Harry" w:date="2020-08-05T08:23:00Z">
            <w:rPr>
              <w:del w:id="1325" w:author="Sepribo Taylor-Harry" w:date="2020-08-05T08:19:00Z"/>
              <w:noProof/>
              <w:kern w:val="0"/>
              <w:sz w:val="20"/>
              <w:szCs w:val="20"/>
              <w:lang w:eastAsia="en-US"/>
            </w:rPr>
          </w:rPrChange>
        </w:rPr>
      </w:pPr>
      <w:del w:id="1326" w:author="Sepribo Taylor-Harry" w:date="2020-08-05T08:19:00Z">
        <w:r w:rsidRPr="00B14B6B" w:rsidDel="00B14B6B">
          <w:rPr>
            <w:noProof/>
            <w:sz w:val="22"/>
            <w:szCs w:val="22"/>
            <w:rPrChange w:id="1327" w:author="Sepribo Taylor-Harry" w:date="2020-08-05T08:23:00Z">
              <w:rPr>
                <w:noProof/>
              </w:rPr>
            </w:rPrChange>
          </w:rPr>
          <w:fldChar w:fldCharType="begin"/>
        </w:r>
        <w:r w:rsidRPr="00B14B6B" w:rsidDel="00B14B6B">
          <w:rPr>
            <w:noProof/>
            <w:sz w:val="22"/>
            <w:szCs w:val="22"/>
            <w:rPrChange w:id="1328" w:author="Sepribo Taylor-Harry" w:date="2020-08-05T08:23:00Z">
              <w:rPr>
                <w:noProof/>
              </w:rPr>
            </w:rPrChange>
          </w:rPr>
          <w:delInstrText xml:space="preserve"> HYPERLINK \l "_Toc46522858" </w:delInstrText>
        </w:r>
        <w:r w:rsidRPr="00B14B6B" w:rsidDel="00B14B6B">
          <w:rPr>
            <w:noProof/>
            <w:sz w:val="22"/>
            <w:szCs w:val="22"/>
            <w:rPrChange w:id="1329" w:author="Sepribo Taylor-Harry" w:date="2020-08-05T08:23:00Z">
              <w:rPr>
                <w:noProof/>
                <w:sz w:val="22"/>
                <w:szCs w:val="22"/>
              </w:rPr>
            </w:rPrChange>
          </w:rPr>
          <w:fldChar w:fldCharType="separate"/>
        </w:r>
      </w:del>
      <w:ins w:id="1330" w:author="Sepribo Taylor-Harry" w:date="2020-08-05T08:19:00Z">
        <w:r w:rsidR="00B14B6B" w:rsidRPr="00B14B6B">
          <w:rPr>
            <w:b/>
            <w:bCs/>
            <w:noProof/>
            <w:sz w:val="22"/>
            <w:szCs w:val="22"/>
            <w:rPrChange w:id="1331" w:author="Sepribo Taylor-Harry" w:date="2020-08-05T08:23:00Z">
              <w:rPr>
                <w:b/>
                <w:bCs/>
                <w:noProof/>
              </w:rPr>
            </w:rPrChange>
          </w:rPr>
          <w:t>Error! Hyperlink reference not valid.</w:t>
        </w:r>
      </w:ins>
      <w:del w:id="1332" w:author="Sepribo Taylor-Harry" w:date="2020-08-05T08:19:00Z">
        <w:r w:rsidR="00D87361" w:rsidRPr="00B14B6B" w:rsidDel="00B14B6B">
          <w:rPr>
            <w:rStyle w:val="Hyperlink"/>
            <w:noProof/>
            <w:sz w:val="22"/>
            <w:szCs w:val="22"/>
          </w:rPr>
          <w:delText>Figure 12 Accessing Git Bash.</w:delText>
        </w:r>
        <w:r w:rsidR="00D87361" w:rsidRPr="00B14B6B" w:rsidDel="00B14B6B">
          <w:rPr>
            <w:noProof/>
            <w:webHidden/>
            <w:sz w:val="22"/>
            <w:szCs w:val="22"/>
          </w:rPr>
          <w:tab/>
        </w:r>
        <w:r w:rsidR="00D87361" w:rsidRPr="00B14B6B" w:rsidDel="00B14B6B">
          <w:rPr>
            <w:noProof/>
            <w:webHidden/>
            <w:sz w:val="22"/>
            <w:szCs w:val="22"/>
            <w:rPrChange w:id="1333"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_Toc46522858 \h </w:delInstrText>
        </w:r>
        <w:r w:rsidR="00D87361" w:rsidRPr="00B14B6B" w:rsidDel="00B14B6B">
          <w:rPr>
            <w:noProof/>
            <w:webHidden/>
            <w:sz w:val="22"/>
            <w:szCs w:val="22"/>
            <w:rPrChange w:id="1334" w:author="Sepribo Taylor-Harry" w:date="2020-08-05T08:23:00Z">
              <w:rPr>
                <w:noProof/>
                <w:webHidden/>
                <w:sz w:val="22"/>
                <w:szCs w:val="22"/>
              </w:rPr>
            </w:rPrChange>
          </w:rPr>
        </w:r>
        <w:r w:rsidR="00D87361" w:rsidRPr="00B14B6B" w:rsidDel="00B14B6B">
          <w:rPr>
            <w:noProof/>
            <w:webHidden/>
            <w:sz w:val="22"/>
            <w:szCs w:val="22"/>
            <w:rPrChange w:id="1335" w:author="Sepribo Taylor-Harry" w:date="2020-08-05T08:23:00Z">
              <w:rPr>
                <w:noProof/>
                <w:webHidden/>
                <w:sz w:val="22"/>
                <w:szCs w:val="22"/>
              </w:rPr>
            </w:rPrChange>
          </w:rPr>
          <w:fldChar w:fldCharType="separate"/>
        </w:r>
      </w:del>
      <w:del w:id="1336" w:author="Sepribo Taylor-Harry" w:date="2020-08-04T22:33:00Z">
        <w:r w:rsidR="00D87361" w:rsidRPr="00B14B6B" w:rsidDel="003F3746">
          <w:rPr>
            <w:noProof/>
            <w:webHidden/>
            <w:sz w:val="22"/>
            <w:szCs w:val="22"/>
          </w:rPr>
          <w:delText>17</w:delText>
        </w:r>
      </w:del>
      <w:del w:id="1337" w:author="Sepribo Taylor-Harry" w:date="2020-08-05T08:19:00Z">
        <w:r w:rsidR="00D87361" w:rsidRPr="00B14B6B" w:rsidDel="00B14B6B">
          <w:rPr>
            <w:noProof/>
            <w:webHidden/>
            <w:sz w:val="22"/>
            <w:szCs w:val="22"/>
            <w:rPrChange w:id="1338" w:author="Sepribo Taylor-Harry" w:date="2020-08-05T08:23:00Z">
              <w:rPr>
                <w:noProof/>
                <w:webHidden/>
                <w:sz w:val="22"/>
                <w:szCs w:val="22"/>
              </w:rPr>
            </w:rPrChange>
          </w:rPr>
          <w:fldChar w:fldCharType="end"/>
        </w:r>
        <w:r w:rsidRPr="00B14B6B" w:rsidDel="00B14B6B">
          <w:rPr>
            <w:noProof/>
            <w:sz w:val="22"/>
            <w:szCs w:val="22"/>
            <w:rPrChange w:id="1339" w:author="Sepribo Taylor-Harry" w:date="2020-08-05T08:23:00Z">
              <w:rPr>
                <w:noProof/>
                <w:sz w:val="22"/>
                <w:szCs w:val="22"/>
              </w:rPr>
            </w:rPrChange>
          </w:rPr>
          <w:fldChar w:fldCharType="end"/>
        </w:r>
      </w:del>
    </w:p>
    <w:p w14:paraId="14956DE2" w14:textId="0B45F714" w:rsidR="00D87361" w:rsidRPr="00B14B6B" w:rsidDel="00B14B6B" w:rsidRDefault="000B7548">
      <w:pPr>
        <w:pStyle w:val="TableofFigures"/>
        <w:tabs>
          <w:tab w:val="right" w:leader="dot" w:pos="9350"/>
        </w:tabs>
        <w:rPr>
          <w:del w:id="1340" w:author="Sepribo Taylor-Harry" w:date="2020-08-05T08:19:00Z"/>
          <w:noProof/>
          <w:kern w:val="0"/>
          <w:sz w:val="22"/>
          <w:szCs w:val="22"/>
          <w:lang w:eastAsia="en-US"/>
          <w:rPrChange w:id="1341" w:author="Sepribo Taylor-Harry" w:date="2020-08-05T08:23:00Z">
            <w:rPr>
              <w:del w:id="1342" w:author="Sepribo Taylor-Harry" w:date="2020-08-05T08:19:00Z"/>
              <w:noProof/>
              <w:kern w:val="0"/>
              <w:sz w:val="20"/>
              <w:szCs w:val="20"/>
              <w:lang w:eastAsia="en-US"/>
            </w:rPr>
          </w:rPrChange>
        </w:rPr>
      </w:pPr>
      <w:del w:id="1343" w:author="Sepribo Taylor-Harry" w:date="2020-08-05T08:19:00Z">
        <w:r w:rsidRPr="00B14B6B" w:rsidDel="00B14B6B">
          <w:rPr>
            <w:noProof/>
            <w:sz w:val="22"/>
            <w:szCs w:val="22"/>
            <w:rPrChange w:id="1344" w:author="Sepribo Taylor-Harry" w:date="2020-08-05T08:23:00Z">
              <w:rPr>
                <w:noProof/>
              </w:rPr>
            </w:rPrChange>
          </w:rPr>
          <w:fldChar w:fldCharType="begin"/>
        </w:r>
        <w:r w:rsidRPr="00B14B6B" w:rsidDel="00B14B6B">
          <w:rPr>
            <w:noProof/>
            <w:sz w:val="22"/>
            <w:szCs w:val="22"/>
            <w:rPrChange w:id="1345" w:author="Sepribo Taylor-Harry" w:date="2020-08-05T08:23:00Z">
              <w:rPr>
                <w:noProof/>
              </w:rPr>
            </w:rPrChange>
          </w:rPr>
          <w:delInstrText xml:space="preserve"> HYPERLINK \l "_Toc46522859" </w:delInstrText>
        </w:r>
        <w:r w:rsidRPr="00B14B6B" w:rsidDel="00B14B6B">
          <w:rPr>
            <w:noProof/>
            <w:sz w:val="22"/>
            <w:szCs w:val="22"/>
            <w:rPrChange w:id="1346" w:author="Sepribo Taylor-Harry" w:date="2020-08-05T08:23:00Z">
              <w:rPr>
                <w:noProof/>
                <w:sz w:val="22"/>
                <w:szCs w:val="22"/>
              </w:rPr>
            </w:rPrChange>
          </w:rPr>
          <w:fldChar w:fldCharType="separate"/>
        </w:r>
      </w:del>
      <w:ins w:id="1347" w:author="Sepribo Taylor-Harry" w:date="2020-08-05T08:19:00Z">
        <w:r w:rsidR="00B14B6B" w:rsidRPr="00B14B6B">
          <w:rPr>
            <w:b/>
            <w:bCs/>
            <w:noProof/>
            <w:sz w:val="22"/>
            <w:szCs w:val="22"/>
            <w:rPrChange w:id="1348" w:author="Sepribo Taylor-Harry" w:date="2020-08-05T08:23:00Z">
              <w:rPr>
                <w:b/>
                <w:bCs/>
                <w:noProof/>
              </w:rPr>
            </w:rPrChange>
          </w:rPr>
          <w:t>Error! Hyperlink reference not valid.</w:t>
        </w:r>
      </w:ins>
      <w:del w:id="1349" w:author="Sepribo Taylor-Harry" w:date="2020-08-05T08:19:00Z">
        <w:r w:rsidR="00D87361" w:rsidRPr="00B14B6B" w:rsidDel="00B14B6B">
          <w:rPr>
            <w:rStyle w:val="Hyperlink"/>
            <w:noProof/>
            <w:sz w:val="22"/>
            <w:szCs w:val="22"/>
          </w:rPr>
          <w:delText>Figure 13 Terminal Window Git Bash.</w:delText>
        </w:r>
        <w:r w:rsidR="00D91BB4" w:rsidRPr="00B14B6B" w:rsidDel="00B14B6B">
          <w:rPr>
            <w:rStyle w:val="Hyperlink"/>
            <w:noProof/>
            <w:sz w:val="22"/>
            <w:szCs w:val="22"/>
          </w:rPr>
          <w:delText xml:space="preserve"> </w:delText>
        </w:r>
        <w:r w:rsidR="00D87361" w:rsidRPr="00B14B6B" w:rsidDel="00B14B6B">
          <w:rPr>
            <w:rStyle w:val="Hyperlink"/>
            <w:noProof/>
            <w:sz w:val="22"/>
            <w:szCs w:val="22"/>
          </w:rPr>
          <w:delText>i.</w:delText>
        </w:r>
        <w:r w:rsidR="00D87361" w:rsidRPr="00B14B6B" w:rsidDel="00B14B6B">
          <w:rPr>
            <w:noProof/>
            <w:webHidden/>
            <w:sz w:val="22"/>
            <w:szCs w:val="22"/>
          </w:rPr>
          <w:tab/>
        </w:r>
        <w:r w:rsidR="00D87361" w:rsidRPr="00B14B6B" w:rsidDel="00B14B6B">
          <w:rPr>
            <w:noProof/>
            <w:webHidden/>
            <w:sz w:val="22"/>
            <w:szCs w:val="22"/>
            <w:rPrChange w:id="1350"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_Toc46522859 \h </w:delInstrText>
        </w:r>
        <w:r w:rsidR="00D87361" w:rsidRPr="00B14B6B" w:rsidDel="00B14B6B">
          <w:rPr>
            <w:noProof/>
            <w:webHidden/>
            <w:sz w:val="22"/>
            <w:szCs w:val="22"/>
            <w:rPrChange w:id="1351" w:author="Sepribo Taylor-Harry" w:date="2020-08-05T08:23:00Z">
              <w:rPr>
                <w:noProof/>
                <w:webHidden/>
                <w:sz w:val="22"/>
                <w:szCs w:val="22"/>
              </w:rPr>
            </w:rPrChange>
          </w:rPr>
        </w:r>
        <w:r w:rsidR="00D87361" w:rsidRPr="00B14B6B" w:rsidDel="00B14B6B">
          <w:rPr>
            <w:noProof/>
            <w:webHidden/>
            <w:sz w:val="22"/>
            <w:szCs w:val="22"/>
            <w:rPrChange w:id="1352" w:author="Sepribo Taylor-Harry" w:date="2020-08-05T08:23:00Z">
              <w:rPr>
                <w:noProof/>
                <w:webHidden/>
                <w:sz w:val="22"/>
                <w:szCs w:val="22"/>
              </w:rPr>
            </w:rPrChange>
          </w:rPr>
          <w:fldChar w:fldCharType="separate"/>
        </w:r>
      </w:del>
      <w:del w:id="1353" w:author="Sepribo Taylor-Harry" w:date="2020-08-04T22:33:00Z">
        <w:r w:rsidR="00D87361" w:rsidRPr="00B14B6B" w:rsidDel="003F3746">
          <w:rPr>
            <w:noProof/>
            <w:webHidden/>
            <w:sz w:val="22"/>
            <w:szCs w:val="22"/>
          </w:rPr>
          <w:delText>17</w:delText>
        </w:r>
      </w:del>
      <w:del w:id="1354" w:author="Sepribo Taylor-Harry" w:date="2020-08-05T08:19:00Z">
        <w:r w:rsidR="00D87361" w:rsidRPr="00B14B6B" w:rsidDel="00B14B6B">
          <w:rPr>
            <w:noProof/>
            <w:webHidden/>
            <w:sz w:val="22"/>
            <w:szCs w:val="22"/>
            <w:rPrChange w:id="1355" w:author="Sepribo Taylor-Harry" w:date="2020-08-05T08:23:00Z">
              <w:rPr>
                <w:noProof/>
                <w:webHidden/>
                <w:sz w:val="22"/>
                <w:szCs w:val="22"/>
              </w:rPr>
            </w:rPrChange>
          </w:rPr>
          <w:fldChar w:fldCharType="end"/>
        </w:r>
        <w:r w:rsidRPr="00B14B6B" w:rsidDel="00B14B6B">
          <w:rPr>
            <w:noProof/>
            <w:sz w:val="22"/>
            <w:szCs w:val="22"/>
            <w:rPrChange w:id="1356" w:author="Sepribo Taylor-Harry" w:date="2020-08-05T08:23:00Z">
              <w:rPr>
                <w:noProof/>
                <w:sz w:val="22"/>
                <w:szCs w:val="22"/>
              </w:rPr>
            </w:rPrChange>
          </w:rPr>
          <w:fldChar w:fldCharType="end"/>
        </w:r>
      </w:del>
    </w:p>
    <w:p w14:paraId="43A531B2" w14:textId="114A8467" w:rsidR="00D87361" w:rsidRPr="00B14B6B" w:rsidDel="00B14B6B" w:rsidRDefault="000B7548">
      <w:pPr>
        <w:pStyle w:val="TableofFigures"/>
        <w:tabs>
          <w:tab w:val="right" w:leader="dot" w:pos="9350"/>
        </w:tabs>
        <w:rPr>
          <w:del w:id="1357" w:author="Sepribo Taylor-Harry" w:date="2020-08-05T08:19:00Z"/>
          <w:noProof/>
          <w:kern w:val="0"/>
          <w:sz w:val="22"/>
          <w:szCs w:val="22"/>
          <w:lang w:eastAsia="en-US"/>
          <w:rPrChange w:id="1358" w:author="Sepribo Taylor-Harry" w:date="2020-08-05T08:23:00Z">
            <w:rPr>
              <w:del w:id="1359" w:author="Sepribo Taylor-Harry" w:date="2020-08-05T08:19:00Z"/>
              <w:noProof/>
              <w:kern w:val="0"/>
              <w:sz w:val="20"/>
              <w:szCs w:val="20"/>
              <w:lang w:eastAsia="en-US"/>
            </w:rPr>
          </w:rPrChange>
        </w:rPr>
      </w:pPr>
      <w:del w:id="1360" w:author="Sepribo Taylor-Harry" w:date="2020-08-05T08:19:00Z">
        <w:r w:rsidRPr="00B14B6B" w:rsidDel="00B14B6B">
          <w:rPr>
            <w:noProof/>
            <w:sz w:val="22"/>
            <w:szCs w:val="22"/>
            <w:rPrChange w:id="1361" w:author="Sepribo Taylor-Harry" w:date="2020-08-05T08:23:00Z">
              <w:rPr>
                <w:noProof/>
              </w:rPr>
            </w:rPrChange>
          </w:rPr>
          <w:fldChar w:fldCharType="begin"/>
        </w:r>
        <w:r w:rsidRPr="00B14B6B" w:rsidDel="00B14B6B">
          <w:rPr>
            <w:noProof/>
            <w:sz w:val="22"/>
            <w:szCs w:val="22"/>
            <w:rPrChange w:id="1362" w:author="Sepribo Taylor-Harry" w:date="2020-08-05T08:23:00Z">
              <w:rPr>
                <w:noProof/>
              </w:rPr>
            </w:rPrChange>
          </w:rPr>
          <w:delInstrText xml:space="preserve"> HYPERLINK \l "_Toc46522860" </w:delInstrText>
        </w:r>
        <w:r w:rsidRPr="00B14B6B" w:rsidDel="00B14B6B">
          <w:rPr>
            <w:noProof/>
            <w:sz w:val="22"/>
            <w:szCs w:val="22"/>
            <w:rPrChange w:id="1363" w:author="Sepribo Taylor-Harry" w:date="2020-08-05T08:23:00Z">
              <w:rPr>
                <w:noProof/>
                <w:sz w:val="22"/>
                <w:szCs w:val="22"/>
              </w:rPr>
            </w:rPrChange>
          </w:rPr>
          <w:fldChar w:fldCharType="separate"/>
        </w:r>
      </w:del>
      <w:ins w:id="1364" w:author="Sepribo Taylor-Harry" w:date="2020-08-05T08:19:00Z">
        <w:r w:rsidR="00B14B6B" w:rsidRPr="00B14B6B">
          <w:rPr>
            <w:b/>
            <w:bCs/>
            <w:noProof/>
            <w:sz w:val="22"/>
            <w:szCs w:val="22"/>
            <w:rPrChange w:id="1365" w:author="Sepribo Taylor-Harry" w:date="2020-08-05T08:23:00Z">
              <w:rPr>
                <w:b/>
                <w:bCs/>
                <w:noProof/>
              </w:rPr>
            </w:rPrChange>
          </w:rPr>
          <w:t>Error! Hyperlink reference not valid.</w:t>
        </w:r>
      </w:ins>
      <w:del w:id="1366" w:author="Sepribo Taylor-Harry" w:date="2020-08-05T08:19:00Z">
        <w:r w:rsidR="00D87361" w:rsidRPr="00B14B6B" w:rsidDel="00B14B6B">
          <w:rPr>
            <w:rStyle w:val="Hyperlink"/>
            <w:noProof/>
            <w:sz w:val="22"/>
            <w:szCs w:val="22"/>
          </w:rPr>
          <w:delText>Figure 14 Node.js Website</w:delText>
        </w:r>
        <w:r w:rsidR="00D87361" w:rsidRPr="00B14B6B" w:rsidDel="00B14B6B">
          <w:rPr>
            <w:rStyle w:val="Hyperlink"/>
            <w:rFonts w:ascii="Times New Roman" w:hAnsi="Times New Roman"/>
            <w:bCs/>
            <w:noProof/>
            <w:sz w:val="22"/>
            <w:szCs w:val="22"/>
          </w:rPr>
          <w:delText>. Click to download the latest version.</w:delText>
        </w:r>
        <w:r w:rsidR="00D87361" w:rsidRPr="00B14B6B" w:rsidDel="00B14B6B">
          <w:rPr>
            <w:noProof/>
            <w:webHidden/>
            <w:sz w:val="22"/>
            <w:szCs w:val="22"/>
          </w:rPr>
          <w:tab/>
        </w:r>
        <w:r w:rsidR="00D87361" w:rsidRPr="00B14B6B" w:rsidDel="00B14B6B">
          <w:rPr>
            <w:noProof/>
            <w:webHidden/>
            <w:sz w:val="22"/>
            <w:szCs w:val="22"/>
            <w:rPrChange w:id="1367"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_Toc46522860 \h </w:delInstrText>
        </w:r>
        <w:r w:rsidR="00D87361" w:rsidRPr="00B14B6B" w:rsidDel="00B14B6B">
          <w:rPr>
            <w:noProof/>
            <w:webHidden/>
            <w:sz w:val="22"/>
            <w:szCs w:val="22"/>
            <w:rPrChange w:id="1368" w:author="Sepribo Taylor-Harry" w:date="2020-08-05T08:23:00Z">
              <w:rPr>
                <w:noProof/>
                <w:webHidden/>
                <w:sz w:val="22"/>
                <w:szCs w:val="22"/>
              </w:rPr>
            </w:rPrChange>
          </w:rPr>
        </w:r>
        <w:r w:rsidR="00D87361" w:rsidRPr="00B14B6B" w:rsidDel="00B14B6B">
          <w:rPr>
            <w:noProof/>
            <w:webHidden/>
            <w:sz w:val="22"/>
            <w:szCs w:val="22"/>
            <w:rPrChange w:id="1369" w:author="Sepribo Taylor-Harry" w:date="2020-08-05T08:23:00Z">
              <w:rPr>
                <w:noProof/>
                <w:webHidden/>
                <w:sz w:val="22"/>
                <w:szCs w:val="22"/>
              </w:rPr>
            </w:rPrChange>
          </w:rPr>
          <w:fldChar w:fldCharType="separate"/>
        </w:r>
      </w:del>
      <w:del w:id="1370" w:author="Sepribo Taylor-Harry" w:date="2020-08-04T22:33:00Z">
        <w:r w:rsidR="00D87361" w:rsidRPr="00B14B6B" w:rsidDel="003F3746">
          <w:rPr>
            <w:noProof/>
            <w:webHidden/>
            <w:sz w:val="22"/>
            <w:szCs w:val="22"/>
          </w:rPr>
          <w:delText>19</w:delText>
        </w:r>
      </w:del>
      <w:del w:id="1371" w:author="Sepribo Taylor-Harry" w:date="2020-08-05T08:19:00Z">
        <w:r w:rsidR="00D87361" w:rsidRPr="00B14B6B" w:rsidDel="00B14B6B">
          <w:rPr>
            <w:noProof/>
            <w:webHidden/>
            <w:sz w:val="22"/>
            <w:szCs w:val="22"/>
            <w:rPrChange w:id="1372" w:author="Sepribo Taylor-Harry" w:date="2020-08-05T08:23:00Z">
              <w:rPr>
                <w:noProof/>
                <w:webHidden/>
                <w:sz w:val="22"/>
                <w:szCs w:val="22"/>
              </w:rPr>
            </w:rPrChange>
          </w:rPr>
          <w:fldChar w:fldCharType="end"/>
        </w:r>
        <w:r w:rsidRPr="00B14B6B" w:rsidDel="00B14B6B">
          <w:rPr>
            <w:noProof/>
            <w:sz w:val="22"/>
            <w:szCs w:val="22"/>
            <w:rPrChange w:id="1373" w:author="Sepribo Taylor-Harry" w:date="2020-08-05T08:23:00Z">
              <w:rPr>
                <w:noProof/>
                <w:sz w:val="22"/>
                <w:szCs w:val="22"/>
              </w:rPr>
            </w:rPrChange>
          </w:rPr>
          <w:fldChar w:fldCharType="end"/>
        </w:r>
      </w:del>
    </w:p>
    <w:p w14:paraId="33705527" w14:textId="345DA162" w:rsidR="00D87361" w:rsidRPr="00B14B6B" w:rsidDel="00B14B6B" w:rsidRDefault="000B7548">
      <w:pPr>
        <w:pStyle w:val="TableofFigures"/>
        <w:tabs>
          <w:tab w:val="right" w:leader="dot" w:pos="9350"/>
        </w:tabs>
        <w:rPr>
          <w:del w:id="1374" w:author="Sepribo Taylor-Harry" w:date="2020-08-05T08:19:00Z"/>
          <w:noProof/>
          <w:kern w:val="0"/>
          <w:sz w:val="22"/>
          <w:szCs w:val="22"/>
          <w:lang w:eastAsia="en-US"/>
          <w:rPrChange w:id="1375" w:author="Sepribo Taylor-Harry" w:date="2020-08-05T08:23:00Z">
            <w:rPr>
              <w:del w:id="1376" w:author="Sepribo Taylor-Harry" w:date="2020-08-05T08:19:00Z"/>
              <w:noProof/>
              <w:kern w:val="0"/>
              <w:sz w:val="20"/>
              <w:szCs w:val="20"/>
              <w:lang w:eastAsia="en-US"/>
            </w:rPr>
          </w:rPrChange>
        </w:rPr>
      </w:pPr>
      <w:del w:id="1377" w:author="Sepribo Taylor-Harry" w:date="2020-08-05T08:19:00Z">
        <w:r w:rsidRPr="00B14B6B" w:rsidDel="00B14B6B">
          <w:rPr>
            <w:noProof/>
            <w:sz w:val="22"/>
            <w:szCs w:val="22"/>
            <w:rPrChange w:id="1378" w:author="Sepribo Taylor-Harry" w:date="2020-08-05T08:23:00Z">
              <w:rPr>
                <w:noProof/>
              </w:rPr>
            </w:rPrChange>
          </w:rPr>
          <w:fldChar w:fldCharType="begin"/>
        </w:r>
        <w:r w:rsidRPr="00B14B6B" w:rsidDel="00B14B6B">
          <w:rPr>
            <w:noProof/>
            <w:sz w:val="22"/>
            <w:szCs w:val="22"/>
            <w:rPrChange w:id="1379" w:author="Sepribo Taylor-Harry" w:date="2020-08-05T08:23:00Z">
              <w:rPr>
                <w:noProof/>
              </w:rPr>
            </w:rPrChange>
          </w:rPr>
          <w:delInstrText xml:space="preserve"> HYPERLINK \l "_Toc46522861" </w:delInstrText>
        </w:r>
        <w:r w:rsidRPr="00B14B6B" w:rsidDel="00B14B6B">
          <w:rPr>
            <w:noProof/>
            <w:sz w:val="22"/>
            <w:szCs w:val="22"/>
            <w:rPrChange w:id="1380" w:author="Sepribo Taylor-Harry" w:date="2020-08-05T08:23:00Z">
              <w:rPr>
                <w:noProof/>
                <w:sz w:val="22"/>
                <w:szCs w:val="22"/>
              </w:rPr>
            </w:rPrChange>
          </w:rPr>
          <w:fldChar w:fldCharType="separate"/>
        </w:r>
      </w:del>
      <w:ins w:id="1381" w:author="Sepribo Taylor-Harry" w:date="2020-08-05T08:19:00Z">
        <w:r w:rsidR="00B14B6B" w:rsidRPr="00B14B6B">
          <w:rPr>
            <w:b/>
            <w:bCs/>
            <w:noProof/>
            <w:sz w:val="22"/>
            <w:szCs w:val="22"/>
            <w:rPrChange w:id="1382" w:author="Sepribo Taylor-Harry" w:date="2020-08-05T08:23:00Z">
              <w:rPr>
                <w:b/>
                <w:bCs/>
                <w:noProof/>
              </w:rPr>
            </w:rPrChange>
          </w:rPr>
          <w:t>Error! Hyperlink reference not valid.</w:t>
        </w:r>
      </w:ins>
      <w:del w:id="1383" w:author="Sepribo Taylor-Harry" w:date="2020-08-05T08:19:00Z">
        <w:r w:rsidR="00D87361" w:rsidRPr="00B14B6B" w:rsidDel="00B14B6B">
          <w:rPr>
            <w:rStyle w:val="Hyperlink"/>
            <w:noProof/>
            <w:sz w:val="22"/>
            <w:szCs w:val="22"/>
          </w:rPr>
          <w:delText>Figure 15 Launch the setup file</w:delText>
        </w:r>
        <w:r w:rsidR="00D87361" w:rsidRPr="00B14B6B" w:rsidDel="00B14B6B">
          <w:rPr>
            <w:rStyle w:val="Hyperlink"/>
            <w:rFonts w:ascii="Times New Roman" w:hAnsi="Times New Roman"/>
            <w:bCs/>
            <w:noProof/>
            <w:sz w:val="22"/>
            <w:szCs w:val="22"/>
          </w:rPr>
          <w:delText>.</w:delText>
        </w:r>
        <w:r w:rsidR="00D87361" w:rsidRPr="00B14B6B" w:rsidDel="00B14B6B">
          <w:rPr>
            <w:noProof/>
            <w:webHidden/>
            <w:sz w:val="22"/>
            <w:szCs w:val="22"/>
          </w:rPr>
          <w:tab/>
        </w:r>
        <w:r w:rsidR="00D87361" w:rsidRPr="00B14B6B" w:rsidDel="00B14B6B">
          <w:rPr>
            <w:noProof/>
            <w:webHidden/>
            <w:sz w:val="22"/>
            <w:szCs w:val="22"/>
            <w:rPrChange w:id="1384"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_Toc46522861 \h </w:delInstrText>
        </w:r>
        <w:r w:rsidR="00D87361" w:rsidRPr="00B14B6B" w:rsidDel="00B14B6B">
          <w:rPr>
            <w:noProof/>
            <w:webHidden/>
            <w:sz w:val="22"/>
            <w:szCs w:val="22"/>
            <w:rPrChange w:id="1385" w:author="Sepribo Taylor-Harry" w:date="2020-08-05T08:23:00Z">
              <w:rPr>
                <w:noProof/>
                <w:webHidden/>
                <w:sz w:val="22"/>
                <w:szCs w:val="22"/>
              </w:rPr>
            </w:rPrChange>
          </w:rPr>
        </w:r>
        <w:r w:rsidR="00D87361" w:rsidRPr="00B14B6B" w:rsidDel="00B14B6B">
          <w:rPr>
            <w:noProof/>
            <w:webHidden/>
            <w:sz w:val="22"/>
            <w:szCs w:val="22"/>
            <w:rPrChange w:id="1386" w:author="Sepribo Taylor-Harry" w:date="2020-08-05T08:23:00Z">
              <w:rPr>
                <w:noProof/>
                <w:webHidden/>
                <w:sz w:val="22"/>
                <w:szCs w:val="22"/>
              </w:rPr>
            </w:rPrChange>
          </w:rPr>
          <w:fldChar w:fldCharType="separate"/>
        </w:r>
      </w:del>
      <w:del w:id="1387" w:author="Sepribo Taylor-Harry" w:date="2020-08-04T22:33:00Z">
        <w:r w:rsidR="00D87361" w:rsidRPr="00B14B6B" w:rsidDel="003F3746">
          <w:rPr>
            <w:noProof/>
            <w:webHidden/>
            <w:sz w:val="22"/>
            <w:szCs w:val="22"/>
          </w:rPr>
          <w:delText>19</w:delText>
        </w:r>
      </w:del>
      <w:del w:id="1388" w:author="Sepribo Taylor-Harry" w:date="2020-08-05T08:19:00Z">
        <w:r w:rsidR="00D87361" w:rsidRPr="00B14B6B" w:rsidDel="00B14B6B">
          <w:rPr>
            <w:noProof/>
            <w:webHidden/>
            <w:sz w:val="22"/>
            <w:szCs w:val="22"/>
            <w:rPrChange w:id="1389" w:author="Sepribo Taylor-Harry" w:date="2020-08-05T08:23:00Z">
              <w:rPr>
                <w:noProof/>
                <w:webHidden/>
                <w:sz w:val="22"/>
                <w:szCs w:val="22"/>
              </w:rPr>
            </w:rPrChange>
          </w:rPr>
          <w:fldChar w:fldCharType="end"/>
        </w:r>
        <w:r w:rsidRPr="00B14B6B" w:rsidDel="00B14B6B">
          <w:rPr>
            <w:noProof/>
            <w:sz w:val="22"/>
            <w:szCs w:val="22"/>
            <w:rPrChange w:id="1390" w:author="Sepribo Taylor-Harry" w:date="2020-08-05T08:23:00Z">
              <w:rPr>
                <w:noProof/>
                <w:sz w:val="22"/>
                <w:szCs w:val="22"/>
              </w:rPr>
            </w:rPrChange>
          </w:rPr>
          <w:fldChar w:fldCharType="end"/>
        </w:r>
      </w:del>
    </w:p>
    <w:p w14:paraId="777F8AB0" w14:textId="63821500" w:rsidR="00D87361" w:rsidRPr="00B14B6B" w:rsidDel="00B14B6B" w:rsidRDefault="000B7548">
      <w:pPr>
        <w:pStyle w:val="TableofFigures"/>
        <w:tabs>
          <w:tab w:val="right" w:leader="dot" w:pos="9350"/>
        </w:tabs>
        <w:rPr>
          <w:del w:id="1391" w:author="Sepribo Taylor-Harry" w:date="2020-08-05T08:19:00Z"/>
          <w:noProof/>
          <w:kern w:val="0"/>
          <w:sz w:val="22"/>
          <w:szCs w:val="22"/>
          <w:lang w:eastAsia="en-US"/>
          <w:rPrChange w:id="1392" w:author="Sepribo Taylor-Harry" w:date="2020-08-05T08:23:00Z">
            <w:rPr>
              <w:del w:id="1393" w:author="Sepribo Taylor-Harry" w:date="2020-08-05T08:19:00Z"/>
              <w:noProof/>
              <w:kern w:val="0"/>
              <w:sz w:val="20"/>
              <w:szCs w:val="20"/>
              <w:lang w:eastAsia="en-US"/>
            </w:rPr>
          </w:rPrChange>
        </w:rPr>
      </w:pPr>
      <w:del w:id="1394" w:author="Sepribo Taylor-Harry" w:date="2020-08-05T08:19:00Z">
        <w:r w:rsidRPr="00B14B6B" w:rsidDel="00B14B6B">
          <w:rPr>
            <w:noProof/>
            <w:sz w:val="22"/>
            <w:szCs w:val="22"/>
            <w:rPrChange w:id="1395" w:author="Sepribo Taylor-Harry" w:date="2020-08-05T08:23:00Z">
              <w:rPr>
                <w:noProof/>
              </w:rPr>
            </w:rPrChange>
          </w:rPr>
          <w:fldChar w:fldCharType="begin"/>
        </w:r>
        <w:r w:rsidRPr="00B14B6B" w:rsidDel="00B14B6B">
          <w:rPr>
            <w:noProof/>
            <w:sz w:val="22"/>
            <w:szCs w:val="22"/>
            <w:rPrChange w:id="1396" w:author="Sepribo Taylor-Harry" w:date="2020-08-05T08:23:00Z">
              <w:rPr>
                <w:noProof/>
              </w:rPr>
            </w:rPrChange>
          </w:rPr>
          <w:delInstrText xml:space="preserve"> HYPERLINK \l "_Toc46522862" </w:delInstrText>
        </w:r>
        <w:r w:rsidRPr="00B14B6B" w:rsidDel="00B14B6B">
          <w:rPr>
            <w:noProof/>
            <w:sz w:val="22"/>
            <w:szCs w:val="22"/>
            <w:rPrChange w:id="1397" w:author="Sepribo Taylor-Harry" w:date="2020-08-05T08:23:00Z">
              <w:rPr>
                <w:noProof/>
                <w:sz w:val="22"/>
                <w:szCs w:val="22"/>
              </w:rPr>
            </w:rPrChange>
          </w:rPr>
          <w:fldChar w:fldCharType="separate"/>
        </w:r>
      </w:del>
      <w:ins w:id="1398" w:author="Sepribo Taylor-Harry" w:date="2020-08-05T08:19:00Z">
        <w:r w:rsidR="00B14B6B" w:rsidRPr="00B14B6B">
          <w:rPr>
            <w:b/>
            <w:bCs/>
            <w:noProof/>
            <w:sz w:val="22"/>
            <w:szCs w:val="22"/>
            <w:rPrChange w:id="1399" w:author="Sepribo Taylor-Harry" w:date="2020-08-05T08:23:00Z">
              <w:rPr>
                <w:b/>
                <w:bCs/>
                <w:noProof/>
              </w:rPr>
            </w:rPrChange>
          </w:rPr>
          <w:t>Error! Hyperlink reference not valid.</w:t>
        </w:r>
      </w:ins>
      <w:del w:id="1400" w:author="Sepribo Taylor-Harry" w:date="2020-08-05T08:19:00Z">
        <w:r w:rsidR="00D87361" w:rsidRPr="00B14B6B" w:rsidDel="00B14B6B">
          <w:rPr>
            <w:rStyle w:val="Hyperlink"/>
            <w:noProof/>
            <w:sz w:val="22"/>
            <w:szCs w:val="22"/>
          </w:rPr>
          <w:delText>Figure 16 Accept the license agreement.</w:delText>
        </w:r>
        <w:r w:rsidR="00D87361" w:rsidRPr="00B14B6B" w:rsidDel="00B14B6B">
          <w:rPr>
            <w:noProof/>
            <w:webHidden/>
            <w:sz w:val="22"/>
            <w:szCs w:val="22"/>
          </w:rPr>
          <w:tab/>
        </w:r>
        <w:r w:rsidR="00D87361" w:rsidRPr="00B14B6B" w:rsidDel="00B14B6B">
          <w:rPr>
            <w:noProof/>
            <w:webHidden/>
            <w:sz w:val="22"/>
            <w:szCs w:val="22"/>
            <w:rPrChange w:id="1401"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_Toc46522862 \h </w:delInstrText>
        </w:r>
        <w:r w:rsidR="00D87361" w:rsidRPr="00B14B6B" w:rsidDel="00B14B6B">
          <w:rPr>
            <w:noProof/>
            <w:webHidden/>
            <w:sz w:val="22"/>
            <w:szCs w:val="22"/>
            <w:rPrChange w:id="1402" w:author="Sepribo Taylor-Harry" w:date="2020-08-05T08:23:00Z">
              <w:rPr>
                <w:noProof/>
                <w:webHidden/>
                <w:sz w:val="22"/>
                <w:szCs w:val="22"/>
              </w:rPr>
            </w:rPrChange>
          </w:rPr>
        </w:r>
        <w:r w:rsidR="00D87361" w:rsidRPr="00B14B6B" w:rsidDel="00B14B6B">
          <w:rPr>
            <w:noProof/>
            <w:webHidden/>
            <w:sz w:val="22"/>
            <w:szCs w:val="22"/>
            <w:rPrChange w:id="1403" w:author="Sepribo Taylor-Harry" w:date="2020-08-05T08:23:00Z">
              <w:rPr>
                <w:noProof/>
                <w:webHidden/>
                <w:sz w:val="22"/>
                <w:szCs w:val="22"/>
              </w:rPr>
            </w:rPrChange>
          </w:rPr>
          <w:fldChar w:fldCharType="separate"/>
        </w:r>
      </w:del>
      <w:del w:id="1404" w:author="Sepribo Taylor-Harry" w:date="2020-08-04T22:33:00Z">
        <w:r w:rsidR="00D87361" w:rsidRPr="00B14B6B" w:rsidDel="003F3746">
          <w:rPr>
            <w:noProof/>
            <w:webHidden/>
            <w:sz w:val="22"/>
            <w:szCs w:val="22"/>
          </w:rPr>
          <w:delText>20</w:delText>
        </w:r>
      </w:del>
      <w:del w:id="1405" w:author="Sepribo Taylor-Harry" w:date="2020-08-05T08:19:00Z">
        <w:r w:rsidR="00D87361" w:rsidRPr="00B14B6B" w:rsidDel="00B14B6B">
          <w:rPr>
            <w:noProof/>
            <w:webHidden/>
            <w:sz w:val="22"/>
            <w:szCs w:val="22"/>
            <w:rPrChange w:id="1406" w:author="Sepribo Taylor-Harry" w:date="2020-08-05T08:23:00Z">
              <w:rPr>
                <w:noProof/>
                <w:webHidden/>
                <w:sz w:val="22"/>
                <w:szCs w:val="22"/>
              </w:rPr>
            </w:rPrChange>
          </w:rPr>
          <w:fldChar w:fldCharType="end"/>
        </w:r>
        <w:r w:rsidRPr="00B14B6B" w:rsidDel="00B14B6B">
          <w:rPr>
            <w:noProof/>
            <w:sz w:val="22"/>
            <w:szCs w:val="22"/>
            <w:rPrChange w:id="1407" w:author="Sepribo Taylor-Harry" w:date="2020-08-05T08:23:00Z">
              <w:rPr>
                <w:noProof/>
                <w:sz w:val="22"/>
                <w:szCs w:val="22"/>
              </w:rPr>
            </w:rPrChange>
          </w:rPr>
          <w:fldChar w:fldCharType="end"/>
        </w:r>
      </w:del>
    </w:p>
    <w:p w14:paraId="72F873C0" w14:textId="3134E7CA" w:rsidR="00D87361" w:rsidRPr="00B14B6B" w:rsidDel="00B14B6B" w:rsidRDefault="000B7548">
      <w:pPr>
        <w:pStyle w:val="TableofFigures"/>
        <w:tabs>
          <w:tab w:val="right" w:leader="dot" w:pos="9350"/>
        </w:tabs>
        <w:rPr>
          <w:del w:id="1408" w:author="Sepribo Taylor-Harry" w:date="2020-08-05T08:19:00Z"/>
          <w:noProof/>
          <w:kern w:val="0"/>
          <w:sz w:val="22"/>
          <w:szCs w:val="22"/>
          <w:lang w:eastAsia="en-US"/>
          <w:rPrChange w:id="1409" w:author="Sepribo Taylor-Harry" w:date="2020-08-05T08:23:00Z">
            <w:rPr>
              <w:del w:id="1410" w:author="Sepribo Taylor-Harry" w:date="2020-08-05T08:19:00Z"/>
              <w:noProof/>
              <w:kern w:val="0"/>
              <w:sz w:val="20"/>
              <w:szCs w:val="20"/>
              <w:lang w:eastAsia="en-US"/>
            </w:rPr>
          </w:rPrChange>
        </w:rPr>
      </w:pPr>
      <w:del w:id="1411" w:author="Sepribo Taylor-Harry" w:date="2020-08-05T08:19:00Z">
        <w:r w:rsidRPr="00B14B6B" w:rsidDel="00B14B6B">
          <w:rPr>
            <w:noProof/>
            <w:sz w:val="22"/>
            <w:szCs w:val="22"/>
            <w:rPrChange w:id="1412" w:author="Sepribo Taylor-Harry" w:date="2020-08-05T08:23:00Z">
              <w:rPr>
                <w:noProof/>
              </w:rPr>
            </w:rPrChange>
          </w:rPr>
          <w:fldChar w:fldCharType="begin"/>
        </w:r>
        <w:r w:rsidRPr="00B14B6B" w:rsidDel="00B14B6B">
          <w:rPr>
            <w:noProof/>
            <w:sz w:val="22"/>
            <w:szCs w:val="22"/>
            <w:rPrChange w:id="1413" w:author="Sepribo Taylor-Harry" w:date="2020-08-05T08:23:00Z">
              <w:rPr>
                <w:noProof/>
              </w:rPr>
            </w:rPrChange>
          </w:rPr>
          <w:delInstrText xml:space="preserve"> HYPERLINK \l "_Toc46522863" </w:delInstrText>
        </w:r>
        <w:r w:rsidRPr="00B14B6B" w:rsidDel="00B14B6B">
          <w:rPr>
            <w:noProof/>
            <w:sz w:val="22"/>
            <w:szCs w:val="22"/>
            <w:rPrChange w:id="1414" w:author="Sepribo Taylor-Harry" w:date="2020-08-05T08:23:00Z">
              <w:rPr>
                <w:noProof/>
                <w:sz w:val="22"/>
                <w:szCs w:val="22"/>
              </w:rPr>
            </w:rPrChange>
          </w:rPr>
          <w:fldChar w:fldCharType="separate"/>
        </w:r>
      </w:del>
      <w:ins w:id="1415" w:author="Sepribo Taylor-Harry" w:date="2020-08-05T08:19:00Z">
        <w:r w:rsidR="00B14B6B" w:rsidRPr="00B14B6B">
          <w:rPr>
            <w:b/>
            <w:bCs/>
            <w:noProof/>
            <w:sz w:val="22"/>
            <w:szCs w:val="22"/>
            <w:rPrChange w:id="1416" w:author="Sepribo Taylor-Harry" w:date="2020-08-05T08:23:00Z">
              <w:rPr>
                <w:b/>
                <w:bCs/>
                <w:noProof/>
              </w:rPr>
            </w:rPrChange>
          </w:rPr>
          <w:t>Error! Hyperlink reference not valid.</w:t>
        </w:r>
      </w:ins>
      <w:del w:id="1417" w:author="Sepribo Taylor-Harry" w:date="2020-08-05T08:19:00Z">
        <w:r w:rsidR="00D87361" w:rsidRPr="00B14B6B" w:rsidDel="00B14B6B">
          <w:rPr>
            <w:rStyle w:val="Hyperlink"/>
            <w:noProof/>
            <w:sz w:val="22"/>
            <w:szCs w:val="22"/>
          </w:rPr>
          <w:delText>Figure 17 Select the installation path.</w:delText>
        </w:r>
        <w:r w:rsidR="00D87361" w:rsidRPr="00B14B6B" w:rsidDel="00B14B6B">
          <w:rPr>
            <w:noProof/>
            <w:webHidden/>
            <w:sz w:val="22"/>
            <w:szCs w:val="22"/>
          </w:rPr>
          <w:tab/>
        </w:r>
        <w:r w:rsidR="00D87361" w:rsidRPr="00B14B6B" w:rsidDel="00B14B6B">
          <w:rPr>
            <w:noProof/>
            <w:webHidden/>
            <w:sz w:val="22"/>
            <w:szCs w:val="22"/>
            <w:rPrChange w:id="1418"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_Toc46522863 \h </w:delInstrText>
        </w:r>
        <w:r w:rsidR="00D87361" w:rsidRPr="00B14B6B" w:rsidDel="00B14B6B">
          <w:rPr>
            <w:noProof/>
            <w:webHidden/>
            <w:sz w:val="22"/>
            <w:szCs w:val="22"/>
            <w:rPrChange w:id="1419" w:author="Sepribo Taylor-Harry" w:date="2020-08-05T08:23:00Z">
              <w:rPr>
                <w:noProof/>
                <w:webHidden/>
                <w:sz w:val="22"/>
                <w:szCs w:val="22"/>
              </w:rPr>
            </w:rPrChange>
          </w:rPr>
        </w:r>
        <w:r w:rsidR="00D87361" w:rsidRPr="00B14B6B" w:rsidDel="00B14B6B">
          <w:rPr>
            <w:noProof/>
            <w:webHidden/>
            <w:sz w:val="22"/>
            <w:szCs w:val="22"/>
            <w:rPrChange w:id="1420" w:author="Sepribo Taylor-Harry" w:date="2020-08-05T08:23:00Z">
              <w:rPr>
                <w:noProof/>
                <w:webHidden/>
                <w:sz w:val="22"/>
                <w:szCs w:val="22"/>
              </w:rPr>
            </w:rPrChange>
          </w:rPr>
          <w:fldChar w:fldCharType="separate"/>
        </w:r>
      </w:del>
      <w:del w:id="1421" w:author="Sepribo Taylor-Harry" w:date="2020-08-04T22:33:00Z">
        <w:r w:rsidR="00D87361" w:rsidRPr="00B14B6B" w:rsidDel="003F3746">
          <w:rPr>
            <w:noProof/>
            <w:webHidden/>
            <w:sz w:val="22"/>
            <w:szCs w:val="22"/>
          </w:rPr>
          <w:delText>21</w:delText>
        </w:r>
      </w:del>
      <w:del w:id="1422" w:author="Sepribo Taylor-Harry" w:date="2020-08-05T08:19:00Z">
        <w:r w:rsidR="00D87361" w:rsidRPr="00B14B6B" w:rsidDel="00B14B6B">
          <w:rPr>
            <w:noProof/>
            <w:webHidden/>
            <w:sz w:val="22"/>
            <w:szCs w:val="22"/>
            <w:rPrChange w:id="1423" w:author="Sepribo Taylor-Harry" w:date="2020-08-05T08:23:00Z">
              <w:rPr>
                <w:noProof/>
                <w:webHidden/>
                <w:sz w:val="22"/>
                <w:szCs w:val="22"/>
              </w:rPr>
            </w:rPrChange>
          </w:rPr>
          <w:fldChar w:fldCharType="end"/>
        </w:r>
        <w:r w:rsidRPr="00B14B6B" w:rsidDel="00B14B6B">
          <w:rPr>
            <w:noProof/>
            <w:sz w:val="22"/>
            <w:szCs w:val="22"/>
            <w:rPrChange w:id="1424" w:author="Sepribo Taylor-Harry" w:date="2020-08-05T08:23:00Z">
              <w:rPr>
                <w:noProof/>
                <w:sz w:val="22"/>
                <w:szCs w:val="22"/>
              </w:rPr>
            </w:rPrChange>
          </w:rPr>
          <w:fldChar w:fldCharType="end"/>
        </w:r>
      </w:del>
    </w:p>
    <w:p w14:paraId="407D89A8" w14:textId="694E8B4F" w:rsidR="00D87361" w:rsidRPr="00B14B6B" w:rsidDel="00B14B6B" w:rsidRDefault="000B7548">
      <w:pPr>
        <w:pStyle w:val="TableofFigures"/>
        <w:tabs>
          <w:tab w:val="right" w:leader="dot" w:pos="9350"/>
        </w:tabs>
        <w:rPr>
          <w:del w:id="1425" w:author="Sepribo Taylor-Harry" w:date="2020-08-05T08:19:00Z"/>
          <w:noProof/>
          <w:kern w:val="0"/>
          <w:sz w:val="22"/>
          <w:szCs w:val="22"/>
          <w:lang w:eastAsia="en-US"/>
          <w:rPrChange w:id="1426" w:author="Sepribo Taylor-Harry" w:date="2020-08-05T08:23:00Z">
            <w:rPr>
              <w:del w:id="1427" w:author="Sepribo Taylor-Harry" w:date="2020-08-05T08:19:00Z"/>
              <w:noProof/>
              <w:kern w:val="0"/>
              <w:sz w:val="20"/>
              <w:szCs w:val="20"/>
              <w:lang w:eastAsia="en-US"/>
            </w:rPr>
          </w:rPrChange>
        </w:rPr>
      </w:pPr>
      <w:del w:id="1428" w:author="Sepribo Taylor-Harry" w:date="2020-08-05T08:19:00Z">
        <w:r w:rsidRPr="00B14B6B" w:rsidDel="00B14B6B">
          <w:rPr>
            <w:noProof/>
            <w:sz w:val="22"/>
            <w:szCs w:val="22"/>
            <w:rPrChange w:id="1429" w:author="Sepribo Taylor-Harry" w:date="2020-08-05T08:23:00Z">
              <w:rPr>
                <w:noProof/>
              </w:rPr>
            </w:rPrChange>
          </w:rPr>
          <w:fldChar w:fldCharType="begin"/>
        </w:r>
        <w:r w:rsidRPr="00B14B6B" w:rsidDel="00B14B6B">
          <w:rPr>
            <w:noProof/>
            <w:sz w:val="22"/>
            <w:szCs w:val="22"/>
            <w:rPrChange w:id="1430" w:author="Sepribo Taylor-Harry" w:date="2020-08-05T08:23:00Z">
              <w:rPr>
                <w:noProof/>
              </w:rPr>
            </w:rPrChange>
          </w:rPr>
          <w:delInstrText xml:space="preserve"> HYPERLINK \l "_Toc46522864" </w:delInstrText>
        </w:r>
        <w:r w:rsidRPr="00B14B6B" w:rsidDel="00B14B6B">
          <w:rPr>
            <w:noProof/>
            <w:sz w:val="22"/>
            <w:szCs w:val="22"/>
            <w:rPrChange w:id="1431" w:author="Sepribo Taylor-Harry" w:date="2020-08-05T08:23:00Z">
              <w:rPr>
                <w:noProof/>
                <w:sz w:val="22"/>
                <w:szCs w:val="22"/>
              </w:rPr>
            </w:rPrChange>
          </w:rPr>
          <w:fldChar w:fldCharType="separate"/>
        </w:r>
      </w:del>
      <w:ins w:id="1432" w:author="Sepribo Taylor-Harry" w:date="2020-08-05T08:19:00Z">
        <w:r w:rsidR="00B14B6B" w:rsidRPr="00B14B6B">
          <w:rPr>
            <w:b/>
            <w:bCs/>
            <w:noProof/>
            <w:sz w:val="22"/>
            <w:szCs w:val="22"/>
            <w:rPrChange w:id="1433" w:author="Sepribo Taylor-Harry" w:date="2020-08-05T08:23:00Z">
              <w:rPr>
                <w:b/>
                <w:bCs/>
                <w:noProof/>
              </w:rPr>
            </w:rPrChange>
          </w:rPr>
          <w:t>Error! Hyperlink reference not valid.</w:t>
        </w:r>
      </w:ins>
      <w:del w:id="1434" w:author="Sepribo Taylor-Harry" w:date="2020-08-05T08:19:00Z">
        <w:r w:rsidR="00D87361" w:rsidRPr="00B14B6B" w:rsidDel="00B14B6B">
          <w:rPr>
            <w:rStyle w:val="Hyperlink"/>
            <w:noProof/>
            <w:sz w:val="22"/>
            <w:szCs w:val="22"/>
          </w:rPr>
          <w:delText>Figure 18 Select the installation structure.</w:delText>
        </w:r>
        <w:r w:rsidR="00D87361" w:rsidRPr="00B14B6B" w:rsidDel="00B14B6B">
          <w:rPr>
            <w:noProof/>
            <w:webHidden/>
            <w:sz w:val="22"/>
            <w:szCs w:val="22"/>
          </w:rPr>
          <w:tab/>
        </w:r>
        <w:r w:rsidR="00D87361" w:rsidRPr="00B14B6B" w:rsidDel="00B14B6B">
          <w:rPr>
            <w:noProof/>
            <w:webHidden/>
            <w:sz w:val="22"/>
            <w:szCs w:val="22"/>
            <w:rPrChange w:id="1435"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_Toc46522864 \h </w:delInstrText>
        </w:r>
        <w:r w:rsidR="00D87361" w:rsidRPr="00B14B6B" w:rsidDel="00B14B6B">
          <w:rPr>
            <w:noProof/>
            <w:webHidden/>
            <w:sz w:val="22"/>
            <w:szCs w:val="22"/>
            <w:rPrChange w:id="1436" w:author="Sepribo Taylor-Harry" w:date="2020-08-05T08:23:00Z">
              <w:rPr>
                <w:noProof/>
                <w:webHidden/>
                <w:sz w:val="22"/>
                <w:szCs w:val="22"/>
              </w:rPr>
            </w:rPrChange>
          </w:rPr>
        </w:r>
        <w:r w:rsidR="00D87361" w:rsidRPr="00B14B6B" w:rsidDel="00B14B6B">
          <w:rPr>
            <w:noProof/>
            <w:webHidden/>
            <w:sz w:val="22"/>
            <w:szCs w:val="22"/>
            <w:rPrChange w:id="1437" w:author="Sepribo Taylor-Harry" w:date="2020-08-05T08:23:00Z">
              <w:rPr>
                <w:noProof/>
                <w:webHidden/>
                <w:sz w:val="22"/>
                <w:szCs w:val="22"/>
              </w:rPr>
            </w:rPrChange>
          </w:rPr>
          <w:fldChar w:fldCharType="separate"/>
        </w:r>
      </w:del>
      <w:del w:id="1438" w:author="Sepribo Taylor-Harry" w:date="2020-08-04T22:33:00Z">
        <w:r w:rsidR="00D87361" w:rsidRPr="00B14B6B" w:rsidDel="003F3746">
          <w:rPr>
            <w:noProof/>
            <w:webHidden/>
            <w:sz w:val="22"/>
            <w:szCs w:val="22"/>
          </w:rPr>
          <w:delText>22</w:delText>
        </w:r>
      </w:del>
      <w:del w:id="1439" w:author="Sepribo Taylor-Harry" w:date="2020-08-05T08:19:00Z">
        <w:r w:rsidR="00D87361" w:rsidRPr="00B14B6B" w:rsidDel="00B14B6B">
          <w:rPr>
            <w:noProof/>
            <w:webHidden/>
            <w:sz w:val="22"/>
            <w:szCs w:val="22"/>
            <w:rPrChange w:id="1440" w:author="Sepribo Taylor-Harry" w:date="2020-08-05T08:23:00Z">
              <w:rPr>
                <w:noProof/>
                <w:webHidden/>
                <w:sz w:val="22"/>
                <w:szCs w:val="22"/>
              </w:rPr>
            </w:rPrChange>
          </w:rPr>
          <w:fldChar w:fldCharType="end"/>
        </w:r>
        <w:r w:rsidRPr="00B14B6B" w:rsidDel="00B14B6B">
          <w:rPr>
            <w:noProof/>
            <w:sz w:val="22"/>
            <w:szCs w:val="22"/>
            <w:rPrChange w:id="1441" w:author="Sepribo Taylor-Harry" w:date="2020-08-05T08:23:00Z">
              <w:rPr>
                <w:noProof/>
                <w:sz w:val="22"/>
                <w:szCs w:val="22"/>
              </w:rPr>
            </w:rPrChange>
          </w:rPr>
          <w:fldChar w:fldCharType="end"/>
        </w:r>
      </w:del>
    </w:p>
    <w:p w14:paraId="2B16C414" w14:textId="01B6A271" w:rsidR="00D87361" w:rsidRPr="00B14B6B" w:rsidDel="00B14B6B" w:rsidRDefault="000B7548">
      <w:pPr>
        <w:pStyle w:val="TableofFigures"/>
        <w:tabs>
          <w:tab w:val="right" w:leader="dot" w:pos="9350"/>
        </w:tabs>
        <w:rPr>
          <w:del w:id="1442" w:author="Sepribo Taylor-Harry" w:date="2020-08-05T08:19:00Z"/>
          <w:noProof/>
          <w:kern w:val="0"/>
          <w:sz w:val="22"/>
          <w:szCs w:val="22"/>
          <w:lang w:eastAsia="en-US"/>
          <w:rPrChange w:id="1443" w:author="Sepribo Taylor-Harry" w:date="2020-08-05T08:23:00Z">
            <w:rPr>
              <w:del w:id="1444" w:author="Sepribo Taylor-Harry" w:date="2020-08-05T08:19:00Z"/>
              <w:noProof/>
              <w:kern w:val="0"/>
              <w:sz w:val="20"/>
              <w:szCs w:val="20"/>
              <w:lang w:eastAsia="en-US"/>
            </w:rPr>
          </w:rPrChange>
        </w:rPr>
      </w:pPr>
      <w:del w:id="1445" w:author="Sepribo Taylor-Harry" w:date="2020-08-05T08:19:00Z">
        <w:r w:rsidRPr="00B14B6B" w:rsidDel="00B14B6B">
          <w:rPr>
            <w:noProof/>
            <w:sz w:val="22"/>
            <w:szCs w:val="22"/>
            <w:rPrChange w:id="1446" w:author="Sepribo Taylor-Harry" w:date="2020-08-05T08:23:00Z">
              <w:rPr>
                <w:noProof/>
              </w:rPr>
            </w:rPrChange>
          </w:rPr>
          <w:fldChar w:fldCharType="begin"/>
        </w:r>
        <w:r w:rsidRPr="00B14B6B" w:rsidDel="00B14B6B">
          <w:rPr>
            <w:noProof/>
            <w:sz w:val="22"/>
            <w:szCs w:val="22"/>
            <w:rPrChange w:id="1447" w:author="Sepribo Taylor-Harry" w:date="2020-08-05T08:23:00Z">
              <w:rPr>
                <w:noProof/>
              </w:rPr>
            </w:rPrChange>
          </w:rPr>
          <w:delInstrText xml:space="preserve"> HYPERLINK \l "_Toc46522865" </w:delInstrText>
        </w:r>
        <w:r w:rsidRPr="00B14B6B" w:rsidDel="00B14B6B">
          <w:rPr>
            <w:noProof/>
            <w:sz w:val="22"/>
            <w:szCs w:val="22"/>
            <w:rPrChange w:id="1448" w:author="Sepribo Taylor-Harry" w:date="2020-08-05T08:23:00Z">
              <w:rPr>
                <w:noProof/>
                <w:sz w:val="22"/>
                <w:szCs w:val="22"/>
              </w:rPr>
            </w:rPrChange>
          </w:rPr>
          <w:fldChar w:fldCharType="separate"/>
        </w:r>
      </w:del>
      <w:ins w:id="1449" w:author="Sepribo Taylor-Harry" w:date="2020-08-05T08:19:00Z">
        <w:r w:rsidR="00B14B6B" w:rsidRPr="00B14B6B">
          <w:rPr>
            <w:b/>
            <w:bCs/>
            <w:noProof/>
            <w:sz w:val="22"/>
            <w:szCs w:val="22"/>
            <w:rPrChange w:id="1450" w:author="Sepribo Taylor-Harry" w:date="2020-08-05T08:23:00Z">
              <w:rPr>
                <w:b/>
                <w:bCs/>
                <w:noProof/>
              </w:rPr>
            </w:rPrChange>
          </w:rPr>
          <w:t>Error! Hyperlink reference not valid.</w:t>
        </w:r>
      </w:ins>
      <w:del w:id="1451" w:author="Sepribo Taylor-Harry" w:date="2020-08-05T08:19:00Z">
        <w:r w:rsidR="00D87361" w:rsidRPr="00B14B6B" w:rsidDel="00B14B6B">
          <w:rPr>
            <w:rStyle w:val="Hyperlink"/>
            <w:noProof/>
            <w:sz w:val="22"/>
            <w:szCs w:val="22"/>
          </w:rPr>
          <w:delText>Figure 19 Checkmark the box to automatically install necessary tools (recommended).</w:delText>
        </w:r>
        <w:r w:rsidR="00D87361" w:rsidRPr="00B14B6B" w:rsidDel="00B14B6B">
          <w:rPr>
            <w:noProof/>
            <w:webHidden/>
            <w:sz w:val="22"/>
            <w:szCs w:val="22"/>
          </w:rPr>
          <w:tab/>
        </w:r>
        <w:r w:rsidR="00D87361" w:rsidRPr="00B14B6B" w:rsidDel="00B14B6B">
          <w:rPr>
            <w:noProof/>
            <w:webHidden/>
            <w:sz w:val="22"/>
            <w:szCs w:val="22"/>
            <w:rPrChange w:id="1452" w:author="Sepribo Taylor-Harry" w:date="2020-08-05T08:23:00Z">
              <w:rPr>
                <w:noProof/>
                <w:webHidden/>
                <w:sz w:val="22"/>
                <w:szCs w:val="22"/>
              </w:rPr>
            </w:rPrChange>
          </w:rPr>
          <w:fldChar w:fldCharType="begin"/>
        </w:r>
        <w:r w:rsidR="00D87361" w:rsidRPr="00B14B6B" w:rsidDel="00B14B6B">
          <w:rPr>
            <w:noProof/>
            <w:webHidden/>
            <w:sz w:val="22"/>
            <w:szCs w:val="22"/>
          </w:rPr>
          <w:delInstrText xml:space="preserve"> PAGEREF _Toc46522865 \h </w:delInstrText>
        </w:r>
        <w:r w:rsidR="00D87361" w:rsidRPr="00B14B6B" w:rsidDel="00B14B6B">
          <w:rPr>
            <w:noProof/>
            <w:webHidden/>
            <w:sz w:val="22"/>
            <w:szCs w:val="22"/>
            <w:rPrChange w:id="1453" w:author="Sepribo Taylor-Harry" w:date="2020-08-05T08:23:00Z">
              <w:rPr>
                <w:noProof/>
                <w:webHidden/>
                <w:sz w:val="22"/>
                <w:szCs w:val="22"/>
              </w:rPr>
            </w:rPrChange>
          </w:rPr>
        </w:r>
        <w:r w:rsidR="00D87361" w:rsidRPr="00B14B6B" w:rsidDel="00B14B6B">
          <w:rPr>
            <w:noProof/>
            <w:webHidden/>
            <w:sz w:val="22"/>
            <w:szCs w:val="22"/>
            <w:rPrChange w:id="1454" w:author="Sepribo Taylor-Harry" w:date="2020-08-05T08:23:00Z">
              <w:rPr>
                <w:noProof/>
                <w:webHidden/>
                <w:sz w:val="22"/>
                <w:szCs w:val="22"/>
              </w:rPr>
            </w:rPrChange>
          </w:rPr>
          <w:fldChar w:fldCharType="separate"/>
        </w:r>
      </w:del>
      <w:del w:id="1455" w:author="Sepribo Taylor-Harry" w:date="2020-08-04T22:33:00Z">
        <w:r w:rsidR="00D87361" w:rsidRPr="00B14B6B" w:rsidDel="003F3746">
          <w:rPr>
            <w:noProof/>
            <w:webHidden/>
            <w:sz w:val="22"/>
            <w:szCs w:val="22"/>
          </w:rPr>
          <w:delText>23</w:delText>
        </w:r>
      </w:del>
      <w:del w:id="1456" w:author="Sepribo Taylor-Harry" w:date="2020-08-05T08:19:00Z">
        <w:r w:rsidR="00D87361" w:rsidRPr="00B14B6B" w:rsidDel="00B14B6B">
          <w:rPr>
            <w:noProof/>
            <w:webHidden/>
            <w:sz w:val="22"/>
            <w:szCs w:val="22"/>
            <w:rPrChange w:id="1457" w:author="Sepribo Taylor-Harry" w:date="2020-08-05T08:23:00Z">
              <w:rPr>
                <w:noProof/>
                <w:webHidden/>
                <w:sz w:val="22"/>
                <w:szCs w:val="22"/>
              </w:rPr>
            </w:rPrChange>
          </w:rPr>
          <w:fldChar w:fldCharType="end"/>
        </w:r>
        <w:r w:rsidRPr="00B14B6B" w:rsidDel="00B14B6B">
          <w:rPr>
            <w:noProof/>
            <w:sz w:val="22"/>
            <w:szCs w:val="22"/>
            <w:rPrChange w:id="1458" w:author="Sepribo Taylor-Harry" w:date="2020-08-05T08:23:00Z">
              <w:rPr>
                <w:noProof/>
                <w:sz w:val="22"/>
                <w:szCs w:val="22"/>
              </w:rPr>
            </w:rPrChange>
          </w:rPr>
          <w:fldChar w:fldCharType="end"/>
        </w:r>
      </w:del>
    </w:p>
    <w:p w14:paraId="2CAAF324" w14:textId="3152DABD" w:rsidR="00F26DF1" w:rsidRDefault="0056725D">
      <w:pPr>
        <w:rPr>
          <w:rFonts w:ascii="Times New Roman" w:eastAsia="Times New Roman" w:hAnsi="Times New Roman" w:cs="Times New Roman"/>
          <w:kern w:val="0"/>
          <w:sz w:val="20"/>
          <w:szCs w:val="20"/>
          <w:lang w:eastAsia="en-US"/>
        </w:rPr>
      </w:pPr>
      <w:r w:rsidRPr="00B14B6B">
        <w:rPr>
          <w:rFonts w:ascii="Times New Roman" w:hAnsi="Times New Roman"/>
          <w:sz w:val="22"/>
          <w:szCs w:val="22"/>
          <w:rPrChange w:id="1459" w:author="Sepribo Taylor-Harry" w:date="2020-08-05T08:23:00Z">
            <w:rPr>
              <w:rFonts w:ascii="Times New Roman" w:hAnsi="Times New Roman"/>
              <w:szCs w:val="20"/>
            </w:rPr>
          </w:rPrChange>
        </w:rPr>
        <w:fldChar w:fldCharType="end"/>
      </w:r>
      <w:r w:rsidR="00F26DF1">
        <w:rPr>
          <w:rFonts w:ascii="Times New Roman" w:eastAsia="Times New Roman" w:hAnsi="Times New Roman" w:cs="Times New Roman"/>
          <w:kern w:val="0"/>
          <w:sz w:val="20"/>
          <w:szCs w:val="20"/>
          <w:lang w:eastAsia="en-US"/>
        </w:rPr>
        <w:br w:type="page"/>
      </w:r>
    </w:p>
    <w:bookmarkStart w:id="1460" w:name="_Toc47472622"/>
    <w:p w14:paraId="4097E846" w14:textId="060018AD" w:rsidR="00B13738" w:rsidRDefault="00E41186" w:rsidP="0056725D">
      <w:pPr>
        <w:pStyle w:val="Heading1"/>
      </w:pPr>
      <w:sdt>
        <w:sdtPr>
          <w:alias w:val="Section title:"/>
          <w:tag w:val="Section title:"/>
          <w:id w:val="984196707"/>
          <w:placeholder>
            <w:docPart w:val="2544D4D6740A434DAD1C1B14A1A4FAB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E24CA" w:rsidRPr="0056725D">
            <w:t xml:space="preserve">1. </w:t>
          </w:r>
          <w:r w:rsidR="007F32F6" w:rsidRPr="0056725D">
            <w:t>Introduction</w:t>
          </w:r>
        </w:sdtContent>
      </w:sdt>
      <w:bookmarkEnd w:id="1460"/>
    </w:p>
    <w:p w14:paraId="1EB69D9F" w14:textId="76B8346F" w:rsidR="00B13738" w:rsidRDefault="00B13738" w:rsidP="0056725D">
      <w:pPr>
        <w:pStyle w:val="Heading2"/>
        <w:spacing w:line="240" w:lineRule="auto"/>
      </w:pPr>
      <w:bookmarkStart w:id="1461" w:name="_Toc47472623"/>
      <w:r w:rsidRPr="00501650">
        <w:t>1.1</w:t>
      </w:r>
      <w:r w:rsidR="007F32F6">
        <w:t xml:space="preserve"> </w:t>
      </w:r>
      <w:r w:rsidRPr="0056725D">
        <w:t>Purpose</w:t>
      </w:r>
      <w:bookmarkEnd w:id="1461"/>
    </w:p>
    <w:p w14:paraId="279D110E" w14:textId="34BAEFAB" w:rsidR="0056725D" w:rsidRPr="0056725D" w:rsidRDefault="00B13738" w:rsidP="00F26DF1">
      <w:r w:rsidRPr="00F26DF1">
        <w:t xml:space="preserve">The </w:t>
      </w:r>
      <w:r w:rsidR="0056725D" w:rsidRPr="00F26DF1">
        <w:t xml:space="preserve">purpose of the Programmer's Guide is to guide current and future programmers with an understanding of how the Municipality Permit Chatbot (MPC) will application development environment is. Furthermore, this Programmer's Guide will discuss software architecture, explicitly how the developers incorporate the architecture in a development environment. </w:t>
      </w:r>
    </w:p>
    <w:p w14:paraId="2CA8A475" w14:textId="0B72E9D4" w:rsidR="00B13738" w:rsidRPr="00C31D30" w:rsidRDefault="00B13738" w:rsidP="0056725D">
      <w:pPr>
        <w:pStyle w:val="Heading2"/>
        <w:spacing w:line="240" w:lineRule="auto"/>
      </w:pPr>
      <w:bookmarkStart w:id="1462" w:name="_Toc47472624"/>
      <w:r w:rsidRPr="00501650">
        <w:t>1.</w:t>
      </w:r>
      <w:r w:rsidR="0056725D">
        <w:t>2</w:t>
      </w:r>
      <w:r>
        <w:t xml:space="preserve"> </w:t>
      </w:r>
      <w:r w:rsidRPr="00501650">
        <w:t>Intended audience</w:t>
      </w:r>
      <w:bookmarkEnd w:id="1462"/>
    </w:p>
    <w:p w14:paraId="7F6FB28F" w14:textId="54666AC5" w:rsidR="001406D7" w:rsidRPr="00A57036" w:rsidRDefault="0056725D" w:rsidP="0056725D">
      <w:r w:rsidRPr="0056725D">
        <w:t xml:space="preserve">The Programmer's Guide's audience is specific to the software developers, programmers, and testers of the Municipal City Chatbot System.  </w:t>
      </w:r>
      <w:r w:rsidR="00932F77" w:rsidRPr="0056725D">
        <w:t>Furthermore, this</w:t>
      </w:r>
      <w:r w:rsidRPr="0056725D">
        <w:t xml:space="preserve"> guide will cover both the front end, client-side of the application, the back end, the server-side of the application, and testing capabilities</w:t>
      </w:r>
      <w:r w:rsidR="00B13738">
        <w:t>.</w:t>
      </w:r>
    </w:p>
    <w:p w14:paraId="64E762BE" w14:textId="3E9A3958" w:rsidR="00B13738" w:rsidRPr="00C31D30" w:rsidRDefault="00B13738" w:rsidP="0056725D">
      <w:pPr>
        <w:pStyle w:val="Heading2"/>
        <w:spacing w:line="240" w:lineRule="auto"/>
      </w:pPr>
      <w:bookmarkStart w:id="1463" w:name="_Toc47472625"/>
      <w:r w:rsidRPr="00501650">
        <w:t>1.</w:t>
      </w:r>
      <w:r w:rsidR="0056725D">
        <w:t>3</w:t>
      </w:r>
      <w:r>
        <w:t xml:space="preserve"> </w:t>
      </w:r>
      <w:r w:rsidRPr="00501650">
        <w:t>Technical project stakeholders</w:t>
      </w:r>
      <w:bookmarkEnd w:id="1463"/>
    </w:p>
    <w:p w14:paraId="1BC40298" w14:textId="32162A4A" w:rsidR="00B13738" w:rsidRDefault="0056725D" w:rsidP="0056725D">
      <w:pPr>
        <w:pStyle w:val="BodyText"/>
        <w:ind w:firstLine="720"/>
      </w:pPr>
      <w:bookmarkStart w:id="1464" w:name="_Hlk46160474"/>
      <w:r>
        <w:t>Table 1 outlines the stakeholders of the MPC System. Stakeholders specific to this document are that of the Test Lead, Systems Lead, and Developer Lead.</w:t>
      </w:r>
    </w:p>
    <w:p w14:paraId="0E7BD59D" w14:textId="77777777" w:rsidR="0056725D" w:rsidRPr="0056725D" w:rsidRDefault="0056725D" w:rsidP="0056725D">
      <w:pPr>
        <w:pStyle w:val="Caption"/>
        <w:keepNext/>
        <w:rPr>
          <w:i w:val="0"/>
          <w:iCs w:val="0"/>
        </w:rPr>
      </w:pPr>
      <w:bookmarkStart w:id="1465" w:name="_Toc46523048"/>
      <w:r w:rsidRPr="0056725D">
        <w:rPr>
          <w:i w:val="0"/>
          <w:iCs w:val="0"/>
        </w:rPr>
        <w:t xml:space="preserve">Table </w:t>
      </w:r>
      <w:r w:rsidRPr="0056725D">
        <w:rPr>
          <w:i w:val="0"/>
          <w:iCs w:val="0"/>
        </w:rPr>
        <w:fldChar w:fldCharType="begin"/>
      </w:r>
      <w:r w:rsidRPr="0056725D">
        <w:rPr>
          <w:i w:val="0"/>
          <w:iCs w:val="0"/>
        </w:rPr>
        <w:instrText xml:space="preserve"> SEQ Table \* ARABIC </w:instrText>
      </w:r>
      <w:r w:rsidRPr="0056725D">
        <w:rPr>
          <w:i w:val="0"/>
          <w:iCs w:val="0"/>
        </w:rPr>
        <w:fldChar w:fldCharType="separate"/>
      </w:r>
      <w:r w:rsidRPr="0056725D">
        <w:rPr>
          <w:i w:val="0"/>
          <w:iCs w:val="0"/>
          <w:noProof/>
        </w:rPr>
        <w:t>1</w:t>
      </w:r>
      <w:bookmarkEnd w:id="1465"/>
      <w:r w:rsidRPr="0056725D">
        <w:rPr>
          <w:i w:val="0"/>
          <w:iCs w:val="0"/>
        </w:rPr>
        <w:fldChar w:fldCharType="end"/>
      </w:r>
      <w:r w:rsidRPr="0056725D">
        <w:rPr>
          <w:i w:val="0"/>
          <w:iCs w:val="0"/>
        </w:rPr>
        <w:t xml:space="preserve">  </w:t>
      </w:r>
    </w:p>
    <w:p w14:paraId="5DF960A1" w14:textId="4D88A702" w:rsidR="0056725D" w:rsidRDefault="0056725D" w:rsidP="0056725D">
      <w:pPr>
        <w:pStyle w:val="Caption"/>
        <w:keepNext/>
      </w:pPr>
      <w:r w:rsidRPr="0036614A">
        <w:t>Technical project stakeholders</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925"/>
        <w:gridCol w:w="2685"/>
      </w:tblGrid>
      <w:tr w:rsidR="00B13738" w:rsidRPr="00C24778" w14:paraId="12BE5479" w14:textId="77777777" w:rsidTr="0056725D">
        <w:trPr>
          <w:trHeight w:val="374"/>
        </w:trPr>
        <w:tc>
          <w:tcPr>
            <w:tcW w:w="2740" w:type="dxa"/>
            <w:shd w:val="clear" w:color="auto" w:fill="BFBFBF" w:themeFill="background1" w:themeFillShade="BF"/>
          </w:tcPr>
          <w:p w14:paraId="3E2FA3B0" w14:textId="77777777" w:rsidR="00B13738" w:rsidRPr="00501650" w:rsidRDefault="00B13738" w:rsidP="0056725D">
            <w:pPr>
              <w:pStyle w:val="TableHead"/>
              <w:rPr>
                <w:rFonts w:asciiTheme="minorHAnsi" w:hAnsiTheme="minorHAnsi" w:cstheme="minorHAnsi"/>
                <w:sz w:val="24"/>
                <w:szCs w:val="24"/>
              </w:rPr>
            </w:pPr>
            <w:r w:rsidRPr="00501650">
              <w:rPr>
                <w:rFonts w:asciiTheme="minorHAnsi" w:hAnsiTheme="minorHAnsi" w:cstheme="minorHAnsi"/>
                <w:sz w:val="24"/>
                <w:szCs w:val="24"/>
              </w:rPr>
              <w:t>Name</w:t>
            </w:r>
          </w:p>
        </w:tc>
        <w:tc>
          <w:tcPr>
            <w:tcW w:w="3925" w:type="dxa"/>
            <w:shd w:val="clear" w:color="auto" w:fill="BFBFBF" w:themeFill="background1" w:themeFillShade="BF"/>
          </w:tcPr>
          <w:p w14:paraId="44A75EB8" w14:textId="77777777" w:rsidR="00B13738" w:rsidRPr="00501650" w:rsidRDefault="00B13738" w:rsidP="0056725D">
            <w:pPr>
              <w:pStyle w:val="TableHead"/>
              <w:rPr>
                <w:rFonts w:asciiTheme="minorHAnsi" w:hAnsiTheme="minorHAnsi" w:cstheme="minorHAnsi"/>
                <w:sz w:val="24"/>
                <w:szCs w:val="24"/>
              </w:rPr>
            </w:pPr>
            <w:r w:rsidRPr="00501650">
              <w:rPr>
                <w:rFonts w:asciiTheme="minorHAnsi" w:hAnsiTheme="minorHAnsi" w:cstheme="minorHAnsi"/>
                <w:sz w:val="24"/>
                <w:szCs w:val="24"/>
              </w:rPr>
              <w:t>E-mail address</w:t>
            </w:r>
          </w:p>
        </w:tc>
        <w:tc>
          <w:tcPr>
            <w:tcW w:w="2685" w:type="dxa"/>
            <w:shd w:val="clear" w:color="auto" w:fill="BFBFBF" w:themeFill="background1" w:themeFillShade="BF"/>
          </w:tcPr>
          <w:p w14:paraId="63E99321" w14:textId="77777777" w:rsidR="00B13738" w:rsidRPr="00501650" w:rsidRDefault="00B13738" w:rsidP="0056725D">
            <w:pPr>
              <w:pStyle w:val="TableHead"/>
              <w:rPr>
                <w:rFonts w:asciiTheme="minorHAnsi" w:hAnsiTheme="minorHAnsi" w:cstheme="minorHAnsi"/>
                <w:sz w:val="24"/>
                <w:szCs w:val="24"/>
              </w:rPr>
            </w:pPr>
            <w:r w:rsidRPr="00501650">
              <w:rPr>
                <w:rFonts w:asciiTheme="minorHAnsi" w:hAnsiTheme="minorHAnsi" w:cstheme="minorHAnsi"/>
                <w:sz w:val="24"/>
                <w:szCs w:val="24"/>
              </w:rPr>
              <w:t>Role</w:t>
            </w:r>
          </w:p>
        </w:tc>
      </w:tr>
      <w:tr w:rsidR="00B13738" w:rsidRPr="00C24778" w14:paraId="38A8D688" w14:textId="77777777" w:rsidTr="0056725D">
        <w:trPr>
          <w:trHeight w:val="387"/>
        </w:trPr>
        <w:tc>
          <w:tcPr>
            <w:tcW w:w="2740" w:type="dxa"/>
          </w:tcPr>
          <w:p w14:paraId="2ABB669F" w14:textId="77777777" w:rsidR="00B13738" w:rsidRPr="003B455A" w:rsidRDefault="00B13738" w:rsidP="0056725D">
            <w:pPr>
              <w:pStyle w:val="TableText"/>
              <w:rPr>
                <w:rFonts w:asciiTheme="minorHAnsi" w:hAnsiTheme="minorHAnsi" w:cstheme="minorHAnsi"/>
                <w:sz w:val="24"/>
                <w:szCs w:val="24"/>
              </w:rPr>
            </w:pPr>
            <w:r w:rsidRPr="003B455A">
              <w:rPr>
                <w:rFonts w:asciiTheme="minorHAnsi" w:hAnsiTheme="minorHAnsi" w:cstheme="minorHAnsi"/>
                <w:sz w:val="24"/>
                <w:szCs w:val="24"/>
              </w:rPr>
              <w:t xml:space="preserve">Professor </w:t>
            </w:r>
            <w:proofErr w:type="spellStart"/>
            <w:r w:rsidRPr="003B455A">
              <w:rPr>
                <w:rFonts w:asciiTheme="minorHAnsi" w:hAnsiTheme="minorHAnsi" w:cstheme="minorHAnsi"/>
                <w:sz w:val="24"/>
                <w:szCs w:val="24"/>
              </w:rPr>
              <w:t>Assadullah</w:t>
            </w:r>
            <w:proofErr w:type="spellEnd"/>
          </w:p>
        </w:tc>
        <w:tc>
          <w:tcPr>
            <w:tcW w:w="3925" w:type="dxa"/>
          </w:tcPr>
          <w:p w14:paraId="725CB23B" w14:textId="77777777" w:rsidR="00B13738" w:rsidRPr="0056725D" w:rsidRDefault="00B13738" w:rsidP="0056725D">
            <w:pPr>
              <w:pStyle w:val="TableText"/>
              <w:rPr>
                <w:rFonts w:asciiTheme="minorHAnsi" w:hAnsiTheme="minorHAnsi" w:cstheme="minorHAnsi"/>
                <w:sz w:val="24"/>
                <w:szCs w:val="24"/>
              </w:rPr>
            </w:pPr>
            <w:r w:rsidRPr="0056725D">
              <w:rPr>
                <w:rFonts w:asciiTheme="minorHAnsi" w:hAnsiTheme="minorHAnsi" w:cstheme="minorHAnsi"/>
                <w:sz w:val="24"/>
                <w:szCs w:val="24"/>
              </w:rPr>
              <w:t>mir.assadullah@faculty.umgc.edu</w:t>
            </w:r>
          </w:p>
        </w:tc>
        <w:tc>
          <w:tcPr>
            <w:tcW w:w="2685" w:type="dxa"/>
          </w:tcPr>
          <w:p w14:paraId="692E84C8" w14:textId="77777777" w:rsidR="00B13738" w:rsidRPr="003B455A" w:rsidRDefault="00B13738" w:rsidP="0056725D">
            <w:pPr>
              <w:pStyle w:val="TableText"/>
              <w:rPr>
                <w:rFonts w:asciiTheme="minorHAnsi" w:hAnsiTheme="minorHAnsi" w:cstheme="minorHAnsi"/>
                <w:sz w:val="24"/>
                <w:szCs w:val="24"/>
              </w:rPr>
            </w:pPr>
            <w:r w:rsidRPr="003B455A">
              <w:rPr>
                <w:rFonts w:asciiTheme="minorHAnsi" w:hAnsiTheme="minorHAnsi" w:cstheme="minorHAnsi"/>
                <w:sz w:val="24"/>
                <w:szCs w:val="24"/>
              </w:rPr>
              <w:t>Stakeholder</w:t>
            </w:r>
          </w:p>
        </w:tc>
      </w:tr>
      <w:tr w:rsidR="00B13738" w:rsidRPr="00C24778" w14:paraId="4BCF7E59" w14:textId="77777777" w:rsidTr="0056725D">
        <w:trPr>
          <w:trHeight w:val="387"/>
        </w:trPr>
        <w:tc>
          <w:tcPr>
            <w:tcW w:w="2740" w:type="dxa"/>
          </w:tcPr>
          <w:p w14:paraId="403AEC22" w14:textId="77777777" w:rsidR="00B13738" w:rsidRPr="003B455A" w:rsidRDefault="00B13738" w:rsidP="0056725D">
            <w:pPr>
              <w:pStyle w:val="TableText"/>
              <w:rPr>
                <w:rFonts w:asciiTheme="minorHAnsi" w:hAnsiTheme="minorHAnsi" w:cstheme="minorHAnsi"/>
                <w:sz w:val="24"/>
                <w:szCs w:val="24"/>
              </w:rPr>
            </w:pPr>
            <w:r w:rsidRPr="003B455A">
              <w:rPr>
                <w:rFonts w:asciiTheme="minorHAnsi" w:hAnsiTheme="minorHAnsi" w:cstheme="minorHAnsi"/>
                <w:sz w:val="24"/>
                <w:szCs w:val="24"/>
              </w:rPr>
              <w:t>Rusty Baker</w:t>
            </w:r>
          </w:p>
        </w:tc>
        <w:tc>
          <w:tcPr>
            <w:tcW w:w="3925" w:type="dxa"/>
          </w:tcPr>
          <w:p w14:paraId="2F81AE31" w14:textId="77777777" w:rsidR="00B13738" w:rsidRPr="0056725D" w:rsidRDefault="00B13738" w:rsidP="0056725D">
            <w:pPr>
              <w:pStyle w:val="TableText"/>
              <w:rPr>
                <w:rFonts w:asciiTheme="minorHAnsi" w:hAnsiTheme="minorHAnsi" w:cstheme="minorHAnsi"/>
                <w:sz w:val="24"/>
                <w:szCs w:val="24"/>
              </w:rPr>
            </w:pPr>
            <w:r w:rsidRPr="0056725D">
              <w:rPr>
                <w:rFonts w:asciiTheme="minorHAnsi" w:hAnsiTheme="minorHAnsi" w:cstheme="minorHAnsi"/>
                <w:sz w:val="24"/>
                <w:szCs w:val="24"/>
              </w:rPr>
              <w:t>rusty.j.b2016@gmail.com</w:t>
            </w:r>
          </w:p>
        </w:tc>
        <w:tc>
          <w:tcPr>
            <w:tcW w:w="2685" w:type="dxa"/>
          </w:tcPr>
          <w:p w14:paraId="1D045F7A" w14:textId="6CAF9B42" w:rsidR="00B13738" w:rsidRPr="003B455A" w:rsidRDefault="00B13738" w:rsidP="0056725D">
            <w:pPr>
              <w:pStyle w:val="TableText"/>
              <w:rPr>
                <w:rFonts w:asciiTheme="minorHAnsi" w:hAnsiTheme="minorHAnsi" w:cstheme="minorHAnsi"/>
                <w:sz w:val="24"/>
                <w:szCs w:val="24"/>
              </w:rPr>
            </w:pPr>
            <w:r w:rsidRPr="003B455A">
              <w:rPr>
                <w:rFonts w:asciiTheme="minorHAnsi" w:hAnsiTheme="minorHAnsi" w:cstheme="minorHAnsi"/>
                <w:sz w:val="24"/>
                <w:szCs w:val="24"/>
              </w:rPr>
              <w:t>Project Man</w:t>
            </w:r>
            <w:r w:rsidR="007F32F6" w:rsidRPr="003B455A">
              <w:rPr>
                <w:rFonts w:asciiTheme="minorHAnsi" w:hAnsiTheme="minorHAnsi" w:cstheme="minorHAnsi"/>
                <w:sz w:val="24"/>
                <w:szCs w:val="24"/>
              </w:rPr>
              <w:t>a</w:t>
            </w:r>
            <w:r w:rsidRPr="003B455A">
              <w:rPr>
                <w:rFonts w:asciiTheme="minorHAnsi" w:hAnsiTheme="minorHAnsi" w:cstheme="minorHAnsi"/>
                <w:sz w:val="24"/>
                <w:szCs w:val="24"/>
              </w:rPr>
              <w:t>ger</w:t>
            </w:r>
          </w:p>
        </w:tc>
      </w:tr>
      <w:tr w:rsidR="00B13738" w:rsidRPr="00C24778" w14:paraId="387CBAE7" w14:textId="77777777" w:rsidTr="0056725D">
        <w:trPr>
          <w:trHeight w:val="387"/>
        </w:trPr>
        <w:tc>
          <w:tcPr>
            <w:tcW w:w="2740" w:type="dxa"/>
          </w:tcPr>
          <w:p w14:paraId="722EEA8E" w14:textId="77777777" w:rsidR="00B13738" w:rsidRPr="003B455A" w:rsidRDefault="00B13738" w:rsidP="0056725D">
            <w:pPr>
              <w:pStyle w:val="TableText"/>
              <w:rPr>
                <w:rFonts w:asciiTheme="minorHAnsi" w:hAnsiTheme="minorHAnsi" w:cstheme="minorHAnsi"/>
                <w:sz w:val="24"/>
                <w:szCs w:val="24"/>
              </w:rPr>
            </w:pPr>
            <w:r w:rsidRPr="003B455A">
              <w:rPr>
                <w:rFonts w:asciiTheme="minorHAnsi" w:hAnsiTheme="minorHAnsi" w:cstheme="minorHAnsi"/>
                <w:sz w:val="24"/>
                <w:szCs w:val="24"/>
              </w:rPr>
              <w:t xml:space="preserve">Nathaniel </w:t>
            </w:r>
            <w:proofErr w:type="spellStart"/>
            <w:r w:rsidRPr="003B455A">
              <w:rPr>
                <w:rFonts w:asciiTheme="minorHAnsi" w:hAnsiTheme="minorHAnsi" w:cstheme="minorHAnsi"/>
                <w:sz w:val="24"/>
                <w:szCs w:val="24"/>
              </w:rPr>
              <w:t>Muesing</w:t>
            </w:r>
            <w:proofErr w:type="spellEnd"/>
          </w:p>
        </w:tc>
        <w:tc>
          <w:tcPr>
            <w:tcW w:w="3925" w:type="dxa"/>
          </w:tcPr>
          <w:p w14:paraId="0CE93BB5" w14:textId="77777777" w:rsidR="00B13738" w:rsidRPr="0056725D" w:rsidRDefault="00B13738" w:rsidP="0056725D">
            <w:pPr>
              <w:pStyle w:val="TableText"/>
              <w:rPr>
                <w:rFonts w:asciiTheme="minorHAnsi" w:hAnsiTheme="minorHAnsi" w:cstheme="minorHAnsi"/>
                <w:sz w:val="24"/>
                <w:szCs w:val="24"/>
              </w:rPr>
            </w:pPr>
            <w:r w:rsidRPr="0056725D">
              <w:rPr>
                <w:rFonts w:asciiTheme="minorHAnsi" w:hAnsiTheme="minorHAnsi" w:cstheme="minorHAnsi"/>
                <w:sz w:val="24"/>
                <w:szCs w:val="24"/>
              </w:rPr>
              <w:t>nkmuesing@gmail.com</w:t>
            </w:r>
          </w:p>
        </w:tc>
        <w:tc>
          <w:tcPr>
            <w:tcW w:w="2685" w:type="dxa"/>
          </w:tcPr>
          <w:p w14:paraId="6AA43471" w14:textId="77777777" w:rsidR="00B13738" w:rsidRPr="003B455A" w:rsidRDefault="00B13738" w:rsidP="0056725D">
            <w:pPr>
              <w:pStyle w:val="TableText"/>
              <w:rPr>
                <w:rFonts w:asciiTheme="minorHAnsi" w:hAnsiTheme="minorHAnsi" w:cstheme="minorHAnsi"/>
                <w:sz w:val="24"/>
                <w:szCs w:val="24"/>
              </w:rPr>
            </w:pPr>
            <w:r w:rsidRPr="003B455A">
              <w:rPr>
                <w:rFonts w:asciiTheme="minorHAnsi" w:hAnsiTheme="minorHAnsi" w:cstheme="minorHAnsi"/>
                <w:sz w:val="24"/>
                <w:szCs w:val="24"/>
              </w:rPr>
              <w:t>Lead Developer</w:t>
            </w:r>
          </w:p>
        </w:tc>
      </w:tr>
      <w:tr w:rsidR="00B13738" w:rsidRPr="00C24778" w14:paraId="2DAA82D8" w14:textId="77777777" w:rsidTr="0056725D">
        <w:trPr>
          <w:trHeight w:val="374"/>
        </w:trPr>
        <w:tc>
          <w:tcPr>
            <w:tcW w:w="2740" w:type="dxa"/>
          </w:tcPr>
          <w:p w14:paraId="241B0051"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Sepribo Taylor-Harry</w:t>
            </w:r>
          </w:p>
        </w:tc>
        <w:tc>
          <w:tcPr>
            <w:tcW w:w="3925" w:type="dxa"/>
          </w:tcPr>
          <w:p w14:paraId="3AE7F972"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seprtayl@gmail.com</w:t>
            </w:r>
          </w:p>
        </w:tc>
        <w:tc>
          <w:tcPr>
            <w:tcW w:w="2685" w:type="dxa"/>
          </w:tcPr>
          <w:p w14:paraId="705951F8"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Lead DevOps</w:t>
            </w:r>
          </w:p>
        </w:tc>
      </w:tr>
      <w:tr w:rsidR="00B13738" w:rsidRPr="00C24778" w14:paraId="300C67E1" w14:textId="77777777" w:rsidTr="0056725D">
        <w:trPr>
          <w:trHeight w:val="374"/>
        </w:trPr>
        <w:tc>
          <w:tcPr>
            <w:tcW w:w="2740" w:type="dxa"/>
          </w:tcPr>
          <w:p w14:paraId="016A53BE"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 xml:space="preserve">Matthew </w:t>
            </w:r>
            <w:proofErr w:type="spellStart"/>
            <w:r w:rsidRPr="007F32F6">
              <w:rPr>
                <w:rFonts w:asciiTheme="minorHAnsi" w:hAnsiTheme="minorHAnsi" w:cstheme="minorHAnsi"/>
                <w:sz w:val="24"/>
                <w:szCs w:val="24"/>
              </w:rPr>
              <w:t>Slaymaker</w:t>
            </w:r>
            <w:proofErr w:type="spellEnd"/>
          </w:p>
        </w:tc>
        <w:tc>
          <w:tcPr>
            <w:tcW w:w="3925" w:type="dxa"/>
          </w:tcPr>
          <w:p w14:paraId="671B4722"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slaymakerm@wmpenn.edu</w:t>
            </w:r>
          </w:p>
        </w:tc>
        <w:tc>
          <w:tcPr>
            <w:tcW w:w="2685" w:type="dxa"/>
          </w:tcPr>
          <w:p w14:paraId="1C84DC84"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Lead Testing</w:t>
            </w:r>
          </w:p>
        </w:tc>
      </w:tr>
      <w:tr w:rsidR="00B13738" w:rsidRPr="00C24778" w14:paraId="74970DB7" w14:textId="77777777" w:rsidTr="0056725D">
        <w:trPr>
          <w:trHeight w:val="374"/>
        </w:trPr>
        <w:tc>
          <w:tcPr>
            <w:tcW w:w="2740" w:type="dxa"/>
          </w:tcPr>
          <w:p w14:paraId="66F9F7DB"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 xml:space="preserve">Subhash Gandhi </w:t>
            </w:r>
            <w:proofErr w:type="spellStart"/>
            <w:r w:rsidRPr="007F32F6">
              <w:rPr>
                <w:rFonts w:asciiTheme="minorHAnsi" w:hAnsiTheme="minorHAnsi" w:cstheme="minorHAnsi"/>
                <w:sz w:val="24"/>
                <w:szCs w:val="24"/>
              </w:rPr>
              <w:t>Vallala</w:t>
            </w:r>
            <w:proofErr w:type="spellEnd"/>
          </w:p>
        </w:tc>
        <w:tc>
          <w:tcPr>
            <w:tcW w:w="3925" w:type="dxa"/>
          </w:tcPr>
          <w:p w14:paraId="1EA67396"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sgvallala@gmail.com</w:t>
            </w:r>
          </w:p>
        </w:tc>
        <w:tc>
          <w:tcPr>
            <w:tcW w:w="2685" w:type="dxa"/>
          </w:tcPr>
          <w:p w14:paraId="72AD11F6"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Lead Quality Assurance</w:t>
            </w:r>
          </w:p>
        </w:tc>
      </w:tr>
      <w:tr w:rsidR="00B13738" w:rsidRPr="00C24778" w14:paraId="681ABD7B" w14:textId="77777777" w:rsidTr="0056725D">
        <w:trPr>
          <w:trHeight w:val="374"/>
        </w:trPr>
        <w:tc>
          <w:tcPr>
            <w:tcW w:w="2740" w:type="dxa"/>
          </w:tcPr>
          <w:p w14:paraId="61F60F5A"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 xml:space="preserve">Joshua </w:t>
            </w:r>
            <w:proofErr w:type="spellStart"/>
            <w:r w:rsidRPr="007F32F6">
              <w:rPr>
                <w:rFonts w:asciiTheme="minorHAnsi" w:hAnsiTheme="minorHAnsi" w:cstheme="minorHAnsi"/>
                <w:sz w:val="24"/>
                <w:szCs w:val="24"/>
              </w:rPr>
              <w:t>Piersol</w:t>
            </w:r>
            <w:proofErr w:type="spellEnd"/>
          </w:p>
        </w:tc>
        <w:tc>
          <w:tcPr>
            <w:tcW w:w="3925" w:type="dxa"/>
          </w:tcPr>
          <w:p w14:paraId="37B7E2DC"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joshpwork@yahoo.com</w:t>
            </w:r>
          </w:p>
        </w:tc>
        <w:tc>
          <w:tcPr>
            <w:tcW w:w="2685" w:type="dxa"/>
          </w:tcPr>
          <w:p w14:paraId="2486F2BB" w14:textId="77777777" w:rsidR="00B13738" w:rsidRPr="007F32F6" w:rsidRDefault="00B13738" w:rsidP="0056725D">
            <w:pPr>
              <w:pStyle w:val="TableText"/>
              <w:rPr>
                <w:rFonts w:asciiTheme="minorHAnsi" w:hAnsiTheme="minorHAnsi" w:cstheme="minorHAnsi"/>
                <w:sz w:val="24"/>
                <w:szCs w:val="24"/>
              </w:rPr>
            </w:pPr>
            <w:r w:rsidRPr="007F32F6">
              <w:rPr>
                <w:rFonts w:asciiTheme="minorHAnsi" w:hAnsiTheme="minorHAnsi" w:cstheme="minorHAnsi"/>
                <w:sz w:val="24"/>
                <w:szCs w:val="24"/>
              </w:rPr>
              <w:t xml:space="preserve">Lead Systems </w:t>
            </w:r>
          </w:p>
        </w:tc>
      </w:tr>
      <w:bookmarkEnd w:id="1464"/>
    </w:tbl>
    <w:p w14:paraId="151BA66D" w14:textId="77777777" w:rsidR="0056725D" w:rsidRDefault="0056725D" w:rsidP="0056725D">
      <w:pPr>
        <w:pStyle w:val="Heading2"/>
        <w:spacing w:line="240" w:lineRule="auto"/>
      </w:pPr>
    </w:p>
    <w:p w14:paraId="1CB088FF" w14:textId="77777777" w:rsidR="0056725D" w:rsidRDefault="0056725D">
      <w:pPr>
        <w:rPr>
          <w:rFonts w:asciiTheme="majorHAnsi" w:eastAsiaTheme="majorEastAsia" w:hAnsiTheme="majorHAnsi" w:cstheme="majorBidi"/>
          <w:b/>
          <w:bCs/>
        </w:rPr>
      </w:pPr>
      <w:r>
        <w:br w:type="page"/>
      </w:r>
    </w:p>
    <w:p w14:paraId="735CBAA4" w14:textId="57BEC3ED" w:rsidR="00B13738" w:rsidRDefault="00B13738" w:rsidP="0056725D">
      <w:pPr>
        <w:pStyle w:val="Heading2"/>
        <w:spacing w:line="240" w:lineRule="auto"/>
      </w:pPr>
      <w:bookmarkStart w:id="1466" w:name="_Toc47472626"/>
      <w:r w:rsidRPr="00501650">
        <w:t>1.</w:t>
      </w:r>
      <w:r w:rsidR="0056725D">
        <w:t>4</w:t>
      </w:r>
      <w:r>
        <w:t xml:space="preserve"> </w:t>
      </w:r>
      <w:r w:rsidRPr="00501650">
        <w:t>Definitions, acronyms and abbreviations</w:t>
      </w:r>
      <w:bookmarkEnd w:id="1466"/>
    </w:p>
    <w:p w14:paraId="61128E5F" w14:textId="77777777" w:rsidR="0056725D" w:rsidRPr="0056725D" w:rsidRDefault="0056725D" w:rsidP="0056725D"/>
    <w:p w14:paraId="11CD7AD2" w14:textId="77777777" w:rsidR="0056725D" w:rsidRPr="0056725D" w:rsidRDefault="0056725D" w:rsidP="0056725D">
      <w:pPr>
        <w:pStyle w:val="Caption"/>
        <w:keepNext/>
        <w:rPr>
          <w:i w:val="0"/>
          <w:iCs w:val="0"/>
        </w:rPr>
      </w:pPr>
      <w:bookmarkStart w:id="1467" w:name="_Toc46523049"/>
      <w:r w:rsidRPr="0056725D">
        <w:rPr>
          <w:i w:val="0"/>
          <w:iCs w:val="0"/>
        </w:rPr>
        <w:t xml:space="preserve">Table </w:t>
      </w:r>
      <w:r w:rsidRPr="0056725D">
        <w:rPr>
          <w:i w:val="0"/>
          <w:iCs w:val="0"/>
        </w:rPr>
        <w:fldChar w:fldCharType="begin"/>
      </w:r>
      <w:r w:rsidRPr="0056725D">
        <w:rPr>
          <w:i w:val="0"/>
          <w:iCs w:val="0"/>
        </w:rPr>
        <w:instrText xml:space="preserve"> SEQ Table \* ARABIC </w:instrText>
      </w:r>
      <w:r w:rsidRPr="0056725D">
        <w:rPr>
          <w:i w:val="0"/>
          <w:iCs w:val="0"/>
        </w:rPr>
        <w:fldChar w:fldCharType="separate"/>
      </w:r>
      <w:r w:rsidRPr="0056725D">
        <w:rPr>
          <w:i w:val="0"/>
          <w:iCs w:val="0"/>
          <w:noProof/>
        </w:rPr>
        <w:t>2</w:t>
      </w:r>
      <w:bookmarkEnd w:id="1467"/>
      <w:r w:rsidRPr="0056725D">
        <w:rPr>
          <w:i w:val="0"/>
          <w:iCs w:val="0"/>
        </w:rPr>
        <w:fldChar w:fldCharType="end"/>
      </w:r>
      <w:r w:rsidRPr="0056725D">
        <w:rPr>
          <w:i w:val="0"/>
          <w:iCs w:val="0"/>
        </w:rPr>
        <w:t xml:space="preserve"> </w:t>
      </w:r>
    </w:p>
    <w:p w14:paraId="7E44DF2B" w14:textId="11E74A13" w:rsidR="0056725D" w:rsidRDefault="0056725D" w:rsidP="0056725D">
      <w:pPr>
        <w:pStyle w:val="Caption"/>
        <w:keepNext/>
      </w:pPr>
      <w:r w:rsidRPr="000C4CC1">
        <w:t>Definitions, acronyms</w:t>
      </w:r>
      <w:r>
        <w:t>,</w:t>
      </w:r>
      <w:r w:rsidRPr="000C4CC1">
        <w:t xml:space="preserve"> and abbreviations</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1"/>
        <w:gridCol w:w="6689"/>
      </w:tblGrid>
      <w:tr w:rsidR="00B13738" w:rsidRPr="00501650" w14:paraId="58E403D7" w14:textId="77777777" w:rsidTr="006420E0">
        <w:tc>
          <w:tcPr>
            <w:tcW w:w="2661" w:type="dxa"/>
            <w:shd w:val="clear" w:color="auto" w:fill="BFBFBF" w:themeFill="background1" w:themeFillShade="BF"/>
          </w:tcPr>
          <w:p w14:paraId="5A811E4D" w14:textId="77777777" w:rsidR="00B13738" w:rsidRPr="00501650" w:rsidRDefault="00B13738" w:rsidP="0056725D">
            <w:pPr>
              <w:pStyle w:val="TableHead"/>
              <w:rPr>
                <w:rFonts w:asciiTheme="minorHAnsi" w:hAnsiTheme="minorHAnsi" w:cstheme="minorHAnsi"/>
                <w:sz w:val="24"/>
                <w:szCs w:val="24"/>
              </w:rPr>
            </w:pPr>
            <w:r w:rsidRPr="00501650">
              <w:rPr>
                <w:rFonts w:asciiTheme="minorHAnsi" w:hAnsiTheme="minorHAnsi" w:cstheme="minorHAnsi"/>
                <w:sz w:val="24"/>
                <w:szCs w:val="24"/>
              </w:rPr>
              <w:t>Term</w:t>
            </w:r>
          </w:p>
        </w:tc>
        <w:tc>
          <w:tcPr>
            <w:tcW w:w="6689" w:type="dxa"/>
            <w:shd w:val="clear" w:color="auto" w:fill="BFBFBF" w:themeFill="background1" w:themeFillShade="BF"/>
          </w:tcPr>
          <w:p w14:paraId="26745B6C" w14:textId="77777777" w:rsidR="00B13738" w:rsidRPr="00501650" w:rsidRDefault="00B13738" w:rsidP="0056725D">
            <w:pPr>
              <w:pStyle w:val="TableHead"/>
              <w:rPr>
                <w:rFonts w:asciiTheme="minorHAnsi" w:hAnsiTheme="minorHAnsi" w:cstheme="minorHAnsi"/>
                <w:sz w:val="24"/>
                <w:szCs w:val="24"/>
              </w:rPr>
            </w:pPr>
            <w:r w:rsidRPr="00501650">
              <w:rPr>
                <w:rFonts w:asciiTheme="minorHAnsi" w:hAnsiTheme="minorHAnsi" w:cstheme="minorHAnsi"/>
                <w:sz w:val="24"/>
                <w:szCs w:val="24"/>
              </w:rPr>
              <w:t>Definition</w:t>
            </w:r>
          </w:p>
        </w:tc>
      </w:tr>
      <w:tr w:rsidR="00B13738" w:rsidRPr="00501650" w14:paraId="03A52867" w14:textId="77777777" w:rsidTr="006420E0">
        <w:tc>
          <w:tcPr>
            <w:tcW w:w="2661" w:type="dxa"/>
          </w:tcPr>
          <w:p w14:paraId="4E787595" w14:textId="77777777" w:rsidR="00B13738" w:rsidRPr="00501650" w:rsidRDefault="00B13738" w:rsidP="0056725D">
            <w:pPr>
              <w:pStyle w:val="TableText"/>
              <w:rPr>
                <w:rFonts w:asciiTheme="minorHAnsi" w:hAnsiTheme="minorHAnsi" w:cstheme="minorHAnsi"/>
                <w:sz w:val="24"/>
                <w:szCs w:val="24"/>
              </w:rPr>
            </w:pPr>
            <w:r w:rsidRPr="00501650">
              <w:rPr>
                <w:rFonts w:asciiTheme="minorHAnsi" w:hAnsiTheme="minorHAnsi" w:cstheme="minorHAnsi"/>
                <w:sz w:val="24"/>
                <w:szCs w:val="24"/>
              </w:rPr>
              <w:t>Angular CLI</w:t>
            </w:r>
          </w:p>
        </w:tc>
        <w:tc>
          <w:tcPr>
            <w:tcW w:w="6689" w:type="dxa"/>
          </w:tcPr>
          <w:p w14:paraId="7E43A1DA" w14:textId="121E0645" w:rsidR="00B13738" w:rsidRPr="00501650" w:rsidRDefault="00F3332A" w:rsidP="0056725D">
            <w:pPr>
              <w:pStyle w:val="TableText"/>
              <w:rPr>
                <w:rFonts w:asciiTheme="minorHAnsi" w:hAnsiTheme="minorHAnsi" w:cstheme="minorHAnsi"/>
                <w:sz w:val="24"/>
                <w:szCs w:val="24"/>
              </w:rPr>
            </w:pPr>
            <w:r>
              <w:rPr>
                <w:rFonts w:asciiTheme="minorHAnsi" w:hAnsiTheme="minorHAnsi" w:cstheme="minorHAnsi"/>
                <w:sz w:val="24"/>
                <w:szCs w:val="24"/>
              </w:rPr>
              <w:t>Angular Command Line Interface</w:t>
            </w:r>
          </w:p>
        </w:tc>
      </w:tr>
      <w:tr w:rsidR="006420E0" w:rsidRPr="00501650" w14:paraId="11B8BB71" w14:textId="77777777" w:rsidTr="006420E0">
        <w:tc>
          <w:tcPr>
            <w:tcW w:w="2661" w:type="dxa"/>
          </w:tcPr>
          <w:p w14:paraId="1A5773A5" w14:textId="07941A68" w:rsidR="006420E0" w:rsidRPr="00501650" w:rsidRDefault="006420E0" w:rsidP="0056725D">
            <w:pPr>
              <w:pStyle w:val="TableText"/>
              <w:rPr>
                <w:rFonts w:asciiTheme="minorHAnsi" w:hAnsiTheme="minorHAnsi" w:cstheme="minorHAnsi"/>
                <w:sz w:val="24"/>
                <w:szCs w:val="24"/>
              </w:rPr>
            </w:pPr>
            <w:r w:rsidRPr="00501650">
              <w:rPr>
                <w:rFonts w:asciiTheme="minorHAnsi" w:hAnsiTheme="minorHAnsi" w:cstheme="minorHAnsi"/>
                <w:sz w:val="24"/>
                <w:szCs w:val="24"/>
              </w:rPr>
              <w:t>CSS</w:t>
            </w:r>
          </w:p>
        </w:tc>
        <w:tc>
          <w:tcPr>
            <w:tcW w:w="6689" w:type="dxa"/>
          </w:tcPr>
          <w:p w14:paraId="27FC3638" w14:textId="57C5B556" w:rsidR="006420E0" w:rsidRPr="00501650" w:rsidRDefault="006420E0" w:rsidP="0056725D">
            <w:pPr>
              <w:pStyle w:val="TableText"/>
              <w:rPr>
                <w:rFonts w:asciiTheme="minorHAnsi" w:hAnsiTheme="minorHAnsi" w:cstheme="minorHAnsi"/>
                <w:sz w:val="24"/>
                <w:szCs w:val="24"/>
              </w:rPr>
            </w:pPr>
            <w:r w:rsidRPr="00501650">
              <w:rPr>
                <w:rFonts w:asciiTheme="minorHAnsi" w:hAnsiTheme="minorHAnsi" w:cstheme="minorHAnsi"/>
                <w:sz w:val="24"/>
                <w:szCs w:val="24"/>
              </w:rPr>
              <w:t>Cascading Style Sheets</w:t>
            </w:r>
          </w:p>
        </w:tc>
      </w:tr>
      <w:tr w:rsidR="006420E0" w:rsidRPr="00501650" w14:paraId="5FC2D9FB" w14:textId="77777777" w:rsidTr="006420E0">
        <w:tc>
          <w:tcPr>
            <w:tcW w:w="2661" w:type="dxa"/>
          </w:tcPr>
          <w:p w14:paraId="52115ACE" w14:textId="57C4D1D3" w:rsidR="006420E0" w:rsidRPr="00501650" w:rsidRDefault="006420E0" w:rsidP="0056725D">
            <w:pPr>
              <w:pStyle w:val="TableText"/>
              <w:rPr>
                <w:rFonts w:asciiTheme="minorHAnsi" w:hAnsiTheme="minorHAnsi" w:cstheme="minorHAnsi"/>
                <w:sz w:val="24"/>
                <w:szCs w:val="24"/>
              </w:rPr>
            </w:pPr>
            <w:r w:rsidRPr="00501650">
              <w:rPr>
                <w:rFonts w:asciiTheme="minorHAnsi" w:hAnsiTheme="minorHAnsi" w:cstheme="minorHAnsi"/>
                <w:sz w:val="24"/>
                <w:szCs w:val="24"/>
              </w:rPr>
              <w:t>HTML</w:t>
            </w:r>
          </w:p>
        </w:tc>
        <w:tc>
          <w:tcPr>
            <w:tcW w:w="6689" w:type="dxa"/>
          </w:tcPr>
          <w:p w14:paraId="7ED58100" w14:textId="34B27274" w:rsidR="006420E0" w:rsidRPr="00501650" w:rsidRDefault="006420E0" w:rsidP="0056725D">
            <w:pPr>
              <w:pStyle w:val="TableText"/>
              <w:rPr>
                <w:rFonts w:asciiTheme="minorHAnsi" w:hAnsiTheme="minorHAnsi" w:cstheme="minorHAnsi"/>
                <w:sz w:val="24"/>
                <w:szCs w:val="24"/>
              </w:rPr>
            </w:pPr>
            <w:r w:rsidRPr="00501650">
              <w:rPr>
                <w:rFonts w:asciiTheme="minorHAnsi" w:hAnsiTheme="minorHAnsi" w:cstheme="minorHAnsi"/>
                <w:sz w:val="24"/>
                <w:szCs w:val="24"/>
              </w:rPr>
              <w:t>Hypertext Markup Language</w:t>
            </w:r>
          </w:p>
        </w:tc>
      </w:tr>
      <w:tr w:rsidR="006C7E6C" w:rsidRPr="00501650" w14:paraId="20FA56F3" w14:textId="77777777" w:rsidTr="006420E0">
        <w:tc>
          <w:tcPr>
            <w:tcW w:w="2661" w:type="dxa"/>
          </w:tcPr>
          <w:p w14:paraId="51775002" w14:textId="3368C393" w:rsidR="006C7E6C" w:rsidRPr="00501650" w:rsidRDefault="006C7E6C" w:rsidP="0056725D">
            <w:pPr>
              <w:pStyle w:val="TableText"/>
              <w:rPr>
                <w:rFonts w:asciiTheme="minorHAnsi" w:hAnsiTheme="minorHAnsi" w:cstheme="minorHAnsi"/>
                <w:sz w:val="24"/>
                <w:szCs w:val="24"/>
              </w:rPr>
            </w:pPr>
            <w:r>
              <w:rPr>
                <w:rFonts w:asciiTheme="minorHAnsi" w:hAnsiTheme="minorHAnsi" w:cstheme="minorHAnsi"/>
                <w:sz w:val="24"/>
                <w:szCs w:val="24"/>
              </w:rPr>
              <w:t>IDE</w:t>
            </w:r>
          </w:p>
        </w:tc>
        <w:tc>
          <w:tcPr>
            <w:tcW w:w="6689" w:type="dxa"/>
          </w:tcPr>
          <w:p w14:paraId="694541CD" w14:textId="673E8D1F" w:rsidR="006C7E6C" w:rsidRPr="00501650" w:rsidRDefault="006C7E6C" w:rsidP="0056725D">
            <w:pPr>
              <w:pStyle w:val="TableText"/>
              <w:rPr>
                <w:rFonts w:asciiTheme="minorHAnsi" w:hAnsiTheme="minorHAnsi" w:cstheme="minorHAnsi"/>
                <w:sz w:val="24"/>
                <w:szCs w:val="24"/>
              </w:rPr>
            </w:pPr>
            <w:r>
              <w:rPr>
                <w:rFonts w:asciiTheme="minorHAnsi" w:hAnsiTheme="minorHAnsi" w:cstheme="minorHAnsi"/>
                <w:sz w:val="24"/>
                <w:szCs w:val="24"/>
              </w:rPr>
              <w:t>Integrated Development Environment</w:t>
            </w:r>
          </w:p>
        </w:tc>
      </w:tr>
      <w:tr w:rsidR="006A28A5" w:rsidRPr="00501650" w14:paraId="307536EE" w14:textId="77777777" w:rsidTr="006420E0">
        <w:tc>
          <w:tcPr>
            <w:tcW w:w="2661" w:type="dxa"/>
          </w:tcPr>
          <w:p w14:paraId="5DBD8468" w14:textId="5053BE12" w:rsidR="006A28A5" w:rsidRDefault="006A28A5" w:rsidP="0056725D">
            <w:pPr>
              <w:pStyle w:val="TableText"/>
              <w:rPr>
                <w:rFonts w:asciiTheme="minorHAnsi" w:hAnsiTheme="minorHAnsi" w:cstheme="minorHAnsi"/>
                <w:sz w:val="24"/>
                <w:szCs w:val="24"/>
              </w:rPr>
            </w:pPr>
            <w:r>
              <w:rPr>
                <w:rFonts w:asciiTheme="minorHAnsi" w:hAnsiTheme="minorHAnsi" w:cstheme="minorHAnsi"/>
                <w:sz w:val="24"/>
                <w:szCs w:val="24"/>
              </w:rPr>
              <w:t>JSON</w:t>
            </w:r>
          </w:p>
        </w:tc>
        <w:tc>
          <w:tcPr>
            <w:tcW w:w="6689" w:type="dxa"/>
          </w:tcPr>
          <w:p w14:paraId="4A8D7959" w14:textId="1A098E1A" w:rsidR="006A28A5" w:rsidRDefault="006A28A5" w:rsidP="0056725D">
            <w:pPr>
              <w:pStyle w:val="TableText"/>
              <w:rPr>
                <w:rFonts w:asciiTheme="minorHAnsi" w:hAnsiTheme="minorHAnsi" w:cstheme="minorHAnsi"/>
                <w:sz w:val="24"/>
                <w:szCs w:val="24"/>
              </w:rPr>
            </w:pPr>
            <w:r w:rsidRPr="006A28A5">
              <w:rPr>
                <w:rFonts w:asciiTheme="minorHAnsi" w:hAnsiTheme="minorHAnsi" w:cstheme="minorHAnsi"/>
                <w:sz w:val="24"/>
                <w:szCs w:val="24"/>
              </w:rPr>
              <w:t>JavaScript Object Notation</w:t>
            </w:r>
          </w:p>
        </w:tc>
      </w:tr>
      <w:tr w:rsidR="006420E0" w:rsidRPr="00501650" w14:paraId="77630592" w14:textId="77777777" w:rsidTr="006420E0">
        <w:tc>
          <w:tcPr>
            <w:tcW w:w="2661" w:type="dxa"/>
          </w:tcPr>
          <w:p w14:paraId="38E6A55C" w14:textId="77777777" w:rsidR="006420E0" w:rsidRPr="00501650" w:rsidRDefault="006420E0" w:rsidP="0056725D">
            <w:pPr>
              <w:pStyle w:val="TableText"/>
              <w:rPr>
                <w:rFonts w:asciiTheme="minorHAnsi" w:hAnsiTheme="minorHAnsi" w:cstheme="minorHAnsi"/>
                <w:sz w:val="24"/>
                <w:szCs w:val="24"/>
              </w:rPr>
            </w:pPr>
            <w:proofErr w:type="spellStart"/>
            <w:r w:rsidRPr="00501650">
              <w:rPr>
                <w:rFonts w:asciiTheme="minorHAnsi" w:hAnsiTheme="minorHAnsi" w:cstheme="minorHAnsi"/>
                <w:sz w:val="24"/>
                <w:szCs w:val="24"/>
              </w:rPr>
              <w:t>npm</w:t>
            </w:r>
            <w:proofErr w:type="spellEnd"/>
          </w:p>
        </w:tc>
        <w:tc>
          <w:tcPr>
            <w:tcW w:w="6689" w:type="dxa"/>
          </w:tcPr>
          <w:p w14:paraId="0362910B" w14:textId="77777777" w:rsidR="006420E0" w:rsidRPr="00501650" w:rsidRDefault="006420E0" w:rsidP="0056725D">
            <w:pPr>
              <w:pStyle w:val="TableText"/>
              <w:rPr>
                <w:rFonts w:asciiTheme="minorHAnsi" w:hAnsiTheme="minorHAnsi" w:cstheme="minorHAnsi"/>
                <w:sz w:val="24"/>
                <w:szCs w:val="24"/>
              </w:rPr>
            </w:pPr>
            <w:r w:rsidRPr="00501650">
              <w:rPr>
                <w:rFonts w:asciiTheme="minorHAnsi" w:hAnsiTheme="minorHAnsi" w:cstheme="minorHAnsi"/>
                <w:sz w:val="24"/>
                <w:szCs w:val="24"/>
              </w:rPr>
              <w:t>Node Package Manager</w:t>
            </w:r>
          </w:p>
        </w:tc>
      </w:tr>
      <w:tr w:rsidR="00072C16" w:rsidRPr="00501650" w14:paraId="500F08A5" w14:textId="77777777" w:rsidTr="006420E0">
        <w:tc>
          <w:tcPr>
            <w:tcW w:w="2661" w:type="dxa"/>
          </w:tcPr>
          <w:p w14:paraId="492297D8" w14:textId="31DC9A62" w:rsidR="00072C16" w:rsidRPr="00884FF3" w:rsidRDefault="00072C16" w:rsidP="0056725D">
            <w:pPr>
              <w:pStyle w:val="TableText"/>
              <w:rPr>
                <w:rFonts w:asciiTheme="minorHAnsi" w:hAnsiTheme="minorHAnsi" w:cstheme="minorHAnsi"/>
              </w:rPr>
            </w:pPr>
            <w:r>
              <w:rPr>
                <w:rFonts w:asciiTheme="minorHAnsi" w:hAnsiTheme="minorHAnsi" w:cstheme="minorHAnsi"/>
              </w:rPr>
              <w:t>UAT</w:t>
            </w:r>
          </w:p>
        </w:tc>
        <w:tc>
          <w:tcPr>
            <w:tcW w:w="6689" w:type="dxa"/>
          </w:tcPr>
          <w:p w14:paraId="4F281734" w14:textId="511D1C86" w:rsidR="00072C16" w:rsidRPr="00884FF3" w:rsidRDefault="00072C16" w:rsidP="0056725D">
            <w:pPr>
              <w:pStyle w:val="TableText"/>
              <w:rPr>
                <w:rFonts w:asciiTheme="minorHAnsi" w:hAnsiTheme="minorHAnsi" w:cstheme="minorHAnsi"/>
                <w:sz w:val="24"/>
                <w:szCs w:val="24"/>
              </w:rPr>
            </w:pPr>
            <w:r>
              <w:rPr>
                <w:rFonts w:asciiTheme="minorHAnsi" w:hAnsiTheme="minorHAnsi" w:cstheme="minorHAnsi"/>
                <w:sz w:val="24"/>
                <w:szCs w:val="24"/>
              </w:rPr>
              <w:t>User Acceptance Testing</w:t>
            </w:r>
          </w:p>
        </w:tc>
      </w:tr>
      <w:tr w:rsidR="006420E0" w:rsidRPr="00501650" w14:paraId="401519E6" w14:textId="77777777" w:rsidTr="006420E0">
        <w:tc>
          <w:tcPr>
            <w:tcW w:w="2661" w:type="dxa"/>
          </w:tcPr>
          <w:p w14:paraId="5D9F7711" w14:textId="77777777" w:rsidR="006420E0" w:rsidRPr="00884FF3" w:rsidRDefault="006420E0" w:rsidP="0056725D">
            <w:pPr>
              <w:pStyle w:val="TableText"/>
              <w:rPr>
                <w:rFonts w:asciiTheme="minorHAnsi" w:hAnsiTheme="minorHAnsi" w:cstheme="minorHAnsi"/>
                <w:sz w:val="24"/>
                <w:szCs w:val="24"/>
              </w:rPr>
            </w:pPr>
            <w:r w:rsidRPr="00884FF3">
              <w:rPr>
                <w:rFonts w:asciiTheme="minorHAnsi" w:hAnsiTheme="minorHAnsi" w:cstheme="minorHAnsi"/>
              </w:rPr>
              <w:t>UI</w:t>
            </w:r>
          </w:p>
        </w:tc>
        <w:tc>
          <w:tcPr>
            <w:tcW w:w="6689" w:type="dxa"/>
          </w:tcPr>
          <w:p w14:paraId="49A7A942" w14:textId="77777777" w:rsidR="006420E0" w:rsidRPr="00884FF3" w:rsidRDefault="006420E0" w:rsidP="0056725D">
            <w:pPr>
              <w:pStyle w:val="TableText"/>
              <w:rPr>
                <w:rFonts w:asciiTheme="minorHAnsi" w:hAnsiTheme="minorHAnsi" w:cstheme="minorHAnsi"/>
                <w:sz w:val="24"/>
                <w:szCs w:val="24"/>
              </w:rPr>
            </w:pPr>
            <w:r w:rsidRPr="00884FF3">
              <w:rPr>
                <w:rFonts w:asciiTheme="minorHAnsi" w:hAnsiTheme="minorHAnsi" w:cstheme="minorHAnsi"/>
                <w:sz w:val="24"/>
                <w:szCs w:val="24"/>
              </w:rPr>
              <w:t>User Interface</w:t>
            </w:r>
          </w:p>
        </w:tc>
      </w:tr>
      <w:tr w:rsidR="006D3458" w:rsidRPr="00501650" w14:paraId="3907ACEC" w14:textId="77777777" w:rsidTr="006420E0">
        <w:tc>
          <w:tcPr>
            <w:tcW w:w="2661" w:type="dxa"/>
          </w:tcPr>
          <w:p w14:paraId="766E0F56" w14:textId="5AC1ED78" w:rsidR="006D3458" w:rsidRPr="00884FF3" w:rsidRDefault="006D3458" w:rsidP="0056725D">
            <w:pPr>
              <w:pStyle w:val="TableText"/>
              <w:rPr>
                <w:rFonts w:asciiTheme="minorHAnsi" w:hAnsiTheme="minorHAnsi" w:cstheme="minorHAnsi"/>
              </w:rPr>
            </w:pPr>
            <w:r>
              <w:rPr>
                <w:rFonts w:asciiTheme="minorHAnsi" w:hAnsiTheme="minorHAnsi" w:cstheme="minorHAnsi"/>
              </w:rPr>
              <w:t>UMGC</w:t>
            </w:r>
          </w:p>
        </w:tc>
        <w:tc>
          <w:tcPr>
            <w:tcW w:w="6689" w:type="dxa"/>
          </w:tcPr>
          <w:p w14:paraId="774F51F2" w14:textId="77D38CAB" w:rsidR="006D3458" w:rsidRPr="00884FF3" w:rsidRDefault="006D3458" w:rsidP="0056725D">
            <w:pPr>
              <w:pStyle w:val="TableText"/>
              <w:rPr>
                <w:rFonts w:asciiTheme="minorHAnsi" w:hAnsiTheme="minorHAnsi" w:cstheme="minorHAnsi"/>
                <w:sz w:val="24"/>
                <w:szCs w:val="24"/>
              </w:rPr>
            </w:pPr>
            <w:r>
              <w:rPr>
                <w:rFonts w:asciiTheme="minorHAnsi" w:hAnsiTheme="minorHAnsi" w:cstheme="minorHAnsi"/>
                <w:sz w:val="24"/>
                <w:szCs w:val="24"/>
              </w:rPr>
              <w:t>University of Maryland Global Campus</w:t>
            </w:r>
          </w:p>
        </w:tc>
      </w:tr>
      <w:tr w:rsidR="001E6731" w:rsidRPr="00501650" w14:paraId="0334A07B" w14:textId="77777777" w:rsidTr="006420E0">
        <w:tc>
          <w:tcPr>
            <w:tcW w:w="2661" w:type="dxa"/>
          </w:tcPr>
          <w:p w14:paraId="2BAD8D03" w14:textId="66AD8183" w:rsidR="001E6731" w:rsidRDefault="001E6731" w:rsidP="0056725D">
            <w:pPr>
              <w:pStyle w:val="TableText"/>
              <w:rPr>
                <w:rFonts w:asciiTheme="minorHAnsi" w:hAnsiTheme="minorHAnsi" w:cstheme="minorHAnsi"/>
              </w:rPr>
            </w:pPr>
            <w:r>
              <w:rPr>
                <w:rFonts w:asciiTheme="minorHAnsi" w:hAnsiTheme="minorHAnsi" w:cstheme="minorHAnsi"/>
              </w:rPr>
              <w:t>URL</w:t>
            </w:r>
          </w:p>
        </w:tc>
        <w:tc>
          <w:tcPr>
            <w:tcW w:w="6689" w:type="dxa"/>
          </w:tcPr>
          <w:p w14:paraId="3C07682F" w14:textId="796C1C9E" w:rsidR="001E6731" w:rsidRDefault="001E6731" w:rsidP="0056725D">
            <w:pPr>
              <w:pStyle w:val="TableText"/>
              <w:rPr>
                <w:rFonts w:asciiTheme="minorHAnsi" w:hAnsiTheme="minorHAnsi" w:cstheme="minorHAnsi"/>
                <w:sz w:val="24"/>
                <w:szCs w:val="24"/>
              </w:rPr>
            </w:pPr>
            <w:r w:rsidRPr="001E6731">
              <w:rPr>
                <w:rFonts w:asciiTheme="minorHAnsi" w:hAnsiTheme="minorHAnsi" w:cstheme="minorHAnsi"/>
                <w:sz w:val="24"/>
                <w:szCs w:val="24"/>
              </w:rPr>
              <w:t>Uniform Resource Locator</w:t>
            </w:r>
          </w:p>
        </w:tc>
      </w:tr>
      <w:tr w:rsidR="006420E0" w:rsidRPr="00501650" w14:paraId="0FCBA978" w14:textId="77777777" w:rsidTr="006420E0">
        <w:tc>
          <w:tcPr>
            <w:tcW w:w="2661" w:type="dxa"/>
          </w:tcPr>
          <w:p w14:paraId="065FDA25" w14:textId="7C750FE4" w:rsidR="006420E0" w:rsidRPr="00884FF3" w:rsidRDefault="006420E0" w:rsidP="0056725D">
            <w:pPr>
              <w:pStyle w:val="TableText"/>
              <w:rPr>
                <w:rFonts w:asciiTheme="minorHAnsi" w:hAnsiTheme="minorHAnsi" w:cstheme="minorHAnsi"/>
              </w:rPr>
            </w:pPr>
            <w:r>
              <w:rPr>
                <w:rFonts w:asciiTheme="minorHAnsi" w:hAnsiTheme="minorHAnsi" w:cstheme="minorHAnsi"/>
              </w:rPr>
              <w:t>VS Code</w:t>
            </w:r>
          </w:p>
        </w:tc>
        <w:tc>
          <w:tcPr>
            <w:tcW w:w="6689" w:type="dxa"/>
          </w:tcPr>
          <w:p w14:paraId="26406767" w14:textId="307B4DB4" w:rsidR="006420E0" w:rsidRPr="00884FF3" w:rsidRDefault="006420E0" w:rsidP="0056725D">
            <w:pPr>
              <w:pStyle w:val="TableText"/>
              <w:rPr>
                <w:rFonts w:asciiTheme="minorHAnsi" w:hAnsiTheme="minorHAnsi" w:cstheme="minorHAnsi"/>
                <w:sz w:val="24"/>
                <w:szCs w:val="24"/>
              </w:rPr>
            </w:pPr>
            <w:r>
              <w:rPr>
                <w:rFonts w:asciiTheme="minorHAnsi" w:hAnsiTheme="minorHAnsi" w:cstheme="minorHAnsi"/>
                <w:sz w:val="24"/>
                <w:szCs w:val="24"/>
              </w:rPr>
              <w:t>Visual Studio Code</w:t>
            </w:r>
          </w:p>
        </w:tc>
      </w:tr>
    </w:tbl>
    <w:p w14:paraId="18B3B181" w14:textId="77777777" w:rsidR="005946EC" w:rsidRDefault="005946EC" w:rsidP="0056725D">
      <w:pPr>
        <w:pStyle w:val="Heading1"/>
        <w:spacing w:line="240" w:lineRule="auto"/>
        <w:jc w:val="left"/>
        <w:rPr>
          <w:sz w:val="28"/>
          <w:szCs w:val="28"/>
        </w:rPr>
      </w:pPr>
      <w:bookmarkStart w:id="1468" w:name="_Toc46159631"/>
    </w:p>
    <w:p w14:paraId="0D54F6FC" w14:textId="7EEE3379" w:rsidR="00B13738" w:rsidRDefault="00FF1B2A" w:rsidP="0056725D">
      <w:pPr>
        <w:pStyle w:val="Heading1"/>
        <w:spacing w:line="240" w:lineRule="auto"/>
        <w:jc w:val="left"/>
        <w:rPr>
          <w:sz w:val="28"/>
          <w:szCs w:val="28"/>
        </w:rPr>
      </w:pPr>
      <w:bookmarkStart w:id="1469" w:name="_Toc47472627"/>
      <w:r>
        <w:rPr>
          <w:sz w:val="28"/>
          <w:szCs w:val="28"/>
        </w:rPr>
        <w:t>2</w:t>
      </w:r>
      <w:r w:rsidR="005946EC">
        <w:rPr>
          <w:sz w:val="28"/>
          <w:szCs w:val="28"/>
        </w:rPr>
        <w:t xml:space="preserve">. </w:t>
      </w:r>
      <w:bookmarkEnd w:id="1468"/>
      <w:r w:rsidR="000E647D">
        <w:rPr>
          <w:sz w:val="28"/>
          <w:szCs w:val="28"/>
        </w:rPr>
        <w:t xml:space="preserve">System </w:t>
      </w:r>
      <w:r w:rsidR="00204783">
        <w:rPr>
          <w:sz w:val="28"/>
          <w:szCs w:val="28"/>
        </w:rPr>
        <w:t>A</w:t>
      </w:r>
      <w:r w:rsidR="000E647D" w:rsidRPr="00DE6446">
        <w:rPr>
          <w:sz w:val="28"/>
          <w:szCs w:val="28"/>
        </w:rPr>
        <w:t>rchitecture</w:t>
      </w:r>
      <w:bookmarkEnd w:id="1469"/>
    </w:p>
    <w:p w14:paraId="359641D9" w14:textId="7B370737" w:rsidR="00FF1B2A" w:rsidRDefault="00FF1B2A" w:rsidP="00FF1B2A">
      <w:pPr>
        <w:pStyle w:val="Heading2"/>
        <w:spacing w:line="240" w:lineRule="auto"/>
      </w:pPr>
      <w:bookmarkStart w:id="1470" w:name="_Toc47472628"/>
      <w:r>
        <w:t xml:space="preserve">2.1 </w:t>
      </w:r>
      <w:r w:rsidR="000E647D" w:rsidRPr="00DE6446">
        <w:t xml:space="preserve">Architectural </w:t>
      </w:r>
      <w:r w:rsidR="000A1755" w:rsidRPr="00DE6446">
        <w:t>Design</w:t>
      </w:r>
      <w:bookmarkEnd w:id="1470"/>
    </w:p>
    <w:p w14:paraId="1C384514" w14:textId="23207469" w:rsidR="00FF1B2A" w:rsidRDefault="000E647D" w:rsidP="000E647D">
      <w:r>
        <w:t xml:space="preserve">The system is made up of three main components. The city official client (frontend) is an </w:t>
      </w:r>
      <w:ins w:id="1471" w:author="Sepribo Taylor-Harry" w:date="2020-08-04T21:59:00Z">
        <w:r w:rsidR="006D697A">
          <w:fldChar w:fldCharType="begin"/>
        </w:r>
        <w:r w:rsidR="006D697A">
          <w:instrText xml:space="preserve"> HYPERLINK "https://angular.io/guide/setup-local" </w:instrText>
        </w:r>
        <w:r w:rsidR="006D697A">
          <w:fldChar w:fldCharType="separate"/>
        </w:r>
        <w:commentRangeStart w:id="1472"/>
        <w:r w:rsidRPr="006D697A">
          <w:rPr>
            <w:rStyle w:val="Hyperlink"/>
          </w:rPr>
          <w:t>Angular</w:t>
        </w:r>
        <w:r w:rsidR="006D697A">
          <w:fldChar w:fldCharType="end"/>
        </w:r>
      </w:ins>
      <w:r>
        <w:t xml:space="preserve"> </w:t>
      </w:r>
      <w:commentRangeEnd w:id="1472"/>
      <w:r w:rsidR="00BB5684">
        <w:rPr>
          <w:rStyle w:val="CommentReference"/>
        </w:rPr>
        <w:commentReference w:id="1472"/>
      </w:r>
      <w:r>
        <w:t>service that is the UI to manipulate data persistently stored by a Java</w:t>
      </w:r>
      <w:r w:rsidR="00D91BB4">
        <w:t>-</w:t>
      </w:r>
      <w:r>
        <w:t xml:space="preserve">based API (backend). An instance of </w:t>
      </w:r>
      <w:ins w:id="1473" w:author="Sepribo Taylor-Harry" w:date="2020-08-04T21:59:00Z">
        <w:r w:rsidR="006D697A">
          <w:fldChar w:fldCharType="begin"/>
        </w:r>
        <w:r w:rsidR="006D697A">
          <w:instrText xml:space="preserve"> HYPERLINK "https://docs.mongodb.com/manual/tutorial/install-mongodb-on-windows/" </w:instrText>
        </w:r>
        <w:r w:rsidR="006D697A">
          <w:fldChar w:fldCharType="separate"/>
        </w:r>
        <w:commentRangeStart w:id="1474"/>
        <w:r w:rsidRPr="006D697A">
          <w:rPr>
            <w:rStyle w:val="Hyperlink"/>
          </w:rPr>
          <w:t>MongoDB</w:t>
        </w:r>
        <w:r w:rsidR="006D697A">
          <w:fldChar w:fldCharType="end"/>
        </w:r>
      </w:ins>
      <w:r>
        <w:t xml:space="preserve"> </w:t>
      </w:r>
      <w:commentRangeEnd w:id="1474"/>
      <w:r w:rsidR="00BB5684">
        <w:rPr>
          <w:rStyle w:val="CommentReference"/>
        </w:rPr>
        <w:commentReference w:id="1474"/>
      </w:r>
      <w:r>
        <w:t xml:space="preserve">is run locally for development purposes and allows future users of the system to migrate later if they wish to use their own solution. </w:t>
      </w:r>
      <w:ins w:id="1475" w:author="Sepribo Taylor-Harry" w:date="2020-08-04T22:04:00Z">
        <w:r w:rsidR="006D697A">
          <w:t>I</w:t>
        </w:r>
      </w:ins>
      <w:ins w:id="1476" w:author="Sepribo Taylor-Harry" w:date="2020-08-04T22:02:00Z">
        <w:r w:rsidR="006D697A">
          <w:t xml:space="preserve">nstallation </w:t>
        </w:r>
      </w:ins>
      <w:ins w:id="1477" w:author="Sepribo Taylor-Harry" w:date="2020-08-04T22:04:00Z">
        <w:r w:rsidR="006D697A">
          <w:t xml:space="preserve">of </w:t>
        </w:r>
      </w:ins>
      <w:ins w:id="1478" w:author="Sepribo Taylor-Harry" w:date="2020-08-04T22:00:00Z">
        <w:r w:rsidR="006D697A">
          <w:t xml:space="preserve">Angular </w:t>
        </w:r>
      </w:ins>
      <w:ins w:id="1479" w:author="Sepribo Taylor-Harry" w:date="2020-08-04T22:02:00Z">
        <w:r w:rsidR="006D697A">
          <w:t xml:space="preserve">CLI </w:t>
        </w:r>
      </w:ins>
      <w:ins w:id="1480" w:author="Sepribo Taylor-Harry" w:date="2020-08-04T22:00:00Z">
        <w:r w:rsidR="006D697A">
          <w:t>(front</w:t>
        </w:r>
      </w:ins>
      <w:ins w:id="1481" w:author="Sepribo Taylor-Harry" w:date="2020-08-04T22:01:00Z">
        <w:r w:rsidR="006D697A">
          <w:t>end</w:t>
        </w:r>
      </w:ins>
      <w:ins w:id="1482" w:author="Sepribo Taylor-Harry" w:date="2020-08-04T22:00:00Z">
        <w:r w:rsidR="006D697A">
          <w:t>)</w:t>
        </w:r>
      </w:ins>
      <w:ins w:id="1483" w:author="Sepribo Taylor-Harry" w:date="2020-08-04T22:01:00Z">
        <w:r w:rsidR="006D697A">
          <w:t xml:space="preserve"> and </w:t>
        </w:r>
      </w:ins>
      <w:ins w:id="1484" w:author="Sepribo Taylor-Harry" w:date="2020-08-04T22:04:00Z">
        <w:r w:rsidR="006D697A">
          <w:t xml:space="preserve">the </w:t>
        </w:r>
      </w:ins>
      <w:ins w:id="1485" w:author="Sepribo Taylor-Harry" w:date="2020-08-04T22:01:00Z">
        <w:r w:rsidR="006D697A">
          <w:t xml:space="preserve">MongoDB (backend) </w:t>
        </w:r>
      </w:ins>
      <w:ins w:id="1486" w:author="Sepribo Taylor-Harry" w:date="2020-08-04T22:02:00Z">
        <w:r w:rsidR="006D697A">
          <w:t xml:space="preserve">database </w:t>
        </w:r>
      </w:ins>
      <w:ins w:id="1487" w:author="Sepribo Taylor-Harry" w:date="2020-08-04T22:01:00Z">
        <w:r w:rsidR="006D697A">
          <w:t>is provided in section 3.3 and 3.4 of this documentation.</w:t>
        </w:r>
      </w:ins>
      <w:ins w:id="1488" w:author="Sepribo Taylor-Harry" w:date="2020-08-04T22:00:00Z">
        <w:r w:rsidR="006D697A">
          <w:t xml:space="preserve"> </w:t>
        </w:r>
      </w:ins>
      <w:r>
        <w:t>The chatbot component is hosted within IBM</w:t>
      </w:r>
      <w:r w:rsidR="00D91BB4">
        <w:t>'</w:t>
      </w:r>
      <w:r>
        <w:t>s could environment. Java API is utilized to update and manage the dialog of the chatbot.</w:t>
      </w:r>
    </w:p>
    <w:p w14:paraId="3158BDB6" w14:textId="30917DDA" w:rsidR="00483232" w:rsidRDefault="00483232" w:rsidP="00483232">
      <w:pPr>
        <w:pStyle w:val="Heading2"/>
        <w:spacing w:line="240" w:lineRule="auto"/>
      </w:pPr>
      <w:bookmarkStart w:id="1489" w:name="_Toc47472629"/>
      <w:r>
        <w:t>2.</w:t>
      </w:r>
      <w:r w:rsidR="009F48F4">
        <w:t>2</w:t>
      </w:r>
      <w:r>
        <w:t xml:space="preserve"> </w:t>
      </w:r>
      <w:r w:rsidRPr="00DE6446">
        <w:t xml:space="preserve">Architectural </w:t>
      </w:r>
      <w:r w:rsidR="000A1755">
        <w:t>Overview</w:t>
      </w:r>
      <w:bookmarkEnd w:id="1489"/>
    </w:p>
    <w:p w14:paraId="0EDA14F0" w14:textId="77777777" w:rsidR="000A1755" w:rsidRDefault="000A1755" w:rsidP="000A1755">
      <w:r>
        <w:t>The architecture of the MPC is made of three main components consists of the following:</w:t>
      </w:r>
    </w:p>
    <w:p w14:paraId="5F61F69B" w14:textId="2F6D4977" w:rsidR="000A1755" w:rsidRDefault="000A1755" w:rsidP="000A1755">
      <w:r>
        <w:t>•</w:t>
      </w:r>
      <w:r w:rsidR="00D91BB4">
        <w:t xml:space="preserve"> </w:t>
      </w:r>
      <w:r>
        <w:t>City Official Client Front-End: It is an Angular-based component that allows city officials to tender data to populate chatbot branches and dialog responses. Furthermore, the city hosts related city permits and regulation web pages are linked to zones. Zones can be created and tracked with geolocations utilizing OpenLayers. The OpenLayers API is utilized for both creating zone vectors and for retrieving geolocation data uploaded to OpenLayers.</w:t>
      </w:r>
    </w:p>
    <w:p w14:paraId="4C3E73B8" w14:textId="05E38AF1" w:rsidR="000A1755" w:rsidRDefault="000A1755" w:rsidP="000A1755">
      <w:r>
        <w:t>•</w:t>
      </w:r>
      <w:r w:rsidR="00D91BB4">
        <w:t xml:space="preserve"> </w:t>
      </w:r>
      <w:r>
        <w:t>City Official Client Back-End: This element is made up of a Java handler that forms data submitted by the Front-End client for both persistent storage and a running instance of Watson Assistant. Data submitted will be lumped together based on zone and permit type. This will help with database normalization and reduce the amount of information needed to be submitted by city officials for a functional chatbot.</w:t>
      </w:r>
    </w:p>
    <w:p w14:paraId="7FB6E8E1" w14:textId="4F7E2C83" w:rsidR="00483232" w:rsidRPr="000E647D" w:rsidRDefault="000A1755" w:rsidP="000A1755">
      <w:r>
        <w:t>•</w:t>
      </w:r>
      <w:r w:rsidR="00D91BB4">
        <w:t xml:space="preserve"> </w:t>
      </w:r>
      <w:r>
        <w:t>Chatbot: Is provided by a cloud instance of Watson Assistant. Functionality is determined based on intents, a dialog topic importance level, and entities. Intents are groupings of responses that are created based on defined categories. Entities are words/terms that prime Watson Assistant with context to respond with.</w:t>
      </w:r>
    </w:p>
    <w:p w14:paraId="6068E3B1" w14:textId="535FC5E8" w:rsidR="00FF1B2A" w:rsidRDefault="00FF1B2A" w:rsidP="00FF1B2A">
      <w:pPr>
        <w:pStyle w:val="Heading1"/>
        <w:spacing w:line="240" w:lineRule="auto"/>
        <w:jc w:val="left"/>
        <w:rPr>
          <w:sz w:val="28"/>
          <w:szCs w:val="28"/>
        </w:rPr>
      </w:pPr>
      <w:bookmarkStart w:id="1490" w:name="_Toc47472630"/>
      <w:r>
        <w:rPr>
          <w:sz w:val="28"/>
          <w:szCs w:val="28"/>
        </w:rPr>
        <w:t>3. Setting up the application</w:t>
      </w:r>
      <w:bookmarkEnd w:id="1490"/>
    </w:p>
    <w:p w14:paraId="171D4C50" w14:textId="5587F20E" w:rsidR="0056725D" w:rsidRDefault="00441A0B" w:rsidP="0056725D">
      <w:pPr>
        <w:pStyle w:val="Heading2"/>
        <w:spacing w:line="240" w:lineRule="auto"/>
      </w:pPr>
      <w:bookmarkStart w:id="1491" w:name="_Toc47472631"/>
      <w:r>
        <w:t>3</w:t>
      </w:r>
      <w:r w:rsidR="0056725D">
        <w:t>.1 Downloading Git Bash</w:t>
      </w:r>
      <w:bookmarkEnd w:id="1491"/>
    </w:p>
    <w:p w14:paraId="6D19B0E5" w14:textId="37C4DA63" w:rsidR="0056725D" w:rsidRDefault="0056725D" w:rsidP="0056725D">
      <w:r>
        <w:t xml:space="preserve">Before downloading the current software repository, one will have to ensure they have GIT in order to unpackage the repository (e.g., Checkout). If one does not have GIT, then follow the below process in setting up your development environment with GIT.  To download the latest version of Git, click the following link: </w:t>
      </w:r>
      <w:r>
        <w:rPr>
          <w:rFonts w:ascii="Segoe UI" w:hAnsi="Segoe UI" w:cs="Segoe UI"/>
          <w:color w:val="494E52"/>
          <w:shd w:val="clear" w:color="auto" w:fill="FFFFFF"/>
        </w:rPr>
        <w:t> </w:t>
      </w:r>
      <w:hyperlink r:id="rId12" w:history="1">
        <w:r>
          <w:rPr>
            <w:rStyle w:val="Hyperlink"/>
            <w:rFonts w:ascii="Segoe UI" w:hAnsi="Segoe UI" w:cs="Segoe UI"/>
            <w:color w:val="5197AD"/>
            <w:shd w:val="clear" w:color="auto" w:fill="FFFFFF"/>
          </w:rPr>
          <w:t>https://Git-scm.com/</w:t>
        </w:r>
      </w:hyperlink>
      <w:r>
        <w:t xml:space="preserve">. Upon opening the website, click on the "Download for Windows" button located within the display monitor, as shown in Figure 1.  Once clicked, the website will transition to a download page that prompts that GIT installer is downloading. </w:t>
      </w:r>
    </w:p>
    <w:p w14:paraId="17FD5D16" w14:textId="7B7D2C0F" w:rsidR="0056725D" w:rsidRDefault="0056725D" w:rsidP="0056725D"/>
    <w:p w14:paraId="535DFA4A" w14:textId="63F6C807" w:rsidR="0056725D" w:rsidRDefault="0056725D" w:rsidP="0056725D">
      <w:pPr>
        <w:keepNext/>
      </w:pPr>
      <w:commentRangeStart w:id="1492"/>
      <w:r>
        <w:rPr>
          <w:noProof/>
        </w:rPr>
        <w:drawing>
          <wp:inline distT="0" distB="0" distL="0" distR="0" wp14:anchorId="7F728A25" wp14:editId="53EAD872">
            <wp:extent cx="4291654" cy="2400300"/>
            <wp:effectExtent l="19050" t="19050" r="1397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7476" cy="2409149"/>
                    </a:xfrm>
                    <a:prstGeom prst="rect">
                      <a:avLst/>
                    </a:prstGeom>
                    <a:noFill/>
                    <a:ln w="19050">
                      <a:solidFill>
                        <a:schemeClr val="tx2"/>
                      </a:solidFill>
                    </a:ln>
                  </pic:spPr>
                </pic:pic>
              </a:graphicData>
            </a:graphic>
          </wp:inline>
        </w:drawing>
      </w:r>
      <w:commentRangeEnd w:id="1492"/>
      <w:r w:rsidR="00C82955">
        <w:rPr>
          <w:rStyle w:val="CommentReference"/>
        </w:rPr>
        <w:commentReference w:id="1492"/>
      </w:r>
    </w:p>
    <w:p w14:paraId="0C10306A" w14:textId="7AF3FA69" w:rsidR="0056725D" w:rsidRDefault="0056725D" w:rsidP="0056725D">
      <w:pPr>
        <w:pStyle w:val="Caption"/>
        <w:rPr>
          <w:rFonts w:ascii="Times New Roman" w:hAnsi="Times New Roman"/>
          <w:bCs/>
          <w:szCs w:val="22"/>
        </w:rPr>
      </w:pPr>
      <w:bookmarkStart w:id="1493" w:name="_Toc47508006"/>
      <w:r>
        <w:t xml:space="preserve">Figure </w:t>
      </w:r>
      <w:fldSimple w:instr=" SEQ Figure \* ARABIC ">
        <w:r w:rsidR="00F31382">
          <w:rPr>
            <w:noProof/>
          </w:rPr>
          <w:t>1</w:t>
        </w:r>
      </w:fldSimple>
      <w:r>
        <w:t xml:space="preserve"> Git Bash Install Website</w:t>
      </w:r>
      <w:r w:rsidRPr="00605539">
        <w:rPr>
          <w:rFonts w:ascii="Times New Roman" w:hAnsi="Times New Roman"/>
          <w:bCs/>
          <w:szCs w:val="22"/>
        </w:rPr>
        <w:t xml:space="preserve">. Reprinted from </w:t>
      </w:r>
      <w:r>
        <w:rPr>
          <w:rFonts w:ascii="Times New Roman" w:hAnsi="Times New Roman"/>
          <w:bCs/>
          <w:szCs w:val="22"/>
        </w:rPr>
        <w:t>How To Install Git Bash On Windows</w:t>
      </w:r>
      <w:r w:rsidRPr="00605539">
        <w:rPr>
          <w:rFonts w:ascii="Times New Roman" w:hAnsi="Times New Roman"/>
          <w:bCs/>
          <w:szCs w:val="22"/>
        </w:rPr>
        <w:t xml:space="preserve"> by </w:t>
      </w:r>
      <w:r>
        <w:rPr>
          <w:rFonts w:ascii="Times New Roman" w:hAnsi="Times New Roman"/>
          <w:bCs/>
          <w:szCs w:val="22"/>
        </w:rPr>
        <w:t xml:space="preserve">Stanley </w:t>
      </w:r>
      <w:proofErr w:type="spellStart"/>
      <w:r>
        <w:rPr>
          <w:rFonts w:ascii="Times New Roman" w:hAnsi="Times New Roman"/>
          <w:bCs/>
          <w:szCs w:val="22"/>
        </w:rPr>
        <w:t>Ulili</w:t>
      </w:r>
      <w:proofErr w:type="spellEnd"/>
      <w:r w:rsidRPr="00605539">
        <w:rPr>
          <w:rFonts w:ascii="Times New Roman" w:hAnsi="Times New Roman"/>
          <w:bCs/>
          <w:szCs w:val="22"/>
        </w:rPr>
        <w:t xml:space="preserve">. (n.d.). Retrieved from </w:t>
      </w:r>
      <w:hyperlink r:id="rId14" w:history="1">
        <w:r w:rsidRPr="0056725D">
          <w:rPr>
            <w:rFonts w:ascii="Times New Roman" w:hAnsi="Times New Roman"/>
            <w:bCs/>
            <w:szCs w:val="22"/>
          </w:rPr>
          <w:t>https://www.stanleyulili.com/</w:t>
        </w:r>
        <w:r>
          <w:rPr>
            <w:rFonts w:ascii="Times New Roman" w:hAnsi="Times New Roman"/>
            <w:bCs/>
            <w:szCs w:val="22"/>
          </w:rPr>
          <w:t>Git</w:t>
        </w:r>
        <w:r w:rsidRPr="0056725D">
          <w:rPr>
            <w:rFonts w:ascii="Times New Roman" w:hAnsi="Times New Roman"/>
            <w:bCs/>
            <w:szCs w:val="22"/>
          </w:rPr>
          <w:t>/how-to-install-</w:t>
        </w:r>
        <w:r>
          <w:rPr>
            <w:rFonts w:ascii="Times New Roman" w:hAnsi="Times New Roman"/>
            <w:bCs/>
            <w:szCs w:val="22"/>
          </w:rPr>
          <w:t>Git</w:t>
        </w:r>
        <w:r w:rsidRPr="0056725D">
          <w:rPr>
            <w:rFonts w:ascii="Times New Roman" w:hAnsi="Times New Roman"/>
            <w:bCs/>
            <w:szCs w:val="22"/>
          </w:rPr>
          <w:t>-bash-on-windows/</w:t>
        </w:r>
      </w:hyperlink>
      <w:r w:rsidRPr="00605539">
        <w:rPr>
          <w:rFonts w:ascii="Times New Roman" w:hAnsi="Times New Roman"/>
          <w:bCs/>
          <w:szCs w:val="22"/>
        </w:rPr>
        <w:t xml:space="preserve">. Copyright n.d. </w:t>
      </w:r>
      <w:r>
        <w:rPr>
          <w:rFonts w:ascii="Times New Roman" w:hAnsi="Times New Roman"/>
          <w:bCs/>
          <w:szCs w:val="22"/>
        </w:rPr>
        <w:t>B</w:t>
      </w:r>
      <w:r w:rsidRPr="00605539">
        <w:rPr>
          <w:rFonts w:ascii="Times New Roman" w:hAnsi="Times New Roman"/>
          <w:bCs/>
          <w:szCs w:val="22"/>
        </w:rPr>
        <w:t xml:space="preserve">y </w:t>
      </w:r>
      <w:r>
        <w:rPr>
          <w:rFonts w:ascii="Times New Roman" w:hAnsi="Times New Roman"/>
          <w:bCs/>
          <w:szCs w:val="22"/>
        </w:rPr>
        <w:t xml:space="preserve">Stanley </w:t>
      </w:r>
      <w:proofErr w:type="spellStart"/>
      <w:r>
        <w:rPr>
          <w:rFonts w:ascii="Times New Roman" w:hAnsi="Times New Roman"/>
          <w:bCs/>
          <w:szCs w:val="22"/>
        </w:rPr>
        <w:t>Ulili</w:t>
      </w:r>
      <w:proofErr w:type="spellEnd"/>
      <w:r>
        <w:rPr>
          <w:rFonts w:ascii="Times New Roman" w:hAnsi="Times New Roman"/>
          <w:bCs/>
          <w:szCs w:val="22"/>
        </w:rPr>
        <w:t>.</w:t>
      </w:r>
      <w:bookmarkEnd w:id="1493"/>
      <w:r w:rsidRPr="0056725D">
        <w:rPr>
          <w:rFonts w:ascii="Times New Roman" w:hAnsi="Times New Roman"/>
          <w:bCs/>
          <w:szCs w:val="22"/>
        </w:rPr>
        <w:cr/>
      </w:r>
    </w:p>
    <w:p w14:paraId="106A8422" w14:textId="5780C46D" w:rsidR="0056725D" w:rsidRDefault="0056725D" w:rsidP="0056725D">
      <w:pPr>
        <w:keepNext/>
      </w:pPr>
      <w:r>
        <w:t xml:space="preserve">Upon download, the Git Bash installer for your current Windows Setup (e.g., 32-bit or 64-bit), click and being the Install Git Bash process by selecting the save file and as shown in Figure 2. </w:t>
      </w:r>
    </w:p>
    <w:p w14:paraId="7621C476" w14:textId="77777777" w:rsidR="0056725D" w:rsidRDefault="0056725D" w:rsidP="0056725D">
      <w:pPr>
        <w:keepNext/>
      </w:pPr>
    </w:p>
    <w:p w14:paraId="2A9B731F" w14:textId="5D815433" w:rsidR="0056725D" w:rsidRDefault="0056725D" w:rsidP="0056725D">
      <w:pPr>
        <w:keepNext/>
      </w:pPr>
      <w:r>
        <w:rPr>
          <w:noProof/>
        </w:rPr>
        <w:drawing>
          <wp:inline distT="0" distB="0" distL="0" distR="0" wp14:anchorId="618D01AE" wp14:editId="669782C9">
            <wp:extent cx="4714875" cy="2650606"/>
            <wp:effectExtent l="19050" t="19050" r="9525" b="16510"/>
            <wp:docPr id="3" name="Picture 3" descr="download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bas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29883" cy="2659043"/>
                    </a:xfrm>
                    <a:prstGeom prst="rect">
                      <a:avLst/>
                    </a:prstGeom>
                    <a:noFill/>
                    <a:ln w="19050">
                      <a:solidFill>
                        <a:schemeClr val="tx2"/>
                      </a:solidFill>
                    </a:ln>
                  </pic:spPr>
                </pic:pic>
              </a:graphicData>
            </a:graphic>
          </wp:inline>
        </w:drawing>
      </w:r>
    </w:p>
    <w:p w14:paraId="54460F08" w14:textId="4FA49AC7" w:rsidR="0056725D" w:rsidRDefault="0056725D" w:rsidP="0056725D">
      <w:pPr>
        <w:pStyle w:val="Caption"/>
      </w:pPr>
      <w:bookmarkStart w:id="1494" w:name="_Toc47508007"/>
      <w:r>
        <w:t xml:space="preserve">Figure </w:t>
      </w:r>
      <w:fldSimple w:instr=" SEQ Figure \* ARABIC ">
        <w:r w:rsidR="00F31382">
          <w:rPr>
            <w:noProof/>
          </w:rPr>
          <w:t>2</w:t>
        </w:r>
      </w:fldSimple>
      <w:r w:rsidRPr="00CC38A0">
        <w:t xml:space="preserve"> </w:t>
      </w:r>
      <w:r>
        <w:t>Git</w:t>
      </w:r>
      <w:r w:rsidRPr="00CC38A0">
        <w:t xml:space="preserve"> Bash Instal</w:t>
      </w:r>
      <w:r>
        <w:t xml:space="preserve">ler </w:t>
      </w:r>
      <w:proofErr w:type="spellStart"/>
      <w:r>
        <w:t>SaveFile</w:t>
      </w:r>
      <w:proofErr w:type="spellEnd"/>
      <w:r w:rsidRPr="00CC38A0">
        <w:t xml:space="preserve">. Reprinted from How To Install </w:t>
      </w:r>
      <w:r>
        <w:t>Git</w:t>
      </w:r>
      <w:r w:rsidRPr="00CC38A0">
        <w:t xml:space="preserve"> Bash On Windows by Stanley </w:t>
      </w:r>
      <w:proofErr w:type="spellStart"/>
      <w:r w:rsidRPr="00CC38A0">
        <w:t>Ulili</w:t>
      </w:r>
      <w:proofErr w:type="spellEnd"/>
      <w:r w:rsidRPr="00CC38A0">
        <w:t>. (n.d.). Retrieved from https://www.stanleyulili.com/</w:t>
      </w:r>
      <w:r>
        <w:t>Git</w:t>
      </w:r>
      <w:r w:rsidRPr="00CC38A0">
        <w:t>/how-to-install-</w:t>
      </w:r>
      <w:r>
        <w:t>Git</w:t>
      </w:r>
      <w:r w:rsidRPr="00CC38A0">
        <w:t xml:space="preserve">-bash-on-windows/. Copyright n.d. </w:t>
      </w:r>
      <w:r>
        <w:t>B</w:t>
      </w:r>
      <w:r w:rsidRPr="00CC38A0">
        <w:t xml:space="preserve">y Stanley </w:t>
      </w:r>
      <w:proofErr w:type="spellStart"/>
      <w:r w:rsidRPr="00CC38A0">
        <w:t>Ulili</w:t>
      </w:r>
      <w:proofErr w:type="spellEnd"/>
      <w:r w:rsidRPr="00CC38A0">
        <w:t>.</w:t>
      </w:r>
      <w:bookmarkEnd w:id="1494"/>
    </w:p>
    <w:p w14:paraId="6B2CD4E4" w14:textId="114BF89E" w:rsidR="0056725D" w:rsidRDefault="0056725D" w:rsidP="0056725D">
      <w:r>
        <w:t>Once saved, open the installer and follow the outlined standard process, as shown in Figures  3-6.</w:t>
      </w:r>
    </w:p>
    <w:p w14:paraId="6AB13BD9" w14:textId="77777777" w:rsidR="0056725D" w:rsidRDefault="0056725D" w:rsidP="0056725D">
      <w:pPr>
        <w:keepNext/>
        <w:ind w:firstLine="0"/>
      </w:pPr>
      <w:r>
        <w:rPr>
          <w:noProof/>
        </w:rPr>
        <w:drawing>
          <wp:inline distT="0" distB="0" distL="0" distR="0" wp14:anchorId="0C89B63A" wp14:editId="618ACAA4">
            <wp:extent cx="3787201" cy="2937169"/>
            <wp:effectExtent l="19050" t="19050" r="22860" b="15875"/>
            <wp:docPr id="4" name="Picture 4" descr="accept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ept licen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975" cy="2964914"/>
                    </a:xfrm>
                    <a:prstGeom prst="rect">
                      <a:avLst/>
                    </a:prstGeom>
                    <a:noFill/>
                    <a:ln w="19050">
                      <a:solidFill>
                        <a:schemeClr val="tx2"/>
                      </a:solidFill>
                    </a:ln>
                  </pic:spPr>
                </pic:pic>
              </a:graphicData>
            </a:graphic>
          </wp:inline>
        </w:drawing>
      </w:r>
    </w:p>
    <w:p w14:paraId="6A6611B3" w14:textId="707D3E9D" w:rsidR="0056725D" w:rsidRDefault="0056725D" w:rsidP="0056725D">
      <w:pPr>
        <w:pStyle w:val="Caption"/>
      </w:pPr>
      <w:bookmarkStart w:id="1495" w:name="_Toc47508008"/>
      <w:r>
        <w:t xml:space="preserve">Figure </w:t>
      </w:r>
      <w:fldSimple w:instr=" SEQ Figure \* ARABIC ">
        <w:r w:rsidR="00F31382">
          <w:rPr>
            <w:noProof/>
          </w:rPr>
          <w:t>3</w:t>
        </w:r>
      </w:fldSimple>
      <w:r w:rsidRPr="00D1064F">
        <w:t xml:space="preserve"> </w:t>
      </w:r>
      <w:r>
        <w:t>Git</w:t>
      </w:r>
      <w:r w:rsidRPr="00D1064F">
        <w:t xml:space="preserve"> Bash Installer</w:t>
      </w:r>
      <w:r>
        <w:t xml:space="preserve"> Setup</w:t>
      </w:r>
      <w:r w:rsidRPr="00D1064F">
        <w:t xml:space="preserve">. Reprinted from How To Install </w:t>
      </w:r>
      <w:r>
        <w:t>Git</w:t>
      </w:r>
      <w:r w:rsidRPr="00D1064F">
        <w:t xml:space="preserve"> Bash On Windows by Stanley </w:t>
      </w:r>
      <w:proofErr w:type="spellStart"/>
      <w:r w:rsidRPr="00D1064F">
        <w:t>Ulili</w:t>
      </w:r>
      <w:proofErr w:type="spellEnd"/>
      <w:r w:rsidRPr="00D1064F">
        <w:t>. (n.d.). Retrieved from https://www.stanleyulili.com/</w:t>
      </w:r>
      <w:r>
        <w:t>Git</w:t>
      </w:r>
      <w:r w:rsidRPr="00D1064F">
        <w:t>/how-to-install-</w:t>
      </w:r>
      <w:r>
        <w:t>Git</w:t>
      </w:r>
      <w:r w:rsidRPr="00D1064F">
        <w:t xml:space="preserve">-bash-on-windows/. Copyright n.d. by Stanley </w:t>
      </w:r>
      <w:proofErr w:type="spellStart"/>
      <w:r w:rsidRPr="00D1064F">
        <w:t>Ulili</w:t>
      </w:r>
      <w:bookmarkEnd w:id="1495"/>
      <w:proofErr w:type="spellEnd"/>
    </w:p>
    <w:p w14:paraId="1A55D536" w14:textId="68C1DD03" w:rsidR="0056725D" w:rsidRDefault="0056725D" w:rsidP="0056725D">
      <w:pPr>
        <w:pStyle w:val="Caption"/>
      </w:pPr>
      <w:r w:rsidRPr="00D1064F">
        <w:t>.</w:t>
      </w:r>
      <w:r w:rsidRPr="0056725D">
        <w:rPr>
          <w:noProof/>
        </w:rPr>
        <w:t xml:space="preserve"> </w:t>
      </w:r>
      <w:r>
        <w:rPr>
          <w:noProof/>
        </w:rPr>
        <w:drawing>
          <wp:inline distT="0" distB="0" distL="0" distR="0" wp14:anchorId="4EAB1FC0" wp14:editId="4EBDC6A1">
            <wp:extent cx="3954593" cy="3066989"/>
            <wp:effectExtent l="19050" t="19050" r="27305" b="19685"/>
            <wp:docPr id="5" name="Picture 5" descr="choose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oose defau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553" cy="3082469"/>
                    </a:xfrm>
                    <a:prstGeom prst="rect">
                      <a:avLst/>
                    </a:prstGeom>
                    <a:noFill/>
                    <a:ln w="19050">
                      <a:solidFill>
                        <a:schemeClr val="tx2"/>
                      </a:solidFill>
                    </a:ln>
                  </pic:spPr>
                </pic:pic>
              </a:graphicData>
            </a:graphic>
          </wp:inline>
        </w:drawing>
      </w:r>
    </w:p>
    <w:p w14:paraId="5CC33818" w14:textId="6C2FE578" w:rsidR="0056725D" w:rsidRDefault="0056725D" w:rsidP="0056725D">
      <w:pPr>
        <w:pStyle w:val="Caption"/>
      </w:pPr>
      <w:bookmarkStart w:id="1496" w:name="_Toc47508009"/>
      <w:r>
        <w:t xml:space="preserve">Figure </w:t>
      </w:r>
      <w:fldSimple w:instr=" SEQ Figure \* ARABIC ">
        <w:r w:rsidR="00F31382">
          <w:rPr>
            <w:noProof/>
          </w:rPr>
          <w:t>4</w:t>
        </w:r>
      </w:fldSimple>
      <w:r>
        <w:t xml:space="preserve"> </w:t>
      </w:r>
      <w:proofErr w:type="spellStart"/>
      <w:r>
        <w:t>GitBash</w:t>
      </w:r>
      <w:proofErr w:type="spellEnd"/>
      <w:r>
        <w:t xml:space="preserve"> Select Destination. </w:t>
      </w:r>
      <w:r w:rsidRPr="00AB7C31">
        <w:t xml:space="preserve">Reprinted from How To Install </w:t>
      </w:r>
      <w:r>
        <w:t>Git</w:t>
      </w:r>
      <w:r w:rsidRPr="00AB7C31">
        <w:t xml:space="preserve"> Bash On Windows by Stanley </w:t>
      </w:r>
      <w:proofErr w:type="spellStart"/>
      <w:r w:rsidRPr="00AB7C31">
        <w:t>Ulili</w:t>
      </w:r>
      <w:proofErr w:type="spellEnd"/>
      <w:r w:rsidRPr="00AB7C31">
        <w:t>. (n.d.). Retrieved from https://www.stanleyulili.com/</w:t>
      </w:r>
      <w:r>
        <w:t>Git</w:t>
      </w:r>
      <w:r w:rsidRPr="00AB7C31">
        <w:t>/how-to-install-</w:t>
      </w:r>
      <w:r>
        <w:t>Git</w:t>
      </w:r>
      <w:r w:rsidRPr="00AB7C31">
        <w:t xml:space="preserve">-bash-on-windows/. Copyright n.d. by Stanley </w:t>
      </w:r>
      <w:proofErr w:type="spellStart"/>
      <w:r w:rsidRPr="00AB7C31">
        <w:t>Ulili</w:t>
      </w:r>
      <w:proofErr w:type="spellEnd"/>
      <w:r w:rsidRPr="00AB7C31">
        <w:t>.</w:t>
      </w:r>
      <w:bookmarkEnd w:id="1496"/>
    </w:p>
    <w:p w14:paraId="107FE830" w14:textId="77777777" w:rsidR="0056725D" w:rsidRDefault="0056725D" w:rsidP="0056725D">
      <w:pPr>
        <w:keepNext/>
        <w:ind w:firstLine="0"/>
      </w:pPr>
      <w:r>
        <w:rPr>
          <w:noProof/>
        </w:rPr>
        <w:drawing>
          <wp:inline distT="0" distB="0" distL="0" distR="0" wp14:anchorId="0B01A873" wp14:editId="534E9FFE">
            <wp:extent cx="4040643" cy="3133725"/>
            <wp:effectExtent l="19050" t="19050" r="17145" b="9525"/>
            <wp:docPr id="6" name="Picture 6" descr="selec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 compon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619" cy="3152319"/>
                    </a:xfrm>
                    <a:prstGeom prst="rect">
                      <a:avLst/>
                    </a:prstGeom>
                    <a:noFill/>
                    <a:ln w="19050">
                      <a:solidFill>
                        <a:schemeClr val="tx2"/>
                      </a:solidFill>
                    </a:ln>
                  </pic:spPr>
                </pic:pic>
              </a:graphicData>
            </a:graphic>
          </wp:inline>
        </w:drawing>
      </w:r>
    </w:p>
    <w:p w14:paraId="225B85EF" w14:textId="3D77707D" w:rsidR="0056725D" w:rsidRDefault="0056725D" w:rsidP="0056725D">
      <w:pPr>
        <w:pStyle w:val="Caption"/>
      </w:pPr>
      <w:bookmarkStart w:id="1497" w:name="_Toc47508010"/>
      <w:r>
        <w:t xml:space="preserve">Figure </w:t>
      </w:r>
      <w:fldSimple w:instr=" SEQ Figure \* ARABIC ">
        <w:r w:rsidR="00F31382">
          <w:rPr>
            <w:noProof/>
          </w:rPr>
          <w:t>5</w:t>
        </w:r>
      </w:fldSimple>
      <w:r>
        <w:t xml:space="preserve"> </w:t>
      </w:r>
      <w:proofErr w:type="spellStart"/>
      <w:r>
        <w:t>GitBash</w:t>
      </w:r>
      <w:proofErr w:type="spellEnd"/>
      <w:r>
        <w:t xml:space="preserve"> Select Components. </w:t>
      </w:r>
      <w:r w:rsidRPr="00D26D9C">
        <w:t xml:space="preserve">Reprinted from How To Install </w:t>
      </w:r>
      <w:r>
        <w:t>Git</w:t>
      </w:r>
      <w:r w:rsidRPr="00D26D9C">
        <w:t xml:space="preserve"> Bash On Windows by Stanley </w:t>
      </w:r>
      <w:proofErr w:type="spellStart"/>
      <w:r w:rsidRPr="00D26D9C">
        <w:t>Ulili</w:t>
      </w:r>
      <w:proofErr w:type="spellEnd"/>
      <w:r w:rsidRPr="00D26D9C">
        <w:t>. (n.d.). Retrieved from https://www.stanleyulili.com/</w:t>
      </w:r>
      <w:r>
        <w:t>Git</w:t>
      </w:r>
      <w:r w:rsidRPr="00D26D9C">
        <w:t>/how-to-install-</w:t>
      </w:r>
      <w:r>
        <w:t>Git</w:t>
      </w:r>
      <w:r w:rsidRPr="00D26D9C">
        <w:t xml:space="preserve">-bash-on-windows/. Copyright n.d. </w:t>
      </w:r>
      <w:r>
        <w:t>B</w:t>
      </w:r>
      <w:r w:rsidRPr="00D26D9C">
        <w:t xml:space="preserve">y Stanley </w:t>
      </w:r>
      <w:proofErr w:type="spellStart"/>
      <w:r w:rsidRPr="00D26D9C">
        <w:t>Ulili</w:t>
      </w:r>
      <w:proofErr w:type="spellEnd"/>
      <w:r w:rsidRPr="00D26D9C">
        <w:t>.</w:t>
      </w:r>
      <w:bookmarkEnd w:id="1497"/>
    </w:p>
    <w:p w14:paraId="6D5A16A6" w14:textId="77777777" w:rsidR="0056725D" w:rsidRDefault="0056725D" w:rsidP="0056725D">
      <w:pPr>
        <w:keepNext/>
        <w:ind w:firstLine="0"/>
      </w:pPr>
      <w:r>
        <w:rPr>
          <w:noProof/>
        </w:rPr>
        <w:drawing>
          <wp:inline distT="0" distB="0" distL="0" distR="0" wp14:anchorId="55354105" wp14:editId="5B7C320D">
            <wp:extent cx="4040643" cy="3133725"/>
            <wp:effectExtent l="19050" t="19050" r="17145" b="9525"/>
            <wp:docPr id="20" name="Picture 20" descr="select start 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lect start menu f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0242" cy="3141170"/>
                    </a:xfrm>
                    <a:prstGeom prst="rect">
                      <a:avLst/>
                    </a:prstGeom>
                    <a:noFill/>
                    <a:ln w="19050">
                      <a:solidFill>
                        <a:schemeClr val="tx2"/>
                      </a:solidFill>
                    </a:ln>
                  </pic:spPr>
                </pic:pic>
              </a:graphicData>
            </a:graphic>
          </wp:inline>
        </w:drawing>
      </w:r>
    </w:p>
    <w:p w14:paraId="75BBEB44" w14:textId="2CDD8B5D" w:rsidR="0056725D" w:rsidRPr="0056725D" w:rsidRDefault="0056725D" w:rsidP="0056725D">
      <w:pPr>
        <w:pStyle w:val="Caption"/>
      </w:pPr>
      <w:bookmarkStart w:id="1498" w:name="_Toc47508011"/>
      <w:r>
        <w:t xml:space="preserve">Figure </w:t>
      </w:r>
      <w:fldSimple w:instr=" SEQ Figure \* ARABIC ">
        <w:r w:rsidR="00F31382">
          <w:rPr>
            <w:noProof/>
          </w:rPr>
          <w:t>6</w:t>
        </w:r>
      </w:fldSimple>
      <w:r>
        <w:t xml:space="preserve"> Select Start Menu Folder</w:t>
      </w:r>
      <w:r w:rsidRPr="00E77A48">
        <w:t xml:space="preserve">. Reprinted from How To Install </w:t>
      </w:r>
      <w:r>
        <w:t>Git</w:t>
      </w:r>
      <w:r w:rsidRPr="00E77A48">
        <w:t xml:space="preserve"> Bash On Windows by Stanley </w:t>
      </w:r>
      <w:proofErr w:type="spellStart"/>
      <w:r w:rsidRPr="00E77A48">
        <w:t>Ulili</w:t>
      </w:r>
      <w:proofErr w:type="spellEnd"/>
      <w:r w:rsidRPr="00E77A48">
        <w:t>. (n.d.). Retrieved from https://www.stanleyulili.com/</w:t>
      </w:r>
      <w:r>
        <w:t>Git</w:t>
      </w:r>
      <w:r w:rsidRPr="00E77A48">
        <w:t>/how-to-install-</w:t>
      </w:r>
      <w:r>
        <w:t>Git</w:t>
      </w:r>
      <w:r w:rsidRPr="00E77A48">
        <w:t xml:space="preserve">-bash-on-windows/. Copyright n.d. </w:t>
      </w:r>
      <w:r>
        <w:t>B</w:t>
      </w:r>
      <w:r w:rsidRPr="00E77A48">
        <w:t xml:space="preserve">y Stanley </w:t>
      </w:r>
      <w:proofErr w:type="spellStart"/>
      <w:r w:rsidRPr="00E77A48">
        <w:t>Ulili</w:t>
      </w:r>
      <w:proofErr w:type="spellEnd"/>
      <w:r w:rsidRPr="00E77A48">
        <w:t>.</w:t>
      </w:r>
      <w:bookmarkEnd w:id="1498"/>
    </w:p>
    <w:p w14:paraId="6A04BAFE" w14:textId="77777777" w:rsidR="0056725D" w:rsidRDefault="0056725D" w:rsidP="0056725D">
      <w:pPr>
        <w:keepNext/>
        <w:ind w:firstLine="0"/>
      </w:pPr>
      <w:r>
        <w:rPr>
          <w:noProof/>
        </w:rPr>
        <w:drawing>
          <wp:inline distT="0" distB="0" distL="0" distR="0" wp14:anchorId="4E78A994" wp14:editId="1E2CB86E">
            <wp:extent cx="3684280" cy="2857347"/>
            <wp:effectExtent l="19050" t="19050" r="11430" b="19685"/>
            <wp:docPr id="8" name="Picture 8" descr="Choose defaul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oose default edi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2448" cy="2879193"/>
                    </a:xfrm>
                    <a:prstGeom prst="rect">
                      <a:avLst/>
                    </a:prstGeom>
                    <a:noFill/>
                    <a:ln w="19050">
                      <a:solidFill>
                        <a:schemeClr val="tx2"/>
                      </a:solidFill>
                    </a:ln>
                  </pic:spPr>
                </pic:pic>
              </a:graphicData>
            </a:graphic>
          </wp:inline>
        </w:drawing>
      </w:r>
    </w:p>
    <w:p w14:paraId="56B902B2" w14:textId="4F87926E" w:rsidR="0056725D" w:rsidRDefault="0056725D" w:rsidP="0056725D">
      <w:pPr>
        <w:pStyle w:val="Caption"/>
      </w:pPr>
      <w:bookmarkStart w:id="1499" w:name="_Toc47508012"/>
      <w:r>
        <w:t xml:space="preserve">Figure </w:t>
      </w:r>
      <w:fldSimple w:instr=" SEQ Figure \* ARABIC ">
        <w:r w:rsidR="00F31382">
          <w:rPr>
            <w:noProof/>
          </w:rPr>
          <w:t>7</w:t>
        </w:r>
      </w:fldSimple>
      <w:r>
        <w:t xml:space="preserve"> Choose the default editor for GIT</w:t>
      </w:r>
      <w:r w:rsidRPr="00A724A8">
        <w:t xml:space="preserve">. Reprinted from How To Install </w:t>
      </w:r>
      <w:r>
        <w:t>Git</w:t>
      </w:r>
      <w:r w:rsidRPr="00A724A8">
        <w:t xml:space="preserve"> Bash On Windows by Stanley </w:t>
      </w:r>
      <w:proofErr w:type="spellStart"/>
      <w:r w:rsidRPr="00A724A8">
        <w:t>Ulili</w:t>
      </w:r>
      <w:proofErr w:type="spellEnd"/>
      <w:r w:rsidRPr="00A724A8">
        <w:t>. (n.d.). Retrieved from https://www.stanleyulili.com/</w:t>
      </w:r>
      <w:r>
        <w:t>Git</w:t>
      </w:r>
      <w:r w:rsidRPr="00A724A8">
        <w:t>/how-to-install-</w:t>
      </w:r>
      <w:r>
        <w:t>Git</w:t>
      </w:r>
      <w:r w:rsidRPr="00A724A8">
        <w:t xml:space="preserve">-bash-on-windows/. Copyright n.d. </w:t>
      </w:r>
      <w:r>
        <w:t>B</w:t>
      </w:r>
      <w:r w:rsidRPr="00A724A8">
        <w:t xml:space="preserve">y Stanley </w:t>
      </w:r>
      <w:proofErr w:type="spellStart"/>
      <w:r w:rsidRPr="00A724A8">
        <w:t>Ulili</w:t>
      </w:r>
      <w:proofErr w:type="spellEnd"/>
      <w:r w:rsidRPr="00A724A8">
        <w:t>.</w:t>
      </w:r>
      <w:bookmarkEnd w:id="1499"/>
    </w:p>
    <w:p w14:paraId="47AB1BBF" w14:textId="77777777" w:rsidR="0056725D" w:rsidRDefault="0056725D" w:rsidP="0056725D">
      <w:pPr>
        <w:keepNext/>
        <w:ind w:firstLine="0"/>
      </w:pPr>
      <w:r>
        <w:rPr>
          <w:noProof/>
        </w:rPr>
        <w:drawing>
          <wp:inline distT="0" distB="0" distL="0" distR="0" wp14:anchorId="799C46AF" wp14:editId="5B347C88">
            <wp:extent cx="4249430" cy="3295650"/>
            <wp:effectExtent l="19050" t="19050" r="17780" b="19050"/>
            <wp:docPr id="9" name="Picture 9" descr="Choose nano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oose nano edi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2761" cy="3305989"/>
                    </a:xfrm>
                    <a:prstGeom prst="rect">
                      <a:avLst/>
                    </a:prstGeom>
                    <a:noFill/>
                    <a:ln w="19050">
                      <a:solidFill>
                        <a:schemeClr val="tx2"/>
                      </a:solidFill>
                    </a:ln>
                  </pic:spPr>
                </pic:pic>
              </a:graphicData>
            </a:graphic>
          </wp:inline>
        </w:drawing>
      </w:r>
    </w:p>
    <w:p w14:paraId="6CD6F712" w14:textId="4301994C" w:rsidR="0056725D" w:rsidRDefault="0056725D" w:rsidP="0056725D">
      <w:pPr>
        <w:pStyle w:val="Caption"/>
      </w:pPr>
      <w:bookmarkStart w:id="1500" w:name="_Toc47508013"/>
      <w:r>
        <w:t xml:space="preserve">Figure </w:t>
      </w:r>
      <w:fldSimple w:instr=" SEQ Figure \* ARABIC ">
        <w:r w:rsidR="00F31382">
          <w:rPr>
            <w:noProof/>
          </w:rPr>
          <w:t>8</w:t>
        </w:r>
      </w:fldSimple>
      <w:r>
        <w:t xml:space="preserve"> </w:t>
      </w:r>
      <w:proofErr w:type="spellStart"/>
      <w:r>
        <w:t>Selec</w:t>
      </w:r>
      <w:proofErr w:type="spellEnd"/>
      <w:r>
        <w:t xml:space="preserve"> Use Nano editor</w:t>
      </w:r>
      <w:r w:rsidRPr="00942DB8">
        <w:t xml:space="preserve">. Reprinted from How To Install </w:t>
      </w:r>
      <w:r>
        <w:t>Git</w:t>
      </w:r>
      <w:r w:rsidRPr="00942DB8">
        <w:t xml:space="preserve"> Bash On Windows by Stanley </w:t>
      </w:r>
      <w:proofErr w:type="spellStart"/>
      <w:r w:rsidRPr="00942DB8">
        <w:t>Ulili</w:t>
      </w:r>
      <w:proofErr w:type="spellEnd"/>
      <w:r w:rsidRPr="00942DB8">
        <w:t>. (n.d.). Retrieved from https://www.stanleyulili.com/</w:t>
      </w:r>
      <w:r>
        <w:t>Git</w:t>
      </w:r>
      <w:r w:rsidRPr="00942DB8">
        <w:t>/how-to-install-</w:t>
      </w:r>
      <w:r>
        <w:t>Git</w:t>
      </w:r>
      <w:r w:rsidRPr="00942DB8">
        <w:t xml:space="preserve">-bash-on-windows/. Copyright n.d. </w:t>
      </w:r>
      <w:r>
        <w:t>B</w:t>
      </w:r>
      <w:r w:rsidRPr="00942DB8">
        <w:t xml:space="preserve">y Stanley </w:t>
      </w:r>
      <w:proofErr w:type="spellStart"/>
      <w:r w:rsidRPr="00942DB8">
        <w:t>Ulili</w:t>
      </w:r>
      <w:proofErr w:type="spellEnd"/>
      <w:r w:rsidRPr="00942DB8">
        <w:t>.</w:t>
      </w:r>
      <w:bookmarkEnd w:id="1500"/>
    </w:p>
    <w:p w14:paraId="07CA00BF" w14:textId="079A46E0" w:rsidR="0056725D" w:rsidRDefault="0056725D" w:rsidP="0056725D"/>
    <w:p w14:paraId="0CB3465B" w14:textId="77777777" w:rsidR="0056725D" w:rsidRDefault="0056725D" w:rsidP="0056725D">
      <w:pPr>
        <w:keepNext/>
        <w:ind w:firstLine="0"/>
      </w:pPr>
      <w:r>
        <w:rPr>
          <w:noProof/>
        </w:rPr>
        <w:drawing>
          <wp:inline distT="0" distB="0" distL="0" distR="0" wp14:anchorId="0CF6B2B4" wp14:editId="46886C3E">
            <wp:extent cx="4052924" cy="3143250"/>
            <wp:effectExtent l="19050" t="19050" r="24130" b="19050"/>
            <wp:docPr id="11" name="Picture 11" descr="Adjust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just Path Environ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4309" cy="3152080"/>
                    </a:xfrm>
                    <a:prstGeom prst="rect">
                      <a:avLst/>
                    </a:prstGeom>
                    <a:noFill/>
                    <a:ln w="19050">
                      <a:solidFill>
                        <a:schemeClr val="tx2"/>
                      </a:solidFill>
                    </a:ln>
                  </pic:spPr>
                </pic:pic>
              </a:graphicData>
            </a:graphic>
          </wp:inline>
        </w:drawing>
      </w:r>
    </w:p>
    <w:p w14:paraId="1ED1AA16" w14:textId="32CA96D6" w:rsidR="0056725D" w:rsidRDefault="0056725D" w:rsidP="0056725D">
      <w:pPr>
        <w:pStyle w:val="Caption"/>
      </w:pPr>
      <w:bookmarkStart w:id="1501" w:name="_Toc47508014"/>
      <w:r>
        <w:t xml:space="preserve">Figure </w:t>
      </w:r>
      <w:fldSimple w:instr=" SEQ Figure \* ARABIC ">
        <w:r w:rsidR="00F31382">
          <w:rPr>
            <w:noProof/>
          </w:rPr>
          <w:t>9</w:t>
        </w:r>
      </w:fldSimple>
      <w:r>
        <w:t>. Adjust your Path environment</w:t>
      </w:r>
      <w:r w:rsidRPr="009D7030">
        <w:t xml:space="preserve">. Reprinted from How To Install </w:t>
      </w:r>
      <w:r>
        <w:t>Git</w:t>
      </w:r>
      <w:r w:rsidRPr="009D7030">
        <w:t xml:space="preserve"> Bash On Windows by Stanley </w:t>
      </w:r>
      <w:proofErr w:type="spellStart"/>
      <w:r w:rsidRPr="009D7030">
        <w:t>Ulili</w:t>
      </w:r>
      <w:proofErr w:type="spellEnd"/>
      <w:r w:rsidRPr="009D7030">
        <w:t>. (n.d.). Retrieved from https://www.stanleyulili.com/</w:t>
      </w:r>
      <w:r>
        <w:t>Git</w:t>
      </w:r>
      <w:r w:rsidRPr="009D7030">
        <w:t>/how-to-install-</w:t>
      </w:r>
      <w:r>
        <w:t>Git</w:t>
      </w:r>
      <w:r w:rsidRPr="009D7030">
        <w:t xml:space="preserve">-bash-on-windows/. Copyright n.d. </w:t>
      </w:r>
      <w:r>
        <w:t>B</w:t>
      </w:r>
      <w:r w:rsidRPr="009D7030">
        <w:t xml:space="preserve">y Stanley </w:t>
      </w:r>
      <w:proofErr w:type="spellStart"/>
      <w:r w:rsidRPr="009D7030">
        <w:t>Ulili</w:t>
      </w:r>
      <w:proofErr w:type="spellEnd"/>
      <w:r w:rsidRPr="009D7030">
        <w:t>.</w:t>
      </w:r>
      <w:bookmarkEnd w:id="1501"/>
    </w:p>
    <w:p w14:paraId="15BD8EB2" w14:textId="77777777" w:rsidR="0056725D" w:rsidRDefault="0056725D" w:rsidP="0056725D">
      <w:pPr>
        <w:keepNext/>
        <w:ind w:firstLine="0"/>
      </w:pPr>
      <w:r>
        <w:rPr>
          <w:noProof/>
        </w:rPr>
        <w:drawing>
          <wp:inline distT="0" distB="0" distL="0" distR="0" wp14:anchorId="4B4F1464" wp14:editId="21B73058">
            <wp:extent cx="3647233" cy="2828615"/>
            <wp:effectExtent l="19050" t="19050" r="1079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1225" cy="2847222"/>
                    </a:xfrm>
                    <a:prstGeom prst="rect">
                      <a:avLst/>
                    </a:prstGeom>
                    <a:noFill/>
                    <a:ln w="19050">
                      <a:solidFill>
                        <a:schemeClr val="tx2"/>
                      </a:solidFill>
                    </a:ln>
                  </pic:spPr>
                </pic:pic>
              </a:graphicData>
            </a:graphic>
          </wp:inline>
        </w:drawing>
      </w:r>
    </w:p>
    <w:p w14:paraId="328DF071" w14:textId="68507D2F" w:rsidR="0056725D" w:rsidRDefault="0056725D" w:rsidP="0056725D">
      <w:pPr>
        <w:pStyle w:val="Caption"/>
      </w:pPr>
      <w:bookmarkStart w:id="1502" w:name="_Toc47508015"/>
      <w:r>
        <w:t xml:space="preserve">Figure </w:t>
      </w:r>
      <w:fldSimple w:instr=" SEQ Figure \* ARABIC ">
        <w:r w:rsidR="00F31382">
          <w:rPr>
            <w:noProof/>
          </w:rPr>
          <w:t>10</w:t>
        </w:r>
      </w:fldSimple>
      <w:r>
        <w:t xml:space="preserve"> Use HTTPS Transport Backend</w:t>
      </w:r>
      <w:r w:rsidRPr="00C65397">
        <w:t xml:space="preserve">. Reprinted from How To Install </w:t>
      </w:r>
      <w:r>
        <w:t>Git</w:t>
      </w:r>
      <w:r w:rsidRPr="00C65397">
        <w:t xml:space="preserve"> Bash On Windows by Stanley </w:t>
      </w:r>
      <w:proofErr w:type="spellStart"/>
      <w:r w:rsidRPr="00C65397">
        <w:t>Ulili</w:t>
      </w:r>
      <w:proofErr w:type="spellEnd"/>
      <w:r w:rsidRPr="00C65397">
        <w:t>. (n.d.). Retrieved from https://www.stanleyulili.com/</w:t>
      </w:r>
      <w:r>
        <w:t>Git</w:t>
      </w:r>
      <w:r w:rsidRPr="00C65397">
        <w:t>/how-to-install-</w:t>
      </w:r>
      <w:r>
        <w:t>Git</w:t>
      </w:r>
      <w:r w:rsidRPr="00C65397">
        <w:t xml:space="preserve">-bash-on-windows/. Copyright n.d. </w:t>
      </w:r>
      <w:r>
        <w:t>B</w:t>
      </w:r>
      <w:r w:rsidRPr="00C65397">
        <w:t xml:space="preserve">y Stanley </w:t>
      </w:r>
      <w:proofErr w:type="spellStart"/>
      <w:r w:rsidRPr="00C65397">
        <w:t>Ulili</w:t>
      </w:r>
      <w:proofErr w:type="spellEnd"/>
      <w:r w:rsidRPr="00C65397">
        <w:t>.</w:t>
      </w:r>
      <w:bookmarkEnd w:id="1502"/>
    </w:p>
    <w:p w14:paraId="49856600" w14:textId="201FD69F" w:rsidR="0056725D" w:rsidRDefault="0056725D" w:rsidP="0056725D"/>
    <w:p w14:paraId="3093C73C" w14:textId="4D144839" w:rsidR="0056725D" w:rsidRDefault="0056725D" w:rsidP="0056725D"/>
    <w:p w14:paraId="1CA5ADA3" w14:textId="20D9337D" w:rsidR="0056725D" w:rsidRDefault="0056725D" w:rsidP="0056725D">
      <w:r>
        <w:t xml:space="preserve">For the remaining screens of the installation, click the "NEXT" button. You will complete the Git Bash installation process once you click the "Finish" button outlined in Figure 11. </w:t>
      </w:r>
    </w:p>
    <w:p w14:paraId="54A86EA9" w14:textId="77777777" w:rsidR="0056725D" w:rsidRDefault="0056725D" w:rsidP="0056725D">
      <w:pPr>
        <w:keepNext/>
        <w:ind w:firstLine="0"/>
      </w:pPr>
      <w:r>
        <w:rPr>
          <w:noProof/>
        </w:rPr>
        <w:drawing>
          <wp:inline distT="0" distB="0" distL="0" distR="0" wp14:anchorId="51A4EED7" wp14:editId="5BB824C1">
            <wp:extent cx="4238625" cy="3287270"/>
            <wp:effectExtent l="19050" t="19050" r="9525" b="27940"/>
            <wp:docPr id="17" name="Picture 17" descr="finish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nish install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4798" cy="3292058"/>
                    </a:xfrm>
                    <a:prstGeom prst="rect">
                      <a:avLst/>
                    </a:prstGeom>
                    <a:noFill/>
                    <a:ln w="19050">
                      <a:solidFill>
                        <a:schemeClr val="tx2"/>
                      </a:solidFill>
                    </a:ln>
                  </pic:spPr>
                </pic:pic>
              </a:graphicData>
            </a:graphic>
          </wp:inline>
        </w:drawing>
      </w:r>
    </w:p>
    <w:p w14:paraId="7E205EAE" w14:textId="378A371C" w:rsidR="0056725D" w:rsidRDefault="0056725D" w:rsidP="0056725D">
      <w:pPr>
        <w:pStyle w:val="Caption"/>
      </w:pPr>
      <w:bookmarkStart w:id="1503" w:name="_Toc47508016"/>
      <w:r>
        <w:t xml:space="preserve">Figure </w:t>
      </w:r>
      <w:fldSimple w:instr=" SEQ Figure \* ARABIC ">
        <w:r w:rsidR="00F31382">
          <w:rPr>
            <w:noProof/>
          </w:rPr>
          <w:t>11</w:t>
        </w:r>
      </w:fldSimple>
      <w:r>
        <w:t xml:space="preserve"> </w:t>
      </w:r>
      <w:proofErr w:type="spellStart"/>
      <w:r>
        <w:t>GitBash</w:t>
      </w:r>
      <w:proofErr w:type="spellEnd"/>
      <w:r>
        <w:t xml:space="preserve"> Finished Installation</w:t>
      </w:r>
      <w:r w:rsidRPr="0045161C">
        <w:t xml:space="preserve">. Reprinted from How To Install </w:t>
      </w:r>
      <w:r>
        <w:t>Git</w:t>
      </w:r>
      <w:r w:rsidRPr="0045161C">
        <w:t xml:space="preserve"> Bash On Windows by Stanley </w:t>
      </w:r>
      <w:proofErr w:type="spellStart"/>
      <w:r w:rsidRPr="0045161C">
        <w:t>Ulili</w:t>
      </w:r>
      <w:proofErr w:type="spellEnd"/>
      <w:r w:rsidRPr="0045161C">
        <w:t>. (n.d.). Retrieved from https://www.stanleyulili.com/</w:t>
      </w:r>
      <w:r>
        <w:t>Git</w:t>
      </w:r>
      <w:r w:rsidRPr="0045161C">
        <w:t>/how-to-install-</w:t>
      </w:r>
      <w:r>
        <w:t>Git</w:t>
      </w:r>
      <w:r w:rsidRPr="0045161C">
        <w:t xml:space="preserve">-bash-on-windows/. Copyright n.d. </w:t>
      </w:r>
      <w:r>
        <w:t>B</w:t>
      </w:r>
      <w:r w:rsidRPr="0045161C">
        <w:t xml:space="preserve">y Stanley </w:t>
      </w:r>
      <w:proofErr w:type="spellStart"/>
      <w:r w:rsidRPr="0045161C">
        <w:t>Ulili</w:t>
      </w:r>
      <w:proofErr w:type="spellEnd"/>
      <w:r w:rsidRPr="0045161C">
        <w:t>.</w:t>
      </w:r>
      <w:bookmarkEnd w:id="1503"/>
    </w:p>
    <w:p w14:paraId="549441CF" w14:textId="7B99E661" w:rsidR="0056725D" w:rsidRPr="0056725D" w:rsidRDefault="0056725D" w:rsidP="0056725D">
      <w:r>
        <w:t>To access the Git Bash environment, simply right click on your desktop and scroll to and select "Git Bash Here" as shown in Figure 12. Upon selection, the Git Bash terminal window will appear, as shown in Figure 13. If all appears, you will have successfully installed Git Bash.</w:t>
      </w:r>
    </w:p>
    <w:p w14:paraId="4D4E00FA" w14:textId="77777777" w:rsidR="0056725D" w:rsidRDefault="0056725D" w:rsidP="0056725D">
      <w:pPr>
        <w:keepNext/>
        <w:ind w:firstLine="0"/>
      </w:pPr>
      <w:r>
        <w:rPr>
          <w:noProof/>
        </w:rPr>
        <w:drawing>
          <wp:inline distT="0" distB="0" distL="0" distR="0" wp14:anchorId="1539FD4D" wp14:editId="63882630">
            <wp:extent cx="4430551" cy="2490765"/>
            <wp:effectExtent l="19050" t="19050" r="27305" b="24130"/>
            <wp:docPr id="18" name="Picture 18" descr="folder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lder contex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9300" cy="2495683"/>
                    </a:xfrm>
                    <a:prstGeom prst="rect">
                      <a:avLst/>
                    </a:prstGeom>
                    <a:noFill/>
                    <a:ln w="19050">
                      <a:solidFill>
                        <a:schemeClr val="tx2"/>
                      </a:solidFill>
                    </a:ln>
                  </pic:spPr>
                </pic:pic>
              </a:graphicData>
            </a:graphic>
          </wp:inline>
        </w:drawing>
      </w:r>
    </w:p>
    <w:p w14:paraId="2F194562" w14:textId="675B0ABA" w:rsidR="0056725D" w:rsidRDefault="0056725D" w:rsidP="0056725D">
      <w:pPr>
        <w:pStyle w:val="Caption"/>
      </w:pPr>
      <w:bookmarkStart w:id="1504" w:name="_Toc47508017"/>
      <w:r>
        <w:t xml:space="preserve">Figure </w:t>
      </w:r>
      <w:fldSimple w:instr=" SEQ Figure \* ARABIC ">
        <w:r w:rsidR="00F31382">
          <w:rPr>
            <w:noProof/>
          </w:rPr>
          <w:t>12</w:t>
        </w:r>
      </w:fldSimple>
      <w:r>
        <w:t xml:space="preserve"> Accessing Git Bash</w:t>
      </w:r>
      <w:r w:rsidRPr="00562D9C">
        <w:t xml:space="preserve">. Reprinted from How To Install </w:t>
      </w:r>
      <w:r>
        <w:t>Git</w:t>
      </w:r>
      <w:r w:rsidRPr="00562D9C">
        <w:t xml:space="preserve"> Bash On Windows by Stanley </w:t>
      </w:r>
      <w:proofErr w:type="spellStart"/>
      <w:r w:rsidRPr="00562D9C">
        <w:t>Ulili</w:t>
      </w:r>
      <w:proofErr w:type="spellEnd"/>
      <w:r w:rsidRPr="00562D9C">
        <w:t>. (n.d.). Retrieved from https://www.stanleyulili.com/</w:t>
      </w:r>
      <w:r>
        <w:t>Git</w:t>
      </w:r>
      <w:r w:rsidRPr="00562D9C">
        <w:t>/how-to-install-</w:t>
      </w:r>
      <w:r>
        <w:t>Git</w:t>
      </w:r>
      <w:r w:rsidRPr="00562D9C">
        <w:t xml:space="preserve">-bash-on-windows/. Copyright n.d. </w:t>
      </w:r>
      <w:r>
        <w:t>B</w:t>
      </w:r>
      <w:r w:rsidRPr="00562D9C">
        <w:t xml:space="preserve">y Stanley </w:t>
      </w:r>
      <w:proofErr w:type="spellStart"/>
      <w:r w:rsidRPr="00562D9C">
        <w:t>Ulili</w:t>
      </w:r>
      <w:proofErr w:type="spellEnd"/>
      <w:r w:rsidRPr="00562D9C">
        <w:t>.</w:t>
      </w:r>
      <w:bookmarkEnd w:id="1504"/>
    </w:p>
    <w:p w14:paraId="139895AF" w14:textId="77777777" w:rsidR="0056725D" w:rsidRDefault="0056725D" w:rsidP="0056725D">
      <w:pPr>
        <w:keepNext/>
        <w:ind w:firstLine="0"/>
      </w:pPr>
      <w:r>
        <w:rPr>
          <w:noProof/>
        </w:rPr>
        <w:drawing>
          <wp:inline distT="0" distB="0" distL="0" distR="0" wp14:anchorId="24141156" wp14:editId="3352F277">
            <wp:extent cx="4248434" cy="2705543"/>
            <wp:effectExtent l="19050" t="19050" r="19050" b="19050"/>
            <wp:docPr id="19" name="Picture 19" descr="git bash ope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t bash open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419" cy="2709355"/>
                    </a:xfrm>
                    <a:prstGeom prst="rect">
                      <a:avLst/>
                    </a:prstGeom>
                    <a:noFill/>
                    <a:ln w="19050">
                      <a:solidFill>
                        <a:schemeClr val="tx2"/>
                      </a:solidFill>
                    </a:ln>
                  </pic:spPr>
                </pic:pic>
              </a:graphicData>
            </a:graphic>
          </wp:inline>
        </w:drawing>
      </w:r>
    </w:p>
    <w:p w14:paraId="2B4A6118" w14:textId="3BBD14CD" w:rsidR="0056725D" w:rsidRDefault="0056725D" w:rsidP="0056725D">
      <w:pPr>
        <w:pStyle w:val="Caption"/>
      </w:pPr>
      <w:bookmarkStart w:id="1505" w:name="_Toc47508018"/>
      <w:r>
        <w:t xml:space="preserve">Figure </w:t>
      </w:r>
      <w:fldSimple w:instr=" SEQ Figure \* ARABIC ">
        <w:r w:rsidR="00F31382">
          <w:rPr>
            <w:noProof/>
          </w:rPr>
          <w:t>13</w:t>
        </w:r>
      </w:fldSimple>
      <w:r>
        <w:t xml:space="preserve"> Terminal Window Git Bash</w:t>
      </w:r>
      <w:r w:rsidRPr="00205E49">
        <w:t xml:space="preserve">. Reprinted from How To Install </w:t>
      </w:r>
      <w:r>
        <w:t>Git</w:t>
      </w:r>
      <w:r w:rsidRPr="00205E49">
        <w:t xml:space="preserve"> Bash On Windows by Stanley </w:t>
      </w:r>
      <w:proofErr w:type="spellStart"/>
      <w:r w:rsidRPr="00205E49">
        <w:t>Ulili</w:t>
      </w:r>
      <w:proofErr w:type="spellEnd"/>
      <w:r w:rsidRPr="00205E49">
        <w:t>. (n.d.). Retrieved from https://www.stanleyulili.com/</w:t>
      </w:r>
      <w:r>
        <w:t>Git</w:t>
      </w:r>
      <w:r w:rsidRPr="00205E49">
        <w:t>/how-to-install-</w:t>
      </w:r>
      <w:r>
        <w:t>Git</w:t>
      </w:r>
      <w:r w:rsidRPr="00205E49">
        <w:t xml:space="preserve">-bash-on-windows/. Copyright n.d. </w:t>
      </w:r>
      <w:r>
        <w:t>B</w:t>
      </w:r>
      <w:r w:rsidRPr="00205E49">
        <w:t xml:space="preserve">y Stanley </w:t>
      </w:r>
      <w:proofErr w:type="spellStart"/>
      <w:r w:rsidRPr="00205E49">
        <w:t>Ulili</w:t>
      </w:r>
      <w:proofErr w:type="spellEnd"/>
      <w:r w:rsidRPr="00205E49">
        <w:t>.</w:t>
      </w:r>
      <w:bookmarkEnd w:id="1505"/>
    </w:p>
    <w:p w14:paraId="63101CB1" w14:textId="77777777" w:rsidR="0056725D" w:rsidRPr="0056725D" w:rsidRDefault="0056725D" w:rsidP="0056725D"/>
    <w:p w14:paraId="6E31B6AE" w14:textId="77777777" w:rsidR="0056725D" w:rsidRPr="0056725D" w:rsidRDefault="0056725D" w:rsidP="0056725D"/>
    <w:p w14:paraId="0F93E98E" w14:textId="3B2D9F0E" w:rsidR="00B13738" w:rsidRDefault="00441A0B" w:rsidP="0056725D">
      <w:pPr>
        <w:pStyle w:val="Heading2"/>
        <w:spacing w:line="240" w:lineRule="auto"/>
      </w:pPr>
      <w:bookmarkStart w:id="1506" w:name="_Toc46159632"/>
      <w:bookmarkStart w:id="1507" w:name="_Toc47472632"/>
      <w:r>
        <w:t>3</w:t>
      </w:r>
      <w:r w:rsidR="00B13738">
        <w:t>.</w:t>
      </w:r>
      <w:r w:rsidR="0056725D">
        <w:t>2</w:t>
      </w:r>
      <w:r w:rsidR="00B13738">
        <w:t xml:space="preserve"> </w:t>
      </w:r>
      <w:bookmarkEnd w:id="1506"/>
      <w:r w:rsidR="00B123FB">
        <w:t>Downloading the latest code</w:t>
      </w:r>
      <w:bookmarkEnd w:id="1507"/>
    </w:p>
    <w:p w14:paraId="237942A2" w14:textId="3F800E07" w:rsidR="0065602A" w:rsidRPr="0065602A" w:rsidRDefault="00977856" w:rsidP="0056725D">
      <w:r>
        <w:t>T</w:t>
      </w:r>
      <w:r w:rsidR="0056725D">
        <w:t xml:space="preserve">he following link outlines the current </w:t>
      </w:r>
      <w:proofErr w:type="spellStart"/>
      <w:r w:rsidR="0056725D">
        <w:t>Github</w:t>
      </w:r>
      <w:proofErr w:type="spellEnd"/>
      <w:r w:rsidR="0056725D">
        <w:t xml:space="preserve"> repository to where the current code for the MPC System can be found: </w:t>
      </w:r>
      <w:hyperlink r:id="rId27" w:history="1">
        <w:r w:rsidRPr="00A31735">
          <w:rPr>
            <w:rStyle w:val="Hyperlink"/>
          </w:rPr>
          <w:t>https://</w:t>
        </w:r>
        <w:r w:rsidR="0056725D">
          <w:rPr>
            <w:rStyle w:val="Hyperlink"/>
          </w:rPr>
          <w:t>Git</w:t>
        </w:r>
        <w:r w:rsidRPr="00A31735">
          <w:rPr>
            <w:rStyle w:val="Hyperlink"/>
          </w:rPr>
          <w:t>hub.com/umgc/umgc.city_chatbot</w:t>
        </w:r>
      </w:hyperlink>
      <w:r w:rsidR="0056725D">
        <w:t xml:space="preserve">. Before downloading the software, ensure that you are signed </w:t>
      </w:r>
      <w:r w:rsidR="004E3D2A">
        <w:t>into</w:t>
      </w:r>
      <w:r w:rsidR="0056725D">
        <w:t xml:space="preserve"> GitHub. If you currently do not have a GitHub account, then please create and sign up before continuing. Furthermore, in order to access the MPC repository, please ensure that your GitHub account is linked to your University of Maryland Global Campus (UM</w:t>
      </w:r>
      <w:r w:rsidR="005C0787">
        <w:t>G</w:t>
      </w:r>
      <w:r w:rsidR="0056725D">
        <w:t>C) account. Once signed in,</w:t>
      </w:r>
      <w:r w:rsidR="006D3458">
        <w:t xml:space="preserve"> click on the green download </w:t>
      </w:r>
      <w:r w:rsidR="0056725D">
        <w:t>button labeled "C</w:t>
      </w:r>
      <w:r w:rsidR="006D3458">
        <w:t>ode</w:t>
      </w:r>
      <w:r w:rsidR="0056725D">
        <w:t>"</w:t>
      </w:r>
      <w:r w:rsidR="006D3458">
        <w:t xml:space="preserve"> button</w:t>
      </w:r>
      <w:r w:rsidR="0056725D">
        <w:t xml:space="preserve"> containing an arrow pointing down</w:t>
      </w:r>
      <w:r w:rsidR="006D3458">
        <w:t xml:space="preserve"> on the top right of the page.</w:t>
      </w:r>
      <w:r w:rsidR="00BA1CFB">
        <w:t xml:space="preserve"> </w:t>
      </w:r>
      <w:r w:rsidR="003C6ADA">
        <w:t xml:space="preserve">Select the clone with HTTPS and copy the URL into </w:t>
      </w:r>
      <w:r w:rsidR="0056725D">
        <w:t xml:space="preserve">the </w:t>
      </w:r>
      <w:r w:rsidR="003C6ADA">
        <w:t xml:space="preserve">clipboard. </w:t>
      </w:r>
      <w:r w:rsidR="0065602A">
        <w:t xml:space="preserve">Open a terminal window and navigate to the folder location where you would like to download the latest code. Once at the desired location, enter the command </w:t>
      </w:r>
      <m:oMath>
        <m:r>
          <w:rPr>
            <w:rFonts w:ascii="Cambria Math" w:hAnsi="Cambria Math"/>
          </w:rPr>
          <m:t>git clone&lt;paste the copied URL&gt;</m:t>
        </m:r>
      </m:oMath>
      <w:r w:rsidR="0065602A">
        <w:t>.</w:t>
      </w:r>
      <w:r w:rsidR="0030548C">
        <w:t xml:space="preserve"> You now have the latest code in your system locally.</w:t>
      </w:r>
    </w:p>
    <w:p w14:paraId="47F0DA34" w14:textId="6C35487C" w:rsidR="00A36DD0" w:rsidRDefault="00441A0B" w:rsidP="0056725D">
      <w:pPr>
        <w:pStyle w:val="Heading2"/>
        <w:spacing w:line="240" w:lineRule="auto"/>
      </w:pPr>
      <w:bookmarkStart w:id="1508" w:name="_Toc46159637"/>
      <w:bookmarkStart w:id="1509" w:name="_Toc47472633"/>
      <w:r>
        <w:t>3</w:t>
      </w:r>
      <w:r w:rsidR="006853EF">
        <w:t>.</w:t>
      </w:r>
      <w:bookmarkEnd w:id="1508"/>
      <w:r w:rsidR="00F26DF1">
        <w:t>3</w:t>
      </w:r>
      <w:r w:rsidR="0030548C">
        <w:t xml:space="preserve"> Installing the frontend</w:t>
      </w:r>
      <w:bookmarkEnd w:id="1509"/>
    </w:p>
    <w:p w14:paraId="6AABE864" w14:textId="77777777" w:rsidR="00E63E60" w:rsidRDefault="00F26DF1" w:rsidP="00E63E60">
      <w:r>
        <w:t xml:space="preserve">To install the frontend, navigate to the </w:t>
      </w:r>
      <m:oMath>
        <m:r>
          <w:rPr>
            <w:rFonts w:ascii="Cambria Math" w:hAnsi="Cambria Math"/>
          </w:rPr>
          <m:t>city-official-client</m:t>
        </m:r>
      </m:oMath>
      <w:r>
        <w:t xml:space="preserve"> folder within the cloned repository folder. Download and install the latest Node.js from </w:t>
      </w:r>
      <w:hyperlink r:id="rId28" w:history="1">
        <w:r>
          <w:rPr>
            <w:rStyle w:val="Hyperlink"/>
          </w:rPr>
          <w:t>https://nodejs.org/en/</w:t>
        </w:r>
      </w:hyperlink>
      <w:r>
        <w:t>.</w:t>
      </w:r>
      <w:r w:rsidR="00E63E60">
        <w:t xml:space="preserve"> Follow the following steps to install Node.js:</w:t>
      </w:r>
    </w:p>
    <w:p w14:paraId="77C840E3" w14:textId="3E48265F" w:rsidR="00E63E60" w:rsidRDefault="00E63E60" w:rsidP="00E63E60"/>
    <w:p w14:paraId="70F4D8CF" w14:textId="6971B758" w:rsidR="00E63E60" w:rsidRDefault="00046CF8" w:rsidP="00D91BB4">
      <w:pPr>
        <w:ind w:firstLine="0"/>
      </w:pPr>
      <w:r>
        <w:rPr>
          <w:noProof/>
        </w:rPr>
        <w:drawing>
          <wp:inline distT="0" distB="0" distL="0" distR="0" wp14:anchorId="5D017B27" wp14:editId="2886B20C">
            <wp:extent cx="5086350" cy="28637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6350" cy="2863758"/>
                    </a:xfrm>
                    <a:prstGeom prst="rect">
                      <a:avLst/>
                    </a:prstGeom>
                    <a:noFill/>
                    <a:ln>
                      <a:noFill/>
                    </a:ln>
                  </pic:spPr>
                </pic:pic>
              </a:graphicData>
            </a:graphic>
          </wp:inline>
        </w:drawing>
      </w:r>
    </w:p>
    <w:p w14:paraId="15FA4C27" w14:textId="03CFD2CC" w:rsidR="00E63E60" w:rsidRPr="00D91BB4" w:rsidRDefault="0017642D" w:rsidP="00D91BB4">
      <w:pPr>
        <w:ind w:firstLine="0"/>
        <w:rPr>
          <w:i/>
          <w:iCs/>
          <w:sz w:val="22"/>
          <w:szCs w:val="22"/>
        </w:rPr>
      </w:pPr>
      <w:bookmarkStart w:id="1510" w:name="_Toc47508019"/>
      <w:r w:rsidRPr="00D91BB4">
        <w:rPr>
          <w:i/>
          <w:iCs/>
          <w:sz w:val="22"/>
          <w:szCs w:val="22"/>
        </w:rPr>
        <w:t xml:space="preserve">Figure </w:t>
      </w:r>
      <w:r w:rsidRPr="00D91BB4">
        <w:rPr>
          <w:i/>
          <w:iCs/>
          <w:sz w:val="22"/>
          <w:szCs w:val="22"/>
        </w:rPr>
        <w:fldChar w:fldCharType="begin"/>
      </w:r>
      <w:r w:rsidRPr="00D91BB4">
        <w:rPr>
          <w:i/>
          <w:iCs/>
          <w:sz w:val="22"/>
          <w:szCs w:val="22"/>
        </w:rPr>
        <w:instrText xml:space="preserve"> SEQ Figure \* ARABIC </w:instrText>
      </w:r>
      <w:r w:rsidRPr="00D91BB4">
        <w:rPr>
          <w:i/>
          <w:iCs/>
          <w:sz w:val="22"/>
          <w:szCs w:val="22"/>
        </w:rPr>
        <w:fldChar w:fldCharType="separate"/>
      </w:r>
      <w:ins w:id="1511" w:author="Sepribo Taylor-Harry" w:date="2020-08-05T08:18:00Z">
        <w:r w:rsidR="00F31382">
          <w:rPr>
            <w:i/>
            <w:iCs/>
            <w:noProof/>
            <w:sz w:val="22"/>
            <w:szCs w:val="22"/>
          </w:rPr>
          <w:t>14</w:t>
        </w:r>
      </w:ins>
      <w:del w:id="1512" w:author="Sepribo Taylor-Harry" w:date="2020-08-04T21:56:00Z">
        <w:r w:rsidRPr="00D91BB4" w:rsidDel="006D697A">
          <w:rPr>
            <w:i/>
            <w:iCs/>
            <w:noProof/>
            <w:sz w:val="22"/>
            <w:szCs w:val="22"/>
          </w:rPr>
          <w:delText>1</w:delText>
        </w:r>
      </w:del>
      <w:r w:rsidRPr="00D91BB4">
        <w:rPr>
          <w:i/>
          <w:iCs/>
          <w:noProof/>
          <w:sz w:val="22"/>
          <w:szCs w:val="22"/>
        </w:rPr>
        <w:fldChar w:fldCharType="end"/>
      </w:r>
      <w:del w:id="1513" w:author="Sepribo Taylor-Harry" w:date="2020-08-05T08:15:00Z">
        <w:r w:rsidRPr="00D91BB4" w:rsidDel="00F31382">
          <w:rPr>
            <w:i/>
            <w:iCs/>
            <w:noProof/>
            <w:sz w:val="22"/>
            <w:szCs w:val="22"/>
          </w:rPr>
          <w:delText>4</w:delText>
        </w:r>
      </w:del>
      <w:r w:rsidRPr="00D91BB4">
        <w:rPr>
          <w:i/>
          <w:iCs/>
          <w:sz w:val="22"/>
          <w:szCs w:val="22"/>
        </w:rPr>
        <w:t xml:space="preserve"> Node.js Website</w:t>
      </w:r>
      <w:r w:rsidRPr="00D91BB4">
        <w:rPr>
          <w:rFonts w:ascii="Times New Roman" w:hAnsi="Times New Roman"/>
          <w:bCs/>
          <w:i/>
          <w:iCs/>
          <w:sz w:val="22"/>
          <w:szCs w:val="20"/>
        </w:rPr>
        <w:t xml:space="preserve">. </w:t>
      </w:r>
      <w:r w:rsidR="00374DB2" w:rsidRPr="00D91BB4">
        <w:rPr>
          <w:rFonts w:ascii="Times New Roman" w:hAnsi="Times New Roman"/>
          <w:bCs/>
          <w:i/>
          <w:iCs/>
          <w:sz w:val="22"/>
          <w:szCs w:val="20"/>
        </w:rPr>
        <w:t>Click to download the latest version.</w:t>
      </w:r>
      <w:r w:rsidR="00D91BB4" w:rsidRPr="00D91BB4">
        <w:rPr>
          <w:rFonts w:ascii="Times New Roman" w:hAnsi="Times New Roman"/>
          <w:bCs/>
          <w:i/>
          <w:iCs/>
          <w:sz w:val="22"/>
          <w:szCs w:val="20"/>
        </w:rPr>
        <w:t xml:space="preserve"> (Screen Capture of Node.js Setup)</w:t>
      </w:r>
      <w:bookmarkEnd w:id="1510"/>
    </w:p>
    <w:p w14:paraId="4FA1C235" w14:textId="2AC8A96D" w:rsidR="00E63E60" w:rsidRDefault="00046CF8" w:rsidP="00D91BB4">
      <w:pPr>
        <w:ind w:firstLine="0"/>
      </w:pPr>
      <w:r>
        <w:rPr>
          <w:noProof/>
        </w:rPr>
        <w:drawing>
          <wp:inline distT="0" distB="0" distL="0" distR="0" wp14:anchorId="6F8600A9" wp14:editId="1B1BF3F1">
            <wp:extent cx="4982311" cy="389572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8764" cy="3900771"/>
                    </a:xfrm>
                    <a:prstGeom prst="rect">
                      <a:avLst/>
                    </a:prstGeom>
                    <a:noFill/>
                    <a:ln>
                      <a:noFill/>
                    </a:ln>
                  </pic:spPr>
                </pic:pic>
              </a:graphicData>
            </a:graphic>
          </wp:inline>
        </w:drawing>
      </w:r>
    </w:p>
    <w:p w14:paraId="2CB51C21" w14:textId="0A6DA95A" w:rsidR="00D91BB4" w:rsidRPr="00D91BB4" w:rsidRDefault="00374DB2" w:rsidP="00D91BB4">
      <w:pPr>
        <w:ind w:firstLine="0"/>
        <w:rPr>
          <w:rFonts w:ascii="Times New Roman" w:hAnsi="Times New Roman"/>
          <w:bCs/>
          <w:i/>
          <w:iCs/>
          <w:sz w:val="22"/>
          <w:szCs w:val="20"/>
        </w:rPr>
      </w:pPr>
      <w:bookmarkStart w:id="1514" w:name="_Toc47508020"/>
      <w:r w:rsidRPr="00D91BB4">
        <w:rPr>
          <w:rFonts w:ascii="Times New Roman" w:hAnsi="Times New Roman"/>
          <w:bCs/>
          <w:i/>
          <w:iCs/>
          <w:sz w:val="22"/>
          <w:szCs w:val="20"/>
        </w:rPr>
        <w:t xml:space="preserve">Figure </w:t>
      </w:r>
      <w:r w:rsidRPr="00D91BB4">
        <w:rPr>
          <w:rFonts w:ascii="Times New Roman" w:hAnsi="Times New Roman"/>
          <w:bCs/>
          <w:i/>
          <w:iCs/>
          <w:sz w:val="22"/>
          <w:szCs w:val="20"/>
        </w:rPr>
        <w:fldChar w:fldCharType="begin"/>
      </w:r>
      <w:r w:rsidRPr="00D91BB4">
        <w:rPr>
          <w:rFonts w:ascii="Times New Roman" w:hAnsi="Times New Roman"/>
          <w:bCs/>
          <w:i/>
          <w:iCs/>
          <w:sz w:val="22"/>
          <w:szCs w:val="20"/>
        </w:rPr>
        <w:instrText xml:space="preserve"> SEQ Figure \* ARABIC </w:instrText>
      </w:r>
      <w:r w:rsidRPr="00D91BB4">
        <w:rPr>
          <w:rFonts w:ascii="Times New Roman" w:hAnsi="Times New Roman"/>
          <w:bCs/>
          <w:i/>
          <w:iCs/>
          <w:sz w:val="22"/>
          <w:szCs w:val="20"/>
        </w:rPr>
        <w:fldChar w:fldCharType="separate"/>
      </w:r>
      <w:ins w:id="1515" w:author="Sepribo Taylor-Harry" w:date="2020-08-05T08:18:00Z">
        <w:r w:rsidR="00F31382">
          <w:rPr>
            <w:rFonts w:ascii="Times New Roman" w:hAnsi="Times New Roman"/>
            <w:bCs/>
            <w:i/>
            <w:iCs/>
            <w:noProof/>
            <w:sz w:val="22"/>
            <w:szCs w:val="20"/>
          </w:rPr>
          <w:t>15</w:t>
        </w:r>
      </w:ins>
      <w:del w:id="1516" w:author="Sepribo Taylor-Harry" w:date="2020-08-04T21:56:00Z">
        <w:r w:rsidRPr="00D91BB4" w:rsidDel="006D697A">
          <w:rPr>
            <w:rFonts w:ascii="Times New Roman" w:hAnsi="Times New Roman"/>
            <w:bCs/>
            <w:i/>
            <w:iCs/>
            <w:noProof/>
            <w:sz w:val="22"/>
            <w:szCs w:val="20"/>
          </w:rPr>
          <w:delText>1</w:delText>
        </w:r>
      </w:del>
      <w:r w:rsidRPr="00D91BB4">
        <w:rPr>
          <w:rFonts w:ascii="Times New Roman" w:hAnsi="Times New Roman"/>
          <w:bCs/>
          <w:i/>
          <w:iCs/>
          <w:sz w:val="22"/>
          <w:szCs w:val="20"/>
        </w:rPr>
        <w:fldChar w:fldCharType="end"/>
      </w:r>
      <w:del w:id="1517" w:author="Sepribo Taylor-Harry" w:date="2020-08-05T08:15:00Z">
        <w:r w:rsidRPr="00D91BB4" w:rsidDel="00F31382">
          <w:rPr>
            <w:rFonts w:ascii="Times New Roman" w:hAnsi="Times New Roman"/>
            <w:bCs/>
            <w:i/>
            <w:iCs/>
            <w:sz w:val="22"/>
            <w:szCs w:val="20"/>
          </w:rPr>
          <w:delText>5</w:delText>
        </w:r>
      </w:del>
      <w:r w:rsidRPr="00D91BB4">
        <w:rPr>
          <w:rFonts w:ascii="Times New Roman" w:hAnsi="Times New Roman"/>
          <w:bCs/>
          <w:i/>
          <w:iCs/>
          <w:sz w:val="22"/>
          <w:szCs w:val="20"/>
        </w:rPr>
        <w:t xml:space="preserve"> Launch the setup file</w:t>
      </w:r>
      <w:r w:rsidR="00D91BB4" w:rsidRPr="00D91BB4">
        <w:rPr>
          <w:rFonts w:ascii="Times New Roman" w:hAnsi="Times New Roman"/>
          <w:bCs/>
          <w:i/>
          <w:iCs/>
          <w:sz w:val="22"/>
          <w:szCs w:val="20"/>
        </w:rPr>
        <w:t>. (Screen Capture of Node.js Setup)</w:t>
      </w:r>
      <w:bookmarkEnd w:id="1514"/>
    </w:p>
    <w:p w14:paraId="00D92D75" w14:textId="3B04E565" w:rsidR="00E63E60" w:rsidRPr="00D91BB4" w:rsidRDefault="00E63E60" w:rsidP="00E63E60">
      <w:pPr>
        <w:rPr>
          <w:i/>
          <w:iCs/>
        </w:rPr>
      </w:pPr>
    </w:p>
    <w:p w14:paraId="02885712" w14:textId="750E6952" w:rsidR="00E63E60" w:rsidRDefault="00046CF8" w:rsidP="00D91BB4">
      <w:pPr>
        <w:ind w:firstLine="0"/>
      </w:pPr>
      <w:r>
        <w:rPr>
          <w:noProof/>
        </w:rPr>
        <w:drawing>
          <wp:inline distT="0" distB="0" distL="0" distR="0" wp14:anchorId="10DD1F3A" wp14:editId="286D24C2">
            <wp:extent cx="4397590" cy="34385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5819" cy="3444960"/>
                    </a:xfrm>
                    <a:prstGeom prst="rect">
                      <a:avLst/>
                    </a:prstGeom>
                    <a:noFill/>
                    <a:ln>
                      <a:noFill/>
                    </a:ln>
                  </pic:spPr>
                </pic:pic>
              </a:graphicData>
            </a:graphic>
          </wp:inline>
        </w:drawing>
      </w:r>
    </w:p>
    <w:p w14:paraId="1775ADFA" w14:textId="19E205D7" w:rsidR="00217D7B" w:rsidRPr="00D91BB4" w:rsidRDefault="00374DB2" w:rsidP="00D91BB4">
      <w:pPr>
        <w:ind w:firstLine="0"/>
        <w:rPr>
          <w:rFonts w:ascii="Times New Roman" w:hAnsi="Times New Roman"/>
          <w:bCs/>
          <w:i/>
          <w:iCs/>
          <w:sz w:val="22"/>
          <w:szCs w:val="20"/>
        </w:rPr>
      </w:pPr>
      <w:bookmarkStart w:id="1518" w:name="_Toc47508021"/>
      <w:r w:rsidRPr="00D91BB4">
        <w:rPr>
          <w:rFonts w:ascii="Times New Roman" w:hAnsi="Times New Roman"/>
          <w:bCs/>
          <w:i/>
          <w:iCs/>
          <w:sz w:val="22"/>
          <w:szCs w:val="20"/>
        </w:rPr>
        <w:t xml:space="preserve">Figure </w:t>
      </w:r>
      <w:r w:rsidRPr="00D91BB4">
        <w:rPr>
          <w:rFonts w:ascii="Times New Roman" w:hAnsi="Times New Roman"/>
          <w:bCs/>
          <w:i/>
          <w:iCs/>
          <w:sz w:val="22"/>
          <w:szCs w:val="20"/>
        </w:rPr>
        <w:fldChar w:fldCharType="begin"/>
      </w:r>
      <w:r w:rsidRPr="00D91BB4">
        <w:rPr>
          <w:rFonts w:ascii="Times New Roman" w:hAnsi="Times New Roman"/>
          <w:bCs/>
          <w:i/>
          <w:iCs/>
          <w:sz w:val="22"/>
          <w:szCs w:val="20"/>
        </w:rPr>
        <w:instrText xml:space="preserve"> SEQ Figure \* ARABIC </w:instrText>
      </w:r>
      <w:r w:rsidRPr="00D91BB4">
        <w:rPr>
          <w:rFonts w:ascii="Times New Roman" w:hAnsi="Times New Roman"/>
          <w:bCs/>
          <w:i/>
          <w:iCs/>
          <w:sz w:val="22"/>
          <w:szCs w:val="20"/>
        </w:rPr>
        <w:fldChar w:fldCharType="separate"/>
      </w:r>
      <w:ins w:id="1519" w:author="Sepribo Taylor-Harry" w:date="2020-08-05T08:18:00Z">
        <w:r w:rsidR="00F31382">
          <w:rPr>
            <w:rFonts w:ascii="Times New Roman" w:hAnsi="Times New Roman"/>
            <w:bCs/>
            <w:i/>
            <w:iCs/>
            <w:noProof/>
            <w:sz w:val="22"/>
            <w:szCs w:val="20"/>
          </w:rPr>
          <w:t>16</w:t>
        </w:r>
      </w:ins>
      <w:del w:id="1520" w:author="Sepribo Taylor-Harry" w:date="2020-08-04T21:56:00Z">
        <w:r w:rsidRPr="00D91BB4" w:rsidDel="006D697A">
          <w:rPr>
            <w:rFonts w:ascii="Times New Roman" w:hAnsi="Times New Roman"/>
            <w:bCs/>
            <w:i/>
            <w:iCs/>
            <w:noProof/>
            <w:sz w:val="22"/>
            <w:szCs w:val="20"/>
          </w:rPr>
          <w:delText>1</w:delText>
        </w:r>
      </w:del>
      <w:r w:rsidRPr="00D91BB4">
        <w:rPr>
          <w:rFonts w:ascii="Times New Roman" w:hAnsi="Times New Roman"/>
          <w:bCs/>
          <w:i/>
          <w:iCs/>
          <w:sz w:val="22"/>
          <w:szCs w:val="20"/>
        </w:rPr>
        <w:fldChar w:fldCharType="end"/>
      </w:r>
      <w:del w:id="1521" w:author="Sepribo Taylor-Harry" w:date="2020-08-05T08:15:00Z">
        <w:r w:rsidRPr="00D91BB4" w:rsidDel="00F31382">
          <w:rPr>
            <w:rFonts w:ascii="Times New Roman" w:hAnsi="Times New Roman"/>
            <w:bCs/>
            <w:i/>
            <w:iCs/>
            <w:sz w:val="22"/>
            <w:szCs w:val="20"/>
          </w:rPr>
          <w:delText>6</w:delText>
        </w:r>
      </w:del>
      <w:r w:rsidRPr="00D91BB4">
        <w:rPr>
          <w:rFonts w:ascii="Times New Roman" w:hAnsi="Times New Roman"/>
          <w:bCs/>
          <w:i/>
          <w:iCs/>
          <w:sz w:val="22"/>
          <w:szCs w:val="20"/>
        </w:rPr>
        <w:t xml:space="preserve"> Accept the license agreement</w:t>
      </w:r>
      <w:r w:rsidR="00D91BB4" w:rsidRPr="00D91BB4">
        <w:rPr>
          <w:rFonts w:ascii="Times New Roman" w:hAnsi="Times New Roman"/>
          <w:bCs/>
          <w:i/>
          <w:iCs/>
          <w:sz w:val="22"/>
          <w:szCs w:val="20"/>
        </w:rPr>
        <w:t>. (Screen Capture of Node.js Setup)</w:t>
      </w:r>
      <w:bookmarkEnd w:id="1518"/>
    </w:p>
    <w:p w14:paraId="08AA4424" w14:textId="31474D85" w:rsidR="00E63E60" w:rsidRDefault="00046CF8" w:rsidP="00D91BB4">
      <w:pPr>
        <w:ind w:firstLine="0"/>
      </w:pPr>
      <w:r>
        <w:rPr>
          <w:noProof/>
        </w:rPr>
        <w:drawing>
          <wp:inline distT="0" distB="0" distL="0" distR="0" wp14:anchorId="65C02CF6" wp14:editId="1913B20B">
            <wp:extent cx="4397375" cy="343835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9375" cy="3447740"/>
                    </a:xfrm>
                    <a:prstGeom prst="rect">
                      <a:avLst/>
                    </a:prstGeom>
                    <a:noFill/>
                    <a:ln>
                      <a:noFill/>
                    </a:ln>
                  </pic:spPr>
                </pic:pic>
              </a:graphicData>
            </a:graphic>
          </wp:inline>
        </w:drawing>
      </w:r>
    </w:p>
    <w:p w14:paraId="413FC0A4" w14:textId="763AA45F" w:rsidR="00E63E60" w:rsidRPr="00D91BB4" w:rsidRDefault="007104E5" w:rsidP="00D91BB4">
      <w:pPr>
        <w:ind w:firstLine="0"/>
        <w:rPr>
          <w:rFonts w:ascii="Times New Roman" w:hAnsi="Times New Roman"/>
          <w:bCs/>
          <w:i/>
          <w:iCs/>
          <w:sz w:val="22"/>
          <w:szCs w:val="20"/>
        </w:rPr>
      </w:pPr>
      <w:bookmarkStart w:id="1522" w:name="_Toc47508022"/>
      <w:r w:rsidRPr="00D91BB4">
        <w:rPr>
          <w:rFonts w:ascii="Times New Roman" w:hAnsi="Times New Roman"/>
          <w:bCs/>
          <w:i/>
          <w:iCs/>
          <w:sz w:val="22"/>
          <w:szCs w:val="20"/>
        </w:rPr>
        <w:t xml:space="preserve">Figure </w:t>
      </w:r>
      <w:r w:rsidRPr="00D91BB4">
        <w:rPr>
          <w:rFonts w:ascii="Times New Roman" w:hAnsi="Times New Roman"/>
          <w:bCs/>
          <w:i/>
          <w:iCs/>
          <w:sz w:val="22"/>
          <w:szCs w:val="20"/>
        </w:rPr>
        <w:fldChar w:fldCharType="begin"/>
      </w:r>
      <w:r w:rsidRPr="00D91BB4">
        <w:rPr>
          <w:rFonts w:ascii="Times New Roman" w:hAnsi="Times New Roman"/>
          <w:bCs/>
          <w:i/>
          <w:iCs/>
          <w:sz w:val="22"/>
          <w:szCs w:val="20"/>
        </w:rPr>
        <w:instrText xml:space="preserve"> SEQ Figure \* ARABIC </w:instrText>
      </w:r>
      <w:r w:rsidRPr="00D91BB4">
        <w:rPr>
          <w:rFonts w:ascii="Times New Roman" w:hAnsi="Times New Roman"/>
          <w:bCs/>
          <w:i/>
          <w:iCs/>
          <w:sz w:val="22"/>
          <w:szCs w:val="20"/>
        </w:rPr>
        <w:fldChar w:fldCharType="separate"/>
      </w:r>
      <w:ins w:id="1523" w:author="Sepribo Taylor-Harry" w:date="2020-08-05T08:18:00Z">
        <w:r w:rsidR="00F31382">
          <w:rPr>
            <w:rFonts w:ascii="Times New Roman" w:hAnsi="Times New Roman"/>
            <w:bCs/>
            <w:i/>
            <w:iCs/>
            <w:noProof/>
            <w:sz w:val="22"/>
            <w:szCs w:val="20"/>
          </w:rPr>
          <w:t>17</w:t>
        </w:r>
      </w:ins>
      <w:del w:id="1524" w:author="Sepribo Taylor-Harry" w:date="2020-08-04T21:56:00Z">
        <w:r w:rsidRPr="00D91BB4" w:rsidDel="006D697A">
          <w:rPr>
            <w:rFonts w:ascii="Times New Roman" w:hAnsi="Times New Roman"/>
            <w:bCs/>
            <w:i/>
            <w:iCs/>
            <w:noProof/>
            <w:sz w:val="22"/>
            <w:szCs w:val="20"/>
          </w:rPr>
          <w:delText>1</w:delText>
        </w:r>
      </w:del>
      <w:r w:rsidRPr="00D91BB4">
        <w:rPr>
          <w:rFonts w:ascii="Times New Roman" w:hAnsi="Times New Roman"/>
          <w:bCs/>
          <w:i/>
          <w:iCs/>
          <w:sz w:val="22"/>
          <w:szCs w:val="20"/>
        </w:rPr>
        <w:fldChar w:fldCharType="end"/>
      </w:r>
      <w:del w:id="1525" w:author="Sepribo Taylor-Harry" w:date="2020-08-05T08:16:00Z">
        <w:r w:rsidRPr="00D91BB4" w:rsidDel="00F31382">
          <w:rPr>
            <w:rFonts w:ascii="Times New Roman" w:hAnsi="Times New Roman"/>
            <w:bCs/>
            <w:i/>
            <w:iCs/>
            <w:sz w:val="22"/>
            <w:szCs w:val="20"/>
          </w:rPr>
          <w:delText>7</w:delText>
        </w:r>
      </w:del>
      <w:r w:rsidRPr="00D91BB4">
        <w:rPr>
          <w:rFonts w:ascii="Times New Roman" w:hAnsi="Times New Roman"/>
          <w:bCs/>
          <w:i/>
          <w:iCs/>
          <w:sz w:val="22"/>
          <w:szCs w:val="20"/>
        </w:rPr>
        <w:t xml:space="preserve"> Select the installation path.</w:t>
      </w:r>
      <w:r w:rsidR="00D91BB4">
        <w:rPr>
          <w:rFonts w:ascii="Times New Roman" w:hAnsi="Times New Roman"/>
          <w:bCs/>
          <w:i/>
          <w:iCs/>
          <w:sz w:val="22"/>
          <w:szCs w:val="20"/>
        </w:rPr>
        <w:t xml:space="preserve"> (Screen Capture of Node.js Setup)</w:t>
      </w:r>
      <w:bookmarkEnd w:id="1522"/>
    </w:p>
    <w:p w14:paraId="400F3506" w14:textId="77777777" w:rsidR="009A3DDE" w:rsidRDefault="009A3DDE" w:rsidP="00E63E60"/>
    <w:p w14:paraId="10A2FFB4" w14:textId="2AE220C0" w:rsidR="00E63E60" w:rsidRDefault="00046CF8" w:rsidP="00D91BB4">
      <w:pPr>
        <w:ind w:firstLine="0"/>
      </w:pPr>
      <w:r>
        <w:rPr>
          <w:noProof/>
        </w:rPr>
        <w:drawing>
          <wp:inline distT="0" distB="0" distL="0" distR="0" wp14:anchorId="67E61358" wp14:editId="07162D2C">
            <wp:extent cx="3752850" cy="2934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7196" cy="2945613"/>
                    </a:xfrm>
                    <a:prstGeom prst="rect">
                      <a:avLst/>
                    </a:prstGeom>
                    <a:noFill/>
                    <a:ln>
                      <a:noFill/>
                    </a:ln>
                  </pic:spPr>
                </pic:pic>
              </a:graphicData>
            </a:graphic>
          </wp:inline>
        </w:drawing>
      </w:r>
    </w:p>
    <w:p w14:paraId="21472B48" w14:textId="24F642B8" w:rsidR="009A3DDE" w:rsidRPr="00D91BB4" w:rsidRDefault="00217D7B" w:rsidP="00D91BB4">
      <w:pPr>
        <w:ind w:firstLine="0"/>
        <w:rPr>
          <w:rFonts w:ascii="Times New Roman" w:hAnsi="Times New Roman"/>
          <w:bCs/>
          <w:i/>
          <w:iCs/>
          <w:sz w:val="22"/>
          <w:szCs w:val="20"/>
        </w:rPr>
      </w:pPr>
      <w:bookmarkStart w:id="1526" w:name="_Toc47508023"/>
      <w:r w:rsidRPr="00D91BB4">
        <w:rPr>
          <w:rFonts w:ascii="Times New Roman" w:hAnsi="Times New Roman"/>
          <w:bCs/>
          <w:i/>
          <w:iCs/>
          <w:sz w:val="22"/>
          <w:szCs w:val="20"/>
        </w:rPr>
        <w:t xml:space="preserve">Figure </w:t>
      </w:r>
      <w:r w:rsidRPr="00D91BB4">
        <w:rPr>
          <w:rFonts w:ascii="Times New Roman" w:hAnsi="Times New Roman"/>
          <w:bCs/>
          <w:i/>
          <w:iCs/>
          <w:sz w:val="22"/>
          <w:szCs w:val="20"/>
        </w:rPr>
        <w:fldChar w:fldCharType="begin"/>
      </w:r>
      <w:r w:rsidRPr="00D91BB4">
        <w:rPr>
          <w:rFonts w:ascii="Times New Roman" w:hAnsi="Times New Roman"/>
          <w:bCs/>
          <w:i/>
          <w:iCs/>
          <w:sz w:val="22"/>
          <w:szCs w:val="20"/>
        </w:rPr>
        <w:instrText xml:space="preserve"> SEQ Figure \* ARABIC </w:instrText>
      </w:r>
      <w:r w:rsidRPr="00D91BB4">
        <w:rPr>
          <w:rFonts w:ascii="Times New Roman" w:hAnsi="Times New Roman"/>
          <w:bCs/>
          <w:i/>
          <w:iCs/>
          <w:sz w:val="22"/>
          <w:szCs w:val="20"/>
        </w:rPr>
        <w:fldChar w:fldCharType="separate"/>
      </w:r>
      <w:ins w:id="1527" w:author="Sepribo Taylor-Harry" w:date="2020-08-05T08:18:00Z">
        <w:r w:rsidR="00F31382">
          <w:rPr>
            <w:rFonts w:ascii="Times New Roman" w:hAnsi="Times New Roman"/>
            <w:bCs/>
            <w:i/>
            <w:iCs/>
            <w:noProof/>
            <w:sz w:val="22"/>
            <w:szCs w:val="20"/>
          </w:rPr>
          <w:t>18</w:t>
        </w:r>
      </w:ins>
      <w:del w:id="1528" w:author="Sepribo Taylor-Harry" w:date="2020-08-04T21:56:00Z">
        <w:r w:rsidRPr="00D91BB4" w:rsidDel="006D697A">
          <w:rPr>
            <w:rFonts w:ascii="Times New Roman" w:hAnsi="Times New Roman"/>
            <w:bCs/>
            <w:i/>
            <w:iCs/>
            <w:noProof/>
            <w:sz w:val="22"/>
            <w:szCs w:val="20"/>
          </w:rPr>
          <w:delText>1</w:delText>
        </w:r>
      </w:del>
      <w:r w:rsidRPr="00D91BB4">
        <w:rPr>
          <w:rFonts w:ascii="Times New Roman" w:hAnsi="Times New Roman"/>
          <w:bCs/>
          <w:i/>
          <w:iCs/>
          <w:sz w:val="22"/>
          <w:szCs w:val="20"/>
        </w:rPr>
        <w:fldChar w:fldCharType="end"/>
      </w:r>
      <w:del w:id="1529" w:author="Sepribo Taylor-Harry" w:date="2020-08-05T08:16:00Z">
        <w:r w:rsidRPr="00D91BB4" w:rsidDel="00F31382">
          <w:rPr>
            <w:rFonts w:ascii="Times New Roman" w:hAnsi="Times New Roman"/>
            <w:bCs/>
            <w:i/>
            <w:iCs/>
            <w:sz w:val="22"/>
            <w:szCs w:val="20"/>
          </w:rPr>
          <w:delText>8</w:delText>
        </w:r>
      </w:del>
      <w:r w:rsidRPr="00D91BB4">
        <w:rPr>
          <w:rFonts w:ascii="Times New Roman" w:hAnsi="Times New Roman"/>
          <w:bCs/>
          <w:i/>
          <w:iCs/>
          <w:sz w:val="22"/>
          <w:szCs w:val="20"/>
        </w:rPr>
        <w:t xml:space="preserve"> Select the installation </w:t>
      </w:r>
      <w:r w:rsidR="00E243FA" w:rsidRPr="00D91BB4">
        <w:rPr>
          <w:rFonts w:ascii="Times New Roman" w:hAnsi="Times New Roman"/>
          <w:bCs/>
          <w:i/>
          <w:iCs/>
          <w:sz w:val="22"/>
          <w:szCs w:val="20"/>
        </w:rPr>
        <w:t>structure.</w:t>
      </w:r>
      <w:r w:rsidR="00D91BB4">
        <w:rPr>
          <w:rFonts w:ascii="Times New Roman" w:hAnsi="Times New Roman"/>
          <w:bCs/>
          <w:i/>
          <w:iCs/>
          <w:sz w:val="22"/>
          <w:szCs w:val="20"/>
        </w:rPr>
        <w:t xml:space="preserve"> (Screen Capture of Node.js Setup)</w:t>
      </w:r>
      <w:bookmarkEnd w:id="1526"/>
    </w:p>
    <w:p w14:paraId="2CD4D92D" w14:textId="6F4ABD25" w:rsidR="00E63E60" w:rsidRDefault="009A3DDE" w:rsidP="00D91BB4">
      <w:pPr>
        <w:ind w:firstLine="0"/>
      </w:pPr>
      <w:r>
        <w:rPr>
          <w:noProof/>
        </w:rPr>
        <w:drawing>
          <wp:inline distT="0" distB="0" distL="0" distR="0" wp14:anchorId="2BE6A60E" wp14:editId="3D5CFEB8">
            <wp:extent cx="3752850" cy="293365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8334" cy="2961390"/>
                    </a:xfrm>
                    <a:prstGeom prst="rect">
                      <a:avLst/>
                    </a:prstGeom>
                    <a:noFill/>
                    <a:ln>
                      <a:noFill/>
                    </a:ln>
                  </pic:spPr>
                </pic:pic>
              </a:graphicData>
            </a:graphic>
          </wp:inline>
        </w:drawing>
      </w:r>
    </w:p>
    <w:p w14:paraId="5AE5F54F" w14:textId="5538CEEA" w:rsidR="00E63E60" w:rsidRPr="00D91BB4" w:rsidRDefault="009A3DDE" w:rsidP="00D91BB4">
      <w:pPr>
        <w:ind w:firstLine="0"/>
        <w:rPr>
          <w:rFonts w:ascii="Times New Roman" w:hAnsi="Times New Roman"/>
          <w:bCs/>
          <w:i/>
          <w:iCs/>
          <w:sz w:val="22"/>
          <w:szCs w:val="20"/>
        </w:rPr>
      </w:pPr>
      <w:bookmarkStart w:id="1530" w:name="_Toc47508024"/>
      <w:r w:rsidRPr="00D91BB4">
        <w:rPr>
          <w:rFonts w:ascii="Times New Roman" w:hAnsi="Times New Roman"/>
          <w:bCs/>
          <w:i/>
          <w:iCs/>
          <w:sz w:val="22"/>
          <w:szCs w:val="20"/>
        </w:rPr>
        <w:t xml:space="preserve">Figure </w:t>
      </w:r>
      <w:r w:rsidRPr="00D91BB4">
        <w:rPr>
          <w:rFonts w:ascii="Times New Roman" w:hAnsi="Times New Roman"/>
          <w:bCs/>
          <w:i/>
          <w:iCs/>
          <w:sz w:val="22"/>
          <w:szCs w:val="20"/>
        </w:rPr>
        <w:fldChar w:fldCharType="begin"/>
      </w:r>
      <w:r w:rsidRPr="00D91BB4">
        <w:rPr>
          <w:rFonts w:ascii="Times New Roman" w:hAnsi="Times New Roman"/>
          <w:bCs/>
          <w:i/>
          <w:iCs/>
          <w:sz w:val="22"/>
          <w:szCs w:val="20"/>
        </w:rPr>
        <w:instrText xml:space="preserve"> SEQ Figure \* ARABIC </w:instrText>
      </w:r>
      <w:r w:rsidRPr="00D91BB4">
        <w:rPr>
          <w:rFonts w:ascii="Times New Roman" w:hAnsi="Times New Roman"/>
          <w:bCs/>
          <w:i/>
          <w:iCs/>
          <w:sz w:val="22"/>
          <w:szCs w:val="20"/>
        </w:rPr>
        <w:fldChar w:fldCharType="separate"/>
      </w:r>
      <w:ins w:id="1531" w:author="Sepribo Taylor-Harry" w:date="2020-08-05T08:18:00Z">
        <w:r w:rsidR="00F31382">
          <w:rPr>
            <w:rFonts w:ascii="Times New Roman" w:hAnsi="Times New Roman"/>
            <w:bCs/>
            <w:i/>
            <w:iCs/>
            <w:noProof/>
            <w:sz w:val="22"/>
            <w:szCs w:val="20"/>
          </w:rPr>
          <w:t>19</w:t>
        </w:r>
      </w:ins>
      <w:del w:id="1532" w:author="Sepribo Taylor-Harry" w:date="2020-08-04T21:56:00Z">
        <w:r w:rsidRPr="00D91BB4" w:rsidDel="006D697A">
          <w:rPr>
            <w:rFonts w:ascii="Times New Roman" w:hAnsi="Times New Roman"/>
            <w:bCs/>
            <w:i/>
            <w:iCs/>
            <w:noProof/>
            <w:sz w:val="22"/>
            <w:szCs w:val="20"/>
          </w:rPr>
          <w:delText>1</w:delText>
        </w:r>
      </w:del>
      <w:r w:rsidRPr="00D91BB4">
        <w:rPr>
          <w:rFonts w:ascii="Times New Roman" w:hAnsi="Times New Roman"/>
          <w:bCs/>
          <w:i/>
          <w:iCs/>
          <w:sz w:val="22"/>
          <w:szCs w:val="20"/>
        </w:rPr>
        <w:fldChar w:fldCharType="end"/>
      </w:r>
      <w:del w:id="1533" w:author="Sepribo Taylor-Harry" w:date="2020-08-05T08:16:00Z">
        <w:r w:rsidRPr="00D91BB4" w:rsidDel="00F31382">
          <w:rPr>
            <w:rFonts w:ascii="Times New Roman" w:hAnsi="Times New Roman"/>
            <w:bCs/>
            <w:i/>
            <w:iCs/>
            <w:sz w:val="22"/>
            <w:szCs w:val="20"/>
          </w:rPr>
          <w:delText>9</w:delText>
        </w:r>
      </w:del>
      <w:r w:rsidRPr="00D91BB4">
        <w:rPr>
          <w:rFonts w:ascii="Times New Roman" w:hAnsi="Times New Roman"/>
          <w:bCs/>
          <w:i/>
          <w:iCs/>
          <w:sz w:val="22"/>
          <w:szCs w:val="20"/>
        </w:rPr>
        <w:t xml:space="preserve"> Checkmark the box to automatically install necessary tools (recommended).</w:t>
      </w:r>
      <w:r w:rsidR="00D91BB4">
        <w:rPr>
          <w:rFonts w:ascii="Times New Roman" w:hAnsi="Times New Roman"/>
          <w:bCs/>
          <w:i/>
          <w:iCs/>
          <w:sz w:val="22"/>
          <w:szCs w:val="20"/>
        </w:rPr>
        <w:t xml:space="preserve"> (Screen Capture of Node.js Setup)</w:t>
      </w:r>
      <w:bookmarkEnd w:id="1530"/>
    </w:p>
    <w:p w14:paraId="3841E8BD" w14:textId="77777777" w:rsidR="009A3DDE" w:rsidRDefault="009A3DDE" w:rsidP="00E63E60"/>
    <w:p w14:paraId="5885178F" w14:textId="77777777" w:rsidR="00F31382" w:rsidRDefault="00046CF8">
      <w:pPr>
        <w:keepNext/>
        <w:ind w:firstLine="0"/>
        <w:rPr>
          <w:ins w:id="1534" w:author="Sepribo Taylor-Harry" w:date="2020-08-05T08:17:00Z"/>
        </w:rPr>
        <w:pPrChange w:id="1535" w:author="Sepribo Taylor-Harry" w:date="2020-08-05T08:17:00Z">
          <w:pPr>
            <w:ind w:firstLine="0"/>
          </w:pPr>
        </w:pPrChange>
      </w:pPr>
      <w:r>
        <w:rPr>
          <w:noProof/>
        </w:rPr>
        <w:drawing>
          <wp:inline distT="0" distB="0" distL="0" distR="0" wp14:anchorId="780270B1" wp14:editId="6A7990DB">
            <wp:extent cx="4129592" cy="322897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4676" cy="3232951"/>
                    </a:xfrm>
                    <a:prstGeom prst="rect">
                      <a:avLst/>
                    </a:prstGeom>
                    <a:noFill/>
                    <a:ln>
                      <a:noFill/>
                    </a:ln>
                  </pic:spPr>
                </pic:pic>
              </a:graphicData>
            </a:graphic>
          </wp:inline>
        </w:drawing>
      </w:r>
    </w:p>
    <w:p w14:paraId="0C20B2E3" w14:textId="6F30DA03" w:rsidR="00E63E60" w:rsidRDefault="00F31382">
      <w:pPr>
        <w:pStyle w:val="Caption"/>
        <w:pPrChange w:id="1536" w:author="Sepribo Taylor-Harry" w:date="2020-08-05T08:17:00Z">
          <w:pPr>
            <w:ind w:firstLine="0"/>
          </w:pPr>
        </w:pPrChange>
      </w:pPr>
      <w:bookmarkStart w:id="1537" w:name="_Toc47508025"/>
      <w:ins w:id="1538" w:author="Sepribo Taylor-Harry" w:date="2020-08-05T08:17:00Z">
        <w:r>
          <w:t xml:space="preserve">Figure </w:t>
        </w:r>
        <w:r>
          <w:fldChar w:fldCharType="begin"/>
        </w:r>
        <w:r>
          <w:instrText xml:space="preserve"> SEQ Figure \* ARABIC </w:instrText>
        </w:r>
      </w:ins>
      <w:r>
        <w:fldChar w:fldCharType="separate"/>
      </w:r>
      <w:ins w:id="1539" w:author="Sepribo Taylor-Harry" w:date="2020-08-05T08:18:00Z">
        <w:r>
          <w:rPr>
            <w:noProof/>
          </w:rPr>
          <w:t>20</w:t>
        </w:r>
      </w:ins>
      <w:ins w:id="1540" w:author="Sepribo Taylor-Harry" w:date="2020-08-05T08:17:00Z">
        <w:r>
          <w:fldChar w:fldCharType="end"/>
        </w:r>
        <w:r>
          <w:t xml:space="preserve">: </w:t>
        </w:r>
        <w:r w:rsidRPr="00F957C7">
          <w:t>Begin installation. (Screen Capture of Node.js Setup)</w:t>
        </w:r>
      </w:ins>
      <w:bookmarkEnd w:id="1537"/>
    </w:p>
    <w:p w14:paraId="4A0C3C05" w14:textId="6BFE12F6" w:rsidR="00E63E60" w:rsidRPr="00D91BB4" w:rsidDel="00F31382" w:rsidRDefault="009A3DDE" w:rsidP="00D91BB4">
      <w:pPr>
        <w:ind w:firstLine="0"/>
        <w:rPr>
          <w:del w:id="1541" w:author="Sepribo Taylor-Harry" w:date="2020-08-05T08:17:00Z"/>
          <w:i/>
          <w:iCs/>
        </w:rPr>
      </w:pPr>
      <w:del w:id="1542" w:author="Sepribo Taylor-Harry" w:date="2020-08-05T08:17:00Z">
        <w:r w:rsidRPr="00D91BB4" w:rsidDel="00F31382">
          <w:rPr>
            <w:i/>
            <w:iCs/>
          </w:rPr>
          <w:delText>Figure 20 Begin installation</w:delText>
        </w:r>
        <w:r w:rsidR="00D91BB4" w:rsidDel="00F31382">
          <w:rPr>
            <w:i/>
            <w:iCs/>
          </w:rPr>
          <w:delText xml:space="preserve">. </w:delText>
        </w:r>
        <w:r w:rsidR="00D91BB4" w:rsidDel="00F31382">
          <w:rPr>
            <w:rFonts w:ascii="Times New Roman" w:hAnsi="Times New Roman"/>
            <w:bCs/>
            <w:i/>
            <w:iCs/>
            <w:sz w:val="22"/>
            <w:szCs w:val="20"/>
          </w:rPr>
          <w:delText>(Screen Capture of Node.js Setup)</w:delText>
        </w:r>
      </w:del>
    </w:p>
    <w:p w14:paraId="0CBB52B5" w14:textId="77777777" w:rsidR="00F31382" w:rsidRDefault="00046CF8">
      <w:pPr>
        <w:keepNext/>
        <w:ind w:firstLine="0"/>
        <w:rPr>
          <w:ins w:id="1543" w:author="Sepribo Taylor-Harry" w:date="2020-08-05T08:17:00Z"/>
        </w:rPr>
        <w:pPrChange w:id="1544" w:author="Sepribo Taylor-Harry" w:date="2020-08-05T08:17:00Z">
          <w:pPr>
            <w:ind w:firstLine="0"/>
          </w:pPr>
        </w:pPrChange>
      </w:pPr>
      <w:r>
        <w:rPr>
          <w:noProof/>
        </w:rPr>
        <w:drawing>
          <wp:inline distT="0" distB="0" distL="0" distR="0" wp14:anchorId="1D06A630" wp14:editId="06CA0503">
            <wp:extent cx="4080866" cy="3190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4373" cy="3193617"/>
                    </a:xfrm>
                    <a:prstGeom prst="rect">
                      <a:avLst/>
                    </a:prstGeom>
                    <a:noFill/>
                    <a:ln>
                      <a:noFill/>
                    </a:ln>
                  </pic:spPr>
                </pic:pic>
              </a:graphicData>
            </a:graphic>
          </wp:inline>
        </w:drawing>
      </w:r>
    </w:p>
    <w:p w14:paraId="63073776" w14:textId="48138502" w:rsidR="00E63E60" w:rsidRDefault="00F31382">
      <w:pPr>
        <w:pStyle w:val="Caption"/>
        <w:pPrChange w:id="1545" w:author="Sepribo Taylor-Harry" w:date="2020-08-05T08:17:00Z">
          <w:pPr>
            <w:ind w:firstLine="0"/>
          </w:pPr>
        </w:pPrChange>
      </w:pPr>
      <w:bookmarkStart w:id="1546" w:name="_Toc47508026"/>
      <w:ins w:id="1547" w:author="Sepribo Taylor-Harry" w:date="2020-08-05T08:17:00Z">
        <w:r>
          <w:t xml:space="preserve">Figure </w:t>
        </w:r>
        <w:r>
          <w:fldChar w:fldCharType="begin"/>
        </w:r>
        <w:r>
          <w:instrText xml:space="preserve"> SEQ Figure \* ARABIC </w:instrText>
        </w:r>
      </w:ins>
      <w:r>
        <w:fldChar w:fldCharType="separate"/>
      </w:r>
      <w:ins w:id="1548" w:author="Sepribo Taylor-Harry" w:date="2020-08-05T08:18:00Z">
        <w:r>
          <w:rPr>
            <w:noProof/>
          </w:rPr>
          <w:t>21</w:t>
        </w:r>
      </w:ins>
      <w:ins w:id="1549" w:author="Sepribo Taylor-Harry" w:date="2020-08-05T08:17:00Z">
        <w:r>
          <w:fldChar w:fldCharType="end"/>
        </w:r>
        <w:r>
          <w:t xml:space="preserve">: </w:t>
        </w:r>
        <w:r w:rsidRPr="00E574B1">
          <w:t>Finish installation. (Screen Capture of Node.js Setup)</w:t>
        </w:r>
      </w:ins>
      <w:bookmarkEnd w:id="1546"/>
    </w:p>
    <w:p w14:paraId="3BF26AB7" w14:textId="4EB54359" w:rsidR="00E63E60" w:rsidRPr="00D91BB4" w:rsidRDefault="00ED6815" w:rsidP="00D91BB4">
      <w:pPr>
        <w:ind w:firstLine="0"/>
        <w:rPr>
          <w:i/>
          <w:iCs/>
        </w:rPr>
      </w:pPr>
      <w:del w:id="1550" w:author="Sepribo Taylor-Harry" w:date="2020-08-05T08:17:00Z">
        <w:r w:rsidRPr="00D91BB4" w:rsidDel="00F31382">
          <w:rPr>
            <w:i/>
            <w:iCs/>
          </w:rPr>
          <w:delText>Figure 21 Finish installation.</w:delText>
        </w:r>
        <w:r w:rsidR="00D91BB4" w:rsidDel="00F31382">
          <w:rPr>
            <w:i/>
            <w:iCs/>
          </w:rPr>
          <w:delText xml:space="preserve"> </w:delText>
        </w:r>
        <w:r w:rsidR="00D91BB4" w:rsidDel="00F31382">
          <w:rPr>
            <w:rFonts w:ascii="Times New Roman" w:hAnsi="Times New Roman"/>
            <w:bCs/>
            <w:i/>
            <w:iCs/>
            <w:sz w:val="22"/>
            <w:szCs w:val="20"/>
          </w:rPr>
          <w:delText>(Screen Capture of Node.js Setup)</w:delText>
        </w:r>
      </w:del>
    </w:p>
    <w:p w14:paraId="3D3FED4E" w14:textId="77777777" w:rsidR="00F31382" w:rsidRDefault="00046CF8">
      <w:pPr>
        <w:keepNext/>
        <w:ind w:firstLine="0"/>
        <w:rPr>
          <w:ins w:id="1551" w:author="Sepribo Taylor-Harry" w:date="2020-08-05T08:18:00Z"/>
        </w:rPr>
        <w:pPrChange w:id="1552" w:author="Sepribo Taylor-Harry" w:date="2020-08-05T08:18:00Z">
          <w:pPr>
            <w:ind w:firstLine="0"/>
          </w:pPr>
        </w:pPrChange>
      </w:pPr>
      <w:r>
        <w:rPr>
          <w:noProof/>
        </w:rPr>
        <w:drawing>
          <wp:inline distT="0" distB="0" distL="0" distR="0" wp14:anchorId="7A745C0B" wp14:editId="3FCB77E2">
            <wp:extent cx="5943600" cy="3107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11EF6C63" w14:textId="78FC6807" w:rsidR="00E63E60" w:rsidRDefault="00F31382">
      <w:pPr>
        <w:pStyle w:val="Caption"/>
        <w:pPrChange w:id="1553" w:author="Sepribo Taylor-Harry" w:date="2020-08-05T08:18:00Z">
          <w:pPr>
            <w:ind w:firstLine="0"/>
          </w:pPr>
        </w:pPrChange>
      </w:pPr>
      <w:bookmarkStart w:id="1554" w:name="_Toc47508027"/>
      <w:ins w:id="1555" w:author="Sepribo Taylor-Harry" w:date="2020-08-05T08:18:00Z">
        <w:r>
          <w:t xml:space="preserve">Figure </w:t>
        </w:r>
        <w:r>
          <w:fldChar w:fldCharType="begin"/>
        </w:r>
        <w:r>
          <w:instrText xml:space="preserve"> SEQ Figure \* ARABIC </w:instrText>
        </w:r>
      </w:ins>
      <w:r>
        <w:fldChar w:fldCharType="separate"/>
      </w:r>
      <w:ins w:id="1556" w:author="Sepribo Taylor-Harry" w:date="2020-08-05T08:18:00Z">
        <w:r>
          <w:rPr>
            <w:noProof/>
          </w:rPr>
          <w:t>22</w:t>
        </w:r>
        <w:r>
          <w:fldChar w:fldCharType="end"/>
        </w:r>
        <w:r>
          <w:t>:</w:t>
        </w:r>
        <w:r w:rsidRPr="00F87272">
          <w:t xml:space="preserve"> Install necessary tools by pressing any key (recommended). (Screen Capture of Install Additional Tools for Node.js)</w:t>
        </w:r>
      </w:ins>
      <w:bookmarkEnd w:id="1554"/>
    </w:p>
    <w:p w14:paraId="6BAACB2E" w14:textId="3A1E503F" w:rsidR="00E63E60" w:rsidDel="00F31382" w:rsidRDefault="007D3701" w:rsidP="00D91BB4">
      <w:pPr>
        <w:ind w:firstLine="0"/>
        <w:rPr>
          <w:del w:id="1557" w:author="Sepribo Taylor-Harry" w:date="2020-08-05T08:18:00Z"/>
          <w:rFonts w:ascii="Times New Roman" w:hAnsi="Times New Roman"/>
          <w:bCs/>
          <w:i/>
          <w:iCs/>
          <w:sz w:val="22"/>
          <w:szCs w:val="20"/>
        </w:rPr>
      </w:pPr>
      <w:del w:id="1558" w:author="Sepribo Taylor-Harry" w:date="2020-08-05T08:18:00Z">
        <w:r w:rsidRPr="00D91BB4" w:rsidDel="00F31382">
          <w:rPr>
            <w:i/>
            <w:iCs/>
          </w:rPr>
          <w:delText xml:space="preserve">Figure 22 </w:delText>
        </w:r>
        <w:r w:rsidR="00285E0F" w:rsidRPr="00D91BB4" w:rsidDel="00F31382">
          <w:rPr>
            <w:i/>
            <w:iCs/>
          </w:rPr>
          <w:delText xml:space="preserve">Install </w:delText>
        </w:r>
        <w:r w:rsidR="009C5CCE" w:rsidRPr="00D91BB4" w:rsidDel="00F31382">
          <w:rPr>
            <w:i/>
            <w:iCs/>
          </w:rPr>
          <w:delText>necessary tools by pressing any key (recommended).</w:delText>
        </w:r>
        <w:r w:rsidR="00D91BB4" w:rsidDel="00F31382">
          <w:rPr>
            <w:i/>
            <w:iCs/>
          </w:rPr>
          <w:delText xml:space="preserve"> </w:delText>
        </w:r>
        <w:r w:rsidR="00D91BB4" w:rsidDel="00F31382">
          <w:rPr>
            <w:rFonts w:ascii="Times New Roman" w:hAnsi="Times New Roman"/>
            <w:bCs/>
            <w:i/>
            <w:iCs/>
            <w:sz w:val="22"/>
            <w:szCs w:val="20"/>
          </w:rPr>
          <w:delText>(Screen Capture of Install Additional Tools for Node.js)</w:delText>
        </w:r>
      </w:del>
    </w:p>
    <w:p w14:paraId="07762F1C" w14:textId="5BF9E910" w:rsidR="0011486C" w:rsidRDefault="0011486C" w:rsidP="00D91BB4">
      <w:pPr>
        <w:ind w:firstLine="0"/>
        <w:rPr>
          <w:ins w:id="1559" w:author="Sepribo Taylor-Harry" w:date="2020-08-04T21:53:00Z"/>
          <w:i/>
          <w:iCs/>
        </w:rPr>
      </w:pPr>
    </w:p>
    <w:p w14:paraId="1D6EE4E1" w14:textId="488FA27F" w:rsidR="0011486C" w:rsidRPr="0011486C" w:rsidRDefault="0011486C" w:rsidP="00D91BB4">
      <w:pPr>
        <w:ind w:firstLine="0"/>
        <w:rPr>
          <w:rPrChange w:id="1560" w:author="Sepribo Taylor-Harry" w:date="2020-08-04T21:53:00Z">
            <w:rPr>
              <w:i/>
              <w:iCs/>
            </w:rPr>
          </w:rPrChange>
        </w:rPr>
      </w:pPr>
      <w:ins w:id="1561" w:author="Sepribo Taylor-Harry" w:date="2020-08-04T21:53:00Z">
        <w:r w:rsidRPr="0011486C">
          <w:rPr>
            <w:rPrChange w:id="1562" w:author="Sepribo Taylor-Harry" w:date="2020-08-04T21:53:00Z">
              <w:rPr>
                <w:i/>
                <w:iCs/>
              </w:rPr>
            </w:rPrChange>
          </w:rPr>
          <w:t xml:space="preserve">Installing </w:t>
        </w:r>
        <w:r>
          <w:t>Angu</w:t>
        </w:r>
      </w:ins>
      <w:ins w:id="1563" w:author="Sepribo Taylor-Harry" w:date="2020-08-04T21:54:00Z">
        <w:r>
          <w:t>lar CLI</w:t>
        </w:r>
      </w:ins>
      <w:ins w:id="1564" w:author="Sepribo Taylor-Harry" w:date="2020-08-04T21:56:00Z">
        <w:r w:rsidR="006D697A">
          <w:t>:</w:t>
        </w:r>
      </w:ins>
    </w:p>
    <w:p w14:paraId="7BE7AA9F" w14:textId="77777777" w:rsidR="006D697A" w:rsidRDefault="00F26DF1" w:rsidP="00E63E60">
      <w:pPr>
        <w:rPr>
          <w:ins w:id="1565" w:author="Sepribo Taylor-Harry" w:date="2020-08-04T21:55:00Z"/>
        </w:rPr>
      </w:pPr>
      <w:r>
        <w:t xml:space="preserve">After Node.js is successfully installed, use the command </w:t>
      </w:r>
      <m:oMath>
        <m:r>
          <w:rPr>
            <w:rFonts w:ascii="Cambria Math" w:hAnsi="Cambria Math"/>
          </w:rPr>
          <m:t>npm install -g @angular/cli</m:t>
        </m:r>
      </m:oMath>
      <w:r>
        <w:t xml:space="preserve"> </w:t>
      </w:r>
      <w:ins w:id="1566" w:author="Sepribo Taylor-Harry" w:date="2020-08-04T21:54:00Z">
        <w:r w:rsidR="0011486C">
          <w:t xml:space="preserve">from terminal </w:t>
        </w:r>
      </w:ins>
      <w:r>
        <w:t xml:space="preserve">to install the latest version of Angular CLI locally. </w:t>
      </w:r>
    </w:p>
    <w:p w14:paraId="162B57D4" w14:textId="2FA42E44" w:rsidR="006D697A" w:rsidRDefault="006D697A">
      <w:pPr>
        <w:ind w:firstLine="0"/>
        <w:rPr>
          <w:ins w:id="1567" w:author="Sepribo Taylor-Harry" w:date="2020-08-04T21:55:00Z"/>
        </w:rPr>
        <w:pPrChange w:id="1568" w:author="Sepribo Taylor-Harry" w:date="2020-08-04T21:55:00Z">
          <w:pPr/>
        </w:pPrChange>
      </w:pPr>
      <w:ins w:id="1569" w:author="Sepribo Taylor-Harry" w:date="2020-08-04T21:55:00Z">
        <w:r>
          <w:t xml:space="preserve">Installing </w:t>
        </w:r>
        <w:proofErr w:type="spellStart"/>
        <w:r>
          <w:t>npm</w:t>
        </w:r>
        <w:proofErr w:type="spellEnd"/>
        <w:r>
          <w:t xml:space="preserve"> packages</w:t>
        </w:r>
      </w:ins>
      <w:ins w:id="1570" w:author="Sepribo Taylor-Harry" w:date="2020-08-04T21:56:00Z">
        <w:r>
          <w:t>:</w:t>
        </w:r>
      </w:ins>
    </w:p>
    <w:p w14:paraId="234A6010" w14:textId="77777777" w:rsidR="006D697A" w:rsidRDefault="00F26DF1" w:rsidP="00E63E60">
      <w:pPr>
        <w:rPr>
          <w:ins w:id="1571" w:author="Sepribo Taylor-Harry" w:date="2020-08-04T21:55:00Z"/>
        </w:rPr>
      </w:pPr>
      <w:r>
        <w:t xml:space="preserve">After successfully installing the Angular CLI, use the </w:t>
      </w:r>
      <m:oMath>
        <m:r>
          <w:rPr>
            <w:rFonts w:ascii="Cambria Math" w:hAnsi="Cambria Math"/>
          </w:rPr>
          <m:t>npm install</m:t>
        </m:r>
      </m:oMath>
      <w:r>
        <w:t xml:space="preserve"> command to install all the package dependencies locally. </w:t>
      </w:r>
    </w:p>
    <w:p w14:paraId="6BAEFC21" w14:textId="47AC14BB" w:rsidR="006D697A" w:rsidRDefault="006D697A">
      <w:pPr>
        <w:ind w:firstLine="0"/>
        <w:rPr>
          <w:ins w:id="1572" w:author="Sepribo Taylor-Harry" w:date="2020-08-04T21:55:00Z"/>
        </w:rPr>
        <w:pPrChange w:id="1573" w:author="Sepribo Taylor-Harry" w:date="2020-08-04T21:55:00Z">
          <w:pPr/>
        </w:pPrChange>
      </w:pPr>
      <w:ins w:id="1574" w:author="Sepribo Taylor-Harry" w:date="2020-08-04T21:55:00Z">
        <w:r>
          <w:t xml:space="preserve">Installing </w:t>
        </w:r>
        <w:proofErr w:type="spellStart"/>
        <w:r>
          <w:t>Open</w:t>
        </w:r>
      </w:ins>
      <w:ins w:id="1575" w:author="Sepribo Taylor-Harry" w:date="2020-08-04T21:56:00Z">
        <w:r>
          <w:t>Layer</w:t>
        </w:r>
        <w:proofErr w:type="spellEnd"/>
        <w:r>
          <w:t>:</w:t>
        </w:r>
      </w:ins>
    </w:p>
    <w:p w14:paraId="3AB52115" w14:textId="7753FA1C" w:rsidR="00F26DF1" w:rsidRDefault="00F26DF1" w:rsidP="00E63E60">
      <w:r>
        <w:t>The final step is to install OpenLayers using the command</w:t>
      </w:r>
      <w:r>
        <w:rPr>
          <w:i/>
          <w:iCs/>
        </w:rPr>
        <w:t>"</w:t>
      </w:r>
      <w:r w:rsidRPr="00F26DF1">
        <w:rPr>
          <w:i/>
          <w:iCs/>
        </w:rPr>
        <w:t xml:space="preserve"> </w:t>
      </w:r>
      <m:oMath>
        <m:r>
          <w:rPr>
            <w:rFonts w:ascii="Cambria Math" w:hAnsi="Cambria Math"/>
          </w:rPr>
          <m:t>npm install ol"</m:t>
        </m:r>
      </m:oMath>
      <w:r>
        <w:t>. You have now successfully setup the frontend.</w:t>
      </w:r>
    </w:p>
    <w:p w14:paraId="3A1E2E06" w14:textId="27F90574" w:rsidR="00B5125A" w:rsidRDefault="00441A0B" w:rsidP="0056725D">
      <w:pPr>
        <w:pStyle w:val="Heading2"/>
        <w:spacing w:line="240" w:lineRule="auto"/>
      </w:pPr>
      <w:bookmarkStart w:id="1576" w:name="_Toc47472634"/>
      <w:r>
        <w:t>3</w:t>
      </w:r>
      <w:r w:rsidR="00B5125A">
        <w:t>.</w:t>
      </w:r>
      <w:r w:rsidR="00F26DF1">
        <w:t>4</w:t>
      </w:r>
      <w:r w:rsidR="00B5125A">
        <w:t xml:space="preserve"> Installing the backend</w:t>
      </w:r>
      <w:bookmarkEnd w:id="1576"/>
    </w:p>
    <w:p w14:paraId="36D92E87" w14:textId="498CD77A" w:rsidR="000B7548" w:rsidRDefault="00F26DF1" w:rsidP="000B7548">
      <w:pPr>
        <w:rPr>
          <w:ins w:id="1577" w:author="Sepribo Taylor-Harry" w:date="2020-08-04T21:43:00Z"/>
        </w:rPr>
      </w:pPr>
      <w:r>
        <w:t xml:space="preserve">To install the backend database, navigate to the </w:t>
      </w:r>
      <m:oMath>
        <m:r>
          <w:rPr>
            <w:rFonts w:ascii="Cambria Math" w:hAnsi="Cambria Math"/>
          </w:rPr>
          <m:t>city-official-server</m:t>
        </m:r>
      </m:oMath>
      <w:r>
        <w:t xml:space="preserve"> folder within the cloned repository folder. Download and install MongoDB 4.2 from </w:t>
      </w:r>
      <w:hyperlink r:id="rId38" w:history="1">
        <w:r>
          <w:rPr>
            <w:rStyle w:val="Hyperlink"/>
          </w:rPr>
          <w:t>https://www.mongodb.com/try/download/community</w:t>
        </w:r>
      </w:hyperlink>
      <w:ins w:id="1578" w:author="Sepribo Taylor-Harry" w:date="2020-08-04T21:43:00Z">
        <w:r w:rsidR="000B7548">
          <w:t>, and follow the below s</w:t>
        </w:r>
      </w:ins>
      <w:ins w:id="1579" w:author="Sepribo Taylor-Harry" w:date="2020-08-04T21:44:00Z">
        <w:r w:rsidR="000B7548">
          <w:t>teps to install:</w:t>
        </w:r>
      </w:ins>
      <w:del w:id="1580" w:author="Sepribo Taylor-Harry" w:date="2020-08-04T21:43:00Z">
        <w:r w:rsidDel="000B7548">
          <w:delText xml:space="preserve">. </w:delText>
        </w:r>
      </w:del>
    </w:p>
    <w:p w14:paraId="02687134" w14:textId="77777777" w:rsidR="006D697A" w:rsidRDefault="000B7548">
      <w:pPr>
        <w:keepNext/>
        <w:ind w:firstLine="0"/>
        <w:rPr>
          <w:ins w:id="1581" w:author="Sepribo Taylor-Harry" w:date="2020-08-04T21:56:00Z"/>
        </w:rPr>
        <w:pPrChange w:id="1582" w:author="Sepribo Taylor-Harry" w:date="2020-08-05T08:18:00Z">
          <w:pPr/>
        </w:pPrChange>
      </w:pPr>
      <w:ins w:id="1583" w:author="Sepribo Taylor-Harry" w:date="2020-08-04T21:43:00Z">
        <w:r>
          <w:rPr>
            <w:noProof/>
          </w:rPr>
          <w:drawing>
            <wp:inline distT="0" distB="0" distL="0" distR="0" wp14:anchorId="62B508B9" wp14:editId="5F49D14E">
              <wp:extent cx="5944235" cy="303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235" cy="3030220"/>
                      </a:xfrm>
                      <a:prstGeom prst="rect">
                        <a:avLst/>
                      </a:prstGeom>
                      <a:noFill/>
                    </pic:spPr>
                  </pic:pic>
                </a:graphicData>
              </a:graphic>
            </wp:inline>
          </w:drawing>
        </w:r>
      </w:ins>
    </w:p>
    <w:p w14:paraId="1646FC27" w14:textId="3698C7CE" w:rsidR="006D697A" w:rsidRPr="006D697A" w:rsidRDefault="006D697A">
      <w:pPr>
        <w:pStyle w:val="Caption"/>
        <w:rPr>
          <w:ins w:id="1584" w:author="Sepribo Taylor-Harry" w:date="2020-08-04T21:56:00Z"/>
          <w:rPrChange w:id="1585" w:author="Sepribo Taylor-Harry" w:date="2020-08-04T21:56:00Z">
            <w:rPr>
              <w:ins w:id="1586" w:author="Sepribo Taylor-Harry" w:date="2020-08-04T21:56:00Z"/>
            </w:rPr>
          </w:rPrChange>
        </w:rPr>
        <w:pPrChange w:id="1587" w:author="Sepribo Taylor-Harry" w:date="2020-08-04T21:56:00Z">
          <w:pPr>
            <w:ind w:firstLine="0"/>
          </w:pPr>
        </w:pPrChange>
      </w:pPr>
      <w:bookmarkStart w:id="1588" w:name="_Toc47508028"/>
      <w:ins w:id="1589" w:author="Sepribo Taylor-Harry" w:date="2020-08-04T21:56:00Z">
        <w:r>
          <w:t xml:space="preserve">Figure </w:t>
        </w:r>
        <w:r>
          <w:fldChar w:fldCharType="begin"/>
        </w:r>
        <w:r>
          <w:instrText xml:space="preserve"> SEQ Figure \* ARABIC </w:instrText>
        </w:r>
      </w:ins>
      <w:r>
        <w:fldChar w:fldCharType="separate"/>
      </w:r>
      <w:ins w:id="1590" w:author="Sepribo Taylor-Harry" w:date="2020-08-05T08:18:00Z">
        <w:r w:rsidR="00F31382">
          <w:rPr>
            <w:noProof/>
          </w:rPr>
          <w:t>23</w:t>
        </w:r>
      </w:ins>
      <w:ins w:id="1591" w:author="Sepribo Taylor-Harry" w:date="2020-08-04T21:56:00Z">
        <w:r>
          <w:fldChar w:fldCharType="end"/>
        </w:r>
        <w:r>
          <w:t xml:space="preserve">: </w:t>
        </w:r>
        <w:r w:rsidRPr="001776B6">
          <w:t>How to download MongoDB Community Edition</w:t>
        </w:r>
        <w:bookmarkEnd w:id="1588"/>
      </w:ins>
    </w:p>
    <w:p w14:paraId="54092A59" w14:textId="4959BA07" w:rsidR="0011486C" w:rsidRDefault="0011486C" w:rsidP="0011486C">
      <w:pPr>
        <w:ind w:firstLine="0"/>
        <w:rPr>
          <w:ins w:id="1592" w:author="Sepribo Taylor-Harry" w:date="2020-08-04T21:46:00Z"/>
        </w:rPr>
      </w:pPr>
      <w:ins w:id="1593" w:author="Sepribo Taylor-Harry" w:date="2020-08-04T21:45:00Z">
        <w:r>
          <w:t>Installation steps:</w:t>
        </w:r>
      </w:ins>
    </w:p>
    <w:p w14:paraId="1824B799" w14:textId="72F5A007" w:rsidR="000B7548" w:rsidRDefault="000B7548">
      <w:pPr>
        <w:pStyle w:val="ListParagraph"/>
        <w:numPr>
          <w:ilvl w:val="0"/>
          <w:numId w:val="52"/>
        </w:numPr>
        <w:rPr>
          <w:ins w:id="1594" w:author="Sepribo Taylor-Harry" w:date="2020-08-04T21:42:00Z"/>
        </w:rPr>
        <w:pPrChange w:id="1595" w:author="Sepribo Taylor-Harry" w:date="2020-08-04T21:47:00Z">
          <w:pPr/>
        </w:pPrChange>
      </w:pPr>
      <w:ins w:id="1596" w:author="Sepribo Taylor-Harry" w:date="2020-08-04T21:42:00Z">
        <w:r>
          <w:t>In the Version dropdown, select the version of MongoDB to download.</w:t>
        </w:r>
      </w:ins>
    </w:p>
    <w:p w14:paraId="53A4153D" w14:textId="69F2580F" w:rsidR="000B7548" w:rsidRDefault="000B7548">
      <w:pPr>
        <w:pStyle w:val="ListParagraph"/>
        <w:numPr>
          <w:ilvl w:val="0"/>
          <w:numId w:val="52"/>
        </w:numPr>
        <w:rPr>
          <w:ins w:id="1597" w:author="Sepribo Taylor-Harry" w:date="2020-08-04T21:42:00Z"/>
        </w:rPr>
        <w:pPrChange w:id="1598" w:author="Sepribo Taylor-Harry" w:date="2020-08-04T21:47:00Z">
          <w:pPr/>
        </w:pPrChange>
      </w:pPr>
      <w:ins w:id="1599" w:author="Sepribo Taylor-Harry" w:date="2020-08-04T21:42:00Z">
        <w:r>
          <w:t>In the Platform dropdown, select Windows.</w:t>
        </w:r>
      </w:ins>
    </w:p>
    <w:p w14:paraId="58CFA8E3" w14:textId="7113DA66" w:rsidR="000B7548" w:rsidRDefault="000B7548">
      <w:pPr>
        <w:pStyle w:val="ListParagraph"/>
        <w:numPr>
          <w:ilvl w:val="0"/>
          <w:numId w:val="52"/>
        </w:numPr>
        <w:rPr>
          <w:ins w:id="1600" w:author="Sepribo Taylor-Harry" w:date="2020-08-04T21:42:00Z"/>
        </w:rPr>
        <w:pPrChange w:id="1601" w:author="Sepribo Taylor-Harry" w:date="2020-08-04T21:47:00Z">
          <w:pPr/>
        </w:pPrChange>
      </w:pPr>
      <w:ins w:id="1602" w:author="Sepribo Taylor-Harry" w:date="2020-08-04T21:42:00Z">
        <w:r>
          <w:t xml:space="preserve">In the Package dropdown, select </w:t>
        </w:r>
        <w:proofErr w:type="spellStart"/>
        <w:r>
          <w:t>msi</w:t>
        </w:r>
        <w:proofErr w:type="spellEnd"/>
        <w:r>
          <w:t>.</w:t>
        </w:r>
      </w:ins>
    </w:p>
    <w:p w14:paraId="318F039A" w14:textId="5FC1829C" w:rsidR="000B7548" w:rsidRDefault="000B7548">
      <w:pPr>
        <w:pStyle w:val="ListParagraph"/>
        <w:numPr>
          <w:ilvl w:val="0"/>
          <w:numId w:val="52"/>
        </w:numPr>
        <w:rPr>
          <w:ins w:id="1603" w:author="Sepribo Taylor-Harry" w:date="2020-08-04T21:42:00Z"/>
        </w:rPr>
        <w:pPrChange w:id="1604" w:author="Sepribo Taylor-Harry" w:date="2020-08-04T21:47:00Z">
          <w:pPr/>
        </w:pPrChange>
      </w:pPr>
      <w:ins w:id="1605" w:author="Sepribo Taylor-Harry" w:date="2020-08-04T21:42:00Z">
        <w:r>
          <w:t>Click Download.</w:t>
        </w:r>
      </w:ins>
    </w:p>
    <w:p w14:paraId="167DF14E" w14:textId="77777777" w:rsidR="0011486C" w:rsidRDefault="000B7548" w:rsidP="0011486C">
      <w:pPr>
        <w:ind w:firstLine="0"/>
        <w:rPr>
          <w:ins w:id="1606" w:author="Sepribo Taylor-Harry" w:date="2020-08-04T21:46:00Z"/>
        </w:rPr>
      </w:pPr>
      <w:ins w:id="1607" w:author="Sepribo Taylor-Harry" w:date="2020-08-04T21:42:00Z">
        <w:r>
          <w:t>Run the MongoDB installer. From the Windows Explorer/File Explorer:</w:t>
        </w:r>
      </w:ins>
    </w:p>
    <w:p w14:paraId="2C7A4159" w14:textId="77777777" w:rsidR="0011486C" w:rsidRDefault="000B7548">
      <w:pPr>
        <w:pStyle w:val="ListParagraph"/>
        <w:numPr>
          <w:ilvl w:val="0"/>
          <w:numId w:val="53"/>
        </w:numPr>
        <w:rPr>
          <w:ins w:id="1608" w:author="Sepribo Taylor-Harry" w:date="2020-08-04T21:47:00Z"/>
        </w:rPr>
        <w:pPrChange w:id="1609" w:author="Sepribo Taylor-Harry" w:date="2020-08-04T21:47:00Z">
          <w:pPr>
            <w:pStyle w:val="ListParagraph"/>
            <w:numPr>
              <w:numId w:val="50"/>
            </w:numPr>
            <w:ind w:hanging="360"/>
          </w:pPr>
        </w:pPrChange>
      </w:pPr>
      <w:r>
        <w:t>Go to the directory where you downloaded the MongoDB installer (.</w:t>
      </w:r>
      <w:proofErr w:type="spellStart"/>
      <w:r>
        <w:t>msi</w:t>
      </w:r>
      <w:proofErr w:type="spellEnd"/>
      <w:r>
        <w:t xml:space="preserve"> file). By default, this is your Downloads directory.</w:t>
      </w:r>
    </w:p>
    <w:p w14:paraId="75BD2A67" w14:textId="462FA282" w:rsidR="000B7548" w:rsidRDefault="000B7548">
      <w:pPr>
        <w:pStyle w:val="ListParagraph"/>
        <w:numPr>
          <w:ilvl w:val="0"/>
          <w:numId w:val="53"/>
        </w:numPr>
        <w:rPr>
          <w:ins w:id="1610" w:author="Sepribo Taylor-Harry" w:date="2020-08-04T21:42:00Z"/>
        </w:rPr>
        <w:pPrChange w:id="1611" w:author="Sepribo Taylor-Harry" w:date="2020-08-04T21:47:00Z">
          <w:pPr/>
        </w:pPrChange>
      </w:pPr>
      <w:ins w:id="1612" w:author="Sepribo Taylor-Harry" w:date="2020-08-04T21:42:00Z">
        <w:r>
          <w:t>Double-click the .</w:t>
        </w:r>
        <w:proofErr w:type="spellStart"/>
        <w:r>
          <w:t>msi</w:t>
        </w:r>
        <w:proofErr w:type="spellEnd"/>
        <w:r>
          <w:t xml:space="preserve"> file.</w:t>
        </w:r>
      </w:ins>
    </w:p>
    <w:p w14:paraId="5A803AE7" w14:textId="77777777" w:rsidR="0011486C" w:rsidRDefault="000B7548" w:rsidP="0011486C">
      <w:pPr>
        <w:ind w:firstLine="0"/>
        <w:rPr>
          <w:ins w:id="1613" w:author="Sepribo Taylor-Harry" w:date="2020-08-04T21:47:00Z"/>
        </w:rPr>
      </w:pPr>
      <w:ins w:id="1614" w:author="Sepribo Taylor-Harry" w:date="2020-08-04T21:42:00Z">
        <w:r>
          <w:t>Follow the MongoDB Community Edition installation wizard. The wizard steps you through the installation of MongoDB and MongoDB Compass.</w:t>
        </w:r>
      </w:ins>
    </w:p>
    <w:p w14:paraId="4528212F" w14:textId="77777777" w:rsidR="0011486C" w:rsidRDefault="000B7548" w:rsidP="0011486C">
      <w:pPr>
        <w:pStyle w:val="ListParagraph"/>
        <w:numPr>
          <w:ilvl w:val="0"/>
          <w:numId w:val="54"/>
        </w:numPr>
        <w:rPr>
          <w:ins w:id="1615" w:author="Sepribo Taylor-Harry" w:date="2020-08-04T21:47:00Z"/>
        </w:rPr>
      </w:pPr>
      <w:ins w:id="1616" w:author="Sepribo Taylor-Harry" w:date="2020-08-04T21:42:00Z">
        <w:r>
          <w:t>Choose Setup Type:</w:t>
        </w:r>
      </w:ins>
    </w:p>
    <w:p w14:paraId="651E6F63" w14:textId="69322E53" w:rsidR="0011486C" w:rsidRDefault="000B7548">
      <w:pPr>
        <w:pStyle w:val="ListParagraph"/>
        <w:rPr>
          <w:ins w:id="1617" w:author="Sepribo Taylor-Harry" w:date="2020-08-04T21:45:00Z"/>
        </w:rPr>
        <w:pPrChange w:id="1618" w:author="Sepribo Taylor-Harry" w:date="2020-08-04T21:47:00Z">
          <w:pPr/>
        </w:pPrChange>
      </w:pPr>
      <w:ins w:id="1619" w:author="Sepribo Taylor-Harry" w:date="2020-08-04T21:42:00Z">
        <w:r>
          <w:t>You can choose either the Complete (recommended for most users) or Custom setup type. The Complete setup option installs MongoDB and the MongoDB tools to the default location. The Custom setup option allows you to specify which executables are installed and where.</w:t>
        </w:r>
      </w:ins>
    </w:p>
    <w:p w14:paraId="779A4C8F" w14:textId="228861D8" w:rsidR="00B5125A" w:rsidRPr="00953118" w:rsidRDefault="00F26DF1" w:rsidP="000B7548">
      <w:r>
        <w:t>After successfully installing MongoDB 4.2, you will have to configure it using your local credentials. You have now successfully setup the backend</w:t>
      </w:r>
      <w:r w:rsidR="003609B1">
        <w:t>.</w:t>
      </w:r>
    </w:p>
    <w:p w14:paraId="166F0CF1" w14:textId="2842EC9F" w:rsidR="007A1D07" w:rsidRDefault="002E2FAB" w:rsidP="0056725D">
      <w:pPr>
        <w:pStyle w:val="Heading2"/>
        <w:spacing w:line="240" w:lineRule="auto"/>
      </w:pPr>
      <w:bookmarkStart w:id="1620" w:name="_Toc47472635"/>
      <w:r>
        <w:t>3</w:t>
      </w:r>
      <w:r w:rsidR="007A1D07">
        <w:t>.</w:t>
      </w:r>
      <w:r w:rsidR="00F26DF1">
        <w:t>5</w:t>
      </w:r>
      <w:r w:rsidR="007A1D07">
        <w:t xml:space="preserve"> Running the frontend</w:t>
      </w:r>
      <w:bookmarkEnd w:id="1620"/>
    </w:p>
    <w:p w14:paraId="293D6C36" w14:textId="4284587A" w:rsidR="00B5125A" w:rsidRDefault="00F26DF1" w:rsidP="0056725D">
      <w:r>
        <w:t xml:space="preserve">To run the frontend locally, use the command </w:t>
      </w:r>
      <m:oMath>
        <m:r>
          <w:rPr>
            <w:rFonts w:ascii="Cambria Math" w:hAnsi="Cambria Math"/>
          </w:rPr>
          <m:t>ng serve-o</m:t>
        </m:r>
      </m:oMath>
      <w:r>
        <w:t xml:space="preserve"> from within the </w:t>
      </w:r>
      <m:oMath>
        <m:r>
          <w:rPr>
            <w:rFonts w:ascii="Cambria Math" w:hAnsi="Cambria Math"/>
          </w:rPr>
          <m:t>city-official-client</m:t>
        </m:r>
      </m:oMath>
      <w:r>
        <w:t xml:space="preserve"> folder. The application will automatically launch the system</w:t>
      </w:r>
      <w:r w:rsidR="00D91BB4">
        <w:t>'</w:t>
      </w:r>
      <w:r>
        <w:t xml:space="preserve">s default browser and navigate to </w:t>
      </w:r>
      <w:hyperlink r:id="rId40" w:history="1">
        <w:r>
          <w:rPr>
            <w:rStyle w:val="Hyperlink"/>
          </w:rPr>
          <w:t>http://localhost:4200/</w:t>
        </w:r>
      </w:hyperlink>
      <w:r>
        <w:t>. The application will automatically reload if you change any of the source files. It is recommended to use the VS Code as the choice of IDE for modifying any of the source codes. It supports all the UI source file formats, including HTML, CSS, and TypeScript</w:t>
      </w:r>
      <w:r w:rsidR="005A1A57">
        <w:t>.</w:t>
      </w:r>
    </w:p>
    <w:p w14:paraId="0FA12CBE" w14:textId="7CEA044B" w:rsidR="0045450B" w:rsidRDefault="002E2FAB" w:rsidP="0056725D">
      <w:pPr>
        <w:pStyle w:val="Heading2"/>
        <w:spacing w:line="240" w:lineRule="auto"/>
      </w:pPr>
      <w:bookmarkStart w:id="1621" w:name="_Toc47472636"/>
      <w:r>
        <w:t>3</w:t>
      </w:r>
      <w:r w:rsidR="0045450B">
        <w:t>.</w:t>
      </w:r>
      <w:r w:rsidR="00F26DF1">
        <w:t>6</w:t>
      </w:r>
      <w:r w:rsidR="0045450B">
        <w:t xml:space="preserve"> Running the backend</w:t>
      </w:r>
      <w:bookmarkEnd w:id="1621"/>
    </w:p>
    <w:p w14:paraId="305E3DC0" w14:textId="77777777" w:rsidR="007A068A" w:rsidRDefault="00F26DF1">
      <w:pPr>
        <w:keepNext/>
        <w:rPr>
          <w:ins w:id="1622" w:author="Sepribo Taylor-Harry" w:date="2020-08-04T22:06:00Z"/>
        </w:rPr>
        <w:pPrChange w:id="1623" w:author="Sepribo Taylor-Harry" w:date="2020-08-04T22:06:00Z">
          <w:pPr/>
        </w:pPrChange>
      </w:pPr>
      <w:r>
        <w:t xml:space="preserve">To </w:t>
      </w:r>
      <w:commentRangeStart w:id="1624"/>
      <w:r>
        <w:t xml:space="preserve">run </w:t>
      </w:r>
      <w:commentRangeEnd w:id="1624"/>
      <w:r w:rsidR="00C82955">
        <w:rPr>
          <w:rStyle w:val="CommentReference"/>
        </w:rPr>
        <w:commentReference w:id="1624"/>
      </w:r>
      <w:r>
        <w:t xml:space="preserve">the backend locally, locate the </w:t>
      </w:r>
      <w:commentRangeStart w:id="1625"/>
      <w:r>
        <w:t>MongoDB service in the service console</w:t>
      </w:r>
      <w:commentRangeEnd w:id="1625"/>
      <w:r w:rsidR="00C82955">
        <w:rPr>
          <w:rStyle w:val="CommentReference"/>
        </w:rPr>
        <w:commentReference w:id="1625"/>
      </w:r>
      <w:r>
        <w:t>, right-click the MongoDB service and click start</w:t>
      </w:r>
      <w:del w:id="1626" w:author="Sepribo Taylor-Harry" w:date="2020-08-04T21:41:00Z">
        <w:r w:rsidDel="000B7548">
          <w:delText xml:space="preserve">, </w:delText>
        </w:r>
      </w:del>
      <w:ins w:id="1627" w:author="Sepribo Taylor-Harry" w:date="2020-08-04T21:52:00Z">
        <w:r w:rsidR="0011486C">
          <w:rPr>
            <w:noProof/>
          </w:rPr>
          <w:drawing>
            <wp:inline distT="0" distB="0" distL="0" distR="0" wp14:anchorId="08FF2295" wp14:editId="266EC11C">
              <wp:extent cx="5934075" cy="2381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ins>
    </w:p>
    <w:p w14:paraId="32990BEE" w14:textId="22161C0C" w:rsidR="007A068A" w:rsidRDefault="007A068A">
      <w:pPr>
        <w:pStyle w:val="Caption"/>
        <w:rPr>
          <w:ins w:id="1628" w:author="Sepribo Taylor-Harry" w:date="2020-08-04T22:06:00Z"/>
        </w:rPr>
      </w:pPr>
      <w:bookmarkStart w:id="1629" w:name="_Toc47508029"/>
      <w:ins w:id="1630" w:author="Sepribo Taylor-Harry" w:date="2020-08-04T22:06:00Z">
        <w:r>
          <w:t xml:space="preserve">Figure </w:t>
        </w:r>
        <w:r>
          <w:fldChar w:fldCharType="begin"/>
        </w:r>
        <w:r>
          <w:instrText xml:space="preserve"> SEQ Figure \* ARABIC </w:instrText>
        </w:r>
      </w:ins>
      <w:r>
        <w:fldChar w:fldCharType="separate"/>
      </w:r>
      <w:ins w:id="1631" w:author="Sepribo Taylor-Harry" w:date="2020-08-05T08:18:00Z">
        <w:r w:rsidR="00F31382">
          <w:rPr>
            <w:noProof/>
          </w:rPr>
          <w:t>24</w:t>
        </w:r>
      </w:ins>
      <w:ins w:id="1632" w:author="Sepribo Taylor-Harry" w:date="2020-08-04T22:06:00Z">
        <w:r>
          <w:fldChar w:fldCharType="end"/>
        </w:r>
        <w:r>
          <w:t xml:space="preserve">: </w:t>
        </w:r>
        <w:r w:rsidRPr="00E246B2">
          <w:t>How to Start MongoDB Service</w:t>
        </w:r>
        <w:bookmarkEnd w:id="1629"/>
      </w:ins>
    </w:p>
    <w:p w14:paraId="6880DA4D" w14:textId="0533D425" w:rsidR="000B7548" w:rsidRDefault="00F26DF1">
      <w:pPr>
        <w:ind w:firstLine="0"/>
        <w:rPr>
          <w:ins w:id="1633" w:author="Sepribo Taylor-Harry" w:date="2020-08-04T21:35:00Z"/>
        </w:rPr>
        <w:pPrChange w:id="1634" w:author="Sepribo Taylor-Harry" w:date="2020-08-04T22:06:00Z">
          <w:pPr/>
        </w:pPrChange>
      </w:pPr>
      <w:r>
        <w:t>then connect a mongo.exe shell to the running MongoDB instance by opening a Command Interpreter with Administrative privileges and run:</w:t>
      </w:r>
    </w:p>
    <w:bookmarkStart w:id="1635" w:name="_MON_1658082608"/>
    <w:bookmarkEnd w:id="1635"/>
    <w:p w14:paraId="3B8FD2BC" w14:textId="325CF793" w:rsidR="000B7548" w:rsidRDefault="00F26DF1">
      <w:pPr>
        <w:rPr>
          <w:ins w:id="1636" w:author="Sepribo Taylor-Harry" w:date="2020-08-04T21:36:00Z"/>
        </w:rPr>
      </w:pPr>
      <w:r>
        <w:object w:dxaOrig="9375" w:dyaOrig="450" w14:anchorId="02E08F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1.75pt" o:ole="">
            <v:imagedata r:id="rId42" o:title=""/>
          </v:shape>
          <o:OLEObject Type="Embed" ProgID="Word.OpenDocumentText.12" ShapeID="_x0000_i1025" DrawAspect="Content" ObjectID="_1658162517" r:id="rId43"/>
        </w:object>
      </w:r>
      <w:del w:id="1637" w:author="Sepribo Taylor-Harry" w:date="2020-08-04T21:36:00Z">
        <w:r w:rsidDel="000B7548">
          <w:tab/>
        </w:r>
      </w:del>
    </w:p>
    <w:p w14:paraId="7FFFB3C9" w14:textId="36616709" w:rsidR="0045450B" w:rsidRPr="001430F4" w:rsidRDefault="00F26DF1" w:rsidP="0056725D">
      <w:pPr>
        <w:rPr>
          <w:color w:val="FF0000"/>
        </w:rPr>
      </w:pPr>
      <w:r>
        <w:t xml:space="preserve">Detailed steps on starting, stopping and uninstalling the backend database can be found in the </w:t>
      </w:r>
      <w:r w:rsidR="00D91BB4">
        <w:t>"</w:t>
      </w:r>
      <w:r>
        <w:t>Municipality Permit Chatbot System Installation Guide</w:t>
      </w:r>
      <w:r w:rsidR="00D91BB4">
        <w:t>"</w:t>
      </w:r>
      <w:r>
        <w:t xml:space="preserve"> within the </w:t>
      </w:r>
      <m:oMath>
        <m:r>
          <w:rPr>
            <w:rFonts w:ascii="Cambria Math" w:hAnsi="Cambria Math"/>
          </w:rPr>
          <m:t>city-official-server</m:t>
        </m:r>
      </m:oMath>
      <w:r>
        <w:t xml:space="preserve"> folder</w:t>
      </w:r>
      <w:r w:rsidR="0045450B">
        <w:t>.</w:t>
      </w:r>
    </w:p>
    <w:p w14:paraId="3C3BA61C" w14:textId="6015E13F" w:rsidR="009A1386" w:rsidRDefault="002E2FAB" w:rsidP="0056725D">
      <w:pPr>
        <w:pStyle w:val="Heading2"/>
        <w:spacing w:line="240" w:lineRule="auto"/>
      </w:pPr>
      <w:bookmarkStart w:id="1638" w:name="_Toc47472637"/>
      <w:r>
        <w:t>3</w:t>
      </w:r>
      <w:r w:rsidR="009A1386">
        <w:t>.</w:t>
      </w:r>
      <w:r w:rsidR="00F26DF1">
        <w:t>7</w:t>
      </w:r>
      <w:r w:rsidR="009A1386">
        <w:t xml:space="preserve"> Running unit tests</w:t>
      </w:r>
      <w:bookmarkEnd w:id="1638"/>
    </w:p>
    <w:p w14:paraId="57604A0D" w14:textId="4387A070" w:rsidR="009A1386" w:rsidRDefault="00F26DF1" w:rsidP="0056725D">
      <w:r>
        <w:t xml:space="preserve">To run the frontend unit tests, use the command </w:t>
      </w:r>
      <m:oMath>
        <m:r>
          <w:rPr>
            <w:rFonts w:ascii="Cambria Math" w:hAnsi="Cambria Math"/>
          </w:rPr>
          <m:t>ng test</m:t>
        </m:r>
      </m:oMath>
      <w:r>
        <w:t xml:space="preserve"> from within the </w:t>
      </w:r>
      <m:oMath>
        <m:r>
          <w:rPr>
            <w:rFonts w:ascii="Cambria Math" w:hAnsi="Cambria Math"/>
          </w:rPr>
          <m:t>city-official-client</m:t>
        </m:r>
      </m:oMath>
      <w:r>
        <w:t xml:space="preserve"> folder to start running the tests using Jasmine and Karma. The application will launch the tests in the default system browser and start running the existing tests. The tests will be rerun as you update or add any new tests</w:t>
      </w:r>
      <w:r w:rsidR="00CC1F14">
        <w:t>.</w:t>
      </w:r>
    </w:p>
    <w:p w14:paraId="4522B99D" w14:textId="77777777" w:rsidR="00F26DF1" w:rsidRDefault="00F26DF1" w:rsidP="0056725D"/>
    <w:p w14:paraId="001F1005" w14:textId="311E2D88" w:rsidR="00B9472A" w:rsidRDefault="000D5E4B" w:rsidP="0056725D">
      <w:pPr>
        <w:pStyle w:val="Heading2"/>
        <w:spacing w:line="240" w:lineRule="auto"/>
      </w:pPr>
      <w:bookmarkStart w:id="1639" w:name="_Toc47472638"/>
      <w:r>
        <w:t>3</w:t>
      </w:r>
      <w:r w:rsidR="00B9472A">
        <w:t>.</w:t>
      </w:r>
      <w:r w:rsidR="00F26DF1">
        <w:t>8</w:t>
      </w:r>
      <w:r w:rsidR="00B9472A">
        <w:t xml:space="preserve"> Running end-to-end tests</w:t>
      </w:r>
      <w:bookmarkEnd w:id="1639"/>
    </w:p>
    <w:p w14:paraId="46BC2DF3" w14:textId="607D0EA2" w:rsidR="009A1386" w:rsidRPr="009E5874" w:rsidRDefault="00F26DF1" w:rsidP="0056725D">
      <w:r>
        <w:t xml:space="preserve">To run the e2e tests, use the command </w:t>
      </w:r>
      <m:oMath>
        <m:r>
          <w:rPr>
            <w:rFonts w:ascii="Cambria Math" w:hAnsi="Cambria Math"/>
          </w:rPr>
          <m:t>ng e2e</m:t>
        </m:r>
      </m:oMath>
      <w:r>
        <w:t xml:space="preserve"> from within the </w:t>
      </w:r>
      <m:oMath>
        <m:r>
          <w:rPr>
            <w:rFonts w:ascii="Cambria Math" w:hAnsi="Cambria Math"/>
          </w:rPr>
          <m:t>city-official-client</m:t>
        </m:r>
      </m:oMath>
      <w:r>
        <w:t xml:space="preserve"> folder to start running the tests using Protractor</w:t>
      </w:r>
      <w:r w:rsidR="00B9472A">
        <w:t xml:space="preserve">. </w:t>
      </w:r>
    </w:p>
    <w:p w14:paraId="55842374" w14:textId="5061E039" w:rsidR="00B13738" w:rsidRPr="008C45AB" w:rsidRDefault="000D5E4B" w:rsidP="0056725D">
      <w:pPr>
        <w:pStyle w:val="Heading1"/>
        <w:spacing w:line="240" w:lineRule="auto"/>
        <w:jc w:val="left"/>
        <w:rPr>
          <w:sz w:val="28"/>
          <w:szCs w:val="28"/>
        </w:rPr>
      </w:pPr>
      <w:bookmarkStart w:id="1640" w:name="_Toc46159640"/>
      <w:bookmarkStart w:id="1641" w:name="_Toc47472639"/>
      <w:r>
        <w:rPr>
          <w:sz w:val="28"/>
          <w:szCs w:val="28"/>
        </w:rPr>
        <w:t>4</w:t>
      </w:r>
      <w:r w:rsidR="001A77AA">
        <w:rPr>
          <w:sz w:val="28"/>
          <w:szCs w:val="28"/>
        </w:rPr>
        <w:t>.</w:t>
      </w:r>
      <w:r w:rsidR="00B13738" w:rsidRPr="008C45AB">
        <w:rPr>
          <w:sz w:val="28"/>
          <w:szCs w:val="28"/>
        </w:rPr>
        <w:t xml:space="preserve"> </w:t>
      </w:r>
      <w:bookmarkEnd w:id="1640"/>
      <w:r w:rsidR="00CC625B">
        <w:rPr>
          <w:sz w:val="28"/>
          <w:szCs w:val="28"/>
        </w:rPr>
        <w:t>Code structure</w:t>
      </w:r>
      <w:bookmarkEnd w:id="1641"/>
    </w:p>
    <w:p w14:paraId="4950F8D3" w14:textId="1C6592A4" w:rsidR="00B13738" w:rsidRDefault="000D5E4B" w:rsidP="0056725D">
      <w:pPr>
        <w:pStyle w:val="Heading2"/>
        <w:spacing w:line="240" w:lineRule="auto"/>
      </w:pPr>
      <w:bookmarkStart w:id="1642" w:name="_Toc46159641"/>
      <w:bookmarkStart w:id="1643" w:name="_Toc47472640"/>
      <w:r>
        <w:t>4</w:t>
      </w:r>
      <w:r w:rsidR="00B13738">
        <w:t xml:space="preserve">.1 </w:t>
      </w:r>
      <w:bookmarkEnd w:id="1642"/>
      <w:r w:rsidR="00E11C0A">
        <w:t>Frontend</w:t>
      </w:r>
      <w:bookmarkEnd w:id="1643"/>
    </w:p>
    <w:p w14:paraId="42668EC5" w14:textId="36D595F3" w:rsidR="00B13738" w:rsidRDefault="000D5E4B" w:rsidP="0056725D">
      <w:pPr>
        <w:pStyle w:val="Heading3"/>
        <w:spacing w:line="240" w:lineRule="auto"/>
        <w:ind w:firstLine="0"/>
      </w:pPr>
      <w:bookmarkStart w:id="1644" w:name="_Toc46159642"/>
      <w:bookmarkStart w:id="1645" w:name="_Toc47472641"/>
      <w:r>
        <w:t>4</w:t>
      </w:r>
      <w:r w:rsidR="00B13738">
        <w:t xml:space="preserve">.1.1 </w:t>
      </w:r>
      <w:bookmarkEnd w:id="1644"/>
      <w:r w:rsidR="00E11C0A">
        <w:t>Source code</w:t>
      </w:r>
      <w:bookmarkEnd w:id="1645"/>
    </w:p>
    <w:p w14:paraId="4BB0EDAB" w14:textId="02DFADCC" w:rsidR="007A068A" w:rsidRDefault="00E11C0A" w:rsidP="007A068A">
      <w:pPr>
        <w:rPr>
          <w:ins w:id="1646" w:author="Sepribo Taylor-Harry" w:date="2020-08-04T22:12:00Z"/>
        </w:rPr>
      </w:pPr>
      <w:commentRangeStart w:id="1647"/>
      <w:r>
        <w:t>All</w:t>
      </w:r>
      <w:r w:rsidR="00FA0A15">
        <w:t xml:space="preserve"> source code </w:t>
      </w:r>
      <w:commentRangeEnd w:id="1647"/>
      <w:r w:rsidR="00C82955">
        <w:rPr>
          <w:rStyle w:val="CommentReference"/>
        </w:rPr>
        <w:commentReference w:id="1647"/>
      </w:r>
      <w:r w:rsidR="00FA0A15">
        <w:t xml:space="preserve">is located inside the </w:t>
      </w:r>
      <m:oMath>
        <m:r>
          <w:rPr>
            <w:rFonts w:ascii="Cambria Math" w:hAnsi="Cambria Math"/>
          </w:rPr>
          <m:t>src/app/</m:t>
        </m:r>
      </m:oMath>
      <w:r w:rsidR="00317292">
        <w:t xml:space="preserve"> folder</w:t>
      </w:r>
      <w:r w:rsidR="00D72D6F">
        <w:t xml:space="preserve">. </w:t>
      </w:r>
      <w:ins w:id="1648" w:author="Sepribo Taylor-Harry" w:date="2020-08-04T22:12:00Z">
        <w:r w:rsidR="007A068A">
          <w:t>Follow</w:t>
        </w:r>
      </w:ins>
      <w:ins w:id="1649" w:author="Sepribo Taylor-Harry" w:date="2020-08-04T22:18:00Z">
        <w:r w:rsidR="00E00ADD">
          <w:t xml:space="preserve"> </w:t>
        </w:r>
      </w:ins>
      <w:ins w:id="1650" w:author="Sepribo Taylor-Harry" w:date="2020-08-04T22:19:00Z">
        <w:r w:rsidR="00E00ADD">
          <w:t xml:space="preserve">the </w:t>
        </w:r>
      </w:ins>
      <w:ins w:id="1651" w:author="Sepribo Taylor-Harry" w:date="2020-08-04T22:12:00Z">
        <w:r w:rsidR="007A068A">
          <w:t>steps</w:t>
        </w:r>
      </w:ins>
      <w:ins w:id="1652" w:author="Sepribo Taylor-Harry" w:date="2020-08-04T22:19:00Z">
        <w:r w:rsidR="00E00ADD">
          <w:t xml:space="preserve"> below</w:t>
        </w:r>
      </w:ins>
      <w:ins w:id="1653" w:author="Sepribo Taylor-Harry" w:date="2020-08-04T22:12:00Z">
        <w:r w:rsidR="007A068A">
          <w:t xml:space="preserve"> to get the source code:</w:t>
        </w:r>
      </w:ins>
    </w:p>
    <w:p w14:paraId="10715210" w14:textId="169C42AC" w:rsidR="007A068A" w:rsidRDefault="007A068A">
      <w:pPr>
        <w:pStyle w:val="ListParagraph"/>
        <w:numPr>
          <w:ilvl w:val="0"/>
          <w:numId w:val="55"/>
        </w:numPr>
        <w:rPr>
          <w:ins w:id="1654" w:author="Sepribo Taylor-Harry" w:date="2020-08-04T22:11:00Z"/>
        </w:rPr>
        <w:pPrChange w:id="1655" w:author="Sepribo Taylor-Harry" w:date="2020-08-04T22:12:00Z">
          <w:pPr>
            <w:ind w:firstLine="0"/>
          </w:pPr>
        </w:pPrChange>
      </w:pPr>
      <w:ins w:id="1656" w:author="Sepribo Taylor-Harry" w:date="2020-08-04T22:13:00Z">
        <w:r>
          <w:t>N</w:t>
        </w:r>
      </w:ins>
      <w:ins w:id="1657" w:author="Sepribo Taylor-Harry" w:date="2020-08-04T22:10:00Z">
        <w:r>
          <w:t xml:space="preserve">avigate to </w:t>
        </w:r>
      </w:ins>
      <w:ins w:id="1658" w:author="Sepribo Taylor-Harry" w:date="2020-08-04T22:11:00Z">
        <w:r>
          <w:fldChar w:fldCharType="begin"/>
        </w:r>
        <w:r>
          <w:instrText xml:space="preserve"> HYPERLINK "https://github.com/umgc/umgc.city_chatbot" </w:instrText>
        </w:r>
        <w:r>
          <w:fldChar w:fldCharType="separate"/>
        </w:r>
        <w:proofErr w:type="spellStart"/>
        <w:r w:rsidRPr="007A068A">
          <w:rPr>
            <w:rStyle w:val="Hyperlink"/>
          </w:rPr>
          <w:t>umgc.city_chatbot</w:t>
        </w:r>
        <w:proofErr w:type="spellEnd"/>
        <w:r>
          <w:fldChar w:fldCharType="end"/>
        </w:r>
      </w:ins>
      <w:ins w:id="1659" w:author="Sepribo Taylor-Harry" w:date="2020-08-04T22:10:00Z">
        <w:r w:rsidRPr="007A068A">
          <w:t xml:space="preserve"> </w:t>
        </w:r>
        <w:r>
          <w:t>GitHub repository</w:t>
        </w:r>
      </w:ins>
    </w:p>
    <w:p w14:paraId="588931EB" w14:textId="77777777" w:rsidR="00E00ADD" w:rsidRDefault="007A068A">
      <w:pPr>
        <w:keepNext/>
        <w:ind w:firstLine="0"/>
        <w:rPr>
          <w:ins w:id="1660" w:author="Sepribo Taylor-Harry" w:date="2020-08-04T22:19:00Z"/>
        </w:rPr>
        <w:pPrChange w:id="1661" w:author="Sepribo Taylor-Harry" w:date="2020-08-04T22:19:00Z">
          <w:pPr>
            <w:ind w:firstLine="0"/>
          </w:pPr>
        </w:pPrChange>
      </w:pPr>
      <w:ins w:id="1662" w:author="Sepribo Taylor-Harry" w:date="2020-08-04T22:12:00Z">
        <w:r>
          <w:rPr>
            <w:noProof/>
          </w:rPr>
          <w:drawing>
            <wp:inline distT="0" distB="0" distL="0" distR="0" wp14:anchorId="65EE7662" wp14:editId="687066CD">
              <wp:extent cx="5743575" cy="4961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020" cy="4973674"/>
                      </a:xfrm>
                      <a:prstGeom prst="rect">
                        <a:avLst/>
                      </a:prstGeom>
                      <a:noFill/>
                      <a:ln>
                        <a:noFill/>
                      </a:ln>
                    </pic:spPr>
                  </pic:pic>
                </a:graphicData>
              </a:graphic>
            </wp:inline>
          </w:drawing>
        </w:r>
      </w:ins>
    </w:p>
    <w:p w14:paraId="224CE8A1" w14:textId="304D1492" w:rsidR="00E00ADD" w:rsidRDefault="00E00ADD">
      <w:pPr>
        <w:pStyle w:val="Caption"/>
        <w:rPr>
          <w:ins w:id="1663" w:author="Sepribo Taylor-Harry" w:date="2020-08-04T22:19:00Z"/>
        </w:rPr>
      </w:pPr>
      <w:bookmarkStart w:id="1664" w:name="_Toc47508030"/>
      <w:ins w:id="1665" w:author="Sepribo Taylor-Harry" w:date="2020-08-04T22:19:00Z">
        <w:r>
          <w:t xml:space="preserve">Figure </w:t>
        </w:r>
        <w:r>
          <w:fldChar w:fldCharType="begin"/>
        </w:r>
        <w:r>
          <w:instrText xml:space="preserve"> SEQ Figure \* ARABIC </w:instrText>
        </w:r>
      </w:ins>
      <w:r>
        <w:fldChar w:fldCharType="separate"/>
      </w:r>
      <w:ins w:id="1666" w:author="Sepribo Taylor-Harry" w:date="2020-08-05T08:18:00Z">
        <w:r w:rsidR="00F31382">
          <w:rPr>
            <w:noProof/>
          </w:rPr>
          <w:t>25</w:t>
        </w:r>
      </w:ins>
      <w:ins w:id="1667" w:author="Sepribo Taylor-Harry" w:date="2020-08-04T22:19:00Z">
        <w:r>
          <w:fldChar w:fldCharType="end"/>
        </w:r>
        <w:r>
          <w:t xml:space="preserve">: </w:t>
        </w:r>
        <w:r w:rsidRPr="00373E3D">
          <w:t>umgc.city_chatbot GitHub repository</w:t>
        </w:r>
        <w:bookmarkEnd w:id="1664"/>
      </w:ins>
    </w:p>
    <w:p w14:paraId="7D94B6D9" w14:textId="263EF6A7" w:rsidR="007A068A" w:rsidRDefault="007A068A" w:rsidP="007A068A">
      <w:pPr>
        <w:ind w:firstLine="0"/>
        <w:rPr>
          <w:ins w:id="1668" w:author="Sepribo Taylor-Harry" w:date="2020-08-04T22:12:00Z"/>
        </w:rPr>
      </w:pPr>
      <w:ins w:id="1669" w:author="Sepribo Taylor-Harry" w:date="2020-08-04T22:10:00Z">
        <w:r>
          <w:t xml:space="preserve"> </w:t>
        </w:r>
      </w:ins>
    </w:p>
    <w:p w14:paraId="093AF9AA" w14:textId="343C7864" w:rsidR="007A068A" w:rsidRDefault="007A068A" w:rsidP="007A068A">
      <w:pPr>
        <w:pStyle w:val="ListParagraph"/>
        <w:numPr>
          <w:ilvl w:val="0"/>
          <w:numId w:val="55"/>
        </w:numPr>
        <w:rPr>
          <w:ins w:id="1670" w:author="Sepribo Taylor-Harry" w:date="2020-08-04T22:14:00Z"/>
        </w:rPr>
      </w:pPr>
      <w:ins w:id="1671" w:author="Sepribo Taylor-Harry" w:date="2020-08-04T22:16:00Z">
        <w:r>
          <w:t>Navigate to</w:t>
        </w:r>
      </w:ins>
      <w:ins w:id="1672" w:author="Sepribo Taylor-Harry" w:date="2020-08-04T22:13:00Z">
        <w:r>
          <w:t xml:space="preserve"> city-official-client &gt; </w:t>
        </w:r>
        <w:proofErr w:type="spellStart"/>
        <w:r>
          <w:t>scr</w:t>
        </w:r>
      </w:ins>
      <w:proofErr w:type="spellEnd"/>
      <w:ins w:id="1673" w:author="Sepribo Taylor-Harry" w:date="2020-08-04T22:14:00Z">
        <w:r>
          <w:t xml:space="preserve"> &gt; app</w:t>
        </w:r>
      </w:ins>
    </w:p>
    <w:p w14:paraId="243CF314" w14:textId="77777777" w:rsidR="00E00ADD" w:rsidRDefault="00E00ADD">
      <w:pPr>
        <w:keepNext/>
        <w:ind w:firstLine="0"/>
        <w:rPr>
          <w:ins w:id="1674" w:author="Sepribo Taylor-Harry" w:date="2020-08-04T22:20:00Z"/>
        </w:rPr>
        <w:pPrChange w:id="1675" w:author="Sepribo Taylor-Harry" w:date="2020-08-04T22:20:00Z">
          <w:pPr>
            <w:ind w:firstLine="0"/>
          </w:pPr>
        </w:pPrChange>
      </w:pPr>
      <w:ins w:id="1676" w:author="Sepribo Taylor-Harry" w:date="2020-08-04T22:17:00Z">
        <w:r>
          <w:rPr>
            <w:noProof/>
          </w:rPr>
          <w:drawing>
            <wp:inline distT="0" distB="0" distL="0" distR="0" wp14:anchorId="084A1294" wp14:editId="1F2A2555">
              <wp:extent cx="5381625" cy="14098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8894" cy="1417027"/>
                      </a:xfrm>
                      <a:prstGeom prst="rect">
                        <a:avLst/>
                      </a:prstGeom>
                      <a:noFill/>
                      <a:ln>
                        <a:noFill/>
                      </a:ln>
                    </pic:spPr>
                  </pic:pic>
                </a:graphicData>
              </a:graphic>
            </wp:inline>
          </w:drawing>
        </w:r>
      </w:ins>
    </w:p>
    <w:p w14:paraId="2CE670EB" w14:textId="00453EBC" w:rsidR="007A068A" w:rsidRDefault="00E00ADD" w:rsidP="00E00ADD">
      <w:pPr>
        <w:pStyle w:val="Caption"/>
        <w:rPr>
          <w:ins w:id="1677" w:author="Sepribo Taylor-Harry" w:date="2020-08-04T22:21:00Z"/>
        </w:rPr>
      </w:pPr>
      <w:bookmarkStart w:id="1678" w:name="_Toc47508031"/>
      <w:ins w:id="1679" w:author="Sepribo Taylor-Harry" w:date="2020-08-04T22:20:00Z">
        <w:r>
          <w:t xml:space="preserve">Figure </w:t>
        </w:r>
        <w:r>
          <w:fldChar w:fldCharType="begin"/>
        </w:r>
        <w:r>
          <w:instrText xml:space="preserve"> SEQ Figure \* ARABIC </w:instrText>
        </w:r>
      </w:ins>
      <w:r>
        <w:fldChar w:fldCharType="separate"/>
      </w:r>
      <w:ins w:id="1680" w:author="Sepribo Taylor-Harry" w:date="2020-08-05T08:18:00Z">
        <w:r w:rsidR="00F31382">
          <w:rPr>
            <w:noProof/>
          </w:rPr>
          <w:t>26</w:t>
        </w:r>
      </w:ins>
      <w:ins w:id="1681" w:author="Sepribo Taylor-Harry" w:date="2020-08-04T22:20:00Z">
        <w:r>
          <w:fldChar w:fldCharType="end"/>
        </w:r>
        <w:r>
          <w:t xml:space="preserve">: </w:t>
        </w:r>
        <w:r w:rsidRPr="00E34234">
          <w:t>city-official-client folder</w:t>
        </w:r>
      </w:ins>
      <w:bookmarkEnd w:id="1678"/>
    </w:p>
    <w:p w14:paraId="0BD9303E" w14:textId="77777777" w:rsidR="00E00ADD" w:rsidRPr="00E00ADD" w:rsidRDefault="00E00ADD">
      <w:pPr>
        <w:rPr>
          <w:ins w:id="1682" w:author="Sepribo Taylor-Harry" w:date="2020-08-04T22:13:00Z"/>
        </w:rPr>
        <w:pPrChange w:id="1683" w:author="Sepribo Taylor-Harry" w:date="2020-08-04T22:21:00Z">
          <w:pPr>
            <w:ind w:firstLine="0"/>
          </w:pPr>
        </w:pPrChange>
      </w:pPr>
    </w:p>
    <w:p w14:paraId="773AB674" w14:textId="03B671DE" w:rsidR="007F32F6" w:rsidRDefault="005522E6">
      <w:pPr>
        <w:spacing w:line="360" w:lineRule="auto"/>
        <w:ind w:firstLine="0"/>
        <w:pPrChange w:id="1684" w:author="Sepribo Taylor-Harry" w:date="2020-08-04T22:20:00Z">
          <w:pPr/>
        </w:pPrChange>
      </w:pPr>
      <w:r>
        <w:t xml:space="preserve">The </w:t>
      </w:r>
      <w:r w:rsidR="009155CD">
        <w:t xml:space="preserve">list of all the </w:t>
      </w:r>
      <w:r>
        <w:t xml:space="preserve">current components </w:t>
      </w:r>
      <w:commentRangeStart w:id="1685"/>
      <w:r>
        <w:t>are</w:t>
      </w:r>
      <w:commentRangeEnd w:id="1685"/>
      <w:r w:rsidR="00C82955">
        <w:rPr>
          <w:rStyle w:val="CommentReference"/>
        </w:rPr>
        <w:commentReference w:id="1685"/>
      </w:r>
      <w:r>
        <w:t>:</w:t>
      </w:r>
    </w:p>
    <w:p w14:paraId="2F91C1CD" w14:textId="391BBBDD" w:rsidR="005522E6" w:rsidRDefault="005522E6">
      <w:pPr>
        <w:pStyle w:val="ListParagraph"/>
        <w:numPr>
          <w:ilvl w:val="0"/>
          <w:numId w:val="49"/>
        </w:numPr>
        <w:spacing w:line="360" w:lineRule="auto"/>
        <w:pPrChange w:id="1686" w:author="Sepribo Taylor-Harry" w:date="2020-08-04T22:20:00Z">
          <w:pPr>
            <w:pStyle w:val="ListParagraph"/>
            <w:numPr>
              <w:numId w:val="49"/>
            </w:numPr>
            <w:ind w:left="1080" w:hanging="360"/>
          </w:pPr>
        </w:pPrChange>
      </w:pPr>
      <w:r>
        <w:t>account</w:t>
      </w:r>
    </w:p>
    <w:p w14:paraId="6913D693" w14:textId="24AAB86B" w:rsidR="005522E6" w:rsidRDefault="005522E6">
      <w:pPr>
        <w:pStyle w:val="ListParagraph"/>
        <w:numPr>
          <w:ilvl w:val="0"/>
          <w:numId w:val="49"/>
        </w:numPr>
        <w:spacing w:line="360" w:lineRule="auto"/>
        <w:pPrChange w:id="1687" w:author="Sepribo Taylor-Harry" w:date="2020-08-04T22:20:00Z">
          <w:pPr>
            <w:pStyle w:val="ListParagraph"/>
            <w:numPr>
              <w:numId w:val="49"/>
            </w:numPr>
            <w:ind w:left="1080" w:hanging="360"/>
          </w:pPr>
        </w:pPrChange>
      </w:pPr>
      <w:r>
        <w:t>home</w:t>
      </w:r>
    </w:p>
    <w:p w14:paraId="4471A7C1" w14:textId="27AE3D05" w:rsidR="005522E6" w:rsidRDefault="005522E6">
      <w:pPr>
        <w:pStyle w:val="ListParagraph"/>
        <w:numPr>
          <w:ilvl w:val="0"/>
          <w:numId w:val="49"/>
        </w:numPr>
        <w:spacing w:line="360" w:lineRule="auto"/>
        <w:pPrChange w:id="1688" w:author="Sepribo Taylor-Harry" w:date="2020-08-04T22:20:00Z">
          <w:pPr>
            <w:pStyle w:val="ListParagraph"/>
            <w:numPr>
              <w:numId w:val="49"/>
            </w:numPr>
            <w:ind w:left="1080" w:hanging="360"/>
          </w:pPr>
        </w:pPrChange>
      </w:pPr>
      <w:r>
        <w:t>users</w:t>
      </w:r>
    </w:p>
    <w:p w14:paraId="14808CE7" w14:textId="0DE212DB" w:rsidR="005522E6" w:rsidRDefault="005522E6">
      <w:pPr>
        <w:pStyle w:val="ListParagraph"/>
        <w:numPr>
          <w:ilvl w:val="0"/>
          <w:numId w:val="49"/>
        </w:numPr>
        <w:spacing w:line="360" w:lineRule="auto"/>
        <w:rPr>
          <w:ins w:id="1689" w:author="Sepribo Taylor-Harry" w:date="2020-08-04T22:16:00Z"/>
        </w:rPr>
        <w:pPrChange w:id="1690" w:author="Sepribo Taylor-Harry" w:date="2020-08-04T22:20:00Z">
          <w:pPr>
            <w:pStyle w:val="ListParagraph"/>
            <w:numPr>
              <w:numId w:val="49"/>
            </w:numPr>
            <w:ind w:left="1080" w:hanging="360"/>
          </w:pPr>
        </w:pPrChange>
      </w:pPr>
      <w:r>
        <w:t>zone-dashboard</w:t>
      </w:r>
    </w:p>
    <w:p w14:paraId="01262E38" w14:textId="77777777" w:rsidR="00E00ADD" w:rsidRDefault="00E00ADD">
      <w:pPr>
        <w:keepNext/>
        <w:ind w:firstLine="0"/>
        <w:rPr>
          <w:ins w:id="1691" w:author="Sepribo Taylor-Harry" w:date="2020-08-04T22:21:00Z"/>
        </w:rPr>
        <w:pPrChange w:id="1692" w:author="Sepribo Taylor-Harry" w:date="2020-08-04T22:21:00Z">
          <w:pPr>
            <w:ind w:firstLine="0"/>
          </w:pPr>
        </w:pPrChange>
      </w:pPr>
      <w:ins w:id="1693" w:author="Sepribo Taylor-Harry" w:date="2020-08-04T22:17:00Z">
        <w:r>
          <w:rPr>
            <w:noProof/>
          </w:rPr>
          <w:drawing>
            <wp:inline distT="0" distB="0" distL="0" distR="0" wp14:anchorId="749FEF15" wp14:editId="267D4217">
              <wp:extent cx="4514850" cy="393509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a:extLst>
                          <a:ext uri="{28A0092B-C50C-407E-A947-70E740481C1C}">
                            <a14:useLocalDpi xmlns:a14="http://schemas.microsoft.com/office/drawing/2010/main" val="0"/>
                          </a:ext>
                        </a:extLst>
                      </a:blip>
                      <a:srcRect l="1" r="160" b="17602"/>
                      <a:stretch/>
                    </pic:blipFill>
                    <pic:spPr bwMode="auto">
                      <a:xfrm>
                        <a:off x="0" y="0"/>
                        <a:ext cx="4514850" cy="3935094"/>
                      </a:xfrm>
                      <a:prstGeom prst="rect">
                        <a:avLst/>
                      </a:prstGeom>
                      <a:noFill/>
                      <a:ln>
                        <a:noFill/>
                      </a:ln>
                      <a:extLst>
                        <a:ext uri="{53640926-AAD7-44D8-BBD7-CCE9431645EC}">
                          <a14:shadowObscured xmlns:a14="http://schemas.microsoft.com/office/drawing/2010/main"/>
                        </a:ext>
                      </a:extLst>
                    </pic:spPr>
                  </pic:pic>
                </a:graphicData>
              </a:graphic>
            </wp:inline>
          </w:drawing>
        </w:r>
      </w:ins>
    </w:p>
    <w:p w14:paraId="34FA0239" w14:textId="295BAC07" w:rsidR="00E00ADD" w:rsidRDefault="00E00ADD">
      <w:pPr>
        <w:pStyle w:val="Caption"/>
        <w:pPrChange w:id="1694" w:author="Sepribo Taylor-Harry" w:date="2020-08-04T22:21:00Z">
          <w:pPr>
            <w:pStyle w:val="ListParagraph"/>
            <w:numPr>
              <w:numId w:val="49"/>
            </w:numPr>
            <w:ind w:left="1080" w:hanging="360"/>
          </w:pPr>
        </w:pPrChange>
      </w:pPr>
      <w:bookmarkStart w:id="1695" w:name="_Toc47508032"/>
      <w:ins w:id="1696" w:author="Sepribo Taylor-Harry" w:date="2020-08-04T22:21:00Z">
        <w:r>
          <w:t xml:space="preserve">Figure </w:t>
        </w:r>
        <w:r>
          <w:fldChar w:fldCharType="begin"/>
        </w:r>
        <w:r>
          <w:instrText xml:space="preserve"> SEQ Figure \* ARABIC </w:instrText>
        </w:r>
      </w:ins>
      <w:r>
        <w:fldChar w:fldCharType="separate"/>
      </w:r>
      <w:ins w:id="1697" w:author="Sepribo Taylor-Harry" w:date="2020-08-05T08:18:00Z">
        <w:r w:rsidR="00F31382">
          <w:rPr>
            <w:noProof/>
          </w:rPr>
          <w:t>27</w:t>
        </w:r>
      </w:ins>
      <w:ins w:id="1698" w:author="Sepribo Taylor-Harry" w:date="2020-08-04T22:21:00Z">
        <w:r>
          <w:fldChar w:fldCharType="end"/>
        </w:r>
        <w:r>
          <w:t xml:space="preserve">: List of components in </w:t>
        </w:r>
        <w:r w:rsidRPr="00385427">
          <w:t>city-official-client folder</w:t>
        </w:r>
      </w:ins>
      <w:bookmarkEnd w:id="1695"/>
    </w:p>
    <w:p w14:paraId="6CFBB132" w14:textId="2B6BAAAF" w:rsidR="005522E6" w:rsidRDefault="0031009A" w:rsidP="0056725D">
      <w:r>
        <w:t xml:space="preserve">Each of these components contains a routing-module file for navigation from within the application, module file for including all the other components that this component can interact with, a component.html </w:t>
      </w:r>
      <w:r w:rsidR="00F17012">
        <w:t xml:space="preserve">file </w:t>
      </w:r>
      <w:r>
        <w:t>for all the markup code, a</w:t>
      </w:r>
      <w:r w:rsidR="00070D0A">
        <w:t xml:space="preserve"> </w:t>
      </w:r>
      <w:proofErr w:type="spellStart"/>
      <w:r w:rsidR="00F17012">
        <w:t>component.ts</w:t>
      </w:r>
      <w:proofErr w:type="spellEnd"/>
      <w:r w:rsidR="00F17012">
        <w:t xml:space="preserve"> file for all the code logic, and a </w:t>
      </w:r>
      <w:proofErr w:type="spellStart"/>
      <w:r w:rsidR="00F17012">
        <w:t>spec.ts</w:t>
      </w:r>
      <w:proofErr w:type="spellEnd"/>
      <w:r w:rsidR="00F17012">
        <w:t xml:space="preserve"> file for all the unit tests.</w:t>
      </w:r>
    </w:p>
    <w:p w14:paraId="20FF5266" w14:textId="30CB23B7" w:rsidR="00F26DF1" w:rsidRDefault="000D5E4B" w:rsidP="00F26DF1">
      <w:pPr>
        <w:pStyle w:val="Heading3"/>
        <w:ind w:firstLine="0"/>
      </w:pPr>
      <w:bookmarkStart w:id="1699" w:name="_Toc46518281"/>
      <w:bookmarkStart w:id="1700" w:name="_Toc47472642"/>
      <w:r>
        <w:t>4</w:t>
      </w:r>
      <w:r w:rsidR="00F26DF1">
        <w:t>.1.1.1 Account</w:t>
      </w:r>
      <w:bookmarkEnd w:id="1699"/>
      <w:bookmarkEnd w:id="1700"/>
    </w:p>
    <w:p w14:paraId="7E08E147" w14:textId="4C6A7733" w:rsidR="00F26DF1" w:rsidRDefault="00F26DF1" w:rsidP="00F26DF1">
      <w:r>
        <w:t>The account component deals with user accounts and validation. It is the component that differentiate</w:t>
      </w:r>
      <w:r w:rsidR="00D91BB4">
        <w:t>s</w:t>
      </w:r>
      <w:r>
        <w:t xml:space="preserve"> between admin users and other users.</w:t>
      </w:r>
    </w:p>
    <w:p w14:paraId="35B752E9" w14:textId="54B3EFA8" w:rsidR="00F26DF1" w:rsidRDefault="000D5E4B" w:rsidP="00F26DF1">
      <w:pPr>
        <w:pStyle w:val="Heading3"/>
        <w:ind w:firstLine="0"/>
      </w:pPr>
      <w:bookmarkStart w:id="1701" w:name="_Toc46518282"/>
      <w:bookmarkStart w:id="1702" w:name="_Toc47472643"/>
      <w:r>
        <w:t>4</w:t>
      </w:r>
      <w:r w:rsidR="00F26DF1">
        <w:t>.1.1.2 Home</w:t>
      </w:r>
      <w:bookmarkEnd w:id="1701"/>
      <w:bookmarkEnd w:id="1702"/>
    </w:p>
    <w:p w14:paraId="54F480B2" w14:textId="77777777" w:rsidR="00F26DF1" w:rsidRDefault="00F26DF1" w:rsidP="00F26DF1">
      <w:r>
        <w:t>The home component is the landing page for the application. It contains the page that allows the users to enter their account id and password to authenticate and log into the system.</w:t>
      </w:r>
    </w:p>
    <w:p w14:paraId="42FA1484" w14:textId="45D89A7A" w:rsidR="00F26DF1" w:rsidRDefault="000D5E4B" w:rsidP="00F26DF1">
      <w:pPr>
        <w:pStyle w:val="Heading3"/>
        <w:ind w:firstLine="0"/>
      </w:pPr>
      <w:bookmarkStart w:id="1703" w:name="_Toc46518283"/>
      <w:bookmarkStart w:id="1704" w:name="_Toc47472644"/>
      <w:r>
        <w:t>4</w:t>
      </w:r>
      <w:r w:rsidR="00F26DF1">
        <w:t>.1.1.3 Users</w:t>
      </w:r>
      <w:bookmarkEnd w:id="1703"/>
      <w:bookmarkEnd w:id="1704"/>
    </w:p>
    <w:p w14:paraId="0EF1DC5B" w14:textId="3E0B23D5" w:rsidR="00F26DF1" w:rsidRDefault="00F26DF1" w:rsidP="00F26DF1">
      <w:r>
        <w:t>The user component is used to retrieve the list of users in the system. It can also be used to add a new user to the system or remove an existing user f</w:t>
      </w:r>
      <w:r w:rsidR="00D91BB4">
        <w:t>ro</w:t>
      </w:r>
      <w:r>
        <w:t>m the system.</w:t>
      </w:r>
    </w:p>
    <w:p w14:paraId="6F9F3EB6" w14:textId="3CE0672B" w:rsidR="00F26DF1" w:rsidRDefault="000D5E4B" w:rsidP="00F26DF1">
      <w:pPr>
        <w:pStyle w:val="Heading3"/>
        <w:ind w:firstLine="0"/>
      </w:pPr>
      <w:bookmarkStart w:id="1705" w:name="_Toc46518284"/>
      <w:bookmarkStart w:id="1706" w:name="_Toc47472645"/>
      <w:r>
        <w:t>4</w:t>
      </w:r>
      <w:r w:rsidR="00F26DF1">
        <w:t>.1.1.4 Zone-dashboard</w:t>
      </w:r>
      <w:bookmarkEnd w:id="1705"/>
      <w:bookmarkEnd w:id="1706"/>
    </w:p>
    <w:p w14:paraId="4B35BA09" w14:textId="52693C1E" w:rsidR="00F26DF1" w:rsidRDefault="00F26DF1" w:rsidP="00F26DF1">
      <w:r>
        <w:t>The zone-dashboard component is the dashboard page the admin users see once they have been authenticated into the system. It allows admin users to be able to add, edit or delete zones, permits</w:t>
      </w:r>
      <w:r w:rsidR="00D91BB4">
        <w:t>,</w:t>
      </w:r>
      <w:r>
        <w:t xml:space="preserve"> and regulations stored in the system</w:t>
      </w:r>
      <w:r w:rsidR="00D91BB4">
        <w:t>'</w:t>
      </w:r>
      <w:r>
        <w:t>s database.</w:t>
      </w:r>
    </w:p>
    <w:p w14:paraId="672ED717" w14:textId="1EC6A6D1" w:rsidR="00F26DF1" w:rsidRDefault="000D5E4B" w:rsidP="00F26DF1">
      <w:pPr>
        <w:pStyle w:val="Heading3"/>
        <w:ind w:firstLine="0"/>
      </w:pPr>
      <w:bookmarkStart w:id="1707" w:name="_Toc46159643"/>
      <w:bookmarkStart w:id="1708" w:name="_Toc46518285"/>
      <w:bookmarkStart w:id="1709" w:name="_Toc47472646"/>
      <w:r>
        <w:t>4</w:t>
      </w:r>
      <w:r w:rsidR="00F26DF1">
        <w:t xml:space="preserve">.1.2 </w:t>
      </w:r>
      <w:bookmarkEnd w:id="1707"/>
      <w:r w:rsidR="00F26DF1">
        <w:t>Assets</w:t>
      </w:r>
      <w:bookmarkEnd w:id="1708"/>
      <w:bookmarkEnd w:id="1709"/>
    </w:p>
    <w:p w14:paraId="0AFE75CF" w14:textId="77777777" w:rsidR="00F26DF1" w:rsidRDefault="00F26DF1" w:rsidP="00F26DF1">
      <w:r>
        <w:t>The assets folder contains all the files that are not limited to just one component but used throughout the application. Files that are usually included are images, JSON files, fonts, and top-level CSS.</w:t>
      </w:r>
    </w:p>
    <w:p w14:paraId="5EFA419E" w14:textId="3454EEEE" w:rsidR="00F26DF1" w:rsidRDefault="000D5E4B" w:rsidP="00F26DF1">
      <w:pPr>
        <w:pStyle w:val="Heading3"/>
        <w:ind w:firstLine="0"/>
      </w:pPr>
      <w:bookmarkStart w:id="1710" w:name="_Toc46518286"/>
      <w:bookmarkStart w:id="1711" w:name="_Toc47472647"/>
      <w:r>
        <w:t>4</w:t>
      </w:r>
      <w:r w:rsidR="00F26DF1">
        <w:t>.1.3 Environments</w:t>
      </w:r>
      <w:bookmarkEnd w:id="1710"/>
      <w:bookmarkEnd w:id="1711"/>
    </w:p>
    <w:p w14:paraId="41B425D0" w14:textId="2A3428DC" w:rsidR="00F26DF1" w:rsidRDefault="00F26DF1" w:rsidP="00F26DF1">
      <w:r>
        <w:t>The environments folder contains all the build configuration files. The environment variable and the system URLs are usually defined here. There are two different build</w:t>
      </w:r>
      <w:r w:rsidR="00D91BB4">
        <w:t>s</w:t>
      </w:r>
      <w:r>
        <w:t xml:space="preserve"> for the application, the development build used locally, and other integration environments and the production build used in UAT and production environments.</w:t>
      </w:r>
    </w:p>
    <w:p w14:paraId="371B671E" w14:textId="08E0CE3D" w:rsidR="00F26DF1" w:rsidRDefault="000D5E4B" w:rsidP="00F26DF1">
      <w:pPr>
        <w:pStyle w:val="Heading1"/>
        <w:jc w:val="left"/>
        <w:rPr>
          <w:sz w:val="28"/>
          <w:szCs w:val="28"/>
        </w:rPr>
      </w:pPr>
      <w:bookmarkStart w:id="1712" w:name="_Toc46518287"/>
      <w:bookmarkStart w:id="1713" w:name="_Toc47472648"/>
      <w:bookmarkStart w:id="1714" w:name="_Toc46159649"/>
      <w:r>
        <w:rPr>
          <w:sz w:val="28"/>
          <w:szCs w:val="28"/>
        </w:rPr>
        <w:t>5</w:t>
      </w:r>
      <w:r w:rsidR="00F26DF1">
        <w:rPr>
          <w:sz w:val="28"/>
          <w:szCs w:val="28"/>
        </w:rPr>
        <w:t>. Code scaffolding</w:t>
      </w:r>
      <w:bookmarkEnd w:id="1712"/>
      <w:bookmarkEnd w:id="1713"/>
    </w:p>
    <w:p w14:paraId="314FB979" w14:textId="52EC5402" w:rsidR="00F26DF1" w:rsidRDefault="000D5E4B" w:rsidP="00F26DF1">
      <w:pPr>
        <w:pStyle w:val="Heading2"/>
      </w:pPr>
      <w:bookmarkStart w:id="1715" w:name="_Toc46518288"/>
      <w:bookmarkStart w:id="1716" w:name="_Toc47472649"/>
      <w:r>
        <w:t>5</w:t>
      </w:r>
      <w:r w:rsidR="00F26DF1">
        <w:t xml:space="preserve">.1 </w:t>
      </w:r>
      <w:bookmarkEnd w:id="1714"/>
      <w:r w:rsidR="00F26DF1">
        <w:t>Frontend</w:t>
      </w:r>
      <w:bookmarkEnd w:id="1715"/>
      <w:bookmarkEnd w:id="1716"/>
    </w:p>
    <w:p w14:paraId="5A8B2D0C" w14:textId="0C692BEA" w:rsidR="00F26DF1" w:rsidRDefault="00F26DF1" w:rsidP="00F26DF1">
      <w:pPr>
        <w:rPr>
          <w:ins w:id="1717" w:author="Mir Assadullah" w:date="2020-08-01T18:29:00Z"/>
        </w:rPr>
      </w:pPr>
      <w:r>
        <w:t xml:space="preserve">Run </w:t>
      </w:r>
      <m:oMath>
        <m:r>
          <m:rPr>
            <m:sty m:val="p"/>
          </m:rPr>
          <w:rPr>
            <w:rFonts w:ascii="Cambria Math" w:hAnsi="Cambria Math"/>
          </w:rPr>
          <m:t xml:space="preserve">ng generate component component-&lt;name&gt; </m:t>
        </m:r>
      </m:oMath>
      <w:r>
        <w:t xml:space="preserve">to generate a new component. You can also use </w:t>
      </w:r>
      <m:oMath>
        <m:r>
          <m:rPr>
            <m:sty m:val="p"/>
          </m:rPr>
          <w:rPr>
            <w:rFonts w:ascii="Cambria Math" w:hAnsi="Cambria Math"/>
          </w:rPr>
          <m:t xml:space="preserve">ng generate directive </m:t>
        </m:r>
        <m:d>
          <m:dPr>
            <m:begChr m:val="|"/>
            <m:endChr m:val="|"/>
            <m:ctrlPr>
              <w:rPr>
                <w:rFonts w:ascii="Cambria Math" w:hAnsi="Cambria Math"/>
              </w:rPr>
            </m:ctrlPr>
          </m:dPr>
          <m:e>
            <m:r>
              <m:rPr>
                <m:sty m:val="p"/>
              </m:rPr>
              <w:rPr>
                <w:rFonts w:ascii="Cambria Math" w:hAnsi="Cambria Math"/>
              </w:rPr>
              <m:t xml:space="preserve">pipe </m:t>
            </m:r>
          </m:e>
        </m:d>
        <m:r>
          <m:rPr>
            <m:sty m:val="p"/>
          </m:rPr>
          <w:rPr>
            <w:rFonts w:ascii="Cambria Math" w:hAnsi="Cambria Math"/>
          </w:rPr>
          <m:t xml:space="preserve">service </m:t>
        </m:r>
        <m:d>
          <m:dPr>
            <m:begChr m:val="|"/>
            <m:endChr m:val="|"/>
            <m:ctrlPr>
              <w:rPr>
                <w:rFonts w:ascii="Cambria Math" w:hAnsi="Cambria Math"/>
              </w:rPr>
            </m:ctrlPr>
          </m:dPr>
          <m:e>
            <m:r>
              <m:rPr>
                <m:sty m:val="p"/>
              </m:rPr>
              <w:rPr>
                <w:rFonts w:ascii="Cambria Math" w:hAnsi="Cambria Math"/>
              </w:rPr>
              <m:t xml:space="preserve">class </m:t>
            </m:r>
          </m:e>
        </m:d>
        <m:r>
          <m:rPr>
            <m:sty m:val="p"/>
          </m:rPr>
          <w:rPr>
            <w:rFonts w:ascii="Cambria Math" w:hAnsi="Cambria Math"/>
          </w:rPr>
          <m:t xml:space="preserve">guard </m:t>
        </m:r>
        <m:d>
          <m:dPr>
            <m:begChr m:val="|"/>
            <m:endChr m:val="|"/>
            <m:ctrlPr>
              <w:rPr>
                <w:rFonts w:ascii="Cambria Math" w:hAnsi="Cambria Math"/>
              </w:rPr>
            </m:ctrlPr>
          </m:dPr>
          <m:e>
            <m:r>
              <m:rPr>
                <m:sty m:val="p"/>
              </m:rPr>
              <w:rPr>
                <w:rFonts w:ascii="Cambria Math" w:hAnsi="Cambria Math"/>
              </w:rPr>
              <m:t xml:space="preserve">interface </m:t>
            </m:r>
          </m:e>
        </m:d>
        <m:r>
          <m:rPr>
            <m:sty m:val="p"/>
          </m:rPr>
          <w:rPr>
            <w:rFonts w:ascii="Cambria Math" w:hAnsi="Cambria Math"/>
          </w:rPr>
          <m:t>enum | module</m:t>
        </m:r>
      </m:oMath>
      <w:r>
        <w:t xml:space="preserve"> to generate the </w:t>
      </w:r>
      <w:r w:rsidR="00D91BB4">
        <w:t>corresponding</w:t>
      </w:r>
      <w:r>
        <w:t xml:space="preserve"> file.</w:t>
      </w:r>
    </w:p>
    <w:p w14:paraId="25ED723E" w14:textId="6F17406B" w:rsidR="00F31382" w:rsidRDefault="00F31382" w:rsidP="00F31382">
      <w:pPr>
        <w:rPr>
          <w:ins w:id="1718" w:author="Sepribo Taylor-Harry" w:date="2020-08-05T08:11:00Z"/>
        </w:rPr>
      </w:pPr>
      <w:ins w:id="1719" w:author="Sepribo Taylor-Harry" w:date="2020-08-05T08:11:00Z">
        <w:r>
          <w:t xml:space="preserve">The project utilizes the MEAN (MongoDB, Express.js, Angular, Node.js) stack. Changes to code are done on the angular frontend. Node, express, and MongoDB are utilized to supply a backend. Each datatype has its own angular component and service. Components make up the functionality and templating while services send data to the backend. </w:t>
        </w:r>
      </w:ins>
    </w:p>
    <w:p w14:paraId="39C67791" w14:textId="6EC20EAE" w:rsidR="00C82955" w:rsidRDefault="00F31382" w:rsidP="00F31382">
      <w:pPr>
        <w:rPr>
          <w:ins w:id="1720" w:author="Mir Assadullah" w:date="2020-08-01T18:29:00Z"/>
        </w:rPr>
      </w:pPr>
      <w:ins w:id="1721" w:author="Sepribo Taylor-Harry" w:date="2020-08-05T08:11:00Z">
        <w:r>
          <w:t xml:space="preserve">Changes can be seen in real time after starting </w:t>
        </w:r>
      </w:ins>
      <w:ins w:id="1722" w:author="Sepribo Taylor-Harry" w:date="2020-08-05T08:12:00Z">
        <w:r>
          <w:t>A</w:t>
        </w:r>
      </w:ins>
      <w:ins w:id="1723" w:author="Sepribo Taylor-Harry" w:date="2020-08-05T08:11:00Z">
        <w:r>
          <w:t xml:space="preserve">ngular, a </w:t>
        </w:r>
      </w:ins>
      <w:proofErr w:type="spellStart"/>
      <w:ins w:id="1724" w:author="Sepribo Taylor-Harry" w:date="2020-08-05T08:13:00Z">
        <w:r>
          <w:t>N</w:t>
        </w:r>
      </w:ins>
      <w:ins w:id="1725" w:author="Sepribo Taylor-Harry" w:date="2020-08-05T08:11:00Z">
        <w:r>
          <w:t>odemon</w:t>
        </w:r>
        <w:proofErr w:type="spellEnd"/>
        <w:r>
          <w:t xml:space="preserve"> server, and an instance of </w:t>
        </w:r>
      </w:ins>
      <w:ins w:id="1726" w:author="Sepribo Taylor-Harry" w:date="2020-08-05T08:12:00Z">
        <w:r>
          <w:t>M</w:t>
        </w:r>
      </w:ins>
      <w:ins w:id="1727" w:author="Sepribo Taylor-Harry" w:date="2020-08-05T08:11:00Z">
        <w:r>
          <w:t>ongo</w:t>
        </w:r>
      </w:ins>
      <w:ins w:id="1728" w:author="Sepribo Taylor-Harry" w:date="2020-08-05T08:12:00Z">
        <w:r>
          <w:t>DB</w:t>
        </w:r>
      </w:ins>
      <w:ins w:id="1729" w:author="Sepribo Taylor-Harry" w:date="2020-08-05T08:11:00Z">
        <w:r>
          <w:t>.</w:t>
        </w:r>
      </w:ins>
    </w:p>
    <w:p w14:paraId="41460FEE" w14:textId="37DE035D" w:rsidR="00C82955" w:rsidDel="00F31382" w:rsidRDefault="00C82955" w:rsidP="00F26DF1">
      <w:pPr>
        <w:rPr>
          <w:del w:id="1730" w:author="Sepribo Taylor-Harry" w:date="2020-08-05T08:12:00Z"/>
        </w:rPr>
      </w:pPr>
      <w:commentRangeStart w:id="1731"/>
      <w:ins w:id="1732" w:author="Mir Assadullah" w:date="2020-08-01T18:29:00Z">
        <w:r>
          <w:t xml:space="preserve"> </w:t>
        </w:r>
        <w:commentRangeEnd w:id="1731"/>
        <w:r>
          <w:rPr>
            <w:rStyle w:val="CommentReference"/>
          </w:rPr>
          <w:commentReference w:id="1731"/>
        </w:r>
      </w:ins>
    </w:p>
    <w:p w14:paraId="02CDF52F" w14:textId="044688EB" w:rsidR="00242849" w:rsidRPr="00242849" w:rsidRDefault="00242849">
      <w:pPr>
        <w:pPrChange w:id="1733" w:author="Sepribo Taylor-Harry" w:date="2020-08-05T08:12:00Z">
          <w:pPr>
            <w:pStyle w:val="Heading3"/>
            <w:spacing w:line="240" w:lineRule="auto"/>
            <w:ind w:firstLine="0"/>
          </w:pPr>
        </w:pPrChange>
      </w:pPr>
    </w:p>
    <w:sectPr w:rsidR="00242849" w:rsidRPr="00242849" w:rsidSect="002A43B2">
      <w:headerReference w:type="default" r:id="rId47"/>
      <w:headerReference w:type="first" r:id="rId48"/>
      <w:footerReference w:type="first" r:id="rId49"/>
      <w:footnotePr>
        <w:pos w:val="beneathText"/>
      </w:footnotePr>
      <w:pgSz w:w="12240" w:h="15840"/>
      <w:pgMar w:top="1440" w:right="1440" w:bottom="1440" w:left="1440" w:header="720" w:footer="720" w:gutter="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72" w:author="Mir Assadullah" w:date="2020-08-01T17:22:00Z" w:initials="MA">
    <w:p w14:paraId="6AF48268" w14:textId="35183BC3" w:rsidR="000B7548" w:rsidRDefault="000B7548">
      <w:pPr>
        <w:pStyle w:val="CommentText"/>
      </w:pPr>
      <w:r>
        <w:rPr>
          <w:rStyle w:val="CommentReference"/>
        </w:rPr>
        <w:annotationRef/>
      </w:r>
      <w:r>
        <w:t>Please provide references for the software that you are using along with instructions to install and configure them.</w:t>
      </w:r>
    </w:p>
  </w:comment>
  <w:comment w:id="1474" w:author="Mir Assadullah" w:date="2020-08-01T17:22:00Z" w:initials="MA">
    <w:p w14:paraId="7DB96A13" w14:textId="1725C463" w:rsidR="000B7548" w:rsidRDefault="000B7548">
      <w:pPr>
        <w:pStyle w:val="CommentText"/>
      </w:pPr>
      <w:r>
        <w:rPr>
          <w:rStyle w:val="CommentReference"/>
        </w:rPr>
        <w:annotationRef/>
      </w:r>
      <w:r>
        <w:t>Same comment as above</w:t>
      </w:r>
    </w:p>
  </w:comment>
  <w:comment w:id="1492" w:author="Mir Assadullah" w:date="2020-08-01T18:25:00Z" w:initials="MA">
    <w:p w14:paraId="55267946" w14:textId="08D54740" w:rsidR="000B7548" w:rsidRDefault="000B7548">
      <w:pPr>
        <w:pStyle w:val="CommentText"/>
      </w:pPr>
      <w:r>
        <w:rPr>
          <w:rStyle w:val="CommentReference"/>
        </w:rPr>
        <w:annotationRef/>
      </w:r>
      <w:r>
        <w:t>Good!</w:t>
      </w:r>
    </w:p>
  </w:comment>
  <w:comment w:id="1624" w:author="Mir Assadullah" w:date="2020-08-01T18:28:00Z" w:initials="MA">
    <w:p w14:paraId="7EB61CD8" w14:textId="18938DA9" w:rsidR="000B7548" w:rsidRDefault="000B7548">
      <w:pPr>
        <w:pStyle w:val="CommentText"/>
      </w:pPr>
      <w:r>
        <w:rPr>
          <w:rStyle w:val="CommentReference"/>
        </w:rPr>
        <w:annotationRef/>
      </w:r>
      <w:r>
        <w:t>How do I install it in the first place?</w:t>
      </w:r>
    </w:p>
  </w:comment>
  <w:comment w:id="1625" w:author="Mir Assadullah" w:date="2020-08-01T18:27:00Z" w:initials="MA">
    <w:p w14:paraId="791B13B3" w14:textId="0D4DDA23" w:rsidR="000B7548" w:rsidRDefault="000B7548">
      <w:pPr>
        <w:pStyle w:val="CommentText"/>
      </w:pPr>
      <w:r>
        <w:rPr>
          <w:rStyle w:val="CommentReference"/>
        </w:rPr>
        <w:annotationRef/>
      </w:r>
      <w:r>
        <w:t>How? Not everyone may be familiar with Windows Services Console. Share screenshots.</w:t>
      </w:r>
    </w:p>
  </w:comment>
  <w:comment w:id="1647" w:author="Mir Assadullah" w:date="2020-08-01T18:28:00Z" w:initials="MA">
    <w:p w14:paraId="73E5E000" w14:textId="77777777" w:rsidR="000B7548" w:rsidRDefault="000B7548">
      <w:pPr>
        <w:pStyle w:val="CommentText"/>
      </w:pPr>
      <w:r>
        <w:rPr>
          <w:rStyle w:val="CommentReference"/>
        </w:rPr>
        <w:annotationRef/>
      </w:r>
      <w:r>
        <w:t xml:space="preserve">How do I get it from </w:t>
      </w:r>
      <w:r>
        <w:t>github?</w:t>
      </w:r>
    </w:p>
    <w:p w14:paraId="2F40A3F4" w14:textId="77777777" w:rsidR="000B7548" w:rsidRDefault="000B7548">
      <w:pPr>
        <w:pStyle w:val="CommentText"/>
      </w:pPr>
    </w:p>
    <w:p w14:paraId="6FAE4B1B" w14:textId="1B9A5172" w:rsidR="000B7548" w:rsidRDefault="000B7548">
      <w:pPr>
        <w:pStyle w:val="CommentText"/>
      </w:pPr>
      <w:r>
        <w:t>Will I need to install git? How can I do that?</w:t>
      </w:r>
    </w:p>
  </w:comment>
  <w:comment w:id="1685" w:author="Mir Assadullah" w:date="2020-08-01T18:28:00Z" w:initials="MA">
    <w:p w14:paraId="0A334601" w14:textId="457DF692" w:rsidR="000B7548" w:rsidRDefault="000B7548">
      <w:pPr>
        <w:pStyle w:val="CommentText"/>
      </w:pPr>
      <w:r>
        <w:rPr>
          <w:rStyle w:val="CommentReference"/>
        </w:rPr>
        <w:annotationRef/>
      </w:r>
      <w:r>
        <w:t>Share screenshot to give context to the reader</w:t>
      </w:r>
    </w:p>
  </w:comment>
  <w:comment w:id="1731" w:author="Mir Assadullah" w:date="2020-08-01T18:29:00Z" w:initials="MA">
    <w:p w14:paraId="5B33E1D2" w14:textId="69F273C8" w:rsidR="000B7548" w:rsidRDefault="000B7548">
      <w:pPr>
        <w:pStyle w:val="CommentText"/>
      </w:pPr>
      <w:r>
        <w:rPr>
          <w:rStyle w:val="CommentReference"/>
        </w:rPr>
        <w:annotationRef/>
      </w:r>
      <w:r>
        <w:t>Explain how a programmer can make changes to code, connect the IDE to the server so that it deploys within IDE, and then test the changes made.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F48268" w15:done="0"/>
  <w15:commentEx w15:paraId="7DB96A13" w15:done="0"/>
  <w15:commentEx w15:paraId="55267946" w15:done="0"/>
  <w15:commentEx w15:paraId="7EB61CD8" w15:done="0"/>
  <w15:commentEx w15:paraId="791B13B3" w15:done="0"/>
  <w15:commentEx w15:paraId="6FAE4B1B" w15:done="0"/>
  <w15:commentEx w15:paraId="0A334601" w15:done="0"/>
  <w15:commentEx w15:paraId="5B33E1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02342" w16cex:dateUtc="2020-08-01T21:22:00Z"/>
  <w16cex:commentExtensible w16cex:durableId="22D0236D" w16cex:dateUtc="2020-08-01T21:22:00Z"/>
  <w16cex:commentExtensible w16cex:durableId="22D03220" w16cex:dateUtc="2020-08-01T22:25:00Z"/>
  <w16cex:commentExtensible w16cex:durableId="22D032B4" w16cex:dateUtc="2020-08-01T22:28:00Z"/>
  <w16cex:commentExtensible w16cex:durableId="22D03292" w16cex:dateUtc="2020-08-01T22:27:00Z"/>
  <w16cex:commentExtensible w16cex:durableId="22D032CC" w16cex:dateUtc="2020-08-01T22:28:00Z"/>
  <w16cex:commentExtensible w16cex:durableId="22D032E7" w16cex:dateUtc="2020-08-01T22:28:00Z"/>
  <w16cex:commentExtensible w16cex:durableId="22D0330B" w16cex:dateUtc="2020-08-01T2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F48268" w16cid:durableId="22D02342"/>
  <w16cid:commentId w16cid:paraId="7DB96A13" w16cid:durableId="22D0236D"/>
  <w16cid:commentId w16cid:paraId="55267946" w16cid:durableId="22D03220"/>
  <w16cid:commentId w16cid:paraId="7EB61CD8" w16cid:durableId="22D032B4"/>
  <w16cid:commentId w16cid:paraId="791B13B3" w16cid:durableId="22D03292"/>
  <w16cid:commentId w16cid:paraId="6FAE4B1B" w16cid:durableId="22D032CC"/>
  <w16cid:commentId w16cid:paraId="0A334601" w16cid:durableId="22D032E7"/>
  <w16cid:commentId w16cid:paraId="5B33E1D2" w16cid:durableId="22D033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780CF" w14:textId="77777777" w:rsidR="00E41186" w:rsidRDefault="00E41186">
      <w:pPr>
        <w:spacing w:line="240" w:lineRule="auto"/>
      </w:pPr>
      <w:r>
        <w:separator/>
      </w:r>
    </w:p>
    <w:p w14:paraId="6F9565A1" w14:textId="77777777" w:rsidR="00E41186" w:rsidRDefault="00E41186"/>
  </w:endnote>
  <w:endnote w:type="continuationSeparator" w:id="0">
    <w:p w14:paraId="3BF0F441" w14:textId="77777777" w:rsidR="00E41186" w:rsidRDefault="00E41186">
      <w:pPr>
        <w:spacing w:line="240" w:lineRule="auto"/>
      </w:pPr>
      <w:r>
        <w:continuationSeparator/>
      </w:r>
    </w:p>
    <w:p w14:paraId="25D73862" w14:textId="77777777" w:rsidR="00E41186" w:rsidRDefault="00E411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3406022"/>
      <w:docPartObj>
        <w:docPartGallery w:val="Page Numbers (Bottom of Page)"/>
        <w:docPartUnique/>
      </w:docPartObj>
    </w:sdtPr>
    <w:sdtEndPr>
      <w:rPr>
        <w:noProof/>
      </w:rPr>
    </w:sdtEndPr>
    <w:sdtContent>
      <w:p w14:paraId="07649721" w14:textId="49196B4D" w:rsidR="000B7548" w:rsidRDefault="000B75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D2C1E0" w14:textId="77777777" w:rsidR="000B7548" w:rsidRDefault="000B7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5C896" w14:textId="77777777" w:rsidR="00E41186" w:rsidRDefault="00E41186">
      <w:pPr>
        <w:spacing w:line="240" w:lineRule="auto"/>
      </w:pPr>
      <w:r>
        <w:separator/>
      </w:r>
    </w:p>
    <w:p w14:paraId="23CD1044" w14:textId="77777777" w:rsidR="00E41186" w:rsidRDefault="00E41186"/>
  </w:footnote>
  <w:footnote w:type="continuationSeparator" w:id="0">
    <w:p w14:paraId="49A67387" w14:textId="77777777" w:rsidR="00E41186" w:rsidRDefault="00E41186">
      <w:pPr>
        <w:spacing w:line="240" w:lineRule="auto"/>
      </w:pPr>
      <w:r>
        <w:continuationSeparator/>
      </w:r>
    </w:p>
    <w:p w14:paraId="11AAE733" w14:textId="77777777" w:rsidR="00E41186" w:rsidRDefault="00E411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DA4EF" w14:textId="61EA8210" w:rsidR="000B7548" w:rsidRDefault="00E41186">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B7548">
          <w:rPr>
            <w:rStyle w:val="Strong"/>
          </w:rPr>
          <w:t>Municipality Permit Chatbot Programmer’s Guide</w:t>
        </w:r>
      </w:sdtContent>
    </w:sdt>
    <w:r w:rsidR="000B7548">
      <w:rPr>
        <w:rStyle w:val="Strong"/>
      </w:rPr>
      <w:ptab w:relativeTo="margin" w:alignment="right" w:leader="none"/>
    </w:r>
    <w:r w:rsidR="000B7548">
      <w:rPr>
        <w:rStyle w:val="Strong"/>
      </w:rPr>
      <w:fldChar w:fldCharType="begin"/>
    </w:r>
    <w:r w:rsidR="000B7548">
      <w:rPr>
        <w:rStyle w:val="Strong"/>
      </w:rPr>
      <w:instrText xml:space="preserve"> PAGE   \* MERGEFORMAT </w:instrText>
    </w:r>
    <w:r w:rsidR="000B7548">
      <w:rPr>
        <w:rStyle w:val="Strong"/>
      </w:rPr>
      <w:fldChar w:fldCharType="separate"/>
    </w:r>
    <w:r w:rsidR="000B7548">
      <w:rPr>
        <w:rStyle w:val="Strong"/>
        <w:noProof/>
      </w:rPr>
      <w:t>11</w:t>
    </w:r>
    <w:r w:rsidR="000B7548">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0094C" w14:textId="100C43B7" w:rsidR="000B7548" w:rsidRDefault="000B7548">
    <w:pPr>
      <w:pStyle w:val="Header"/>
      <w:rPr>
        <w:rStyle w:val="Strong"/>
      </w:rPr>
    </w:pPr>
    <w:r>
      <w:t xml:space="preserve">Running head: </w:t>
    </w:r>
    <w:sdt>
      <w:sdtPr>
        <w:rPr>
          <w:rFonts w:ascii="Times New Roman" w:eastAsia="Times New Roman" w:hAnsi="Times New Roman" w:cs="Times New Roman"/>
          <w:b/>
          <w:color w:val="564B41"/>
          <w:kern w:val="0"/>
          <w:lang w:eastAsia="en-US"/>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sdtContent>
        <w:r w:rsidRPr="00501650">
          <w:rPr>
            <w:rFonts w:ascii="Times New Roman" w:eastAsia="Times New Roman" w:hAnsi="Times New Roman" w:cs="Times New Roman"/>
            <w:b/>
            <w:color w:val="564B41"/>
            <w:kern w:val="0"/>
            <w:lang w:eastAsia="en-US"/>
          </w:rPr>
          <w:t xml:space="preserve">Municipality Permit Chatbot </w:t>
        </w:r>
        <w:r>
          <w:rPr>
            <w:rFonts w:ascii="Times New Roman" w:eastAsia="Times New Roman" w:hAnsi="Times New Roman" w:cs="Times New Roman"/>
            <w:b/>
            <w:color w:val="564B41"/>
            <w:kern w:val="0"/>
            <w:lang w:eastAsia="en-US"/>
          </w:rPr>
          <w:t>Programmer’s</w:t>
        </w:r>
        <w:r w:rsidRPr="00501650">
          <w:rPr>
            <w:rFonts w:ascii="Times New Roman" w:eastAsia="Times New Roman" w:hAnsi="Times New Roman" w:cs="Times New Roman"/>
            <w:b/>
            <w:color w:val="564B41"/>
            <w:kern w:val="0"/>
            <w:lang w:eastAsia="en-US"/>
          </w:rPr>
          <w:t xml:space="preserve"> Guide</w:t>
        </w:r>
      </w:sdtContent>
    </w:sdt>
    <w:r>
      <w:rPr>
        <w:rStyle w:val="Strong"/>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43E7AF7"/>
    <w:multiLevelType w:val="multilevel"/>
    <w:tmpl w:val="0F6A9FF2"/>
    <w:lvl w:ilvl="0">
      <w:start w:val="2"/>
      <w:numFmt w:val="decimal"/>
      <w:lvlText w:val="%1"/>
      <w:lvlJc w:val="left"/>
      <w:pPr>
        <w:ind w:left="660" w:hanging="660"/>
      </w:pPr>
      <w:rPr>
        <w:rFonts w:hint="default"/>
      </w:rPr>
    </w:lvl>
    <w:lvl w:ilvl="1">
      <w:start w:val="1"/>
      <w:numFmt w:val="decimal"/>
      <w:lvlText w:val="%1.%2"/>
      <w:lvlJc w:val="left"/>
      <w:pPr>
        <w:ind w:left="144" w:firstLine="96"/>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04600B4E"/>
    <w:multiLevelType w:val="hybridMultilevel"/>
    <w:tmpl w:val="BB3218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95F16"/>
    <w:multiLevelType w:val="hybridMultilevel"/>
    <w:tmpl w:val="2F2053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102FC4"/>
    <w:multiLevelType w:val="hybridMultilevel"/>
    <w:tmpl w:val="82569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D5A702C"/>
    <w:multiLevelType w:val="multilevel"/>
    <w:tmpl w:val="44FA985E"/>
    <w:lvl w:ilvl="0">
      <w:start w:val="1"/>
      <w:numFmt w:val="decimal"/>
      <w:lvlText w:val="%1."/>
      <w:lvlJc w:val="left"/>
      <w:pPr>
        <w:ind w:left="1110" w:hanging="660"/>
      </w:pPr>
      <w:rPr>
        <w:rFonts w:hint="default"/>
      </w:rPr>
    </w:lvl>
    <w:lvl w:ilvl="1">
      <w:start w:val="1"/>
      <w:numFmt w:val="decimal"/>
      <w:lvlText w:val="%1.%2"/>
      <w:lvlJc w:val="left"/>
      <w:pPr>
        <w:ind w:left="594" w:firstLine="96"/>
      </w:pPr>
      <w:rPr>
        <w:rFonts w:hint="default"/>
      </w:rPr>
    </w:lvl>
    <w:lvl w:ilvl="2">
      <w:start w:val="4"/>
      <w:numFmt w:val="decimal"/>
      <w:lvlText w:val="%1.%2.%3"/>
      <w:lvlJc w:val="left"/>
      <w:pPr>
        <w:ind w:left="165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49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570" w:hanging="1440"/>
      </w:pPr>
      <w:rPr>
        <w:rFonts w:hint="default"/>
      </w:rPr>
    </w:lvl>
    <w:lvl w:ilvl="8">
      <w:start w:val="1"/>
      <w:numFmt w:val="decimal"/>
      <w:lvlText w:val="%1.%2.%3.%4.%5.%6.%7.%8.%9"/>
      <w:lvlJc w:val="left"/>
      <w:pPr>
        <w:ind w:left="4170" w:hanging="1800"/>
      </w:pPr>
      <w:rPr>
        <w:rFonts w:hint="default"/>
      </w:rPr>
    </w:lvl>
  </w:abstractNum>
  <w:abstractNum w:abstractNumId="15" w15:restartNumberingAfterBreak="0">
    <w:nsid w:val="0E131F8B"/>
    <w:multiLevelType w:val="hybridMultilevel"/>
    <w:tmpl w:val="1C0C3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422B11"/>
    <w:multiLevelType w:val="hybridMultilevel"/>
    <w:tmpl w:val="AF4A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E5276E"/>
    <w:multiLevelType w:val="hybridMultilevel"/>
    <w:tmpl w:val="B35EBA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A542FB"/>
    <w:multiLevelType w:val="hybridMultilevel"/>
    <w:tmpl w:val="D6284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4C54AC5"/>
    <w:multiLevelType w:val="hybridMultilevel"/>
    <w:tmpl w:val="511C2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4DD74FA"/>
    <w:multiLevelType w:val="hybridMultilevel"/>
    <w:tmpl w:val="6D1065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94293D"/>
    <w:multiLevelType w:val="hybridMultilevel"/>
    <w:tmpl w:val="8496E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DE2033"/>
    <w:multiLevelType w:val="multilevel"/>
    <w:tmpl w:val="F5184486"/>
    <w:lvl w:ilvl="0">
      <w:start w:val="2"/>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3" w15:restartNumberingAfterBreak="0">
    <w:nsid w:val="2B5F2046"/>
    <w:multiLevelType w:val="multilevel"/>
    <w:tmpl w:val="0F6A9FF2"/>
    <w:lvl w:ilvl="0">
      <w:start w:val="2"/>
      <w:numFmt w:val="decimal"/>
      <w:lvlText w:val="%1"/>
      <w:lvlJc w:val="left"/>
      <w:pPr>
        <w:ind w:left="660" w:hanging="660"/>
      </w:pPr>
      <w:rPr>
        <w:rFonts w:hint="default"/>
      </w:rPr>
    </w:lvl>
    <w:lvl w:ilvl="1">
      <w:start w:val="1"/>
      <w:numFmt w:val="decimal"/>
      <w:lvlText w:val="%1.%2"/>
      <w:lvlJc w:val="left"/>
      <w:pPr>
        <w:ind w:left="144" w:firstLine="96"/>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4" w15:restartNumberingAfterBreak="0">
    <w:nsid w:val="2ECC06AF"/>
    <w:multiLevelType w:val="hybridMultilevel"/>
    <w:tmpl w:val="18A60F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4353F4"/>
    <w:multiLevelType w:val="hybridMultilevel"/>
    <w:tmpl w:val="F886B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3EF276D"/>
    <w:multiLevelType w:val="hybridMultilevel"/>
    <w:tmpl w:val="6A7A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F3412B"/>
    <w:multiLevelType w:val="hybridMultilevel"/>
    <w:tmpl w:val="BC441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E22540"/>
    <w:multiLevelType w:val="hybridMultilevel"/>
    <w:tmpl w:val="8BB04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317161"/>
    <w:multiLevelType w:val="multilevel"/>
    <w:tmpl w:val="BE4A99F8"/>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C984CC3"/>
    <w:multiLevelType w:val="hybridMultilevel"/>
    <w:tmpl w:val="90188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701F5D"/>
    <w:multiLevelType w:val="hybridMultilevel"/>
    <w:tmpl w:val="F63CE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51475536"/>
    <w:multiLevelType w:val="hybridMultilevel"/>
    <w:tmpl w:val="65B2B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58C2E5E"/>
    <w:multiLevelType w:val="multilevel"/>
    <w:tmpl w:val="0F6A9FF2"/>
    <w:lvl w:ilvl="0">
      <w:start w:val="2"/>
      <w:numFmt w:val="decimal"/>
      <w:lvlText w:val="%1"/>
      <w:lvlJc w:val="left"/>
      <w:pPr>
        <w:ind w:left="660" w:hanging="660"/>
      </w:pPr>
      <w:rPr>
        <w:rFonts w:hint="default"/>
      </w:rPr>
    </w:lvl>
    <w:lvl w:ilvl="1">
      <w:start w:val="1"/>
      <w:numFmt w:val="decimal"/>
      <w:lvlText w:val="%1.%2"/>
      <w:lvlJc w:val="left"/>
      <w:pPr>
        <w:ind w:left="144" w:firstLine="96"/>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6" w15:restartNumberingAfterBreak="0">
    <w:nsid w:val="5B1C0DDA"/>
    <w:multiLevelType w:val="hybridMultilevel"/>
    <w:tmpl w:val="1C0C3C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7183F"/>
    <w:multiLevelType w:val="hybridMultilevel"/>
    <w:tmpl w:val="DC48621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0D25A5"/>
    <w:multiLevelType w:val="hybridMultilevel"/>
    <w:tmpl w:val="ED905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530BDE"/>
    <w:multiLevelType w:val="multilevel"/>
    <w:tmpl w:val="11065AE4"/>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BBC49AC"/>
    <w:multiLevelType w:val="hybridMultilevel"/>
    <w:tmpl w:val="1A72F2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A6CDE"/>
    <w:multiLevelType w:val="hybridMultilevel"/>
    <w:tmpl w:val="9B5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CA5D55"/>
    <w:multiLevelType w:val="hybridMultilevel"/>
    <w:tmpl w:val="A58A3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15:restartNumberingAfterBreak="0">
    <w:nsid w:val="6EA50E0E"/>
    <w:multiLevelType w:val="hybridMultilevel"/>
    <w:tmpl w:val="CBE83D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FB1399B"/>
    <w:multiLevelType w:val="hybridMultilevel"/>
    <w:tmpl w:val="4C301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42E59A0"/>
    <w:multiLevelType w:val="hybridMultilevel"/>
    <w:tmpl w:val="33E40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B03910"/>
    <w:multiLevelType w:val="hybridMultilevel"/>
    <w:tmpl w:val="A4C6EF1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8012369"/>
    <w:multiLevelType w:val="hybridMultilevel"/>
    <w:tmpl w:val="48B850B2"/>
    <w:lvl w:ilvl="0" w:tplc="EBC20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89D03FF"/>
    <w:multiLevelType w:val="hybridMultilevel"/>
    <w:tmpl w:val="E0C8F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390244"/>
    <w:multiLevelType w:val="multilevel"/>
    <w:tmpl w:val="97F875DC"/>
    <w:lvl w:ilvl="0">
      <w:start w:val="1"/>
      <w:numFmt w:val="decimal"/>
      <w:lvlText w:val="%1"/>
      <w:lvlJc w:val="left"/>
      <w:pPr>
        <w:ind w:left="1110" w:hanging="660"/>
      </w:pPr>
      <w:rPr>
        <w:rFonts w:hint="default"/>
      </w:rPr>
    </w:lvl>
    <w:lvl w:ilvl="1">
      <w:start w:val="1"/>
      <w:numFmt w:val="decimal"/>
      <w:lvlText w:val="%1.%2"/>
      <w:lvlJc w:val="left"/>
      <w:pPr>
        <w:ind w:left="594" w:firstLine="96"/>
      </w:pPr>
      <w:rPr>
        <w:rFonts w:hint="default"/>
      </w:rPr>
    </w:lvl>
    <w:lvl w:ilvl="2">
      <w:start w:val="4"/>
      <w:numFmt w:val="decimal"/>
      <w:lvlText w:val="%1.%2.%3"/>
      <w:lvlJc w:val="left"/>
      <w:pPr>
        <w:ind w:left="165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49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570" w:hanging="1440"/>
      </w:pPr>
      <w:rPr>
        <w:rFonts w:hint="default"/>
      </w:rPr>
    </w:lvl>
    <w:lvl w:ilvl="8">
      <w:start w:val="1"/>
      <w:numFmt w:val="decimal"/>
      <w:lvlText w:val="%1.%2.%3.%4.%5.%6.%7.%8.%9"/>
      <w:lvlJc w:val="left"/>
      <w:pPr>
        <w:ind w:left="4170" w:hanging="1800"/>
      </w:pPr>
      <w:rPr>
        <w:rFonts w:hint="default"/>
      </w:rPr>
    </w:lvl>
  </w:abstractNum>
  <w:abstractNum w:abstractNumId="52" w15:restartNumberingAfterBreak="0">
    <w:nsid w:val="7DA02F7E"/>
    <w:multiLevelType w:val="hybridMultilevel"/>
    <w:tmpl w:val="2F205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EA96BC7"/>
    <w:multiLevelType w:val="hybridMultilevel"/>
    <w:tmpl w:val="83E68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46"/>
  </w:num>
  <w:num w:numId="13">
    <w:abstractNumId w:val="34"/>
  </w:num>
  <w:num w:numId="14">
    <w:abstractNumId w:val="32"/>
  </w:num>
  <w:num w:numId="15">
    <w:abstractNumId w:val="43"/>
  </w:num>
  <w:num w:numId="16">
    <w:abstractNumId w:val="26"/>
  </w:num>
  <w:num w:numId="17">
    <w:abstractNumId w:val="16"/>
  </w:num>
  <w:num w:numId="18">
    <w:abstractNumId w:val="30"/>
  </w:num>
  <w:num w:numId="19">
    <w:abstractNumId w:val="52"/>
  </w:num>
  <w:num w:numId="20">
    <w:abstractNumId w:val="15"/>
  </w:num>
  <w:num w:numId="21">
    <w:abstractNumId w:val="36"/>
  </w:num>
  <w:num w:numId="22">
    <w:abstractNumId w:val="48"/>
  </w:num>
  <w:num w:numId="23">
    <w:abstractNumId w:val="42"/>
  </w:num>
  <w:num w:numId="24">
    <w:abstractNumId w:val="37"/>
  </w:num>
  <w:num w:numId="25">
    <w:abstractNumId w:val="45"/>
  </w:num>
  <w:num w:numId="26">
    <w:abstractNumId w:val="27"/>
  </w:num>
  <w:num w:numId="27">
    <w:abstractNumId w:val="44"/>
  </w:num>
  <w:num w:numId="28">
    <w:abstractNumId w:val="28"/>
  </w:num>
  <w:num w:numId="29">
    <w:abstractNumId w:val="38"/>
  </w:num>
  <w:num w:numId="30">
    <w:abstractNumId w:val="31"/>
  </w:num>
  <w:num w:numId="31">
    <w:abstractNumId w:val="19"/>
  </w:num>
  <w:num w:numId="32">
    <w:abstractNumId w:val="22"/>
  </w:num>
  <w:num w:numId="33">
    <w:abstractNumId w:val="17"/>
  </w:num>
  <w:num w:numId="34">
    <w:abstractNumId w:val="23"/>
  </w:num>
  <w:num w:numId="35">
    <w:abstractNumId w:val="25"/>
  </w:num>
  <w:num w:numId="36">
    <w:abstractNumId w:val="47"/>
  </w:num>
  <w:num w:numId="37">
    <w:abstractNumId w:val="41"/>
  </w:num>
  <w:num w:numId="38">
    <w:abstractNumId w:val="29"/>
  </w:num>
  <w:num w:numId="39">
    <w:abstractNumId w:val="18"/>
  </w:num>
  <w:num w:numId="40">
    <w:abstractNumId w:val="13"/>
  </w:num>
  <w:num w:numId="41">
    <w:abstractNumId w:val="33"/>
  </w:num>
  <w:num w:numId="42">
    <w:abstractNumId w:val="12"/>
  </w:num>
  <w:num w:numId="43">
    <w:abstractNumId w:val="35"/>
  </w:num>
  <w:num w:numId="44">
    <w:abstractNumId w:val="10"/>
  </w:num>
  <w:num w:numId="45">
    <w:abstractNumId w:val="21"/>
  </w:num>
  <w:num w:numId="46">
    <w:abstractNumId w:val="51"/>
  </w:num>
  <w:num w:numId="47">
    <w:abstractNumId w:val="14"/>
  </w:num>
  <w:num w:numId="48">
    <w:abstractNumId w:val="39"/>
  </w:num>
  <w:num w:numId="49">
    <w:abstractNumId w:val="49"/>
  </w:num>
  <w:num w:numId="50">
    <w:abstractNumId w:val="50"/>
  </w:num>
  <w:num w:numId="51">
    <w:abstractNumId w:val="53"/>
  </w:num>
  <w:num w:numId="52">
    <w:abstractNumId w:val="40"/>
  </w:num>
  <w:num w:numId="53">
    <w:abstractNumId w:val="24"/>
  </w:num>
  <w:num w:numId="54">
    <w:abstractNumId w:val="11"/>
  </w:num>
  <w:num w:numId="55">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pribo Taylor-Harry">
    <w15:presenceInfo w15:providerId="Windows Live" w15:userId="802f53232f0271d0"/>
  </w15:person>
  <w15:person w15:author="Mir Assadullah">
    <w15:presenceInfo w15:providerId="None" w15:userId="Mir Assadull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revisionView w:markup="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650"/>
    <w:rsid w:val="000117A3"/>
    <w:rsid w:val="000368BE"/>
    <w:rsid w:val="00037523"/>
    <w:rsid w:val="000463F6"/>
    <w:rsid w:val="00046CF8"/>
    <w:rsid w:val="00054A96"/>
    <w:rsid w:val="00064911"/>
    <w:rsid w:val="00070D0A"/>
    <w:rsid w:val="00072C16"/>
    <w:rsid w:val="00075FFE"/>
    <w:rsid w:val="00081A8F"/>
    <w:rsid w:val="000A1755"/>
    <w:rsid w:val="000A7B4C"/>
    <w:rsid w:val="000B7548"/>
    <w:rsid w:val="000D3F41"/>
    <w:rsid w:val="000D5E4B"/>
    <w:rsid w:val="000E647D"/>
    <w:rsid w:val="000E7754"/>
    <w:rsid w:val="0010146A"/>
    <w:rsid w:val="001111B5"/>
    <w:rsid w:val="0011486C"/>
    <w:rsid w:val="00117702"/>
    <w:rsid w:val="001406D7"/>
    <w:rsid w:val="00140F11"/>
    <w:rsid w:val="001430F4"/>
    <w:rsid w:val="00161ADB"/>
    <w:rsid w:val="001634BD"/>
    <w:rsid w:val="00163F59"/>
    <w:rsid w:val="001749B6"/>
    <w:rsid w:val="0017642D"/>
    <w:rsid w:val="00182C43"/>
    <w:rsid w:val="001A77AA"/>
    <w:rsid w:val="001E6731"/>
    <w:rsid w:val="001F2EE0"/>
    <w:rsid w:val="00204783"/>
    <w:rsid w:val="00216A79"/>
    <w:rsid w:val="00217D7B"/>
    <w:rsid w:val="00236989"/>
    <w:rsid w:val="00242849"/>
    <w:rsid w:val="00252189"/>
    <w:rsid w:val="00285E0F"/>
    <w:rsid w:val="002A43B2"/>
    <w:rsid w:val="002E2FAB"/>
    <w:rsid w:val="0030548C"/>
    <w:rsid w:val="0031009A"/>
    <w:rsid w:val="00312FD7"/>
    <w:rsid w:val="00317292"/>
    <w:rsid w:val="00355DCA"/>
    <w:rsid w:val="00357639"/>
    <w:rsid w:val="003609B1"/>
    <w:rsid w:val="00374DB2"/>
    <w:rsid w:val="003B455A"/>
    <w:rsid w:val="003C30AB"/>
    <w:rsid w:val="003C6ADA"/>
    <w:rsid w:val="003C6E12"/>
    <w:rsid w:val="003F3746"/>
    <w:rsid w:val="004075E4"/>
    <w:rsid w:val="00423AD8"/>
    <w:rsid w:val="00427B84"/>
    <w:rsid w:val="00441A0B"/>
    <w:rsid w:val="0044522B"/>
    <w:rsid w:val="0045450B"/>
    <w:rsid w:val="0045512E"/>
    <w:rsid w:val="00455C68"/>
    <w:rsid w:val="004569C4"/>
    <w:rsid w:val="00471274"/>
    <w:rsid w:val="00483232"/>
    <w:rsid w:val="004C7DD9"/>
    <w:rsid w:val="004D344A"/>
    <w:rsid w:val="004E28FE"/>
    <w:rsid w:val="004E3D2A"/>
    <w:rsid w:val="004E49D7"/>
    <w:rsid w:val="00501650"/>
    <w:rsid w:val="005077F8"/>
    <w:rsid w:val="005208A1"/>
    <w:rsid w:val="00551A02"/>
    <w:rsid w:val="005522E6"/>
    <w:rsid w:val="005534FA"/>
    <w:rsid w:val="00556BF3"/>
    <w:rsid w:val="0056725D"/>
    <w:rsid w:val="00572800"/>
    <w:rsid w:val="0057400E"/>
    <w:rsid w:val="00574B4B"/>
    <w:rsid w:val="00593122"/>
    <w:rsid w:val="005946EC"/>
    <w:rsid w:val="005A1A57"/>
    <w:rsid w:val="005B0D91"/>
    <w:rsid w:val="005B72B3"/>
    <w:rsid w:val="005C0787"/>
    <w:rsid w:val="005D3A03"/>
    <w:rsid w:val="006042C3"/>
    <w:rsid w:val="006420E0"/>
    <w:rsid w:val="00650710"/>
    <w:rsid w:val="0065602A"/>
    <w:rsid w:val="00664910"/>
    <w:rsid w:val="006853EF"/>
    <w:rsid w:val="00692C24"/>
    <w:rsid w:val="006A28A5"/>
    <w:rsid w:val="006A3487"/>
    <w:rsid w:val="006B054C"/>
    <w:rsid w:val="006B2461"/>
    <w:rsid w:val="006C7E6C"/>
    <w:rsid w:val="006D0D88"/>
    <w:rsid w:val="006D3458"/>
    <w:rsid w:val="006D697A"/>
    <w:rsid w:val="007104E5"/>
    <w:rsid w:val="00714CDA"/>
    <w:rsid w:val="00714F5A"/>
    <w:rsid w:val="00720E48"/>
    <w:rsid w:val="0072178A"/>
    <w:rsid w:val="00755A23"/>
    <w:rsid w:val="007A068A"/>
    <w:rsid w:val="007A1D07"/>
    <w:rsid w:val="007A70BB"/>
    <w:rsid w:val="007B2F29"/>
    <w:rsid w:val="007C2F2B"/>
    <w:rsid w:val="007D3701"/>
    <w:rsid w:val="007D4B69"/>
    <w:rsid w:val="007E009C"/>
    <w:rsid w:val="007F32F6"/>
    <w:rsid w:val="008002C0"/>
    <w:rsid w:val="00800DEF"/>
    <w:rsid w:val="0080323D"/>
    <w:rsid w:val="00813BFD"/>
    <w:rsid w:val="00865CE6"/>
    <w:rsid w:val="00867F87"/>
    <w:rsid w:val="00884FF3"/>
    <w:rsid w:val="00887D69"/>
    <w:rsid w:val="008C45AB"/>
    <w:rsid w:val="008C5323"/>
    <w:rsid w:val="008C54B0"/>
    <w:rsid w:val="009155CD"/>
    <w:rsid w:val="00915A28"/>
    <w:rsid w:val="00916958"/>
    <w:rsid w:val="00932F77"/>
    <w:rsid w:val="00945C92"/>
    <w:rsid w:val="00953118"/>
    <w:rsid w:val="00977856"/>
    <w:rsid w:val="009A1386"/>
    <w:rsid w:val="009A1F51"/>
    <w:rsid w:val="009A3DDE"/>
    <w:rsid w:val="009A6A3B"/>
    <w:rsid w:val="009B4529"/>
    <w:rsid w:val="009C5CCE"/>
    <w:rsid w:val="009D2918"/>
    <w:rsid w:val="009D67A6"/>
    <w:rsid w:val="009D69B7"/>
    <w:rsid w:val="009E24CA"/>
    <w:rsid w:val="009E5874"/>
    <w:rsid w:val="009E7A70"/>
    <w:rsid w:val="009F48F4"/>
    <w:rsid w:val="00A123EE"/>
    <w:rsid w:val="00A36DD0"/>
    <w:rsid w:val="00A534AE"/>
    <w:rsid w:val="00A57036"/>
    <w:rsid w:val="00AC4D5F"/>
    <w:rsid w:val="00AD7469"/>
    <w:rsid w:val="00AF7B53"/>
    <w:rsid w:val="00B123FB"/>
    <w:rsid w:val="00B13738"/>
    <w:rsid w:val="00B14B6B"/>
    <w:rsid w:val="00B310EC"/>
    <w:rsid w:val="00B43F48"/>
    <w:rsid w:val="00B5125A"/>
    <w:rsid w:val="00B56442"/>
    <w:rsid w:val="00B74894"/>
    <w:rsid w:val="00B77E76"/>
    <w:rsid w:val="00B823AA"/>
    <w:rsid w:val="00B87A4B"/>
    <w:rsid w:val="00B912B6"/>
    <w:rsid w:val="00B93E98"/>
    <w:rsid w:val="00B9472A"/>
    <w:rsid w:val="00BA1CFB"/>
    <w:rsid w:val="00BA45DB"/>
    <w:rsid w:val="00BB5684"/>
    <w:rsid w:val="00BB79AD"/>
    <w:rsid w:val="00BD09C0"/>
    <w:rsid w:val="00BF4184"/>
    <w:rsid w:val="00C008DD"/>
    <w:rsid w:val="00C04492"/>
    <w:rsid w:val="00C0601E"/>
    <w:rsid w:val="00C31D30"/>
    <w:rsid w:val="00C47181"/>
    <w:rsid w:val="00C47EB0"/>
    <w:rsid w:val="00C82955"/>
    <w:rsid w:val="00C92258"/>
    <w:rsid w:val="00CA304B"/>
    <w:rsid w:val="00CA3399"/>
    <w:rsid w:val="00CA3B5D"/>
    <w:rsid w:val="00CA4D1B"/>
    <w:rsid w:val="00CC1F14"/>
    <w:rsid w:val="00CC21DF"/>
    <w:rsid w:val="00CC625B"/>
    <w:rsid w:val="00CD6E39"/>
    <w:rsid w:val="00CF1A5E"/>
    <w:rsid w:val="00CF2863"/>
    <w:rsid w:val="00CF585B"/>
    <w:rsid w:val="00CF6E91"/>
    <w:rsid w:val="00D217F2"/>
    <w:rsid w:val="00D219BF"/>
    <w:rsid w:val="00D50D9B"/>
    <w:rsid w:val="00D549FC"/>
    <w:rsid w:val="00D72D6F"/>
    <w:rsid w:val="00D77147"/>
    <w:rsid w:val="00D85B68"/>
    <w:rsid w:val="00D87361"/>
    <w:rsid w:val="00D91BB4"/>
    <w:rsid w:val="00D93E66"/>
    <w:rsid w:val="00D977B3"/>
    <w:rsid w:val="00D97B19"/>
    <w:rsid w:val="00DB4AFC"/>
    <w:rsid w:val="00DB6AE8"/>
    <w:rsid w:val="00DC227E"/>
    <w:rsid w:val="00DD0648"/>
    <w:rsid w:val="00DD4363"/>
    <w:rsid w:val="00DD6C2A"/>
    <w:rsid w:val="00DE6809"/>
    <w:rsid w:val="00E00ADD"/>
    <w:rsid w:val="00E10463"/>
    <w:rsid w:val="00E11C0A"/>
    <w:rsid w:val="00E243FA"/>
    <w:rsid w:val="00E253B3"/>
    <w:rsid w:val="00E352B9"/>
    <w:rsid w:val="00E41186"/>
    <w:rsid w:val="00E6004D"/>
    <w:rsid w:val="00E62CCF"/>
    <w:rsid w:val="00E63E60"/>
    <w:rsid w:val="00E81978"/>
    <w:rsid w:val="00E925FD"/>
    <w:rsid w:val="00EB2EB1"/>
    <w:rsid w:val="00ED6815"/>
    <w:rsid w:val="00EE373B"/>
    <w:rsid w:val="00F1169F"/>
    <w:rsid w:val="00F17012"/>
    <w:rsid w:val="00F26DF1"/>
    <w:rsid w:val="00F31382"/>
    <w:rsid w:val="00F3332A"/>
    <w:rsid w:val="00F379B7"/>
    <w:rsid w:val="00F525FA"/>
    <w:rsid w:val="00F7259E"/>
    <w:rsid w:val="00F90800"/>
    <w:rsid w:val="00F97A11"/>
    <w:rsid w:val="00FA0A15"/>
    <w:rsid w:val="00FA6DF8"/>
    <w:rsid w:val="00FB4F73"/>
    <w:rsid w:val="00FB6B21"/>
    <w:rsid w:val="00FD586F"/>
    <w:rsid w:val="00FD77E7"/>
    <w:rsid w:val="00FE76FF"/>
    <w:rsid w:val="00FF1B2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EE8CD"/>
  <w15:chartTrackingRefBased/>
  <w15:docId w15:val="{B896EAB0-7A62-4ED1-8448-526967186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nhideWhenUsed/>
    <w:qFormat/>
    <w:pPr>
      <w:spacing w:after="120"/>
      <w:ind w:firstLine="0"/>
    </w:pPr>
  </w:style>
  <w:style w:type="character" w:customStyle="1" w:styleId="BodyTextChar">
    <w:name w:val="Body Text Char"/>
    <w:basedOn w:val="DefaultParagraphFont"/>
    <w:link w:val="BodyText"/>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Title1">
    <w:name w:val="Title 1"/>
    <w:rsid w:val="00501650"/>
    <w:pPr>
      <w:spacing w:line="240" w:lineRule="auto"/>
      <w:ind w:firstLine="0"/>
    </w:pPr>
    <w:rPr>
      <w:rFonts w:ascii="Arial" w:eastAsia="Times New Roman" w:hAnsi="Arial" w:cs="Times New Roman"/>
      <w:b/>
      <w:color w:val="564B41"/>
      <w:sz w:val="48"/>
      <w:lang w:eastAsia="en-US"/>
    </w:rPr>
  </w:style>
  <w:style w:type="paragraph" w:customStyle="1" w:styleId="PFBodyText">
    <w:name w:val="PF Body Text"/>
    <w:basedOn w:val="Normal"/>
    <w:link w:val="PFBodyTextChar"/>
    <w:qFormat/>
    <w:rsid w:val="00501650"/>
    <w:pPr>
      <w:spacing w:after="120" w:line="240" w:lineRule="auto"/>
      <w:ind w:firstLine="0"/>
      <w:jc w:val="both"/>
    </w:pPr>
    <w:rPr>
      <w:rFonts w:ascii="Tahoma" w:eastAsia="Times New Roman" w:hAnsi="Tahoma" w:cs="Times New Roman"/>
      <w:kern w:val="0"/>
      <w:sz w:val="20"/>
      <w:szCs w:val="18"/>
      <w:lang w:eastAsia="en-US"/>
    </w:rPr>
  </w:style>
  <w:style w:type="character" w:customStyle="1" w:styleId="PFBodyTextChar">
    <w:name w:val="PF Body Text Char"/>
    <w:basedOn w:val="DefaultParagraphFont"/>
    <w:link w:val="PFBodyText"/>
    <w:rsid w:val="00501650"/>
    <w:rPr>
      <w:rFonts w:ascii="Tahoma" w:eastAsia="Times New Roman" w:hAnsi="Tahoma" w:cs="Times New Roman"/>
      <w:sz w:val="20"/>
      <w:szCs w:val="18"/>
      <w:lang w:eastAsia="en-US"/>
    </w:rPr>
  </w:style>
  <w:style w:type="paragraph" w:customStyle="1" w:styleId="TableText">
    <w:name w:val="TableText"/>
    <w:basedOn w:val="BodyText"/>
    <w:rsid w:val="00501650"/>
    <w:pPr>
      <w:spacing w:before="40" w:after="40" w:line="240" w:lineRule="auto"/>
    </w:pPr>
    <w:rPr>
      <w:rFonts w:ascii="Arial" w:eastAsia="Times New Roman" w:hAnsi="Arial" w:cs="Arial"/>
      <w:kern w:val="0"/>
      <w:sz w:val="22"/>
      <w:szCs w:val="20"/>
      <w:lang w:eastAsia="en-US"/>
    </w:rPr>
  </w:style>
  <w:style w:type="paragraph" w:customStyle="1" w:styleId="TableHead">
    <w:name w:val="TableHead"/>
    <w:basedOn w:val="TableText"/>
    <w:rsid w:val="00501650"/>
    <w:rPr>
      <w:b/>
      <w:bCs/>
      <w:sz w:val="20"/>
    </w:rPr>
  </w:style>
  <w:style w:type="table" w:customStyle="1" w:styleId="Atkins">
    <w:name w:val="Atkins"/>
    <w:basedOn w:val="TableNormal"/>
    <w:uiPriority w:val="99"/>
    <w:qFormat/>
    <w:rsid w:val="00501650"/>
    <w:pPr>
      <w:spacing w:line="240" w:lineRule="auto"/>
      <w:ind w:firstLine="0"/>
    </w:pPr>
    <w:rPr>
      <w:rFonts w:ascii="Arial" w:eastAsiaTheme="minorHAnsi" w:hAnsi="Arial"/>
      <w:sz w:val="22"/>
      <w:szCs w:val="22"/>
      <w:lang w:eastAsia="en-US"/>
    </w:rPr>
    <w:tblPr>
      <w:tblStyleRowBandSize w:val="1"/>
      <w:jc w:val="right"/>
      <w:tblBorders>
        <w:top w:val="single" w:sz="4" w:space="0" w:color="auto"/>
      </w:tblBorders>
    </w:tblPr>
    <w:trPr>
      <w:jc w:val="right"/>
    </w:trPr>
    <w:tcPr>
      <w:vAlign w:val="center"/>
    </w:tcPr>
    <w:tblStylePr w:type="firstRow">
      <w:rPr>
        <w:rFonts w:ascii="Arial" w:hAnsi="Arial"/>
        <w:b/>
        <w:sz w:val="22"/>
      </w:rPr>
      <w:tblPr/>
      <w:tcPr>
        <w:tcBorders>
          <w:top w:val="single" w:sz="4" w:space="0" w:color="auto"/>
          <w:bottom w:val="single" w:sz="18" w:space="0" w:color="auto"/>
        </w:tcBorders>
        <w:shd w:val="clear" w:color="auto" w:fill="E7E9EB"/>
      </w:tcPr>
    </w:tblStylePr>
    <w:tblStylePr w:type="lastRow">
      <w:tblPr/>
      <w:tcPr>
        <w:tcBorders>
          <w:bottom w:val="single" w:sz="18" w:space="0" w:color="auto"/>
        </w:tcBorders>
      </w:tcPr>
    </w:tblStylePr>
    <w:tblStylePr w:type="band1Horz">
      <w:pPr>
        <w:wordWrap/>
      </w:pPr>
      <w:tblPr/>
      <w:tcPr>
        <w:tcBorders>
          <w:bottom w:val="single" w:sz="4" w:space="0" w:color="auto"/>
        </w:tcBorders>
      </w:tcPr>
    </w:tblStylePr>
    <w:tblStylePr w:type="band2Horz">
      <w:tblPr/>
      <w:tcPr>
        <w:tcBorders>
          <w:bottom w:val="single" w:sz="4" w:space="0" w:color="auto"/>
        </w:tcBorders>
      </w:tcPr>
    </w:tblStylePr>
  </w:style>
  <w:style w:type="character" w:styleId="Hyperlink">
    <w:name w:val="Hyperlink"/>
    <w:basedOn w:val="DefaultParagraphFont"/>
    <w:uiPriority w:val="99"/>
    <w:unhideWhenUsed/>
    <w:rsid w:val="00501650"/>
    <w:rPr>
      <w:color w:val="5F5F5F" w:themeColor="hyperlink"/>
      <w:u w:val="single"/>
    </w:rPr>
  </w:style>
  <w:style w:type="paragraph" w:styleId="TOC1">
    <w:name w:val="toc 1"/>
    <w:basedOn w:val="Normal"/>
    <w:next w:val="Normal"/>
    <w:autoRedefine/>
    <w:uiPriority w:val="39"/>
    <w:unhideWhenUsed/>
    <w:rsid w:val="00501650"/>
    <w:pPr>
      <w:spacing w:after="100"/>
    </w:pPr>
  </w:style>
  <w:style w:type="paragraph" w:styleId="TOC2">
    <w:name w:val="toc 2"/>
    <w:basedOn w:val="Normal"/>
    <w:next w:val="Normal"/>
    <w:autoRedefine/>
    <w:uiPriority w:val="39"/>
    <w:unhideWhenUsed/>
    <w:rsid w:val="0056725D"/>
    <w:pPr>
      <w:tabs>
        <w:tab w:val="right" w:leader="dot" w:pos="9350"/>
      </w:tabs>
      <w:spacing w:after="100" w:line="240" w:lineRule="auto"/>
      <w:ind w:left="245"/>
    </w:pPr>
  </w:style>
  <w:style w:type="paragraph" w:styleId="TOC3">
    <w:name w:val="toc 3"/>
    <w:basedOn w:val="Normal"/>
    <w:next w:val="Normal"/>
    <w:autoRedefine/>
    <w:uiPriority w:val="39"/>
    <w:unhideWhenUsed/>
    <w:rsid w:val="00501650"/>
    <w:pPr>
      <w:spacing w:after="100"/>
      <w:ind w:left="480"/>
    </w:pPr>
  </w:style>
  <w:style w:type="paragraph" w:customStyle="1" w:styleId="Instruction">
    <w:name w:val="Instruction"/>
    <w:basedOn w:val="BodyText"/>
    <w:next w:val="BodyText"/>
    <w:qFormat/>
    <w:rsid w:val="00501650"/>
    <w:pPr>
      <w:spacing w:line="240" w:lineRule="auto"/>
      <w:ind w:left="360"/>
    </w:pPr>
    <w:rPr>
      <w:rFonts w:ascii="Arial" w:eastAsia="Times New Roman" w:hAnsi="Arial" w:cstheme="minorHAnsi"/>
      <w:i/>
      <w:color w:val="0098DB"/>
      <w:kern w:val="0"/>
      <w:sz w:val="20"/>
      <w:szCs w:val="22"/>
      <w:lang w:eastAsia="en-US"/>
    </w:rPr>
  </w:style>
  <w:style w:type="paragraph" w:customStyle="1" w:styleId="StandardTag">
    <w:name w:val="Standard Tag"/>
    <w:next w:val="BodyText"/>
    <w:qFormat/>
    <w:rsid w:val="00501650"/>
    <w:pPr>
      <w:keepNext/>
      <w:spacing w:before="120" w:after="120" w:line="240" w:lineRule="auto"/>
      <w:ind w:firstLine="0"/>
    </w:pPr>
    <w:rPr>
      <w:rFonts w:ascii="Arial Bold" w:eastAsia="Times New Roman" w:hAnsi="Arial Bold" w:cs="Arial"/>
      <w:b/>
      <w:color w:val="394A58"/>
      <w:sz w:val="22"/>
      <w:szCs w:val="20"/>
      <w:lang w:eastAsia="en-US"/>
    </w:rPr>
  </w:style>
  <w:style w:type="character" w:styleId="UnresolvedMention">
    <w:name w:val="Unresolved Mention"/>
    <w:basedOn w:val="DefaultParagraphFont"/>
    <w:uiPriority w:val="99"/>
    <w:semiHidden/>
    <w:unhideWhenUsed/>
    <w:rsid w:val="00977856"/>
    <w:rPr>
      <w:color w:val="605E5C"/>
      <w:shd w:val="clear" w:color="auto" w:fill="E1DFDD"/>
    </w:rPr>
  </w:style>
  <w:style w:type="paragraph" w:customStyle="1" w:styleId="PFTableHead">
    <w:name w:val="PF Table Head"/>
    <w:basedOn w:val="Normal"/>
    <w:link w:val="PFTableHeadChar"/>
    <w:qFormat/>
    <w:rsid w:val="0056725D"/>
    <w:pPr>
      <w:spacing w:before="60" w:after="60" w:line="240" w:lineRule="auto"/>
      <w:ind w:firstLine="0"/>
      <w:jc w:val="center"/>
    </w:pPr>
    <w:rPr>
      <w:rFonts w:ascii="Tahoma" w:eastAsiaTheme="minorHAnsi" w:hAnsi="Tahoma"/>
      <w:b/>
      <w:kern w:val="0"/>
      <w:sz w:val="20"/>
      <w:szCs w:val="22"/>
      <w:lang w:eastAsia="en-US"/>
    </w:rPr>
  </w:style>
  <w:style w:type="character" w:customStyle="1" w:styleId="PFTableHeadChar">
    <w:name w:val="PF Table Head Char"/>
    <w:basedOn w:val="DefaultParagraphFont"/>
    <w:link w:val="PFTableHead"/>
    <w:rsid w:val="0056725D"/>
    <w:rPr>
      <w:rFonts w:ascii="Tahoma" w:eastAsiaTheme="minorHAnsi" w:hAnsi="Tahoma"/>
      <w:b/>
      <w:sz w:val="20"/>
      <w:szCs w:val="22"/>
      <w:lang w:eastAsia="en-US"/>
    </w:rPr>
  </w:style>
  <w:style w:type="paragraph" w:customStyle="1" w:styleId="PFTableText">
    <w:name w:val="PF Table Text"/>
    <w:basedOn w:val="Normal"/>
    <w:link w:val="PFTableTextChar"/>
    <w:qFormat/>
    <w:rsid w:val="0056725D"/>
    <w:pPr>
      <w:spacing w:before="60" w:after="60" w:line="240" w:lineRule="auto"/>
      <w:ind w:firstLine="0"/>
      <w:jc w:val="center"/>
    </w:pPr>
    <w:rPr>
      <w:rFonts w:ascii="Tahoma" w:eastAsiaTheme="minorHAnsi" w:hAnsi="Tahoma"/>
      <w:kern w:val="0"/>
      <w:sz w:val="20"/>
      <w:szCs w:val="22"/>
      <w:lang w:eastAsia="en-US"/>
    </w:rPr>
  </w:style>
  <w:style w:type="character" w:customStyle="1" w:styleId="PFTableTextChar">
    <w:name w:val="PF Table Text Char"/>
    <w:basedOn w:val="DefaultParagraphFont"/>
    <w:link w:val="PFTableText"/>
    <w:rsid w:val="0056725D"/>
    <w:rPr>
      <w:rFonts w:ascii="Tahoma" w:eastAsiaTheme="minorHAnsi" w:hAnsi="Tahoma"/>
      <w:sz w:val="20"/>
      <w:szCs w:val="22"/>
      <w:lang w:eastAsia="en-US"/>
    </w:rPr>
  </w:style>
  <w:style w:type="paragraph" w:customStyle="1" w:styleId="PFTOCHead">
    <w:name w:val="PF TOC Head"/>
    <w:basedOn w:val="Normal"/>
    <w:next w:val="PFBodyText"/>
    <w:link w:val="PFTOCHeadChar"/>
    <w:qFormat/>
    <w:rsid w:val="0056725D"/>
    <w:pPr>
      <w:spacing w:before="120" w:after="120" w:line="240" w:lineRule="auto"/>
      <w:ind w:firstLine="0"/>
      <w:jc w:val="center"/>
    </w:pPr>
    <w:rPr>
      <w:rFonts w:ascii="Tahoma" w:eastAsia="Times New Roman" w:hAnsi="Tahoma" w:cs="Times New Roman"/>
      <w:b/>
      <w:kern w:val="0"/>
      <w:sz w:val="28"/>
      <w:szCs w:val="36"/>
      <w:lang w:eastAsia="en-US"/>
    </w:rPr>
  </w:style>
  <w:style w:type="character" w:customStyle="1" w:styleId="PFTOCHeadChar">
    <w:name w:val="PF TOC Head Char"/>
    <w:basedOn w:val="DefaultParagraphFont"/>
    <w:link w:val="PFTOCHead"/>
    <w:rsid w:val="0056725D"/>
    <w:rPr>
      <w:rFonts w:ascii="Tahoma" w:eastAsia="Times New Roman" w:hAnsi="Tahoma" w:cs="Times New Roman"/>
      <w:b/>
      <w:sz w:val="28"/>
      <w:szCs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9052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8281185">
      <w:bodyDiv w:val="1"/>
      <w:marLeft w:val="0"/>
      <w:marRight w:val="0"/>
      <w:marTop w:val="0"/>
      <w:marBottom w:val="0"/>
      <w:divBdr>
        <w:top w:val="none" w:sz="0" w:space="0" w:color="auto"/>
        <w:left w:val="none" w:sz="0" w:space="0" w:color="auto"/>
        <w:bottom w:val="none" w:sz="0" w:space="0" w:color="auto"/>
        <w:right w:val="none" w:sz="0" w:space="0" w:color="auto"/>
      </w:divBdr>
    </w:div>
    <w:div w:id="45136448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8399867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2346602">
      <w:bodyDiv w:val="1"/>
      <w:marLeft w:val="0"/>
      <w:marRight w:val="0"/>
      <w:marTop w:val="0"/>
      <w:marBottom w:val="0"/>
      <w:divBdr>
        <w:top w:val="none" w:sz="0" w:space="0" w:color="auto"/>
        <w:left w:val="none" w:sz="0" w:space="0" w:color="auto"/>
        <w:bottom w:val="none" w:sz="0" w:space="0" w:color="auto"/>
        <w:right w:val="none" w:sz="0" w:space="0" w:color="auto"/>
      </w:divBdr>
      <w:divsChild>
        <w:div w:id="280452889">
          <w:marLeft w:val="0"/>
          <w:marRight w:val="0"/>
          <w:marTop w:val="0"/>
          <w:marBottom w:val="0"/>
          <w:divBdr>
            <w:top w:val="none" w:sz="0" w:space="0" w:color="auto"/>
            <w:left w:val="none" w:sz="0" w:space="0" w:color="auto"/>
            <w:bottom w:val="none" w:sz="0" w:space="0" w:color="auto"/>
            <w:right w:val="none" w:sz="0" w:space="0" w:color="auto"/>
          </w:divBdr>
          <w:divsChild>
            <w:div w:id="275985338">
              <w:marLeft w:val="0"/>
              <w:marRight w:val="0"/>
              <w:marTop w:val="0"/>
              <w:marBottom w:val="0"/>
              <w:divBdr>
                <w:top w:val="none" w:sz="0" w:space="0" w:color="auto"/>
                <w:left w:val="none" w:sz="0" w:space="0" w:color="auto"/>
                <w:bottom w:val="none" w:sz="0" w:space="0" w:color="auto"/>
                <w:right w:val="none" w:sz="0" w:space="0" w:color="auto"/>
              </w:divBdr>
              <w:divsChild>
                <w:div w:id="13518398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85750">
      <w:bodyDiv w:val="1"/>
      <w:marLeft w:val="0"/>
      <w:marRight w:val="0"/>
      <w:marTop w:val="0"/>
      <w:marBottom w:val="0"/>
      <w:divBdr>
        <w:top w:val="none" w:sz="0" w:space="0" w:color="auto"/>
        <w:left w:val="none" w:sz="0" w:space="0" w:color="auto"/>
        <w:bottom w:val="none" w:sz="0" w:space="0" w:color="auto"/>
        <w:right w:val="none" w:sz="0" w:space="0" w:color="auto"/>
      </w:divBdr>
      <w:divsChild>
        <w:div w:id="727844335">
          <w:marLeft w:val="0"/>
          <w:marRight w:val="0"/>
          <w:marTop w:val="0"/>
          <w:marBottom w:val="0"/>
          <w:divBdr>
            <w:top w:val="none" w:sz="0" w:space="0" w:color="auto"/>
            <w:left w:val="none" w:sz="0" w:space="0" w:color="auto"/>
            <w:bottom w:val="none" w:sz="0" w:space="0" w:color="auto"/>
            <w:right w:val="none" w:sz="0" w:space="0" w:color="auto"/>
          </w:divBdr>
          <w:divsChild>
            <w:div w:id="985474065">
              <w:marLeft w:val="0"/>
              <w:marRight w:val="0"/>
              <w:marTop w:val="0"/>
              <w:marBottom w:val="0"/>
              <w:divBdr>
                <w:top w:val="none" w:sz="0" w:space="0" w:color="auto"/>
                <w:left w:val="none" w:sz="0" w:space="0" w:color="auto"/>
                <w:bottom w:val="none" w:sz="0" w:space="0" w:color="auto"/>
                <w:right w:val="none" w:sz="0" w:space="0" w:color="auto"/>
              </w:divBdr>
              <w:divsChild>
                <w:div w:id="11975472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07385965">
          <w:marLeft w:val="0"/>
          <w:marRight w:val="0"/>
          <w:marTop w:val="0"/>
          <w:marBottom w:val="0"/>
          <w:divBdr>
            <w:top w:val="none" w:sz="0" w:space="0" w:color="auto"/>
            <w:left w:val="none" w:sz="0" w:space="0" w:color="auto"/>
            <w:bottom w:val="none" w:sz="0" w:space="0" w:color="auto"/>
            <w:right w:val="none" w:sz="0" w:space="0" w:color="auto"/>
          </w:divBdr>
          <w:divsChild>
            <w:div w:id="635990880">
              <w:marLeft w:val="0"/>
              <w:marRight w:val="0"/>
              <w:marTop w:val="0"/>
              <w:marBottom w:val="0"/>
              <w:divBdr>
                <w:top w:val="none" w:sz="0" w:space="0" w:color="auto"/>
                <w:left w:val="none" w:sz="0" w:space="0" w:color="auto"/>
                <w:bottom w:val="none" w:sz="0" w:space="0" w:color="auto"/>
                <w:right w:val="none" w:sz="0" w:space="0" w:color="auto"/>
              </w:divBdr>
              <w:divsChild>
                <w:div w:id="9263793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567901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083469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7727673">
      <w:bodyDiv w:val="1"/>
      <w:marLeft w:val="0"/>
      <w:marRight w:val="0"/>
      <w:marTop w:val="0"/>
      <w:marBottom w:val="0"/>
      <w:divBdr>
        <w:top w:val="none" w:sz="0" w:space="0" w:color="auto"/>
        <w:left w:val="none" w:sz="0" w:space="0" w:color="auto"/>
        <w:bottom w:val="none" w:sz="0" w:space="0" w:color="auto"/>
        <w:right w:val="none" w:sz="0" w:space="0" w:color="auto"/>
      </w:divBdr>
    </w:div>
    <w:div w:id="178357083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2455843">
      <w:bodyDiv w:val="1"/>
      <w:marLeft w:val="0"/>
      <w:marRight w:val="0"/>
      <w:marTop w:val="0"/>
      <w:marBottom w:val="0"/>
      <w:divBdr>
        <w:top w:val="none" w:sz="0" w:space="0" w:color="auto"/>
        <w:left w:val="none" w:sz="0" w:space="0" w:color="auto"/>
        <w:bottom w:val="none" w:sz="0" w:space="0" w:color="auto"/>
        <w:right w:val="none" w:sz="0" w:space="0" w:color="auto"/>
      </w:divBdr>
    </w:div>
    <w:div w:id="1805073463">
      <w:bodyDiv w:val="1"/>
      <w:marLeft w:val="0"/>
      <w:marRight w:val="0"/>
      <w:marTop w:val="0"/>
      <w:marBottom w:val="0"/>
      <w:divBdr>
        <w:top w:val="none" w:sz="0" w:space="0" w:color="auto"/>
        <w:left w:val="none" w:sz="0" w:space="0" w:color="auto"/>
        <w:bottom w:val="none" w:sz="0" w:space="0" w:color="auto"/>
        <w:right w:val="none" w:sz="0" w:space="0" w:color="auto"/>
      </w:divBdr>
      <w:divsChild>
        <w:div w:id="1283148440">
          <w:marLeft w:val="0"/>
          <w:marRight w:val="0"/>
          <w:marTop w:val="0"/>
          <w:marBottom w:val="0"/>
          <w:divBdr>
            <w:top w:val="none" w:sz="0" w:space="0" w:color="auto"/>
            <w:left w:val="none" w:sz="0" w:space="0" w:color="auto"/>
            <w:bottom w:val="none" w:sz="0" w:space="0" w:color="auto"/>
            <w:right w:val="none" w:sz="0" w:space="0" w:color="auto"/>
          </w:divBdr>
          <w:divsChild>
            <w:div w:id="161242077">
              <w:marLeft w:val="0"/>
              <w:marRight w:val="0"/>
              <w:marTop w:val="0"/>
              <w:marBottom w:val="0"/>
              <w:divBdr>
                <w:top w:val="none" w:sz="0" w:space="0" w:color="auto"/>
                <w:left w:val="none" w:sz="0" w:space="0" w:color="auto"/>
                <w:bottom w:val="none" w:sz="0" w:space="0" w:color="auto"/>
                <w:right w:val="none" w:sz="0" w:space="0" w:color="auto"/>
              </w:divBdr>
              <w:divsChild>
                <w:div w:id="9039295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9163764">
          <w:marLeft w:val="0"/>
          <w:marRight w:val="0"/>
          <w:marTop w:val="0"/>
          <w:marBottom w:val="0"/>
          <w:divBdr>
            <w:top w:val="none" w:sz="0" w:space="0" w:color="auto"/>
            <w:left w:val="none" w:sz="0" w:space="0" w:color="auto"/>
            <w:bottom w:val="none" w:sz="0" w:space="0" w:color="auto"/>
            <w:right w:val="none" w:sz="0" w:space="0" w:color="auto"/>
          </w:divBdr>
          <w:divsChild>
            <w:div w:id="499926177">
              <w:marLeft w:val="0"/>
              <w:marRight w:val="0"/>
              <w:marTop w:val="0"/>
              <w:marBottom w:val="0"/>
              <w:divBdr>
                <w:top w:val="none" w:sz="0" w:space="0" w:color="auto"/>
                <w:left w:val="none" w:sz="0" w:space="0" w:color="auto"/>
                <w:bottom w:val="none" w:sz="0" w:space="0" w:color="auto"/>
                <w:right w:val="none" w:sz="0" w:space="0" w:color="auto"/>
              </w:divBdr>
              <w:divsChild>
                <w:div w:id="11765062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20462214">
          <w:marLeft w:val="0"/>
          <w:marRight w:val="0"/>
          <w:marTop w:val="0"/>
          <w:marBottom w:val="0"/>
          <w:divBdr>
            <w:top w:val="none" w:sz="0" w:space="0" w:color="auto"/>
            <w:left w:val="none" w:sz="0" w:space="0" w:color="auto"/>
            <w:bottom w:val="none" w:sz="0" w:space="0" w:color="auto"/>
            <w:right w:val="none" w:sz="0" w:space="0" w:color="auto"/>
          </w:divBdr>
          <w:divsChild>
            <w:div w:id="2141608102">
              <w:marLeft w:val="0"/>
              <w:marRight w:val="0"/>
              <w:marTop w:val="0"/>
              <w:marBottom w:val="0"/>
              <w:divBdr>
                <w:top w:val="none" w:sz="0" w:space="0" w:color="auto"/>
                <w:left w:val="none" w:sz="0" w:space="0" w:color="auto"/>
                <w:bottom w:val="none" w:sz="0" w:space="0" w:color="auto"/>
                <w:right w:val="none" w:sz="0" w:space="0" w:color="auto"/>
              </w:divBdr>
              <w:divsChild>
                <w:div w:id="19217961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499059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33802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5.emf"/><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scm.com/"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hyperlink" Target="https://www.mongodb.com/try/download/community" TargetMode="External"/><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image" Target="media/image24.png"/><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localhost:4200/" TargetMode="External"/><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yperlink" Target="https://nodejs.org/en/" TargetMode="External"/><Relationship Id="rId36" Type="http://schemas.openxmlformats.org/officeDocument/2006/relationships/image" Target="media/image21.pn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ww.stanleyulili.com/git/how-to-install-git-bash-on-windows/" TargetMode="External"/><Relationship Id="rId22" Type="http://schemas.openxmlformats.org/officeDocument/2006/relationships/image" Target="media/image9.jpeg"/><Relationship Id="rId27" Type="http://schemas.openxmlformats.org/officeDocument/2006/relationships/hyperlink" Target="https://github.com/umgc/umgc.city_chatbo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oleObject" Target="embeddings/oleObject1.bin"/><Relationship Id="rId48" Type="http://schemas.openxmlformats.org/officeDocument/2006/relationships/header" Target="header2.xml"/><Relationship Id="rId8" Type="http://schemas.openxmlformats.org/officeDocument/2006/relationships/endnotes" Target="endnotes.xml"/><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yl\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44D4D6740A434DAD1C1B14A1A4FAB2"/>
        <w:category>
          <w:name w:val="General"/>
          <w:gallery w:val="placeholder"/>
        </w:category>
        <w:types>
          <w:type w:val="bbPlcHdr"/>
        </w:types>
        <w:behaviors>
          <w:behavior w:val="content"/>
        </w:behaviors>
        <w:guid w:val="{7F9E4892-07E6-4B98-BFA1-DD38EB816E3E}"/>
      </w:docPartPr>
      <w:docPartBody>
        <w:p w:rsidR="00AE1E05" w:rsidRDefault="005D19D8" w:rsidP="005D19D8">
          <w:pPr>
            <w:pStyle w:val="2544D4D6740A434DAD1C1B14A1A4FAB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9D8"/>
    <w:rsid w:val="00054BDF"/>
    <w:rsid w:val="002954E8"/>
    <w:rsid w:val="004E2698"/>
    <w:rsid w:val="00555A97"/>
    <w:rsid w:val="005D19D8"/>
    <w:rsid w:val="00645E99"/>
    <w:rsid w:val="007409FA"/>
    <w:rsid w:val="007F6D85"/>
    <w:rsid w:val="008E08EE"/>
    <w:rsid w:val="0090214D"/>
    <w:rsid w:val="00A942EC"/>
    <w:rsid w:val="00AE1E05"/>
    <w:rsid w:val="00B52374"/>
    <w:rsid w:val="00C94768"/>
    <w:rsid w:val="00DA346E"/>
    <w:rsid w:val="00FB2336"/>
    <w:rsid w:val="00FF4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9F10C5C0CD4929922561FE3CD702FA">
    <w:name w:val="0B9F10C5C0CD4929922561FE3CD702FA"/>
  </w:style>
  <w:style w:type="paragraph" w:customStyle="1" w:styleId="D885F772FA9D4AEDB474E24BADE9D6C2">
    <w:name w:val="D885F772FA9D4AEDB474E24BADE9D6C2"/>
  </w:style>
  <w:style w:type="paragraph" w:customStyle="1" w:styleId="FDB0146F6C684661A311B07E07C1332D">
    <w:name w:val="FDB0146F6C684661A311B07E07C1332D"/>
  </w:style>
  <w:style w:type="paragraph" w:customStyle="1" w:styleId="135C1A09DC454AB3B8EB8C45CAF3AEF4">
    <w:name w:val="135C1A09DC454AB3B8EB8C45CAF3AEF4"/>
  </w:style>
  <w:style w:type="paragraph" w:customStyle="1" w:styleId="A549F4E4F3114D548AA2458DEDD531BC">
    <w:name w:val="A549F4E4F3114D548AA2458DEDD531BC"/>
  </w:style>
  <w:style w:type="paragraph" w:customStyle="1" w:styleId="30C8671B932446689BD24CAB3945C045">
    <w:name w:val="30C8671B932446689BD24CAB3945C045"/>
  </w:style>
  <w:style w:type="character" w:styleId="Emphasis">
    <w:name w:val="Emphasis"/>
    <w:basedOn w:val="DefaultParagraphFont"/>
    <w:uiPriority w:val="4"/>
    <w:unhideWhenUsed/>
    <w:qFormat/>
    <w:rsid w:val="005D19D8"/>
    <w:rPr>
      <w:i/>
      <w:iCs/>
    </w:rPr>
  </w:style>
  <w:style w:type="paragraph" w:customStyle="1" w:styleId="D61AF066EECB49A38346750B167583E7">
    <w:name w:val="D61AF066EECB49A38346750B167583E7"/>
  </w:style>
  <w:style w:type="paragraph" w:customStyle="1" w:styleId="EFFEEA4D66EB43469C0572CF54E6E051">
    <w:name w:val="EFFEEA4D66EB43469C0572CF54E6E051"/>
  </w:style>
  <w:style w:type="paragraph" w:customStyle="1" w:styleId="E0F520C802AC4B3A8D7B1C1B305A0F2D">
    <w:name w:val="E0F520C802AC4B3A8D7B1C1B305A0F2D"/>
  </w:style>
  <w:style w:type="paragraph" w:customStyle="1" w:styleId="863E95160742401AB14B7F5C8F77FE36">
    <w:name w:val="863E95160742401AB14B7F5C8F77FE36"/>
  </w:style>
  <w:style w:type="paragraph" w:customStyle="1" w:styleId="B63A8F890B4C455190B3457F20C09769">
    <w:name w:val="B63A8F890B4C455190B3457F20C09769"/>
  </w:style>
  <w:style w:type="paragraph" w:customStyle="1" w:styleId="D2A524E937D8489BA2EE5493E368B6B8">
    <w:name w:val="D2A524E937D8489BA2EE5493E368B6B8"/>
  </w:style>
  <w:style w:type="paragraph" w:customStyle="1" w:styleId="E7B734AE0AEF44D09F5CB8B7270D620C">
    <w:name w:val="E7B734AE0AEF44D09F5CB8B7270D620C"/>
  </w:style>
  <w:style w:type="paragraph" w:customStyle="1" w:styleId="36397F64BA254B3B977B1760D88C95C3">
    <w:name w:val="36397F64BA254B3B977B1760D88C95C3"/>
  </w:style>
  <w:style w:type="paragraph" w:customStyle="1" w:styleId="ED9B744EF6674B688D634451621AA1F8">
    <w:name w:val="ED9B744EF6674B688D634451621AA1F8"/>
  </w:style>
  <w:style w:type="paragraph" w:customStyle="1" w:styleId="89CF6995B08346E0A5958D1D02DE1766">
    <w:name w:val="89CF6995B08346E0A5958D1D02DE1766"/>
  </w:style>
  <w:style w:type="paragraph" w:customStyle="1" w:styleId="EBE282DB0D7F43F3A33C0E664C6964CC">
    <w:name w:val="EBE282DB0D7F43F3A33C0E664C6964CC"/>
  </w:style>
  <w:style w:type="paragraph" w:customStyle="1" w:styleId="4CF93617EB054BBCB557B18DE5C6BF72">
    <w:name w:val="4CF93617EB054BBCB557B18DE5C6BF72"/>
  </w:style>
  <w:style w:type="paragraph" w:customStyle="1" w:styleId="5658E65840F14651A5C8D69F4D278CA4">
    <w:name w:val="5658E65840F14651A5C8D69F4D278CA4"/>
  </w:style>
  <w:style w:type="paragraph" w:customStyle="1" w:styleId="7896FCD777B8437EAE42584A0BD27B77">
    <w:name w:val="7896FCD777B8437EAE42584A0BD27B77"/>
  </w:style>
  <w:style w:type="paragraph" w:customStyle="1" w:styleId="C446265CCDEA40219A02E9558C069B84">
    <w:name w:val="C446265CCDEA40219A02E9558C069B84"/>
  </w:style>
  <w:style w:type="paragraph" w:customStyle="1" w:styleId="7E612ACDDD2A4312B7BA23592774EAD0">
    <w:name w:val="7E612ACDDD2A4312B7BA23592774EAD0"/>
  </w:style>
  <w:style w:type="paragraph" w:customStyle="1" w:styleId="C11424D12DD94E7EBB21EDAF803AF309">
    <w:name w:val="C11424D12DD94E7EBB21EDAF803AF309"/>
  </w:style>
  <w:style w:type="paragraph" w:customStyle="1" w:styleId="0CE85346F0444DD39F7D01765E2593CE">
    <w:name w:val="0CE85346F0444DD39F7D01765E2593CE"/>
  </w:style>
  <w:style w:type="paragraph" w:customStyle="1" w:styleId="CC5DEF8A31CC4945BE9671A83CE680C9">
    <w:name w:val="CC5DEF8A31CC4945BE9671A83CE680C9"/>
  </w:style>
  <w:style w:type="paragraph" w:customStyle="1" w:styleId="EAB047B1D5E34124BC44FD9865E91574">
    <w:name w:val="EAB047B1D5E34124BC44FD9865E91574"/>
  </w:style>
  <w:style w:type="paragraph" w:customStyle="1" w:styleId="20F68729D65B42FD8798F51AD61A0FF9">
    <w:name w:val="20F68729D65B42FD8798F51AD61A0FF9"/>
  </w:style>
  <w:style w:type="paragraph" w:customStyle="1" w:styleId="F3607BC734024012AAA221922EFE8595">
    <w:name w:val="F3607BC734024012AAA221922EFE8595"/>
  </w:style>
  <w:style w:type="paragraph" w:customStyle="1" w:styleId="602F2616C5C042EF92148D7E0489C1B2">
    <w:name w:val="602F2616C5C042EF92148D7E0489C1B2"/>
  </w:style>
  <w:style w:type="paragraph" w:customStyle="1" w:styleId="EB2815BDF0AB49D79B04E4D9AEE4ED5F">
    <w:name w:val="EB2815BDF0AB49D79B04E4D9AEE4ED5F"/>
  </w:style>
  <w:style w:type="paragraph" w:customStyle="1" w:styleId="8E6EBB355BE447939B51E6BBDF045E22">
    <w:name w:val="8E6EBB355BE447939B51E6BBDF045E22"/>
  </w:style>
  <w:style w:type="paragraph" w:customStyle="1" w:styleId="BCF91CE3CC91447E80EFA2836434A551">
    <w:name w:val="BCF91CE3CC91447E80EFA2836434A551"/>
  </w:style>
  <w:style w:type="paragraph" w:customStyle="1" w:styleId="E0CBA90A1B524710B5222ED03A0DDC75">
    <w:name w:val="E0CBA90A1B524710B5222ED03A0DDC75"/>
  </w:style>
  <w:style w:type="paragraph" w:customStyle="1" w:styleId="C4808736C1F74634870E299CE0103B96">
    <w:name w:val="C4808736C1F74634870E299CE0103B96"/>
  </w:style>
  <w:style w:type="paragraph" w:customStyle="1" w:styleId="F542E2A64AAB406C87A257DF963FE7D7">
    <w:name w:val="F542E2A64AAB406C87A257DF963FE7D7"/>
  </w:style>
  <w:style w:type="paragraph" w:customStyle="1" w:styleId="5013BD44B6D04DCB913557DE991E167A">
    <w:name w:val="5013BD44B6D04DCB913557DE991E167A"/>
  </w:style>
  <w:style w:type="paragraph" w:customStyle="1" w:styleId="7817E0A209D74AEA8C478E44D02F799D">
    <w:name w:val="7817E0A209D74AEA8C478E44D02F799D"/>
  </w:style>
  <w:style w:type="paragraph" w:customStyle="1" w:styleId="35C1BDCC5AD7470A81AFF0954E52F55D">
    <w:name w:val="35C1BDCC5AD7470A81AFF0954E52F55D"/>
  </w:style>
  <w:style w:type="paragraph" w:customStyle="1" w:styleId="F0370DF18FC340F6A2B5E8FE1DF9F3E8">
    <w:name w:val="F0370DF18FC340F6A2B5E8FE1DF9F3E8"/>
  </w:style>
  <w:style w:type="paragraph" w:customStyle="1" w:styleId="7DE43BC0410445A989D945E649B34552">
    <w:name w:val="7DE43BC0410445A989D945E649B34552"/>
  </w:style>
  <w:style w:type="paragraph" w:customStyle="1" w:styleId="8D8CB351E7CD44CA819A92C293E4B743">
    <w:name w:val="8D8CB351E7CD44CA819A92C293E4B743"/>
  </w:style>
  <w:style w:type="paragraph" w:customStyle="1" w:styleId="4D44463404F54CAEA1542E646A43812F">
    <w:name w:val="4D44463404F54CAEA1542E646A43812F"/>
  </w:style>
  <w:style w:type="paragraph" w:customStyle="1" w:styleId="4FF9DD9C03A84F21AB57C7BE9CD57954">
    <w:name w:val="4FF9DD9C03A84F21AB57C7BE9CD57954"/>
  </w:style>
  <w:style w:type="paragraph" w:customStyle="1" w:styleId="066ADF2304C04A0FAFBCD83E1DB70638">
    <w:name w:val="066ADF2304C04A0FAFBCD83E1DB70638"/>
  </w:style>
  <w:style w:type="paragraph" w:customStyle="1" w:styleId="D79CADC517B74C6B80CA1E8B20CCDF98">
    <w:name w:val="D79CADC517B74C6B80CA1E8B20CCDF98"/>
  </w:style>
  <w:style w:type="paragraph" w:customStyle="1" w:styleId="405A13F89EFD477285938BA859D778B7">
    <w:name w:val="405A13F89EFD477285938BA859D778B7"/>
  </w:style>
  <w:style w:type="paragraph" w:customStyle="1" w:styleId="44AAF000F0A14B6FB2CEBD33B7540AF8">
    <w:name w:val="44AAF000F0A14B6FB2CEBD33B7540AF8"/>
  </w:style>
  <w:style w:type="paragraph" w:customStyle="1" w:styleId="9BF68AD2CC00406B93355472BDB4F081">
    <w:name w:val="9BF68AD2CC00406B93355472BDB4F081"/>
  </w:style>
  <w:style w:type="paragraph" w:customStyle="1" w:styleId="6D46AF93E18D47979350F368FE9FA326">
    <w:name w:val="6D46AF93E18D47979350F368FE9FA326"/>
  </w:style>
  <w:style w:type="paragraph" w:customStyle="1" w:styleId="B4D59E04EDD74D3081FC73DE145BD8F3">
    <w:name w:val="B4D59E04EDD74D3081FC73DE145BD8F3"/>
  </w:style>
  <w:style w:type="paragraph" w:customStyle="1" w:styleId="796D961ED6A54EAA947889F6C74EC89C">
    <w:name w:val="796D961ED6A54EAA947889F6C74EC89C"/>
  </w:style>
  <w:style w:type="paragraph" w:customStyle="1" w:styleId="A8F3E766FA4C4778B4B7815691388D2A">
    <w:name w:val="A8F3E766FA4C4778B4B7815691388D2A"/>
  </w:style>
  <w:style w:type="paragraph" w:customStyle="1" w:styleId="04580472E9514049996EE6AED6BD4743">
    <w:name w:val="04580472E9514049996EE6AED6BD4743"/>
  </w:style>
  <w:style w:type="paragraph" w:customStyle="1" w:styleId="E3E05F396C6942BEA97EFA2E3341B83A">
    <w:name w:val="E3E05F396C6942BEA97EFA2E3341B83A"/>
  </w:style>
  <w:style w:type="paragraph" w:customStyle="1" w:styleId="D099508E38234F6C91E240195203E783">
    <w:name w:val="D099508E38234F6C91E240195203E783"/>
  </w:style>
  <w:style w:type="paragraph" w:customStyle="1" w:styleId="73EC6A481BE64782A469F601E93DE51F">
    <w:name w:val="73EC6A481BE64782A469F601E93DE51F"/>
  </w:style>
  <w:style w:type="paragraph" w:customStyle="1" w:styleId="C2F4932EAB2646D6AE69D0E40D67EC61">
    <w:name w:val="C2F4932EAB2646D6AE69D0E40D67EC61"/>
  </w:style>
  <w:style w:type="paragraph" w:customStyle="1" w:styleId="27BF13A2455A4D5D8287EAD49D821E29">
    <w:name w:val="27BF13A2455A4D5D8287EAD49D821E29"/>
  </w:style>
  <w:style w:type="paragraph" w:customStyle="1" w:styleId="06421C9DB31648DE8EA991DA59688F9B">
    <w:name w:val="06421C9DB31648DE8EA991DA59688F9B"/>
  </w:style>
  <w:style w:type="paragraph" w:customStyle="1" w:styleId="10B388DA534543DDBC6C07404009C5C6">
    <w:name w:val="10B388DA534543DDBC6C07404009C5C6"/>
  </w:style>
  <w:style w:type="paragraph" w:customStyle="1" w:styleId="3CEF2E702A1244FD8A147AF5BC324387">
    <w:name w:val="3CEF2E702A1244FD8A147AF5BC324387"/>
  </w:style>
  <w:style w:type="paragraph" w:customStyle="1" w:styleId="4FFC5CD89B7E4754967A07BB58B7CC5A">
    <w:name w:val="4FFC5CD89B7E4754967A07BB58B7CC5A"/>
  </w:style>
  <w:style w:type="paragraph" w:customStyle="1" w:styleId="A01D46A69A5E4B659C7FF9499F399383">
    <w:name w:val="A01D46A69A5E4B659C7FF9499F399383"/>
  </w:style>
  <w:style w:type="paragraph" w:customStyle="1" w:styleId="B642705459B94DBFA3E7B2B1E5DA5753">
    <w:name w:val="B642705459B94DBFA3E7B2B1E5DA5753"/>
    <w:rsid w:val="005D19D8"/>
  </w:style>
  <w:style w:type="paragraph" w:customStyle="1" w:styleId="A24F4B6477134705AEA3BDAD67FF5756">
    <w:name w:val="A24F4B6477134705AEA3BDAD67FF5756"/>
    <w:rsid w:val="005D19D8"/>
  </w:style>
  <w:style w:type="paragraph" w:customStyle="1" w:styleId="22DDAD9475504DE7AA1DCD15FC525D04">
    <w:name w:val="22DDAD9475504DE7AA1DCD15FC525D04"/>
    <w:rsid w:val="005D19D8"/>
  </w:style>
  <w:style w:type="paragraph" w:customStyle="1" w:styleId="D5856C93ACFA44ABA10327796EE07E05">
    <w:name w:val="D5856C93ACFA44ABA10327796EE07E05"/>
    <w:rsid w:val="005D19D8"/>
  </w:style>
  <w:style w:type="paragraph" w:customStyle="1" w:styleId="36719EB479944492A92AA1C68F18EC82">
    <w:name w:val="36719EB479944492A92AA1C68F18EC82"/>
    <w:rsid w:val="005D19D8"/>
  </w:style>
  <w:style w:type="paragraph" w:customStyle="1" w:styleId="1131EAF65A1D4BDA88C80166F8353C32">
    <w:name w:val="1131EAF65A1D4BDA88C80166F8353C32"/>
    <w:rsid w:val="005D19D8"/>
  </w:style>
  <w:style w:type="paragraph" w:customStyle="1" w:styleId="7FA4AF6CEB244DACBA0A1DF79C7C493B">
    <w:name w:val="7FA4AF6CEB244DACBA0A1DF79C7C493B"/>
    <w:rsid w:val="005D19D8"/>
  </w:style>
  <w:style w:type="paragraph" w:customStyle="1" w:styleId="25393FAA70D948478304F48E08DD0589">
    <w:name w:val="25393FAA70D948478304F48E08DD0589"/>
    <w:rsid w:val="005D19D8"/>
  </w:style>
  <w:style w:type="paragraph" w:customStyle="1" w:styleId="2544D4D6740A434DAD1C1B14A1A4FAB2">
    <w:name w:val="2544D4D6740A434DAD1C1B14A1A4FAB2"/>
    <w:rsid w:val="005D19D8"/>
  </w:style>
  <w:style w:type="paragraph" w:customStyle="1" w:styleId="3C408269CC36421BAE4C94C47E5A5C82">
    <w:name w:val="3C408269CC36421BAE4C94C47E5A5C82"/>
    <w:rsid w:val="005D19D8"/>
  </w:style>
  <w:style w:type="paragraph" w:customStyle="1" w:styleId="01B14C28FB694F2084BDF9A552B2189B">
    <w:name w:val="01B14C28FB694F2084BDF9A552B2189B"/>
    <w:rsid w:val="005D19D8"/>
  </w:style>
  <w:style w:type="paragraph" w:customStyle="1" w:styleId="900496D92B42497A9B4AF4CCCC1434F8">
    <w:name w:val="900496D92B42497A9B4AF4CCCC1434F8"/>
    <w:rsid w:val="005D19D8"/>
  </w:style>
  <w:style w:type="paragraph" w:customStyle="1" w:styleId="5ADE65B28035477D8782E950EE766350">
    <w:name w:val="5ADE65B28035477D8782E950EE766350"/>
    <w:rsid w:val="005D19D8"/>
  </w:style>
  <w:style w:type="character" w:styleId="PlaceholderText">
    <w:name w:val="Placeholder Text"/>
    <w:basedOn w:val="DefaultParagraphFont"/>
    <w:uiPriority w:val="99"/>
    <w:semiHidden/>
    <w:rsid w:val="002954E8"/>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Municipality Permit Chatbot Programmer’s Guide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8FECE6-1F54-4689-BBA6-0AED97E8D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TotalTime>
  <Pages>3</Pages>
  <Words>4595</Words>
  <Characters>26193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1. Introduction</vt:lpstr>
    </vt:vector>
  </TitlesOfParts>
  <Company/>
  <LinksUpToDate>false</LinksUpToDate>
  <CharactersWithSpaces>30727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subject/>
  <dc:creator>Sepribo Taylor-Harry</dc:creator>
  <cp:keywords/>
  <dc:description/>
  <cp:lastModifiedBy>Rusty Baker</cp:lastModifiedBy>
  <cp:revision>2</cp:revision>
  <dcterms:created xsi:type="dcterms:W3CDTF">2020-08-06T00:55:00Z</dcterms:created>
  <dcterms:modified xsi:type="dcterms:W3CDTF">2020-08-06T00:55:00Z</dcterms:modified>
</cp:coreProperties>
</file>