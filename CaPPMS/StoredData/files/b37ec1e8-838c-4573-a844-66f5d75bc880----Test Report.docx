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8D2E2" w14:textId="7F1EA25F" w:rsidR="00983732" w:rsidRPr="007004C6" w:rsidRDefault="00983732" w:rsidP="007004C6">
      <w:pPr>
        <w:pStyle w:val="Title"/>
      </w:pPr>
      <w:r w:rsidRPr="007004C6">
        <w:t xml:space="preserve">Test Report </w:t>
      </w:r>
    </w:p>
    <w:p w14:paraId="0D7D4849" w14:textId="77777777" w:rsidR="007004C6" w:rsidRDefault="007004C6" w:rsidP="007004C6">
      <w:pPr>
        <w:pStyle w:val="Title"/>
      </w:pPr>
    </w:p>
    <w:p w14:paraId="0D9C48CC" w14:textId="16B473F0" w:rsidR="00983732" w:rsidRPr="007004C6" w:rsidRDefault="007004C6" w:rsidP="007004C6">
      <w:pPr>
        <w:pStyle w:val="Title"/>
      </w:pPr>
      <w:r>
        <w:t>F</w:t>
      </w:r>
      <w:r w:rsidR="00983732" w:rsidRPr="007004C6">
        <w:t xml:space="preserve">or </w:t>
      </w:r>
    </w:p>
    <w:p w14:paraId="431EE032" w14:textId="77777777" w:rsidR="007004C6" w:rsidRDefault="007004C6" w:rsidP="007004C6">
      <w:pPr>
        <w:pStyle w:val="Title"/>
      </w:pPr>
    </w:p>
    <w:p w14:paraId="2F51E107" w14:textId="1A4AD01E" w:rsidR="00983732" w:rsidRPr="007004C6" w:rsidRDefault="00983732" w:rsidP="0073757C">
      <w:pPr>
        <w:pStyle w:val="Title"/>
      </w:pPr>
      <w:r w:rsidRPr="007004C6">
        <w:t xml:space="preserve">Natural </w:t>
      </w:r>
      <w:r w:rsidRPr="0073757C">
        <w:t>Language</w:t>
      </w:r>
      <w:r w:rsidRPr="007004C6">
        <w:t xml:space="preserve"> Understanding</w:t>
      </w:r>
      <w:r w:rsidR="00663C8B" w:rsidRPr="007004C6">
        <w:t xml:space="preserve"> </w:t>
      </w:r>
      <w:r w:rsidRPr="007004C6">
        <w:t>Module</w:t>
      </w:r>
    </w:p>
    <w:p w14:paraId="492C2132" w14:textId="77777777" w:rsidR="007004C6" w:rsidRDefault="007004C6" w:rsidP="007004C6">
      <w:pPr>
        <w:pStyle w:val="Title"/>
      </w:pPr>
    </w:p>
    <w:p w14:paraId="4251C60A" w14:textId="554813CA" w:rsidR="007E7437" w:rsidRPr="007004C6" w:rsidRDefault="00983732" w:rsidP="007004C6">
      <w:pPr>
        <w:pStyle w:val="TitleSubtext"/>
      </w:pPr>
      <w:r w:rsidRPr="007004C6">
        <w:t>Version 1.</w:t>
      </w:r>
      <w:r w:rsidR="004A14DD" w:rsidRPr="007004C6">
        <w:t>3</w:t>
      </w:r>
    </w:p>
    <w:p w14:paraId="1E896D45" w14:textId="77777777" w:rsidR="007004C6" w:rsidRDefault="007004C6" w:rsidP="007004C6">
      <w:pPr>
        <w:pStyle w:val="TitleSubtext"/>
      </w:pPr>
    </w:p>
    <w:p w14:paraId="68110BF7" w14:textId="1A1ADBC1" w:rsidR="00983732" w:rsidRPr="007004C6" w:rsidRDefault="00983732" w:rsidP="007004C6">
      <w:pPr>
        <w:pStyle w:val="TitleSubtext"/>
      </w:pPr>
      <w:r w:rsidRPr="007004C6">
        <w:t xml:space="preserve">Prepared by the Tongue Twisters </w:t>
      </w:r>
      <w:r w:rsidR="00E76073">
        <w:t>P</w:t>
      </w:r>
      <w:r w:rsidRPr="007004C6">
        <w:t>roject Team:</w:t>
      </w:r>
    </w:p>
    <w:p w14:paraId="21952F13" w14:textId="77777777" w:rsidR="007004C6" w:rsidRDefault="007004C6" w:rsidP="007004C6">
      <w:pPr>
        <w:pStyle w:val="TitleSubtext"/>
      </w:pPr>
    </w:p>
    <w:p w14:paraId="7104EDF3" w14:textId="1931ABB6" w:rsidR="00983732" w:rsidRPr="007004C6" w:rsidRDefault="00983732" w:rsidP="007004C6">
      <w:pPr>
        <w:pStyle w:val="TitleSubtext"/>
      </w:pPr>
      <w:r w:rsidRPr="007004C6">
        <w:t>Andrew Rohn, Eskedar Endashw, Firehiwot Chari, Joseph Kalfus, Leelakrishnan Subramaniam, Malik Webster &amp; Obinna Okonkwo.</w:t>
      </w:r>
    </w:p>
    <w:p w14:paraId="52F92B6A" w14:textId="77777777" w:rsidR="007004C6" w:rsidRDefault="007004C6" w:rsidP="007004C6">
      <w:pPr>
        <w:pStyle w:val="TitleSubtext"/>
      </w:pPr>
    </w:p>
    <w:p w14:paraId="7B6CD97A" w14:textId="733BAA17" w:rsidR="00983732" w:rsidRPr="007004C6" w:rsidRDefault="00663C8B" w:rsidP="007004C6">
      <w:pPr>
        <w:pStyle w:val="TitleSubtext"/>
      </w:pPr>
      <w:r w:rsidRPr="007004C6">
        <w:t>November</w:t>
      </w:r>
      <w:r w:rsidR="00983732" w:rsidRPr="007004C6">
        <w:t xml:space="preserve"> </w:t>
      </w:r>
      <w:r w:rsidRPr="007004C6">
        <w:t>5</w:t>
      </w:r>
      <w:r w:rsidR="00983732" w:rsidRPr="007004C6">
        <w:t xml:space="preserve">th, 2021 </w:t>
      </w:r>
    </w:p>
    <w:p w14:paraId="427A5F3B" w14:textId="11F1742B" w:rsidR="007004C6" w:rsidRDefault="007004C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D1CD7" w:rsidRPr="00663C8B" w14:paraId="7B3E1067" w14:textId="77777777" w:rsidTr="003B1EF8">
        <w:trPr>
          <w:trHeight w:val="503"/>
        </w:trPr>
        <w:tc>
          <w:tcPr>
            <w:tcW w:w="2337" w:type="dxa"/>
          </w:tcPr>
          <w:p w14:paraId="743E3C01" w14:textId="77777777" w:rsidR="00CD1CD7" w:rsidRPr="00663C8B" w:rsidRDefault="00CD1CD7" w:rsidP="003966CD">
            <w:pPr>
              <w:rPr>
                <w:b/>
                <w:bCs/>
              </w:rPr>
            </w:pPr>
            <w:r w:rsidRPr="00663C8B">
              <w:rPr>
                <w:b/>
                <w:bCs/>
              </w:rPr>
              <w:lastRenderedPageBreak/>
              <w:t>Date</w:t>
            </w:r>
          </w:p>
        </w:tc>
        <w:tc>
          <w:tcPr>
            <w:tcW w:w="2337" w:type="dxa"/>
          </w:tcPr>
          <w:p w14:paraId="1290F4D1" w14:textId="77777777" w:rsidR="00CD1CD7" w:rsidRPr="00663C8B" w:rsidRDefault="00CD1CD7" w:rsidP="003966CD">
            <w:pPr>
              <w:rPr>
                <w:b/>
                <w:bCs/>
              </w:rPr>
            </w:pPr>
            <w:r w:rsidRPr="00663C8B">
              <w:rPr>
                <w:b/>
                <w:bCs/>
              </w:rPr>
              <w:t>Version</w:t>
            </w:r>
          </w:p>
        </w:tc>
        <w:tc>
          <w:tcPr>
            <w:tcW w:w="2338" w:type="dxa"/>
          </w:tcPr>
          <w:p w14:paraId="5E0CB28B" w14:textId="77777777" w:rsidR="00CD1CD7" w:rsidRPr="00663C8B" w:rsidRDefault="00CD1CD7" w:rsidP="003966CD">
            <w:pPr>
              <w:rPr>
                <w:b/>
                <w:bCs/>
              </w:rPr>
            </w:pPr>
            <w:r w:rsidRPr="00663C8B">
              <w:rPr>
                <w:b/>
                <w:bCs/>
              </w:rPr>
              <w:t>Description</w:t>
            </w:r>
          </w:p>
        </w:tc>
        <w:tc>
          <w:tcPr>
            <w:tcW w:w="2338" w:type="dxa"/>
          </w:tcPr>
          <w:p w14:paraId="282A5650" w14:textId="77777777" w:rsidR="00CD1CD7" w:rsidRPr="00663C8B" w:rsidRDefault="00CD1CD7" w:rsidP="003966CD">
            <w:pPr>
              <w:rPr>
                <w:b/>
                <w:bCs/>
              </w:rPr>
            </w:pPr>
            <w:r w:rsidRPr="00663C8B">
              <w:rPr>
                <w:b/>
                <w:bCs/>
              </w:rPr>
              <w:t>Author</w:t>
            </w:r>
          </w:p>
        </w:tc>
      </w:tr>
      <w:tr w:rsidR="005161E7" w14:paraId="2D76ED88" w14:textId="77777777" w:rsidTr="003B1EF8">
        <w:trPr>
          <w:trHeight w:val="440"/>
        </w:trPr>
        <w:tc>
          <w:tcPr>
            <w:tcW w:w="2337" w:type="dxa"/>
          </w:tcPr>
          <w:p w14:paraId="3948865B" w14:textId="69D489FA" w:rsidR="005161E7" w:rsidRPr="003966CD" w:rsidRDefault="00BA6B04" w:rsidP="003966CD">
            <w:r>
              <w:t>October 24, 2021</w:t>
            </w:r>
          </w:p>
        </w:tc>
        <w:tc>
          <w:tcPr>
            <w:tcW w:w="2337" w:type="dxa"/>
          </w:tcPr>
          <w:p w14:paraId="2E573072" w14:textId="1480B4BE" w:rsidR="005161E7" w:rsidRPr="003966CD" w:rsidRDefault="00BA6B04" w:rsidP="003966CD">
            <w:r>
              <w:t>1.</w:t>
            </w:r>
            <w:r w:rsidR="00B51F65">
              <w:t>0</w:t>
            </w:r>
          </w:p>
        </w:tc>
        <w:tc>
          <w:tcPr>
            <w:tcW w:w="2338" w:type="dxa"/>
          </w:tcPr>
          <w:p w14:paraId="61EA58A8" w14:textId="1403341A" w:rsidR="005161E7" w:rsidRPr="003966CD" w:rsidRDefault="00B51F65" w:rsidP="003966CD">
            <w:r>
              <w:t>Initial Release Template</w:t>
            </w:r>
          </w:p>
        </w:tc>
        <w:tc>
          <w:tcPr>
            <w:tcW w:w="2338" w:type="dxa"/>
          </w:tcPr>
          <w:p w14:paraId="76581DAA" w14:textId="733AE27D" w:rsidR="005161E7" w:rsidRPr="003966CD" w:rsidRDefault="00B51F65" w:rsidP="003966CD">
            <w:r w:rsidRPr="00B51F65">
              <w:t>Firehiwot Chari</w:t>
            </w:r>
          </w:p>
        </w:tc>
      </w:tr>
      <w:tr w:rsidR="00CD1CD7" w14:paraId="77D1E4E0" w14:textId="77777777" w:rsidTr="003B1EF8">
        <w:trPr>
          <w:trHeight w:val="440"/>
        </w:trPr>
        <w:tc>
          <w:tcPr>
            <w:tcW w:w="2337" w:type="dxa"/>
          </w:tcPr>
          <w:p w14:paraId="17083B5A" w14:textId="373E6AED" w:rsidR="00CD1CD7" w:rsidRPr="003966CD" w:rsidRDefault="0074300A" w:rsidP="003966CD">
            <w:r w:rsidRPr="003966CD">
              <w:t>November</w:t>
            </w:r>
            <w:r w:rsidR="00CD1CD7" w:rsidRPr="003966CD">
              <w:t xml:space="preserve"> </w:t>
            </w:r>
            <w:r w:rsidR="00B51F65">
              <w:t>3</w:t>
            </w:r>
            <w:r w:rsidR="00CD1CD7" w:rsidRPr="003966CD">
              <w:t>, 2021</w:t>
            </w:r>
          </w:p>
        </w:tc>
        <w:tc>
          <w:tcPr>
            <w:tcW w:w="2337" w:type="dxa"/>
          </w:tcPr>
          <w:p w14:paraId="31D9AFF5" w14:textId="33C56C82" w:rsidR="00CD1CD7" w:rsidRPr="003966CD" w:rsidRDefault="00CD1CD7" w:rsidP="003966CD">
            <w:r w:rsidRPr="003966CD">
              <w:t>1.</w:t>
            </w:r>
            <w:r w:rsidR="00B51F65">
              <w:t>1</w:t>
            </w:r>
          </w:p>
        </w:tc>
        <w:tc>
          <w:tcPr>
            <w:tcW w:w="2338" w:type="dxa"/>
          </w:tcPr>
          <w:p w14:paraId="07400FB1" w14:textId="72F17019" w:rsidR="00CD1CD7" w:rsidRPr="003966CD" w:rsidRDefault="00B51F65" w:rsidP="003966CD">
            <w:r>
              <w:t xml:space="preserve">Added </w:t>
            </w:r>
            <w:r w:rsidR="003B100D">
              <w:t>unit/integration tests</w:t>
            </w:r>
          </w:p>
        </w:tc>
        <w:tc>
          <w:tcPr>
            <w:tcW w:w="2338" w:type="dxa"/>
          </w:tcPr>
          <w:p w14:paraId="3FA6A9EE" w14:textId="31EA552D" w:rsidR="00CD1CD7" w:rsidRPr="003966CD" w:rsidRDefault="008332A2" w:rsidP="003966CD">
            <w:r>
              <w:t>NLU and App team</w:t>
            </w:r>
          </w:p>
        </w:tc>
      </w:tr>
      <w:tr w:rsidR="00CD1CD7" w14:paraId="65166203" w14:textId="77777777" w:rsidTr="003B1EF8">
        <w:trPr>
          <w:trHeight w:val="548"/>
        </w:trPr>
        <w:tc>
          <w:tcPr>
            <w:tcW w:w="2337" w:type="dxa"/>
          </w:tcPr>
          <w:p w14:paraId="4A466846" w14:textId="78493861" w:rsidR="00CD1CD7" w:rsidRPr="003B100D" w:rsidRDefault="008332A2" w:rsidP="003B100D">
            <w:r>
              <w:t>November 5, 2021</w:t>
            </w:r>
          </w:p>
        </w:tc>
        <w:tc>
          <w:tcPr>
            <w:tcW w:w="2337" w:type="dxa"/>
          </w:tcPr>
          <w:p w14:paraId="0A1B2BDC" w14:textId="55322B3D" w:rsidR="00CD1CD7" w:rsidRPr="008332A2" w:rsidRDefault="008332A2" w:rsidP="008332A2">
            <w:r>
              <w:t>1.2</w:t>
            </w:r>
          </w:p>
        </w:tc>
        <w:tc>
          <w:tcPr>
            <w:tcW w:w="2338" w:type="dxa"/>
          </w:tcPr>
          <w:p w14:paraId="4F6E5603" w14:textId="49FDAF5C" w:rsidR="00CD1CD7" w:rsidRPr="008332A2" w:rsidRDefault="008332A2" w:rsidP="008332A2">
            <w:r>
              <w:t>Added test summaries</w:t>
            </w:r>
          </w:p>
        </w:tc>
        <w:tc>
          <w:tcPr>
            <w:tcW w:w="2338" w:type="dxa"/>
          </w:tcPr>
          <w:p w14:paraId="56E688AE" w14:textId="6F420499" w:rsidR="00CD1CD7" w:rsidRPr="008332A2" w:rsidRDefault="008332A2" w:rsidP="008332A2">
            <w:r>
              <w:t>Andrew Rohn</w:t>
            </w:r>
          </w:p>
        </w:tc>
      </w:tr>
      <w:tr w:rsidR="002E49C1" w14:paraId="4B0A9610" w14:textId="77777777" w:rsidTr="003B1EF8">
        <w:trPr>
          <w:trHeight w:val="548"/>
        </w:trPr>
        <w:tc>
          <w:tcPr>
            <w:tcW w:w="2337" w:type="dxa"/>
          </w:tcPr>
          <w:p w14:paraId="424E88BE" w14:textId="078710CC" w:rsidR="002E49C1" w:rsidRDefault="002E49C1" w:rsidP="003B100D">
            <w:r>
              <w:t>November 5, 2021</w:t>
            </w:r>
          </w:p>
        </w:tc>
        <w:tc>
          <w:tcPr>
            <w:tcW w:w="2337" w:type="dxa"/>
          </w:tcPr>
          <w:p w14:paraId="59E0B970" w14:textId="5DAA9733" w:rsidR="002E49C1" w:rsidRDefault="002E49C1" w:rsidP="008332A2">
            <w:r>
              <w:t>1.3</w:t>
            </w:r>
          </w:p>
        </w:tc>
        <w:tc>
          <w:tcPr>
            <w:tcW w:w="2338" w:type="dxa"/>
          </w:tcPr>
          <w:p w14:paraId="1D36E46B" w14:textId="2D9252FF" w:rsidR="002E49C1" w:rsidRDefault="002E49C1" w:rsidP="008332A2">
            <w:r>
              <w:t>Fixed formatting</w:t>
            </w:r>
          </w:p>
        </w:tc>
        <w:tc>
          <w:tcPr>
            <w:tcW w:w="2338" w:type="dxa"/>
          </w:tcPr>
          <w:p w14:paraId="5DE59178" w14:textId="768B1FC3" w:rsidR="002E49C1" w:rsidRDefault="002E49C1" w:rsidP="008332A2">
            <w:r>
              <w:t>Joseph Kalfus</w:t>
            </w:r>
          </w:p>
        </w:tc>
      </w:tr>
      <w:tr w:rsidR="002E49C1" w14:paraId="62BEF196" w14:textId="77777777" w:rsidTr="003B1EF8">
        <w:trPr>
          <w:trHeight w:val="548"/>
        </w:trPr>
        <w:tc>
          <w:tcPr>
            <w:tcW w:w="2337" w:type="dxa"/>
          </w:tcPr>
          <w:p w14:paraId="6B411D24" w14:textId="77777777" w:rsidR="002E49C1" w:rsidRDefault="002E49C1" w:rsidP="003B100D"/>
        </w:tc>
        <w:tc>
          <w:tcPr>
            <w:tcW w:w="2337" w:type="dxa"/>
          </w:tcPr>
          <w:p w14:paraId="3C07EDC2" w14:textId="77777777" w:rsidR="002E49C1" w:rsidRDefault="002E49C1" w:rsidP="008332A2"/>
        </w:tc>
        <w:tc>
          <w:tcPr>
            <w:tcW w:w="2338" w:type="dxa"/>
          </w:tcPr>
          <w:p w14:paraId="1738F2BC" w14:textId="77777777" w:rsidR="002E49C1" w:rsidRDefault="002E49C1" w:rsidP="008332A2"/>
        </w:tc>
        <w:tc>
          <w:tcPr>
            <w:tcW w:w="2338" w:type="dxa"/>
          </w:tcPr>
          <w:p w14:paraId="7EC4E62B" w14:textId="77777777" w:rsidR="002E49C1" w:rsidRDefault="002E49C1" w:rsidP="008332A2"/>
        </w:tc>
      </w:tr>
    </w:tbl>
    <w:p w14:paraId="215643CC" w14:textId="0573A38F" w:rsidR="00CD1CD7" w:rsidRPr="003966CD" w:rsidRDefault="00CD1CD7" w:rsidP="003966CD"/>
    <w:p w14:paraId="53CE4B6E" w14:textId="4996617A" w:rsidR="00CD1CD7" w:rsidRPr="003966CD" w:rsidRDefault="00A64958" w:rsidP="003966CD">
      <w:r w:rsidRPr="003966CD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62532372"/>
        <w:docPartObj>
          <w:docPartGallery w:val="Table of Contents"/>
          <w:docPartUnique/>
        </w:docPartObj>
      </w:sdtPr>
      <w:sdtEndPr/>
      <w:sdtContent>
        <w:p w14:paraId="0EC497FE" w14:textId="49FF1D0F" w:rsidR="00914CBC" w:rsidRDefault="00914CBC">
          <w:pPr>
            <w:pStyle w:val="TOCHeading"/>
          </w:pPr>
          <w:r>
            <w:t>Table of Contents</w:t>
          </w:r>
        </w:p>
        <w:p w14:paraId="0A611BF0" w14:textId="151DF4E4" w:rsidR="00100915" w:rsidRDefault="00914CB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3966CD">
            <w:fldChar w:fldCharType="begin"/>
          </w:r>
          <w:r w:rsidRPr="003966CD">
            <w:instrText xml:space="preserve"> TOC \o "1-3" \h \z \u </w:instrText>
          </w:r>
          <w:r w:rsidRPr="003966CD">
            <w:fldChar w:fldCharType="separate"/>
          </w:r>
          <w:hyperlink w:anchor="_Toc87026935" w:history="1">
            <w:r w:rsidR="00100915" w:rsidRPr="00257132">
              <w:rPr>
                <w:rStyle w:val="Hyperlink"/>
                <w:noProof/>
              </w:rPr>
              <w:t>1. Introduction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_Toc87026935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5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4A797C5C" w14:textId="44E32F0B" w:rsidR="00100915" w:rsidRDefault="002526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36" w:history="1">
            <w:r w:rsidR="00100915" w:rsidRPr="00257132">
              <w:rPr>
                <w:rStyle w:val="Hyperlink"/>
                <w:noProof/>
              </w:rPr>
              <w:t>1.1 Purpose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_Toc87026936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5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31A4BBC6" w14:textId="3DD2FF76" w:rsidR="00100915" w:rsidRDefault="002526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37" w:history="1">
            <w:r w:rsidR="00100915" w:rsidRPr="00257132">
              <w:rPr>
                <w:rStyle w:val="Hyperlink"/>
                <w:noProof/>
              </w:rPr>
              <w:t>1.2 Application Overview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_Toc87026937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5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17C4796B" w14:textId="17CEA31C" w:rsidR="00100915" w:rsidRDefault="002526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38" w:history="1">
            <w:r w:rsidR="00100915" w:rsidRPr="00257132">
              <w:rPr>
                <w:rStyle w:val="Hyperlink"/>
                <w:noProof/>
              </w:rPr>
              <w:t>1.3 Intended Audience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_Toc87026938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5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6772B338" w14:textId="0B05AA3C" w:rsidR="00100915" w:rsidRDefault="002526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39" w:history="1">
            <w:r w:rsidR="00100915" w:rsidRPr="00257132">
              <w:rPr>
                <w:rStyle w:val="Hyperlink"/>
                <w:noProof/>
              </w:rPr>
              <w:t>1.4 Technical Project Stakeholders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_Toc87026939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5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365251C6" w14:textId="653FFA41" w:rsidR="00100915" w:rsidRDefault="002526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40" w:history="1">
            <w:r w:rsidR="00100915" w:rsidRPr="00257132">
              <w:rPr>
                <w:rStyle w:val="Hyperlink"/>
                <w:noProof/>
              </w:rPr>
              <w:t>2. Type of Testing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_Toc87026940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6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0F17D806" w14:textId="155B63EA" w:rsidR="00100915" w:rsidRDefault="002526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41" w:history="1">
            <w:r w:rsidR="00100915" w:rsidRPr="00257132">
              <w:rPr>
                <w:rStyle w:val="Hyperlink"/>
                <w:noProof/>
              </w:rPr>
              <w:t>2.1 General Unit Testing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_Toc87026941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6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20C70F69" w14:textId="58873F19" w:rsidR="00100915" w:rsidRDefault="002526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42" w:history="1">
            <w:r w:rsidR="00100915" w:rsidRPr="00257132">
              <w:rPr>
                <w:rStyle w:val="Hyperlink"/>
                <w:noProof/>
              </w:rPr>
              <w:t>2.2 Integration Testing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_Toc87026942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7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0FA6EF96" w14:textId="240FBBA5" w:rsidR="00100915" w:rsidRDefault="002526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43" w:history="1">
            <w:r w:rsidR="00100915" w:rsidRPr="00257132">
              <w:rPr>
                <w:rStyle w:val="Hyperlink"/>
                <w:noProof/>
              </w:rPr>
              <w:t>3. Test Summary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_Toc87026943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7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12420910" w14:textId="090A6ADE" w:rsidR="00100915" w:rsidRDefault="002526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44" w:history="1">
            <w:r w:rsidR="00100915" w:rsidRPr="00257132">
              <w:rPr>
                <w:rStyle w:val="Hyperlink"/>
                <w:noProof/>
              </w:rPr>
              <w:t>3.1 Unit Testing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_Toc87026944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7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0A626DCD" w14:textId="43073C77" w:rsidR="00100915" w:rsidRDefault="002526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45" w:history="1">
            <w:r w:rsidR="00100915" w:rsidRPr="00257132">
              <w:rPr>
                <w:rStyle w:val="Hyperlink"/>
                <w:noProof/>
              </w:rPr>
              <w:t>3.2 User Acceptance Testing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_Toc87026945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9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7D1B13C8" w14:textId="56C2639F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46" w:history="1">
            <w:r w:rsidR="00100915" w:rsidRPr="00257132">
              <w:rPr>
                <w:rStyle w:val="Hyperlink"/>
                <w:noProof/>
              </w:rPr>
              <w:t>3.2.1 Responds to the User Saying: “Hello”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_Toc87026946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9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12D2D659" w14:textId="0E22D033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47" w:history="1">
            <w:r w:rsidR="00100915" w:rsidRPr="00257132">
              <w:rPr>
                <w:rStyle w:val="Hyperlink"/>
                <w:noProof/>
              </w:rPr>
              <w:t>3.2.2 Responds to the User Saying: “How are you?”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_Toc87026947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11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3D75BD05" w14:textId="294F6D54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48" w:history="1">
            <w:r w:rsidR="00100915" w:rsidRPr="00257132">
              <w:rPr>
                <w:rStyle w:val="Hyperlink"/>
                <w:noProof/>
              </w:rPr>
              <w:t>3.2.3 Responds to the User Saying: “What is your name?”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_Toc87026948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12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68E1347E" w14:textId="304A08A3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49" w:history="1">
            <w:r w:rsidR="00100915" w:rsidRPr="00257132">
              <w:rPr>
                <w:rStyle w:val="Hyperlink"/>
                <w:noProof/>
              </w:rPr>
              <w:t>3.2.4 Responds to the User Giving a Compliment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_Toc87026949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13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22A7B126" w14:textId="2EC936BC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50" w:history="1">
            <w:r w:rsidR="00100915" w:rsidRPr="00257132">
              <w:rPr>
                <w:rStyle w:val="Hyperlink"/>
                <w:noProof/>
              </w:rPr>
              <w:t>3.2.5 Responds to the User Giving an Insult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_Toc87026950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14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1643BD73" w14:textId="017594D0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51" w:history="1">
            <w:r w:rsidR="00100915" w:rsidRPr="00257132">
              <w:rPr>
                <w:rStyle w:val="Hyperlink"/>
                <w:noProof/>
              </w:rPr>
              <w:t>3.2.6 Responds to the User Saying: “Thank You”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_Toc87026951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15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3FC7928F" w14:textId="0C0E6DF2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52" w:history="1">
            <w:r w:rsidR="00100915" w:rsidRPr="00257132">
              <w:rPr>
                <w:rStyle w:val="Hyperlink"/>
                <w:noProof/>
              </w:rPr>
              <w:t>3.2.7 Responds to the User Saying: “Goodbye”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_Toc87026952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16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664E511D" w14:textId="0121125D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53" w:history="1">
            <w:r w:rsidR="00100915" w:rsidRPr="00257132">
              <w:rPr>
                <w:rStyle w:val="Hyperlink"/>
                <w:noProof/>
              </w:rPr>
              <w:t>3.2.8 Navigates User to Calendar Screen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_Toc87026953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17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658AA537" w14:textId="4B05E5D4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54" w:history="1">
            <w:r w:rsidR="00100915" w:rsidRPr="00257132">
              <w:rPr>
                <w:rStyle w:val="Hyperlink"/>
                <w:noProof/>
              </w:rPr>
              <w:t>3.2.9 Navigates User to Checklist Screen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_Toc87026954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18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12F12D76" w14:textId="7E4F73BA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55" w:history="1">
            <w:r w:rsidR="00100915" w:rsidRPr="00257132">
              <w:rPr>
                <w:rStyle w:val="Hyperlink"/>
                <w:noProof/>
              </w:rPr>
              <w:t>3.2.10 Navigates User to Help Screen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_Toc87026955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19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4969D2B8" w14:textId="604EACA1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56" w:history="1">
            <w:r w:rsidR="00100915" w:rsidRPr="00257132">
              <w:rPr>
                <w:rStyle w:val="Hyperlink"/>
                <w:noProof/>
              </w:rPr>
              <w:t>3.2.11 Navigates User to Menu Screen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_Toc87026956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20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7BC5C84A" w14:textId="3E76C77C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57" w:history="1">
            <w:r w:rsidR="00100915" w:rsidRPr="00257132">
              <w:rPr>
                <w:rStyle w:val="Hyperlink"/>
                <w:noProof/>
              </w:rPr>
              <w:t>3.2.12 Navigates User to Notes Screen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_Toc87026957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21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6DA1AADA" w14:textId="19FD557C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58" w:history="1">
            <w:r w:rsidR="00100915" w:rsidRPr="00257132">
              <w:rPr>
                <w:rStyle w:val="Hyperlink"/>
                <w:noProof/>
              </w:rPr>
              <w:t>3.2.13 Navigates User to Notifications Screen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_Toc87026958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22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6E2463A8" w14:textId="36C86CEC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59" w:history="1">
            <w:r w:rsidR="00100915" w:rsidRPr="00257132">
              <w:rPr>
                <w:rStyle w:val="Hyperlink"/>
                <w:noProof/>
              </w:rPr>
              <w:t>3.2.14 Navigates User to Settings Screen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_Toc87026959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23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0510049E" w14:textId="7F69B6C6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60" w:history="1">
            <w:r w:rsidR="00100915" w:rsidRPr="00257132">
              <w:rPr>
                <w:rStyle w:val="Hyperlink"/>
                <w:noProof/>
              </w:rPr>
              <w:t>3.2.15 Navigates User to Trigger Screen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_Toc87026960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24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528DDA1E" w14:textId="30D319A7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61" w:history="1">
            <w:r w:rsidR="00100915" w:rsidRPr="00257132">
              <w:rPr>
                <w:rStyle w:val="Hyperlink"/>
                <w:noProof/>
              </w:rPr>
              <w:t>3.2.16 Creates a Note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_Toc87026961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25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26F59DFF" w14:textId="1215333B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62" w:history="1">
            <w:r w:rsidR="00100915" w:rsidRPr="00257132">
              <w:rPr>
                <w:rStyle w:val="Hyperlink"/>
                <w:noProof/>
              </w:rPr>
              <w:t>3.2.17 Creates an Event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_Toc87026962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26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37BB0519" w14:textId="68A0D64A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63" w:history="1">
            <w:r w:rsidR="00100915" w:rsidRPr="00257132">
              <w:rPr>
                <w:rStyle w:val="Hyperlink"/>
                <w:noProof/>
              </w:rPr>
              <w:t>3.2.18 Creates a Recurring Event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_Toc87026963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27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1CBF522C" w14:textId="4FABFEB6" w:rsidR="00100915" w:rsidRDefault="0025266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64" w:history="1">
            <w:r w:rsidR="00100915" w:rsidRPr="00257132">
              <w:rPr>
                <w:rStyle w:val="Hyperlink"/>
                <w:noProof/>
              </w:rPr>
              <w:t>3.2.19 Answers the User’s Question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_Toc87026964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28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72C01D66" w14:textId="1FA8EF19" w:rsidR="00100915" w:rsidRDefault="002526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65" w:history="1">
            <w:r w:rsidR="00100915" w:rsidRPr="00257132">
              <w:rPr>
                <w:rStyle w:val="Hyperlink"/>
                <w:noProof/>
              </w:rPr>
              <w:t>4. Item Not Tested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_Toc87026965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29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4F34D3D4" w14:textId="2A7503A7" w:rsidR="00100915" w:rsidRDefault="002526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66" w:history="1">
            <w:r w:rsidR="00100915" w:rsidRPr="00257132">
              <w:rPr>
                <w:rStyle w:val="Hyperlink"/>
                <w:noProof/>
              </w:rPr>
              <w:t>5. Defects Identified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_Toc87026966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29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38AF5CEF" w14:textId="761C2E38" w:rsidR="00100915" w:rsidRDefault="002526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67" w:history="1">
            <w:r w:rsidR="00100915" w:rsidRPr="00257132">
              <w:rPr>
                <w:rStyle w:val="Hyperlink"/>
                <w:noProof/>
              </w:rPr>
              <w:t>6. Exit Criteria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_Toc87026967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29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3A8D0C66" w14:textId="7C69C3F9" w:rsidR="00100915" w:rsidRDefault="002526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68" w:history="1">
            <w:r w:rsidR="00100915" w:rsidRPr="00257132">
              <w:rPr>
                <w:rStyle w:val="Hyperlink"/>
                <w:noProof/>
              </w:rPr>
              <w:t>7. Appendices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_Toc87026968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29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50217B26" w14:textId="795F2489" w:rsidR="00100915" w:rsidRDefault="0025266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87026969" w:history="1">
            <w:r w:rsidR="00100915" w:rsidRPr="00257132">
              <w:rPr>
                <w:rStyle w:val="Hyperlink"/>
                <w:rFonts w:eastAsia="Times New Roman" w:cstheme="majorHAnsi"/>
                <w:smallCaps/>
                <w:noProof/>
                <w:spacing w:val="5"/>
              </w:rPr>
              <w:t>7.1 Credits &amp; Contributions</w:t>
            </w:r>
            <w:r w:rsidR="00100915">
              <w:rPr>
                <w:noProof/>
                <w:webHidden/>
              </w:rPr>
              <w:tab/>
            </w:r>
            <w:r w:rsidR="00100915">
              <w:rPr>
                <w:noProof/>
                <w:webHidden/>
              </w:rPr>
              <w:fldChar w:fldCharType="begin"/>
            </w:r>
            <w:r w:rsidR="00100915">
              <w:rPr>
                <w:noProof/>
                <w:webHidden/>
              </w:rPr>
              <w:instrText xml:space="preserve"> PAGEREF _Toc87026969 \h </w:instrText>
            </w:r>
            <w:r w:rsidR="00100915">
              <w:rPr>
                <w:noProof/>
                <w:webHidden/>
              </w:rPr>
            </w:r>
            <w:r w:rsidR="00100915">
              <w:rPr>
                <w:noProof/>
                <w:webHidden/>
              </w:rPr>
              <w:fldChar w:fldCharType="separate"/>
            </w:r>
            <w:r w:rsidR="00100915">
              <w:rPr>
                <w:noProof/>
                <w:webHidden/>
              </w:rPr>
              <w:t>29</w:t>
            </w:r>
            <w:r w:rsidR="00100915">
              <w:rPr>
                <w:noProof/>
                <w:webHidden/>
              </w:rPr>
              <w:fldChar w:fldCharType="end"/>
            </w:r>
          </w:hyperlink>
        </w:p>
        <w:p w14:paraId="068DF758" w14:textId="2F7E2F55" w:rsidR="00A95349" w:rsidRPr="003966CD" w:rsidRDefault="00914CBC" w:rsidP="003966CD">
          <w:r w:rsidRPr="003966CD">
            <w:fldChar w:fldCharType="end"/>
          </w:r>
        </w:p>
      </w:sdtContent>
    </w:sdt>
    <w:p w14:paraId="6F6749B6" w14:textId="77777777" w:rsidR="00A64958" w:rsidRPr="003966CD" w:rsidRDefault="00A64958" w:rsidP="003966CD">
      <w:r w:rsidRPr="003966CD">
        <w:br w:type="page"/>
      </w:r>
    </w:p>
    <w:p w14:paraId="01C2106E" w14:textId="659DBCF7" w:rsidR="006C7474" w:rsidRPr="00EA1511" w:rsidRDefault="00A80395" w:rsidP="00EA1511">
      <w:pPr>
        <w:pStyle w:val="Heading1"/>
      </w:pPr>
      <w:bookmarkStart w:id="0" w:name="_Toc87026935"/>
      <w:r w:rsidRPr="00EA1511">
        <w:lastRenderedPageBreak/>
        <w:t>1. Introduction</w:t>
      </w:r>
      <w:bookmarkEnd w:id="0"/>
    </w:p>
    <w:p w14:paraId="67C7299F" w14:textId="4EC36DAF" w:rsidR="1F470F53" w:rsidRPr="00EA1511" w:rsidRDefault="00211F35" w:rsidP="00EA1511">
      <w:pPr>
        <w:pStyle w:val="Heading2"/>
      </w:pPr>
      <w:bookmarkStart w:id="1" w:name="_Toc87026936"/>
      <w:r w:rsidRPr="00EA1511">
        <w:t xml:space="preserve">1.1 </w:t>
      </w:r>
      <w:r w:rsidR="1F470F53" w:rsidRPr="00EA1511">
        <w:t>Purpose</w:t>
      </w:r>
      <w:bookmarkEnd w:id="1"/>
    </w:p>
    <w:p w14:paraId="01274E19" w14:textId="29854C97" w:rsidR="006C7474" w:rsidRPr="003966CD" w:rsidRDefault="006C7474" w:rsidP="003966CD">
      <w:r w:rsidRPr="003966CD">
        <w:t xml:space="preserve">The purpose of this </w:t>
      </w:r>
      <w:r w:rsidR="00516AB4" w:rsidRPr="003966CD">
        <w:t xml:space="preserve">test report is to evaluate if the developed software satisfied all targeted requirements. The test report </w:t>
      </w:r>
      <w:r w:rsidR="009656BD" w:rsidRPr="003966CD">
        <w:t>shows</w:t>
      </w:r>
      <w:r w:rsidR="00516AB4" w:rsidRPr="003966CD">
        <w:t xml:space="preserve"> the objective of testing</w:t>
      </w:r>
      <w:r w:rsidR="0002618B" w:rsidRPr="003966CD">
        <w:t xml:space="preserve"> </w:t>
      </w:r>
      <w:r w:rsidR="00C23514" w:rsidRPr="003966CD">
        <w:t>and results</w:t>
      </w:r>
      <w:r w:rsidR="00516AB4" w:rsidRPr="003966CD">
        <w:t xml:space="preserve"> of the Natural Language Understanding (</w:t>
      </w:r>
      <w:r w:rsidR="009656BD" w:rsidRPr="003966CD">
        <w:t>NLU)</w:t>
      </w:r>
      <w:r w:rsidR="00516AB4" w:rsidRPr="003966CD">
        <w:t xml:space="preserve"> module developed for Memory Magic Application. The test report will help all stakeholders to see the </w:t>
      </w:r>
      <w:r w:rsidR="00516AB4" w:rsidRPr="00663C8B">
        <w:t xml:space="preserve">result and </w:t>
      </w:r>
      <w:r w:rsidR="00C522AE" w:rsidRPr="00663C8B">
        <w:t>guide</w:t>
      </w:r>
      <w:r w:rsidR="00C522AE" w:rsidRPr="003966CD">
        <w:t xml:space="preserve"> the development team </w:t>
      </w:r>
      <w:r w:rsidR="006276C9" w:rsidRPr="003966CD">
        <w:t>on a decision to release the software.</w:t>
      </w:r>
    </w:p>
    <w:p w14:paraId="1BB52A0F" w14:textId="572A98BC" w:rsidR="1F470F53" w:rsidRPr="00EA1511" w:rsidRDefault="003C7D33" w:rsidP="00EA1511">
      <w:pPr>
        <w:pStyle w:val="Heading2"/>
      </w:pPr>
      <w:bookmarkStart w:id="2" w:name="_Toc87026937"/>
      <w:r w:rsidRPr="00EA1511">
        <w:t xml:space="preserve">1.2 </w:t>
      </w:r>
      <w:r w:rsidR="00A80395" w:rsidRPr="00EA1511">
        <w:t>Application Overview</w:t>
      </w:r>
      <w:bookmarkEnd w:id="2"/>
    </w:p>
    <w:p w14:paraId="1832543E" w14:textId="3DA8A6C0" w:rsidR="006C7474" w:rsidRPr="003966CD" w:rsidRDefault="76F8C67A" w:rsidP="1157758B">
      <w:pPr>
        <w:rPr>
          <w:highlight w:val="yellow"/>
        </w:rPr>
      </w:pPr>
      <w:r>
        <w:t xml:space="preserve">The </w:t>
      </w:r>
      <w:r w:rsidR="3A0E1425">
        <w:t>application i</w:t>
      </w:r>
      <w:r w:rsidR="6BE5C62E">
        <w:t xml:space="preserve">s </w:t>
      </w:r>
      <w:r w:rsidR="3A0E1425">
        <w:t xml:space="preserve">developed </w:t>
      </w:r>
      <w:r w:rsidR="3BF9D101">
        <w:t>with the objective of developing an NLU module that is seamlessly</w:t>
      </w:r>
      <w:ins w:id="3" w:author="Firehiwot Chari" w:date="2021-11-03T01:02:00Z">
        <w:r w:rsidR="3BF9D101">
          <w:t xml:space="preserve"> </w:t>
        </w:r>
      </w:ins>
      <w:r w:rsidR="3BF9D101">
        <w:t>integrated into the Memory Magic Application. The application w</w:t>
      </w:r>
      <w:r w:rsidR="5CBE1630">
        <w:t xml:space="preserve">ill be used by people with a </w:t>
      </w:r>
      <w:r w:rsidR="6B1F413C">
        <w:t>short-term</w:t>
      </w:r>
      <w:r w:rsidR="5CBE1630">
        <w:t xml:space="preserve"> memory loss (STM). The mobile application will save notes and calendars and will</w:t>
      </w:r>
      <w:r w:rsidR="2543098F">
        <w:t xml:space="preserve"> provide answers for text and voice enquires by searching from saved calendars and notes. </w:t>
      </w:r>
    </w:p>
    <w:p w14:paraId="1AA0C9DF" w14:textId="2ACC0849" w:rsidR="00516AB4" w:rsidRPr="00EA1511" w:rsidRDefault="00516AB4" w:rsidP="00EA1511">
      <w:pPr>
        <w:pStyle w:val="Heading2"/>
      </w:pPr>
      <w:bookmarkStart w:id="4" w:name="_Toc87026938"/>
      <w:r w:rsidRPr="00EA1511">
        <w:t>1.</w:t>
      </w:r>
      <w:r w:rsidR="00C23514" w:rsidRPr="00EA1511">
        <w:t>3</w:t>
      </w:r>
      <w:r w:rsidRPr="00EA1511">
        <w:t xml:space="preserve"> Intended Audience</w:t>
      </w:r>
      <w:bookmarkEnd w:id="4"/>
    </w:p>
    <w:p w14:paraId="7066A7A4" w14:textId="779F1697" w:rsidR="00A765F2" w:rsidRPr="003966CD" w:rsidRDefault="00A765F2" w:rsidP="003966CD">
      <w:r w:rsidRPr="003966CD">
        <w:t xml:space="preserve">The objective of this test document is to explain the testing activities of the NLU module which integrated with the Memory Magic application. This </w:t>
      </w:r>
      <w:r w:rsidR="002F3DA6">
        <w:t xml:space="preserve">document </w:t>
      </w:r>
      <w:r w:rsidRPr="003966CD">
        <w:t>is intend</w:t>
      </w:r>
      <w:r w:rsidR="005B35C7">
        <w:t>ed</w:t>
      </w:r>
      <w:r w:rsidRPr="003966CD">
        <w:t xml:space="preserve"> for </w:t>
      </w:r>
      <w:r w:rsidR="005B35C7">
        <w:t>d</w:t>
      </w:r>
      <w:r w:rsidRPr="003966CD">
        <w:t xml:space="preserve">evelopers, </w:t>
      </w:r>
      <w:r w:rsidR="005B35C7">
        <w:t>p</w:t>
      </w:r>
      <w:r w:rsidRPr="003966CD">
        <w:t xml:space="preserve">roject </w:t>
      </w:r>
      <w:r w:rsidR="005B35C7">
        <w:t>m</w:t>
      </w:r>
      <w:r w:rsidR="00DE73AB" w:rsidRPr="003966CD">
        <w:t>anagers,</w:t>
      </w:r>
      <w:r w:rsidRPr="003966CD">
        <w:t xml:space="preserve"> </w:t>
      </w:r>
      <w:r w:rsidR="005B35C7">
        <w:t>b</w:t>
      </w:r>
      <w:r w:rsidRPr="003966CD">
        <w:t xml:space="preserve">usiness </w:t>
      </w:r>
      <w:r w:rsidR="005B35C7">
        <w:t>a</w:t>
      </w:r>
      <w:r w:rsidR="00DE73AB" w:rsidRPr="003966CD">
        <w:t>nalyst</w:t>
      </w:r>
      <w:r w:rsidR="005B35C7">
        <w:t>s</w:t>
      </w:r>
      <w:r w:rsidR="00DE73AB" w:rsidRPr="003966CD">
        <w:t xml:space="preserve">, </w:t>
      </w:r>
      <w:r w:rsidR="005B35C7">
        <w:t xml:space="preserve">the </w:t>
      </w:r>
      <w:r w:rsidR="002F3DA6" w:rsidRPr="003966CD">
        <w:t>testing</w:t>
      </w:r>
      <w:r w:rsidR="00DE73AB" w:rsidRPr="003966CD">
        <w:t xml:space="preserve"> team and end users to better understand the system performance</w:t>
      </w:r>
      <w:r w:rsidR="0FDE5D1F" w:rsidRPr="003966CD">
        <w:t>.</w:t>
      </w:r>
    </w:p>
    <w:p w14:paraId="4E6237ED" w14:textId="2CE27B26" w:rsidR="00DE73AB" w:rsidRPr="003966CD" w:rsidRDefault="00A80395" w:rsidP="006427A8">
      <w:pPr>
        <w:pStyle w:val="Heading2"/>
      </w:pPr>
      <w:bookmarkStart w:id="5" w:name="_Toc87026939"/>
      <w:r w:rsidRPr="00EA1511">
        <w:t>1.</w:t>
      </w:r>
      <w:r w:rsidR="00A64B6E" w:rsidRPr="00EA1511">
        <w:t>4</w:t>
      </w:r>
      <w:r w:rsidRPr="00EA1511">
        <w:t xml:space="preserve"> Technical Project Stakeholders</w:t>
      </w:r>
      <w:bookmarkEnd w:id="5"/>
    </w:p>
    <w:p w14:paraId="548851FD" w14:textId="2ABD6068" w:rsidR="006427A8" w:rsidRPr="00E05700" w:rsidRDefault="006427A8" w:rsidP="006427A8">
      <w:pPr>
        <w:rPr>
          <w:b/>
          <w:bCs/>
        </w:rPr>
      </w:pPr>
      <w:r w:rsidRPr="00E05700">
        <w:rPr>
          <w:b/>
          <w:bCs/>
        </w:rPr>
        <w:t xml:space="preserve">Table </w:t>
      </w:r>
      <w:r w:rsidRPr="00E05700">
        <w:rPr>
          <w:b/>
          <w:bCs/>
        </w:rPr>
        <w:fldChar w:fldCharType="begin"/>
      </w:r>
      <w:r w:rsidRPr="00E05700">
        <w:rPr>
          <w:b/>
          <w:bCs/>
        </w:rPr>
        <w:instrText xml:space="preserve"> SEQ Table \* ARABIC </w:instrText>
      </w:r>
      <w:r w:rsidRPr="00E05700">
        <w:rPr>
          <w:b/>
          <w:bCs/>
        </w:rPr>
        <w:fldChar w:fldCharType="separate"/>
      </w:r>
      <w:r w:rsidR="00100915">
        <w:rPr>
          <w:b/>
          <w:bCs/>
          <w:noProof/>
        </w:rPr>
        <w:t>1</w:t>
      </w:r>
      <w:r w:rsidRPr="00E05700">
        <w:rPr>
          <w:b/>
          <w:bCs/>
        </w:rPr>
        <w:fldChar w:fldCharType="end"/>
      </w:r>
      <w:r w:rsidRPr="00E05700">
        <w:rPr>
          <w:b/>
          <w:bCs/>
        </w:rPr>
        <w:t xml:space="preserve"> </w:t>
      </w:r>
    </w:p>
    <w:p w14:paraId="77FDDC2B" w14:textId="34D46DE2" w:rsidR="006427A8" w:rsidRPr="00E05700" w:rsidRDefault="006427A8" w:rsidP="006427A8">
      <w:pPr>
        <w:rPr>
          <w:i/>
          <w:iCs/>
        </w:rPr>
      </w:pPr>
      <w:r w:rsidRPr="00E05700">
        <w:rPr>
          <w:i/>
          <w:iCs/>
        </w:rPr>
        <w:t>Project Stakeholders</w:t>
      </w:r>
    </w:p>
    <w:tbl>
      <w:tblPr>
        <w:tblW w:w="619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45"/>
        <w:gridCol w:w="3150"/>
      </w:tblGrid>
      <w:tr w:rsidR="00DE73AB" w:rsidRPr="00EA1511" w14:paraId="44AB16DE" w14:textId="77777777" w:rsidTr="006427A8"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F3864"/>
            <w:hideMark/>
          </w:tcPr>
          <w:p w14:paraId="1A3089AB" w14:textId="77777777" w:rsidR="00DE73AB" w:rsidRPr="003966CD" w:rsidRDefault="00DE73AB" w:rsidP="003966CD">
            <w:r w:rsidRPr="003966CD">
              <w:t>Name 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F3864"/>
            <w:hideMark/>
          </w:tcPr>
          <w:p w14:paraId="531E18D2" w14:textId="77777777" w:rsidR="00DE73AB" w:rsidRPr="003966CD" w:rsidRDefault="00DE73AB" w:rsidP="003966CD">
            <w:r w:rsidRPr="003966CD">
              <w:t>Role </w:t>
            </w:r>
          </w:p>
        </w:tc>
      </w:tr>
      <w:tr w:rsidR="00DE73AB" w:rsidRPr="00EA1511" w14:paraId="634E78CA" w14:textId="77777777" w:rsidTr="006427A8"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990FAC" w14:textId="77777777" w:rsidR="00DE73AB" w:rsidRPr="003966CD" w:rsidRDefault="00DE73AB" w:rsidP="003966CD">
            <w:r w:rsidRPr="003966CD">
              <w:t>Dr. Mir Assadullah 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FB2F32" w14:textId="77777777" w:rsidR="00DE73AB" w:rsidRPr="003966CD" w:rsidRDefault="00DE73AB" w:rsidP="003966CD">
            <w:r w:rsidRPr="003966CD">
              <w:t>Stakeholder (Project Owner) </w:t>
            </w:r>
          </w:p>
        </w:tc>
      </w:tr>
      <w:tr w:rsidR="00DE73AB" w:rsidRPr="00EA1511" w14:paraId="154129D3" w14:textId="77777777" w:rsidTr="006427A8"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7CBF50" w14:textId="77777777" w:rsidR="00DE73AB" w:rsidRPr="003966CD" w:rsidRDefault="00DE73AB" w:rsidP="003966CD">
            <w:r w:rsidRPr="003966CD">
              <w:t>Roy Gordon 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C44969" w14:textId="77777777" w:rsidR="00DE73AB" w:rsidRPr="003966CD" w:rsidRDefault="00DE73AB" w:rsidP="003966CD">
            <w:r w:rsidRPr="003966CD">
              <w:t>Stakeholder (Project Advisor) </w:t>
            </w:r>
          </w:p>
        </w:tc>
      </w:tr>
      <w:tr w:rsidR="00DE73AB" w:rsidRPr="00EA1511" w14:paraId="3841AABF" w14:textId="77777777" w:rsidTr="006427A8"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EE2D9C" w14:textId="77777777" w:rsidR="00DE73AB" w:rsidRPr="003966CD" w:rsidRDefault="00DE73AB" w:rsidP="003966CD">
            <w:r w:rsidRPr="003966CD">
              <w:t>Endalkachew Girma 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58AF15" w14:textId="77777777" w:rsidR="00DE73AB" w:rsidRPr="003966CD" w:rsidRDefault="00DE73AB" w:rsidP="003966CD">
            <w:r w:rsidRPr="003966CD">
              <w:t>Overall Project Manager </w:t>
            </w:r>
          </w:p>
        </w:tc>
      </w:tr>
      <w:tr w:rsidR="00DE73AB" w:rsidRPr="00EA1511" w14:paraId="1DA6C389" w14:textId="77777777" w:rsidTr="006427A8"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402D70" w14:textId="77777777" w:rsidR="00DE73AB" w:rsidRPr="003966CD" w:rsidRDefault="00DE73AB" w:rsidP="003966CD">
            <w:r w:rsidRPr="003966CD">
              <w:t>Obinna Okonkwo 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1C098A" w14:textId="77777777" w:rsidR="00DE73AB" w:rsidRPr="003966CD" w:rsidRDefault="00DE73AB" w:rsidP="003966CD">
            <w:r w:rsidRPr="003966CD">
              <w:t>(PM) Project Manager </w:t>
            </w:r>
          </w:p>
        </w:tc>
      </w:tr>
      <w:tr w:rsidR="00DE73AB" w:rsidRPr="00EA1511" w14:paraId="383D4AEA" w14:textId="77777777" w:rsidTr="006427A8"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A80E6D" w14:textId="77777777" w:rsidR="00DE73AB" w:rsidRPr="003966CD" w:rsidRDefault="00DE73AB" w:rsidP="003966CD">
            <w:r w:rsidRPr="003966CD">
              <w:t>Andrew Rohn 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3E3327" w14:textId="77777777" w:rsidR="00DE73AB" w:rsidRPr="003966CD" w:rsidRDefault="00DE73AB" w:rsidP="003966CD">
            <w:r w:rsidRPr="003966CD">
              <w:t>Software Developer </w:t>
            </w:r>
          </w:p>
        </w:tc>
      </w:tr>
      <w:tr w:rsidR="00DE73AB" w:rsidRPr="00EA1511" w14:paraId="6CCDC919" w14:textId="77777777" w:rsidTr="006427A8"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6FD47E" w14:textId="77777777" w:rsidR="00DE73AB" w:rsidRPr="003966CD" w:rsidRDefault="00DE73AB" w:rsidP="003966CD">
            <w:r w:rsidRPr="003966CD">
              <w:t>Eskedar Endashw 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37A550" w14:textId="77777777" w:rsidR="00DE73AB" w:rsidRPr="003966CD" w:rsidRDefault="00DE73AB" w:rsidP="003966CD">
            <w:r w:rsidRPr="003966CD">
              <w:t>Database Developer </w:t>
            </w:r>
          </w:p>
        </w:tc>
      </w:tr>
      <w:tr w:rsidR="00DE73AB" w:rsidRPr="00EA1511" w14:paraId="068E5E1A" w14:textId="77777777" w:rsidTr="006427A8"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DA8B886" w14:textId="77777777" w:rsidR="00DE73AB" w:rsidRPr="003966CD" w:rsidRDefault="00DE73AB" w:rsidP="003966CD">
            <w:r w:rsidRPr="003966CD">
              <w:t>Firehiwot Chari 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BBAAA5" w14:textId="77777777" w:rsidR="00DE73AB" w:rsidRPr="003966CD" w:rsidRDefault="00DE73AB" w:rsidP="003966CD">
            <w:r w:rsidRPr="003966CD">
              <w:t>Tester </w:t>
            </w:r>
          </w:p>
        </w:tc>
      </w:tr>
      <w:tr w:rsidR="00DE73AB" w:rsidRPr="00EA1511" w14:paraId="2BE7EF04" w14:textId="77777777" w:rsidTr="006427A8"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BCBCFA" w14:textId="77777777" w:rsidR="00DE73AB" w:rsidRPr="003966CD" w:rsidRDefault="00DE73AB" w:rsidP="003966CD">
            <w:r w:rsidRPr="003966CD">
              <w:t>Joseph Kalfus 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AA78C5" w14:textId="77777777" w:rsidR="00DE73AB" w:rsidRPr="003966CD" w:rsidRDefault="00DE73AB" w:rsidP="003966CD">
            <w:r w:rsidRPr="003966CD">
              <w:t>System Analyst </w:t>
            </w:r>
          </w:p>
        </w:tc>
      </w:tr>
      <w:tr w:rsidR="00DE73AB" w:rsidRPr="00EA1511" w14:paraId="445339FF" w14:textId="77777777" w:rsidTr="006427A8"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C930EF" w14:textId="77777777" w:rsidR="00DE73AB" w:rsidRPr="003966CD" w:rsidRDefault="00DE73AB" w:rsidP="003966CD">
            <w:r w:rsidRPr="003966CD">
              <w:t>Leelakrishnan Subramaniam 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6741C6" w14:textId="77777777" w:rsidR="00DE73AB" w:rsidRPr="003966CD" w:rsidRDefault="00DE73AB" w:rsidP="003966CD">
            <w:r w:rsidRPr="003966CD">
              <w:t>Software Developer </w:t>
            </w:r>
          </w:p>
        </w:tc>
      </w:tr>
      <w:tr w:rsidR="00DE73AB" w:rsidRPr="00EA1511" w14:paraId="70055A32" w14:textId="77777777" w:rsidTr="006427A8"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E4C939" w14:textId="77777777" w:rsidR="00DE73AB" w:rsidRPr="003966CD" w:rsidRDefault="00DE73AB" w:rsidP="003966CD">
            <w:r w:rsidRPr="003966CD">
              <w:t>Malik Webster 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086487" w14:textId="77777777" w:rsidR="00DE73AB" w:rsidRPr="003966CD" w:rsidRDefault="00DE73AB" w:rsidP="003966CD">
            <w:r w:rsidRPr="003966CD">
              <w:t>Software Developer  </w:t>
            </w:r>
          </w:p>
        </w:tc>
      </w:tr>
    </w:tbl>
    <w:p w14:paraId="3ABA20DE" w14:textId="564F43B2" w:rsidR="00DE73AB" w:rsidRPr="003966CD" w:rsidRDefault="00DE73AB" w:rsidP="003966CD">
      <w:pPr>
        <w:rPr>
          <w:ins w:id="6" w:author="Firehiwot Chari" w:date="2021-10-31T22:17:00Z"/>
        </w:rPr>
      </w:pPr>
    </w:p>
    <w:p w14:paraId="48E1FD6B" w14:textId="78EA966F" w:rsidR="4317A75F" w:rsidRPr="003966CD" w:rsidRDefault="4317A75F" w:rsidP="003966CD"/>
    <w:p w14:paraId="11B8D161" w14:textId="2413FFD7" w:rsidR="003B0AAB" w:rsidRDefault="003B0AAB" w:rsidP="00856F57">
      <w:pPr>
        <w:pStyle w:val="Heading1"/>
      </w:pPr>
      <w:bookmarkStart w:id="7" w:name="_Toc87026940"/>
      <w:r w:rsidRPr="00856F57">
        <w:lastRenderedPageBreak/>
        <w:t xml:space="preserve">2. </w:t>
      </w:r>
      <w:r w:rsidR="00D907E0" w:rsidRPr="00856F57">
        <w:t>Type of Testing</w:t>
      </w:r>
      <w:bookmarkEnd w:id="7"/>
    </w:p>
    <w:p w14:paraId="2234047B" w14:textId="1FF7E213" w:rsidR="00665CE6" w:rsidRPr="00665CE6" w:rsidRDefault="00665CE6" w:rsidP="00665CE6">
      <w:r>
        <w:t>The</w:t>
      </w:r>
      <w:r w:rsidR="00E06FF9">
        <w:t xml:space="preserve"> unit and integration tests will be us</w:t>
      </w:r>
      <w:r w:rsidR="003E5225">
        <w:t xml:space="preserve">ing a white box approach to testing. </w:t>
      </w:r>
      <w:r w:rsidR="00513BB9">
        <w:t xml:space="preserve">User integration testing will be done within the smartphone application to </w:t>
      </w:r>
      <w:r w:rsidR="00B3186B">
        <w:t xml:space="preserve">document queries and responses from a typical user’s perspective. </w:t>
      </w:r>
    </w:p>
    <w:p w14:paraId="59356988" w14:textId="2B0534E1" w:rsidR="00D907E0" w:rsidRDefault="00D907E0" w:rsidP="00856F57">
      <w:pPr>
        <w:pStyle w:val="Heading2"/>
      </w:pPr>
      <w:bookmarkStart w:id="8" w:name="_Toc87026941"/>
      <w:r w:rsidRPr="00856F57">
        <w:t xml:space="preserve">2.1 </w:t>
      </w:r>
      <w:r w:rsidR="00F52089">
        <w:t xml:space="preserve">General </w:t>
      </w:r>
      <w:r w:rsidRPr="00856F57">
        <w:t>Unit Testing</w:t>
      </w:r>
      <w:bookmarkEnd w:id="8"/>
    </w:p>
    <w:p w14:paraId="58F11864" w14:textId="6A2A3EB8" w:rsidR="008942C9" w:rsidRPr="008942C9" w:rsidRDefault="008942C9" w:rsidP="008942C9">
      <w:pPr>
        <w:rPr>
          <w:ins w:id="9" w:author="Joseph Kalfus" w:date="2021-11-02T20:03:00Z"/>
        </w:rPr>
      </w:pPr>
      <w:r>
        <w:t xml:space="preserve">These unit tests were </w:t>
      </w:r>
      <w:r w:rsidR="00E14C28">
        <w:t>created before the start of the development cycle</w:t>
      </w:r>
      <w:r w:rsidR="00DA4DCF">
        <w:t xml:space="preserve"> (previous milestone). The tests were executed either within the Amazon Lex Console, an actual iPhone</w:t>
      </w:r>
      <w:r w:rsidR="001E65AF">
        <w:t xml:space="preserve"> or Android phone, or within the Android emulator. </w:t>
      </w:r>
    </w:p>
    <w:p w14:paraId="779E8DE5" w14:textId="3950BCBF" w:rsidR="00E21180" w:rsidRPr="00E21180" w:rsidRDefault="00E21180" w:rsidP="00E21180">
      <w:pPr>
        <w:rPr>
          <w:b/>
          <w:bCs/>
        </w:rPr>
      </w:pPr>
      <w:r w:rsidRPr="00E21180">
        <w:rPr>
          <w:b/>
          <w:bCs/>
        </w:rPr>
        <w:t xml:space="preserve">Table </w:t>
      </w:r>
      <w:r w:rsidRPr="00E21180">
        <w:rPr>
          <w:b/>
          <w:bCs/>
        </w:rPr>
        <w:fldChar w:fldCharType="begin"/>
      </w:r>
      <w:r w:rsidRPr="00E21180">
        <w:rPr>
          <w:b/>
          <w:bCs/>
        </w:rPr>
        <w:instrText xml:space="preserve"> SEQ Table \* ARABIC </w:instrText>
      </w:r>
      <w:r w:rsidRPr="00E21180">
        <w:rPr>
          <w:b/>
          <w:bCs/>
        </w:rPr>
        <w:fldChar w:fldCharType="separate"/>
      </w:r>
      <w:r w:rsidR="00100915">
        <w:rPr>
          <w:b/>
          <w:bCs/>
          <w:noProof/>
        </w:rPr>
        <w:t>2</w:t>
      </w:r>
      <w:r w:rsidRPr="00E21180">
        <w:rPr>
          <w:b/>
          <w:bCs/>
        </w:rPr>
        <w:fldChar w:fldCharType="end"/>
      </w:r>
      <w:r w:rsidRPr="00E21180">
        <w:rPr>
          <w:b/>
          <w:bCs/>
        </w:rPr>
        <w:t xml:space="preserve"> </w:t>
      </w:r>
    </w:p>
    <w:p w14:paraId="26DD89D0" w14:textId="6FC870DC" w:rsidR="00E21180" w:rsidRPr="00E21180" w:rsidRDefault="00E21180" w:rsidP="00E21180">
      <w:pPr>
        <w:rPr>
          <w:i/>
          <w:iCs/>
        </w:rPr>
      </w:pPr>
      <w:r w:rsidRPr="00E21180">
        <w:rPr>
          <w:i/>
          <w:iCs/>
        </w:rPr>
        <w:t>General Unit Tests and Results</w:t>
      </w:r>
    </w:p>
    <w:tbl>
      <w:tblPr>
        <w:tblW w:w="9345" w:type="dxa"/>
        <w:tblLayout w:type="fixed"/>
        <w:tblLook w:val="06A0" w:firstRow="1" w:lastRow="0" w:firstColumn="1" w:lastColumn="0" w:noHBand="1" w:noVBand="1"/>
      </w:tblPr>
      <w:tblGrid>
        <w:gridCol w:w="4220"/>
        <w:gridCol w:w="2520"/>
        <w:gridCol w:w="2605"/>
      </w:tblGrid>
      <w:tr w:rsidR="008138D1" w14:paraId="30FCECD5" w14:textId="77777777" w:rsidTr="005A2B2B">
        <w:tc>
          <w:tcPr>
            <w:tcW w:w="4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2060"/>
          </w:tcPr>
          <w:p w14:paraId="724C5595" w14:textId="77777777" w:rsidR="008138D1" w:rsidRPr="003966CD" w:rsidRDefault="008138D1" w:rsidP="003966CD">
            <w:r w:rsidRPr="003966CD">
              <w:t>General Tests: Application Help</w:t>
            </w:r>
          </w:p>
        </w:tc>
        <w:tc>
          <w:tcPr>
            <w:tcW w:w="512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2060"/>
          </w:tcPr>
          <w:p w14:paraId="3995557A" w14:textId="3A8B26B7" w:rsidR="008138D1" w:rsidRPr="003966CD" w:rsidRDefault="008138D1" w:rsidP="003966CD">
            <w:r w:rsidRPr="003966CD">
              <w:t>Amazon Lex Console</w:t>
            </w:r>
          </w:p>
        </w:tc>
      </w:tr>
      <w:tr w:rsidR="008138D1" w14:paraId="3C0485BC" w14:textId="77777777" w:rsidTr="00663C8B">
        <w:tc>
          <w:tcPr>
            <w:tcW w:w="4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</w:tcPr>
          <w:p w14:paraId="7216741A" w14:textId="01CA6BEA" w:rsidR="008138D1" w:rsidRPr="003966CD" w:rsidRDefault="008138D1" w:rsidP="003966CD">
            <w:r w:rsidRPr="003966CD">
              <w:t>1. “How do I make a note</w:t>
            </w:r>
            <w:r w:rsidR="00F52089">
              <w:t>?</w:t>
            </w:r>
            <w:r w:rsidRPr="003966CD">
              <w:t>”</w:t>
            </w:r>
          </w:p>
          <w:p w14:paraId="627109A5" w14:textId="77777777" w:rsidR="008138D1" w:rsidRPr="003966CD" w:rsidRDefault="008138D1" w:rsidP="003966CD">
            <w:r w:rsidRPr="003966CD">
              <w:t>Success case: Display “Let me help you with that.” in the chat window.</w:t>
            </w:r>
          </w:p>
        </w:tc>
        <w:tc>
          <w:tcPr>
            <w:tcW w:w="512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05918E16" w14:textId="6331E07E" w:rsidR="008138D1" w:rsidRPr="003966CD" w:rsidRDefault="00DA4164" w:rsidP="00663C8B">
            <w:pPr>
              <w:jc w:val="center"/>
            </w:pPr>
            <w:r w:rsidRPr="003966CD">
              <w:t>Pass</w:t>
            </w:r>
            <w:r w:rsidR="00EB3AD7">
              <w:t>ed</w:t>
            </w:r>
          </w:p>
        </w:tc>
      </w:tr>
      <w:tr w:rsidR="008138D1" w14:paraId="770B92BE" w14:textId="77777777" w:rsidTr="00663C8B">
        <w:tc>
          <w:tcPr>
            <w:tcW w:w="4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</w:tcPr>
          <w:p w14:paraId="148B496D" w14:textId="4D9AB11F" w:rsidR="008138D1" w:rsidRPr="003966CD" w:rsidRDefault="008138D1" w:rsidP="003966CD">
            <w:r w:rsidRPr="003966CD">
              <w:t>2. “How do I change choose a different language</w:t>
            </w:r>
            <w:r w:rsidR="00F52089">
              <w:t>?</w:t>
            </w:r>
            <w:r w:rsidRPr="003966CD">
              <w:t>”</w:t>
            </w:r>
          </w:p>
          <w:p w14:paraId="3E8CA30E" w14:textId="4289C62F" w:rsidR="008138D1" w:rsidRPr="003966CD" w:rsidRDefault="008138D1" w:rsidP="003966CD">
            <w:r w:rsidRPr="003966CD">
              <w:t>Success case: Direct the user to the help screen for the app feature</w:t>
            </w:r>
            <w:r w:rsidR="00F52089">
              <w:t>.</w:t>
            </w:r>
          </w:p>
        </w:tc>
        <w:tc>
          <w:tcPr>
            <w:tcW w:w="512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3344F22E" w14:textId="7FE4E87B" w:rsidR="008138D1" w:rsidRPr="003966CD" w:rsidRDefault="00DA4164" w:rsidP="00663C8B">
            <w:pPr>
              <w:jc w:val="center"/>
            </w:pPr>
            <w:r w:rsidRPr="003966CD">
              <w:t>Pass</w:t>
            </w:r>
            <w:r w:rsidR="00EB3AD7">
              <w:t>ed</w:t>
            </w:r>
          </w:p>
        </w:tc>
      </w:tr>
      <w:tr w:rsidR="005A2B2B" w14:paraId="11949E7A" w14:textId="77777777" w:rsidTr="005A2B2B">
        <w:tc>
          <w:tcPr>
            <w:tcW w:w="4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1F3864" w:themeFill="accent1" w:themeFillShade="80"/>
          </w:tcPr>
          <w:p w14:paraId="5E005AA3" w14:textId="77777777" w:rsidR="005A2B2B" w:rsidRPr="003966CD" w:rsidRDefault="005A2B2B" w:rsidP="003966CD">
            <w:r w:rsidRPr="003966CD">
              <w:t>App Navigation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1F3864" w:themeFill="accent1" w:themeFillShade="80"/>
          </w:tcPr>
          <w:p w14:paraId="4EA21454" w14:textId="009A55D1" w:rsidR="005A2B2B" w:rsidRPr="003966CD" w:rsidRDefault="005A2B2B" w:rsidP="003966CD">
            <w:r w:rsidRPr="003966CD">
              <w:t>iPhone</w:t>
            </w:r>
          </w:p>
        </w:tc>
        <w:tc>
          <w:tcPr>
            <w:tcW w:w="26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1F3864" w:themeFill="accent1" w:themeFillShade="80"/>
          </w:tcPr>
          <w:p w14:paraId="12098088" w14:textId="0E1950D1" w:rsidR="005A2B2B" w:rsidRPr="003966CD" w:rsidRDefault="005A2B2B" w:rsidP="003966CD">
            <w:r w:rsidRPr="003966CD">
              <w:t>Android</w:t>
            </w:r>
          </w:p>
        </w:tc>
      </w:tr>
      <w:tr w:rsidR="008722C9" w14:paraId="07FD3642" w14:textId="77777777" w:rsidTr="00663C8B">
        <w:tc>
          <w:tcPr>
            <w:tcW w:w="4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</w:tcPr>
          <w:p w14:paraId="0D906339" w14:textId="3A84D456" w:rsidR="008722C9" w:rsidRPr="003966CD" w:rsidRDefault="008722C9" w:rsidP="003966CD">
            <w:r w:rsidRPr="003966CD">
              <w:t>3. “Take me to the main menu</w:t>
            </w:r>
            <w:r w:rsidR="00F52089">
              <w:t>.</w:t>
            </w:r>
            <w:r w:rsidRPr="003966CD">
              <w:t>”</w:t>
            </w:r>
          </w:p>
          <w:p w14:paraId="773B3E52" w14:textId="77777777" w:rsidR="008722C9" w:rsidRPr="003966CD" w:rsidRDefault="008722C9" w:rsidP="003966CD">
            <w:r w:rsidRPr="003966CD">
              <w:t>Success case: Display “Taking you to the Menu screen.” in the chat window.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36D2CDF8" w14:textId="1FD38C87" w:rsidR="008722C9" w:rsidRPr="003966CD" w:rsidRDefault="00DA4164" w:rsidP="00663C8B">
            <w:pPr>
              <w:jc w:val="center"/>
            </w:pPr>
            <w:r w:rsidRPr="003966CD">
              <w:t>Pass</w:t>
            </w:r>
            <w:r w:rsidR="00EB3AD7">
              <w:t>ed</w:t>
            </w:r>
          </w:p>
        </w:tc>
        <w:tc>
          <w:tcPr>
            <w:tcW w:w="26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50347870" w14:textId="7AF9A9CD" w:rsidR="008722C9" w:rsidRPr="003966CD" w:rsidRDefault="00DA4164" w:rsidP="00663C8B">
            <w:pPr>
              <w:jc w:val="center"/>
            </w:pPr>
            <w:r w:rsidRPr="003966CD">
              <w:t>Pass</w:t>
            </w:r>
            <w:r w:rsidR="00EB3AD7">
              <w:t>ed</w:t>
            </w:r>
          </w:p>
        </w:tc>
      </w:tr>
      <w:tr w:rsidR="008722C9" w14:paraId="29C36252" w14:textId="77777777" w:rsidTr="00663C8B">
        <w:tc>
          <w:tcPr>
            <w:tcW w:w="4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</w:tcPr>
          <w:p w14:paraId="18174617" w14:textId="5F81C52D" w:rsidR="008722C9" w:rsidRPr="003966CD" w:rsidRDefault="008722C9" w:rsidP="003966CD">
            <w:r w:rsidRPr="003966CD">
              <w:t>4. “I want to see my notes</w:t>
            </w:r>
            <w:r w:rsidR="002E1792">
              <w:t>.</w:t>
            </w:r>
            <w:r w:rsidRPr="003966CD">
              <w:t>”</w:t>
            </w:r>
          </w:p>
          <w:p w14:paraId="4FE8981A" w14:textId="77777777" w:rsidR="008722C9" w:rsidRPr="003966CD" w:rsidRDefault="008722C9" w:rsidP="003966CD">
            <w:r w:rsidRPr="003966CD">
              <w:t>Success case: Direct the user to the screen identified from the text.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291FFCAE" w14:textId="6D90AE1D" w:rsidR="008722C9" w:rsidRPr="003966CD" w:rsidRDefault="00DA4164" w:rsidP="00663C8B">
            <w:pPr>
              <w:jc w:val="center"/>
            </w:pPr>
            <w:r w:rsidRPr="003966CD">
              <w:t>Pass</w:t>
            </w:r>
            <w:r w:rsidR="00EB3AD7">
              <w:t>ed</w:t>
            </w:r>
          </w:p>
        </w:tc>
        <w:tc>
          <w:tcPr>
            <w:tcW w:w="26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4B2D73E1" w14:textId="2983FDCA" w:rsidR="008722C9" w:rsidRPr="003966CD" w:rsidRDefault="00DA4164" w:rsidP="00663C8B">
            <w:pPr>
              <w:jc w:val="center"/>
            </w:pPr>
            <w:r w:rsidRPr="003966CD">
              <w:t>Pass</w:t>
            </w:r>
            <w:r w:rsidR="00EB3AD7">
              <w:t>ed</w:t>
            </w:r>
          </w:p>
        </w:tc>
      </w:tr>
      <w:tr w:rsidR="008722C9" w14:paraId="52C822DD" w14:textId="77777777" w:rsidTr="006D5496">
        <w:tc>
          <w:tcPr>
            <w:tcW w:w="934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1F3864" w:themeFill="accent1" w:themeFillShade="80"/>
          </w:tcPr>
          <w:p w14:paraId="479FA6A0" w14:textId="77777777" w:rsidR="008722C9" w:rsidRPr="003966CD" w:rsidRDefault="008722C9" w:rsidP="003966CD">
            <w:r w:rsidRPr="003966CD">
              <w:t>Answering</w:t>
            </w:r>
          </w:p>
        </w:tc>
      </w:tr>
      <w:tr w:rsidR="008722C9" w14:paraId="2B41ED8D" w14:textId="77777777" w:rsidTr="00663C8B">
        <w:tc>
          <w:tcPr>
            <w:tcW w:w="4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</w:tcPr>
          <w:p w14:paraId="62EE50D9" w14:textId="02854A34" w:rsidR="008722C9" w:rsidRPr="003966CD" w:rsidRDefault="00A64958" w:rsidP="003966CD">
            <w:r w:rsidRPr="003966CD">
              <w:t>5</w:t>
            </w:r>
            <w:r w:rsidR="008722C9" w:rsidRPr="003966CD">
              <w:t>. “How’s it going?”</w:t>
            </w:r>
          </w:p>
          <w:p w14:paraId="6BA0897E" w14:textId="77777777" w:rsidR="008722C9" w:rsidRPr="003966CD" w:rsidRDefault="008722C9" w:rsidP="003966CD">
            <w:r w:rsidRPr="003966CD">
              <w:t>Success case: Take to the appropriate screen and display it in the chat window.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08C79FDC" w14:textId="2BE9F9B8" w:rsidR="008722C9" w:rsidRPr="003966CD" w:rsidRDefault="00DA4164" w:rsidP="00663C8B">
            <w:pPr>
              <w:jc w:val="center"/>
            </w:pPr>
            <w:r w:rsidRPr="003966CD">
              <w:t>Pass</w:t>
            </w:r>
            <w:r w:rsidR="00EB3AD7">
              <w:t>ed</w:t>
            </w:r>
          </w:p>
        </w:tc>
        <w:tc>
          <w:tcPr>
            <w:tcW w:w="26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6D4C82C7" w14:textId="75C13B41" w:rsidR="008722C9" w:rsidRPr="003966CD" w:rsidRDefault="00DA4164" w:rsidP="00663C8B">
            <w:pPr>
              <w:jc w:val="center"/>
            </w:pPr>
            <w:r w:rsidRPr="003966CD">
              <w:t>Pass</w:t>
            </w:r>
            <w:r w:rsidR="00EB3AD7">
              <w:t>ed</w:t>
            </w:r>
          </w:p>
        </w:tc>
      </w:tr>
      <w:tr w:rsidR="008722C9" w14:paraId="76180A7C" w14:textId="77777777" w:rsidTr="006D5496">
        <w:tc>
          <w:tcPr>
            <w:tcW w:w="934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1F3864" w:themeFill="accent1" w:themeFillShade="80"/>
          </w:tcPr>
          <w:p w14:paraId="1B430B5F" w14:textId="77777777" w:rsidR="008722C9" w:rsidRPr="003966CD" w:rsidRDefault="008722C9" w:rsidP="003966CD">
            <w:r w:rsidRPr="003966CD">
              <w:t>Creating a note</w:t>
            </w:r>
          </w:p>
        </w:tc>
      </w:tr>
      <w:tr w:rsidR="008722C9" w14:paraId="540604D8" w14:textId="77777777" w:rsidTr="00663C8B">
        <w:tc>
          <w:tcPr>
            <w:tcW w:w="4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</w:tcPr>
          <w:p w14:paraId="1357221F" w14:textId="10763D58" w:rsidR="008722C9" w:rsidRPr="003966CD" w:rsidRDefault="00A64958" w:rsidP="003966CD">
            <w:r w:rsidRPr="003966CD">
              <w:t>6</w:t>
            </w:r>
            <w:r w:rsidR="008722C9" w:rsidRPr="003966CD">
              <w:t>. “I need to pick up eggs tomorrow</w:t>
            </w:r>
            <w:r w:rsidR="002E1792">
              <w:t>.</w:t>
            </w:r>
            <w:r w:rsidR="008722C9" w:rsidRPr="003966CD">
              <w:t>”</w:t>
            </w:r>
          </w:p>
          <w:p w14:paraId="10C4C878" w14:textId="77777777" w:rsidR="008722C9" w:rsidRPr="003966CD" w:rsidRDefault="008722C9" w:rsidP="003966CD">
            <w:r w:rsidRPr="003966CD">
              <w:lastRenderedPageBreak/>
              <w:t>Success case: Create a new note with what is given.</w:t>
            </w:r>
          </w:p>
          <w:p w14:paraId="684B68D3" w14:textId="77777777" w:rsidR="008722C9" w:rsidRPr="003966CD" w:rsidRDefault="008722C9" w:rsidP="003966CD">
            <w:r w:rsidRPr="003966CD">
              <w:t>Display “I created a note for you.” in the chat window.</w:t>
            </w:r>
          </w:p>
          <w:p w14:paraId="30016090" w14:textId="77777777" w:rsidR="008722C9" w:rsidRPr="003966CD" w:rsidRDefault="008722C9" w:rsidP="003966CD">
            <w:r w:rsidRPr="003966CD">
              <w:t>(Optional) Direct the user to the notes screen.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3FE23C18" w14:textId="737E4E5C" w:rsidR="008722C9" w:rsidRPr="003966CD" w:rsidRDefault="00DA4164" w:rsidP="00663C8B">
            <w:pPr>
              <w:jc w:val="center"/>
            </w:pPr>
            <w:r w:rsidRPr="003966CD">
              <w:lastRenderedPageBreak/>
              <w:t>Pass</w:t>
            </w:r>
            <w:r w:rsidR="00EB3AD7">
              <w:t>ed</w:t>
            </w:r>
          </w:p>
        </w:tc>
        <w:tc>
          <w:tcPr>
            <w:tcW w:w="26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65283F01" w14:textId="0A88D0B4" w:rsidR="008722C9" w:rsidRPr="003966CD" w:rsidRDefault="00DA4164" w:rsidP="00663C8B">
            <w:pPr>
              <w:jc w:val="center"/>
            </w:pPr>
            <w:r w:rsidRPr="003966CD">
              <w:t>Pass</w:t>
            </w:r>
            <w:r w:rsidR="00EB3AD7">
              <w:t>ed</w:t>
            </w:r>
          </w:p>
        </w:tc>
      </w:tr>
      <w:tr w:rsidR="008722C9" w14:paraId="187D0D9D" w14:textId="77777777" w:rsidTr="006D5496">
        <w:tc>
          <w:tcPr>
            <w:tcW w:w="934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1F3864" w:themeFill="accent1" w:themeFillShade="80"/>
          </w:tcPr>
          <w:p w14:paraId="05F4B980" w14:textId="77777777" w:rsidR="008722C9" w:rsidRPr="003966CD" w:rsidRDefault="008722C9" w:rsidP="003966CD">
            <w:r w:rsidRPr="003966CD">
              <w:t>User Location</w:t>
            </w:r>
          </w:p>
        </w:tc>
      </w:tr>
      <w:tr w:rsidR="008722C9" w14:paraId="4175935B" w14:textId="77777777" w:rsidTr="00663C8B">
        <w:tc>
          <w:tcPr>
            <w:tcW w:w="4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</w:tcPr>
          <w:p w14:paraId="107FF6A9" w14:textId="25BA2B3B" w:rsidR="008722C9" w:rsidRPr="003966CD" w:rsidRDefault="00A64958" w:rsidP="003966CD">
            <w:r w:rsidRPr="003966CD">
              <w:t>7</w:t>
            </w:r>
            <w:r w:rsidR="008722C9" w:rsidRPr="003966CD">
              <w:t>. “Where am I?”</w:t>
            </w:r>
          </w:p>
          <w:p w14:paraId="182674D5" w14:textId="231C2553" w:rsidR="008722C9" w:rsidRPr="003966CD" w:rsidRDefault="008722C9" w:rsidP="003966CD">
            <w:r w:rsidRPr="003966CD">
              <w:t>Success case: Determine the user’s location via an API or library</w:t>
            </w:r>
            <w:r w:rsidR="002E1792">
              <w:t>.</w:t>
            </w:r>
          </w:p>
          <w:p w14:paraId="165CD524" w14:textId="77777777" w:rsidR="008722C9" w:rsidRPr="003966CD" w:rsidRDefault="008722C9" w:rsidP="003966CD">
            <w:r w:rsidRPr="003966CD">
              <w:t>Either display their location (e.g., open Google Maps) or state their location (e.g., “You are at Park Place in Townsville, CA.”).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02697DAE" w14:textId="3CD7DC00" w:rsidR="008722C9" w:rsidRPr="003966CD" w:rsidRDefault="00DA4164" w:rsidP="00663C8B">
            <w:pPr>
              <w:jc w:val="center"/>
            </w:pPr>
            <w:r w:rsidRPr="003966CD">
              <w:t>Pass</w:t>
            </w:r>
            <w:r w:rsidR="001E39EB">
              <w:t>ed</w:t>
            </w:r>
          </w:p>
        </w:tc>
        <w:tc>
          <w:tcPr>
            <w:tcW w:w="26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24072726" w14:textId="1D772078" w:rsidR="008722C9" w:rsidRPr="003966CD" w:rsidRDefault="00DA4164" w:rsidP="00663C8B">
            <w:pPr>
              <w:jc w:val="center"/>
            </w:pPr>
            <w:r w:rsidRPr="003966CD">
              <w:t>Pass</w:t>
            </w:r>
            <w:r w:rsidR="001E39EB">
              <w:t>ed</w:t>
            </w:r>
          </w:p>
        </w:tc>
      </w:tr>
    </w:tbl>
    <w:p w14:paraId="01854FA0" w14:textId="77777777" w:rsidR="008722C9" w:rsidRPr="003966CD" w:rsidRDefault="008722C9" w:rsidP="001E39EB"/>
    <w:p w14:paraId="30B7B3EA" w14:textId="4A9EA874" w:rsidR="00551989" w:rsidRPr="00856F57" w:rsidRDefault="00551989" w:rsidP="00856F57">
      <w:pPr>
        <w:pStyle w:val="Heading2"/>
      </w:pPr>
      <w:bookmarkStart w:id="10" w:name="_Toc87026942"/>
      <w:r w:rsidRPr="00856F57">
        <w:t xml:space="preserve">2.2 </w:t>
      </w:r>
      <w:r w:rsidR="00261AA9" w:rsidRPr="00856F57">
        <w:t>Integration Testing</w:t>
      </w:r>
      <w:bookmarkEnd w:id="10"/>
    </w:p>
    <w:tbl>
      <w:tblPr>
        <w:tblW w:w="9345" w:type="dxa"/>
        <w:tblLayout w:type="fixed"/>
        <w:tblLook w:val="06A0" w:firstRow="1" w:lastRow="0" w:firstColumn="1" w:lastColumn="0" w:noHBand="1" w:noVBand="1"/>
      </w:tblPr>
      <w:tblGrid>
        <w:gridCol w:w="4230"/>
        <w:gridCol w:w="2510"/>
        <w:gridCol w:w="2605"/>
      </w:tblGrid>
      <w:tr w:rsidR="0029104F" w14:paraId="27924465" w14:textId="77777777" w:rsidTr="00FA5800">
        <w:tc>
          <w:tcPr>
            <w:tcW w:w="42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2060"/>
          </w:tcPr>
          <w:p w14:paraId="2689BA06" w14:textId="77777777" w:rsidR="0029104F" w:rsidRPr="003966CD" w:rsidRDefault="0029104F" w:rsidP="003966CD">
            <w:r w:rsidRPr="003966CD">
              <w:t>Integration Tests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2060"/>
          </w:tcPr>
          <w:p w14:paraId="0CB24EE0" w14:textId="7409B98B" w:rsidR="0029104F" w:rsidRPr="003966CD" w:rsidRDefault="0029104F" w:rsidP="003966CD">
            <w:r w:rsidRPr="003966CD">
              <w:t>iPhone</w:t>
            </w:r>
            <w:r w:rsidR="00EB3AD7">
              <w:t xml:space="preserve"> Emulator</w:t>
            </w:r>
          </w:p>
        </w:tc>
        <w:tc>
          <w:tcPr>
            <w:tcW w:w="26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2060"/>
          </w:tcPr>
          <w:p w14:paraId="2F88A0EC" w14:textId="224DA01C" w:rsidR="0029104F" w:rsidRPr="003966CD" w:rsidRDefault="0029104F" w:rsidP="003966CD">
            <w:r w:rsidRPr="003966CD">
              <w:t>Android</w:t>
            </w:r>
            <w:r w:rsidR="00EB3AD7">
              <w:t xml:space="preserve"> Emulator</w:t>
            </w:r>
          </w:p>
        </w:tc>
      </w:tr>
      <w:tr w:rsidR="0029104F" w14:paraId="23A02F83" w14:textId="77777777" w:rsidTr="003E5225">
        <w:tc>
          <w:tcPr>
            <w:tcW w:w="42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</w:tcPr>
          <w:p w14:paraId="6ACE140B" w14:textId="77777777" w:rsidR="0029104F" w:rsidRPr="003966CD" w:rsidRDefault="0029104F" w:rsidP="003966CD">
            <w:r w:rsidRPr="003966CD">
              <w:t>1. Application handles successful response from NLU API.</w:t>
            </w:r>
          </w:p>
          <w:p w14:paraId="7EE3DE0E" w14:textId="77777777" w:rsidR="0029104F" w:rsidRDefault="0029104F" w:rsidP="003966CD">
            <w:r w:rsidRPr="003966CD">
              <w:t xml:space="preserve">Success case: Obtain desired response. 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06CACD3B" w14:textId="5FCF13D1" w:rsidR="0029104F" w:rsidRPr="003966CD" w:rsidRDefault="00EB3AD7" w:rsidP="003E5225">
            <w:pPr>
              <w:jc w:val="center"/>
            </w:pPr>
            <w:r>
              <w:t>See Below</w:t>
            </w:r>
          </w:p>
        </w:tc>
        <w:tc>
          <w:tcPr>
            <w:tcW w:w="26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2D2FF394" w14:textId="7717B76D" w:rsidR="0029104F" w:rsidRPr="003966CD" w:rsidRDefault="00EB3AD7" w:rsidP="003E5225">
            <w:pPr>
              <w:jc w:val="center"/>
            </w:pPr>
            <w:r>
              <w:t>See Below</w:t>
            </w:r>
          </w:p>
        </w:tc>
      </w:tr>
      <w:tr w:rsidR="0029104F" w14:paraId="7D121853" w14:textId="77777777" w:rsidTr="00EB3AD7">
        <w:tc>
          <w:tcPr>
            <w:tcW w:w="42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</w:tcPr>
          <w:p w14:paraId="534B77A6" w14:textId="77777777" w:rsidR="0029104F" w:rsidRPr="003966CD" w:rsidRDefault="0029104F" w:rsidP="003966CD">
            <w:r w:rsidRPr="003966CD">
              <w:t xml:space="preserve">2. Application handles all non-success responses from NLU API. </w:t>
            </w:r>
          </w:p>
          <w:p w14:paraId="113A0AF3" w14:textId="77777777" w:rsidR="0029104F" w:rsidRDefault="0029104F" w:rsidP="003966CD">
            <w:r w:rsidRPr="003966CD">
              <w:t xml:space="preserve">Success case: Error is handled gracefully. </w:t>
            </w:r>
          </w:p>
        </w:tc>
        <w:tc>
          <w:tcPr>
            <w:tcW w:w="2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7AC2D87A" w14:textId="09022D2D" w:rsidR="0029104F" w:rsidRPr="003966CD" w:rsidRDefault="00EB3AD7" w:rsidP="00EB3AD7">
            <w:pPr>
              <w:jc w:val="center"/>
            </w:pPr>
            <w:r>
              <w:t>See Below</w:t>
            </w:r>
          </w:p>
        </w:tc>
        <w:tc>
          <w:tcPr>
            <w:tcW w:w="26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vAlign w:val="center"/>
          </w:tcPr>
          <w:p w14:paraId="1FF7B61C" w14:textId="5C2F837F" w:rsidR="0029104F" w:rsidRPr="003966CD" w:rsidRDefault="00EB3AD7" w:rsidP="00EB3AD7">
            <w:pPr>
              <w:jc w:val="center"/>
            </w:pPr>
            <w:r>
              <w:t>See Below</w:t>
            </w:r>
          </w:p>
        </w:tc>
      </w:tr>
    </w:tbl>
    <w:p w14:paraId="02926579" w14:textId="77777777" w:rsidR="00261AA9" w:rsidRPr="003966CD" w:rsidRDefault="00261AA9" w:rsidP="003966CD"/>
    <w:p w14:paraId="79E99498" w14:textId="09B9254E" w:rsidR="003B0AAB" w:rsidRDefault="003B0AAB" w:rsidP="00856F57">
      <w:pPr>
        <w:pStyle w:val="Heading1"/>
      </w:pPr>
      <w:bookmarkStart w:id="11" w:name="_Toc87026943"/>
      <w:r w:rsidRPr="00856F57">
        <w:t>3. Test Summary</w:t>
      </w:r>
      <w:bookmarkEnd w:id="11"/>
    </w:p>
    <w:p w14:paraId="56561E51" w14:textId="50F69EF8" w:rsidR="000237F1" w:rsidRDefault="000237F1" w:rsidP="000237F1">
      <w:pPr>
        <w:pStyle w:val="Heading2"/>
      </w:pPr>
      <w:bookmarkStart w:id="12" w:name="_Toc87026944"/>
      <w:r>
        <w:t>3</w:t>
      </w:r>
      <w:r w:rsidRPr="00856F57">
        <w:t>.1 Unit Testing</w:t>
      </w:r>
      <w:bookmarkEnd w:id="12"/>
    </w:p>
    <w:p w14:paraId="035CAD06" w14:textId="29DAEB30" w:rsidR="000237F1" w:rsidRPr="003F2649" w:rsidRDefault="000237F1" w:rsidP="000237F1">
      <w:pPr>
        <w:rPr>
          <w:ins w:id="13" w:author="Joseph Kalfus" w:date="2021-11-02T20:03:00Z"/>
        </w:rPr>
      </w:pPr>
      <w:r>
        <w:t xml:space="preserve">The following unit tests were specified in the original requirements document and are listed here with its related status. </w:t>
      </w:r>
      <w:r w:rsidR="5F2AB135">
        <w:t>Unit tests are documented</w:t>
      </w:r>
      <w:r w:rsidR="003F2649">
        <w:t xml:space="preserve"> </w:t>
      </w:r>
      <w:r w:rsidR="003F2649" w:rsidRPr="003F2649">
        <w:t>in</w:t>
      </w:r>
      <w:r w:rsidR="5F2AB135" w:rsidRPr="003F2649">
        <w:t xml:space="preserve"> </w:t>
      </w:r>
      <w:r w:rsidR="00010BB1" w:rsidRPr="003F2649">
        <w:fldChar w:fldCharType="begin"/>
      </w:r>
      <w:r w:rsidR="00010BB1" w:rsidRPr="003F2649">
        <w:instrText xml:space="preserve"> REF _Ref87026561 \h </w:instrText>
      </w:r>
      <w:r w:rsidR="00010BB1" w:rsidRPr="003F2649">
        <w:fldChar w:fldCharType="separate"/>
      </w:r>
      <w:r w:rsidR="00100915" w:rsidRPr="00010BB1">
        <w:rPr>
          <w:b/>
          <w:bCs/>
        </w:rPr>
        <w:t xml:space="preserve">Table </w:t>
      </w:r>
      <w:r w:rsidR="00100915">
        <w:rPr>
          <w:b/>
          <w:bCs/>
          <w:noProof/>
        </w:rPr>
        <w:t>3</w:t>
      </w:r>
      <w:r w:rsidR="00010BB1" w:rsidRPr="003F2649">
        <w:fldChar w:fldCharType="end"/>
      </w:r>
      <w:r w:rsidRPr="003F2649">
        <w:t>.</w:t>
      </w:r>
    </w:p>
    <w:p w14:paraId="361A0F76" w14:textId="52F50FDF" w:rsidR="00010BB1" w:rsidRPr="00010BB1" w:rsidRDefault="007D7F96" w:rsidP="007D7F96">
      <w:pPr>
        <w:rPr>
          <w:b/>
          <w:bCs/>
        </w:rPr>
      </w:pPr>
      <w:bookmarkStart w:id="14" w:name="_Ref87026561"/>
      <w:r w:rsidRPr="00010BB1">
        <w:rPr>
          <w:b/>
          <w:bCs/>
        </w:rPr>
        <w:t xml:space="preserve">Table </w:t>
      </w:r>
      <w:r w:rsidRPr="00010BB1">
        <w:rPr>
          <w:b/>
          <w:bCs/>
        </w:rPr>
        <w:fldChar w:fldCharType="begin"/>
      </w:r>
      <w:r w:rsidRPr="00010BB1">
        <w:rPr>
          <w:b/>
          <w:bCs/>
        </w:rPr>
        <w:instrText xml:space="preserve"> SEQ Table \* ARABIC </w:instrText>
      </w:r>
      <w:r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3</w:t>
      </w:r>
      <w:r w:rsidRPr="00010BB1">
        <w:rPr>
          <w:b/>
          <w:bCs/>
        </w:rPr>
        <w:fldChar w:fldCharType="end"/>
      </w:r>
      <w:bookmarkEnd w:id="14"/>
      <w:r w:rsidRPr="00010BB1">
        <w:rPr>
          <w:b/>
          <w:bCs/>
        </w:rPr>
        <w:t xml:space="preserve"> </w:t>
      </w:r>
    </w:p>
    <w:p w14:paraId="1CD413AE" w14:textId="29341928" w:rsidR="007D7F96" w:rsidRPr="00010BB1" w:rsidRDefault="007D7F96" w:rsidP="007D7F96">
      <w:pPr>
        <w:rPr>
          <w:i/>
          <w:iCs/>
        </w:rPr>
      </w:pPr>
      <w:r w:rsidRPr="00010BB1">
        <w:rPr>
          <w:i/>
          <w:iCs/>
        </w:rPr>
        <w:t xml:space="preserve">More </w:t>
      </w:r>
      <w:r w:rsidR="00010BB1" w:rsidRPr="00010BB1">
        <w:rPr>
          <w:i/>
          <w:iCs/>
        </w:rPr>
        <w:t>S</w:t>
      </w:r>
      <w:r w:rsidRPr="00010BB1">
        <w:rPr>
          <w:i/>
          <w:iCs/>
        </w:rPr>
        <w:t xml:space="preserve">pecific NLU </w:t>
      </w:r>
      <w:r w:rsidR="00010BB1" w:rsidRPr="00010BB1">
        <w:rPr>
          <w:i/>
          <w:iCs/>
        </w:rPr>
        <w:t>U</w:t>
      </w:r>
      <w:r w:rsidRPr="00010BB1">
        <w:rPr>
          <w:i/>
          <w:iCs/>
        </w:rPr>
        <w:t xml:space="preserve">nit </w:t>
      </w:r>
      <w:r w:rsidR="00010BB1" w:rsidRPr="00010BB1">
        <w:rPr>
          <w:i/>
          <w:iCs/>
        </w:rPr>
        <w:t>T</w:t>
      </w:r>
      <w:r w:rsidRPr="00010BB1">
        <w:rPr>
          <w:i/>
          <w:iCs/>
        </w:rPr>
        <w:t>ests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30"/>
        <w:gridCol w:w="5055"/>
      </w:tblGrid>
      <w:tr w:rsidR="000237F1" w:rsidRPr="00A64A76" w14:paraId="3778D3DF" w14:textId="77777777" w:rsidTr="000275D3"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0E371A1D" w14:textId="77777777" w:rsidR="000237F1" w:rsidRPr="00A64A76" w:rsidRDefault="000237F1" w:rsidP="000275D3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5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72F18B45" w14:textId="77777777" w:rsidR="000237F1" w:rsidRPr="00A64A76" w:rsidRDefault="000237F1" w:rsidP="000275D3">
            <w:pPr>
              <w:spacing w:line="480" w:lineRule="auto"/>
              <w:rPr>
                <w:rFonts w:eastAsia="Times New Roman" w:cstheme="minorHAnsi"/>
                <w:b/>
                <w:bCs/>
              </w:rPr>
            </w:pPr>
            <w:r w:rsidRPr="00A64A76">
              <w:rPr>
                <w:rFonts w:eastAsia="Times New Roman" w:cstheme="minorHAnsi"/>
                <w:b/>
                <w:bCs/>
              </w:rPr>
              <w:t>Unit Test Construction Status</w:t>
            </w:r>
          </w:p>
        </w:tc>
      </w:tr>
      <w:tr w:rsidR="000237F1" w:rsidRPr="00A64A76" w14:paraId="1A82646D" w14:textId="77777777" w:rsidTr="000275D3"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3164EAF4" w14:textId="77777777" w:rsidR="000237F1" w:rsidRPr="00A64A76" w:rsidRDefault="000237F1" w:rsidP="009E26D9">
            <w:pPr>
              <w:pStyle w:val="ListParagraph"/>
              <w:numPr>
                <w:ilvl w:val="0"/>
                <w:numId w:val="11"/>
              </w:numPr>
              <w:rPr>
                <w:rFonts w:eastAsiaTheme="minorEastAsia" w:cstheme="minorHAnsi"/>
                <w:b/>
                <w:bCs/>
                <w:color w:val="000000" w:themeColor="text1"/>
              </w:rPr>
            </w:pP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Greeting Test</w:t>
            </w:r>
          </w:p>
          <w:p w14:paraId="07965D6C" w14:textId="77777777" w:rsidR="000237F1" w:rsidRPr="00A64A76" w:rsidRDefault="000237F1" w:rsidP="000275D3">
            <w:p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color w:val="000000" w:themeColor="text1"/>
              </w:rPr>
              <w:lastRenderedPageBreak/>
              <w:t>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hello”</w:t>
            </w:r>
            <w:r w:rsidRPr="00A64A76">
              <w:rPr>
                <w:rFonts w:eastAsia="Times New Roman" w:cstheme="minorHAnsi"/>
                <w:color w:val="000000" w:themeColor="text1"/>
              </w:rPr>
              <w:t xml:space="preserve"> is passed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 </w:t>
            </w:r>
            <w:r w:rsidRPr="00A64A76">
              <w:rPr>
                <w:rFonts w:eastAsia="Times New Roman" w:cstheme="minorHAnsi"/>
                <w:color w:val="000000" w:themeColor="text1"/>
              </w:rPr>
              <w:t xml:space="preserve">as input, 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I'm fine. Thanks</w:t>
            </w:r>
            <w:r w:rsidRPr="00A64A76">
              <w:rPr>
                <w:rFonts w:eastAsia="Times New Roman" w:cstheme="minorHAnsi"/>
                <w:color w:val="000000" w:themeColor="text1"/>
              </w:rPr>
              <w:t>. Is obtained as response from NLUResponse.</w:t>
            </w:r>
          </w:p>
        </w:tc>
        <w:tc>
          <w:tcPr>
            <w:tcW w:w="5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2E8AB65A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  <w:r w:rsidRPr="00A64A76">
              <w:rPr>
                <w:rFonts w:eastAsia="Times New Roman" w:cstheme="minorHAnsi"/>
              </w:rPr>
              <w:lastRenderedPageBreak/>
              <w:t>Verified</w:t>
            </w:r>
          </w:p>
        </w:tc>
      </w:tr>
      <w:tr w:rsidR="000237F1" w:rsidRPr="00A64A76" w14:paraId="5E43B149" w14:textId="77777777" w:rsidTr="000275D3"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17537940" w14:textId="77777777" w:rsidR="000237F1" w:rsidRPr="00A64A76" w:rsidRDefault="000237F1" w:rsidP="009E26D9">
            <w:pPr>
              <w:pStyle w:val="ListParagraph"/>
              <w:numPr>
                <w:ilvl w:val="0"/>
                <w:numId w:val="11"/>
              </w:num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What is your name Test </w:t>
            </w:r>
          </w:p>
          <w:p w14:paraId="785F42F2" w14:textId="77777777" w:rsidR="000237F1" w:rsidRPr="00A64A76" w:rsidRDefault="000237F1" w:rsidP="000275D3">
            <w:p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color w:val="000000" w:themeColor="text1"/>
              </w:rPr>
              <w:t>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What is your name”</w:t>
            </w:r>
            <w:r w:rsidRPr="00A64A76">
              <w:rPr>
                <w:rFonts w:eastAsia="Times New Roman" w:cstheme="minorHAnsi"/>
                <w:color w:val="000000" w:themeColor="text1"/>
              </w:rPr>
              <w:t xml:space="preserve"> is passed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 </w:t>
            </w:r>
            <w:r w:rsidRPr="00A64A76">
              <w:rPr>
                <w:rFonts w:eastAsia="Times New Roman" w:cstheme="minorHAnsi"/>
                <w:color w:val="000000" w:themeColor="text1"/>
              </w:rPr>
              <w:t>as input, 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You can call me Sam.</w:t>
            </w:r>
            <w:r w:rsidRPr="00A64A76">
              <w:rPr>
                <w:rFonts w:eastAsia="Times New Roman" w:cstheme="minorHAnsi"/>
                <w:color w:val="000000" w:themeColor="text1"/>
              </w:rPr>
              <w:t>” Is obtained as response from NLUResponse.</w:t>
            </w:r>
          </w:p>
        </w:tc>
        <w:tc>
          <w:tcPr>
            <w:tcW w:w="5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79982EAE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  <w:r w:rsidRPr="00A64A76">
              <w:rPr>
                <w:rFonts w:eastAsia="Times New Roman" w:cstheme="minorHAnsi"/>
              </w:rPr>
              <w:t>Verified</w:t>
            </w:r>
          </w:p>
        </w:tc>
      </w:tr>
      <w:tr w:rsidR="000237F1" w:rsidRPr="00A64A76" w14:paraId="3013F3A2" w14:textId="77777777" w:rsidTr="000275D3"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65F522E5" w14:textId="77777777" w:rsidR="000237F1" w:rsidRPr="00A64A76" w:rsidRDefault="000237F1" w:rsidP="009E26D9">
            <w:pPr>
              <w:pStyle w:val="ListParagraph"/>
              <w:numPr>
                <w:ilvl w:val="0"/>
                <w:numId w:val="11"/>
              </w:num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I like you Test </w:t>
            </w:r>
          </w:p>
          <w:p w14:paraId="0848A22E" w14:textId="77777777" w:rsidR="000237F1" w:rsidRPr="00A64A76" w:rsidRDefault="000237F1" w:rsidP="000275D3">
            <w:p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color w:val="000000" w:themeColor="text1"/>
              </w:rPr>
              <w:t>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I like you”</w:t>
            </w:r>
            <w:r w:rsidRPr="00A64A76">
              <w:rPr>
                <w:rFonts w:eastAsia="Times New Roman" w:cstheme="minorHAnsi"/>
                <w:color w:val="000000" w:themeColor="text1"/>
              </w:rPr>
              <w:t xml:space="preserve"> is passed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 </w:t>
            </w:r>
            <w:r w:rsidRPr="00A64A76">
              <w:rPr>
                <w:rFonts w:eastAsia="Times New Roman" w:cstheme="minorHAnsi"/>
                <w:color w:val="000000" w:themeColor="text1"/>
              </w:rPr>
              <w:t>as input, 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Thanks.</w:t>
            </w:r>
            <w:r w:rsidRPr="00A64A76">
              <w:rPr>
                <w:rFonts w:eastAsia="Times New Roman" w:cstheme="minorHAnsi"/>
                <w:color w:val="000000" w:themeColor="text1"/>
              </w:rPr>
              <w:t>” Is obtained as response from NLUResponse.</w:t>
            </w:r>
          </w:p>
        </w:tc>
        <w:tc>
          <w:tcPr>
            <w:tcW w:w="5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65828345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  <w:r w:rsidRPr="00A64A76">
              <w:rPr>
                <w:rFonts w:eastAsia="Times New Roman" w:cstheme="minorHAnsi"/>
              </w:rPr>
              <w:t>Verified</w:t>
            </w:r>
          </w:p>
          <w:p w14:paraId="5AF2CF9F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</w:p>
        </w:tc>
      </w:tr>
      <w:tr w:rsidR="000237F1" w:rsidRPr="00A64A76" w14:paraId="10D65DD0" w14:textId="77777777" w:rsidTr="000275D3"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087664C6" w14:textId="77777777" w:rsidR="000237F1" w:rsidRPr="00A64A76" w:rsidRDefault="000237F1" w:rsidP="009E26D9">
            <w:pPr>
              <w:pStyle w:val="ListParagraph"/>
              <w:numPr>
                <w:ilvl w:val="0"/>
                <w:numId w:val="11"/>
              </w:num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I hate you Test </w:t>
            </w:r>
          </w:p>
          <w:p w14:paraId="4104A804" w14:textId="77777777" w:rsidR="000237F1" w:rsidRPr="00A64A76" w:rsidRDefault="000237F1" w:rsidP="000275D3">
            <w:p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color w:val="000000" w:themeColor="text1"/>
              </w:rPr>
              <w:t>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I hate you”</w:t>
            </w:r>
            <w:r w:rsidRPr="00A64A76">
              <w:rPr>
                <w:rFonts w:eastAsia="Times New Roman" w:cstheme="minorHAnsi"/>
                <w:color w:val="000000" w:themeColor="text1"/>
              </w:rPr>
              <w:t xml:space="preserve"> is passed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 </w:t>
            </w:r>
            <w:r w:rsidRPr="00A64A76">
              <w:rPr>
                <w:rFonts w:eastAsia="Times New Roman" w:cstheme="minorHAnsi"/>
                <w:color w:val="000000" w:themeColor="text1"/>
              </w:rPr>
              <w:t>as input, 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If you don't have anything nice to say, don't say anything at all.</w:t>
            </w:r>
            <w:r w:rsidRPr="00A64A76">
              <w:rPr>
                <w:rFonts w:eastAsia="Times New Roman" w:cstheme="minorHAnsi"/>
                <w:color w:val="000000" w:themeColor="text1"/>
              </w:rPr>
              <w:t>” Is obtained as response from NLUResponse.</w:t>
            </w:r>
          </w:p>
        </w:tc>
        <w:tc>
          <w:tcPr>
            <w:tcW w:w="5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6AAE821C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  <w:r w:rsidRPr="00A64A76">
              <w:rPr>
                <w:rFonts w:eastAsia="Times New Roman" w:cstheme="minorHAnsi"/>
              </w:rPr>
              <w:t>Verified</w:t>
            </w:r>
          </w:p>
          <w:p w14:paraId="43C25226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</w:p>
        </w:tc>
      </w:tr>
      <w:tr w:rsidR="000237F1" w:rsidRPr="00A64A76" w14:paraId="495EE78F" w14:textId="77777777" w:rsidTr="000275D3"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0AD9BE85" w14:textId="77777777" w:rsidR="000237F1" w:rsidRPr="00A64A76" w:rsidRDefault="000237F1" w:rsidP="009E26D9">
            <w:pPr>
              <w:pStyle w:val="ListParagraph"/>
              <w:numPr>
                <w:ilvl w:val="0"/>
                <w:numId w:val="11"/>
              </w:num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Thank you Test </w:t>
            </w:r>
          </w:p>
          <w:p w14:paraId="5E6EB281" w14:textId="77777777" w:rsidR="000237F1" w:rsidRPr="00A64A76" w:rsidRDefault="000237F1" w:rsidP="000275D3">
            <w:p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color w:val="000000" w:themeColor="text1"/>
              </w:rPr>
              <w:t>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Thank you”</w:t>
            </w:r>
            <w:r w:rsidRPr="00A64A76">
              <w:rPr>
                <w:rFonts w:eastAsia="Times New Roman" w:cstheme="minorHAnsi"/>
                <w:color w:val="000000" w:themeColor="text1"/>
              </w:rPr>
              <w:t xml:space="preserve"> is passed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 </w:t>
            </w:r>
            <w:r w:rsidRPr="00A64A76">
              <w:rPr>
                <w:rFonts w:eastAsia="Times New Roman" w:cstheme="minorHAnsi"/>
                <w:color w:val="000000" w:themeColor="text1"/>
              </w:rPr>
              <w:t>as input, 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I'm happy to help.</w:t>
            </w:r>
            <w:r w:rsidRPr="00A64A76">
              <w:rPr>
                <w:rFonts w:eastAsia="Times New Roman" w:cstheme="minorHAnsi"/>
                <w:color w:val="000000" w:themeColor="text1"/>
              </w:rPr>
              <w:t>” Is obtained as response from NLUResponse.</w:t>
            </w:r>
          </w:p>
        </w:tc>
        <w:tc>
          <w:tcPr>
            <w:tcW w:w="5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57C2F5EC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  <w:r w:rsidRPr="00A64A76">
              <w:rPr>
                <w:rFonts w:eastAsia="Times New Roman" w:cstheme="minorHAnsi"/>
              </w:rPr>
              <w:t>Verified</w:t>
            </w:r>
          </w:p>
          <w:p w14:paraId="6D61509F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</w:p>
        </w:tc>
      </w:tr>
      <w:tr w:rsidR="000237F1" w:rsidRPr="00A64A76" w14:paraId="18597E44" w14:textId="77777777" w:rsidTr="000275D3"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58E64645" w14:textId="77777777" w:rsidR="000237F1" w:rsidRPr="00A64A76" w:rsidRDefault="000237F1" w:rsidP="009E26D9">
            <w:pPr>
              <w:pStyle w:val="ListParagraph"/>
              <w:numPr>
                <w:ilvl w:val="0"/>
                <w:numId w:val="11"/>
              </w:num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Goodbye Test </w:t>
            </w:r>
          </w:p>
          <w:p w14:paraId="15229F6F" w14:textId="77777777" w:rsidR="000237F1" w:rsidRPr="00A64A76" w:rsidRDefault="000237F1" w:rsidP="000275D3">
            <w:p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color w:val="000000" w:themeColor="text1"/>
              </w:rPr>
              <w:t>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goodbye”</w:t>
            </w:r>
            <w:r w:rsidRPr="00A64A76">
              <w:rPr>
                <w:rFonts w:eastAsia="Times New Roman" w:cstheme="minorHAnsi"/>
                <w:color w:val="000000" w:themeColor="text1"/>
              </w:rPr>
              <w:t xml:space="preserve"> is passed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 </w:t>
            </w:r>
            <w:r w:rsidRPr="00A64A76">
              <w:rPr>
                <w:rFonts w:eastAsia="Times New Roman" w:cstheme="minorHAnsi"/>
                <w:color w:val="000000" w:themeColor="text1"/>
              </w:rPr>
              <w:t>as input, 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Bye.</w:t>
            </w:r>
            <w:r w:rsidRPr="00A64A76">
              <w:rPr>
                <w:rFonts w:eastAsia="Times New Roman" w:cstheme="minorHAnsi"/>
                <w:color w:val="000000" w:themeColor="text1"/>
              </w:rPr>
              <w:t>” Is obtained as response from NLUResponse.</w:t>
            </w:r>
          </w:p>
        </w:tc>
        <w:tc>
          <w:tcPr>
            <w:tcW w:w="5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6C4B1B0C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  <w:r w:rsidRPr="00A64A76">
              <w:rPr>
                <w:rFonts w:eastAsia="Times New Roman" w:cstheme="minorHAnsi"/>
              </w:rPr>
              <w:t>Verified</w:t>
            </w:r>
          </w:p>
        </w:tc>
      </w:tr>
      <w:tr w:rsidR="000237F1" w:rsidRPr="00A64A76" w14:paraId="296A4DFC" w14:textId="77777777" w:rsidTr="000275D3"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3C4DC78D" w14:textId="77777777" w:rsidR="000237F1" w:rsidRPr="00A64A76" w:rsidRDefault="000237F1" w:rsidP="009E26D9">
            <w:pPr>
              <w:pStyle w:val="ListParagraph"/>
              <w:numPr>
                <w:ilvl w:val="0"/>
                <w:numId w:val="11"/>
              </w:num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I want to see my events Test </w:t>
            </w:r>
          </w:p>
          <w:p w14:paraId="0EED45B1" w14:textId="77777777" w:rsidR="000237F1" w:rsidRPr="00A64A76" w:rsidRDefault="000237F1" w:rsidP="000275D3">
            <w:p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color w:val="000000" w:themeColor="text1"/>
              </w:rPr>
              <w:t>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I want to see my events”</w:t>
            </w:r>
            <w:r w:rsidRPr="00A64A76">
              <w:rPr>
                <w:rFonts w:eastAsia="Times New Roman" w:cstheme="minorHAnsi"/>
                <w:color w:val="000000" w:themeColor="text1"/>
              </w:rPr>
              <w:t xml:space="preserve"> is passed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 </w:t>
            </w:r>
            <w:r w:rsidRPr="00A64A76">
              <w:rPr>
                <w:rFonts w:eastAsia="Times New Roman" w:cstheme="minorHAnsi"/>
                <w:color w:val="000000" w:themeColor="text1"/>
              </w:rPr>
              <w:t>as input, 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calendar</w:t>
            </w:r>
            <w:r w:rsidRPr="00A64A76">
              <w:rPr>
                <w:rFonts w:eastAsia="Times New Roman" w:cstheme="minorHAnsi"/>
                <w:color w:val="000000" w:themeColor="text1"/>
              </w:rPr>
              <w:t>” Is obtained as response from NLUResponse.</w:t>
            </w:r>
          </w:p>
        </w:tc>
        <w:tc>
          <w:tcPr>
            <w:tcW w:w="5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3F974622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  <w:r w:rsidRPr="00A64A76">
              <w:rPr>
                <w:rFonts w:eastAsia="Times New Roman" w:cstheme="minorHAnsi"/>
              </w:rPr>
              <w:t>Verified</w:t>
            </w:r>
          </w:p>
        </w:tc>
      </w:tr>
      <w:tr w:rsidR="000237F1" w:rsidRPr="00A64A76" w14:paraId="49472FC1" w14:textId="77777777" w:rsidTr="000275D3"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6E3E88E5" w14:textId="77777777" w:rsidR="000237F1" w:rsidRPr="00A64A76" w:rsidRDefault="000237F1" w:rsidP="009E26D9">
            <w:pPr>
              <w:pStyle w:val="ListParagraph"/>
              <w:numPr>
                <w:ilvl w:val="0"/>
                <w:numId w:val="11"/>
              </w:num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Take me to the home page Test </w:t>
            </w:r>
          </w:p>
          <w:p w14:paraId="7016BCEA" w14:textId="77777777" w:rsidR="000237F1" w:rsidRPr="00A64A76" w:rsidRDefault="000237F1" w:rsidP="000275D3">
            <w:p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color w:val="000000" w:themeColor="text1"/>
              </w:rPr>
              <w:t>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Take me to the home page”</w:t>
            </w:r>
            <w:r w:rsidRPr="00A64A76">
              <w:rPr>
                <w:rFonts w:eastAsia="Times New Roman" w:cstheme="minorHAnsi"/>
                <w:color w:val="000000" w:themeColor="text1"/>
              </w:rPr>
              <w:t xml:space="preserve"> is passed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 </w:t>
            </w:r>
            <w:r w:rsidRPr="00A64A76">
              <w:rPr>
                <w:rFonts w:eastAsia="Times New Roman" w:cstheme="minorHAnsi"/>
                <w:color w:val="000000" w:themeColor="text1"/>
              </w:rPr>
              <w:t>as input, 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menu</w:t>
            </w:r>
            <w:r w:rsidRPr="00A64A76">
              <w:rPr>
                <w:rFonts w:eastAsia="Times New Roman" w:cstheme="minorHAnsi"/>
                <w:color w:val="000000" w:themeColor="text1"/>
              </w:rPr>
              <w:t>” Is obtained as response from NLUResponse.</w:t>
            </w:r>
          </w:p>
        </w:tc>
        <w:tc>
          <w:tcPr>
            <w:tcW w:w="5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335A4370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  <w:r w:rsidRPr="00A64A76">
              <w:rPr>
                <w:rFonts w:eastAsia="Times New Roman" w:cstheme="minorHAnsi"/>
              </w:rPr>
              <w:t>Verified</w:t>
            </w:r>
          </w:p>
          <w:p w14:paraId="28D9DEDB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</w:p>
        </w:tc>
      </w:tr>
      <w:tr w:rsidR="000237F1" w:rsidRPr="00A64A76" w14:paraId="5221DF71" w14:textId="77777777" w:rsidTr="000275D3"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4AFFE1CB" w14:textId="77777777" w:rsidR="000237F1" w:rsidRPr="00A64A76" w:rsidRDefault="000237F1" w:rsidP="009E26D9">
            <w:pPr>
              <w:pStyle w:val="ListParagraph"/>
              <w:numPr>
                <w:ilvl w:val="0"/>
                <w:numId w:val="11"/>
              </w:num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I want to make a note Test </w:t>
            </w:r>
          </w:p>
          <w:p w14:paraId="55860B0D" w14:textId="77777777" w:rsidR="000237F1" w:rsidRPr="00A64A76" w:rsidRDefault="000237F1" w:rsidP="000275D3">
            <w:p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color w:val="000000" w:themeColor="text1"/>
              </w:rPr>
              <w:t>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I want to make a note”</w:t>
            </w:r>
            <w:r w:rsidRPr="00A64A76">
              <w:rPr>
                <w:rFonts w:eastAsia="Times New Roman" w:cstheme="minorHAnsi"/>
                <w:color w:val="000000" w:themeColor="text1"/>
              </w:rPr>
              <w:t xml:space="preserve"> is passed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 </w:t>
            </w:r>
            <w:r w:rsidRPr="00A64A76">
              <w:rPr>
                <w:rFonts w:eastAsia="Times New Roman" w:cstheme="minorHAnsi"/>
                <w:color w:val="000000" w:themeColor="text1"/>
              </w:rPr>
              <w:t>as input, 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notes.</w:t>
            </w:r>
            <w:r w:rsidRPr="00A64A76">
              <w:rPr>
                <w:rFonts w:eastAsia="Times New Roman" w:cstheme="minorHAnsi"/>
                <w:color w:val="000000" w:themeColor="text1"/>
              </w:rPr>
              <w:t>” Is obtained as response from NLUResponse.</w:t>
            </w:r>
          </w:p>
        </w:tc>
        <w:tc>
          <w:tcPr>
            <w:tcW w:w="5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1262D78E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  <w:r w:rsidRPr="00A64A76">
              <w:rPr>
                <w:rFonts w:eastAsia="Times New Roman" w:cstheme="minorHAnsi"/>
              </w:rPr>
              <w:t>Verified</w:t>
            </w:r>
          </w:p>
          <w:p w14:paraId="74F4104A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</w:p>
        </w:tc>
      </w:tr>
      <w:tr w:rsidR="000237F1" w:rsidRPr="00A64A76" w14:paraId="21493B49" w14:textId="77777777" w:rsidTr="000275D3"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7885D5ED" w14:textId="77777777" w:rsidR="000237F1" w:rsidRPr="00A64A76" w:rsidRDefault="000237F1" w:rsidP="009E26D9">
            <w:pPr>
              <w:pStyle w:val="ListParagraph"/>
              <w:numPr>
                <w:ilvl w:val="0"/>
                <w:numId w:val="11"/>
              </w:num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I want to check my notifications Test </w:t>
            </w:r>
          </w:p>
          <w:p w14:paraId="416CEA2C" w14:textId="77777777" w:rsidR="000237F1" w:rsidRPr="00A64A76" w:rsidRDefault="000237F1" w:rsidP="000275D3">
            <w:p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color w:val="000000" w:themeColor="text1"/>
              </w:rPr>
              <w:t>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I want to check my notifications”</w:t>
            </w:r>
            <w:r w:rsidRPr="00A64A76">
              <w:rPr>
                <w:rFonts w:eastAsia="Times New Roman" w:cstheme="minorHAnsi"/>
                <w:color w:val="000000" w:themeColor="text1"/>
              </w:rPr>
              <w:t xml:space="preserve"> is passed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 </w:t>
            </w:r>
            <w:r w:rsidRPr="00A64A76">
              <w:rPr>
                <w:rFonts w:eastAsia="Times New Roman" w:cstheme="minorHAnsi"/>
                <w:color w:val="000000" w:themeColor="text1"/>
              </w:rPr>
              <w:t>as input, 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notifications</w:t>
            </w:r>
            <w:r w:rsidRPr="00A64A76">
              <w:rPr>
                <w:rFonts w:eastAsia="Times New Roman" w:cstheme="minorHAnsi"/>
                <w:color w:val="000000" w:themeColor="text1"/>
              </w:rPr>
              <w:t>” Is obtained as response from NLUResponse.</w:t>
            </w:r>
          </w:p>
        </w:tc>
        <w:tc>
          <w:tcPr>
            <w:tcW w:w="5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0A60643E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  <w:r w:rsidRPr="00A64A76">
              <w:rPr>
                <w:rFonts w:eastAsia="Times New Roman" w:cstheme="minorHAnsi"/>
              </w:rPr>
              <w:t>Verified</w:t>
            </w:r>
          </w:p>
          <w:p w14:paraId="2EF2523A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</w:p>
        </w:tc>
      </w:tr>
      <w:tr w:rsidR="000237F1" w:rsidRPr="00A64A76" w14:paraId="2F5B4AB6" w14:textId="77777777" w:rsidTr="000275D3"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11742C8D" w14:textId="77777777" w:rsidR="000237F1" w:rsidRPr="00A64A76" w:rsidRDefault="000237F1" w:rsidP="009E26D9">
            <w:pPr>
              <w:pStyle w:val="ListParagraph"/>
              <w:numPr>
                <w:ilvl w:val="0"/>
                <w:numId w:val="11"/>
              </w:num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I need to adjust my settings Test </w:t>
            </w:r>
          </w:p>
          <w:p w14:paraId="30DDC636" w14:textId="77777777" w:rsidR="000237F1" w:rsidRPr="00A64A76" w:rsidRDefault="000237F1" w:rsidP="000275D3">
            <w:p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color w:val="000000" w:themeColor="text1"/>
              </w:rPr>
              <w:t>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I need to adjust my settings”</w:t>
            </w:r>
            <w:r w:rsidRPr="00A64A76">
              <w:rPr>
                <w:rFonts w:eastAsia="Times New Roman" w:cstheme="minorHAnsi"/>
                <w:color w:val="000000" w:themeColor="text1"/>
              </w:rPr>
              <w:t xml:space="preserve"> is passed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 </w:t>
            </w:r>
            <w:r w:rsidRPr="00A64A76">
              <w:rPr>
                <w:rFonts w:eastAsia="Times New Roman" w:cstheme="minorHAnsi"/>
                <w:color w:val="000000" w:themeColor="text1"/>
              </w:rPr>
              <w:t>as input, 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settings</w:t>
            </w:r>
            <w:r w:rsidRPr="00A64A76">
              <w:rPr>
                <w:rFonts w:eastAsia="Times New Roman" w:cstheme="minorHAnsi"/>
                <w:color w:val="000000" w:themeColor="text1"/>
              </w:rPr>
              <w:t>” Is obtained as response from NLUResponse.</w:t>
            </w:r>
          </w:p>
        </w:tc>
        <w:tc>
          <w:tcPr>
            <w:tcW w:w="5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4709C6CE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  <w:r w:rsidRPr="00A64A76">
              <w:rPr>
                <w:rFonts w:eastAsia="Times New Roman" w:cstheme="minorHAnsi"/>
              </w:rPr>
              <w:t>Verified</w:t>
            </w:r>
          </w:p>
          <w:p w14:paraId="5D1CA7B9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</w:p>
        </w:tc>
      </w:tr>
      <w:tr w:rsidR="000237F1" w:rsidRPr="00A64A76" w14:paraId="3A0F614E" w14:textId="77777777" w:rsidTr="000275D3"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5C4DEE2C" w14:textId="77777777" w:rsidR="000237F1" w:rsidRPr="00A64A76" w:rsidRDefault="000237F1" w:rsidP="009E26D9">
            <w:pPr>
              <w:pStyle w:val="ListParagraph"/>
              <w:numPr>
                <w:ilvl w:val="0"/>
                <w:numId w:val="11"/>
              </w:num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I want to change my trigger phrase Test </w:t>
            </w:r>
          </w:p>
          <w:p w14:paraId="34B707D2" w14:textId="77777777" w:rsidR="000237F1" w:rsidRPr="00A64A76" w:rsidRDefault="000237F1" w:rsidP="000275D3">
            <w:p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color w:val="000000" w:themeColor="text1"/>
              </w:rPr>
              <w:t>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I want to change my trigger phrase”</w:t>
            </w:r>
            <w:r w:rsidRPr="00A64A76">
              <w:rPr>
                <w:rFonts w:eastAsia="Times New Roman" w:cstheme="minorHAnsi"/>
                <w:color w:val="000000" w:themeColor="text1"/>
              </w:rPr>
              <w:t xml:space="preserve"> is passed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 </w:t>
            </w:r>
            <w:r w:rsidRPr="00A64A76">
              <w:rPr>
                <w:rFonts w:eastAsia="Times New Roman" w:cstheme="minorHAnsi"/>
                <w:color w:val="000000" w:themeColor="text1"/>
              </w:rPr>
              <w:t xml:space="preserve">as input, </w:t>
            </w:r>
            <w:r w:rsidRPr="00A64A76">
              <w:rPr>
                <w:rFonts w:eastAsia="Times New Roman" w:cstheme="minorHAnsi"/>
                <w:color w:val="000000" w:themeColor="text1"/>
              </w:rPr>
              <w:lastRenderedPageBreak/>
              <w:t>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ActionType.CREATE_NOTE.</w:t>
            </w:r>
            <w:r w:rsidRPr="00A64A76">
              <w:rPr>
                <w:rFonts w:eastAsia="Times New Roman" w:cstheme="minorHAnsi"/>
                <w:color w:val="000000" w:themeColor="text1"/>
              </w:rPr>
              <w:t>” Is obtained as response from NLUResponse’s ActionType.</w:t>
            </w:r>
          </w:p>
        </w:tc>
        <w:tc>
          <w:tcPr>
            <w:tcW w:w="5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6CB3C41A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  <w:r w:rsidRPr="00A64A76">
              <w:rPr>
                <w:rFonts w:eastAsia="Times New Roman" w:cstheme="minorHAnsi"/>
              </w:rPr>
              <w:lastRenderedPageBreak/>
              <w:t>Verified</w:t>
            </w:r>
          </w:p>
          <w:p w14:paraId="4776F7DB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</w:p>
        </w:tc>
      </w:tr>
      <w:tr w:rsidR="000237F1" w:rsidRPr="00A64A76" w14:paraId="06239CC1" w14:textId="77777777" w:rsidTr="000275D3">
        <w:tc>
          <w:tcPr>
            <w:tcW w:w="4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7B14B184" w14:textId="77777777" w:rsidR="000237F1" w:rsidRPr="00A64A76" w:rsidRDefault="000237F1" w:rsidP="009E26D9">
            <w:pPr>
              <w:pStyle w:val="ListParagraph"/>
              <w:numPr>
                <w:ilvl w:val="0"/>
                <w:numId w:val="11"/>
              </w:num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I have a meeting tomorrow at 6pm Test </w:t>
            </w:r>
          </w:p>
          <w:p w14:paraId="63EB2065" w14:textId="77777777" w:rsidR="000237F1" w:rsidRPr="00A64A76" w:rsidRDefault="000237F1" w:rsidP="000275D3">
            <w:pPr>
              <w:rPr>
                <w:rFonts w:eastAsia="Times New Roman" w:cstheme="minorHAnsi"/>
                <w:color w:val="000000" w:themeColor="text1"/>
              </w:rPr>
            </w:pPr>
            <w:r w:rsidRPr="00A64A76">
              <w:rPr>
                <w:rFonts w:eastAsia="Times New Roman" w:cstheme="minorHAnsi"/>
                <w:color w:val="000000" w:themeColor="text1"/>
              </w:rPr>
              <w:t>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I have a meeting tomorrow at 6pm”</w:t>
            </w:r>
            <w:r w:rsidRPr="00A64A76">
              <w:rPr>
                <w:rFonts w:eastAsia="Times New Roman" w:cstheme="minorHAnsi"/>
                <w:color w:val="000000" w:themeColor="text1"/>
              </w:rPr>
              <w:t xml:space="preserve"> is passed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 xml:space="preserve"> </w:t>
            </w:r>
            <w:r w:rsidRPr="00A64A76">
              <w:rPr>
                <w:rFonts w:eastAsia="Times New Roman" w:cstheme="minorHAnsi"/>
                <w:color w:val="000000" w:themeColor="text1"/>
              </w:rPr>
              <w:t>as input, “</w:t>
            </w:r>
            <w:r w:rsidRPr="00A64A76">
              <w:rPr>
                <w:rFonts w:eastAsia="Times New Roman" w:cstheme="minorHAnsi"/>
                <w:b/>
                <w:bCs/>
                <w:color w:val="000000" w:themeColor="text1"/>
              </w:rPr>
              <w:t>meeting.</w:t>
            </w:r>
            <w:r w:rsidRPr="00A64A76">
              <w:rPr>
                <w:rFonts w:eastAsia="Times New Roman" w:cstheme="minorHAnsi"/>
                <w:color w:val="000000" w:themeColor="text1"/>
              </w:rPr>
              <w:t>” Is obtained as response from NLUResponse’s eventType.</w:t>
            </w:r>
          </w:p>
        </w:tc>
        <w:tc>
          <w:tcPr>
            <w:tcW w:w="50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E2F3" w:themeFill="accent1" w:themeFillTint="33"/>
          </w:tcPr>
          <w:p w14:paraId="4E469DE1" w14:textId="77777777" w:rsidR="000237F1" w:rsidRPr="00A64A76" w:rsidRDefault="000237F1" w:rsidP="000275D3">
            <w:pPr>
              <w:rPr>
                <w:rFonts w:eastAsia="Times New Roman" w:cstheme="minorHAnsi"/>
              </w:rPr>
            </w:pPr>
            <w:r w:rsidRPr="00A64A76">
              <w:rPr>
                <w:rFonts w:eastAsia="Times New Roman" w:cstheme="minorHAnsi"/>
              </w:rPr>
              <w:t>Verified</w:t>
            </w:r>
          </w:p>
        </w:tc>
      </w:tr>
    </w:tbl>
    <w:p w14:paraId="31C998E6" w14:textId="01782412" w:rsidR="000237F1" w:rsidRDefault="000237F1" w:rsidP="000237F1"/>
    <w:p w14:paraId="790C7DAF" w14:textId="77777777" w:rsidR="00AC1661" w:rsidRDefault="00AC1661" w:rsidP="000237F1"/>
    <w:p w14:paraId="79EF1918" w14:textId="1953CEA5" w:rsidR="00AC1661" w:rsidRDefault="00AC1661" w:rsidP="00AC1661">
      <w:pPr>
        <w:pStyle w:val="Heading2"/>
      </w:pPr>
      <w:bookmarkStart w:id="15" w:name="_Toc87026945"/>
      <w:r>
        <w:t>3</w:t>
      </w:r>
      <w:r w:rsidRPr="00856F57">
        <w:t>.</w:t>
      </w:r>
      <w:r>
        <w:t>2</w:t>
      </w:r>
      <w:r w:rsidRPr="00856F57">
        <w:t xml:space="preserve"> </w:t>
      </w:r>
      <w:r>
        <w:t>User Acceptance Testing</w:t>
      </w:r>
      <w:bookmarkEnd w:id="15"/>
    </w:p>
    <w:p w14:paraId="3BA0BC3C" w14:textId="1D0786F8" w:rsidR="00AC1661" w:rsidRPr="00AC1661" w:rsidRDefault="00AC1661" w:rsidP="00AC1661">
      <w:pPr>
        <w:pStyle w:val="Heading3"/>
      </w:pPr>
      <w:bookmarkStart w:id="16" w:name="_Toc87026946"/>
      <w:r>
        <w:t>3.2.1 Responds to the User Saying: “Hello”</w:t>
      </w:r>
      <w:bookmarkEnd w:id="16"/>
    </w:p>
    <w:p w14:paraId="51025C61" w14:textId="740F633E" w:rsidR="00AC1661" w:rsidRDefault="00AC1661" w:rsidP="00AC1661">
      <w:pPr>
        <w:spacing w:before="240"/>
      </w:pPr>
      <w:r w:rsidRPr="658B9E26">
        <w:rPr>
          <w:b/>
          <w:bCs/>
        </w:rPr>
        <w:t xml:space="preserve">Table </w:t>
      </w:r>
      <w:r w:rsidR="003A4FF4" w:rsidRPr="00010BB1">
        <w:rPr>
          <w:b/>
          <w:bCs/>
        </w:rPr>
        <w:fldChar w:fldCharType="begin"/>
      </w:r>
      <w:r w:rsidR="003A4FF4" w:rsidRPr="00010BB1">
        <w:rPr>
          <w:b/>
          <w:bCs/>
        </w:rPr>
        <w:instrText xml:space="preserve"> SEQ Table \* ARABIC </w:instrText>
      </w:r>
      <w:r w:rsidR="003A4FF4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4</w:t>
      </w:r>
      <w:r w:rsidR="003A4FF4" w:rsidRPr="00010BB1">
        <w:rPr>
          <w:b/>
          <w:bCs/>
        </w:rPr>
        <w:fldChar w:fldCharType="end"/>
      </w:r>
    </w:p>
    <w:p w14:paraId="629ECF00" w14:textId="7746CC11" w:rsidR="00AC1661" w:rsidRPr="000237F1" w:rsidRDefault="00AC1661" w:rsidP="00AC1661">
      <w:pPr>
        <w:rPr>
          <w:ins w:id="17" w:author="Joseph Kalfus" w:date="2021-11-02T20:03:00Z"/>
          <w:b/>
          <w:bCs/>
        </w:rPr>
      </w:pPr>
      <w:r>
        <w:rPr>
          <w:i/>
          <w:iCs/>
        </w:rPr>
        <w:t>Responds to the User Saying</w:t>
      </w:r>
      <w:r w:rsidR="00911471">
        <w:rPr>
          <w:i/>
          <w:iCs/>
        </w:rPr>
        <w:t>:</w:t>
      </w:r>
      <w:r>
        <w:rPr>
          <w:i/>
          <w:iCs/>
        </w:rPr>
        <w:t xml:space="preserve"> “Hello”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AC1661" w:rsidRPr="00AC1661" w14:paraId="339455FD" w14:textId="77777777" w:rsidTr="008652A9">
        <w:tc>
          <w:tcPr>
            <w:tcW w:w="1345" w:type="dxa"/>
            <w:shd w:val="clear" w:color="auto" w:fill="5B9BD5" w:themeFill="accent5"/>
          </w:tcPr>
          <w:p w14:paraId="3EB808BF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8005" w:type="dxa"/>
          </w:tcPr>
          <w:p w14:paraId="35345457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Responds to the User Saying: “Hello”</w:t>
            </w:r>
          </w:p>
        </w:tc>
      </w:tr>
      <w:tr w:rsidR="00AC1661" w:rsidRPr="00AC1661" w14:paraId="63655195" w14:textId="77777777" w:rsidTr="008652A9">
        <w:tc>
          <w:tcPr>
            <w:tcW w:w="1345" w:type="dxa"/>
            <w:shd w:val="clear" w:color="auto" w:fill="5B9BD5" w:themeFill="accent5"/>
          </w:tcPr>
          <w:p w14:paraId="5CB39038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8005" w:type="dxa"/>
          </w:tcPr>
          <w:p w14:paraId="6FB08EDB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User Acceptance Testing</w:t>
            </w:r>
          </w:p>
        </w:tc>
      </w:tr>
      <w:tr w:rsidR="00AC1661" w:rsidRPr="00AC1661" w14:paraId="47FB4848" w14:textId="77777777" w:rsidTr="008652A9">
        <w:tc>
          <w:tcPr>
            <w:tcW w:w="1345" w:type="dxa"/>
            <w:shd w:val="clear" w:color="auto" w:fill="5B9BD5" w:themeFill="accent5"/>
          </w:tcPr>
          <w:p w14:paraId="40F79BDE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8005" w:type="dxa"/>
          </w:tcPr>
          <w:p w14:paraId="76236C36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November 1</w:t>
            </w:r>
            <w:r w:rsidRPr="00AC1661">
              <w:rPr>
                <w:rFonts w:cstheme="minorHAnsi"/>
                <w:vertAlign w:val="superscript"/>
              </w:rPr>
              <w:t>st</w:t>
            </w:r>
            <w:r w:rsidRPr="00AC1661">
              <w:rPr>
                <w:rFonts w:cstheme="minorHAnsi"/>
              </w:rPr>
              <w:t>, 2021</w:t>
            </w:r>
          </w:p>
        </w:tc>
      </w:tr>
      <w:tr w:rsidR="00AC1661" w:rsidRPr="00AC1661" w14:paraId="7806195D" w14:textId="77777777" w:rsidTr="008652A9">
        <w:tc>
          <w:tcPr>
            <w:tcW w:w="1345" w:type="dxa"/>
            <w:shd w:val="clear" w:color="auto" w:fill="5B9BD5" w:themeFill="accent5"/>
          </w:tcPr>
          <w:p w14:paraId="0E10C4F5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8005" w:type="dxa"/>
          </w:tcPr>
          <w:p w14:paraId="34609377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Andrew Rohn</w:t>
            </w:r>
          </w:p>
        </w:tc>
      </w:tr>
      <w:tr w:rsidR="00AC1661" w:rsidRPr="00AC1661" w14:paraId="7D9BBBF4" w14:textId="77777777" w:rsidTr="008652A9">
        <w:tc>
          <w:tcPr>
            <w:tcW w:w="1345" w:type="dxa"/>
            <w:shd w:val="clear" w:color="auto" w:fill="5B9BD5" w:themeFill="accent5"/>
          </w:tcPr>
          <w:p w14:paraId="1D07FC86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8005" w:type="dxa"/>
          </w:tcPr>
          <w:p w14:paraId="566F5E58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Android Studio Arctic Fox 2020.3.1 Patch 3</w:t>
            </w:r>
          </w:p>
          <w:p w14:paraId="0983429E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Flutter 2.5.1</w:t>
            </w:r>
          </w:p>
          <w:p w14:paraId="0B9F696A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Dart 2.14.2</w:t>
            </w:r>
          </w:p>
        </w:tc>
      </w:tr>
      <w:tr w:rsidR="00AC1661" w:rsidRPr="00AC1661" w14:paraId="0CE3B508" w14:textId="77777777" w:rsidTr="008652A9">
        <w:tc>
          <w:tcPr>
            <w:tcW w:w="1345" w:type="dxa"/>
            <w:shd w:val="clear" w:color="auto" w:fill="5B9BD5" w:themeFill="accent5"/>
          </w:tcPr>
          <w:p w14:paraId="5A868589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8005" w:type="dxa"/>
          </w:tcPr>
          <w:p w14:paraId="75BDC962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Android Pixel 4 XL API 30</w:t>
            </w:r>
          </w:p>
        </w:tc>
      </w:tr>
      <w:tr w:rsidR="00AC1661" w:rsidRPr="00AC1661" w14:paraId="69C21B61" w14:textId="77777777" w:rsidTr="008652A9">
        <w:tc>
          <w:tcPr>
            <w:tcW w:w="1345" w:type="dxa"/>
            <w:shd w:val="clear" w:color="auto" w:fill="5B9BD5" w:themeFill="accent5"/>
          </w:tcPr>
          <w:p w14:paraId="16A4B446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8005" w:type="dxa"/>
          </w:tcPr>
          <w:p w14:paraId="47A49607" w14:textId="77777777" w:rsidR="00AC1661" w:rsidRPr="00AC1661" w:rsidRDefault="00AC1661" w:rsidP="009E26D9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</w:rPr>
            </w:pPr>
            <w:r w:rsidRPr="00AC1661">
              <w:rPr>
                <w:rFonts w:cstheme="minorHAnsi"/>
              </w:rPr>
              <w:t>User taps the mic icon in the app and says something like: “hello”</w:t>
            </w:r>
          </w:p>
          <w:p w14:paraId="101C7804" w14:textId="77777777" w:rsidR="00AC1661" w:rsidRPr="00AC1661" w:rsidRDefault="00AC1661" w:rsidP="009E26D9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</w:rPr>
            </w:pPr>
            <w:r w:rsidRPr="00AC1661">
              <w:rPr>
                <w:rFonts w:cstheme="minorHAnsi"/>
              </w:rPr>
              <w:t>The user’s voice is transcribed from voice to text and passed to the NLU Module</w:t>
            </w:r>
          </w:p>
          <w:p w14:paraId="2F34F364" w14:textId="77777777" w:rsidR="00AC1661" w:rsidRPr="00AC1661" w:rsidRDefault="00AC1661" w:rsidP="009E26D9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</w:rPr>
            </w:pPr>
            <w:r w:rsidRPr="00AC1661">
              <w:rPr>
                <w:rFonts w:cstheme="minorHAnsi"/>
              </w:rPr>
              <w:t>The NLU Module identifies the intent of the user’s speech as “Hello”</w:t>
            </w:r>
          </w:p>
          <w:p w14:paraId="1D6A172D" w14:textId="77777777" w:rsidR="00AC1661" w:rsidRPr="00AC1661" w:rsidRDefault="00AC1661" w:rsidP="009E26D9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</w:rPr>
            </w:pPr>
            <w:r w:rsidRPr="00AC1661">
              <w:rPr>
                <w:rFonts w:cstheme="minorHAnsi"/>
              </w:rPr>
              <w:t>The NLU Module returns text that states something like: “Nice to meet you.”</w:t>
            </w:r>
          </w:p>
          <w:p w14:paraId="0A07D6A5" w14:textId="77777777" w:rsidR="00AC1661" w:rsidRPr="00AC1661" w:rsidRDefault="00AC1661" w:rsidP="009E26D9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</w:rPr>
            </w:pPr>
            <w:r w:rsidRPr="00AC1661">
              <w:rPr>
                <w:rFonts w:cstheme="minorHAnsi"/>
              </w:rPr>
              <w:t>The app displays the text and does text-to-voice</w:t>
            </w:r>
          </w:p>
        </w:tc>
      </w:tr>
      <w:tr w:rsidR="00AC1661" w:rsidRPr="00AC1661" w14:paraId="2449A14D" w14:textId="77777777" w:rsidTr="008652A9">
        <w:tc>
          <w:tcPr>
            <w:tcW w:w="1345" w:type="dxa"/>
            <w:shd w:val="clear" w:color="auto" w:fill="5B9BD5" w:themeFill="accent5"/>
          </w:tcPr>
          <w:p w14:paraId="56A15538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8005" w:type="dxa"/>
          </w:tcPr>
          <w:p w14:paraId="064F1E4A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App displays and says something like: “Nice to meet you.”</w:t>
            </w:r>
          </w:p>
        </w:tc>
      </w:tr>
      <w:tr w:rsidR="00AC1661" w:rsidRPr="00AC1661" w14:paraId="324E94A4" w14:textId="77777777" w:rsidTr="008652A9">
        <w:tc>
          <w:tcPr>
            <w:tcW w:w="1345" w:type="dxa"/>
            <w:shd w:val="clear" w:color="auto" w:fill="5B9BD5" w:themeFill="accent5"/>
          </w:tcPr>
          <w:p w14:paraId="37BDC517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8005" w:type="dxa"/>
          </w:tcPr>
          <w:p w14:paraId="063ECD17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None</w:t>
            </w:r>
          </w:p>
        </w:tc>
      </w:tr>
      <w:tr w:rsidR="00AC1661" w:rsidRPr="00AC1661" w14:paraId="62D1222F" w14:textId="77777777" w:rsidTr="008652A9">
        <w:tc>
          <w:tcPr>
            <w:tcW w:w="1345" w:type="dxa"/>
            <w:shd w:val="clear" w:color="auto" w:fill="5B9BD5" w:themeFill="accent5"/>
          </w:tcPr>
          <w:p w14:paraId="0BA934A5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8005" w:type="dxa"/>
          </w:tcPr>
          <w:p w14:paraId="755541FB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Passed</w:t>
            </w:r>
          </w:p>
        </w:tc>
      </w:tr>
      <w:tr w:rsidR="00AC1661" w:rsidRPr="00AC1661" w14:paraId="5430860A" w14:textId="77777777" w:rsidTr="008652A9">
        <w:tc>
          <w:tcPr>
            <w:tcW w:w="1345" w:type="dxa"/>
            <w:shd w:val="clear" w:color="auto" w:fill="5B9BD5" w:themeFill="accent5"/>
          </w:tcPr>
          <w:p w14:paraId="0C19436A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lastRenderedPageBreak/>
              <w:t>Screenshots</w:t>
            </w:r>
          </w:p>
        </w:tc>
        <w:tc>
          <w:tcPr>
            <w:tcW w:w="8005" w:type="dxa"/>
          </w:tcPr>
          <w:p w14:paraId="403BE0EC" w14:textId="77777777" w:rsidR="00AC1661" w:rsidRPr="00AC1661" w:rsidRDefault="00AC1661" w:rsidP="008652A9">
            <w:pPr>
              <w:jc w:val="center"/>
              <w:rPr>
                <w:rFonts w:cstheme="minorHAnsi"/>
              </w:rPr>
            </w:pPr>
            <w:r w:rsidRPr="00AC1661">
              <w:rPr>
                <w:rFonts w:cstheme="minorHAnsi"/>
                <w:noProof/>
              </w:rPr>
              <w:drawing>
                <wp:inline distT="0" distB="0" distL="0" distR="0" wp14:anchorId="64931256" wp14:editId="3736C30D">
                  <wp:extent cx="2123440" cy="3676650"/>
                  <wp:effectExtent l="0" t="0" r="0" b="0"/>
                  <wp:docPr id="1" name="Picture 1" descr="A screenshot of a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screenshot of a phone&#10;&#10;Description automatically generated with medium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117" cy="3703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47C318" w14:textId="77777777" w:rsidR="00D52FFA" w:rsidRPr="00604E2E" w:rsidRDefault="00D52FFA" w:rsidP="00604E2E">
      <w:r w:rsidRPr="00604E2E">
        <w:br w:type="page"/>
      </w:r>
    </w:p>
    <w:p w14:paraId="64D3A558" w14:textId="20255558" w:rsidR="00AC1661" w:rsidRPr="00AC1661" w:rsidRDefault="00AC1661" w:rsidP="00AC1661">
      <w:pPr>
        <w:pStyle w:val="Heading3"/>
      </w:pPr>
      <w:bookmarkStart w:id="18" w:name="_Toc87026947"/>
      <w:r>
        <w:lastRenderedPageBreak/>
        <w:t>3.2.2 Responds to the User Saying: “How are you?”</w:t>
      </w:r>
      <w:bookmarkEnd w:id="18"/>
    </w:p>
    <w:p w14:paraId="267B0573" w14:textId="44C8A8C5" w:rsidR="00AC1661" w:rsidRDefault="00AC1661" w:rsidP="00AC1661">
      <w:pPr>
        <w:spacing w:before="240"/>
      </w:pPr>
      <w:r w:rsidRPr="658B9E26">
        <w:rPr>
          <w:b/>
          <w:bCs/>
        </w:rPr>
        <w:t xml:space="preserve">Table </w:t>
      </w:r>
      <w:r w:rsidR="00070172" w:rsidRPr="00010BB1">
        <w:rPr>
          <w:b/>
          <w:bCs/>
        </w:rPr>
        <w:fldChar w:fldCharType="begin"/>
      </w:r>
      <w:r w:rsidR="00070172" w:rsidRPr="00010BB1">
        <w:rPr>
          <w:b/>
          <w:bCs/>
        </w:rPr>
        <w:instrText xml:space="preserve"> SEQ Table \* ARABIC </w:instrText>
      </w:r>
      <w:r w:rsidR="00070172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5</w:t>
      </w:r>
      <w:r w:rsidR="00070172" w:rsidRPr="00010BB1">
        <w:rPr>
          <w:b/>
          <w:bCs/>
        </w:rPr>
        <w:fldChar w:fldCharType="end"/>
      </w:r>
    </w:p>
    <w:p w14:paraId="588CD681" w14:textId="12984975" w:rsidR="00AC1661" w:rsidRPr="000237F1" w:rsidRDefault="00AC1661" w:rsidP="00AC1661">
      <w:pPr>
        <w:rPr>
          <w:ins w:id="19" w:author="Joseph Kalfus" w:date="2021-11-02T20:03:00Z"/>
          <w:b/>
          <w:bCs/>
        </w:rPr>
      </w:pPr>
      <w:r>
        <w:rPr>
          <w:i/>
          <w:iCs/>
        </w:rPr>
        <w:t>Responds to the User Saying</w:t>
      </w:r>
      <w:r w:rsidR="00911471">
        <w:rPr>
          <w:i/>
          <w:iCs/>
        </w:rPr>
        <w:t>:</w:t>
      </w:r>
      <w:r>
        <w:rPr>
          <w:i/>
          <w:iCs/>
        </w:rPr>
        <w:t xml:space="preserve"> “How are you?”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915"/>
      </w:tblGrid>
      <w:tr w:rsidR="00AC1661" w:rsidRPr="00AC1661" w14:paraId="695091EA" w14:textId="77777777" w:rsidTr="008652A9">
        <w:tc>
          <w:tcPr>
            <w:tcW w:w="1435" w:type="dxa"/>
            <w:shd w:val="clear" w:color="auto" w:fill="5B9BD5" w:themeFill="accent5"/>
          </w:tcPr>
          <w:p w14:paraId="01A9C358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7915" w:type="dxa"/>
          </w:tcPr>
          <w:p w14:paraId="68B7AC0E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Responds to the User Saying: “How are you?”</w:t>
            </w:r>
          </w:p>
        </w:tc>
      </w:tr>
      <w:tr w:rsidR="00AC1661" w:rsidRPr="00AC1661" w14:paraId="310B2632" w14:textId="77777777" w:rsidTr="008652A9">
        <w:tc>
          <w:tcPr>
            <w:tcW w:w="1435" w:type="dxa"/>
            <w:shd w:val="clear" w:color="auto" w:fill="5B9BD5" w:themeFill="accent5"/>
          </w:tcPr>
          <w:p w14:paraId="52FABAD6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7915" w:type="dxa"/>
          </w:tcPr>
          <w:p w14:paraId="77DE951B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User Acceptance Testing</w:t>
            </w:r>
          </w:p>
        </w:tc>
      </w:tr>
      <w:tr w:rsidR="00AC1661" w:rsidRPr="00AC1661" w14:paraId="17E7F236" w14:textId="77777777" w:rsidTr="008652A9">
        <w:tc>
          <w:tcPr>
            <w:tcW w:w="1435" w:type="dxa"/>
            <w:shd w:val="clear" w:color="auto" w:fill="5B9BD5" w:themeFill="accent5"/>
          </w:tcPr>
          <w:p w14:paraId="13C50989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7915" w:type="dxa"/>
          </w:tcPr>
          <w:p w14:paraId="090B772F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November 1</w:t>
            </w:r>
            <w:r w:rsidRPr="00AC1661">
              <w:rPr>
                <w:rFonts w:cstheme="minorHAnsi"/>
                <w:vertAlign w:val="superscript"/>
              </w:rPr>
              <w:t>st</w:t>
            </w:r>
            <w:r w:rsidRPr="00AC1661">
              <w:rPr>
                <w:rFonts w:cstheme="minorHAnsi"/>
              </w:rPr>
              <w:t>, 2021</w:t>
            </w:r>
          </w:p>
        </w:tc>
      </w:tr>
      <w:tr w:rsidR="00AC1661" w:rsidRPr="00AC1661" w14:paraId="10AB8F7C" w14:textId="77777777" w:rsidTr="008652A9">
        <w:tc>
          <w:tcPr>
            <w:tcW w:w="1435" w:type="dxa"/>
            <w:shd w:val="clear" w:color="auto" w:fill="5B9BD5" w:themeFill="accent5"/>
          </w:tcPr>
          <w:p w14:paraId="3843B492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7915" w:type="dxa"/>
          </w:tcPr>
          <w:p w14:paraId="18730C4C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Andrew Rohn</w:t>
            </w:r>
          </w:p>
        </w:tc>
      </w:tr>
      <w:tr w:rsidR="00AC1661" w:rsidRPr="00AC1661" w14:paraId="32F2B5EA" w14:textId="77777777" w:rsidTr="008652A9">
        <w:tc>
          <w:tcPr>
            <w:tcW w:w="1435" w:type="dxa"/>
            <w:shd w:val="clear" w:color="auto" w:fill="5B9BD5" w:themeFill="accent5"/>
          </w:tcPr>
          <w:p w14:paraId="20AC53A7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7915" w:type="dxa"/>
          </w:tcPr>
          <w:p w14:paraId="0E11EBB6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Android Studio Arctic Fox 2020.3.1 Patch 3</w:t>
            </w:r>
          </w:p>
          <w:p w14:paraId="608C67E0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Flutter 2.5.1</w:t>
            </w:r>
          </w:p>
          <w:p w14:paraId="0579F683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Dart 2.14.2</w:t>
            </w:r>
          </w:p>
        </w:tc>
      </w:tr>
      <w:tr w:rsidR="00AC1661" w:rsidRPr="00AC1661" w14:paraId="5126EAA3" w14:textId="77777777" w:rsidTr="008652A9">
        <w:tc>
          <w:tcPr>
            <w:tcW w:w="1435" w:type="dxa"/>
            <w:shd w:val="clear" w:color="auto" w:fill="5B9BD5" w:themeFill="accent5"/>
          </w:tcPr>
          <w:p w14:paraId="24399FEF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7915" w:type="dxa"/>
          </w:tcPr>
          <w:p w14:paraId="51B96A11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Android Pixel 4 XL API 30</w:t>
            </w:r>
          </w:p>
        </w:tc>
      </w:tr>
      <w:tr w:rsidR="00AC1661" w:rsidRPr="00AC1661" w14:paraId="6CDF160A" w14:textId="77777777" w:rsidTr="008652A9">
        <w:tc>
          <w:tcPr>
            <w:tcW w:w="1435" w:type="dxa"/>
            <w:shd w:val="clear" w:color="auto" w:fill="5B9BD5" w:themeFill="accent5"/>
          </w:tcPr>
          <w:p w14:paraId="5D044E99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7915" w:type="dxa"/>
          </w:tcPr>
          <w:p w14:paraId="09482631" w14:textId="77777777" w:rsidR="00AC1661" w:rsidRPr="00AC1661" w:rsidRDefault="00AC1661" w:rsidP="009E26D9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</w:rPr>
            </w:pPr>
            <w:r w:rsidRPr="00AC1661">
              <w:rPr>
                <w:rFonts w:cstheme="minorHAnsi"/>
              </w:rPr>
              <w:t>User taps the mic icon in the app and says something like: “how are you”</w:t>
            </w:r>
          </w:p>
          <w:p w14:paraId="2FEDDAC7" w14:textId="77777777" w:rsidR="00AC1661" w:rsidRPr="00AC1661" w:rsidRDefault="00AC1661" w:rsidP="009E26D9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</w:rPr>
            </w:pPr>
            <w:r w:rsidRPr="00AC1661">
              <w:rPr>
                <w:rFonts w:cstheme="minorHAnsi"/>
              </w:rPr>
              <w:t>The user’s voice is transcribed from voice to text and passed to the NLU Module</w:t>
            </w:r>
          </w:p>
          <w:p w14:paraId="52EEC7E1" w14:textId="77777777" w:rsidR="00AC1661" w:rsidRPr="00AC1661" w:rsidRDefault="00AC1661" w:rsidP="009E26D9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</w:rPr>
            </w:pPr>
            <w:r w:rsidRPr="00AC1661">
              <w:rPr>
                <w:rFonts w:cstheme="minorHAnsi"/>
              </w:rPr>
              <w:t>The NLU Module identifies the intent of the user’s speech as “HowAreYou”</w:t>
            </w:r>
          </w:p>
          <w:p w14:paraId="2D76D66F" w14:textId="77777777" w:rsidR="00AC1661" w:rsidRPr="00AC1661" w:rsidRDefault="00AC1661" w:rsidP="009E26D9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</w:rPr>
            </w:pPr>
            <w:r w:rsidRPr="00AC1661">
              <w:rPr>
                <w:rFonts w:cstheme="minorHAnsi"/>
              </w:rPr>
              <w:t>The NLU Module returns text that states something like: “I’m doing great. Thanks for asking.”</w:t>
            </w:r>
          </w:p>
          <w:p w14:paraId="430D360B" w14:textId="77777777" w:rsidR="00AC1661" w:rsidRPr="00AC1661" w:rsidRDefault="00AC1661" w:rsidP="009E26D9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</w:rPr>
            </w:pPr>
            <w:r w:rsidRPr="00AC1661">
              <w:rPr>
                <w:rFonts w:cstheme="minorHAnsi"/>
              </w:rPr>
              <w:t>The app displays the text and does text-to-voice</w:t>
            </w:r>
          </w:p>
        </w:tc>
      </w:tr>
      <w:tr w:rsidR="00AC1661" w:rsidRPr="00AC1661" w14:paraId="0E3F2B70" w14:textId="77777777" w:rsidTr="008652A9">
        <w:tc>
          <w:tcPr>
            <w:tcW w:w="1435" w:type="dxa"/>
            <w:shd w:val="clear" w:color="auto" w:fill="5B9BD5" w:themeFill="accent5"/>
          </w:tcPr>
          <w:p w14:paraId="455D79DD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7915" w:type="dxa"/>
          </w:tcPr>
          <w:p w14:paraId="2E18F36B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App displays and says something like: “I’m doing great. Thanks for asking.”</w:t>
            </w:r>
          </w:p>
        </w:tc>
      </w:tr>
      <w:tr w:rsidR="00AC1661" w:rsidRPr="00AC1661" w14:paraId="2ADC70D2" w14:textId="77777777" w:rsidTr="008652A9">
        <w:tc>
          <w:tcPr>
            <w:tcW w:w="1435" w:type="dxa"/>
            <w:shd w:val="clear" w:color="auto" w:fill="5B9BD5" w:themeFill="accent5"/>
          </w:tcPr>
          <w:p w14:paraId="287219D1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7915" w:type="dxa"/>
          </w:tcPr>
          <w:p w14:paraId="3C552E42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None</w:t>
            </w:r>
          </w:p>
        </w:tc>
      </w:tr>
      <w:tr w:rsidR="00AC1661" w:rsidRPr="00AC1661" w14:paraId="244D3E93" w14:textId="77777777" w:rsidTr="008652A9">
        <w:tc>
          <w:tcPr>
            <w:tcW w:w="1435" w:type="dxa"/>
            <w:shd w:val="clear" w:color="auto" w:fill="5B9BD5" w:themeFill="accent5"/>
          </w:tcPr>
          <w:p w14:paraId="65E0EFC5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7915" w:type="dxa"/>
          </w:tcPr>
          <w:p w14:paraId="015B3D59" w14:textId="77777777" w:rsidR="00AC1661" w:rsidRPr="00AC1661" w:rsidRDefault="00AC1661" w:rsidP="008652A9">
            <w:pPr>
              <w:rPr>
                <w:rFonts w:cstheme="minorHAnsi"/>
              </w:rPr>
            </w:pPr>
            <w:r w:rsidRPr="00AC1661">
              <w:rPr>
                <w:rFonts w:cstheme="minorHAnsi"/>
              </w:rPr>
              <w:t>Passed</w:t>
            </w:r>
          </w:p>
        </w:tc>
      </w:tr>
      <w:tr w:rsidR="00AC1661" w:rsidRPr="00AC1661" w14:paraId="77845D96" w14:textId="77777777" w:rsidTr="008652A9">
        <w:tc>
          <w:tcPr>
            <w:tcW w:w="1435" w:type="dxa"/>
            <w:shd w:val="clear" w:color="auto" w:fill="5B9BD5" w:themeFill="accent5"/>
          </w:tcPr>
          <w:p w14:paraId="42664C91" w14:textId="77777777" w:rsidR="00AC1661" w:rsidRPr="00AC1661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AC1661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7915" w:type="dxa"/>
          </w:tcPr>
          <w:p w14:paraId="699440BC" w14:textId="77777777" w:rsidR="00AC1661" w:rsidRPr="00AC1661" w:rsidRDefault="00AC1661" w:rsidP="008652A9">
            <w:pPr>
              <w:jc w:val="center"/>
              <w:rPr>
                <w:rFonts w:cstheme="minorHAnsi"/>
              </w:rPr>
            </w:pPr>
            <w:r w:rsidRPr="00AC1661">
              <w:rPr>
                <w:rFonts w:cstheme="minorHAnsi"/>
                <w:noProof/>
              </w:rPr>
              <w:drawing>
                <wp:inline distT="0" distB="0" distL="0" distR="0" wp14:anchorId="2C0735E9" wp14:editId="2F8FC4CA">
                  <wp:extent cx="1980565" cy="3781425"/>
                  <wp:effectExtent l="0" t="0" r="635" b="9525"/>
                  <wp:docPr id="3" name="Picture 3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308" cy="381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5AE2B1" w14:textId="77777777" w:rsidR="00D52FFA" w:rsidRPr="000B561D" w:rsidRDefault="00D52FFA" w:rsidP="000B561D">
      <w:r w:rsidRPr="000B561D">
        <w:br w:type="page"/>
      </w:r>
    </w:p>
    <w:p w14:paraId="4AB3E15A" w14:textId="0244E6E7" w:rsidR="00AC1661" w:rsidRPr="00AC1661" w:rsidRDefault="00AC1661" w:rsidP="00AC1661">
      <w:pPr>
        <w:pStyle w:val="Heading3"/>
      </w:pPr>
      <w:bookmarkStart w:id="20" w:name="_Toc87026948"/>
      <w:r>
        <w:lastRenderedPageBreak/>
        <w:t>3.2.3 Responds to the User Saying: “What is your name?”</w:t>
      </w:r>
      <w:bookmarkEnd w:id="20"/>
    </w:p>
    <w:p w14:paraId="71D91B53" w14:textId="273A6518" w:rsidR="00AC1661" w:rsidRDefault="00AC1661" w:rsidP="00AC1661">
      <w:pPr>
        <w:spacing w:before="240"/>
      </w:pPr>
      <w:r w:rsidRPr="658B9E26">
        <w:rPr>
          <w:b/>
          <w:bCs/>
        </w:rPr>
        <w:t xml:space="preserve">Table </w:t>
      </w:r>
      <w:r w:rsidR="00070172" w:rsidRPr="00010BB1">
        <w:rPr>
          <w:b/>
          <w:bCs/>
        </w:rPr>
        <w:fldChar w:fldCharType="begin"/>
      </w:r>
      <w:r w:rsidR="00070172" w:rsidRPr="00010BB1">
        <w:rPr>
          <w:b/>
          <w:bCs/>
        </w:rPr>
        <w:instrText xml:space="preserve"> SEQ Table \* ARABIC </w:instrText>
      </w:r>
      <w:r w:rsidR="00070172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6</w:t>
      </w:r>
      <w:r w:rsidR="00070172" w:rsidRPr="00010BB1">
        <w:rPr>
          <w:b/>
          <w:bCs/>
        </w:rPr>
        <w:fldChar w:fldCharType="end"/>
      </w:r>
    </w:p>
    <w:p w14:paraId="30FA32FE" w14:textId="71BA493B" w:rsidR="00AC1661" w:rsidRPr="000237F1" w:rsidRDefault="00AC1661" w:rsidP="00AC1661">
      <w:pPr>
        <w:rPr>
          <w:ins w:id="21" w:author="Joseph Kalfus" w:date="2021-11-02T20:03:00Z"/>
          <w:b/>
          <w:bCs/>
        </w:rPr>
      </w:pPr>
      <w:r>
        <w:rPr>
          <w:i/>
          <w:iCs/>
        </w:rPr>
        <w:t>Responds to the User Saying</w:t>
      </w:r>
      <w:r w:rsidR="00911471">
        <w:rPr>
          <w:i/>
          <w:iCs/>
        </w:rPr>
        <w:t>:</w:t>
      </w:r>
      <w:r>
        <w:rPr>
          <w:i/>
          <w:iCs/>
        </w:rPr>
        <w:t xml:space="preserve"> “What is your name?”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8"/>
        <w:gridCol w:w="8032"/>
      </w:tblGrid>
      <w:tr w:rsidR="00AC1661" w:rsidRPr="00015D05" w14:paraId="398B2AAD" w14:textId="77777777" w:rsidTr="00AC1661">
        <w:tc>
          <w:tcPr>
            <w:tcW w:w="1318" w:type="dxa"/>
            <w:shd w:val="clear" w:color="auto" w:fill="5B9BD5" w:themeFill="accent5"/>
          </w:tcPr>
          <w:p w14:paraId="3CD4F226" w14:textId="77777777" w:rsidR="00AC1661" w:rsidRPr="00015D05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8032" w:type="dxa"/>
          </w:tcPr>
          <w:p w14:paraId="505A76C4" w14:textId="77777777" w:rsidR="00AC1661" w:rsidRPr="00015D05" w:rsidRDefault="00AC166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Responds to the User Saying: “What is your name?”</w:t>
            </w:r>
          </w:p>
        </w:tc>
      </w:tr>
      <w:tr w:rsidR="00AC1661" w:rsidRPr="00015D05" w14:paraId="02105BF2" w14:textId="77777777" w:rsidTr="00AC1661">
        <w:tc>
          <w:tcPr>
            <w:tcW w:w="1318" w:type="dxa"/>
            <w:shd w:val="clear" w:color="auto" w:fill="5B9BD5" w:themeFill="accent5"/>
          </w:tcPr>
          <w:p w14:paraId="2AF0F0C9" w14:textId="77777777" w:rsidR="00AC1661" w:rsidRPr="00015D05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8032" w:type="dxa"/>
          </w:tcPr>
          <w:p w14:paraId="785222DC" w14:textId="77777777" w:rsidR="00AC1661" w:rsidRPr="00015D05" w:rsidRDefault="00AC166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AC1661" w:rsidRPr="00015D05" w14:paraId="5DA1CB92" w14:textId="77777777" w:rsidTr="00AC1661">
        <w:tc>
          <w:tcPr>
            <w:tcW w:w="1318" w:type="dxa"/>
            <w:shd w:val="clear" w:color="auto" w:fill="5B9BD5" w:themeFill="accent5"/>
          </w:tcPr>
          <w:p w14:paraId="48A3F681" w14:textId="77777777" w:rsidR="00AC1661" w:rsidRPr="00015D05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8032" w:type="dxa"/>
          </w:tcPr>
          <w:p w14:paraId="5534976B" w14:textId="77777777" w:rsidR="00AC1661" w:rsidRPr="00015D05" w:rsidRDefault="00AC166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AC1661" w:rsidRPr="00015D05" w14:paraId="4DB415AB" w14:textId="77777777" w:rsidTr="00AC1661">
        <w:tc>
          <w:tcPr>
            <w:tcW w:w="1318" w:type="dxa"/>
            <w:shd w:val="clear" w:color="auto" w:fill="5B9BD5" w:themeFill="accent5"/>
          </w:tcPr>
          <w:p w14:paraId="230B88DE" w14:textId="77777777" w:rsidR="00AC1661" w:rsidRPr="00015D05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8032" w:type="dxa"/>
          </w:tcPr>
          <w:p w14:paraId="0C8E648C" w14:textId="77777777" w:rsidR="00AC1661" w:rsidRPr="00015D05" w:rsidRDefault="00AC166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AC1661" w:rsidRPr="00015D05" w14:paraId="623CB47B" w14:textId="77777777" w:rsidTr="00AC1661">
        <w:tc>
          <w:tcPr>
            <w:tcW w:w="1318" w:type="dxa"/>
            <w:shd w:val="clear" w:color="auto" w:fill="5B9BD5" w:themeFill="accent5"/>
          </w:tcPr>
          <w:p w14:paraId="10B00D8D" w14:textId="77777777" w:rsidR="00AC1661" w:rsidRPr="00015D05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8032" w:type="dxa"/>
          </w:tcPr>
          <w:p w14:paraId="4D049830" w14:textId="77777777" w:rsidR="00AC1661" w:rsidRPr="00015D05" w:rsidRDefault="00AC166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444F4B98" w14:textId="77777777" w:rsidR="00AC1661" w:rsidRPr="00015D05" w:rsidRDefault="00AC166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3113DE1C" w14:textId="77777777" w:rsidR="00AC1661" w:rsidRPr="00015D05" w:rsidRDefault="00AC166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AC1661" w:rsidRPr="00015D05" w14:paraId="75BE6459" w14:textId="77777777" w:rsidTr="00AC1661">
        <w:tc>
          <w:tcPr>
            <w:tcW w:w="1318" w:type="dxa"/>
            <w:shd w:val="clear" w:color="auto" w:fill="5B9BD5" w:themeFill="accent5"/>
          </w:tcPr>
          <w:p w14:paraId="4DE4CA7E" w14:textId="77777777" w:rsidR="00AC1661" w:rsidRPr="00015D05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8032" w:type="dxa"/>
          </w:tcPr>
          <w:p w14:paraId="5D392E9F" w14:textId="77777777" w:rsidR="00AC1661" w:rsidRPr="00015D05" w:rsidRDefault="00AC166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AC1661" w:rsidRPr="00015D05" w14:paraId="2F8040AD" w14:textId="77777777" w:rsidTr="00AC1661">
        <w:tc>
          <w:tcPr>
            <w:tcW w:w="1318" w:type="dxa"/>
            <w:shd w:val="clear" w:color="auto" w:fill="5B9BD5" w:themeFill="accent5"/>
          </w:tcPr>
          <w:p w14:paraId="241C9B53" w14:textId="77777777" w:rsidR="00AC1661" w:rsidRPr="00015D05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8032" w:type="dxa"/>
          </w:tcPr>
          <w:p w14:paraId="787F95B1" w14:textId="77777777" w:rsidR="00AC1661" w:rsidRPr="00015D05" w:rsidRDefault="00AC1661" w:rsidP="009E26D9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says something like: “what is your name”</w:t>
            </w:r>
          </w:p>
          <w:p w14:paraId="519E9FA3" w14:textId="77777777" w:rsidR="00AC1661" w:rsidRPr="00015D05" w:rsidRDefault="00AC1661" w:rsidP="009E26D9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4D5EFF44" w14:textId="77777777" w:rsidR="00AC1661" w:rsidRPr="00015D05" w:rsidRDefault="00AC1661" w:rsidP="009E26D9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“WhatIsYourName”</w:t>
            </w:r>
          </w:p>
          <w:p w14:paraId="50739F61" w14:textId="77777777" w:rsidR="00AC1661" w:rsidRPr="00015D05" w:rsidRDefault="00AC1661" w:rsidP="009E26D9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returns text that states something like: “My name is Sam.”</w:t>
            </w:r>
          </w:p>
          <w:p w14:paraId="7EB6379B" w14:textId="77777777" w:rsidR="00AC1661" w:rsidRPr="00015D05" w:rsidRDefault="00AC1661" w:rsidP="009E26D9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app displays the text and does text-to-voice</w:t>
            </w:r>
          </w:p>
        </w:tc>
      </w:tr>
      <w:tr w:rsidR="00AC1661" w:rsidRPr="00015D05" w14:paraId="17E04D60" w14:textId="77777777" w:rsidTr="00AC1661">
        <w:tc>
          <w:tcPr>
            <w:tcW w:w="1318" w:type="dxa"/>
            <w:shd w:val="clear" w:color="auto" w:fill="5B9BD5" w:themeFill="accent5"/>
          </w:tcPr>
          <w:p w14:paraId="663E00FD" w14:textId="77777777" w:rsidR="00AC1661" w:rsidRPr="00015D05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8032" w:type="dxa"/>
          </w:tcPr>
          <w:p w14:paraId="73B8E96F" w14:textId="77777777" w:rsidR="00AC1661" w:rsidRPr="00015D05" w:rsidRDefault="00AC166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displays and says something like: “My name is Sam.”</w:t>
            </w:r>
          </w:p>
        </w:tc>
      </w:tr>
      <w:tr w:rsidR="00AC1661" w:rsidRPr="00015D05" w14:paraId="3D3BF2F2" w14:textId="77777777" w:rsidTr="00AC1661">
        <w:tc>
          <w:tcPr>
            <w:tcW w:w="1318" w:type="dxa"/>
            <w:shd w:val="clear" w:color="auto" w:fill="5B9BD5" w:themeFill="accent5"/>
          </w:tcPr>
          <w:p w14:paraId="13050DB5" w14:textId="77777777" w:rsidR="00AC1661" w:rsidRPr="00015D05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8032" w:type="dxa"/>
          </w:tcPr>
          <w:p w14:paraId="43EB8436" w14:textId="77777777" w:rsidR="00AC1661" w:rsidRPr="00015D05" w:rsidRDefault="00AC166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AC1661" w:rsidRPr="00015D05" w14:paraId="40B38362" w14:textId="77777777" w:rsidTr="00AC1661">
        <w:tc>
          <w:tcPr>
            <w:tcW w:w="1318" w:type="dxa"/>
            <w:shd w:val="clear" w:color="auto" w:fill="5B9BD5" w:themeFill="accent5"/>
          </w:tcPr>
          <w:p w14:paraId="3FE3F3E6" w14:textId="77777777" w:rsidR="00AC1661" w:rsidRPr="00015D05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8032" w:type="dxa"/>
          </w:tcPr>
          <w:p w14:paraId="27108B0F" w14:textId="77777777" w:rsidR="00AC1661" w:rsidRPr="00015D05" w:rsidRDefault="00AC166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AC1661" w:rsidRPr="00015D05" w14:paraId="4D7B9C79" w14:textId="77777777" w:rsidTr="00AC1661">
        <w:tc>
          <w:tcPr>
            <w:tcW w:w="1318" w:type="dxa"/>
            <w:shd w:val="clear" w:color="auto" w:fill="5B9BD5" w:themeFill="accent5"/>
          </w:tcPr>
          <w:p w14:paraId="41C424A3" w14:textId="77777777" w:rsidR="00AC1661" w:rsidRPr="00015D05" w:rsidRDefault="00AC166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8032" w:type="dxa"/>
          </w:tcPr>
          <w:p w14:paraId="1CBE597C" w14:textId="77777777" w:rsidR="00AC1661" w:rsidRPr="00015D05" w:rsidRDefault="00AC1661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1A2EB12A" wp14:editId="5E496D23">
                  <wp:extent cx="2018665" cy="3762375"/>
                  <wp:effectExtent l="0" t="0" r="635" b="9525"/>
                  <wp:docPr id="5" name="Picture 5" descr="A screenshot of a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screenshot of a phone&#10;&#10;Description automatically generated with medium confidenc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195" cy="385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B3A9F1" w14:textId="77777777" w:rsidR="00B21A3B" w:rsidRPr="000B561D" w:rsidRDefault="00B21A3B" w:rsidP="000B561D">
      <w:r w:rsidRPr="000B561D">
        <w:br w:type="page"/>
      </w:r>
    </w:p>
    <w:p w14:paraId="0DFC2960" w14:textId="4ED67E2F" w:rsidR="00AC1661" w:rsidRPr="00AC1661" w:rsidRDefault="00AC1661" w:rsidP="00AC1661">
      <w:pPr>
        <w:pStyle w:val="Heading3"/>
      </w:pPr>
      <w:bookmarkStart w:id="22" w:name="_Toc87026949"/>
      <w:r>
        <w:lastRenderedPageBreak/>
        <w:t>3.2.4 Responds to the User Giving a Compliment</w:t>
      </w:r>
      <w:bookmarkEnd w:id="22"/>
    </w:p>
    <w:p w14:paraId="1DCC07CB" w14:textId="6F259D3E" w:rsidR="00AC1661" w:rsidRDefault="00AC1661" w:rsidP="00AC1661">
      <w:pPr>
        <w:spacing w:before="240"/>
      </w:pPr>
      <w:r w:rsidRPr="658B9E26">
        <w:rPr>
          <w:b/>
          <w:bCs/>
        </w:rPr>
        <w:t xml:space="preserve">Table </w:t>
      </w:r>
      <w:r w:rsidR="00070172" w:rsidRPr="00010BB1">
        <w:rPr>
          <w:b/>
          <w:bCs/>
        </w:rPr>
        <w:fldChar w:fldCharType="begin"/>
      </w:r>
      <w:r w:rsidR="00070172" w:rsidRPr="00010BB1">
        <w:rPr>
          <w:b/>
          <w:bCs/>
        </w:rPr>
        <w:instrText xml:space="preserve"> SEQ Table \* ARABIC </w:instrText>
      </w:r>
      <w:r w:rsidR="00070172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7</w:t>
      </w:r>
      <w:r w:rsidR="00070172" w:rsidRPr="00010BB1">
        <w:rPr>
          <w:b/>
          <w:bCs/>
        </w:rPr>
        <w:fldChar w:fldCharType="end"/>
      </w:r>
    </w:p>
    <w:p w14:paraId="3753A7E6" w14:textId="1E01A78B" w:rsidR="00AC1661" w:rsidRPr="000237F1" w:rsidRDefault="00AC1661" w:rsidP="00AC1661">
      <w:pPr>
        <w:rPr>
          <w:ins w:id="23" w:author="Joseph Kalfus" w:date="2021-11-02T20:03:00Z"/>
          <w:b/>
          <w:bCs/>
        </w:rPr>
      </w:pPr>
      <w:r>
        <w:rPr>
          <w:i/>
          <w:iCs/>
        </w:rPr>
        <w:t>Responds to the User Giving a Compliment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915"/>
      </w:tblGrid>
      <w:tr w:rsidR="00911471" w:rsidRPr="00015D05" w14:paraId="41881D9F" w14:textId="77777777" w:rsidTr="008652A9">
        <w:tc>
          <w:tcPr>
            <w:tcW w:w="1435" w:type="dxa"/>
            <w:shd w:val="clear" w:color="auto" w:fill="5B9BD5" w:themeFill="accent5"/>
          </w:tcPr>
          <w:p w14:paraId="798BED25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7915" w:type="dxa"/>
          </w:tcPr>
          <w:p w14:paraId="0815A5D9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Responds to the User Giving a Compliment</w:t>
            </w:r>
          </w:p>
        </w:tc>
      </w:tr>
      <w:tr w:rsidR="00911471" w:rsidRPr="00015D05" w14:paraId="3BB7E283" w14:textId="77777777" w:rsidTr="008652A9">
        <w:tc>
          <w:tcPr>
            <w:tcW w:w="1435" w:type="dxa"/>
            <w:shd w:val="clear" w:color="auto" w:fill="5B9BD5" w:themeFill="accent5"/>
          </w:tcPr>
          <w:p w14:paraId="1DE5218C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7915" w:type="dxa"/>
          </w:tcPr>
          <w:p w14:paraId="7A44C7F4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911471" w:rsidRPr="00015D05" w14:paraId="1D1528DE" w14:textId="77777777" w:rsidTr="008652A9">
        <w:tc>
          <w:tcPr>
            <w:tcW w:w="1435" w:type="dxa"/>
            <w:shd w:val="clear" w:color="auto" w:fill="5B9BD5" w:themeFill="accent5"/>
          </w:tcPr>
          <w:p w14:paraId="187993A2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7915" w:type="dxa"/>
          </w:tcPr>
          <w:p w14:paraId="0B2171BD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911471" w:rsidRPr="00015D05" w14:paraId="04D5CE17" w14:textId="77777777" w:rsidTr="008652A9">
        <w:tc>
          <w:tcPr>
            <w:tcW w:w="1435" w:type="dxa"/>
            <w:shd w:val="clear" w:color="auto" w:fill="5B9BD5" w:themeFill="accent5"/>
          </w:tcPr>
          <w:p w14:paraId="4FCD91E2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7915" w:type="dxa"/>
          </w:tcPr>
          <w:p w14:paraId="1C625EA6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911471" w:rsidRPr="00015D05" w14:paraId="7DD8A6CE" w14:textId="77777777" w:rsidTr="008652A9">
        <w:tc>
          <w:tcPr>
            <w:tcW w:w="1435" w:type="dxa"/>
            <w:shd w:val="clear" w:color="auto" w:fill="5B9BD5" w:themeFill="accent5"/>
          </w:tcPr>
          <w:p w14:paraId="194FFC49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7915" w:type="dxa"/>
          </w:tcPr>
          <w:p w14:paraId="2C8E2B47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651F0374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71D46FF9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911471" w:rsidRPr="00015D05" w14:paraId="545DE841" w14:textId="77777777" w:rsidTr="008652A9">
        <w:tc>
          <w:tcPr>
            <w:tcW w:w="1435" w:type="dxa"/>
            <w:shd w:val="clear" w:color="auto" w:fill="5B9BD5" w:themeFill="accent5"/>
          </w:tcPr>
          <w:p w14:paraId="7B8416B5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7915" w:type="dxa"/>
          </w:tcPr>
          <w:p w14:paraId="156810EC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911471" w:rsidRPr="00015D05" w14:paraId="157D7004" w14:textId="77777777" w:rsidTr="008652A9">
        <w:tc>
          <w:tcPr>
            <w:tcW w:w="1435" w:type="dxa"/>
            <w:shd w:val="clear" w:color="auto" w:fill="5B9BD5" w:themeFill="accent5"/>
          </w:tcPr>
          <w:p w14:paraId="31A3DA22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7915" w:type="dxa"/>
          </w:tcPr>
          <w:p w14:paraId="75F41FFE" w14:textId="77777777" w:rsidR="00911471" w:rsidRPr="00015D05" w:rsidRDefault="00911471" w:rsidP="009E26D9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says something like: “I like you”</w:t>
            </w:r>
          </w:p>
          <w:p w14:paraId="317C44B7" w14:textId="77777777" w:rsidR="00911471" w:rsidRPr="00015D05" w:rsidRDefault="00911471" w:rsidP="009E26D9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0764FA9F" w14:textId="77777777" w:rsidR="00911471" w:rsidRPr="00015D05" w:rsidRDefault="00911471" w:rsidP="009E26D9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“Compliment”</w:t>
            </w:r>
          </w:p>
          <w:p w14:paraId="47EF6CF2" w14:textId="77777777" w:rsidR="00911471" w:rsidRPr="00015D05" w:rsidRDefault="00911471" w:rsidP="009E26D9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returns text that states something like: “Thank you.”</w:t>
            </w:r>
          </w:p>
          <w:p w14:paraId="473348D2" w14:textId="77777777" w:rsidR="00911471" w:rsidRPr="00015D05" w:rsidRDefault="00911471" w:rsidP="009E26D9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app displays the text and does text-to-voice</w:t>
            </w:r>
          </w:p>
        </w:tc>
      </w:tr>
      <w:tr w:rsidR="00911471" w:rsidRPr="00015D05" w14:paraId="40FF1ADF" w14:textId="77777777" w:rsidTr="008652A9">
        <w:tc>
          <w:tcPr>
            <w:tcW w:w="1435" w:type="dxa"/>
            <w:shd w:val="clear" w:color="auto" w:fill="5B9BD5" w:themeFill="accent5"/>
          </w:tcPr>
          <w:p w14:paraId="083F071F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7915" w:type="dxa"/>
          </w:tcPr>
          <w:p w14:paraId="7500F68B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displays and says something like: “Thank you.”</w:t>
            </w:r>
          </w:p>
        </w:tc>
      </w:tr>
      <w:tr w:rsidR="00911471" w:rsidRPr="00015D05" w14:paraId="7DC8DA81" w14:textId="77777777" w:rsidTr="008652A9">
        <w:tc>
          <w:tcPr>
            <w:tcW w:w="1435" w:type="dxa"/>
            <w:shd w:val="clear" w:color="auto" w:fill="5B9BD5" w:themeFill="accent5"/>
          </w:tcPr>
          <w:p w14:paraId="15B6B7E7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7915" w:type="dxa"/>
          </w:tcPr>
          <w:p w14:paraId="1DB9D90F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911471" w:rsidRPr="00015D05" w14:paraId="3D94BD42" w14:textId="77777777" w:rsidTr="008652A9">
        <w:tc>
          <w:tcPr>
            <w:tcW w:w="1435" w:type="dxa"/>
            <w:shd w:val="clear" w:color="auto" w:fill="5B9BD5" w:themeFill="accent5"/>
          </w:tcPr>
          <w:p w14:paraId="1D7380B3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7915" w:type="dxa"/>
          </w:tcPr>
          <w:p w14:paraId="731D13FD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911471" w:rsidRPr="00015D05" w14:paraId="76E8C736" w14:textId="77777777" w:rsidTr="008652A9">
        <w:tc>
          <w:tcPr>
            <w:tcW w:w="1435" w:type="dxa"/>
            <w:shd w:val="clear" w:color="auto" w:fill="5B9BD5" w:themeFill="accent5"/>
          </w:tcPr>
          <w:p w14:paraId="0E2D59A2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7915" w:type="dxa"/>
          </w:tcPr>
          <w:p w14:paraId="7CD4485B" w14:textId="77777777" w:rsidR="00911471" w:rsidRPr="00015D05" w:rsidRDefault="00911471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5B2F6212" wp14:editId="43CE3345">
                  <wp:extent cx="2161540" cy="3914775"/>
                  <wp:effectExtent l="0" t="0" r="0" b="9525"/>
                  <wp:docPr id="7" name="Picture 7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465" cy="3974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C7D81A" w14:textId="77777777" w:rsidR="00B21A3B" w:rsidRPr="000B561D" w:rsidRDefault="00B21A3B" w:rsidP="000B561D">
      <w:r w:rsidRPr="000B561D">
        <w:br w:type="page"/>
      </w:r>
    </w:p>
    <w:p w14:paraId="432EFB25" w14:textId="727E1A67" w:rsidR="00911471" w:rsidRPr="00AC1661" w:rsidRDefault="00911471" w:rsidP="00911471">
      <w:pPr>
        <w:pStyle w:val="Heading3"/>
      </w:pPr>
      <w:bookmarkStart w:id="24" w:name="_Toc87026950"/>
      <w:r>
        <w:lastRenderedPageBreak/>
        <w:t>3.2.5 Responds to the User Giving an Insult</w:t>
      </w:r>
      <w:bookmarkEnd w:id="24"/>
    </w:p>
    <w:p w14:paraId="7C6582F8" w14:textId="423BE441" w:rsidR="00911471" w:rsidRDefault="00911471" w:rsidP="00911471">
      <w:pPr>
        <w:spacing w:before="240"/>
      </w:pPr>
      <w:r w:rsidRPr="658B9E26">
        <w:rPr>
          <w:b/>
          <w:bCs/>
        </w:rPr>
        <w:t xml:space="preserve">Table </w:t>
      </w:r>
      <w:r w:rsidR="00070172" w:rsidRPr="00010BB1">
        <w:rPr>
          <w:b/>
          <w:bCs/>
        </w:rPr>
        <w:fldChar w:fldCharType="begin"/>
      </w:r>
      <w:r w:rsidR="00070172" w:rsidRPr="00010BB1">
        <w:rPr>
          <w:b/>
          <w:bCs/>
        </w:rPr>
        <w:instrText xml:space="preserve"> SEQ Table \* ARABIC </w:instrText>
      </w:r>
      <w:r w:rsidR="00070172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8</w:t>
      </w:r>
      <w:r w:rsidR="00070172" w:rsidRPr="00010BB1">
        <w:rPr>
          <w:b/>
          <w:bCs/>
        </w:rPr>
        <w:fldChar w:fldCharType="end"/>
      </w:r>
    </w:p>
    <w:p w14:paraId="5D5E5DB3" w14:textId="4C74A3B9" w:rsidR="00911471" w:rsidRPr="000237F1" w:rsidRDefault="00911471" w:rsidP="00911471">
      <w:pPr>
        <w:rPr>
          <w:ins w:id="25" w:author="Joseph Kalfus" w:date="2021-11-02T20:03:00Z"/>
          <w:b/>
          <w:bCs/>
        </w:rPr>
      </w:pPr>
      <w:r>
        <w:rPr>
          <w:i/>
          <w:iCs/>
        </w:rPr>
        <w:t>Responds to the User Giving an Insult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915"/>
      </w:tblGrid>
      <w:tr w:rsidR="00911471" w:rsidRPr="00015D05" w14:paraId="1D6223EE" w14:textId="77777777" w:rsidTr="008652A9">
        <w:tc>
          <w:tcPr>
            <w:tcW w:w="1435" w:type="dxa"/>
            <w:shd w:val="clear" w:color="auto" w:fill="5B9BD5" w:themeFill="accent5"/>
          </w:tcPr>
          <w:p w14:paraId="4799FF8A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7915" w:type="dxa"/>
          </w:tcPr>
          <w:p w14:paraId="79ED3DA0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Responds to the User Giving an Insult</w:t>
            </w:r>
          </w:p>
        </w:tc>
      </w:tr>
      <w:tr w:rsidR="00911471" w:rsidRPr="00015D05" w14:paraId="2B9677C1" w14:textId="77777777" w:rsidTr="008652A9">
        <w:tc>
          <w:tcPr>
            <w:tcW w:w="1435" w:type="dxa"/>
            <w:shd w:val="clear" w:color="auto" w:fill="5B9BD5" w:themeFill="accent5"/>
          </w:tcPr>
          <w:p w14:paraId="59091E3A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7915" w:type="dxa"/>
          </w:tcPr>
          <w:p w14:paraId="4DD97CD3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911471" w:rsidRPr="00015D05" w14:paraId="32CCFF98" w14:textId="77777777" w:rsidTr="008652A9">
        <w:tc>
          <w:tcPr>
            <w:tcW w:w="1435" w:type="dxa"/>
            <w:shd w:val="clear" w:color="auto" w:fill="5B9BD5" w:themeFill="accent5"/>
          </w:tcPr>
          <w:p w14:paraId="467CFD6E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7915" w:type="dxa"/>
          </w:tcPr>
          <w:p w14:paraId="44134864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911471" w:rsidRPr="00015D05" w14:paraId="3ADABE4B" w14:textId="77777777" w:rsidTr="008652A9">
        <w:tc>
          <w:tcPr>
            <w:tcW w:w="1435" w:type="dxa"/>
            <w:shd w:val="clear" w:color="auto" w:fill="5B9BD5" w:themeFill="accent5"/>
          </w:tcPr>
          <w:p w14:paraId="7D7626D5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7915" w:type="dxa"/>
          </w:tcPr>
          <w:p w14:paraId="38BCB78F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911471" w:rsidRPr="00015D05" w14:paraId="268C3D64" w14:textId="77777777" w:rsidTr="008652A9">
        <w:tc>
          <w:tcPr>
            <w:tcW w:w="1435" w:type="dxa"/>
            <w:shd w:val="clear" w:color="auto" w:fill="5B9BD5" w:themeFill="accent5"/>
          </w:tcPr>
          <w:p w14:paraId="74C318D0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7915" w:type="dxa"/>
          </w:tcPr>
          <w:p w14:paraId="7B9BCE08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233C0D75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51DD016B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911471" w:rsidRPr="00015D05" w14:paraId="4D74F405" w14:textId="77777777" w:rsidTr="008652A9">
        <w:tc>
          <w:tcPr>
            <w:tcW w:w="1435" w:type="dxa"/>
            <w:shd w:val="clear" w:color="auto" w:fill="5B9BD5" w:themeFill="accent5"/>
          </w:tcPr>
          <w:p w14:paraId="6D1BDECC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7915" w:type="dxa"/>
          </w:tcPr>
          <w:p w14:paraId="613F1E29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911471" w:rsidRPr="00015D05" w14:paraId="119AC125" w14:textId="77777777" w:rsidTr="008652A9">
        <w:tc>
          <w:tcPr>
            <w:tcW w:w="1435" w:type="dxa"/>
            <w:shd w:val="clear" w:color="auto" w:fill="5B9BD5" w:themeFill="accent5"/>
          </w:tcPr>
          <w:p w14:paraId="1AC23797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7915" w:type="dxa"/>
          </w:tcPr>
          <w:p w14:paraId="27DB522E" w14:textId="77777777" w:rsidR="00911471" w:rsidRPr="00015D05" w:rsidRDefault="00911471" w:rsidP="009E26D9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says something like: “I hate you”</w:t>
            </w:r>
          </w:p>
          <w:p w14:paraId="23EC7CA3" w14:textId="77777777" w:rsidR="00911471" w:rsidRPr="00015D05" w:rsidRDefault="00911471" w:rsidP="009E26D9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42764F75" w14:textId="77777777" w:rsidR="00911471" w:rsidRPr="00015D05" w:rsidRDefault="00911471" w:rsidP="009E26D9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“Insult”</w:t>
            </w:r>
          </w:p>
          <w:p w14:paraId="4FD317F7" w14:textId="77777777" w:rsidR="00911471" w:rsidRPr="00015D05" w:rsidRDefault="00911471" w:rsidP="009E26D9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returns text that states something like: “I’m sorry you feel that way.”</w:t>
            </w:r>
          </w:p>
          <w:p w14:paraId="704B3E1D" w14:textId="77777777" w:rsidR="00911471" w:rsidRPr="00015D05" w:rsidRDefault="00911471" w:rsidP="009E26D9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app displays the text and does text-to-voice</w:t>
            </w:r>
          </w:p>
        </w:tc>
      </w:tr>
      <w:tr w:rsidR="00911471" w:rsidRPr="00015D05" w14:paraId="073E7D5A" w14:textId="77777777" w:rsidTr="008652A9">
        <w:tc>
          <w:tcPr>
            <w:tcW w:w="1435" w:type="dxa"/>
            <w:shd w:val="clear" w:color="auto" w:fill="5B9BD5" w:themeFill="accent5"/>
          </w:tcPr>
          <w:p w14:paraId="78F05D6A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7915" w:type="dxa"/>
          </w:tcPr>
          <w:p w14:paraId="383C9575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displays and says something like: “I’m sorry you feel that way.”</w:t>
            </w:r>
          </w:p>
        </w:tc>
      </w:tr>
      <w:tr w:rsidR="00911471" w:rsidRPr="00015D05" w14:paraId="2AB17C19" w14:textId="77777777" w:rsidTr="008652A9">
        <w:tc>
          <w:tcPr>
            <w:tcW w:w="1435" w:type="dxa"/>
            <w:shd w:val="clear" w:color="auto" w:fill="5B9BD5" w:themeFill="accent5"/>
          </w:tcPr>
          <w:p w14:paraId="035BA2FE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7915" w:type="dxa"/>
          </w:tcPr>
          <w:p w14:paraId="6D888DB6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911471" w:rsidRPr="00015D05" w14:paraId="11E14FA3" w14:textId="77777777" w:rsidTr="008652A9">
        <w:tc>
          <w:tcPr>
            <w:tcW w:w="1435" w:type="dxa"/>
            <w:shd w:val="clear" w:color="auto" w:fill="5B9BD5" w:themeFill="accent5"/>
          </w:tcPr>
          <w:p w14:paraId="75F2A405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7915" w:type="dxa"/>
          </w:tcPr>
          <w:p w14:paraId="788B44F4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911471" w:rsidRPr="00015D05" w14:paraId="5497DAE8" w14:textId="77777777" w:rsidTr="008652A9">
        <w:tc>
          <w:tcPr>
            <w:tcW w:w="1435" w:type="dxa"/>
            <w:shd w:val="clear" w:color="auto" w:fill="5B9BD5" w:themeFill="accent5"/>
          </w:tcPr>
          <w:p w14:paraId="0BB8D199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7915" w:type="dxa"/>
          </w:tcPr>
          <w:p w14:paraId="4C4D8298" w14:textId="77777777" w:rsidR="00911471" w:rsidRPr="00015D05" w:rsidRDefault="00911471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60B5E061" wp14:editId="2285976E">
                  <wp:extent cx="2147570" cy="3762375"/>
                  <wp:effectExtent l="0" t="0" r="5080" b="9525"/>
                  <wp:docPr id="9" name="Picture 9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665" cy="3780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414416" w14:textId="77777777" w:rsidR="00DD36FF" w:rsidRPr="000B561D" w:rsidRDefault="00DD36FF" w:rsidP="000B561D">
      <w:r w:rsidRPr="000B561D">
        <w:br w:type="page"/>
      </w:r>
    </w:p>
    <w:p w14:paraId="25F678D0" w14:textId="31C52C4D" w:rsidR="00911471" w:rsidRPr="00AC1661" w:rsidRDefault="00911471" w:rsidP="00911471">
      <w:pPr>
        <w:pStyle w:val="Heading3"/>
      </w:pPr>
      <w:bookmarkStart w:id="26" w:name="_Toc87026951"/>
      <w:r>
        <w:lastRenderedPageBreak/>
        <w:t>3.2.6 Responds to the User Saying: “Thank You”</w:t>
      </w:r>
      <w:bookmarkEnd w:id="26"/>
    </w:p>
    <w:p w14:paraId="7B858FD6" w14:textId="1207FF5B" w:rsidR="00911471" w:rsidRDefault="00911471" w:rsidP="00911471">
      <w:pPr>
        <w:spacing w:before="240"/>
      </w:pPr>
      <w:r w:rsidRPr="658B9E26">
        <w:rPr>
          <w:b/>
          <w:bCs/>
        </w:rPr>
        <w:t xml:space="preserve">Table </w:t>
      </w:r>
      <w:r w:rsidR="00070172" w:rsidRPr="00010BB1">
        <w:rPr>
          <w:b/>
          <w:bCs/>
        </w:rPr>
        <w:fldChar w:fldCharType="begin"/>
      </w:r>
      <w:r w:rsidR="00070172" w:rsidRPr="00010BB1">
        <w:rPr>
          <w:b/>
          <w:bCs/>
        </w:rPr>
        <w:instrText xml:space="preserve"> SEQ Table \* ARABIC </w:instrText>
      </w:r>
      <w:r w:rsidR="00070172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9</w:t>
      </w:r>
      <w:r w:rsidR="00070172" w:rsidRPr="00010BB1">
        <w:rPr>
          <w:b/>
          <w:bCs/>
        </w:rPr>
        <w:fldChar w:fldCharType="end"/>
      </w:r>
    </w:p>
    <w:p w14:paraId="4DEC017F" w14:textId="7FAB827F" w:rsidR="00911471" w:rsidRPr="000237F1" w:rsidRDefault="00911471" w:rsidP="00911471">
      <w:pPr>
        <w:rPr>
          <w:ins w:id="27" w:author="Joseph Kalfus" w:date="2021-11-02T20:03:00Z"/>
          <w:b/>
          <w:bCs/>
        </w:rPr>
      </w:pPr>
      <w:r>
        <w:rPr>
          <w:i/>
          <w:iCs/>
        </w:rPr>
        <w:t>Responds to the User Saying: “Thank You”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915"/>
      </w:tblGrid>
      <w:tr w:rsidR="00911471" w:rsidRPr="00015D05" w14:paraId="05B9F678" w14:textId="77777777" w:rsidTr="008652A9">
        <w:tc>
          <w:tcPr>
            <w:tcW w:w="1435" w:type="dxa"/>
            <w:shd w:val="clear" w:color="auto" w:fill="5B9BD5" w:themeFill="accent5"/>
          </w:tcPr>
          <w:p w14:paraId="0B2A06F2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7915" w:type="dxa"/>
          </w:tcPr>
          <w:p w14:paraId="66592A55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Responds to the User Saying: “Thank You”</w:t>
            </w:r>
          </w:p>
        </w:tc>
      </w:tr>
      <w:tr w:rsidR="00911471" w:rsidRPr="00015D05" w14:paraId="011E97B2" w14:textId="77777777" w:rsidTr="008652A9">
        <w:tc>
          <w:tcPr>
            <w:tcW w:w="1435" w:type="dxa"/>
            <w:shd w:val="clear" w:color="auto" w:fill="5B9BD5" w:themeFill="accent5"/>
          </w:tcPr>
          <w:p w14:paraId="4A31092C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7915" w:type="dxa"/>
          </w:tcPr>
          <w:p w14:paraId="5639C3EF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911471" w:rsidRPr="00015D05" w14:paraId="51D4BB09" w14:textId="77777777" w:rsidTr="008652A9">
        <w:tc>
          <w:tcPr>
            <w:tcW w:w="1435" w:type="dxa"/>
            <w:shd w:val="clear" w:color="auto" w:fill="5B9BD5" w:themeFill="accent5"/>
          </w:tcPr>
          <w:p w14:paraId="0DAE4269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7915" w:type="dxa"/>
          </w:tcPr>
          <w:p w14:paraId="71367934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911471" w:rsidRPr="00015D05" w14:paraId="31B3CB54" w14:textId="77777777" w:rsidTr="008652A9">
        <w:tc>
          <w:tcPr>
            <w:tcW w:w="1435" w:type="dxa"/>
            <w:shd w:val="clear" w:color="auto" w:fill="5B9BD5" w:themeFill="accent5"/>
          </w:tcPr>
          <w:p w14:paraId="69182328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7915" w:type="dxa"/>
          </w:tcPr>
          <w:p w14:paraId="5E099C08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911471" w:rsidRPr="00015D05" w14:paraId="104D12A1" w14:textId="77777777" w:rsidTr="008652A9">
        <w:tc>
          <w:tcPr>
            <w:tcW w:w="1435" w:type="dxa"/>
            <w:shd w:val="clear" w:color="auto" w:fill="5B9BD5" w:themeFill="accent5"/>
          </w:tcPr>
          <w:p w14:paraId="598C28FC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7915" w:type="dxa"/>
          </w:tcPr>
          <w:p w14:paraId="710D32B8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225FC19E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4E939F24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911471" w:rsidRPr="00015D05" w14:paraId="4958BA68" w14:textId="77777777" w:rsidTr="008652A9">
        <w:tc>
          <w:tcPr>
            <w:tcW w:w="1435" w:type="dxa"/>
            <w:shd w:val="clear" w:color="auto" w:fill="5B9BD5" w:themeFill="accent5"/>
          </w:tcPr>
          <w:p w14:paraId="77D06933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7915" w:type="dxa"/>
          </w:tcPr>
          <w:p w14:paraId="1160CB02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911471" w:rsidRPr="00015D05" w14:paraId="71F164E8" w14:textId="77777777" w:rsidTr="008652A9">
        <w:tc>
          <w:tcPr>
            <w:tcW w:w="1435" w:type="dxa"/>
            <w:shd w:val="clear" w:color="auto" w:fill="5B9BD5" w:themeFill="accent5"/>
          </w:tcPr>
          <w:p w14:paraId="6BF407D6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7915" w:type="dxa"/>
          </w:tcPr>
          <w:p w14:paraId="0BDD97B4" w14:textId="77777777" w:rsidR="00911471" w:rsidRPr="00015D05" w:rsidRDefault="00911471" w:rsidP="009E26D9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says something like: “thank you”</w:t>
            </w:r>
          </w:p>
          <w:p w14:paraId="4F118AB7" w14:textId="77777777" w:rsidR="00911471" w:rsidRPr="00015D05" w:rsidRDefault="00911471" w:rsidP="009E26D9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6F035C67" w14:textId="77777777" w:rsidR="00911471" w:rsidRPr="00015D05" w:rsidRDefault="00911471" w:rsidP="009E26D9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“ThankYou”</w:t>
            </w:r>
          </w:p>
          <w:p w14:paraId="6EFCD805" w14:textId="77777777" w:rsidR="00911471" w:rsidRPr="00015D05" w:rsidRDefault="00911471" w:rsidP="009E26D9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returns text that states something like: “You’re welcome.”</w:t>
            </w:r>
          </w:p>
          <w:p w14:paraId="74F83AB7" w14:textId="77777777" w:rsidR="00911471" w:rsidRPr="00015D05" w:rsidRDefault="00911471" w:rsidP="009E26D9">
            <w:pPr>
              <w:pStyle w:val="ListParagraph"/>
              <w:numPr>
                <w:ilvl w:val="0"/>
                <w:numId w:val="17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app displays the text and does text-to-voice</w:t>
            </w:r>
          </w:p>
        </w:tc>
      </w:tr>
      <w:tr w:rsidR="00911471" w:rsidRPr="00015D05" w14:paraId="58D7F107" w14:textId="77777777" w:rsidTr="008652A9">
        <w:tc>
          <w:tcPr>
            <w:tcW w:w="1435" w:type="dxa"/>
            <w:shd w:val="clear" w:color="auto" w:fill="5B9BD5" w:themeFill="accent5"/>
          </w:tcPr>
          <w:p w14:paraId="54B8FDCF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7915" w:type="dxa"/>
          </w:tcPr>
          <w:p w14:paraId="57EDCCD5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displays and says something like: “You’re welcome.”</w:t>
            </w:r>
          </w:p>
        </w:tc>
      </w:tr>
      <w:tr w:rsidR="00911471" w:rsidRPr="00015D05" w14:paraId="33667C7B" w14:textId="77777777" w:rsidTr="008652A9">
        <w:tc>
          <w:tcPr>
            <w:tcW w:w="1435" w:type="dxa"/>
            <w:shd w:val="clear" w:color="auto" w:fill="5B9BD5" w:themeFill="accent5"/>
          </w:tcPr>
          <w:p w14:paraId="6F4677BA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7915" w:type="dxa"/>
          </w:tcPr>
          <w:p w14:paraId="7D6C00C5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911471" w:rsidRPr="00015D05" w14:paraId="425E5158" w14:textId="77777777" w:rsidTr="008652A9">
        <w:tc>
          <w:tcPr>
            <w:tcW w:w="1435" w:type="dxa"/>
            <w:shd w:val="clear" w:color="auto" w:fill="5B9BD5" w:themeFill="accent5"/>
          </w:tcPr>
          <w:p w14:paraId="7DC23859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7915" w:type="dxa"/>
          </w:tcPr>
          <w:p w14:paraId="1EF89AFB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911471" w:rsidRPr="00015D05" w14:paraId="29D0F8A5" w14:textId="77777777" w:rsidTr="008652A9">
        <w:tc>
          <w:tcPr>
            <w:tcW w:w="1435" w:type="dxa"/>
            <w:shd w:val="clear" w:color="auto" w:fill="5B9BD5" w:themeFill="accent5"/>
          </w:tcPr>
          <w:p w14:paraId="376385B8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7915" w:type="dxa"/>
          </w:tcPr>
          <w:p w14:paraId="000DBB24" w14:textId="77777777" w:rsidR="00911471" w:rsidRPr="00015D05" w:rsidRDefault="00911471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50DF9DFF" wp14:editId="3ACA651A">
                  <wp:extent cx="2104390" cy="3971925"/>
                  <wp:effectExtent l="0" t="0" r="0" b="0"/>
                  <wp:docPr id="11" name="Picture 11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829" cy="407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CACE0" w14:textId="77777777" w:rsidR="00DD36FF" w:rsidRDefault="00DD36FF">
      <w:r>
        <w:br w:type="page"/>
      </w:r>
    </w:p>
    <w:p w14:paraId="5FBF27BD" w14:textId="1DCC416F" w:rsidR="00911471" w:rsidRPr="00AC1661" w:rsidRDefault="00911471" w:rsidP="00911471">
      <w:pPr>
        <w:pStyle w:val="Heading3"/>
      </w:pPr>
      <w:bookmarkStart w:id="28" w:name="_Toc87026952"/>
      <w:r>
        <w:lastRenderedPageBreak/>
        <w:t>3.2.7 Responds to the User Saying: “Goodbye”</w:t>
      </w:r>
      <w:bookmarkEnd w:id="28"/>
    </w:p>
    <w:p w14:paraId="436455ED" w14:textId="0F3DD327" w:rsidR="00911471" w:rsidRDefault="00911471" w:rsidP="00911471">
      <w:pPr>
        <w:spacing w:before="240"/>
      </w:pPr>
      <w:r w:rsidRPr="658B9E26">
        <w:rPr>
          <w:b/>
          <w:bCs/>
        </w:rPr>
        <w:t xml:space="preserve">Table </w:t>
      </w:r>
      <w:r w:rsidR="00070172" w:rsidRPr="00010BB1">
        <w:rPr>
          <w:b/>
          <w:bCs/>
        </w:rPr>
        <w:fldChar w:fldCharType="begin"/>
      </w:r>
      <w:r w:rsidR="00070172" w:rsidRPr="00010BB1">
        <w:rPr>
          <w:b/>
          <w:bCs/>
        </w:rPr>
        <w:instrText xml:space="preserve"> SEQ Table \* ARABIC </w:instrText>
      </w:r>
      <w:r w:rsidR="00070172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10</w:t>
      </w:r>
      <w:r w:rsidR="00070172" w:rsidRPr="00010BB1">
        <w:rPr>
          <w:b/>
          <w:bCs/>
        </w:rPr>
        <w:fldChar w:fldCharType="end"/>
      </w:r>
    </w:p>
    <w:p w14:paraId="7B413DE2" w14:textId="2262A218" w:rsidR="00911471" w:rsidRPr="000237F1" w:rsidRDefault="00911471" w:rsidP="00911471">
      <w:pPr>
        <w:rPr>
          <w:ins w:id="29" w:author="Joseph Kalfus" w:date="2021-11-02T20:03:00Z"/>
          <w:b/>
          <w:bCs/>
        </w:rPr>
      </w:pPr>
      <w:r>
        <w:rPr>
          <w:i/>
          <w:iCs/>
        </w:rPr>
        <w:t>Responds to the User Saying: “Goodbye”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8"/>
        <w:gridCol w:w="8032"/>
      </w:tblGrid>
      <w:tr w:rsidR="00911471" w:rsidRPr="00015D05" w14:paraId="33E22567" w14:textId="77777777" w:rsidTr="008652A9">
        <w:tc>
          <w:tcPr>
            <w:tcW w:w="1255" w:type="dxa"/>
            <w:shd w:val="clear" w:color="auto" w:fill="5B9BD5" w:themeFill="accent5"/>
          </w:tcPr>
          <w:p w14:paraId="05A28991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8095" w:type="dxa"/>
          </w:tcPr>
          <w:p w14:paraId="4784273D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Responds to the User Saying: “Goodbye”</w:t>
            </w:r>
          </w:p>
        </w:tc>
      </w:tr>
      <w:tr w:rsidR="00911471" w:rsidRPr="00015D05" w14:paraId="3650FEDE" w14:textId="77777777" w:rsidTr="008652A9">
        <w:tc>
          <w:tcPr>
            <w:tcW w:w="1255" w:type="dxa"/>
            <w:shd w:val="clear" w:color="auto" w:fill="5B9BD5" w:themeFill="accent5"/>
          </w:tcPr>
          <w:p w14:paraId="05C1BCE2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8095" w:type="dxa"/>
          </w:tcPr>
          <w:p w14:paraId="7477E31E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911471" w:rsidRPr="00015D05" w14:paraId="375501D5" w14:textId="77777777" w:rsidTr="008652A9">
        <w:tc>
          <w:tcPr>
            <w:tcW w:w="1255" w:type="dxa"/>
            <w:shd w:val="clear" w:color="auto" w:fill="5B9BD5" w:themeFill="accent5"/>
          </w:tcPr>
          <w:p w14:paraId="5C4E65FC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8095" w:type="dxa"/>
          </w:tcPr>
          <w:p w14:paraId="46AB5E7F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911471" w:rsidRPr="00015D05" w14:paraId="15AE02DC" w14:textId="77777777" w:rsidTr="008652A9">
        <w:tc>
          <w:tcPr>
            <w:tcW w:w="1255" w:type="dxa"/>
            <w:shd w:val="clear" w:color="auto" w:fill="5B9BD5" w:themeFill="accent5"/>
          </w:tcPr>
          <w:p w14:paraId="53341E19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8095" w:type="dxa"/>
          </w:tcPr>
          <w:p w14:paraId="11737722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911471" w:rsidRPr="00015D05" w14:paraId="37681D3B" w14:textId="77777777" w:rsidTr="008652A9">
        <w:tc>
          <w:tcPr>
            <w:tcW w:w="1255" w:type="dxa"/>
            <w:shd w:val="clear" w:color="auto" w:fill="5B9BD5" w:themeFill="accent5"/>
          </w:tcPr>
          <w:p w14:paraId="4FB06B8B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8095" w:type="dxa"/>
          </w:tcPr>
          <w:p w14:paraId="3E1A811F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19D862FF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1D5A9739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911471" w:rsidRPr="00015D05" w14:paraId="66B85C77" w14:textId="77777777" w:rsidTr="008652A9">
        <w:tc>
          <w:tcPr>
            <w:tcW w:w="1255" w:type="dxa"/>
            <w:shd w:val="clear" w:color="auto" w:fill="5B9BD5" w:themeFill="accent5"/>
          </w:tcPr>
          <w:p w14:paraId="30362AC4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8095" w:type="dxa"/>
          </w:tcPr>
          <w:p w14:paraId="29135BE0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911471" w:rsidRPr="00015D05" w14:paraId="3B4C1264" w14:textId="77777777" w:rsidTr="008652A9">
        <w:tc>
          <w:tcPr>
            <w:tcW w:w="1255" w:type="dxa"/>
            <w:shd w:val="clear" w:color="auto" w:fill="5B9BD5" w:themeFill="accent5"/>
          </w:tcPr>
          <w:p w14:paraId="49C034FF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8095" w:type="dxa"/>
          </w:tcPr>
          <w:p w14:paraId="6DBDE676" w14:textId="77777777" w:rsidR="00911471" w:rsidRPr="00015D05" w:rsidRDefault="00911471" w:rsidP="009E26D9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says something like: “goodbye”</w:t>
            </w:r>
          </w:p>
          <w:p w14:paraId="293F362E" w14:textId="77777777" w:rsidR="00911471" w:rsidRPr="00015D05" w:rsidRDefault="00911471" w:rsidP="009E26D9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790E392E" w14:textId="77777777" w:rsidR="00911471" w:rsidRPr="00015D05" w:rsidRDefault="00911471" w:rsidP="009E26D9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“Goodbye”</w:t>
            </w:r>
          </w:p>
          <w:p w14:paraId="31B49BF0" w14:textId="77777777" w:rsidR="00911471" w:rsidRPr="00015D05" w:rsidRDefault="00911471" w:rsidP="009E26D9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returns text that states something like: “Goodbye.”</w:t>
            </w:r>
          </w:p>
          <w:p w14:paraId="78CF1456" w14:textId="77777777" w:rsidR="00911471" w:rsidRPr="00015D05" w:rsidRDefault="00911471" w:rsidP="009E26D9">
            <w:pPr>
              <w:pStyle w:val="ListParagraph"/>
              <w:numPr>
                <w:ilvl w:val="0"/>
                <w:numId w:val="18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app displays the text and does text-to-voice</w:t>
            </w:r>
          </w:p>
        </w:tc>
      </w:tr>
      <w:tr w:rsidR="00911471" w:rsidRPr="00015D05" w14:paraId="1639DBC9" w14:textId="77777777" w:rsidTr="008652A9">
        <w:tc>
          <w:tcPr>
            <w:tcW w:w="1255" w:type="dxa"/>
            <w:shd w:val="clear" w:color="auto" w:fill="5B9BD5" w:themeFill="accent5"/>
          </w:tcPr>
          <w:p w14:paraId="706A5693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8095" w:type="dxa"/>
          </w:tcPr>
          <w:p w14:paraId="3A8833D9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displays and says something like: “Goodbye.”</w:t>
            </w:r>
          </w:p>
        </w:tc>
      </w:tr>
      <w:tr w:rsidR="00911471" w:rsidRPr="00015D05" w14:paraId="2A27BD32" w14:textId="77777777" w:rsidTr="008652A9">
        <w:tc>
          <w:tcPr>
            <w:tcW w:w="1255" w:type="dxa"/>
            <w:shd w:val="clear" w:color="auto" w:fill="5B9BD5" w:themeFill="accent5"/>
          </w:tcPr>
          <w:p w14:paraId="44B15A3A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8095" w:type="dxa"/>
          </w:tcPr>
          <w:p w14:paraId="62DF435A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911471" w:rsidRPr="00015D05" w14:paraId="4DBF21A7" w14:textId="77777777" w:rsidTr="008652A9">
        <w:tc>
          <w:tcPr>
            <w:tcW w:w="1255" w:type="dxa"/>
            <w:shd w:val="clear" w:color="auto" w:fill="5B9BD5" w:themeFill="accent5"/>
          </w:tcPr>
          <w:p w14:paraId="5191F769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8095" w:type="dxa"/>
          </w:tcPr>
          <w:p w14:paraId="67CD6596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911471" w:rsidRPr="00015D05" w14:paraId="56D02AE8" w14:textId="77777777" w:rsidTr="008652A9">
        <w:tc>
          <w:tcPr>
            <w:tcW w:w="1255" w:type="dxa"/>
            <w:shd w:val="clear" w:color="auto" w:fill="5B9BD5" w:themeFill="accent5"/>
          </w:tcPr>
          <w:p w14:paraId="387AEEAB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8095" w:type="dxa"/>
          </w:tcPr>
          <w:p w14:paraId="5F22D848" w14:textId="77777777" w:rsidR="00911471" w:rsidRPr="00015D05" w:rsidRDefault="00911471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0B0ADD94" wp14:editId="749BB97F">
                  <wp:extent cx="2174240" cy="3933825"/>
                  <wp:effectExtent l="0" t="0" r="0" b="9525"/>
                  <wp:docPr id="13" name="Picture 13" descr="A screenshot of a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screenshot of a phone&#10;&#10;Description automatically generated with medium confidenc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655" cy="3965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3CE289" w14:textId="77777777" w:rsidR="005302E1" w:rsidRDefault="005302E1">
      <w:r>
        <w:br w:type="page"/>
      </w:r>
    </w:p>
    <w:p w14:paraId="1748104B" w14:textId="3ADF1C81" w:rsidR="00911471" w:rsidRPr="00AC1661" w:rsidRDefault="00911471" w:rsidP="00911471">
      <w:pPr>
        <w:pStyle w:val="Heading3"/>
      </w:pPr>
      <w:bookmarkStart w:id="30" w:name="_Toc87026953"/>
      <w:r>
        <w:lastRenderedPageBreak/>
        <w:t>3.2.8 Navigates User to Calendar Screen</w:t>
      </w:r>
      <w:bookmarkEnd w:id="30"/>
    </w:p>
    <w:p w14:paraId="42A5D879" w14:textId="02C6B36D" w:rsidR="00911471" w:rsidRDefault="00911471" w:rsidP="00911471">
      <w:pPr>
        <w:spacing w:before="240"/>
      </w:pPr>
      <w:r w:rsidRPr="658B9E26">
        <w:rPr>
          <w:b/>
          <w:bCs/>
        </w:rPr>
        <w:t xml:space="preserve">Table </w:t>
      </w:r>
      <w:r w:rsidR="00070172" w:rsidRPr="00010BB1">
        <w:rPr>
          <w:b/>
          <w:bCs/>
        </w:rPr>
        <w:fldChar w:fldCharType="begin"/>
      </w:r>
      <w:r w:rsidR="00070172" w:rsidRPr="00010BB1">
        <w:rPr>
          <w:b/>
          <w:bCs/>
        </w:rPr>
        <w:instrText xml:space="preserve"> SEQ Table \* ARABIC </w:instrText>
      </w:r>
      <w:r w:rsidR="00070172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11</w:t>
      </w:r>
      <w:r w:rsidR="00070172" w:rsidRPr="00010BB1">
        <w:rPr>
          <w:b/>
          <w:bCs/>
        </w:rPr>
        <w:fldChar w:fldCharType="end"/>
      </w:r>
    </w:p>
    <w:p w14:paraId="6F6E81E1" w14:textId="4B22B1B5" w:rsidR="00911471" w:rsidRPr="000237F1" w:rsidRDefault="00911471" w:rsidP="00911471">
      <w:pPr>
        <w:rPr>
          <w:ins w:id="31" w:author="Joseph Kalfus" w:date="2021-11-02T20:03:00Z"/>
          <w:b/>
          <w:bCs/>
        </w:rPr>
      </w:pPr>
      <w:r>
        <w:rPr>
          <w:i/>
          <w:iCs/>
        </w:rPr>
        <w:t>Navigates User to Calendar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3960"/>
        <w:gridCol w:w="3960"/>
      </w:tblGrid>
      <w:tr w:rsidR="00911471" w:rsidRPr="00015D05" w14:paraId="193A3A95" w14:textId="77777777" w:rsidTr="008652A9">
        <w:tc>
          <w:tcPr>
            <w:tcW w:w="1430" w:type="dxa"/>
            <w:shd w:val="clear" w:color="auto" w:fill="5B9BD5" w:themeFill="accent5"/>
          </w:tcPr>
          <w:p w14:paraId="22BFA2FB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7920" w:type="dxa"/>
            <w:gridSpan w:val="2"/>
          </w:tcPr>
          <w:p w14:paraId="2CDC4470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Navigates User to Calendar Screen</w:t>
            </w:r>
          </w:p>
        </w:tc>
      </w:tr>
      <w:tr w:rsidR="00911471" w:rsidRPr="00015D05" w14:paraId="3EFE889B" w14:textId="77777777" w:rsidTr="008652A9">
        <w:tc>
          <w:tcPr>
            <w:tcW w:w="1430" w:type="dxa"/>
            <w:shd w:val="clear" w:color="auto" w:fill="5B9BD5" w:themeFill="accent5"/>
          </w:tcPr>
          <w:p w14:paraId="69E61AF3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7920" w:type="dxa"/>
            <w:gridSpan w:val="2"/>
          </w:tcPr>
          <w:p w14:paraId="3BA4DEA7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911471" w:rsidRPr="00015D05" w14:paraId="3BBA31D1" w14:textId="77777777" w:rsidTr="008652A9">
        <w:tc>
          <w:tcPr>
            <w:tcW w:w="1430" w:type="dxa"/>
            <w:shd w:val="clear" w:color="auto" w:fill="5B9BD5" w:themeFill="accent5"/>
          </w:tcPr>
          <w:p w14:paraId="45CB7747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7920" w:type="dxa"/>
            <w:gridSpan w:val="2"/>
          </w:tcPr>
          <w:p w14:paraId="29ABB7E2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911471" w:rsidRPr="00015D05" w14:paraId="0FC6CF6B" w14:textId="77777777" w:rsidTr="008652A9">
        <w:tc>
          <w:tcPr>
            <w:tcW w:w="1430" w:type="dxa"/>
            <w:shd w:val="clear" w:color="auto" w:fill="5B9BD5" w:themeFill="accent5"/>
          </w:tcPr>
          <w:p w14:paraId="7115FB29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7920" w:type="dxa"/>
            <w:gridSpan w:val="2"/>
          </w:tcPr>
          <w:p w14:paraId="735144BC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911471" w:rsidRPr="00015D05" w14:paraId="27E50C35" w14:textId="77777777" w:rsidTr="008652A9">
        <w:tc>
          <w:tcPr>
            <w:tcW w:w="1430" w:type="dxa"/>
            <w:shd w:val="clear" w:color="auto" w:fill="5B9BD5" w:themeFill="accent5"/>
          </w:tcPr>
          <w:p w14:paraId="590FFDBB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7920" w:type="dxa"/>
            <w:gridSpan w:val="2"/>
          </w:tcPr>
          <w:p w14:paraId="5585E22C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0C4299C3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72119744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911471" w:rsidRPr="00015D05" w14:paraId="3AA361D5" w14:textId="77777777" w:rsidTr="008652A9">
        <w:tc>
          <w:tcPr>
            <w:tcW w:w="1430" w:type="dxa"/>
            <w:shd w:val="clear" w:color="auto" w:fill="5B9BD5" w:themeFill="accent5"/>
          </w:tcPr>
          <w:p w14:paraId="19121483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7920" w:type="dxa"/>
            <w:gridSpan w:val="2"/>
          </w:tcPr>
          <w:p w14:paraId="65A9B576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911471" w:rsidRPr="00015D05" w14:paraId="3C91FF62" w14:textId="77777777" w:rsidTr="008652A9">
        <w:tc>
          <w:tcPr>
            <w:tcW w:w="1430" w:type="dxa"/>
            <w:shd w:val="clear" w:color="auto" w:fill="5B9BD5" w:themeFill="accent5"/>
          </w:tcPr>
          <w:p w14:paraId="28ED0CC9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7920" w:type="dxa"/>
            <w:gridSpan w:val="2"/>
          </w:tcPr>
          <w:p w14:paraId="29103DC8" w14:textId="77777777" w:rsidR="00911471" w:rsidRPr="00015D05" w:rsidRDefault="00911471" w:rsidP="009E26D9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says something like: “I want to see my events”</w:t>
            </w:r>
          </w:p>
          <w:p w14:paraId="6F1EF56C" w14:textId="77777777" w:rsidR="00911471" w:rsidRPr="00015D05" w:rsidRDefault="00911471" w:rsidP="009E26D9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11BA334A" w14:textId="77777777" w:rsidR="00911471" w:rsidRPr="00015D05" w:rsidRDefault="00911471" w:rsidP="009E26D9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“AppNavCalendar”</w:t>
            </w:r>
          </w:p>
          <w:p w14:paraId="2F4E4585" w14:textId="77777777" w:rsidR="00911471" w:rsidRPr="00015D05" w:rsidRDefault="00911471" w:rsidP="009E26D9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instructs the app to direct the user to the calendar screen</w:t>
            </w:r>
          </w:p>
          <w:p w14:paraId="68CDDC86" w14:textId="77777777" w:rsidR="00911471" w:rsidRPr="00015D05" w:rsidRDefault="00911471" w:rsidP="009E26D9">
            <w:pPr>
              <w:pStyle w:val="ListParagraph"/>
              <w:numPr>
                <w:ilvl w:val="0"/>
                <w:numId w:val="19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app directs the user to the calendar screen</w:t>
            </w:r>
          </w:p>
        </w:tc>
      </w:tr>
      <w:tr w:rsidR="00911471" w:rsidRPr="00015D05" w14:paraId="26078BF6" w14:textId="77777777" w:rsidTr="008652A9">
        <w:tc>
          <w:tcPr>
            <w:tcW w:w="1430" w:type="dxa"/>
            <w:shd w:val="clear" w:color="auto" w:fill="5B9BD5" w:themeFill="accent5"/>
          </w:tcPr>
          <w:p w14:paraId="47FF325C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7920" w:type="dxa"/>
            <w:gridSpan w:val="2"/>
          </w:tcPr>
          <w:p w14:paraId="243BD282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directs the user to the calendar screen</w:t>
            </w:r>
          </w:p>
        </w:tc>
      </w:tr>
      <w:tr w:rsidR="00911471" w:rsidRPr="00015D05" w14:paraId="2697BB3B" w14:textId="77777777" w:rsidTr="008652A9">
        <w:tc>
          <w:tcPr>
            <w:tcW w:w="1430" w:type="dxa"/>
            <w:shd w:val="clear" w:color="auto" w:fill="5B9BD5" w:themeFill="accent5"/>
          </w:tcPr>
          <w:p w14:paraId="0A9121D4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7920" w:type="dxa"/>
            <w:gridSpan w:val="2"/>
          </w:tcPr>
          <w:p w14:paraId="7CCB8419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911471" w:rsidRPr="00015D05" w14:paraId="183F636A" w14:textId="77777777" w:rsidTr="008652A9">
        <w:tc>
          <w:tcPr>
            <w:tcW w:w="1430" w:type="dxa"/>
            <w:shd w:val="clear" w:color="auto" w:fill="5B9BD5" w:themeFill="accent5"/>
          </w:tcPr>
          <w:p w14:paraId="25F67B8F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7920" w:type="dxa"/>
            <w:gridSpan w:val="2"/>
          </w:tcPr>
          <w:p w14:paraId="7BEEEE78" w14:textId="77777777" w:rsidR="00911471" w:rsidRPr="00015D05" w:rsidRDefault="00911471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911471" w:rsidRPr="00015D05" w14:paraId="3D14139A" w14:textId="77777777" w:rsidTr="008652A9">
        <w:tc>
          <w:tcPr>
            <w:tcW w:w="1430" w:type="dxa"/>
            <w:shd w:val="clear" w:color="auto" w:fill="5B9BD5" w:themeFill="accent5"/>
          </w:tcPr>
          <w:p w14:paraId="52D589B0" w14:textId="77777777" w:rsidR="00911471" w:rsidRPr="00015D05" w:rsidRDefault="00911471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3960" w:type="dxa"/>
          </w:tcPr>
          <w:p w14:paraId="650FF6E8" w14:textId="77777777" w:rsidR="00911471" w:rsidRPr="00015D05" w:rsidRDefault="00911471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4640C832" wp14:editId="4EAE21DD">
                  <wp:extent cx="2018665" cy="3619500"/>
                  <wp:effectExtent l="0" t="0" r="635" b="0"/>
                  <wp:docPr id="2" name="Picture 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885" cy="3666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 w14:paraId="3080178C" w14:textId="77777777" w:rsidR="00911471" w:rsidRPr="00015D05" w:rsidRDefault="00911471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2C95860F" wp14:editId="4AFA214E">
                  <wp:extent cx="2018665" cy="3619500"/>
                  <wp:effectExtent l="0" t="0" r="635" b="0"/>
                  <wp:docPr id="8" name="Picture 8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, application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762" cy="366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6F003" w14:textId="77777777" w:rsidR="005302E1" w:rsidRPr="000B561D" w:rsidRDefault="005302E1" w:rsidP="000B561D">
      <w:r w:rsidRPr="000B561D">
        <w:br w:type="page"/>
      </w:r>
    </w:p>
    <w:p w14:paraId="2AD4D8E6" w14:textId="2D8947DF" w:rsidR="0026314D" w:rsidRPr="00AC1661" w:rsidRDefault="0026314D" w:rsidP="0026314D">
      <w:pPr>
        <w:pStyle w:val="Heading3"/>
      </w:pPr>
      <w:bookmarkStart w:id="32" w:name="_Toc87026954"/>
      <w:r>
        <w:lastRenderedPageBreak/>
        <w:t>3.2.9 Navigates User to Checklist Screen</w:t>
      </w:r>
      <w:bookmarkEnd w:id="32"/>
    </w:p>
    <w:p w14:paraId="4291BC35" w14:textId="2588C664" w:rsidR="0026314D" w:rsidRDefault="0026314D" w:rsidP="0026314D">
      <w:pPr>
        <w:spacing w:before="240"/>
      </w:pPr>
      <w:r w:rsidRPr="658B9E26">
        <w:rPr>
          <w:b/>
          <w:bCs/>
        </w:rPr>
        <w:t xml:space="preserve">Table </w:t>
      </w:r>
      <w:r w:rsidR="00070172" w:rsidRPr="00010BB1">
        <w:rPr>
          <w:b/>
          <w:bCs/>
        </w:rPr>
        <w:fldChar w:fldCharType="begin"/>
      </w:r>
      <w:r w:rsidR="00070172" w:rsidRPr="00010BB1">
        <w:rPr>
          <w:b/>
          <w:bCs/>
        </w:rPr>
        <w:instrText xml:space="preserve"> SEQ Table \* ARABIC </w:instrText>
      </w:r>
      <w:r w:rsidR="00070172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12</w:t>
      </w:r>
      <w:r w:rsidR="00070172" w:rsidRPr="00010BB1">
        <w:rPr>
          <w:b/>
          <w:bCs/>
        </w:rPr>
        <w:fldChar w:fldCharType="end"/>
      </w:r>
    </w:p>
    <w:p w14:paraId="6BEE101F" w14:textId="19075095" w:rsidR="0026314D" w:rsidRPr="000237F1" w:rsidRDefault="0026314D" w:rsidP="0026314D">
      <w:pPr>
        <w:rPr>
          <w:ins w:id="33" w:author="Joseph Kalfus" w:date="2021-11-02T20:03:00Z"/>
          <w:b/>
          <w:bCs/>
        </w:rPr>
      </w:pPr>
      <w:r>
        <w:rPr>
          <w:i/>
          <w:iCs/>
        </w:rPr>
        <w:t>Navigates User to Checklist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3960"/>
        <w:gridCol w:w="3960"/>
      </w:tblGrid>
      <w:tr w:rsidR="0026314D" w:rsidRPr="00015D05" w14:paraId="47A57C7C" w14:textId="77777777" w:rsidTr="008652A9">
        <w:tc>
          <w:tcPr>
            <w:tcW w:w="1430" w:type="dxa"/>
            <w:shd w:val="clear" w:color="auto" w:fill="5B9BD5" w:themeFill="accent5"/>
          </w:tcPr>
          <w:p w14:paraId="5EA774AF" w14:textId="77777777" w:rsidR="0026314D" w:rsidRPr="00015D05" w:rsidRDefault="0026314D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7920" w:type="dxa"/>
            <w:gridSpan w:val="2"/>
          </w:tcPr>
          <w:p w14:paraId="593454C9" w14:textId="77777777" w:rsidR="0026314D" w:rsidRPr="00015D05" w:rsidRDefault="0026314D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Navigates User to Checklist Screen</w:t>
            </w:r>
          </w:p>
        </w:tc>
      </w:tr>
      <w:tr w:rsidR="0026314D" w:rsidRPr="00015D05" w14:paraId="2ECAFAE2" w14:textId="77777777" w:rsidTr="008652A9">
        <w:tc>
          <w:tcPr>
            <w:tcW w:w="1430" w:type="dxa"/>
            <w:shd w:val="clear" w:color="auto" w:fill="5B9BD5" w:themeFill="accent5"/>
          </w:tcPr>
          <w:p w14:paraId="32A5763E" w14:textId="77777777" w:rsidR="0026314D" w:rsidRPr="00015D05" w:rsidRDefault="0026314D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7920" w:type="dxa"/>
            <w:gridSpan w:val="2"/>
          </w:tcPr>
          <w:p w14:paraId="10B5F028" w14:textId="77777777" w:rsidR="0026314D" w:rsidRPr="00015D05" w:rsidRDefault="0026314D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26314D" w:rsidRPr="00015D05" w14:paraId="675338F5" w14:textId="77777777" w:rsidTr="008652A9">
        <w:tc>
          <w:tcPr>
            <w:tcW w:w="1430" w:type="dxa"/>
            <w:shd w:val="clear" w:color="auto" w:fill="5B9BD5" w:themeFill="accent5"/>
          </w:tcPr>
          <w:p w14:paraId="3C078D76" w14:textId="77777777" w:rsidR="0026314D" w:rsidRPr="00015D05" w:rsidRDefault="0026314D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7920" w:type="dxa"/>
            <w:gridSpan w:val="2"/>
          </w:tcPr>
          <w:p w14:paraId="08CACE26" w14:textId="77777777" w:rsidR="0026314D" w:rsidRPr="00015D05" w:rsidRDefault="0026314D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26314D" w:rsidRPr="00015D05" w14:paraId="3737EDDF" w14:textId="77777777" w:rsidTr="008652A9">
        <w:tc>
          <w:tcPr>
            <w:tcW w:w="1430" w:type="dxa"/>
            <w:shd w:val="clear" w:color="auto" w:fill="5B9BD5" w:themeFill="accent5"/>
          </w:tcPr>
          <w:p w14:paraId="7EBCEED5" w14:textId="77777777" w:rsidR="0026314D" w:rsidRPr="00015D05" w:rsidRDefault="0026314D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7920" w:type="dxa"/>
            <w:gridSpan w:val="2"/>
          </w:tcPr>
          <w:p w14:paraId="31236DCC" w14:textId="77777777" w:rsidR="0026314D" w:rsidRPr="00015D05" w:rsidRDefault="0026314D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26314D" w:rsidRPr="00015D05" w14:paraId="0342E8AE" w14:textId="77777777" w:rsidTr="008652A9">
        <w:tc>
          <w:tcPr>
            <w:tcW w:w="1430" w:type="dxa"/>
            <w:shd w:val="clear" w:color="auto" w:fill="5B9BD5" w:themeFill="accent5"/>
          </w:tcPr>
          <w:p w14:paraId="77AD57C7" w14:textId="77777777" w:rsidR="0026314D" w:rsidRPr="00015D05" w:rsidRDefault="0026314D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7920" w:type="dxa"/>
            <w:gridSpan w:val="2"/>
          </w:tcPr>
          <w:p w14:paraId="500D7058" w14:textId="77777777" w:rsidR="0026314D" w:rsidRPr="00015D05" w:rsidRDefault="0026314D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2E9BADF8" w14:textId="77777777" w:rsidR="0026314D" w:rsidRPr="00015D05" w:rsidRDefault="0026314D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256DE04E" w14:textId="77777777" w:rsidR="0026314D" w:rsidRPr="00015D05" w:rsidRDefault="0026314D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26314D" w:rsidRPr="00015D05" w14:paraId="0A8FC96E" w14:textId="77777777" w:rsidTr="008652A9">
        <w:tc>
          <w:tcPr>
            <w:tcW w:w="1430" w:type="dxa"/>
            <w:shd w:val="clear" w:color="auto" w:fill="5B9BD5" w:themeFill="accent5"/>
          </w:tcPr>
          <w:p w14:paraId="38E5149B" w14:textId="77777777" w:rsidR="0026314D" w:rsidRPr="00015D05" w:rsidRDefault="0026314D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7920" w:type="dxa"/>
            <w:gridSpan w:val="2"/>
          </w:tcPr>
          <w:p w14:paraId="47545D65" w14:textId="77777777" w:rsidR="0026314D" w:rsidRPr="00015D05" w:rsidRDefault="0026314D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26314D" w:rsidRPr="00015D05" w14:paraId="60DF7990" w14:textId="77777777" w:rsidTr="008652A9">
        <w:tc>
          <w:tcPr>
            <w:tcW w:w="1430" w:type="dxa"/>
            <w:shd w:val="clear" w:color="auto" w:fill="5B9BD5" w:themeFill="accent5"/>
          </w:tcPr>
          <w:p w14:paraId="492F3D5A" w14:textId="77777777" w:rsidR="0026314D" w:rsidRPr="00015D05" w:rsidRDefault="0026314D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7920" w:type="dxa"/>
            <w:gridSpan w:val="2"/>
          </w:tcPr>
          <w:p w14:paraId="34518EF8" w14:textId="77777777" w:rsidR="0026314D" w:rsidRPr="00015D05" w:rsidRDefault="0026314D" w:rsidP="009E26D9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says something like: “show me my checklist”</w:t>
            </w:r>
          </w:p>
          <w:p w14:paraId="37E6A1CD" w14:textId="77777777" w:rsidR="0026314D" w:rsidRPr="00015D05" w:rsidRDefault="0026314D" w:rsidP="009E26D9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25DA09EB" w14:textId="77777777" w:rsidR="0026314D" w:rsidRPr="00015D05" w:rsidRDefault="0026314D" w:rsidP="009E26D9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“AppNavChecklist”</w:t>
            </w:r>
          </w:p>
          <w:p w14:paraId="38BB4B0C" w14:textId="77777777" w:rsidR="0026314D" w:rsidRPr="00015D05" w:rsidRDefault="0026314D" w:rsidP="009E26D9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instructs the app to direct the user to the checklist screen</w:t>
            </w:r>
          </w:p>
          <w:p w14:paraId="043ADA90" w14:textId="77777777" w:rsidR="0026314D" w:rsidRPr="00015D05" w:rsidRDefault="0026314D" w:rsidP="009E26D9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app directs the user to the checklist screen</w:t>
            </w:r>
          </w:p>
        </w:tc>
      </w:tr>
      <w:tr w:rsidR="0026314D" w:rsidRPr="00015D05" w14:paraId="21497C17" w14:textId="77777777" w:rsidTr="008652A9">
        <w:tc>
          <w:tcPr>
            <w:tcW w:w="1430" w:type="dxa"/>
            <w:shd w:val="clear" w:color="auto" w:fill="5B9BD5" w:themeFill="accent5"/>
          </w:tcPr>
          <w:p w14:paraId="78476C71" w14:textId="77777777" w:rsidR="0026314D" w:rsidRPr="00015D05" w:rsidRDefault="0026314D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7920" w:type="dxa"/>
            <w:gridSpan w:val="2"/>
          </w:tcPr>
          <w:p w14:paraId="671810CD" w14:textId="77777777" w:rsidR="0026314D" w:rsidRPr="00015D05" w:rsidRDefault="0026314D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directs the user to the checklist screen</w:t>
            </w:r>
          </w:p>
        </w:tc>
      </w:tr>
      <w:tr w:rsidR="0026314D" w:rsidRPr="00015D05" w14:paraId="07E66CEB" w14:textId="77777777" w:rsidTr="008652A9">
        <w:tc>
          <w:tcPr>
            <w:tcW w:w="1430" w:type="dxa"/>
            <w:shd w:val="clear" w:color="auto" w:fill="5B9BD5" w:themeFill="accent5"/>
          </w:tcPr>
          <w:p w14:paraId="1B2A3C40" w14:textId="77777777" w:rsidR="0026314D" w:rsidRPr="00015D05" w:rsidRDefault="0026314D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7920" w:type="dxa"/>
            <w:gridSpan w:val="2"/>
          </w:tcPr>
          <w:p w14:paraId="3E561813" w14:textId="77777777" w:rsidR="0026314D" w:rsidRPr="00015D05" w:rsidRDefault="0026314D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26314D" w:rsidRPr="00015D05" w14:paraId="4350D731" w14:textId="77777777" w:rsidTr="008652A9">
        <w:tc>
          <w:tcPr>
            <w:tcW w:w="1430" w:type="dxa"/>
            <w:shd w:val="clear" w:color="auto" w:fill="5B9BD5" w:themeFill="accent5"/>
          </w:tcPr>
          <w:p w14:paraId="2DED28F2" w14:textId="77777777" w:rsidR="0026314D" w:rsidRPr="00015D05" w:rsidRDefault="0026314D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7920" w:type="dxa"/>
            <w:gridSpan w:val="2"/>
          </w:tcPr>
          <w:p w14:paraId="7E48A0E1" w14:textId="77777777" w:rsidR="0026314D" w:rsidRPr="00015D05" w:rsidRDefault="0026314D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26314D" w:rsidRPr="00015D05" w14:paraId="6BDA77F6" w14:textId="77777777" w:rsidTr="008652A9">
        <w:tc>
          <w:tcPr>
            <w:tcW w:w="1430" w:type="dxa"/>
            <w:shd w:val="clear" w:color="auto" w:fill="5B9BD5" w:themeFill="accent5"/>
          </w:tcPr>
          <w:p w14:paraId="0F5C4B98" w14:textId="77777777" w:rsidR="0026314D" w:rsidRPr="00015D05" w:rsidRDefault="0026314D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3960" w:type="dxa"/>
          </w:tcPr>
          <w:p w14:paraId="62CCC30F" w14:textId="77777777" w:rsidR="0026314D" w:rsidRPr="00015D05" w:rsidRDefault="0026314D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3739156C" wp14:editId="1729EB99">
                  <wp:extent cx="2018665" cy="3609975"/>
                  <wp:effectExtent l="0" t="0" r="635" b="0"/>
                  <wp:docPr id="4" name="Picture 4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517" cy="36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 w14:paraId="6464032B" w14:textId="77777777" w:rsidR="0026314D" w:rsidRPr="00015D05" w:rsidRDefault="0026314D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703021F8" wp14:editId="1A16E423">
                  <wp:extent cx="2018665" cy="3609975"/>
                  <wp:effectExtent l="0" t="0" r="635" b="9525"/>
                  <wp:docPr id="12" name="Picture 1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859" cy="3646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C83CC9" w14:textId="77777777" w:rsidR="00D6496A" w:rsidRPr="000B561D" w:rsidRDefault="00D6496A" w:rsidP="000B561D">
      <w:r w:rsidRPr="000B561D">
        <w:br w:type="page"/>
      </w:r>
    </w:p>
    <w:p w14:paraId="4354CE14" w14:textId="001FA75E" w:rsidR="0026314D" w:rsidRPr="00AC1661" w:rsidRDefault="0026314D" w:rsidP="0026314D">
      <w:pPr>
        <w:pStyle w:val="Heading3"/>
      </w:pPr>
      <w:bookmarkStart w:id="34" w:name="_Toc87026955"/>
      <w:r>
        <w:lastRenderedPageBreak/>
        <w:t>3.2.10 Navigates User to Help Screen</w:t>
      </w:r>
      <w:bookmarkEnd w:id="34"/>
    </w:p>
    <w:p w14:paraId="2772B6E6" w14:textId="1079017A" w:rsidR="0026314D" w:rsidRDefault="0026314D" w:rsidP="0026314D">
      <w:pPr>
        <w:spacing w:before="240"/>
      </w:pPr>
      <w:r w:rsidRPr="658B9E26">
        <w:rPr>
          <w:b/>
          <w:bCs/>
        </w:rPr>
        <w:t xml:space="preserve">Table </w:t>
      </w:r>
      <w:r w:rsidR="00070172" w:rsidRPr="00010BB1">
        <w:rPr>
          <w:b/>
          <w:bCs/>
        </w:rPr>
        <w:fldChar w:fldCharType="begin"/>
      </w:r>
      <w:r w:rsidR="00070172" w:rsidRPr="00010BB1">
        <w:rPr>
          <w:b/>
          <w:bCs/>
        </w:rPr>
        <w:instrText xml:space="preserve"> SEQ Table \* ARABIC </w:instrText>
      </w:r>
      <w:r w:rsidR="00070172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13</w:t>
      </w:r>
      <w:r w:rsidR="00070172" w:rsidRPr="00010BB1">
        <w:rPr>
          <w:b/>
          <w:bCs/>
        </w:rPr>
        <w:fldChar w:fldCharType="end"/>
      </w:r>
    </w:p>
    <w:p w14:paraId="76DF6307" w14:textId="366B649E" w:rsidR="0026314D" w:rsidRPr="000237F1" w:rsidRDefault="0026314D" w:rsidP="0026314D">
      <w:pPr>
        <w:rPr>
          <w:ins w:id="35" w:author="Joseph Kalfus" w:date="2021-11-02T20:03:00Z"/>
          <w:b/>
          <w:bCs/>
        </w:rPr>
      </w:pPr>
      <w:r>
        <w:rPr>
          <w:i/>
          <w:iCs/>
        </w:rPr>
        <w:t>Navigates User to Help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3960"/>
        <w:gridCol w:w="3960"/>
      </w:tblGrid>
      <w:tr w:rsidR="00D6496A" w:rsidRPr="00015D05" w14:paraId="5A9E6484" w14:textId="77777777" w:rsidTr="008652A9">
        <w:tc>
          <w:tcPr>
            <w:tcW w:w="1430" w:type="dxa"/>
            <w:shd w:val="clear" w:color="auto" w:fill="5B9BD5" w:themeFill="accent5"/>
          </w:tcPr>
          <w:p w14:paraId="494A4C12" w14:textId="77777777" w:rsidR="00D6496A" w:rsidRPr="00015D05" w:rsidRDefault="00D6496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7920" w:type="dxa"/>
            <w:gridSpan w:val="2"/>
          </w:tcPr>
          <w:p w14:paraId="425539FD" w14:textId="77777777" w:rsidR="00D6496A" w:rsidRPr="00015D05" w:rsidRDefault="00D6496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Navigates User to Help Screen</w:t>
            </w:r>
          </w:p>
        </w:tc>
      </w:tr>
      <w:tr w:rsidR="00D6496A" w:rsidRPr="00015D05" w14:paraId="755F009A" w14:textId="77777777" w:rsidTr="008652A9">
        <w:tc>
          <w:tcPr>
            <w:tcW w:w="1430" w:type="dxa"/>
            <w:shd w:val="clear" w:color="auto" w:fill="5B9BD5" w:themeFill="accent5"/>
          </w:tcPr>
          <w:p w14:paraId="09831258" w14:textId="77777777" w:rsidR="00D6496A" w:rsidRPr="00015D05" w:rsidRDefault="00D6496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7920" w:type="dxa"/>
            <w:gridSpan w:val="2"/>
          </w:tcPr>
          <w:p w14:paraId="04636D26" w14:textId="77777777" w:rsidR="00D6496A" w:rsidRPr="00015D05" w:rsidRDefault="00D6496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D6496A" w:rsidRPr="00015D05" w14:paraId="3349092A" w14:textId="77777777" w:rsidTr="008652A9">
        <w:tc>
          <w:tcPr>
            <w:tcW w:w="1430" w:type="dxa"/>
            <w:shd w:val="clear" w:color="auto" w:fill="5B9BD5" w:themeFill="accent5"/>
          </w:tcPr>
          <w:p w14:paraId="58A6FDD1" w14:textId="77777777" w:rsidR="00D6496A" w:rsidRPr="00015D05" w:rsidRDefault="00D6496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7920" w:type="dxa"/>
            <w:gridSpan w:val="2"/>
          </w:tcPr>
          <w:p w14:paraId="19642E18" w14:textId="77777777" w:rsidR="00D6496A" w:rsidRPr="00015D05" w:rsidRDefault="00D6496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D6496A" w:rsidRPr="00015D05" w14:paraId="3A40796F" w14:textId="77777777" w:rsidTr="008652A9">
        <w:tc>
          <w:tcPr>
            <w:tcW w:w="1430" w:type="dxa"/>
            <w:shd w:val="clear" w:color="auto" w:fill="5B9BD5" w:themeFill="accent5"/>
          </w:tcPr>
          <w:p w14:paraId="13F15DD0" w14:textId="77777777" w:rsidR="00D6496A" w:rsidRPr="00015D05" w:rsidRDefault="00D6496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7920" w:type="dxa"/>
            <w:gridSpan w:val="2"/>
          </w:tcPr>
          <w:p w14:paraId="2DA8A7F7" w14:textId="77777777" w:rsidR="00D6496A" w:rsidRPr="00015D05" w:rsidRDefault="00D6496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D6496A" w:rsidRPr="00015D05" w14:paraId="73F690CE" w14:textId="77777777" w:rsidTr="008652A9">
        <w:tc>
          <w:tcPr>
            <w:tcW w:w="1430" w:type="dxa"/>
            <w:shd w:val="clear" w:color="auto" w:fill="5B9BD5" w:themeFill="accent5"/>
          </w:tcPr>
          <w:p w14:paraId="567F74D5" w14:textId="77777777" w:rsidR="00D6496A" w:rsidRPr="00015D05" w:rsidRDefault="00D6496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7920" w:type="dxa"/>
            <w:gridSpan w:val="2"/>
          </w:tcPr>
          <w:p w14:paraId="72B20397" w14:textId="77777777" w:rsidR="00D6496A" w:rsidRPr="00015D05" w:rsidRDefault="00D6496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3240AD7E" w14:textId="77777777" w:rsidR="00D6496A" w:rsidRPr="00015D05" w:rsidRDefault="00D6496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764C9B81" w14:textId="77777777" w:rsidR="00D6496A" w:rsidRPr="00015D05" w:rsidRDefault="00D6496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D6496A" w:rsidRPr="00015D05" w14:paraId="5D21E779" w14:textId="77777777" w:rsidTr="008652A9">
        <w:tc>
          <w:tcPr>
            <w:tcW w:w="1430" w:type="dxa"/>
            <w:shd w:val="clear" w:color="auto" w:fill="5B9BD5" w:themeFill="accent5"/>
          </w:tcPr>
          <w:p w14:paraId="551E333C" w14:textId="77777777" w:rsidR="00D6496A" w:rsidRPr="00015D05" w:rsidRDefault="00D6496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7920" w:type="dxa"/>
            <w:gridSpan w:val="2"/>
          </w:tcPr>
          <w:p w14:paraId="02A05D24" w14:textId="77777777" w:rsidR="00D6496A" w:rsidRPr="00015D05" w:rsidRDefault="00D6496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D6496A" w:rsidRPr="00015D05" w14:paraId="7A6BF09F" w14:textId="77777777" w:rsidTr="008652A9">
        <w:tc>
          <w:tcPr>
            <w:tcW w:w="1430" w:type="dxa"/>
            <w:shd w:val="clear" w:color="auto" w:fill="5B9BD5" w:themeFill="accent5"/>
          </w:tcPr>
          <w:p w14:paraId="78B9EC0A" w14:textId="77777777" w:rsidR="00D6496A" w:rsidRPr="00015D05" w:rsidRDefault="00D6496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7920" w:type="dxa"/>
            <w:gridSpan w:val="2"/>
          </w:tcPr>
          <w:p w14:paraId="0FA13FBC" w14:textId="77777777" w:rsidR="00D6496A" w:rsidRPr="00015D05" w:rsidRDefault="00D6496A" w:rsidP="009E26D9">
            <w:pPr>
              <w:pStyle w:val="ListParagraph"/>
              <w:numPr>
                <w:ilvl w:val="0"/>
                <w:numId w:val="21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says something like: “I need help with the app”</w:t>
            </w:r>
          </w:p>
          <w:p w14:paraId="3816CBC4" w14:textId="77777777" w:rsidR="00D6496A" w:rsidRPr="00015D05" w:rsidRDefault="00D6496A" w:rsidP="009E26D9">
            <w:pPr>
              <w:pStyle w:val="ListParagraph"/>
              <w:numPr>
                <w:ilvl w:val="0"/>
                <w:numId w:val="21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5D93E815" w14:textId="77777777" w:rsidR="00D6496A" w:rsidRPr="00015D05" w:rsidRDefault="00D6496A" w:rsidP="009E26D9">
            <w:pPr>
              <w:pStyle w:val="ListParagraph"/>
              <w:numPr>
                <w:ilvl w:val="0"/>
                <w:numId w:val="21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“AppNavHelp”</w:t>
            </w:r>
          </w:p>
          <w:p w14:paraId="0E3B4B38" w14:textId="77777777" w:rsidR="00D6496A" w:rsidRPr="00015D05" w:rsidRDefault="00D6496A" w:rsidP="009E26D9">
            <w:pPr>
              <w:pStyle w:val="ListParagraph"/>
              <w:numPr>
                <w:ilvl w:val="0"/>
                <w:numId w:val="21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instructs the app to direct the user to the help screen</w:t>
            </w:r>
          </w:p>
          <w:p w14:paraId="13C151CD" w14:textId="77777777" w:rsidR="00D6496A" w:rsidRPr="00015D05" w:rsidRDefault="00D6496A" w:rsidP="009E26D9">
            <w:pPr>
              <w:pStyle w:val="ListParagraph"/>
              <w:numPr>
                <w:ilvl w:val="0"/>
                <w:numId w:val="21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app directs the user to the help screen</w:t>
            </w:r>
          </w:p>
        </w:tc>
      </w:tr>
      <w:tr w:rsidR="00D6496A" w:rsidRPr="00015D05" w14:paraId="42481029" w14:textId="77777777" w:rsidTr="008652A9">
        <w:tc>
          <w:tcPr>
            <w:tcW w:w="1430" w:type="dxa"/>
            <w:shd w:val="clear" w:color="auto" w:fill="5B9BD5" w:themeFill="accent5"/>
          </w:tcPr>
          <w:p w14:paraId="19FB0B16" w14:textId="77777777" w:rsidR="00D6496A" w:rsidRPr="00015D05" w:rsidRDefault="00D6496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7920" w:type="dxa"/>
            <w:gridSpan w:val="2"/>
          </w:tcPr>
          <w:p w14:paraId="4EE50044" w14:textId="77777777" w:rsidR="00D6496A" w:rsidRPr="00015D05" w:rsidRDefault="00D6496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directs the user to the help screen</w:t>
            </w:r>
          </w:p>
        </w:tc>
      </w:tr>
      <w:tr w:rsidR="00D6496A" w:rsidRPr="00015D05" w14:paraId="15BE8786" w14:textId="77777777" w:rsidTr="008652A9">
        <w:tc>
          <w:tcPr>
            <w:tcW w:w="1430" w:type="dxa"/>
            <w:shd w:val="clear" w:color="auto" w:fill="5B9BD5" w:themeFill="accent5"/>
          </w:tcPr>
          <w:p w14:paraId="61A0DE77" w14:textId="77777777" w:rsidR="00D6496A" w:rsidRPr="00015D05" w:rsidRDefault="00D6496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7920" w:type="dxa"/>
            <w:gridSpan w:val="2"/>
          </w:tcPr>
          <w:p w14:paraId="738378CF" w14:textId="77777777" w:rsidR="00D6496A" w:rsidRPr="00015D05" w:rsidRDefault="00D6496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D6496A" w:rsidRPr="00015D05" w14:paraId="68FEB54B" w14:textId="77777777" w:rsidTr="008652A9">
        <w:tc>
          <w:tcPr>
            <w:tcW w:w="1430" w:type="dxa"/>
            <w:shd w:val="clear" w:color="auto" w:fill="5B9BD5" w:themeFill="accent5"/>
          </w:tcPr>
          <w:p w14:paraId="4961EFED" w14:textId="77777777" w:rsidR="00D6496A" w:rsidRPr="00015D05" w:rsidRDefault="00D6496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7920" w:type="dxa"/>
            <w:gridSpan w:val="2"/>
          </w:tcPr>
          <w:p w14:paraId="4D3E458B" w14:textId="77777777" w:rsidR="00D6496A" w:rsidRPr="00015D05" w:rsidRDefault="00D6496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D6496A" w:rsidRPr="00015D05" w14:paraId="04D96278" w14:textId="77777777" w:rsidTr="008652A9">
        <w:tc>
          <w:tcPr>
            <w:tcW w:w="1430" w:type="dxa"/>
            <w:shd w:val="clear" w:color="auto" w:fill="5B9BD5" w:themeFill="accent5"/>
          </w:tcPr>
          <w:p w14:paraId="0E7DE93F" w14:textId="77777777" w:rsidR="00D6496A" w:rsidRPr="00015D05" w:rsidRDefault="00D6496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3960" w:type="dxa"/>
          </w:tcPr>
          <w:p w14:paraId="0F69D80D" w14:textId="77777777" w:rsidR="00D6496A" w:rsidRPr="00015D05" w:rsidRDefault="00D6496A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22A33A29" wp14:editId="5FBED5D5">
                  <wp:extent cx="2075815" cy="3781425"/>
                  <wp:effectExtent l="0" t="0" r="635" b="9525"/>
                  <wp:docPr id="6" name="Picture 6" descr="A screenshot of a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screenshot of a phone&#10;&#10;Description automatically generated with medium confidenc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653" cy="3810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 w14:paraId="6A922D1B" w14:textId="77777777" w:rsidR="00D6496A" w:rsidRPr="00015D05" w:rsidRDefault="00D6496A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3AACE5C4" wp14:editId="3061DD0D">
                  <wp:extent cx="2075815" cy="3781425"/>
                  <wp:effectExtent l="0" t="0" r="635" b="9525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995" cy="3803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6F93C" w14:textId="77777777" w:rsidR="00D6496A" w:rsidRDefault="00D6496A">
      <w:r>
        <w:br w:type="page"/>
      </w:r>
    </w:p>
    <w:p w14:paraId="055547EB" w14:textId="021B06E7" w:rsidR="00C27835" w:rsidRPr="00AC1661" w:rsidRDefault="00C27835" w:rsidP="00C27835">
      <w:pPr>
        <w:pStyle w:val="Heading3"/>
      </w:pPr>
      <w:bookmarkStart w:id="36" w:name="_Toc87026956"/>
      <w:r>
        <w:lastRenderedPageBreak/>
        <w:t>3.2.11 Navigates User to Menu Screen</w:t>
      </w:r>
      <w:bookmarkEnd w:id="36"/>
    </w:p>
    <w:p w14:paraId="33B4BFD0" w14:textId="5B761ED8" w:rsidR="00C27835" w:rsidRDefault="00C27835" w:rsidP="00C27835">
      <w:pPr>
        <w:spacing w:before="240"/>
      </w:pPr>
      <w:r w:rsidRPr="658B9E26">
        <w:rPr>
          <w:b/>
          <w:bCs/>
        </w:rPr>
        <w:t xml:space="preserve">Table </w:t>
      </w:r>
      <w:r w:rsidR="00070172" w:rsidRPr="00010BB1">
        <w:rPr>
          <w:b/>
          <w:bCs/>
        </w:rPr>
        <w:fldChar w:fldCharType="begin"/>
      </w:r>
      <w:r w:rsidR="00070172" w:rsidRPr="00010BB1">
        <w:rPr>
          <w:b/>
          <w:bCs/>
        </w:rPr>
        <w:instrText xml:space="preserve"> SEQ Table \* ARABIC </w:instrText>
      </w:r>
      <w:r w:rsidR="00070172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14</w:t>
      </w:r>
      <w:r w:rsidR="00070172" w:rsidRPr="00010BB1">
        <w:rPr>
          <w:b/>
          <w:bCs/>
        </w:rPr>
        <w:fldChar w:fldCharType="end"/>
      </w:r>
    </w:p>
    <w:p w14:paraId="382F664E" w14:textId="157C28AC" w:rsidR="00C27835" w:rsidRPr="000237F1" w:rsidRDefault="00C27835" w:rsidP="00C27835">
      <w:pPr>
        <w:rPr>
          <w:ins w:id="37" w:author="Joseph Kalfus" w:date="2021-11-02T20:03:00Z"/>
          <w:b/>
          <w:bCs/>
        </w:rPr>
      </w:pPr>
      <w:r>
        <w:rPr>
          <w:i/>
          <w:iCs/>
        </w:rPr>
        <w:t>Navigates User to Menu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3960"/>
        <w:gridCol w:w="3960"/>
      </w:tblGrid>
      <w:tr w:rsidR="00C27835" w:rsidRPr="00015D05" w14:paraId="14BF6D66" w14:textId="77777777" w:rsidTr="008652A9">
        <w:tc>
          <w:tcPr>
            <w:tcW w:w="1430" w:type="dxa"/>
            <w:shd w:val="clear" w:color="auto" w:fill="5B9BD5" w:themeFill="accent5"/>
          </w:tcPr>
          <w:p w14:paraId="2970F144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7920" w:type="dxa"/>
            <w:gridSpan w:val="2"/>
          </w:tcPr>
          <w:p w14:paraId="6CE47DEA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Navigates User to Menu Screen</w:t>
            </w:r>
          </w:p>
        </w:tc>
      </w:tr>
      <w:tr w:rsidR="00C27835" w:rsidRPr="00015D05" w14:paraId="63ED3BFB" w14:textId="77777777" w:rsidTr="008652A9">
        <w:tc>
          <w:tcPr>
            <w:tcW w:w="1430" w:type="dxa"/>
            <w:shd w:val="clear" w:color="auto" w:fill="5B9BD5" w:themeFill="accent5"/>
          </w:tcPr>
          <w:p w14:paraId="0ED4B168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7920" w:type="dxa"/>
            <w:gridSpan w:val="2"/>
          </w:tcPr>
          <w:p w14:paraId="10A6A3F9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C27835" w:rsidRPr="00015D05" w14:paraId="15037D1C" w14:textId="77777777" w:rsidTr="008652A9">
        <w:tc>
          <w:tcPr>
            <w:tcW w:w="1430" w:type="dxa"/>
            <w:shd w:val="clear" w:color="auto" w:fill="5B9BD5" w:themeFill="accent5"/>
          </w:tcPr>
          <w:p w14:paraId="1F22F2B0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7920" w:type="dxa"/>
            <w:gridSpan w:val="2"/>
          </w:tcPr>
          <w:p w14:paraId="1AC51000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C27835" w:rsidRPr="00015D05" w14:paraId="7B2D7BBF" w14:textId="77777777" w:rsidTr="008652A9">
        <w:tc>
          <w:tcPr>
            <w:tcW w:w="1430" w:type="dxa"/>
            <w:shd w:val="clear" w:color="auto" w:fill="5B9BD5" w:themeFill="accent5"/>
          </w:tcPr>
          <w:p w14:paraId="41E35BFC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7920" w:type="dxa"/>
            <w:gridSpan w:val="2"/>
          </w:tcPr>
          <w:p w14:paraId="4A4CB0F5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C27835" w:rsidRPr="00015D05" w14:paraId="0759B7BF" w14:textId="77777777" w:rsidTr="008652A9">
        <w:tc>
          <w:tcPr>
            <w:tcW w:w="1430" w:type="dxa"/>
            <w:shd w:val="clear" w:color="auto" w:fill="5B9BD5" w:themeFill="accent5"/>
          </w:tcPr>
          <w:p w14:paraId="1AF138F0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7920" w:type="dxa"/>
            <w:gridSpan w:val="2"/>
          </w:tcPr>
          <w:p w14:paraId="33220E0E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3C81F1C6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602505BB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C27835" w:rsidRPr="00015D05" w14:paraId="3AF38253" w14:textId="77777777" w:rsidTr="008652A9">
        <w:tc>
          <w:tcPr>
            <w:tcW w:w="1430" w:type="dxa"/>
            <w:shd w:val="clear" w:color="auto" w:fill="5B9BD5" w:themeFill="accent5"/>
          </w:tcPr>
          <w:p w14:paraId="17EAC194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7920" w:type="dxa"/>
            <w:gridSpan w:val="2"/>
          </w:tcPr>
          <w:p w14:paraId="2410FE2B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C27835" w:rsidRPr="00015D05" w14:paraId="4070139F" w14:textId="77777777" w:rsidTr="008652A9">
        <w:tc>
          <w:tcPr>
            <w:tcW w:w="1430" w:type="dxa"/>
            <w:shd w:val="clear" w:color="auto" w:fill="5B9BD5" w:themeFill="accent5"/>
          </w:tcPr>
          <w:p w14:paraId="2ADB87AA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7920" w:type="dxa"/>
            <w:gridSpan w:val="2"/>
          </w:tcPr>
          <w:p w14:paraId="42F0529C" w14:textId="77777777" w:rsidR="00C27835" w:rsidRPr="00015D05" w:rsidRDefault="00C27835" w:rsidP="009E26D9">
            <w:pPr>
              <w:pStyle w:val="ListParagraph"/>
              <w:numPr>
                <w:ilvl w:val="0"/>
                <w:numId w:val="22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says something like: “take me to the main menu”</w:t>
            </w:r>
          </w:p>
          <w:p w14:paraId="189DF9F3" w14:textId="77777777" w:rsidR="00C27835" w:rsidRPr="00015D05" w:rsidRDefault="00C27835" w:rsidP="009E26D9">
            <w:pPr>
              <w:pStyle w:val="ListParagraph"/>
              <w:numPr>
                <w:ilvl w:val="0"/>
                <w:numId w:val="22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7F8A997E" w14:textId="77777777" w:rsidR="00C27835" w:rsidRPr="00015D05" w:rsidRDefault="00C27835" w:rsidP="009E26D9">
            <w:pPr>
              <w:pStyle w:val="ListParagraph"/>
              <w:numPr>
                <w:ilvl w:val="0"/>
                <w:numId w:val="22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“AppNavMenu”</w:t>
            </w:r>
          </w:p>
          <w:p w14:paraId="032F7C26" w14:textId="77777777" w:rsidR="00C27835" w:rsidRPr="00015D05" w:rsidRDefault="00C27835" w:rsidP="009E26D9">
            <w:pPr>
              <w:pStyle w:val="ListParagraph"/>
              <w:numPr>
                <w:ilvl w:val="0"/>
                <w:numId w:val="22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instructs the app to direct the user to the menu screen</w:t>
            </w:r>
          </w:p>
          <w:p w14:paraId="4FBA7D91" w14:textId="77777777" w:rsidR="00C27835" w:rsidRPr="00015D05" w:rsidRDefault="00C27835" w:rsidP="009E26D9">
            <w:pPr>
              <w:pStyle w:val="ListParagraph"/>
              <w:numPr>
                <w:ilvl w:val="0"/>
                <w:numId w:val="22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app directs the user to the menu screen</w:t>
            </w:r>
          </w:p>
        </w:tc>
      </w:tr>
      <w:tr w:rsidR="00C27835" w:rsidRPr="00015D05" w14:paraId="4599B76E" w14:textId="77777777" w:rsidTr="008652A9">
        <w:tc>
          <w:tcPr>
            <w:tcW w:w="1430" w:type="dxa"/>
            <w:shd w:val="clear" w:color="auto" w:fill="5B9BD5" w:themeFill="accent5"/>
          </w:tcPr>
          <w:p w14:paraId="26AD937B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7920" w:type="dxa"/>
            <w:gridSpan w:val="2"/>
          </w:tcPr>
          <w:p w14:paraId="6BFF8B8E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directs the user to the menu screen</w:t>
            </w:r>
          </w:p>
        </w:tc>
      </w:tr>
      <w:tr w:rsidR="00C27835" w:rsidRPr="00015D05" w14:paraId="5E6A87C2" w14:textId="77777777" w:rsidTr="008652A9">
        <w:tc>
          <w:tcPr>
            <w:tcW w:w="1430" w:type="dxa"/>
            <w:shd w:val="clear" w:color="auto" w:fill="5B9BD5" w:themeFill="accent5"/>
          </w:tcPr>
          <w:p w14:paraId="351EBFB8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7920" w:type="dxa"/>
            <w:gridSpan w:val="2"/>
          </w:tcPr>
          <w:p w14:paraId="77ADB7A1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C27835" w:rsidRPr="00015D05" w14:paraId="17C2A204" w14:textId="77777777" w:rsidTr="008652A9">
        <w:tc>
          <w:tcPr>
            <w:tcW w:w="1430" w:type="dxa"/>
            <w:shd w:val="clear" w:color="auto" w:fill="5B9BD5" w:themeFill="accent5"/>
          </w:tcPr>
          <w:p w14:paraId="37E70973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7920" w:type="dxa"/>
            <w:gridSpan w:val="2"/>
          </w:tcPr>
          <w:p w14:paraId="356250CD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C27835" w:rsidRPr="00015D05" w14:paraId="2D05A489" w14:textId="77777777" w:rsidTr="008652A9">
        <w:tc>
          <w:tcPr>
            <w:tcW w:w="1430" w:type="dxa"/>
            <w:shd w:val="clear" w:color="auto" w:fill="5B9BD5" w:themeFill="accent5"/>
          </w:tcPr>
          <w:p w14:paraId="20CE2941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3960" w:type="dxa"/>
          </w:tcPr>
          <w:p w14:paraId="20116620" w14:textId="77777777" w:rsidR="00C27835" w:rsidRPr="00015D05" w:rsidRDefault="00C27835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4C85ED71" wp14:editId="59DE3077">
                  <wp:extent cx="2113915" cy="3762375"/>
                  <wp:effectExtent l="0" t="0" r="635" b="9525"/>
                  <wp:docPr id="10" name="Picture 10" descr="A screenshot of a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screenshot of a phone&#10;&#10;Description automatically generated with medium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048" cy="378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 w14:paraId="5687A65A" w14:textId="77777777" w:rsidR="00C27835" w:rsidRPr="00015D05" w:rsidRDefault="00C27835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28BF7A47" wp14:editId="54ED9840">
                  <wp:extent cx="2113915" cy="3762375"/>
                  <wp:effectExtent l="0" t="0" r="635" b="9525"/>
                  <wp:docPr id="17" name="Picture 17" descr="A screenshot of a cell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screenshot of a cell phone&#10;&#10;Description automatically generated with medium confidence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616" cy="379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4F81D" w14:textId="77777777" w:rsidR="001B4CEB" w:rsidRPr="000B561D" w:rsidRDefault="001B4CEB" w:rsidP="000B561D">
      <w:r w:rsidRPr="000B561D">
        <w:br w:type="page"/>
      </w:r>
    </w:p>
    <w:p w14:paraId="0A8ECDE3" w14:textId="367769DC" w:rsidR="00C27835" w:rsidRPr="00AC1661" w:rsidRDefault="00C27835" w:rsidP="00C27835">
      <w:pPr>
        <w:pStyle w:val="Heading3"/>
      </w:pPr>
      <w:bookmarkStart w:id="38" w:name="_Toc87026957"/>
      <w:r>
        <w:lastRenderedPageBreak/>
        <w:t>3.2.12 Navigates User to Notes Screen</w:t>
      </w:r>
      <w:bookmarkEnd w:id="38"/>
    </w:p>
    <w:p w14:paraId="237D46F9" w14:textId="4440A1ED" w:rsidR="00C27835" w:rsidRDefault="00C27835" w:rsidP="00C27835">
      <w:pPr>
        <w:spacing w:before="240"/>
      </w:pPr>
      <w:r w:rsidRPr="658B9E26">
        <w:rPr>
          <w:b/>
          <w:bCs/>
        </w:rPr>
        <w:t xml:space="preserve">Table </w:t>
      </w:r>
      <w:r w:rsidR="00070172" w:rsidRPr="00010BB1">
        <w:rPr>
          <w:b/>
          <w:bCs/>
        </w:rPr>
        <w:fldChar w:fldCharType="begin"/>
      </w:r>
      <w:r w:rsidR="00070172" w:rsidRPr="00010BB1">
        <w:rPr>
          <w:b/>
          <w:bCs/>
        </w:rPr>
        <w:instrText xml:space="preserve"> SEQ Table \* ARABIC </w:instrText>
      </w:r>
      <w:r w:rsidR="00070172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15</w:t>
      </w:r>
      <w:r w:rsidR="00070172" w:rsidRPr="00010BB1">
        <w:rPr>
          <w:b/>
          <w:bCs/>
        </w:rPr>
        <w:fldChar w:fldCharType="end"/>
      </w:r>
    </w:p>
    <w:p w14:paraId="18187934" w14:textId="4A8CA0D2" w:rsidR="00C27835" w:rsidRPr="000237F1" w:rsidRDefault="00C27835" w:rsidP="00C27835">
      <w:pPr>
        <w:rPr>
          <w:ins w:id="39" w:author="Joseph Kalfus" w:date="2021-11-02T20:03:00Z"/>
          <w:b/>
          <w:bCs/>
        </w:rPr>
      </w:pPr>
      <w:r>
        <w:rPr>
          <w:i/>
          <w:iCs/>
        </w:rPr>
        <w:t>Navigates User to Notes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3960"/>
        <w:gridCol w:w="3960"/>
      </w:tblGrid>
      <w:tr w:rsidR="00C27835" w:rsidRPr="00015D05" w14:paraId="707B51EF" w14:textId="77777777" w:rsidTr="008652A9">
        <w:tc>
          <w:tcPr>
            <w:tcW w:w="1430" w:type="dxa"/>
            <w:shd w:val="clear" w:color="auto" w:fill="5B9BD5" w:themeFill="accent5"/>
          </w:tcPr>
          <w:p w14:paraId="48F3A9AB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7920" w:type="dxa"/>
            <w:gridSpan w:val="2"/>
          </w:tcPr>
          <w:p w14:paraId="46C0E0C2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Navigates User to Notes Screen When Prompted</w:t>
            </w:r>
          </w:p>
        </w:tc>
      </w:tr>
      <w:tr w:rsidR="00C27835" w:rsidRPr="00015D05" w14:paraId="06566044" w14:textId="77777777" w:rsidTr="008652A9">
        <w:tc>
          <w:tcPr>
            <w:tcW w:w="1430" w:type="dxa"/>
            <w:shd w:val="clear" w:color="auto" w:fill="5B9BD5" w:themeFill="accent5"/>
          </w:tcPr>
          <w:p w14:paraId="46032766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7920" w:type="dxa"/>
            <w:gridSpan w:val="2"/>
          </w:tcPr>
          <w:p w14:paraId="020B4B5A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C27835" w:rsidRPr="00015D05" w14:paraId="211B8B65" w14:textId="77777777" w:rsidTr="008652A9">
        <w:tc>
          <w:tcPr>
            <w:tcW w:w="1430" w:type="dxa"/>
            <w:shd w:val="clear" w:color="auto" w:fill="5B9BD5" w:themeFill="accent5"/>
          </w:tcPr>
          <w:p w14:paraId="3AB7B665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7920" w:type="dxa"/>
            <w:gridSpan w:val="2"/>
          </w:tcPr>
          <w:p w14:paraId="34DD192C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C27835" w:rsidRPr="00015D05" w14:paraId="4A23D217" w14:textId="77777777" w:rsidTr="008652A9">
        <w:tc>
          <w:tcPr>
            <w:tcW w:w="1430" w:type="dxa"/>
            <w:shd w:val="clear" w:color="auto" w:fill="5B9BD5" w:themeFill="accent5"/>
          </w:tcPr>
          <w:p w14:paraId="38BF7670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7920" w:type="dxa"/>
            <w:gridSpan w:val="2"/>
          </w:tcPr>
          <w:p w14:paraId="242F6AE0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C27835" w:rsidRPr="00015D05" w14:paraId="349A58CB" w14:textId="77777777" w:rsidTr="008652A9">
        <w:tc>
          <w:tcPr>
            <w:tcW w:w="1430" w:type="dxa"/>
            <w:shd w:val="clear" w:color="auto" w:fill="5B9BD5" w:themeFill="accent5"/>
          </w:tcPr>
          <w:p w14:paraId="5B3F9778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7920" w:type="dxa"/>
            <w:gridSpan w:val="2"/>
          </w:tcPr>
          <w:p w14:paraId="31A2ABA3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489F6C46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27098E07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C27835" w:rsidRPr="00015D05" w14:paraId="0C8B6934" w14:textId="77777777" w:rsidTr="008652A9">
        <w:tc>
          <w:tcPr>
            <w:tcW w:w="1430" w:type="dxa"/>
            <w:shd w:val="clear" w:color="auto" w:fill="5B9BD5" w:themeFill="accent5"/>
          </w:tcPr>
          <w:p w14:paraId="204D2AB5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7920" w:type="dxa"/>
            <w:gridSpan w:val="2"/>
          </w:tcPr>
          <w:p w14:paraId="4B6C15C1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C27835" w:rsidRPr="00015D05" w14:paraId="3FFB2F1D" w14:textId="77777777" w:rsidTr="008652A9">
        <w:tc>
          <w:tcPr>
            <w:tcW w:w="1430" w:type="dxa"/>
            <w:shd w:val="clear" w:color="auto" w:fill="5B9BD5" w:themeFill="accent5"/>
          </w:tcPr>
          <w:p w14:paraId="5B4FAC6E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7920" w:type="dxa"/>
            <w:gridSpan w:val="2"/>
          </w:tcPr>
          <w:p w14:paraId="1A96EF2D" w14:textId="77777777" w:rsidR="00C27835" w:rsidRPr="00015D05" w:rsidRDefault="00C27835" w:rsidP="009E26D9">
            <w:pPr>
              <w:pStyle w:val="ListParagraph"/>
              <w:numPr>
                <w:ilvl w:val="0"/>
                <w:numId w:val="23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says something like: “I want to make a note”</w:t>
            </w:r>
          </w:p>
          <w:p w14:paraId="2B624473" w14:textId="77777777" w:rsidR="00C27835" w:rsidRPr="00015D05" w:rsidRDefault="00C27835" w:rsidP="009E26D9">
            <w:pPr>
              <w:pStyle w:val="ListParagraph"/>
              <w:numPr>
                <w:ilvl w:val="0"/>
                <w:numId w:val="23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73E8C4F8" w14:textId="77777777" w:rsidR="00C27835" w:rsidRPr="00015D05" w:rsidRDefault="00C27835" w:rsidP="009E26D9">
            <w:pPr>
              <w:pStyle w:val="ListParagraph"/>
              <w:numPr>
                <w:ilvl w:val="0"/>
                <w:numId w:val="23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“AppNavNotes”</w:t>
            </w:r>
          </w:p>
          <w:p w14:paraId="43D94C17" w14:textId="77777777" w:rsidR="00C27835" w:rsidRPr="00015D05" w:rsidRDefault="00C27835" w:rsidP="009E26D9">
            <w:pPr>
              <w:pStyle w:val="ListParagraph"/>
              <w:numPr>
                <w:ilvl w:val="0"/>
                <w:numId w:val="23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instructs the app to direct the user to the notes screen</w:t>
            </w:r>
          </w:p>
          <w:p w14:paraId="0248DAB6" w14:textId="77777777" w:rsidR="00C27835" w:rsidRPr="00015D05" w:rsidRDefault="00C27835" w:rsidP="009E26D9">
            <w:pPr>
              <w:pStyle w:val="ListParagraph"/>
              <w:numPr>
                <w:ilvl w:val="0"/>
                <w:numId w:val="23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app directs the user to the notes screen</w:t>
            </w:r>
          </w:p>
        </w:tc>
      </w:tr>
      <w:tr w:rsidR="00C27835" w:rsidRPr="00015D05" w14:paraId="7CE10764" w14:textId="77777777" w:rsidTr="008652A9">
        <w:tc>
          <w:tcPr>
            <w:tcW w:w="1430" w:type="dxa"/>
            <w:shd w:val="clear" w:color="auto" w:fill="5B9BD5" w:themeFill="accent5"/>
          </w:tcPr>
          <w:p w14:paraId="224B51D1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7920" w:type="dxa"/>
            <w:gridSpan w:val="2"/>
          </w:tcPr>
          <w:p w14:paraId="3E8E8715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directs the user to the notes screen</w:t>
            </w:r>
          </w:p>
        </w:tc>
      </w:tr>
      <w:tr w:rsidR="00C27835" w:rsidRPr="00015D05" w14:paraId="50723780" w14:textId="77777777" w:rsidTr="008652A9">
        <w:tc>
          <w:tcPr>
            <w:tcW w:w="1430" w:type="dxa"/>
            <w:shd w:val="clear" w:color="auto" w:fill="5B9BD5" w:themeFill="accent5"/>
          </w:tcPr>
          <w:p w14:paraId="5FE59491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7920" w:type="dxa"/>
            <w:gridSpan w:val="2"/>
          </w:tcPr>
          <w:p w14:paraId="058167A7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C27835" w:rsidRPr="00015D05" w14:paraId="16F49F01" w14:textId="77777777" w:rsidTr="008652A9">
        <w:tc>
          <w:tcPr>
            <w:tcW w:w="1430" w:type="dxa"/>
            <w:shd w:val="clear" w:color="auto" w:fill="5B9BD5" w:themeFill="accent5"/>
          </w:tcPr>
          <w:p w14:paraId="48C80E6E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7920" w:type="dxa"/>
            <w:gridSpan w:val="2"/>
          </w:tcPr>
          <w:p w14:paraId="3DDE5F23" w14:textId="77777777" w:rsidR="00C27835" w:rsidRPr="00015D05" w:rsidRDefault="00C2783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C27835" w:rsidRPr="00015D05" w14:paraId="0244229B" w14:textId="77777777" w:rsidTr="008652A9">
        <w:tc>
          <w:tcPr>
            <w:tcW w:w="1430" w:type="dxa"/>
            <w:shd w:val="clear" w:color="auto" w:fill="5B9BD5" w:themeFill="accent5"/>
          </w:tcPr>
          <w:p w14:paraId="4184A24F" w14:textId="77777777" w:rsidR="00C27835" w:rsidRPr="00015D05" w:rsidRDefault="00C2783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3960" w:type="dxa"/>
          </w:tcPr>
          <w:p w14:paraId="18538C57" w14:textId="77777777" w:rsidR="00C27835" w:rsidRPr="00015D05" w:rsidRDefault="00C27835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0AF0452A" wp14:editId="03B9E29E">
                  <wp:extent cx="2113915" cy="3771900"/>
                  <wp:effectExtent l="0" t="0" r="635" b="0"/>
                  <wp:docPr id="14" name="Picture 14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672" cy="3803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 w14:paraId="583B9EB3" w14:textId="77777777" w:rsidR="00C27835" w:rsidRPr="00015D05" w:rsidRDefault="00C27835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39D2EB83" wp14:editId="633A3D0C">
                  <wp:extent cx="2113915" cy="3771900"/>
                  <wp:effectExtent l="0" t="0" r="635" b="0"/>
                  <wp:docPr id="19" name="Picture 19" descr="Background patter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Background pattern&#10;&#10;Description automatically generated with medium confidence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961" cy="3802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347B7D" w14:textId="77777777" w:rsidR="00F66250" w:rsidRPr="000B561D" w:rsidRDefault="00F66250" w:rsidP="000B561D">
      <w:r w:rsidRPr="000B561D">
        <w:br w:type="page"/>
      </w:r>
    </w:p>
    <w:p w14:paraId="637339DB" w14:textId="794FD893" w:rsidR="00EC6D5A" w:rsidRPr="00AC1661" w:rsidRDefault="00EC6D5A" w:rsidP="00EC6D5A">
      <w:pPr>
        <w:pStyle w:val="Heading3"/>
      </w:pPr>
      <w:bookmarkStart w:id="40" w:name="_Toc87026958"/>
      <w:r>
        <w:lastRenderedPageBreak/>
        <w:t>3.2.13 Navigates User to Notifications Screen</w:t>
      </w:r>
      <w:bookmarkEnd w:id="40"/>
    </w:p>
    <w:p w14:paraId="567F765A" w14:textId="7259E5B7" w:rsidR="00EC6D5A" w:rsidRDefault="00EC6D5A" w:rsidP="00EC6D5A">
      <w:pPr>
        <w:spacing w:before="240"/>
      </w:pPr>
      <w:r w:rsidRPr="658B9E26">
        <w:rPr>
          <w:b/>
          <w:bCs/>
        </w:rPr>
        <w:t xml:space="preserve">Table </w:t>
      </w:r>
      <w:r w:rsidR="00100915" w:rsidRPr="00010BB1">
        <w:rPr>
          <w:b/>
          <w:bCs/>
        </w:rPr>
        <w:fldChar w:fldCharType="begin"/>
      </w:r>
      <w:r w:rsidR="00100915" w:rsidRPr="00010BB1">
        <w:rPr>
          <w:b/>
          <w:bCs/>
        </w:rPr>
        <w:instrText xml:space="preserve"> SEQ Table \* ARABIC </w:instrText>
      </w:r>
      <w:r w:rsidR="00100915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16</w:t>
      </w:r>
      <w:r w:rsidR="00100915" w:rsidRPr="00010BB1">
        <w:rPr>
          <w:b/>
          <w:bCs/>
        </w:rPr>
        <w:fldChar w:fldCharType="end"/>
      </w:r>
    </w:p>
    <w:p w14:paraId="72EC34D5" w14:textId="7DB58A56" w:rsidR="00EC6D5A" w:rsidRPr="000237F1" w:rsidRDefault="00EC6D5A" w:rsidP="00EC6D5A">
      <w:pPr>
        <w:rPr>
          <w:ins w:id="41" w:author="Joseph Kalfus" w:date="2021-11-02T20:03:00Z"/>
          <w:b/>
          <w:bCs/>
        </w:rPr>
      </w:pPr>
      <w:r>
        <w:rPr>
          <w:i/>
          <w:iCs/>
        </w:rPr>
        <w:t>Navigates User to Notifications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3957"/>
        <w:gridCol w:w="3958"/>
      </w:tblGrid>
      <w:tr w:rsidR="00EC6D5A" w:rsidRPr="00015D05" w14:paraId="6A1318F2" w14:textId="77777777" w:rsidTr="008652A9">
        <w:tc>
          <w:tcPr>
            <w:tcW w:w="1435" w:type="dxa"/>
            <w:shd w:val="clear" w:color="auto" w:fill="5B9BD5" w:themeFill="accent5"/>
          </w:tcPr>
          <w:p w14:paraId="59112353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7915" w:type="dxa"/>
            <w:gridSpan w:val="2"/>
          </w:tcPr>
          <w:p w14:paraId="018518BF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Navigates User to Notifications Screen</w:t>
            </w:r>
          </w:p>
        </w:tc>
      </w:tr>
      <w:tr w:rsidR="00EC6D5A" w:rsidRPr="00015D05" w14:paraId="06F2CC67" w14:textId="77777777" w:rsidTr="008652A9">
        <w:tc>
          <w:tcPr>
            <w:tcW w:w="1435" w:type="dxa"/>
            <w:shd w:val="clear" w:color="auto" w:fill="5B9BD5" w:themeFill="accent5"/>
          </w:tcPr>
          <w:p w14:paraId="79B0F9A4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7915" w:type="dxa"/>
            <w:gridSpan w:val="2"/>
          </w:tcPr>
          <w:p w14:paraId="15660C4E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EC6D5A" w:rsidRPr="00015D05" w14:paraId="214A1CBB" w14:textId="77777777" w:rsidTr="008652A9">
        <w:tc>
          <w:tcPr>
            <w:tcW w:w="1435" w:type="dxa"/>
            <w:shd w:val="clear" w:color="auto" w:fill="5B9BD5" w:themeFill="accent5"/>
          </w:tcPr>
          <w:p w14:paraId="2B984A82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7915" w:type="dxa"/>
            <w:gridSpan w:val="2"/>
          </w:tcPr>
          <w:p w14:paraId="0C6F34D2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EC6D5A" w:rsidRPr="00015D05" w14:paraId="420EDD82" w14:textId="77777777" w:rsidTr="008652A9">
        <w:tc>
          <w:tcPr>
            <w:tcW w:w="1435" w:type="dxa"/>
            <w:shd w:val="clear" w:color="auto" w:fill="5B9BD5" w:themeFill="accent5"/>
          </w:tcPr>
          <w:p w14:paraId="333CED81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7915" w:type="dxa"/>
            <w:gridSpan w:val="2"/>
          </w:tcPr>
          <w:p w14:paraId="437030D9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EC6D5A" w:rsidRPr="00015D05" w14:paraId="08DD1976" w14:textId="77777777" w:rsidTr="008652A9">
        <w:tc>
          <w:tcPr>
            <w:tcW w:w="1435" w:type="dxa"/>
            <w:shd w:val="clear" w:color="auto" w:fill="5B9BD5" w:themeFill="accent5"/>
          </w:tcPr>
          <w:p w14:paraId="4F54948D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7915" w:type="dxa"/>
            <w:gridSpan w:val="2"/>
          </w:tcPr>
          <w:p w14:paraId="7AD3B445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26B7AD1C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6F78D054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EC6D5A" w:rsidRPr="00015D05" w14:paraId="67301D15" w14:textId="77777777" w:rsidTr="008652A9">
        <w:tc>
          <w:tcPr>
            <w:tcW w:w="1435" w:type="dxa"/>
            <w:shd w:val="clear" w:color="auto" w:fill="5B9BD5" w:themeFill="accent5"/>
          </w:tcPr>
          <w:p w14:paraId="2526698F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7915" w:type="dxa"/>
            <w:gridSpan w:val="2"/>
          </w:tcPr>
          <w:p w14:paraId="4DAC5470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EC6D5A" w:rsidRPr="00015D05" w14:paraId="5C00DF9A" w14:textId="77777777" w:rsidTr="008652A9">
        <w:tc>
          <w:tcPr>
            <w:tcW w:w="1435" w:type="dxa"/>
            <w:shd w:val="clear" w:color="auto" w:fill="5B9BD5" w:themeFill="accent5"/>
          </w:tcPr>
          <w:p w14:paraId="3BD8AB03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7915" w:type="dxa"/>
            <w:gridSpan w:val="2"/>
          </w:tcPr>
          <w:p w14:paraId="022559A7" w14:textId="77777777" w:rsidR="00EC6D5A" w:rsidRPr="00015D05" w:rsidRDefault="00EC6D5A" w:rsidP="009E26D9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says something like: “I want to check my notifications”</w:t>
            </w:r>
          </w:p>
          <w:p w14:paraId="6DECFAB0" w14:textId="77777777" w:rsidR="00EC6D5A" w:rsidRPr="00015D05" w:rsidRDefault="00EC6D5A" w:rsidP="009E26D9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375A136C" w14:textId="77777777" w:rsidR="00EC6D5A" w:rsidRPr="00015D05" w:rsidRDefault="00EC6D5A" w:rsidP="009E26D9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“AppNavNotifications”</w:t>
            </w:r>
          </w:p>
          <w:p w14:paraId="15A7ECC8" w14:textId="77777777" w:rsidR="00EC6D5A" w:rsidRPr="00015D05" w:rsidRDefault="00EC6D5A" w:rsidP="009E26D9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instructs the app to direct the user to the notifications screen</w:t>
            </w:r>
          </w:p>
          <w:p w14:paraId="66336043" w14:textId="77777777" w:rsidR="00EC6D5A" w:rsidRPr="00015D05" w:rsidRDefault="00EC6D5A" w:rsidP="009E26D9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app directs the user to the notifications screen</w:t>
            </w:r>
          </w:p>
        </w:tc>
      </w:tr>
      <w:tr w:rsidR="00EC6D5A" w:rsidRPr="00015D05" w14:paraId="4C79AAB6" w14:textId="77777777" w:rsidTr="008652A9">
        <w:tc>
          <w:tcPr>
            <w:tcW w:w="1435" w:type="dxa"/>
            <w:shd w:val="clear" w:color="auto" w:fill="5B9BD5" w:themeFill="accent5"/>
          </w:tcPr>
          <w:p w14:paraId="288EFB0D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7915" w:type="dxa"/>
            <w:gridSpan w:val="2"/>
          </w:tcPr>
          <w:p w14:paraId="1041EEFA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directs the user to the notifications screen</w:t>
            </w:r>
          </w:p>
        </w:tc>
      </w:tr>
      <w:tr w:rsidR="00EC6D5A" w:rsidRPr="00015D05" w14:paraId="52DC4945" w14:textId="77777777" w:rsidTr="008652A9">
        <w:tc>
          <w:tcPr>
            <w:tcW w:w="1435" w:type="dxa"/>
            <w:shd w:val="clear" w:color="auto" w:fill="5B9BD5" w:themeFill="accent5"/>
          </w:tcPr>
          <w:p w14:paraId="7296E34D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7915" w:type="dxa"/>
            <w:gridSpan w:val="2"/>
          </w:tcPr>
          <w:p w14:paraId="219B035A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EC6D5A" w:rsidRPr="00015D05" w14:paraId="21B1C524" w14:textId="77777777" w:rsidTr="008652A9">
        <w:tc>
          <w:tcPr>
            <w:tcW w:w="1435" w:type="dxa"/>
            <w:shd w:val="clear" w:color="auto" w:fill="5B9BD5" w:themeFill="accent5"/>
          </w:tcPr>
          <w:p w14:paraId="67F3B108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7915" w:type="dxa"/>
            <w:gridSpan w:val="2"/>
          </w:tcPr>
          <w:p w14:paraId="0ADB7F5D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EC6D5A" w:rsidRPr="00015D05" w14:paraId="77AF81DC" w14:textId="77777777" w:rsidTr="008652A9">
        <w:tc>
          <w:tcPr>
            <w:tcW w:w="1435" w:type="dxa"/>
            <w:shd w:val="clear" w:color="auto" w:fill="5B9BD5" w:themeFill="accent5"/>
          </w:tcPr>
          <w:p w14:paraId="3BE4ABF4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3957" w:type="dxa"/>
          </w:tcPr>
          <w:p w14:paraId="4EA57A1E" w14:textId="77777777" w:rsidR="00EC6D5A" w:rsidRPr="00015D05" w:rsidRDefault="00EC6D5A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2315C970" wp14:editId="3F2F93A8">
                  <wp:extent cx="2007235" cy="3438525"/>
                  <wp:effectExtent l="0" t="0" r="0" b="9525"/>
                  <wp:docPr id="16" name="Picture 16" descr="A screenshot of a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screenshot of a phone&#10;&#10;Description automatically generated with medium confidence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038" cy="3460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8" w:type="dxa"/>
          </w:tcPr>
          <w:p w14:paraId="3D4ABFDE" w14:textId="77777777" w:rsidR="00EC6D5A" w:rsidRPr="00015D05" w:rsidRDefault="00EC6D5A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704BDBEC" wp14:editId="7ECF1454">
                  <wp:extent cx="2007235" cy="3438525"/>
                  <wp:effectExtent l="0" t="0" r="0" b="9525"/>
                  <wp:docPr id="21" name="Picture 21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raphical user interface&#10;&#10;Description automatically generated with medium confidence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869" cy="3479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07C64" w14:textId="77777777" w:rsidR="00280952" w:rsidRPr="000B561D" w:rsidRDefault="00280952" w:rsidP="000B561D">
      <w:r w:rsidRPr="000B561D">
        <w:br w:type="page"/>
      </w:r>
    </w:p>
    <w:p w14:paraId="5ED80D56" w14:textId="16A4850A" w:rsidR="00EC6D5A" w:rsidRPr="00AC1661" w:rsidRDefault="00EC6D5A" w:rsidP="00EC6D5A">
      <w:pPr>
        <w:pStyle w:val="Heading3"/>
      </w:pPr>
      <w:bookmarkStart w:id="42" w:name="_Toc87026959"/>
      <w:r>
        <w:lastRenderedPageBreak/>
        <w:t>3.2.14 Navigates User to Settings Screen</w:t>
      </w:r>
      <w:bookmarkEnd w:id="42"/>
    </w:p>
    <w:p w14:paraId="21847C61" w14:textId="479A985F" w:rsidR="00EC6D5A" w:rsidRDefault="00EC6D5A" w:rsidP="00EC6D5A">
      <w:pPr>
        <w:spacing w:before="240"/>
      </w:pPr>
      <w:r w:rsidRPr="658B9E26">
        <w:rPr>
          <w:b/>
          <w:bCs/>
        </w:rPr>
        <w:t xml:space="preserve">Table </w:t>
      </w:r>
      <w:r w:rsidR="00100915" w:rsidRPr="00010BB1">
        <w:rPr>
          <w:b/>
          <w:bCs/>
        </w:rPr>
        <w:fldChar w:fldCharType="begin"/>
      </w:r>
      <w:r w:rsidR="00100915" w:rsidRPr="00010BB1">
        <w:rPr>
          <w:b/>
          <w:bCs/>
        </w:rPr>
        <w:instrText xml:space="preserve"> SEQ Table \* ARABIC </w:instrText>
      </w:r>
      <w:r w:rsidR="00100915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17</w:t>
      </w:r>
      <w:r w:rsidR="00100915" w:rsidRPr="00010BB1">
        <w:rPr>
          <w:b/>
          <w:bCs/>
        </w:rPr>
        <w:fldChar w:fldCharType="end"/>
      </w:r>
    </w:p>
    <w:p w14:paraId="72A44A6F" w14:textId="7263B673" w:rsidR="00EC6D5A" w:rsidRPr="000237F1" w:rsidRDefault="00EC6D5A" w:rsidP="00EC6D5A">
      <w:pPr>
        <w:rPr>
          <w:ins w:id="43" w:author="Joseph Kalfus" w:date="2021-11-02T20:03:00Z"/>
          <w:b/>
          <w:bCs/>
        </w:rPr>
      </w:pPr>
      <w:r>
        <w:rPr>
          <w:i/>
          <w:iCs/>
        </w:rPr>
        <w:t>Navigates User to Settings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3960"/>
        <w:gridCol w:w="3960"/>
      </w:tblGrid>
      <w:tr w:rsidR="00EC6D5A" w:rsidRPr="00015D05" w14:paraId="19F018E4" w14:textId="77777777" w:rsidTr="008652A9">
        <w:tc>
          <w:tcPr>
            <w:tcW w:w="1430" w:type="dxa"/>
            <w:shd w:val="clear" w:color="auto" w:fill="5B9BD5" w:themeFill="accent5"/>
          </w:tcPr>
          <w:p w14:paraId="0F2B7F6F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7920" w:type="dxa"/>
            <w:gridSpan w:val="2"/>
          </w:tcPr>
          <w:p w14:paraId="12C490B5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Navigates User to Settings Screen</w:t>
            </w:r>
          </w:p>
        </w:tc>
      </w:tr>
      <w:tr w:rsidR="00EC6D5A" w:rsidRPr="00015D05" w14:paraId="79E1C7C4" w14:textId="77777777" w:rsidTr="008652A9">
        <w:tc>
          <w:tcPr>
            <w:tcW w:w="1430" w:type="dxa"/>
            <w:shd w:val="clear" w:color="auto" w:fill="5B9BD5" w:themeFill="accent5"/>
          </w:tcPr>
          <w:p w14:paraId="2AF7B1F4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7920" w:type="dxa"/>
            <w:gridSpan w:val="2"/>
          </w:tcPr>
          <w:p w14:paraId="7B72B049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EC6D5A" w:rsidRPr="00015D05" w14:paraId="25ED8759" w14:textId="77777777" w:rsidTr="008652A9">
        <w:tc>
          <w:tcPr>
            <w:tcW w:w="1430" w:type="dxa"/>
            <w:shd w:val="clear" w:color="auto" w:fill="5B9BD5" w:themeFill="accent5"/>
          </w:tcPr>
          <w:p w14:paraId="65B9B618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7920" w:type="dxa"/>
            <w:gridSpan w:val="2"/>
          </w:tcPr>
          <w:p w14:paraId="208B955B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EC6D5A" w:rsidRPr="00015D05" w14:paraId="4304B40F" w14:textId="77777777" w:rsidTr="008652A9">
        <w:tc>
          <w:tcPr>
            <w:tcW w:w="1430" w:type="dxa"/>
            <w:shd w:val="clear" w:color="auto" w:fill="5B9BD5" w:themeFill="accent5"/>
          </w:tcPr>
          <w:p w14:paraId="246E1928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7920" w:type="dxa"/>
            <w:gridSpan w:val="2"/>
          </w:tcPr>
          <w:p w14:paraId="2EC7D35F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EC6D5A" w:rsidRPr="00015D05" w14:paraId="5F70F0ED" w14:textId="77777777" w:rsidTr="008652A9">
        <w:tc>
          <w:tcPr>
            <w:tcW w:w="1430" w:type="dxa"/>
            <w:shd w:val="clear" w:color="auto" w:fill="5B9BD5" w:themeFill="accent5"/>
          </w:tcPr>
          <w:p w14:paraId="267C8768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7920" w:type="dxa"/>
            <w:gridSpan w:val="2"/>
          </w:tcPr>
          <w:p w14:paraId="12636019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096A6538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51B9C96B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EC6D5A" w:rsidRPr="00015D05" w14:paraId="01147B19" w14:textId="77777777" w:rsidTr="008652A9">
        <w:tc>
          <w:tcPr>
            <w:tcW w:w="1430" w:type="dxa"/>
            <w:shd w:val="clear" w:color="auto" w:fill="5B9BD5" w:themeFill="accent5"/>
          </w:tcPr>
          <w:p w14:paraId="0AD792E3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7920" w:type="dxa"/>
            <w:gridSpan w:val="2"/>
          </w:tcPr>
          <w:p w14:paraId="0B2AB954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EC6D5A" w:rsidRPr="00015D05" w14:paraId="62343253" w14:textId="77777777" w:rsidTr="008652A9">
        <w:tc>
          <w:tcPr>
            <w:tcW w:w="1430" w:type="dxa"/>
            <w:shd w:val="clear" w:color="auto" w:fill="5B9BD5" w:themeFill="accent5"/>
          </w:tcPr>
          <w:p w14:paraId="09C32EAD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7920" w:type="dxa"/>
            <w:gridSpan w:val="2"/>
          </w:tcPr>
          <w:p w14:paraId="1FE245FE" w14:textId="77777777" w:rsidR="00EC6D5A" w:rsidRPr="00015D05" w:rsidRDefault="00EC6D5A" w:rsidP="009E26D9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says something like: “I need to adjust my settings”</w:t>
            </w:r>
          </w:p>
          <w:p w14:paraId="46A3E785" w14:textId="77777777" w:rsidR="00EC6D5A" w:rsidRPr="00015D05" w:rsidRDefault="00EC6D5A" w:rsidP="009E26D9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18F5AB07" w14:textId="77777777" w:rsidR="00EC6D5A" w:rsidRPr="00015D05" w:rsidRDefault="00EC6D5A" w:rsidP="009E26D9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“AppNavSettings”</w:t>
            </w:r>
          </w:p>
          <w:p w14:paraId="23AEF546" w14:textId="77777777" w:rsidR="00EC6D5A" w:rsidRPr="00015D05" w:rsidRDefault="00EC6D5A" w:rsidP="009E26D9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instructs the app to direct the user to the settings screen</w:t>
            </w:r>
          </w:p>
          <w:p w14:paraId="0A044E15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The app directs the user to the settings screen</w:t>
            </w:r>
          </w:p>
        </w:tc>
      </w:tr>
      <w:tr w:rsidR="00EC6D5A" w:rsidRPr="00015D05" w14:paraId="2B11B7D9" w14:textId="77777777" w:rsidTr="008652A9">
        <w:tc>
          <w:tcPr>
            <w:tcW w:w="1430" w:type="dxa"/>
            <w:shd w:val="clear" w:color="auto" w:fill="5B9BD5" w:themeFill="accent5"/>
          </w:tcPr>
          <w:p w14:paraId="077B8AEC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7920" w:type="dxa"/>
            <w:gridSpan w:val="2"/>
          </w:tcPr>
          <w:p w14:paraId="298D4160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directs the user to the settings screen</w:t>
            </w:r>
          </w:p>
        </w:tc>
      </w:tr>
      <w:tr w:rsidR="00EC6D5A" w:rsidRPr="00015D05" w14:paraId="52B4D886" w14:textId="77777777" w:rsidTr="008652A9">
        <w:tc>
          <w:tcPr>
            <w:tcW w:w="1430" w:type="dxa"/>
            <w:shd w:val="clear" w:color="auto" w:fill="5B9BD5" w:themeFill="accent5"/>
          </w:tcPr>
          <w:p w14:paraId="61C6CD9B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7920" w:type="dxa"/>
            <w:gridSpan w:val="2"/>
          </w:tcPr>
          <w:p w14:paraId="22CAA1FB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EC6D5A" w:rsidRPr="00015D05" w14:paraId="00E5B575" w14:textId="77777777" w:rsidTr="008652A9">
        <w:tc>
          <w:tcPr>
            <w:tcW w:w="1430" w:type="dxa"/>
            <w:shd w:val="clear" w:color="auto" w:fill="5B9BD5" w:themeFill="accent5"/>
          </w:tcPr>
          <w:p w14:paraId="7EE36B50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7920" w:type="dxa"/>
            <w:gridSpan w:val="2"/>
          </w:tcPr>
          <w:p w14:paraId="7598C5B5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EC6D5A" w:rsidRPr="00015D05" w14:paraId="69E4603E" w14:textId="77777777" w:rsidTr="008652A9">
        <w:tc>
          <w:tcPr>
            <w:tcW w:w="1430" w:type="dxa"/>
            <w:shd w:val="clear" w:color="auto" w:fill="5B9BD5" w:themeFill="accent5"/>
          </w:tcPr>
          <w:p w14:paraId="076EF0FF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3960" w:type="dxa"/>
          </w:tcPr>
          <w:p w14:paraId="46200F8C" w14:textId="77777777" w:rsidR="00EC6D5A" w:rsidRPr="00015D05" w:rsidRDefault="00EC6D5A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794D27BA" wp14:editId="024D9B89">
                  <wp:extent cx="2009140" cy="3590925"/>
                  <wp:effectExtent l="0" t="0" r="0" b="9525"/>
                  <wp:docPr id="18" name="Picture 18" descr="A screenshot of a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screenshot of a phone&#10;&#10;Description automatically generated with medium confidence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063" cy="3633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 w14:paraId="570159F1" w14:textId="77777777" w:rsidR="00EC6D5A" w:rsidRPr="00015D05" w:rsidRDefault="00EC6D5A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53BBDF6F" wp14:editId="23256CF0">
                  <wp:extent cx="2009140" cy="3590925"/>
                  <wp:effectExtent l="0" t="0" r="0" b="9525"/>
                  <wp:docPr id="23" name="Picture 2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raphical user interface, application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19" cy="363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FB44AC" w14:textId="77777777" w:rsidR="00280952" w:rsidRDefault="0028095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4E2C1E7" w14:textId="59B53D3D" w:rsidR="00EC6D5A" w:rsidRPr="00AC1661" w:rsidRDefault="00EC6D5A" w:rsidP="00EC6D5A">
      <w:pPr>
        <w:pStyle w:val="Heading3"/>
      </w:pPr>
      <w:bookmarkStart w:id="44" w:name="_Toc87026960"/>
      <w:r>
        <w:lastRenderedPageBreak/>
        <w:t>3.2.15 Navigates User to Trigger Screen</w:t>
      </w:r>
      <w:bookmarkEnd w:id="44"/>
    </w:p>
    <w:p w14:paraId="7A357BE1" w14:textId="4C7E3B0B" w:rsidR="00EC6D5A" w:rsidRDefault="00EC6D5A" w:rsidP="00EC6D5A">
      <w:pPr>
        <w:spacing w:before="240"/>
      </w:pPr>
      <w:r w:rsidRPr="658B9E26">
        <w:rPr>
          <w:b/>
          <w:bCs/>
        </w:rPr>
        <w:t xml:space="preserve">Table </w:t>
      </w:r>
      <w:r w:rsidR="00100915" w:rsidRPr="00010BB1">
        <w:rPr>
          <w:b/>
          <w:bCs/>
        </w:rPr>
        <w:fldChar w:fldCharType="begin"/>
      </w:r>
      <w:r w:rsidR="00100915" w:rsidRPr="00010BB1">
        <w:rPr>
          <w:b/>
          <w:bCs/>
        </w:rPr>
        <w:instrText xml:space="preserve"> SEQ Table \* ARABIC </w:instrText>
      </w:r>
      <w:r w:rsidR="00100915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18</w:t>
      </w:r>
      <w:r w:rsidR="00100915" w:rsidRPr="00010BB1">
        <w:rPr>
          <w:b/>
          <w:bCs/>
        </w:rPr>
        <w:fldChar w:fldCharType="end"/>
      </w:r>
    </w:p>
    <w:p w14:paraId="70DE5315" w14:textId="09051628" w:rsidR="00EC6D5A" w:rsidRPr="000237F1" w:rsidRDefault="00EC6D5A" w:rsidP="00EC6D5A">
      <w:pPr>
        <w:rPr>
          <w:ins w:id="45" w:author="Joseph Kalfus" w:date="2021-11-02T20:03:00Z"/>
          <w:b/>
          <w:bCs/>
        </w:rPr>
      </w:pPr>
      <w:r>
        <w:rPr>
          <w:i/>
          <w:iCs/>
        </w:rPr>
        <w:t>Navigates User to Trigger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3960"/>
        <w:gridCol w:w="3960"/>
      </w:tblGrid>
      <w:tr w:rsidR="00EC6D5A" w:rsidRPr="00015D05" w14:paraId="6D78716F" w14:textId="77777777" w:rsidTr="008652A9">
        <w:tc>
          <w:tcPr>
            <w:tcW w:w="1430" w:type="dxa"/>
            <w:shd w:val="clear" w:color="auto" w:fill="5B9BD5" w:themeFill="accent5"/>
          </w:tcPr>
          <w:p w14:paraId="25AFBC2D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7920" w:type="dxa"/>
            <w:gridSpan w:val="2"/>
          </w:tcPr>
          <w:p w14:paraId="61D2C264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Navigates User to Trigger Screen</w:t>
            </w:r>
          </w:p>
        </w:tc>
      </w:tr>
      <w:tr w:rsidR="00EC6D5A" w:rsidRPr="00015D05" w14:paraId="47FA3E36" w14:textId="77777777" w:rsidTr="008652A9">
        <w:tc>
          <w:tcPr>
            <w:tcW w:w="1430" w:type="dxa"/>
            <w:shd w:val="clear" w:color="auto" w:fill="5B9BD5" w:themeFill="accent5"/>
          </w:tcPr>
          <w:p w14:paraId="40A499DF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7920" w:type="dxa"/>
            <w:gridSpan w:val="2"/>
          </w:tcPr>
          <w:p w14:paraId="05AFE53E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EC6D5A" w:rsidRPr="00015D05" w14:paraId="0D4BBFC4" w14:textId="77777777" w:rsidTr="008652A9">
        <w:tc>
          <w:tcPr>
            <w:tcW w:w="1430" w:type="dxa"/>
            <w:shd w:val="clear" w:color="auto" w:fill="5B9BD5" w:themeFill="accent5"/>
          </w:tcPr>
          <w:p w14:paraId="66316A6B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7920" w:type="dxa"/>
            <w:gridSpan w:val="2"/>
          </w:tcPr>
          <w:p w14:paraId="10CC6BAF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EC6D5A" w:rsidRPr="00015D05" w14:paraId="7DE5FE99" w14:textId="77777777" w:rsidTr="008652A9">
        <w:tc>
          <w:tcPr>
            <w:tcW w:w="1430" w:type="dxa"/>
            <w:shd w:val="clear" w:color="auto" w:fill="5B9BD5" w:themeFill="accent5"/>
          </w:tcPr>
          <w:p w14:paraId="2E08759B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7920" w:type="dxa"/>
            <w:gridSpan w:val="2"/>
          </w:tcPr>
          <w:p w14:paraId="15948604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EC6D5A" w:rsidRPr="00015D05" w14:paraId="187873B9" w14:textId="77777777" w:rsidTr="008652A9">
        <w:tc>
          <w:tcPr>
            <w:tcW w:w="1430" w:type="dxa"/>
            <w:shd w:val="clear" w:color="auto" w:fill="5B9BD5" w:themeFill="accent5"/>
          </w:tcPr>
          <w:p w14:paraId="7B6527CB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7920" w:type="dxa"/>
            <w:gridSpan w:val="2"/>
          </w:tcPr>
          <w:p w14:paraId="72B48C75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137D4C22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48DE6FEB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EC6D5A" w:rsidRPr="00015D05" w14:paraId="2A083AA1" w14:textId="77777777" w:rsidTr="008652A9">
        <w:tc>
          <w:tcPr>
            <w:tcW w:w="1430" w:type="dxa"/>
            <w:shd w:val="clear" w:color="auto" w:fill="5B9BD5" w:themeFill="accent5"/>
          </w:tcPr>
          <w:p w14:paraId="5FFC4284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7920" w:type="dxa"/>
            <w:gridSpan w:val="2"/>
          </w:tcPr>
          <w:p w14:paraId="6B90B8A3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EC6D5A" w:rsidRPr="00015D05" w14:paraId="74D03F48" w14:textId="77777777" w:rsidTr="008652A9">
        <w:tc>
          <w:tcPr>
            <w:tcW w:w="1430" w:type="dxa"/>
            <w:shd w:val="clear" w:color="auto" w:fill="5B9BD5" w:themeFill="accent5"/>
          </w:tcPr>
          <w:p w14:paraId="18BDFE3E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7920" w:type="dxa"/>
            <w:gridSpan w:val="2"/>
          </w:tcPr>
          <w:p w14:paraId="4BCF5C80" w14:textId="77777777" w:rsidR="00EC6D5A" w:rsidRPr="00015D05" w:rsidRDefault="00EC6D5A" w:rsidP="009E26D9">
            <w:pPr>
              <w:pStyle w:val="ListParagraph"/>
              <w:numPr>
                <w:ilvl w:val="0"/>
                <w:numId w:val="26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says something like: “I want to change my trigger phrase”</w:t>
            </w:r>
          </w:p>
          <w:p w14:paraId="6D1C7B61" w14:textId="77777777" w:rsidR="00EC6D5A" w:rsidRPr="00015D05" w:rsidRDefault="00EC6D5A" w:rsidP="009E26D9">
            <w:pPr>
              <w:pStyle w:val="ListParagraph"/>
              <w:numPr>
                <w:ilvl w:val="0"/>
                <w:numId w:val="26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78B6331E" w14:textId="77777777" w:rsidR="00EC6D5A" w:rsidRPr="00015D05" w:rsidRDefault="00EC6D5A" w:rsidP="009E26D9">
            <w:pPr>
              <w:pStyle w:val="ListParagraph"/>
              <w:numPr>
                <w:ilvl w:val="0"/>
                <w:numId w:val="26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“AppNavTrigger”</w:t>
            </w:r>
          </w:p>
          <w:p w14:paraId="00D401E9" w14:textId="77777777" w:rsidR="00EC6D5A" w:rsidRPr="00015D05" w:rsidRDefault="00EC6D5A" w:rsidP="009E26D9">
            <w:pPr>
              <w:pStyle w:val="ListParagraph"/>
              <w:numPr>
                <w:ilvl w:val="0"/>
                <w:numId w:val="26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instructs the app to direct the user to the trigger screen</w:t>
            </w:r>
          </w:p>
          <w:p w14:paraId="6059EC6F" w14:textId="77777777" w:rsidR="00EC6D5A" w:rsidRPr="00015D05" w:rsidRDefault="00EC6D5A" w:rsidP="009E26D9">
            <w:pPr>
              <w:pStyle w:val="ListParagraph"/>
              <w:numPr>
                <w:ilvl w:val="0"/>
                <w:numId w:val="26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app directs the user to the trigger screen</w:t>
            </w:r>
          </w:p>
        </w:tc>
      </w:tr>
      <w:tr w:rsidR="00EC6D5A" w:rsidRPr="00015D05" w14:paraId="2E29F0C6" w14:textId="77777777" w:rsidTr="008652A9">
        <w:tc>
          <w:tcPr>
            <w:tcW w:w="1430" w:type="dxa"/>
            <w:shd w:val="clear" w:color="auto" w:fill="5B9BD5" w:themeFill="accent5"/>
          </w:tcPr>
          <w:p w14:paraId="7418941B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7920" w:type="dxa"/>
            <w:gridSpan w:val="2"/>
          </w:tcPr>
          <w:p w14:paraId="6DF6BFD3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directs the user to the trigger screen</w:t>
            </w:r>
          </w:p>
        </w:tc>
      </w:tr>
      <w:tr w:rsidR="00EC6D5A" w:rsidRPr="00015D05" w14:paraId="58425889" w14:textId="77777777" w:rsidTr="008652A9">
        <w:tc>
          <w:tcPr>
            <w:tcW w:w="1430" w:type="dxa"/>
            <w:shd w:val="clear" w:color="auto" w:fill="5B9BD5" w:themeFill="accent5"/>
          </w:tcPr>
          <w:p w14:paraId="1A069DCB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7920" w:type="dxa"/>
            <w:gridSpan w:val="2"/>
          </w:tcPr>
          <w:p w14:paraId="0AE041A0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EC6D5A" w:rsidRPr="00015D05" w14:paraId="74214652" w14:textId="77777777" w:rsidTr="008652A9">
        <w:tc>
          <w:tcPr>
            <w:tcW w:w="1430" w:type="dxa"/>
            <w:shd w:val="clear" w:color="auto" w:fill="5B9BD5" w:themeFill="accent5"/>
          </w:tcPr>
          <w:p w14:paraId="044B6F91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7920" w:type="dxa"/>
            <w:gridSpan w:val="2"/>
          </w:tcPr>
          <w:p w14:paraId="5D03C173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EC6D5A" w:rsidRPr="00015D05" w14:paraId="7B0FDFA0" w14:textId="77777777" w:rsidTr="008652A9">
        <w:tc>
          <w:tcPr>
            <w:tcW w:w="1430" w:type="dxa"/>
            <w:shd w:val="clear" w:color="auto" w:fill="5B9BD5" w:themeFill="accent5"/>
          </w:tcPr>
          <w:p w14:paraId="3B93A70F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3960" w:type="dxa"/>
          </w:tcPr>
          <w:p w14:paraId="2A7CBA40" w14:textId="77777777" w:rsidR="00EC6D5A" w:rsidRPr="00015D05" w:rsidRDefault="00EC6D5A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2B02E5E0" wp14:editId="27899B2E">
                  <wp:extent cx="2018665" cy="3771900"/>
                  <wp:effectExtent l="0" t="0" r="635" b="0"/>
                  <wp:docPr id="20" name="Picture 20" descr="A screenshot of a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screenshot of a phone&#10;&#10;Description automatically generated with medium confidence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094" cy="3802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 w14:paraId="0E01EDE3" w14:textId="77777777" w:rsidR="00EC6D5A" w:rsidRPr="00015D05" w:rsidRDefault="00EC6D5A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21CEBFCB" wp14:editId="78D1DBC9">
                  <wp:extent cx="2018665" cy="3771900"/>
                  <wp:effectExtent l="0" t="0" r="635" b="0"/>
                  <wp:docPr id="25" name="Picture 2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application&#10;&#10;Description automatically generated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642" cy="3814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BA3B6B" w14:textId="77777777" w:rsidR="005924B1" w:rsidRDefault="005924B1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30C92D1" w14:textId="249A2640" w:rsidR="00EC6D5A" w:rsidRPr="00AC1661" w:rsidRDefault="00EC6D5A" w:rsidP="00EC6D5A">
      <w:pPr>
        <w:pStyle w:val="Heading3"/>
      </w:pPr>
      <w:bookmarkStart w:id="46" w:name="_Toc87026961"/>
      <w:r>
        <w:lastRenderedPageBreak/>
        <w:t>3.2.16 Create</w:t>
      </w:r>
      <w:r w:rsidR="003B0447">
        <w:t>s</w:t>
      </w:r>
      <w:r>
        <w:t xml:space="preserve"> a Note</w:t>
      </w:r>
      <w:bookmarkEnd w:id="46"/>
    </w:p>
    <w:p w14:paraId="34692877" w14:textId="5105AEF1" w:rsidR="00EC6D5A" w:rsidRDefault="00EC6D5A" w:rsidP="00EC6D5A">
      <w:pPr>
        <w:spacing w:before="240"/>
      </w:pPr>
      <w:r w:rsidRPr="658B9E26">
        <w:rPr>
          <w:b/>
          <w:bCs/>
        </w:rPr>
        <w:t xml:space="preserve">Table </w:t>
      </w:r>
      <w:r w:rsidR="00100915" w:rsidRPr="00010BB1">
        <w:rPr>
          <w:b/>
          <w:bCs/>
        </w:rPr>
        <w:fldChar w:fldCharType="begin"/>
      </w:r>
      <w:r w:rsidR="00100915" w:rsidRPr="00010BB1">
        <w:rPr>
          <w:b/>
          <w:bCs/>
        </w:rPr>
        <w:instrText xml:space="preserve"> SEQ Table \* ARABIC </w:instrText>
      </w:r>
      <w:r w:rsidR="00100915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19</w:t>
      </w:r>
      <w:r w:rsidR="00100915" w:rsidRPr="00010BB1">
        <w:rPr>
          <w:b/>
          <w:bCs/>
        </w:rPr>
        <w:fldChar w:fldCharType="end"/>
      </w:r>
    </w:p>
    <w:p w14:paraId="414238D5" w14:textId="24C6E794" w:rsidR="00EC6D5A" w:rsidRPr="000237F1" w:rsidRDefault="00EC6D5A" w:rsidP="00EC6D5A">
      <w:pPr>
        <w:rPr>
          <w:ins w:id="47" w:author="Joseph Kalfus" w:date="2021-11-02T20:03:00Z"/>
          <w:b/>
          <w:bCs/>
        </w:rPr>
      </w:pPr>
      <w:r>
        <w:rPr>
          <w:i/>
          <w:iCs/>
        </w:rPr>
        <w:t>Create</w:t>
      </w:r>
      <w:r w:rsidR="003B0447">
        <w:rPr>
          <w:i/>
          <w:iCs/>
        </w:rPr>
        <w:t>s</w:t>
      </w:r>
      <w:r>
        <w:rPr>
          <w:i/>
          <w:iCs/>
        </w:rPr>
        <w:t xml:space="preserve"> a Note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693"/>
        <w:gridCol w:w="2693"/>
        <w:gridCol w:w="2693"/>
      </w:tblGrid>
      <w:tr w:rsidR="00EC6D5A" w:rsidRPr="00015D05" w14:paraId="606B9BA6" w14:textId="77777777" w:rsidTr="008652A9">
        <w:tc>
          <w:tcPr>
            <w:tcW w:w="1435" w:type="dxa"/>
            <w:shd w:val="clear" w:color="auto" w:fill="5B9BD5" w:themeFill="accent5"/>
          </w:tcPr>
          <w:p w14:paraId="1667011E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7915" w:type="dxa"/>
            <w:gridSpan w:val="3"/>
          </w:tcPr>
          <w:p w14:paraId="08A29645" w14:textId="7DAEDD79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Create</w:t>
            </w:r>
            <w:r w:rsidR="003B0447">
              <w:rPr>
                <w:rFonts w:cstheme="minorHAnsi"/>
              </w:rPr>
              <w:t>s</w:t>
            </w:r>
            <w:r w:rsidRPr="00015D05">
              <w:rPr>
                <w:rFonts w:cstheme="minorHAnsi"/>
              </w:rPr>
              <w:t xml:space="preserve"> a Note</w:t>
            </w:r>
          </w:p>
        </w:tc>
      </w:tr>
      <w:tr w:rsidR="00EC6D5A" w:rsidRPr="00015D05" w14:paraId="12886206" w14:textId="77777777" w:rsidTr="008652A9">
        <w:tc>
          <w:tcPr>
            <w:tcW w:w="1435" w:type="dxa"/>
            <w:shd w:val="clear" w:color="auto" w:fill="5B9BD5" w:themeFill="accent5"/>
          </w:tcPr>
          <w:p w14:paraId="1B3F0D31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7915" w:type="dxa"/>
            <w:gridSpan w:val="3"/>
          </w:tcPr>
          <w:p w14:paraId="5CE9DB21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EC6D5A" w:rsidRPr="00015D05" w14:paraId="4326B535" w14:textId="77777777" w:rsidTr="008652A9">
        <w:tc>
          <w:tcPr>
            <w:tcW w:w="1435" w:type="dxa"/>
            <w:shd w:val="clear" w:color="auto" w:fill="5B9BD5" w:themeFill="accent5"/>
          </w:tcPr>
          <w:p w14:paraId="15253C46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7915" w:type="dxa"/>
            <w:gridSpan w:val="3"/>
          </w:tcPr>
          <w:p w14:paraId="508616D4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EC6D5A" w:rsidRPr="00015D05" w14:paraId="0CDC35C8" w14:textId="77777777" w:rsidTr="008652A9">
        <w:tc>
          <w:tcPr>
            <w:tcW w:w="1435" w:type="dxa"/>
            <w:shd w:val="clear" w:color="auto" w:fill="5B9BD5" w:themeFill="accent5"/>
          </w:tcPr>
          <w:p w14:paraId="3F028533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7915" w:type="dxa"/>
            <w:gridSpan w:val="3"/>
          </w:tcPr>
          <w:p w14:paraId="5EBCD249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EC6D5A" w:rsidRPr="00015D05" w14:paraId="27055857" w14:textId="77777777" w:rsidTr="008652A9">
        <w:tc>
          <w:tcPr>
            <w:tcW w:w="1435" w:type="dxa"/>
            <w:shd w:val="clear" w:color="auto" w:fill="5B9BD5" w:themeFill="accent5"/>
          </w:tcPr>
          <w:p w14:paraId="7707E569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7915" w:type="dxa"/>
            <w:gridSpan w:val="3"/>
          </w:tcPr>
          <w:p w14:paraId="04F8F059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5D293BE8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11EC0841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EC6D5A" w:rsidRPr="00015D05" w14:paraId="27DBCF06" w14:textId="77777777" w:rsidTr="008652A9">
        <w:tc>
          <w:tcPr>
            <w:tcW w:w="1435" w:type="dxa"/>
            <w:shd w:val="clear" w:color="auto" w:fill="5B9BD5" w:themeFill="accent5"/>
          </w:tcPr>
          <w:p w14:paraId="131ADA53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7915" w:type="dxa"/>
            <w:gridSpan w:val="3"/>
          </w:tcPr>
          <w:p w14:paraId="08365808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EC6D5A" w:rsidRPr="00015D05" w14:paraId="435E4027" w14:textId="77777777" w:rsidTr="008652A9">
        <w:tc>
          <w:tcPr>
            <w:tcW w:w="1435" w:type="dxa"/>
            <w:shd w:val="clear" w:color="auto" w:fill="5B9BD5" w:themeFill="accent5"/>
          </w:tcPr>
          <w:p w14:paraId="36A1E1C9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7915" w:type="dxa"/>
            <w:gridSpan w:val="3"/>
          </w:tcPr>
          <w:p w14:paraId="7B5FB63B" w14:textId="77777777" w:rsidR="00EC6D5A" w:rsidRPr="00015D05" w:rsidRDefault="00EC6D5A" w:rsidP="009E26D9">
            <w:pPr>
              <w:pStyle w:val="ListParagraph"/>
              <w:numPr>
                <w:ilvl w:val="0"/>
                <w:numId w:val="27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says something like: “I have a son named David”</w:t>
            </w:r>
          </w:p>
          <w:p w14:paraId="21DEE9F3" w14:textId="77777777" w:rsidR="00EC6D5A" w:rsidRPr="00015D05" w:rsidRDefault="00EC6D5A" w:rsidP="009E26D9">
            <w:pPr>
              <w:pStyle w:val="ListParagraph"/>
              <w:numPr>
                <w:ilvl w:val="0"/>
                <w:numId w:val="27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7FC1D422" w14:textId="77777777" w:rsidR="00EC6D5A" w:rsidRPr="00015D05" w:rsidRDefault="00EC6D5A" w:rsidP="009E26D9">
            <w:pPr>
              <w:pStyle w:val="ListParagraph"/>
              <w:numPr>
                <w:ilvl w:val="0"/>
                <w:numId w:val="27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“CreateNote”</w:t>
            </w:r>
          </w:p>
          <w:p w14:paraId="49F419C8" w14:textId="77777777" w:rsidR="00EC6D5A" w:rsidRPr="00015D05" w:rsidRDefault="00EC6D5A" w:rsidP="009E26D9">
            <w:pPr>
              <w:pStyle w:val="ListParagraph"/>
              <w:numPr>
                <w:ilvl w:val="0"/>
                <w:numId w:val="27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instructs the app to ask if the user wants to create a note</w:t>
            </w:r>
          </w:p>
          <w:p w14:paraId="348DEA32" w14:textId="77777777" w:rsidR="00EC6D5A" w:rsidRPr="00015D05" w:rsidRDefault="00EC6D5A" w:rsidP="009E26D9">
            <w:pPr>
              <w:pStyle w:val="ListParagraph"/>
              <w:numPr>
                <w:ilvl w:val="0"/>
                <w:numId w:val="27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If the user says yes, the app creates a note containing the information</w:t>
            </w:r>
          </w:p>
        </w:tc>
      </w:tr>
      <w:tr w:rsidR="00EC6D5A" w:rsidRPr="00015D05" w14:paraId="2650AFAB" w14:textId="77777777" w:rsidTr="008652A9">
        <w:tc>
          <w:tcPr>
            <w:tcW w:w="1435" w:type="dxa"/>
            <w:shd w:val="clear" w:color="auto" w:fill="5B9BD5" w:themeFill="accent5"/>
          </w:tcPr>
          <w:p w14:paraId="11CFF6A8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7915" w:type="dxa"/>
            <w:gridSpan w:val="3"/>
          </w:tcPr>
          <w:p w14:paraId="72364061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asks the user if they want to create a note. If the user says yes, the app creates a note containing the information.</w:t>
            </w:r>
          </w:p>
        </w:tc>
      </w:tr>
      <w:tr w:rsidR="00EC6D5A" w:rsidRPr="00015D05" w14:paraId="06FF16F3" w14:textId="77777777" w:rsidTr="008652A9">
        <w:tc>
          <w:tcPr>
            <w:tcW w:w="1435" w:type="dxa"/>
            <w:shd w:val="clear" w:color="auto" w:fill="5B9BD5" w:themeFill="accent5"/>
          </w:tcPr>
          <w:p w14:paraId="006FF24A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7915" w:type="dxa"/>
            <w:gridSpan w:val="3"/>
          </w:tcPr>
          <w:p w14:paraId="61AEB914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EC6D5A" w:rsidRPr="00015D05" w14:paraId="0DB0DB55" w14:textId="77777777" w:rsidTr="008652A9">
        <w:tc>
          <w:tcPr>
            <w:tcW w:w="1435" w:type="dxa"/>
            <w:shd w:val="clear" w:color="auto" w:fill="5B9BD5" w:themeFill="accent5"/>
          </w:tcPr>
          <w:p w14:paraId="03202FB0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7915" w:type="dxa"/>
            <w:gridSpan w:val="3"/>
          </w:tcPr>
          <w:p w14:paraId="04D22A63" w14:textId="77777777" w:rsidR="00EC6D5A" w:rsidRPr="00015D05" w:rsidRDefault="00EC6D5A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EC6D5A" w:rsidRPr="00015D05" w14:paraId="658D5ADB" w14:textId="77777777" w:rsidTr="008652A9">
        <w:tc>
          <w:tcPr>
            <w:tcW w:w="1435" w:type="dxa"/>
            <w:shd w:val="clear" w:color="auto" w:fill="5B9BD5" w:themeFill="accent5"/>
          </w:tcPr>
          <w:p w14:paraId="54DAFB4C" w14:textId="77777777" w:rsidR="00EC6D5A" w:rsidRPr="00015D05" w:rsidRDefault="00EC6D5A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2591" w:type="dxa"/>
          </w:tcPr>
          <w:p w14:paraId="6FE782BD" w14:textId="77777777" w:rsidR="00EC6D5A" w:rsidRPr="00015D05" w:rsidRDefault="00EC6D5A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7AE361BD" wp14:editId="7630B288">
                  <wp:extent cx="1642110" cy="3962400"/>
                  <wp:effectExtent l="0" t="0" r="0" b="0"/>
                  <wp:docPr id="30" name="Picture 30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240" cy="3996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2" w:type="dxa"/>
          </w:tcPr>
          <w:p w14:paraId="1F8F7304" w14:textId="77777777" w:rsidR="00EC6D5A" w:rsidRPr="00015D05" w:rsidRDefault="00EC6D5A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575B2D9E" wp14:editId="4BB9D04E">
                  <wp:extent cx="1642110" cy="3962400"/>
                  <wp:effectExtent l="0" t="0" r="0" b="0"/>
                  <wp:docPr id="31" name="Picture 31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706" cy="402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2" w:type="dxa"/>
          </w:tcPr>
          <w:p w14:paraId="5D3C18B9" w14:textId="77777777" w:rsidR="00EC6D5A" w:rsidRPr="00015D05" w:rsidRDefault="00EC6D5A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5EB872C2" wp14:editId="047FD704">
                  <wp:extent cx="1642110" cy="3962400"/>
                  <wp:effectExtent l="0" t="0" r="0" b="0"/>
                  <wp:docPr id="32" name="Picture 32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Text&#10;&#10;Description automatically generated with low confidence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353" cy="3975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C10FA9" w14:textId="77777777" w:rsidR="005924B1" w:rsidRDefault="005924B1">
      <w:r>
        <w:br w:type="page"/>
      </w:r>
    </w:p>
    <w:p w14:paraId="53B102CD" w14:textId="450FA16C" w:rsidR="00EC6D5A" w:rsidRPr="00AC1661" w:rsidRDefault="00EC6D5A" w:rsidP="00EC6D5A">
      <w:pPr>
        <w:pStyle w:val="Heading3"/>
      </w:pPr>
      <w:bookmarkStart w:id="48" w:name="_Toc87026962"/>
      <w:r>
        <w:lastRenderedPageBreak/>
        <w:t>3.2.17 Create</w:t>
      </w:r>
      <w:r w:rsidR="003B0447">
        <w:t>s</w:t>
      </w:r>
      <w:r>
        <w:t xml:space="preserve"> an Event</w:t>
      </w:r>
      <w:bookmarkEnd w:id="48"/>
    </w:p>
    <w:p w14:paraId="48C56364" w14:textId="622CEE59" w:rsidR="00EC6D5A" w:rsidRDefault="00EC6D5A" w:rsidP="00EC6D5A">
      <w:pPr>
        <w:spacing w:before="240"/>
      </w:pPr>
      <w:r w:rsidRPr="658B9E26">
        <w:rPr>
          <w:b/>
          <w:bCs/>
        </w:rPr>
        <w:t xml:space="preserve">Table </w:t>
      </w:r>
      <w:r w:rsidR="00100915" w:rsidRPr="00010BB1">
        <w:rPr>
          <w:b/>
          <w:bCs/>
        </w:rPr>
        <w:fldChar w:fldCharType="begin"/>
      </w:r>
      <w:r w:rsidR="00100915" w:rsidRPr="00010BB1">
        <w:rPr>
          <w:b/>
          <w:bCs/>
        </w:rPr>
        <w:instrText xml:space="preserve"> SEQ Table \* ARABIC </w:instrText>
      </w:r>
      <w:r w:rsidR="00100915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20</w:t>
      </w:r>
      <w:r w:rsidR="00100915" w:rsidRPr="00010BB1">
        <w:rPr>
          <w:b/>
          <w:bCs/>
        </w:rPr>
        <w:fldChar w:fldCharType="end"/>
      </w:r>
    </w:p>
    <w:p w14:paraId="5782C2E7" w14:textId="5DC40C10" w:rsidR="00EC6D5A" w:rsidRPr="000237F1" w:rsidRDefault="00EC6D5A" w:rsidP="00EC6D5A">
      <w:pPr>
        <w:rPr>
          <w:ins w:id="49" w:author="Joseph Kalfus" w:date="2021-11-02T20:03:00Z"/>
          <w:b/>
          <w:bCs/>
        </w:rPr>
      </w:pPr>
      <w:r>
        <w:rPr>
          <w:i/>
          <w:iCs/>
        </w:rPr>
        <w:t>Create</w:t>
      </w:r>
      <w:r w:rsidR="003B0447">
        <w:rPr>
          <w:i/>
          <w:iCs/>
        </w:rPr>
        <w:t>s</w:t>
      </w:r>
      <w:r>
        <w:rPr>
          <w:i/>
          <w:iCs/>
        </w:rPr>
        <w:t xml:space="preserve"> an Event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2682"/>
        <w:gridCol w:w="2682"/>
        <w:gridCol w:w="2698"/>
      </w:tblGrid>
      <w:tr w:rsidR="009C2F05" w:rsidRPr="00015D05" w14:paraId="3B7EF56F" w14:textId="77777777" w:rsidTr="009C2F05">
        <w:tc>
          <w:tcPr>
            <w:tcW w:w="1289" w:type="dxa"/>
            <w:shd w:val="clear" w:color="auto" w:fill="5B9BD5" w:themeFill="accent5"/>
          </w:tcPr>
          <w:p w14:paraId="742F2764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8061" w:type="dxa"/>
            <w:gridSpan w:val="3"/>
          </w:tcPr>
          <w:p w14:paraId="50071A0B" w14:textId="2B40532F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Create</w:t>
            </w:r>
            <w:r w:rsidR="003B0447">
              <w:rPr>
                <w:rFonts w:cstheme="minorHAnsi"/>
              </w:rPr>
              <w:t>s</w:t>
            </w:r>
            <w:r w:rsidRPr="00015D05">
              <w:rPr>
                <w:rFonts w:cstheme="minorHAnsi"/>
              </w:rPr>
              <w:t xml:space="preserve"> an Event (A Note with a Date &amp; Time)</w:t>
            </w:r>
          </w:p>
        </w:tc>
      </w:tr>
      <w:tr w:rsidR="009C2F05" w:rsidRPr="00015D05" w14:paraId="26482E84" w14:textId="77777777" w:rsidTr="009C2F05">
        <w:tc>
          <w:tcPr>
            <w:tcW w:w="1289" w:type="dxa"/>
            <w:shd w:val="clear" w:color="auto" w:fill="5B9BD5" w:themeFill="accent5"/>
          </w:tcPr>
          <w:p w14:paraId="109A6A36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8061" w:type="dxa"/>
            <w:gridSpan w:val="3"/>
          </w:tcPr>
          <w:p w14:paraId="0EE946A7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9C2F05" w:rsidRPr="00015D05" w14:paraId="5FC88D8E" w14:textId="77777777" w:rsidTr="009C2F05">
        <w:tc>
          <w:tcPr>
            <w:tcW w:w="1289" w:type="dxa"/>
            <w:shd w:val="clear" w:color="auto" w:fill="5B9BD5" w:themeFill="accent5"/>
          </w:tcPr>
          <w:p w14:paraId="3A2D3A1F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8061" w:type="dxa"/>
            <w:gridSpan w:val="3"/>
          </w:tcPr>
          <w:p w14:paraId="741B8BA1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9C2F05" w:rsidRPr="00015D05" w14:paraId="2CE03AE1" w14:textId="77777777" w:rsidTr="009C2F05">
        <w:tc>
          <w:tcPr>
            <w:tcW w:w="1289" w:type="dxa"/>
            <w:shd w:val="clear" w:color="auto" w:fill="5B9BD5" w:themeFill="accent5"/>
          </w:tcPr>
          <w:p w14:paraId="2BEB7A59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8061" w:type="dxa"/>
            <w:gridSpan w:val="3"/>
          </w:tcPr>
          <w:p w14:paraId="03C1622E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9C2F05" w:rsidRPr="00015D05" w14:paraId="28BBFCAA" w14:textId="77777777" w:rsidTr="009C2F05">
        <w:tc>
          <w:tcPr>
            <w:tcW w:w="1289" w:type="dxa"/>
            <w:shd w:val="clear" w:color="auto" w:fill="5B9BD5" w:themeFill="accent5"/>
          </w:tcPr>
          <w:p w14:paraId="313F9E1C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8061" w:type="dxa"/>
            <w:gridSpan w:val="3"/>
          </w:tcPr>
          <w:p w14:paraId="70A15FE0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79E80E0E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56702EB0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9C2F05" w:rsidRPr="00015D05" w14:paraId="2177455D" w14:textId="77777777" w:rsidTr="009C2F05">
        <w:tc>
          <w:tcPr>
            <w:tcW w:w="1289" w:type="dxa"/>
            <w:shd w:val="clear" w:color="auto" w:fill="5B9BD5" w:themeFill="accent5"/>
          </w:tcPr>
          <w:p w14:paraId="4ED8E0B8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8061" w:type="dxa"/>
            <w:gridSpan w:val="3"/>
          </w:tcPr>
          <w:p w14:paraId="7131E050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9C2F05" w:rsidRPr="00015D05" w14:paraId="0E7BF880" w14:textId="77777777" w:rsidTr="009C2F05">
        <w:tc>
          <w:tcPr>
            <w:tcW w:w="1289" w:type="dxa"/>
            <w:shd w:val="clear" w:color="auto" w:fill="5B9BD5" w:themeFill="accent5"/>
          </w:tcPr>
          <w:p w14:paraId="77ACD4A0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8061" w:type="dxa"/>
            <w:gridSpan w:val="3"/>
          </w:tcPr>
          <w:p w14:paraId="3C660825" w14:textId="77777777" w:rsidR="009C2F05" w:rsidRPr="00015D05" w:rsidRDefault="009C2F05" w:rsidP="009E26D9">
            <w:pPr>
              <w:pStyle w:val="ListParagraph"/>
              <w:numPr>
                <w:ilvl w:val="0"/>
                <w:numId w:val="28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says something like: “I have a meeting tomorrow at 4 p.m.”</w:t>
            </w:r>
          </w:p>
          <w:p w14:paraId="31533D66" w14:textId="77777777" w:rsidR="009C2F05" w:rsidRPr="00015D05" w:rsidRDefault="009C2F05" w:rsidP="009E26D9">
            <w:pPr>
              <w:pStyle w:val="ListParagraph"/>
              <w:numPr>
                <w:ilvl w:val="0"/>
                <w:numId w:val="28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6167303E" w14:textId="77777777" w:rsidR="009C2F05" w:rsidRPr="00015D05" w:rsidRDefault="009C2F05" w:rsidP="009E26D9">
            <w:pPr>
              <w:pStyle w:val="ListParagraph"/>
              <w:numPr>
                <w:ilvl w:val="0"/>
                <w:numId w:val="28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“CreateEvent”</w:t>
            </w:r>
          </w:p>
          <w:p w14:paraId="4EB2B195" w14:textId="77777777" w:rsidR="009C2F05" w:rsidRPr="00015D05" w:rsidRDefault="009C2F05" w:rsidP="009E26D9">
            <w:pPr>
              <w:pStyle w:val="ListParagraph"/>
              <w:numPr>
                <w:ilvl w:val="0"/>
                <w:numId w:val="28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instructs the app to ask if the user wants to create a note</w:t>
            </w:r>
          </w:p>
          <w:p w14:paraId="38539305" w14:textId="77777777" w:rsidR="009C2F05" w:rsidRPr="00015D05" w:rsidRDefault="009C2F05" w:rsidP="009E26D9">
            <w:pPr>
              <w:pStyle w:val="ListParagraph"/>
              <w:numPr>
                <w:ilvl w:val="0"/>
                <w:numId w:val="28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If the user says yes, the app creates a note containing the information including a date and time</w:t>
            </w:r>
          </w:p>
          <w:p w14:paraId="793C0440" w14:textId="77777777" w:rsidR="009C2F05" w:rsidRPr="00015D05" w:rsidRDefault="009C2F05" w:rsidP="009E26D9">
            <w:pPr>
              <w:pStyle w:val="ListParagraph"/>
              <w:numPr>
                <w:ilvl w:val="0"/>
                <w:numId w:val="28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app adds the event to the user’s calendar</w:t>
            </w:r>
          </w:p>
        </w:tc>
      </w:tr>
      <w:tr w:rsidR="009C2F05" w:rsidRPr="00015D05" w14:paraId="0249A55A" w14:textId="77777777" w:rsidTr="009C2F05">
        <w:tc>
          <w:tcPr>
            <w:tcW w:w="1289" w:type="dxa"/>
            <w:shd w:val="clear" w:color="auto" w:fill="5B9BD5" w:themeFill="accent5"/>
          </w:tcPr>
          <w:p w14:paraId="44F8F3AF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8061" w:type="dxa"/>
            <w:gridSpan w:val="3"/>
          </w:tcPr>
          <w:p w14:paraId="1DA9485C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asks the user if they want to create a note. If the user says yes, the app creates a note containing the information including a date and time. The event is added to the user’s calendar.</w:t>
            </w:r>
          </w:p>
        </w:tc>
      </w:tr>
      <w:tr w:rsidR="009C2F05" w:rsidRPr="00015D05" w14:paraId="2FCD1C50" w14:textId="77777777" w:rsidTr="009C2F05">
        <w:tc>
          <w:tcPr>
            <w:tcW w:w="1289" w:type="dxa"/>
            <w:shd w:val="clear" w:color="auto" w:fill="5B9BD5" w:themeFill="accent5"/>
          </w:tcPr>
          <w:p w14:paraId="5E591C73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8061" w:type="dxa"/>
            <w:gridSpan w:val="3"/>
          </w:tcPr>
          <w:p w14:paraId="1BA54ECF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9C2F05" w:rsidRPr="00015D05" w14:paraId="057DB1E3" w14:textId="77777777" w:rsidTr="009C2F05">
        <w:tc>
          <w:tcPr>
            <w:tcW w:w="1289" w:type="dxa"/>
            <w:shd w:val="clear" w:color="auto" w:fill="5B9BD5" w:themeFill="accent5"/>
          </w:tcPr>
          <w:p w14:paraId="6AC3FCFB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8061" w:type="dxa"/>
            <w:gridSpan w:val="3"/>
          </w:tcPr>
          <w:p w14:paraId="7BCD13CE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5924B1" w:rsidRPr="00015D05" w14:paraId="6ED5052A" w14:textId="77777777" w:rsidTr="009C2F05">
        <w:tc>
          <w:tcPr>
            <w:tcW w:w="1289" w:type="dxa"/>
            <w:shd w:val="clear" w:color="auto" w:fill="5B9BD5" w:themeFill="accent5"/>
          </w:tcPr>
          <w:p w14:paraId="421E023E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2682" w:type="dxa"/>
          </w:tcPr>
          <w:p w14:paraId="1448E7E2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7D341B8F" wp14:editId="0C8D050A">
                  <wp:extent cx="1609090" cy="3267075"/>
                  <wp:effectExtent l="0" t="0" r="0" b="9525"/>
                  <wp:docPr id="22" name="Picture 2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595" cy="328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2" w:type="dxa"/>
          </w:tcPr>
          <w:p w14:paraId="4BF47708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7B81ECC7" wp14:editId="0FB5F248">
                  <wp:extent cx="1609090" cy="3267075"/>
                  <wp:effectExtent l="0" t="0" r="0" b="9525"/>
                  <wp:docPr id="24" name="Picture 24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044" cy="3303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7" w:type="dxa"/>
          </w:tcPr>
          <w:p w14:paraId="7C875501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4B1BA6D9" wp14:editId="7F2C5BDB">
                  <wp:extent cx="1611630" cy="3267075"/>
                  <wp:effectExtent l="0" t="0" r="7620" b="9525"/>
                  <wp:docPr id="26" name="Picture 26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Graphical user interface&#10;&#10;Description automatically generated with low confidence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49" cy="3292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FC2220" w14:textId="77777777" w:rsidR="005924B1" w:rsidRDefault="005924B1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AFFFC11" w14:textId="01702305" w:rsidR="009C2F05" w:rsidRPr="00AC1661" w:rsidRDefault="009C2F05" w:rsidP="009C2F05">
      <w:pPr>
        <w:pStyle w:val="Heading3"/>
      </w:pPr>
      <w:bookmarkStart w:id="50" w:name="_Toc87026963"/>
      <w:r>
        <w:lastRenderedPageBreak/>
        <w:t>3.2.18 Create</w:t>
      </w:r>
      <w:r w:rsidR="003B0447">
        <w:t>s</w:t>
      </w:r>
      <w:r>
        <w:t xml:space="preserve"> a Recurring Event</w:t>
      </w:r>
      <w:bookmarkEnd w:id="50"/>
    </w:p>
    <w:p w14:paraId="2975F2C4" w14:textId="59A1F58E" w:rsidR="009C2F05" w:rsidRDefault="009C2F05" w:rsidP="009C2F05">
      <w:pPr>
        <w:spacing w:before="240"/>
      </w:pPr>
      <w:r w:rsidRPr="658B9E26">
        <w:rPr>
          <w:b/>
          <w:bCs/>
        </w:rPr>
        <w:t xml:space="preserve">Table </w:t>
      </w:r>
      <w:r w:rsidR="00100915" w:rsidRPr="00010BB1">
        <w:rPr>
          <w:b/>
          <w:bCs/>
        </w:rPr>
        <w:fldChar w:fldCharType="begin"/>
      </w:r>
      <w:r w:rsidR="00100915" w:rsidRPr="00010BB1">
        <w:rPr>
          <w:b/>
          <w:bCs/>
        </w:rPr>
        <w:instrText xml:space="preserve"> SEQ Table \* ARABIC </w:instrText>
      </w:r>
      <w:r w:rsidR="00100915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21</w:t>
      </w:r>
      <w:r w:rsidR="00100915" w:rsidRPr="00010BB1">
        <w:rPr>
          <w:b/>
          <w:bCs/>
        </w:rPr>
        <w:fldChar w:fldCharType="end"/>
      </w:r>
    </w:p>
    <w:p w14:paraId="2CEF13D5" w14:textId="3CD550DA" w:rsidR="009C2F05" w:rsidRPr="000237F1" w:rsidRDefault="009C2F05" w:rsidP="009C2F05">
      <w:pPr>
        <w:rPr>
          <w:ins w:id="51" w:author="Joseph Kalfus" w:date="2021-11-02T20:03:00Z"/>
          <w:b/>
          <w:bCs/>
        </w:rPr>
      </w:pPr>
      <w:r>
        <w:rPr>
          <w:i/>
          <w:iCs/>
        </w:rPr>
        <w:t>Create</w:t>
      </w:r>
      <w:r w:rsidR="003B0447">
        <w:rPr>
          <w:i/>
          <w:iCs/>
        </w:rPr>
        <w:t>s</w:t>
      </w:r>
      <w:r>
        <w:rPr>
          <w:i/>
          <w:iCs/>
        </w:rPr>
        <w:t xml:space="preserve"> a Recurring Event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8"/>
        <w:gridCol w:w="2694"/>
        <w:gridCol w:w="2694"/>
        <w:gridCol w:w="2694"/>
      </w:tblGrid>
      <w:tr w:rsidR="009C2F05" w:rsidRPr="00015D05" w14:paraId="7ADBBED5" w14:textId="77777777" w:rsidTr="009C2F05">
        <w:tc>
          <w:tcPr>
            <w:tcW w:w="1268" w:type="dxa"/>
            <w:shd w:val="clear" w:color="auto" w:fill="5B9BD5" w:themeFill="accent5"/>
          </w:tcPr>
          <w:p w14:paraId="79AB3E12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8082" w:type="dxa"/>
            <w:gridSpan w:val="3"/>
          </w:tcPr>
          <w:p w14:paraId="39793B11" w14:textId="5E8B90D6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Create</w:t>
            </w:r>
            <w:r w:rsidR="003B0447">
              <w:rPr>
                <w:rFonts w:cstheme="minorHAnsi"/>
              </w:rPr>
              <w:t>s</w:t>
            </w:r>
            <w:r w:rsidRPr="00015D05">
              <w:rPr>
                <w:rFonts w:cstheme="minorHAnsi"/>
              </w:rPr>
              <w:t xml:space="preserve"> a Recurring Event (A Note with a Recurring Period)</w:t>
            </w:r>
          </w:p>
        </w:tc>
      </w:tr>
      <w:tr w:rsidR="009C2F05" w:rsidRPr="00015D05" w14:paraId="6CF88866" w14:textId="77777777" w:rsidTr="009C2F05">
        <w:tc>
          <w:tcPr>
            <w:tcW w:w="1268" w:type="dxa"/>
            <w:shd w:val="clear" w:color="auto" w:fill="5B9BD5" w:themeFill="accent5"/>
          </w:tcPr>
          <w:p w14:paraId="5B34F267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8082" w:type="dxa"/>
            <w:gridSpan w:val="3"/>
          </w:tcPr>
          <w:p w14:paraId="19445188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9C2F05" w:rsidRPr="00015D05" w14:paraId="60B87686" w14:textId="77777777" w:rsidTr="009C2F05">
        <w:tc>
          <w:tcPr>
            <w:tcW w:w="1268" w:type="dxa"/>
            <w:shd w:val="clear" w:color="auto" w:fill="5B9BD5" w:themeFill="accent5"/>
          </w:tcPr>
          <w:p w14:paraId="1595A186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8082" w:type="dxa"/>
            <w:gridSpan w:val="3"/>
          </w:tcPr>
          <w:p w14:paraId="28625DE2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9C2F05" w:rsidRPr="00015D05" w14:paraId="26B77C20" w14:textId="77777777" w:rsidTr="009C2F05">
        <w:tc>
          <w:tcPr>
            <w:tcW w:w="1268" w:type="dxa"/>
            <w:shd w:val="clear" w:color="auto" w:fill="5B9BD5" w:themeFill="accent5"/>
          </w:tcPr>
          <w:p w14:paraId="1FA7E134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8082" w:type="dxa"/>
            <w:gridSpan w:val="3"/>
          </w:tcPr>
          <w:p w14:paraId="0677384C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9C2F05" w:rsidRPr="00015D05" w14:paraId="373D2DD6" w14:textId="77777777" w:rsidTr="009C2F05">
        <w:tc>
          <w:tcPr>
            <w:tcW w:w="1268" w:type="dxa"/>
            <w:shd w:val="clear" w:color="auto" w:fill="5B9BD5" w:themeFill="accent5"/>
          </w:tcPr>
          <w:p w14:paraId="68219A29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8082" w:type="dxa"/>
            <w:gridSpan w:val="3"/>
          </w:tcPr>
          <w:p w14:paraId="6C23FC1F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3B8C1A50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08DA3C04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9C2F05" w:rsidRPr="00015D05" w14:paraId="722E10D1" w14:textId="77777777" w:rsidTr="009C2F05">
        <w:tc>
          <w:tcPr>
            <w:tcW w:w="1268" w:type="dxa"/>
            <w:shd w:val="clear" w:color="auto" w:fill="5B9BD5" w:themeFill="accent5"/>
          </w:tcPr>
          <w:p w14:paraId="4114300D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8082" w:type="dxa"/>
            <w:gridSpan w:val="3"/>
          </w:tcPr>
          <w:p w14:paraId="3E843D3D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9C2F05" w:rsidRPr="00015D05" w14:paraId="44FE64C7" w14:textId="77777777" w:rsidTr="009C2F05">
        <w:tc>
          <w:tcPr>
            <w:tcW w:w="1268" w:type="dxa"/>
            <w:shd w:val="clear" w:color="auto" w:fill="5B9BD5" w:themeFill="accent5"/>
          </w:tcPr>
          <w:p w14:paraId="6C4822F3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8082" w:type="dxa"/>
            <w:gridSpan w:val="3"/>
          </w:tcPr>
          <w:p w14:paraId="2671BC64" w14:textId="77777777" w:rsidR="009C2F05" w:rsidRPr="00015D05" w:rsidRDefault="009C2F05" w:rsidP="009E26D9">
            <w:pPr>
              <w:pStyle w:val="ListParagraph"/>
              <w:numPr>
                <w:ilvl w:val="0"/>
                <w:numId w:val="29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says something like: “I need to brush my teeth every day at 8 a.m.”</w:t>
            </w:r>
          </w:p>
          <w:p w14:paraId="74550265" w14:textId="77777777" w:rsidR="009C2F05" w:rsidRPr="00015D05" w:rsidRDefault="009C2F05" w:rsidP="009E26D9">
            <w:pPr>
              <w:pStyle w:val="ListParagraph"/>
              <w:numPr>
                <w:ilvl w:val="0"/>
                <w:numId w:val="29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7C49D420" w14:textId="77777777" w:rsidR="009C2F05" w:rsidRPr="00015D05" w:rsidRDefault="009C2F05" w:rsidP="009E26D9">
            <w:pPr>
              <w:pStyle w:val="ListParagraph"/>
              <w:numPr>
                <w:ilvl w:val="0"/>
                <w:numId w:val="29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“CreateRecurringEvent”</w:t>
            </w:r>
          </w:p>
          <w:p w14:paraId="375BBE25" w14:textId="77777777" w:rsidR="009C2F05" w:rsidRPr="00015D05" w:rsidRDefault="009C2F05" w:rsidP="009E26D9">
            <w:pPr>
              <w:pStyle w:val="ListParagraph"/>
              <w:numPr>
                <w:ilvl w:val="0"/>
                <w:numId w:val="29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instructs the app to ask if the user wants to create a note</w:t>
            </w:r>
          </w:p>
          <w:p w14:paraId="559A6848" w14:textId="77777777" w:rsidR="009C2F05" w:rsidRPr="00015D05" w:rsidRDefault="009C2F05" w:rsidP="009E26D9">
            <w:pPr>
              <w:pStyle w:val="ListParagraph"/>
              <w:numPr>
                <w:ilvl w:val="0"/>
                <w:numId w:val="29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If the user says yes, the app creates a note containing the information including a recurring period</w:t>
            </w:r>
          </w:p>
          <w:p w14:paraId="1F9F8001" w14:textId="77777777" w:rsidR="009C2F05" w:rsidRPr="00015D05" w:rsidRDefault="009C2F05" w:rsidP="009E26D9">
            <w:pPr>
              <w:pStyle w:val="ListParagraph"/>
              <w:numPr>
                <w:ilvl w:val="0"/>
                <w:numId w:val="29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app adds the recurring event to the user’s checklist</w:t>
            </w:r>
          </w:p>
        </w:tc>
      </w:tr>
      <w:tr w:rsidR="009C2F05" w:rsidRPr="00015D05" w14:paraId="670FB27A" w14:textId="77777777" w:rsidTr="009C2F05">
        <w:tc>
          <w:tcPr>
            <w:tcW w:w="1268" w:type="dxa"/>
            <w:shd w:val="clear" w:color="auto" w:fill="5B9BD5" w:themeFill="accent5"/>
          </w:tcPr>
          <w:p w14:paraId="6E6D0BE5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8082" w:type="dxa"/>
            <w:gridSpan w:val="3"/>
          </w:tcPr>
          <w:p w14:paraId="686E35B8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asks the user if they want to create a note. If the user says yes, the app creates a note containing the information including a recurring period. The recurring event is added to the user’s checklist.</w:t>
            </w:r>
          </w:p>
        </w:tc>
      </w:tr>
      <w:tr w:rsidR="009C2F05" w:rsidRPr="00015D05" w14:paraId="477D64FF" w14:textId="77777777" w:rsidTr="009C2F05">
        <w:tc>
          <w:tcPr>
            <w:tcW w:w="1268" w:type="dxa"/>
            <w:shd w:val="clear" w:color="auto" w:fill="5B9BD5" w:themeFill="accent5"/>
          </w:tcPr>
          <w:p w14:paraId="603EDBF8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8082" w:type="dxa"/>
            <w:gridSpan w:val="3"/>
          </w:tcPr>
          <w:p w14:paraId="66899747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9C2F05" w:rsidRPr="00015D05" w14:paraId="6E943838" w14:textId="77777777" w:rsidTr="009C2F05">
        <w:tc>
          <w:tcPr>
            <w:tcW w:w="1268" w:type="dxa"/>
            <w:shd w:val="clear" w:color="auto" w:fill="5B9BD5" w:themeFill="accent5"/>
          </w:tcPr>
          <w:p w14:paraId="30985B30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8082" w:type="dxa"/>
            <w:gridSpan w:val="3"/>
          </w:tcPr>
          <w:p w14:paraId="5FEEFE07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9C2F05" w:rsidRPr="00015D05" w14:paraId="48DA4F06" w14:textId="77777777" w:rsidTr="009C2F05">
        <w:tc>
          <w:tcPr>
            <w:tcW w:w="1268" w:type="dxa"/>
            <w:shd w:val="clear" w:color="auto" w:fill="5B9BD5" w:themeFill="accent5"/>
          </w:tcPr>
          <w:p w14:paraId="473DA8D7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2694" w:type="dxa"/>
          </w:tcPr>
          <w:p w14:paraId="23831A8C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7A167616" wp14:editId="210EC823">
                  <wp:extent cx="1646555" cy="3228975"/>
                  <wp:effectExtent l="0" t="0" r="0" b="9525"/>
                  <wp:docPr id="27" name="Picture 27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000" cy="325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</w:tcPr>
          <w:p w14:paraId="779E298C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57618264" wp14:editId="12FEA4C0">
                  <wp:extent cx="1646555" cy="3228975"/>
                  <wp:effectExtent l="0" t="0" r="0" b="9525"/>
                  <wp:docPr id="28" name="Picture 28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780" cy="3249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</w:tcPr>
          <w:p w14:paraId="09ACE503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2E1820CD" wp14:editId="5CEEAC37">
                  <wp:extent cx="1646555" cy="3228975"/>
                  <wp:effectExtent l="0" t="0" r="0" b="9525"/>
                  <wp:docPr id="29" name="Picture 29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Graphical user interface&#10;&#10;Description automatically generated with low confidence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938" cy="3249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33F90E" w14:textId="77777777" w:rsidR="00502EB0" w:rsidRDefault="00502EB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864FF64" w14:textId="41FBFD5F" w:rsidR="009C2F05" w:rsidRPr="00AC1661" w:rsidRDefault="009C2F05" w:rsidP="009C2F05">
      <w:pPr>
        <w:pStyle w:val="Heading3"/>
      </w:pPr>
      <w:bookmarkStart w:id="52" w:name="_Toc87026964"/>
      <w:r>
        <w:lastRenderedPageBreak/>
        <w:t>3.2.19 Answers the User’s Question</w:t>
      </w:r>
      <w:bookmarkEnd w:id="52"/>
    </w:p>
    <w:p w14:paraId="45A66FBA" w14:textId="3F234065" w:rsidR="009C2F05" w:rsidRDefault="009C2F05" w:rsidP="009C2F05">
      <w:pPr>
        <w:spacing w:before="240"/>
      </w:pPr>
      <w:r w:rsidRPr="658B9E26">
        <w:rPr>
          <w:b/>
          <w:bCs/>
        </w:rPr>
        <w:t xml:space="preserve">Table </w:t>
      </w:r>
      <w:r w:rsidR="00100915" w:rsidRPr="00010BB1">
        <w:rPr>
          <w:b/>
          <w:bCs/>
        </w:rPr>
        <w:fldChar w:fldCharType="begin"/>
      </w:r>
      <w:r w:rsidR="00100915" w:rsidRPr="00010BB1">
        <w:rPr>
          <w:b/>
          <w:bCs/>
        </w:rPr>
        <w:instrText xml:space="preserve"> SEQ Table \* ARABIC </w:instrText>
      </w:r>
      <w:r w:rsidR="00100915" w:rsidRPr="00010BB1">
        <w:rPr>
          <w:b/>
          <w:bCs/>
        </w:rPr>
        <w:fldChar w:fldCharType="separate"/>
      </w:r>
      <w:r w:rsidR="00100915">
        <w:rPr>
          <w:b/>
          <w:bCs/>
          <w:noProof/>
        </w:rPr>
        <w:t>22</w:t>
      </w:r>
      <w:r w:rsidR="00100915" w:rsidRPr="00010BB1">
        <w:rPr>
          <w:b/>
          <w:bCs/>
        </w:rPr>
        <w:fldChar w:fldCharType="end"/>
      </w:r>
    </w:p>
    <w:p w14:paraId="1D190897" w14:textId="12CAEF3F" w:rsidR="009C2F05" w:rsidRPr="000237F1" w:rsidRDefault="009C2F05" w:rsidP="009C2F05">
      <w:pPr>
        <w:rPr>
          <w:ins w:id="53" w:author="Joseph Kalfus" w:date="2021-11-02T20:03:00Z"/>
          <w:b/>
          <w:bCs/>
        </w:rPr>
      </w:pPr>
      <w:r>
        <w:rPr>
          <w:i/>
          <w:iCs/>
        </w:rPr>
        <w:t>Answers the User’s Question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8"/>
        <w:gridCol w:w="8032"/>
      </w:tblGrid>
      <w:tr w:rsidR="009C2F05" w:rsidRPr="00015D05" w14:paraId="4E4CA12F" w14:textId="77777777" w:rsidTr="008652A9">
        <w:tc>
          <w:tcPr>
            <w:tcW w:w="1255" w:type="dxa"/>
            <w:shd w:val="clear" w:color="auto" w:fill="5B9BD5" w:themeFill="accent5"/>
          </w:tcPr>
          <w:p w14:paraId="501BCE25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Name</w:t>
            </w:r>
          </w:p>
        </w:tc>
        <w:tc>
          <w:tcPr>
            <w:tcW w:w="8095" w:type="dxa"/>
          </w:tcPr>
          <w:p w14:paraId="55C05368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Answers the User’s Question</w:t>
            </w:r>
          </w:p>
        </w:tc>
      </w:tr>
      <w:tr w:rsidR="009C2F05" w:rsidRPr="00015D05" w14:paraId="1D6D9173" w14:textId="77777777" w:rsidTr="008652A9">
        <w:tc>
          <w:tcPr>
            <w:tcW w:w="1255" w:type="dxa"/>
            <w:shd w:val="clear" w:color="auto" w:fill="5B9BD5" w:themeFill="accent5"/>
          </w:tcPr>
          <w:p w14:paraId="6CD07132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Type</w:t>
            </w:r>
          </w:p>
        </w:tc>
        <w:tc>
          <w:tcPr>
            <w:tcW w:w="8095" w:type="dxa"/>
          </w:tcPr>
          <w:p w14:paraId="1393854D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Acceptance Testing</w:t>
            </w:r>
          </w:p>
        </w:tc>
      </w:tr>
      <w:tr w:rsidR="009C2F05" w:rsidRPr="00015D05" w14:paraId="515063F5" w14:textId="77777777" w:rsidTr="008652A9">
        <w:tc>
          <w:tcPr>
            <w:tcW w:w="1255" w:type="dxa"/>
            <w:shd w:val="clear" w:color="auto" w:fill="5B9BD5" w:themeFill="accent5"/>
          </w:tcPr>
          <w:p w14:paraId="0F719E48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 Date</w:t>
            </w:r>
          </w:p>
        </w:tc>
        <w:tc>
          <w:tcPr>
            <w:tcW w:w="8095" w:type="dxa"/>
          </w:tcPr>
          <w:p w14:paraId="14D1D7CC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November 1</w:t>
            </w:r>
            <w:r w:rsidRPr="00015D05">
              <w:rPr>
                <w:rFonts w:cstheme="minorHAnsi"/>
                <w:vertAlign w:val="superscript"/>
              </w:rPr>
              <w:t>st</w:t>
            </w:r>
            <w:r w:rsidRPr="00015D05">
              <w:rPr>
                <w:rFonts w:cstheme="minorHAnsi"/>
              </w:rPr>
              <w:t>, 2021</w:t>
            </w:r>
          </w:p>
        </w:tc>
      </w:tr>
      <w:tr w:rsidR="009C2F05" w:rsidRPr="00015D05" w14:paraId="704067A7" w14:textId="77777777" w:rsidTr="008652A9">
        <w:tc>
          <w:tcPr>
            <w:tcW w:w="1255" w:type="dxa"/>
            <w:shd w:val="clear" w:color="auto" w:fill="5B9BD5" w:themeFill="accent5"/>
          </w:tcPr>
          <w:p w14:paraId="14178659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Tester</w:t>
            </w:r>
          </w:p>
        </w:tc>
        <w:tc>
          <w:tcPr>
            <w:tcW w:w="8095" w:type="dxa"/>
          </w:tcPr>
          <w:p w14:paraId="6589BDBA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Andrew Rohn</w:t>
            </w:r>
          </w:p>
        </w:tc>
      </w:tr>
      <w:tr w:rsidR="009C2F05" w:rsidRPr="00015D05" w14:paraId="57D6E18D" w14:textId="77777777" w:rsidTr="008652A9">
        <w:tc>
          <w:tcPr>
            <w:tcW w:w="1255" w:type="dxa"/>
            <w:shd w:val="clear" w:color="auto" w:fill="5B9BD5" w:themeFill="accent5"/>
          </w:tcPr>
          <w:p w14:paraId="71D55EC3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Software</w:t>
            </w:r>
          </w:p>
        </w:tc>
        <w:tc>
          <w:tcPr>
            <w:tcW w:w="8095" w:type="dxa"/>
          </w:tcPr>
          <w:p w14:paraId="21A14AAA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Studio Arctic Fox 2020.3.1 Patch 3</w:t>
            </w:r>
          </w:p>
          <w:p w14:paraId="43BA1DEB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Flutter 2.5.1</w:t>
            </w:r>
          </w:p>
          <w:p w14:paraId="561AA91F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Dart 2.14.2</w:t>
            </w:r>
          </w:p>
        </w:tc>
      </w:tr>
      <w:tr w:rsidR="009C2F05" w:rsidRPr="00015D05" w14:paraId="38DF5937" w14:textId="77777777" w:rsidTr="008652A9">
        <w:tc>
          <w:tcPr>
            <w:tcW w:w="1255" w:type="dxa"/>
            <w:shd w:val="clear" w:color="auto" w:fill="5B9BD5" w:themeFill="accent5"/>
          </w:tcPr>
          <w:p w14:paraId="6997CF83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Emulator</w:t>
            </w:r>
          </w:p>
        </w:tc>
        <w:tc>
          <w:tcPr>
            <w:tcW w:w="8095" w:type="dxa"/>
          </w:tcPr>
          <w:p w14:paraId="0000C702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Android Pixel 4 XL API 30</w:t>
            </w:r>
          </w:p>
        </w:tc>
      </w:tr>
      <w:tr w:rsidR="009C2F05" w:rsidRPr="00015D05" w14:paraId="4DC6E8BE" w14:textId="77777777" w:rsidTr="008652A9">
        <w:tc>
          <w:tcPr>
            <w:tcW w:w="1255" w:type="dxa"/>
            <w:shd w:val="clear" w:color="auto" w:fill="5B9BD5" w:themeFill="accent5"/>
          </w:tcPr>
          <w:p w14:paraId="6B6E6361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Steps</w:t>
            </w:r>
          </w:p>
        </w:tc>
        <w:tc>
          <w:tcPr>
            <w:tcW w:w="8095" w:type="dxa"/>
          </w:tcPr>
          <w:p w14:paraId="04E7640C" w14:textId="77777777" w:rsidR="009C2F05" w:rsidRPr="00015D05" w:rsidRDefault="009C2F05" w:rsidP="009E26D9">
            <w:pPr>
              <w:pStyle w:val="ListParagraph"/>
              <w:numPr>
                <w:ilvl w:val="0"/>
                <w:numId w:val="30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User taps the mic icon in the app and asks a question</w:t>
            </w:r>
          </w:p>
          <w:p w14:paraId="3BF5D1BD" w14:textId="77777777" w:rsidR="009C2F05" w:rsidRPr="00015D05" w:rsidRDefault="009C2F05" w:rsidP="009E26D9">
            <w:pPr>
              <w:pStyle w:val="ListParagraph"/>
              <w:numPr>
                <w:ilvl w:val="0"/>
                <w:numId w:val="30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user’s voice is transcribed from voice to text and passed to the NLU Module</w:t>
            </w:r>
          </w:p>
          <w:p w14:paraId="607C0E09" w14:textId="77777777" w:rsidR="009C2F05" w:rsidRPr="00015D05" w:rsidRDefault="009C2F05" w:rsidP="009E26D9">
            <w:pPr>
              <w:pStyle w:val="ListParagraph"/>
              <w:numPr>
                <w:ilvl w:val="0"/>
                <w:numId w:val="30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identifies the intent of the user’s speech as “SearchNotes”</w:t>
            </w:r>
          </w:p>
          <w:p w14:paraId="123348F6" w14:textId="77777777" w:rsidR="009C2F05" w:rsidRPr="00015D05" w:rsidRDefault="009C2F05" w:rsidP="009E26D9">
            <w:pPr>
              <w:pStyle w:val="ListParagraph"/>
              <w:numPr>
                <w:ilvl w:val="0"/>
                <w:numId w:val="30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searches the user’s notes to find an answer to the question</w:t>
            </w:r>
          </w:p>
          <w:p w14:paraId="5482C91A" w14:textId="77777777" w:rsidR="009C2F05" w:rsidRPr="00015D05" w:rsidRDefault="009C2F05" w:rsidP="009E26D9">
            <w:pPr>
              <w:pStyle w:val="ListParagraph"/>
              <w:numPr>
                <w:ilvl w:val="0"/>
                <w:numId w:val="30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NLU Module returns the most likely answer</w:t>
            </w:r>
          </w:p>
          <w:p w14:paraId="3869CC14" w14:textId="77777777" w:rsidR="009C2F05" w:rsidRPr="00015D05" w:rsidRDefault="009C2F05" w:rsidP="009E26D9">
            <w:pPr>
              <w:pStyle w:val="ListParagraph"/>
              <w:numPr>
                <w:ilvl w:val="0"/>
                <w:numId w:val="30"/>
              </w:numPr>
              <w:rPr>
                <w:rFonts w:cstheme="minorHAnsi"/>
              </w:rPr>
            </w:pPr>
            <w:r w:rsidRPr="00015D05">
              <w:rPr>
                <w:rFonts w:cstheme="minorHAnsi"/>
              </w:rPr>
              <w:t>The app displays the answer and does text-to-voice</w:t>
            </w:r>
          </w:p>
        </w:tc>
      </w:tr>
      <w:tr w:rsidR="009C2F05" w:rsidRPr="00015D05" w14:paraId="739E6BAB" w14:textId="77777777" w:rsidTr="008652A9">
        <w:tc>
          <w:tcPr>
            <w:tcW w:w="1255" w:type="dxa"/>
            <w:shd w:val="clear" w:color="auto" w:fill="5B9BD5" w:themeFill="accent5"/>
          </w:tcPr>
          <w:p w14:paraId="62DB93D1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8095" w:type="dxa"/>
          </w:tcPr>
          <w:p w14:paraId="1CC2AE1E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App displays and says the answer to the user’s question</w:t>
            </w:r>
          </w:p>
        </w:tc>
      </w:tr>
      <w:tr w:rsidR="009C2F05" w:rsidRPr="00015D05" w14:paraId="7213CE23" w14:textId="77777777" w:rsidTr="008652A9">
        <w:tc>
          <w:tcPr>
            <w:tcW w:w="1255" w:type="dxa"/>
            <w:shd w:val="clear" w:color="auto" w:fill="5B9BD5" w:themeFill="accent5"/>
          </w:tcPr>
          <w:p w14:paraId="1F9576DC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Issues</w:t>
            </w:r>
          </w:p>
        </w:tc>
        <w:tc>
          <w:tcPr>
            <w:tcW w:w="8095" w:type="dxa"/>
          </w:tcPr>
          <w:p w14:paraId="43FD9397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None</w:t>
            </w:r>
          </w:p>
        </w:tc>
      </w:tr>
      <w:tr w:rsidR="009C2F05" w:rsidRPr="00015D05" w14:paraId="19CECF1A" w14:textId="77777777" w:rsidTr="008652A9">
        <w:tc>
          <w:tcPr>
            <w:tcW w:w="1255" w:type="dxa"/>
            <w:shd w:val="clear" w:color="auto" w:fill="5B9BD5" w:themeFill="accent5"/>
          </w:tcPr>
          <w:p w14:paraId="7CD7FD16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8095" w:type="dxa"/>
          </w:tcPr>
          <w:p w14:paraId="0515363F" w14:textId="77777777" w:rsidR="009C2F05" w:rsidRPr="00015D05" w:rsidRDefault="009C2F05" w:rsidP="008652A9">
            <w:pPr>
              <w:rPr>
                <w:rFonts w:cstheme="minorHAnsi"/>
              </w:rPr>
            </w:pPr>
            <w:r w:rsidRPr="00015D05">
              <w:rPr>
                <w:rFonts w:cstheme="minorHAnsi"/>
              </w:rPr>
              <w:t>Passed</w:t>
            </w:r>
          </w:p>
        </w:tc>
      </w:tr>
      <w:tr w:rsidR="009C2F05" w:rsidRPr="00015D05" w14:paraId="1E63F1E4" w14:textId="77777777" w:rsidTr="008652A9">
        <w:tc>
          <w:tcPr>
            <w:tcW w:w="1255" w:type="dxa"/>
            <w:shd w:val="clear" w:color="auto" w:fill="5B9BD5" w:themeFill="accent5"/>
          </w:tcPr>
          <w:p w14:paraId="2DEBE579" w14:textId="77777777" w:rsidR="009C2F05" w:rsidRPr="00015D05" w:rsidRDefault="009C2F05" w:rsidP="008652A9">
            <w:pPr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015D05">
              <w:rPr>
                <w:rFonts w:cstheme="minorHAnsi"/>
                <w:b/>
                <w:bCs/>
                <w:color w:val="FFFFFF" w:themeColor="background1"/>
              </w:rPr>
              <w:t>Screenshots</w:t>
            </w:r>
          </w:p>
        </w:tc>
        <w:tc>
          <w:tcPr>
            <w:tcW w:w="8095" w:type="dxa"/>
          </w:tcPr>
          <w:p w14:paraId="4DCF224E" w14:textId="77777777" w:rsidR="009C2F05" w:rsidRPr="00015D05" w:rsidRDefault="009C2F05" w:rsidP="008652A9">
            <w:pPr>
              <w:jc w:val="center"/>
              <w:rPr>
                <w:rFonts w:cstheme="minorHAnsi"/>
              </w:rPr>
            </w:pPr>
            <w:r w:rsidRPr="00015D05">
              <w:rPr>
                <w:rFonts w:cstheme="minorHAnsi"/>
                <w:noProof/>
              </w:rPr>
              <w:drawing>
                <wp:inline distT="0" distB="0" distL="0" distR="0" wp14:anchorId="7B436C59" wp14:editId="188DFD04">
                  <wp:extent cx="2043430" cy="3781425"/>
                  <wp:effectExtent l="0" t="0" r="0" b="9525"/>
                  <wp:docPr id="51" name="Picture 51" descr="A screenshot of a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A screenshot of a phone&#10;&#10;Description automatically generated with medium confidence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884" cy="3782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E169B1" w14:textId="77777777" w:rsidR="00502EB0" w:rsidRDefault="00502EB0">
      <w:r>
        <w:br w:type="page"/>
      </w:r>
    </w:p>
    <w:p w14:paraId="0937D092" w14:textId="168B5CB4" w:rsidR="00061A06" w:rsidRDefault="00061A06" w:rsidP="00856F57">
      <w:pPr>
        <w:pStyle w:val="Heading1"/>
        <w:rPr>
          <w:ins w:id="54" w:author="Leela Subramaniam" w:date="2021-11-04T23:14:00Z"/>
        </w:rPr>
      </w:pPr>
      <w:bookmarkStart w:id="55" w:name="_Toc87026965"/>
      <w:r w:rsidRPr="00856F57">
        <w:lastRenderedPageBreak/>
        <w:t>4. Item Not Tested</w:t>
      </w:r>
      <w:bookmarkEnd w:id="55"/>
    </w:p>
    <w:p w14:paraId="7B7021A1" w14:textId="5E818892" w:rsidR="00A17A1D" w:rsidRPr="000B561D" w:rsidRDefault="00A17A1D" w:rsidP="000B561D">
      <w:r w:rsidRPr="000B561D">
        <w:t>The App pages was tested by Mesmerize team and was out of scope for this application.</w:t>
      </w:r>
      <w:r w:rsidR="00DD5331" w:rsidRPr="000B561D">
        <w:t xml:space="preserve"> </w:t>
      </w:r>
      <w:r w:rsidR="001764CF" w:rsidRPr="000B561D">
        <w:t>AppHelp intents are not tested as part of User Acceptance Testing since the app team did not add functionality in the app to support these intents.</w:t>
      </w:r>
    </w:p>
    <w:p w14:paraId="7CF7099A" w14:textId="3F577E1E" w:rsidR="00A95349" w:rsidRPr="00856F57" w:rsidRDefault="00061A06" w:rsidP="00856F57">
      <w:pPr>
        <w:pStyle w:val="Heading1"/>
      </w:pPr>
      <w:bookmarkStart w:id="56" w:name="_Toc87026966"/>
      <w:r w:rsidRPr="00856F57">
        <w:t>5</w:t>
      </w:r>
      <w:r w:rsidR="00A95349" w:rsidRPr="00856F57">
        <w:t xml:space="preserve">. </w:t>
      </w:r>
      <w:r w:rsidR="00EC4562">
        <w:t>Defects Identified</w:t>
      </w:r>
      <w:bookmarkEnd w:id="56"/>
    </w:p>
    <w:p w14:paraId="71B9C129" w14:textId="421A57CE" w:rsidR="00A96844" w:rsidRPr="007309A2" w:rsidRDefault="006C7474" w:rsidP="003966CD">
      <w:r w:rsidRPr="007309A2">
        <w:t xml:space="preserve"> </w:t>
      </w:r>
      <w:r w:rsidR="004C440F" w:rsidRPr="007309A2">
        <w:t>A defect was found in user accept testing in which when asked “I need to buy fruits”, the NLU service returned with “Sorry I could not understand”. This defect is a low severity as it does not affect the overall function of the application, as the events can be added to lex and can be extensible.</w:t>
      </w:r>
    </w:p>
    <w:p w14:paraId="1C83948A" w14:textId="140D2FB0" w:rsidR="00A96844" w:rsidRDefault="00A96844" w:rsidP="00A96844">
      <w:pPr>
        <w:pStyle w:val="Heading1"/>
        <w:rPr>
          <w:ins w:id="57" w:author="Leela Subramaniam" w:date="2021-11-04T23:14:00Z"/>
        </w:rPr>
      </w:pPr>
      <w:bookmarkStart w:id="58" w:name="_Toc87026967"/>
      <w:r>
        <w:t>6</w:t>
      </w:r>
      <w:r w:rsidRPr="00856F57">
        <w:t xml:space="preserve">. </w:t>
      </w:r>
      <w:r>
        <w:t>Exit Criteria</w:t>
      </w:r>
      <w:bookmarkEnd w:id="58"/>
    </w:p>
    <w:p w14:paraId="666BADBB" w14:textId="5E814B50" w:rsidR="00A96844" w:rsidRPr="007309A2" w:rsidRDefault="00A96844" w:rsidP="00A96844">
      <w:pPr>
        <w:spacing w:after="0" w:line="480" w:lineRule="auto"/>
        <w:rPr>
          <w:rFonts w:eastAsia="Times New Roman" w:cstheme="minorHAnsi"/>
          <w:shd w:val="clear" w:color="auto" w:fill="FFFFFF"/>
        </w:rPr>
      </w:pPr>
      <w:r w:rsidRPr="007309A2">
        <w:rPr>
          <w:rFonts w:eastAsia="Times New Roman" w:cstheme="minorHAnsi"/>
          <w:shd w:val="clear" w:color="auto" w:fill="FFFFFF"/>
        </w:rPr>
        <w:t>The exit criteria for the completion of testing are the following:</w:t>
      </w:r>
    </w:p>
    <w:p w14:paraId="262A9F96" w14:textId="77777777" w:rsidR="00A96844" w:rsidRPr="007309A2" w:rsidRDefault="00A96844" w:rsidP="009E26D9">
      <w:pPr>
        <w:pStyle w:val="ListParagraph"/>
        <w:numPr>
          <w:ilvl w:val="0"/>
          <w:numId w:val="1"/>
        </w:numPr>
        <w:rPr>
          <w:rFonts w:cstheme="minorHAnsi"/>
        </w:rPr>
      </w:pPr>
      <w:r w:rsidRPr="007309A2">
        <w:rPr>
          <w:rFonts w:cstheme="minorHAnsi"/>
        </w:rPr>
        <w:t>That all user acceptance testing has been completed and any issues are reported to the development team for correction.</w:t>
      </w:r>
    </w:p>
    <w:p w14:paraId="4C38F47D" w14:textId="0C8908D0" w:rsidR="00A96844" w:rsidRPr="007309A2" w:rsidRDefault="00A96844" w:rsidP="009E26D9">
      <w:pPr>
        <w:pStyle w:val="ListParagraph"/>
        <w:numPr>
          <w:ilvl w:val="0"/>
          <w:numId w:val="1"/>
        </w:numPr>
        <w:rPr>
          <w:rFonts w:cstheme="minorHAnsi"/>
        </w:rPr>
      </w:pPr>
      <w:r w:rsidRPr="007309A2">
        <w:rPr>
          <w:rFonts w:cstheme="minorHAnsi"/>
        </w:rPr>
        <w:t xml:space="preserve">Unit testing is added </w:t>
      </w:r>
      <w:r w:rsidR="007309A2" w:rsidRPr="007309A2">
        <w:rPr>
          <w:rFonts w:cstheme="minorHAnsi"/>
        </w:rPr>
        <w:t>for NLU service with all the features tested in User Acceptance testing</w:t>
      </w:r>
      <w:r w:rsidRPr="007309A2">
        <w:rPr>
          <w:rFonts w:cstheme="minorHAnsi"/>
        </w:rPr>
        <w:t xml:space="preserve">. </w:t>
      </w:r>
    </w:p>
    <w:p w14:paraId="2EDCD26F" w14:textId="77777777" w:rsidR="00A96844" w:rsidRPr="007309A2" w:rsidRDefault="00A96844" w:rsidP="009E26D9">
      <w:pPr>
        <w:pStyle w:val="ListParagraph"/>
        <w:numPr>
          <w:ilvl w:val="0"/>
          <w:numId w:val="1"/>
        </w:numPr>
        <w:rPr>
          <w:rFonts w:cstheme="minorHAnsi"/>
        </w:rPr>
      </w:pPr>
      <w:r w:rsidRPr="007309A2">
        <w:rPr>
          <w:rFonts w:cstheme="minorHAnsi"/>
        </w:rPr>
        <w:t xml:space="preserve">Any issues found in testing are documented. </w:t>
      </w:r>
    </w:p>
    <w:p w14:paraId="0FFD9477" w14:textId="39D56878" w:rsidR="007309A2" w:rsidRPr="000B561D" w:rsidRDefault="00A96844" w:rsidP="009E26D9">
      <w:pPr>
        <w:pStyle w:val="ListParagraph"/>
        <w:numPr>
          <w:ilvl w:val="0"/>
          <w:numId w:val="1"/>
        </w:numPr>
      </w:pPr>
      <w:r w:rsidRPr="007309A2">
        <w:rPr>
          <w:rFonts w:cstheme="minorHAnsi"/>
        </w:rPr>
        <w:t xml:space="preserve">No other test cases are determined as necessary by </w:t>
      </w:r>
      <w:r w:rsidRPr="000B561D">
        <w:t>the team.</w:t>
      </w:r>
    </w:p>
    <w:p w14:paraId="786FBE3D" w14:textId="392D0AA1" w:rsidR="007309A2" w:rsidRPr="000B561D" w:rsidRDefault="007309A2" w:rsidP="000B561D">
      <w:pPr>
        <w:pStyle w:val="Heading1"/>
      </w:pPr>
      <w:bookmarkStart w:id="59" w:name="_Toc87026968"/>
      <w:r w:rsidRPr="000B561D">
        <w:t>7</w:t>
      </w:r>
      <w:r w:rsidR="00A96844" w:rsidRPr="000B561D">
        <w:t xml:space="preserve">. </w:t>
      </w:r>
      <w:r w:rsidRPr="000B561D">
        <w:t>Appendices</w:t>
      </w:r>
      <w:bookmarkEnd w:id="59"/>
      <w:r w:rsidRPr="000B561D">
        <w:t> </w:t>
      </w:r>
    </w:p>
    <w:p w14:paraId="71E230E1" w14:textId="77777777" w:rsidR="007309A2" w:rsidRPr="00A64A76" w:rsidRDefault="007309A2" w:rsidP="007309A2">
      <w:pPr>
        <w:pStyle w:val="Heading2"/>
        <w:keepNext w:val="0"/>
        <w:keepLines w:val="0"/>
        <w:spacing w:before="240" w:after="80" w:line="480" w:lineRule="auto"/>
        <w:rPr>
          <w:rFonts w:eastAsia="Times New Roman" w:cstheme="majorHAnsi"/>
          <w:smallCaps/>
          <w:color w:val="2F5496"/>
          <w:spacing w:val="5"/>
        </w:rPr>
      </w:pPr>
      <w:bookmarkStart w:id="60" w:name="_Toc86938554"/>
      <w:bookmarkStart w:id="61" w:name="_Toc87026969"/>
      <w:r w:rsidRPr="00A64A76">
        <w:rPr>
          <w:rFonts w:eastAsia="Times New Roman" w:cstheme="majorHAnsi"/>
          <w:smallCaps/>
          <w:color w:val="2F5496"/>
          <w:spacing w:val="5"/>
        </w:rPr>
        <w:t>7.1 Credits &amp; Contributions</w:t>
      </w:r>
      <w:bookmarkEnd w:id="60"/>
      <w:bookmarkEnd w:id="61"/>
    </w:p>
    <w:p w14:paraId="0D7A185C" w14:textId="77777777" w:rsidR="007309A2" w:rsidRPr="007309A2" w:rsidRDefault="007309A2" w:rsidP="007309A2">
      <w:pPr>
        <w:spacing w:after="0" w:line="480" w:lineRule="auto"/>
        <w:rPr>
          <w:rFonts w:eastAsia="Times New Roman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Below are the members that contributed or will contribute to the development of this application in alphabetical order by last name: </w:t>
      </w:r>
    </w:p>
    <w:p w14:paraId="20053533" w14:textId="77777777" w:rsidR="007309A2" w:rsidRPr="007309A2" w:rsidRDefault="007309A2" w:rsidP="009E26D9">
      <w:pPr>
        <w:pStyle w:val="ListParagraph"/>
        <w:numPr>
          <w:ilvl w:val="0"/>
          <w:numId w:val="10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Aboagye, Prince Antwi </w:t>
      </w:r>
    </w:p>
    <w:p w14:paraId="02D6ACB7" w14:textId="77777777" w:rsidR="007309A2" w:rsidRPr="007309A2" w:rsidRDefault="007309A2" w:rsidP="009E26D9">
      <w:pPr>
        <w:pStyle w:val="ListParagraph"/>
        <w:numPr>
          <w:ilvl w:val="0"/>
          <w:numId w:val="10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Ahmed, Christian </w:t>
      </w:r>
    </w:p>
    <w:p w14:paraId="00AC8B07" w14:textId="77777777" w:rsidR="007309A2" w:rsidRPr="007309A2" w:rsidRDefault="007309A2" w:rsidP="009E26D9">
      <w:pPr>
        <w:pStyle w:val="ListParagraph"/>
        <w:numPr>
          <w:ilvl w:val="0"/>
          <w:numId w:val="10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Avery, Daniel </w:t>
      </w:r>
    </w:p>
    <w:p w14:paraId="765E34E7" w14:textId="77777777" w:rsidR="007309A2" w:rsidRPr="007309A2" w:rsidRDefault="007309A2" w:rsidP="009E26D9">
      <w:pPr>
        <w:pStyle w:val="ListParagraph"/>
        <w:numPr>
          <w:ilvl w:val="0"/>
          <w:numId w:val="10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Baileys, Alec </w:t>
      </w:r>
    </w:p>
    <w:p w14:paraId="17207CF2" w14:textId="77777777" w:rsidR="007309A2" w:rsidRPr="007309A2" w:rsidRDefault="007309A2" w:rsidP="009E26D9">
      <w:pPr>
        <w:pStyle w:val="ListParagraph"/>
        <w:numPr>
          <w:ilvl w:val="0"/>
          <w:numId w:val="10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Balbi, Teresa </w:t>
      </w:r>
    </w:p>
    <w:p w14:paraId="54662076" w14:textId="77777777" w:rsidR="007309A2" w:rsidRPr="007309A2" w:rsidRDefault="007309A2" w:rsidP="009E26D9">
      <w:pPr>
        <w:pStyle w:val="ListParagraph"/>
        <w:numPr>
          <w:ilvl w:val="0"/>
          <w:numId w:val="10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Ballo, Nicholas </w:t>
      </w:r>
    </w:p>
    <w:p w14:paraId="6CF832D2" w14:textId="77777777" w:rsidR="007309A2" w:rsidRPr="007309A2" w:rsidRDefault="007309A2" w:rsidP="009E26D9">
      <w:pPr>
        <w:pStyle w:val="ListParagraph"/>
        <w:numPr>
          <w:ilvl w:val="0"/>
          <w:numId w:val="10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Bell, Kevin </w:t>
      </w:r>
    </w:p>
    <w:p w14:paraId="08C287F8" w14:textId="77777777" w:rsidR="007309A2" w:rsidRPr="007309A2" w:rsidRDefault="007309A2" w:rsidP="009E26D9">
      <w:pPr>
        <w:pStyle w:val="ListParagraph"/>
        <w:numPr>
          <w:ilvl w:val="0"/>
          <w:numId w:val="9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Benavides, Raul </w:t>
      </w:r>
    </w:p>
    <w:p w14:paraId="29E6FB4E" w14:textId="77777777" w:rsidR="007309A2" w:rsidRPr="007309A2" w:rsidRDefault="007309A2" w:rsidP="009E26D9">
      <w:pPr>
        <w:pStyle w:val="ListParagraph"/>
        <w:numPr>
          <w:ilvl w:val="0"/>
          <w:numId w:val="9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Broggin, Chauntika </w:t>
      </w:r>
    </w:p>
    <w:p w14:paraId="1D439A62" w14:textId="77777777" w:rsidR="007309A2" w:rsidRPr="007309A2" w:rsidRDefault="007309A2" w:rsidP="009E26D9">
      <w:pPr>
        <w:pStyle w:val="ListParagraph"/>
        <w:numPr>
          <w:ilvl w:val="0"/>
          <w:numId w:val="9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lastRenderedPageBreak/>
        <w:t>Cabrales, Andreas </w:t>
      </w:r>
    </w:p>
    <w:p w14:paraId="45865A2C" w14:textId="77777777" w:rsidR="007309A2" w:rsidRPr="007309A2" w:rsidRDefault="007309A2" w:rsidP="009E26D9">
      <w:pPr>
        <w:pStyle w:val="ListParagraph"/>
        <w:numPr>
          <w:ilvl w:val="0"/>
          <w:numId w:val="9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Chari, Firehiwot </w:t>
      </w:r>
    </w:p>
    <w:p w14:paraId="4E3E2925" w14:textId="77777777" w:rsidR="007309A2" w:rsidRPr="007309A2" w:rsidRDefault="007309A2" w:rsidP="009E26D9">
      <w:pPr>
        <w:pStyle w:val="ListParagraph"/>
        <w:numPr>
          <w:ilvl w:val="0"/>
          <w:numId w:val="9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Crumb, Karen </w:t>
      </w:r>
    </w:p>
    <w:p w14:paraId="41BD3E24" w14:textId="77777777" w:rsidR="007309A2" w:rsidRPr="007309A2" w:rsidRDefault="007309A2" w:rsidP="009E26D9">
      <w:pPr>
        <w:pStyle w:val="ListParagraph"/>
        <w:numPr>
          <w:ilvl w:val="0"/>
          <w:numId w:val="8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Cruz Jimenez, Christian</w:t>
      </w:r>
    </w:p>
    <w:p w14:paraId="1405D2C8" w14:textId="77777777" w:rsidR="007309A2" w:rsidRPr="007309A2" w:rsidRDefault="007309A2" w:rsidP="009E26D9">
      <w:pPr>
        <w:pStyle w:val="ListParagraph"/>
        <w:numPr>
          <w:ilvl w:val="0"/>
          <w:numId w:val="8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Cushing, Benjamin </w:t>
      </w:r>
    </w:p>
    <w:p w14:paraId="3E74051E" w14:textId="77777777" w:rsidR="007309A2" w:rsidRPr="007309A2" w:rsidRDefault="007309A2" w:rsidP="009E26D9">
      <w:pPr>
        <w:pStyle w:val="ListParagraph"/>
        <w:numPr>
          <w:ilvl w:val="0"/>
          <w:numId w:val="8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Drammeh, Mod </w:t>
      </w:r>
    </w:p>
    <w:p w14:paraId="03F52E2A" w14:textId="77777777" w:rsidR="007309A2" w:rsidRPr="007309A2" w:rsidRDefault="007309A2" w:rsidP="009E26D9">
      <w:pPr>
        <w:pStyle w:val="ListParagraph"/>
        <w:numPr>
          <w:ilvl w:val="0"/>
          <w:numId w:val="8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Dunning, Maddison </w:t>
      </w:r>
    </w:p>
    <w:p w14:paraId="6FF8A1B3" w14:textId="77777777" w:rsidR="007309A2" w:rsidRPr="007309A2" w:rsidRDefault="007309A2" w:rsidP="009E26D9">
      <w:pPr>
        <w:pStyle w:val="ListParagraph"/>
        <w:numPr>
          <w:ilvl w:val="0"/>
          <w:numId w:val="8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Endashw, Eskedar </w:t>
      </w:r>
    </w:p>
    <w:p w14:paraId="306042D2" w14:textId="77777777" w:rsidR="007309A2" w:rsidRPr="007309A2" w:rsidRDefault="007309A2" w:rsidP="009E26D9">
      <w:pPr>
        <w:pStyle w:val="ListParagraph"/>
        <w:numPr>
          <w:ilvl w:val="0"/>
          <w:numId w:val="7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Famudehin, Ayodeji </w:t>
      </w:r>
    </w:p>
    <w:p w14:paraId="77F03040" w14:textId="77777777" w:rsidR="007309A2" w:rsidRPr="007309A2" w:rsidRDefault="007309A2" w:rsidP="009E26D9">
      <w:pPr>
        <w:pStyle w:val="ListParagraph"/>
        <w:numPr>
          <w:ilvl w:val="0"/>
          <w:numId w:val="7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Girma, Endalkachew </w:t>
      </w:r>
    </w:p>
    <w:p w14:paraId="54780FC5" w14:textId="77777777" w:rsidR="007309A2" w:rsidRPr="007309A2" w:rsidRDefault="007309A2" w:rsidP="009E26D9">
      <w:pPr>
        <w:pStyle w:val="ListParagraph"/>
        <w:numPr>
          <w:ilvl w:val="0"/>
          <w:numId w:val="7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Gordon, Roy </w:t>
      </w:r>
    </w:p>
    <w:p w14:paraId="1D01D09C" w14:textId="77777777" w:rsidR="007309A2" w:rsidRPr="007309A2" w:rsidRDefault="007309A2" w:rsidP="009E26D9">
      <w:pPr>
        <w:pStyle w:val="ListParagraph"/>
        <w:numPr>
          <w:ilvl w:val="0"/>
          <w:numId w:val="7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Jena, Debashis </w:t>
      </w:r>
    </w:p>
    <w:p w14:paraId="69ACB48E" w14:textId="77777777" w:rsidR="007309A2" w:rsidRPr="007309A2" w:rsidRDefault="007309A2" w:rsidP="009E26D9">
      <w:pPr>
        <w:pStyle w:val="ListParagraph"/>
        <w:numPr>
          <w:ilvl w:val="0"/>
          <w:numId w:val="7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Johnson, Austin </w:t>
      </w:r>
    </w:p>
    <w:p w14:paraId="21979B28" w14:textId="77777777" w:rsidR="007309A2" w:rsidRPr="007309A2" w:rsidRDefault="007309A2" w:rsidP="009E26D9">
      <w:pPr>
        <w:pStyle w:val="ListParagraph"/>
        <w:numPr>
          <w:ilvl w:val="0"/>
          <w:numId w:val="6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Johnson, Rebecca </w:t>
      </w:r>
    </w:p>
    <w:p w14:paraId="502812C4" w14:textId="77777777" w:rsidR="007309A2" w:rsidRPr="007309A2" w:rsidRDefault="007309A2" w:rsidP="009E26D9">
      <w:pPr>
        <w:pStyle w:val="ListParagraph"/>
        <w:numPr>
          <w:ilvl w:val="0"/>
          <w:numId w:val="6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Kalfus, Joseph </w:t>
      </w:r>
    </w:p>
    <w:p w14:paraId="2C64BCC0" w14:textId="77777777" w:rsidR="007309A2" w:rsidRPr="007309A2" w:rsidRDefault="007309A2" w:rsidP="009E26D9">
      <w:pPr>
        <w:pStyle w:val="ListParagraph"/>
        <w:numPr>
          <w:ilvl w:val="0"/>
          <w:numId w:val="6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Kelly, Shawn </w:t>
      </w:r>
    </w:p>
    <w:p w14:paraId="2FA9D988" w14:textId="77777777" w:rsidR="007309A2" w:rsidRPr="007309A2" w:rsidRDefault="007309A2" w:rsidP="009E26D9">
      <w:pPr>
        <w:pStyle w:val="ListParagraph"/>
        <w:numPr>
          <w:ilvl w:val="0"/>
          <w:numId w:val="6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Kimbi, Didimus </w:t>
      </w:r>
    </w:p>
    <w:p w14:paraId="220B10B2" w14:textId="77777777" w:rsidR="007309A2" w:rsidRPr="007309A2" w:rsidRDefault="007309A2" w:rsidP="009E26D9">
      <w:pPr>
        <w:pStyle w:val="ListParagraph"/>
        <w:numPr>
          <w:ilvl w:val="0"/>
          <w:numId w:val="6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Le, Michael </w:t>
      </w:r>
    </w:p>
    <w:p w14:paraId="1D8C51C9" w14:textId="77777777" w:rsidR="007309A2" w:rsidRPr="007309A2" w:rsidRDefault="007309A2" w:rsidP="009E26D9">
      <w:pPr>
        <w:pStyle w:val="ListParagraph"/>
        <w:numPr>
          <w:ilvl w:val="0"/>
          <w:numId w:val="5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Lockhart, Johnny </w:t>
      </w:r>
    </w:p>
    <w:p w14:paraId="2B2A4CAF" w14:textId="77777777" w:rsidR="007309A2" w:rsidRPr="007309A2" w:rsidRDefault="007309A2" w:rsidP="009E26D9">
      <w:pPr>
        <w:pStyle w:val="ListParagraph"/>
        <w:numPr>
          <w:ilvl w:val="0"/>
          <w:numId w:val="5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Mesfin, Elshaday </w:t>
      </w:r>
    </w:p>
    <w:p w14:paraId="10CCA60D" w14:textId="77777777" w:rsidR="007309A2" w:rsidRPr="007309A2" w:rsidRDefault="007309A2" w:rsidP="009E26D9">
      <w:pPr>
        <w:pStyle w:val="ListParagraph"/>
        <w:numPr>
          <w:ilvl w:val="0"/>
          <w:numId w:val="5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Monfort, Michelle </w:t>
      </w:r>
    </w:p>
    <w:p w14:paraId="160AF759" w14:textId="77777777" w:rsidR="007309A2" w:rsidRPr="007309A2" w:rsidRDefault="007309A2" w:rsidP="009E26D9">
      <w:pPr>
        <w:pStyle w:val="ListParagraph"/>
        <w:numPr>
          <w:ilvl w:val="0"/>
          <w:numId w:val="5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Muwan, Presley </w:t>
      </w:r>
    </w:p>
    <w:p w14:paraId="3DBFD4C5" w14:textId="77777777" w:rsidR="007309A2" w:rsidRPr="007309A2" w:rsidRDefault="007309A2" w:rsidP="009E26D9">
      <w:pPr>
        <w:pStyle w:val="ListParagraph"/>
        <w:numPr>
          <w:ilvl w:val="0"/>
          <w:numId w:val="5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Okonkwo, Obinna </w:t>
      </w:r>
    </w:p>
    <w:p w14:paraId="03524F54" w14:textId="77777777" w:rsidR="007309A2" w:rsidRPr="007309A2" w:rsidRDefault="007309A2" w:rsidP="009E26D9">
      <w:pPr>
        <w:pStyle w:val="ListParagraph"/>
        <w:numPr>
          <w:ilvl w:val="0"/>
          <w:numId w:val="4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Olshansky, Mitchell </w:t>
      </w:r>
    </w:p>
    <w:p w14:paraId="07BA011E" w14:textId="77777777" w:rsidR="007309A2" w:rsidRPr="007309A2" w:rsidRDefault="007309A2" w:rsidP="009E26D9">
      <w:pPr>
        <w:pStyle w:val="ListParagraph"/>
        <w:numPr>
          <w:ilvl w:val="0"/>
          <w:numId w:val="4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lastRenderedPageBreak/>
        <w:t>Puschinsky, Tyler </w:t>
      </w:r>
    </w:p>
    <w:p w14:paraId="05C986D7" w14:textId="77777777" w:rsidR="007309A2" w:rsidRPr="007309A2" w:rsidRDefault="007309A2" w:rsidP="009E26D9">
      <w:pPr>
        <w:pStyle w:val="ListParagraph"/>
        <w:numPr>
          <w:ilvl w:val="0"/>
          <w:numId w:val="4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Rohn, Andrew </w:t>
      </w:r>
    </w:p>
    <w:p w14:paraId="1F468D49" w14:textId="77777777" w:rsidR="007309A2" w:rsidRPr="007309A2" w:rsidRDefault="007309A2" w:rsidP="009E26D9">
      <w:pPr>
        <w:pStyle w:val="ListParagraph"/>
        <w:numPr>
          <w:ilvl w:val="0"/>
          <w:numId w:val="4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Salim, Sami </w:t>
      </w:r>
    </w:p>
    <w:p w14:paraId="70A6F406" w14:textId="77777777" w:rsidR="007309A2" w:rsidRPr="007309A2" w:rsidRDefault="007309A2" w:rsidP="009E26D9">
      <w:pPr>
        <w:pStyle w:val="ListParagraph"/>
        <w:numPr>
          <w:ilvl w:val="0"/>
          <w:numId w:val="4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Setiawan, Matthew </w:t>
      </w:r>
    </w:p>
    <w:p w14:paraId="4FEC8091" w14:textId="77777777" w:rsidR="007309A2" w:rsidRPr="007309A2" w:rsidRDefault="007309A2" w:rsidP="009E26D9">
      <w:pPr>
        <w:pStyle w:val="ListParagraph"/>
        <w:numPr>
          <w:ilvl w:val="0"/>
          <w:numId w:val="3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Sevilla, Damion </w:t>
      </w:r>
    </w:p>
    <w:p w14:paraId="3F0D1437" w14:textId="77777777" w:rsidR="007309A2" w:rsidRPr="007309A2" w:rsidRDefault="007309A2" w:rsidP="009E26D9">
      <w:pPr>
        <w:pStyle w:val="ListParagraph"/>
        <w:numPr>
          <w:ilvl w:val="0"/>
          <w:numId w:val="3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Soeurt, Jeroen </w:t>
      </w:r>
    </w:p>
    <w:p w14:paraId="73CD5E24" w14:textId="77777777" w:rsidR="007309A2" w:rsidRPr="007309A2" w:rsidRDefault="007309A2" w:rsidP="009E26D9">
      <w:pPr>
        <w:pStyle w:val="ListParagraph"/>
        <w:numPr>
          <w:ilvl w:val="0"/>
          <w:numId w:val="3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Subramanian, Leela </w:t>
      </w:r>
    </w:p>
    <w:p w14:paraId="28A174F4" w14:textId="77777777" w:rsidR="007309A2" w:rsidRPr="007309A2" w:rsidRDefault="007309A2" w:rsidP="009E26D9">
      <w:pPr>
        <w:pStyle w:val="ListParagraph"/>
        <w:numPr>
          <w:ilvl w:val="0"/>
          <w:numId w:val="3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Webster, Malik </w:t>
      </w:r>
    </w:p>
    <w:p w14:paraId="55108171" w14:textId="77777777" w:rsidR="007309A2" w:rsidRPr="007309A2" w:rsidRDefault="007309A2" w:rsidP="009E26D9">
      <w:pPr>
        <w:pStyle w:val="ListParagraph"/>
        <w:numPr>
          <w:ilvl w:val="0"/>
          <w:numId w:val="3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Wilson, Robert </w:t>
      </w:r>
    </w:p>
    <w:p w14:paraId="7542ACDB" w14:textId="77777777" w:rsidR="007309A2" w:rsidRPr="007309A2" w:rsidRDefault="007309A2" w:rsidP="009E26D9">
      <w:pPr>
        <w:pStyle w:val="ListParagraph"/>
        <w:numPr>
          <w:ilvl w:val="0"/>
          <w:numId w:val="2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Worku, Addisu </w:t>
      </w:r>
    </w:p>
    <w:p w14:paraId="19EE417A" w14:textId="77777777" w:rsidR="007309A2" w:rsidRPr="007309A2" w:rsidRDefault="007309A2" w:rsidP="009E26D9">
      <w:pPr>
        <w:pStyle w:val="ListParagraph"/>
        <w:numPr>
          <w:ilvl w:val="0"/>
          <w:numId w:val="2"/>
        </w:numPr>
        <w:spacing w:after="0" w:line="480" w:lineRule="auto"/>
        <w:ind w:left="1080" w:firstLine="0"/>
        <w:rPr>
          <w:rFonts w:eastAsiaTheme="minorEastAsia" w:cstheme="minorHAnsi"/>
          <w:color w:val="000000" w:themeColor="text1"/>
        </w:rPr>
      </w:pPr>
      <w:r w:rsidRPr="007309A2">
        <w:rPr>
          <w:rFonts w:eastAsia="Times New Roman" w:cstheme="minorHAnsi"/>
          <w:color w:val="000000" w:themeColor="text1"/>
        </w:rPr>
        <w:t>Dr. Mir Mohammed Assadullah </w:t>
      </w:r>
    </w:p>
    <w:p w14:paraId="393FAA38" w14:textId="645298CB" w:rsidR="00A96844" w:rsidRPr="003966CD" w:rsidRDefault="00A96844" w:rsidP="007309A2">
      <w:pPr>
        <w:pStyle w:val="Heading1"/>
      </w:pPr>
    </w:p>
    <w:sectPr w:rsidR="00A96844" w:rsidRPr="003966CD" w:rsidSect="00F74037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1C24B" w14:textId="77777777" w:rsidR="00252669" w:rsidRDefault="00252669" w:rsidP="00F74037">
      <w:pPr>
        <w:spacing w:after="0" w:line="240" w:lineRule="auto"/>
      </w:pPr>
      <w:r>
        <w:separator/>
      </w:r>
    </w:p>
  </w:endnote>
  <w:endnote w:type="continuationSeparator" w:id="0">
    <w:p w14:paraId="3C4AF752" w14:textId="77777777" w:rsidR="00252669" w:rsidRDefault="00252669" w:rsidP="00F74037">
      <w:pPr>
        <w:spacing w:after="0" w:line="240" w:lineRule="auto"/>
      </w:pPr>
      <w:r>
        <w:continuationSeparator/>
      </w:r>
    </w:p>
  </w:endnote>
  <w:endnote w:type="continuationNotice" w:id="1">
    <w:p w14:paraId="28A6A188" w14:textId="77777777" w:rsidR="00252669" w:rsidRDefault="0025266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F0B1E" w14:textId="54BE12DD" w:rsidR="00A95349" w:rsidRDefault="007004C6">
    <w:pPr>
      <w:pStyle w:val="Footer"/>
    </w:pPr>
    <w:r>
      <w:t xml:space="preserve">Natural Language Understanding </w:t>
    </w:r>
    <w:r w:rsidR="00A95349">
      <w:t>Test Report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21989" w14:textId="77777777" w:rsidR="00252669" w:rsidRDefault="00252669" w:rsidP="00F74037">
      <w:pPr>
        <w:spacing w:after="0" w:line="240" w:lineRule="auto"/>
      </w:pPr>
      <w:r>
        <w:separator/>
      </w:r>
    </w:p>
  </w:footnote>
  <w:footnote w:type="continuationSeparator" w:id="0">
    <w:p w14:paraId="68C6DC80" w14:textId="77777777" w:rsidR="00252669" w:rsidRDefault="00252669" w:rsidP="00F74037">
      <w:pPr>
        <w:spacing w:after="0" w:line="240" w:lineRule="auto"/>
      </w:pPr>
      <w:r>
        <w:continuationSeparator/>
      </w:r>
    </w:p>
  </w:footnote>
  <w:footnote w:type="continuationNotice" w:id="1">
    <w:p w14:paraId="6FF9F996" w14:textId="77777777" w:rsidR="00252669" w:rsidRDefault="0025266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09035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F2D97C1" w14:textId="6E2BEB37" w:rsidR="00F74037" w:rsidRDefault="005E5A42" w:rsidP="00D6496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intelligence.xml><?xml version="1.0" encoding="utf-8"?>
<int:Intelligence xmlns:int="http://schemas.microsoft.com/office/intelligence/2019/intelligence">
  <int:IntelligenceSettings/>
  <int:Manifest>
    <int:ParagraphRange paragraphId="1896148467" textId="2004318071" start="76" length="13" invalidationStart="76" invalidationLength="13" id="uubJiCmF"/>
    <int:ParagraphRange paragraphId="1885775780" textId="1248225197" start="213" length="7" invalidationStart="213" invalidationLength="7" id="cH4oxR97"/>
  </int:Manifest>
  <int:Observations>
    <int:Content id="uubJiCmF">
      <int:Rejection type="LegacyProofing"/>
    </int:Content>
    <int:Content id="cH4oxR97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66209B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D1662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7C14D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91CA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B82BDE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6E6C1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B42F4B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EA80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4C2B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C58C7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826716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F570C0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F0556F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E83B13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7127E7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217FD3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14437C"/>
    <w:multiLevelType w:val="hybridMultilevel"/>
    <w:tmpl w:val="FFFFFFFF"/>
    <w:lvl w:ilvl="0" w:tplc="3B5451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B4FD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EEE4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ACB8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3477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B646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765D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52A9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68D5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F2F75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F764A1"/>
    <w:multiLevelType w:val="hybridMultilevel"/>
    <w:tmpl w:val="75325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CA23D1"/>
    <w:multiLevelType w:val="hybridMultilevel"/>
    <w:tmpl w:val="FFFFFFFF"/>
    <w:lvl w:ilvl="0" w:tplc="8C1ECF46">
      <w:start w:val="1"/>
      <w:numFmt w:val="decimal"/>
      <w:lvlText w:val="%1."/>
      <w:lvlJc w:val="left"/>
      <w:pPr>
        <w:ind w:left="720" w:hanging="360"/>
      </w:pPr>
    </w:lvl>
    <w:lvl w:ilvl="1" w:tplc="6EEA6DEA">
      <w:start w:val="1"/>
      <w:numFmt w:val="lowerLetter"/>
      <w:lvlText w:val="%2."/>
      <w:lvlJc w:val="left"/>
      <w:pPr>
        <w:ind w:left="1440" w:hanging="360"/>
      </w:pPr>
    </w:lvl>
    <w:lvl w:ilvl="2" w:tplc="01D80972">
      <w:start w:val="1"/>
      <w:numFmt w:val="lowerRoman"/>
      <w:lvlText w:val="%3."/>
      <w:lvlJc w:val="right"/>
      <w:pPr>
        <w:ind w:left="2160" w:hanging="180"/>
      </w:pPr>
    </w:lvl>
    <w:lvl w:ilvl="3" w:tplc="BEC40910">
      <w:start w:val="1"/>
      <w:numFmt w:val="decimal"/>
      <w:lvlText w:val="%4."/>
      <w:lvlJc w:val="left"/>
      <w:pPr>
        <w:ind w:left="2880" w:hanging="360"/>
      </w:pPr>
    </w:lvl>
    <w:lvl w:ilvl="4" w:tplc="013E17F4">
      <w:start w:val="1"/>
      <w:numFmt w:val="lowerLetter"/>
      <w:lvlText w:val="%5."/>
      <w:lvlJc w:val="left"/>
      <w:pPr>
        <w:ind w:left="3600" w:hanging="360"/>
      </w:pPr>
    </w:lvl>
    <w:lvl w:ilvl="5" w:tplc="35767D48">
      <w:start w:val="1"/>
      <w:numFmt w:val="lowerRoman"/>
      <w:lvlText w:val="%6."/>
      <w:lvlJc w:val="right"/>
      <w:pPr>
        <w:ind w:left="4320" w:hanging="180"/>
      </w:pPr>
    </w:lvl>
    <w:lvl w:ilvl="6" w:tplc="C1F8D9B6">
      <w:start w:val="1"/>
      <w:numFmt w:val="decimal"/>
      <w:lvlText w:val="%7."/>
      <w:lvlJc w:val="left"/>
      <w:pPr>
        <w:ind w:left="5040" w:hanging="360"/>
      </w:pPr>
    </w:lvl>
    <w:lvl w:ilvl="7" w:tplc="C786D636">
      <w:start w:val="1"/>
      <w:numFmt w:val="lowerLetter"/>
      <w:lvlText w:val="%8."/>
      <w:lvlJc w:val="left"/>
      <w:pPr>
        <w:ind w:left="5760" w:hanging="360"/>
      </w:pPr>
    </w:lvl>
    <w:lvl w:ilvl="8" w:tplc="8B92F27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3A651F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C07F3D"/>
    <w:multiLevelType w:val="hybridMultilevel"/>
    <w:tmpl w:val="FFFFFFFF"/>
    <w:lvl w:ilvl="0" w:tplc="453C90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C088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5496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62BB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A691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9C2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06EE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461C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4A09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9938B7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8F5D3D"/>
    <w:multiLevelType w:val="hybridMultilevel"/>
    <w:tmpl w:val="FFFFFFFF"/>
    <w:lvl w:ilvl="0" w:tplc="80303B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2297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58E3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88A4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B209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5A37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D41D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A615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F695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CB068E"/>
    <w:multiLevelType w:val="hybridMultilevel"/>
    <w:tmpl w:val="FFFFFFFF"/>
    <w:lvl w:ilvl="0" w:tplc="6090C8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2245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928A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266F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D20B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7A80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D844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284A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72F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F25439"/>
    <w:multiLevelType w:val="hybridMultilevel"/>
    <w:tmpl w:val="FFFFFFFF"/>
    <w:lvl w:ilvl="0" w:tplc="C888A2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EE6E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1CFE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688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30FC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A66B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3C9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3697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1265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5E736B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A55700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76C37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B61C41"/>
    <w:multiLevelType w:val="hybridMultilevel"/>
    <w:tmpl w:val="9752C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BD3655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725E3A"/>
    <w:multiLevelType w:val="hybridMultilevel"/>
    <w:tmpl w:val="FFFFFFFF"/>
    <w:lvl w:ilvl="0" w:tplc="2500E5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FC3B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749E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B2AE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C06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E6BB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F831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5633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7265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3C1017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121FE1"/>
    <w:multiLevelType w:val="hybridMultilevel"/>
    <w:tmpl w:val="FFFFFFFF"/>
    <w:lvl w:ilvl="0" w:tplc="649C37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7648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A46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26FF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FAB0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9C95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AA66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A802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0EC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393ED2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CE1079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AB2C70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921976"/>
    <w:multiLevelType w:val="hybridMultilevel"/>
    <w:tmpl w:val="FFFFFFFF"/>
    <w:lvl w:ilvl="0" w:tplc="14DC8B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3C01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840E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F0A8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0C0B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6CF0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2A2A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226C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3E77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AA7AEA"/>
    <w:multiLevelType w:val="hybridMultilevel"/>
    <w:tmpl w:val="9752C1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A97EAF"/>
    <w:multiLevelType w:val="hybridMultilevel"/>
    <w:tmpl w:val="FFFFFFFF"/>
    <w:lvl w:ilvl="0" w:tplc="9D5447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5217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CC2C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7454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9A86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FAD8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8241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BA51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9655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7"/>
  </w:num>
  <w:num w:numId="3">
    <w:abstractNumId w:val="23"/>
  </w:num>
  <w:num w:numId="4">
    <w:abstractNumId w:val="39"/>
  </w:num>
  <w:num w:numId="5">
    <w:abstractNumId w:val="25"/>
  </w:num>
  <w:num w:numId="6">
    <w:abstractNumId w:val="31"/>
  </w:num>
  <w:num w:numId="7">
    <w:abstractNumId w:val="24"/>
  </w:num>
  <w:num w:numId="8">
    <w:abstractNumId w:val="33"/>
  </w:num>
  <w:num w:numId="9">
    <w:abstractNumId w:val="21"/>
  </w:num>
  <w:num w:numId="10">
    <w:abstractNumId w:val="16"/>
  </w:num>
  <w:num w:numId="11">
    <w:abstractNumId w:val="19"/>
  </w:num>
  <w:num w:numId="12">
    <w:abstractNumId w:val="29"/>
  </w:num>
  <w:num w:numId="13">
    <w:abstractNumId w:val="27"/>
  </w:num>
  <w:num w:numId="14">
    <w:abstractNumId w:val="14"/>
  </w:num>
  <w:num w:numId="15">
    <w:abstractNumId w:val="20"/>
  </w:num>
  <w:num w:numId="16">
    <w:abstractNumId w:val="36"/>
  </w:num>
  <w:num w:numId="17">
    <w:abstractNumId w:val="32"/>
  </w:num>
  <w:num w:numId="18">
    <w:abstractNumId w:val="12"/>
  </w:num>
  <w:num w:numId="19">
    <w:abstractNumId w:val="26"/>
  </w:num>
  <w:num w:numId="20">
    <w:abstractNumId w:val="17"/>
  </w:num>
  <w:num w:numId="21">
    <w:abstractNumId w:val="38"/>
  </w:num>
  <w:num w:numId="22">
    <w:abstractNumId w:val="15"/>
  </w:num>
  <w:num w:numId="23">
    <w:abstractNumId w:val="13"/>
  </w:num>
  <w:num w:numId="24">
    <w:abstractNumId w:val="35"/>
  </w:num>
  <w:num w:numId="25">
    <w:abstractNumId w:val="11"/>
  </w:num>
  <w:num w:numId="26">
    <w:abstractNumId w:val="34"/>
  </w:num>
  <w:num w:numId="27">
    <w:abstractNumId w:val="30"/>
  </w:num>
  <w:num w:numId="28">
    <w:abstractNumId w:val="10"/>
  </w:num>
  <w:num w:numId="29">
    <w:abstractNumId w:val="28"/>
  </w:num>
  <w:num w:numId="30">
    <w:abstractNumId w:val="22"/>
  </w:num>
  <w:num w:numId="31">
    <w:abstractNumId w:val="0"/>
  </w:num>
  <w:num w:numId="32">
    <w:abstractNumId w:val="1"/>
  </w:num>
  <w:num w:numId="33">
    <w:abstractNumId w:val="2"/>
  </w:num>
  <w:num w:numId="34">
    <w:abstractNumId w:val="3"/>
  </w:num>
  <w:num w:numId="35">
    <w:abstractNumId w:val="8"/>
  </w:num>
  <w:num w:numId="36">
    <w:abstractNumId w:val="4"/>
  </w:num>
  <w:num w:numId="37">
    <w:abstractNumId w:val="5"/>
  </w:num>
  <w:num w:numId="38">
    <w:abstractNumId w:val="6"/>
  </w:num>
  <w:num w:numId="39">
    <w:abstractNumId w:val="7"/>
  </w:num>
  <w:num w:numId="40">
    <w:abstractNumId w:val="9"/>
  </w:num>
  <w:numIdMacAtCleanup w:val="3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seph Kalfus">
    <w15:presenceInfo w15:providerId="AD" w15:userId="S::jkalfus@student.umgc.edu::f001f134-5387-42f0-ac4b-74430492f2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9624EC6"/>
    <w:rsid w:val="00010BB1"/>
    <w:rsid w:val="000127C6"/>
    <w:rsid w:val="0001494C"/>
    <w:rsid w:val="00015E48"/>
    <w:rsid w:val="000237F1"/>
    <w:rsid w:val="0002618B"/>
    <w:rsid w:val="00042F23"/>
    <w:rsid w:val="0004521A"/>
    <w:rsid w:val="00061A06"/>
    <w:rsid w:val="00070172"/>
    <w:rsid w:val="000A1FE8"/>
    <w:rsid w:val="000B2653"/>
    <w:rsid w:val="000B561D"/>
    <w:rsid w:val="000D37DC"/>
    <w:rsid w:val="000D79F7"/>
    <w:rsid w:val="000E3D48"/>
    <w:rsid w:val="000E4385"/>
    <w:rsid w:val="000E5AF1"/>
    <w:rsid w:val="000F56E5"/>
    <w:rsid w:val="00100915"/>
    <w:rsid w:val="0010530D"/>
    <w:rsid w:val="001145B1"/>
    <w:rsid w:val="00124BAD"/>
    <w:rsid w:val="00135A20"/>
    <w:rsid w:val="0013650D"/>
    <w:rsid w:val="0016689A"/>
    <w:rsid w:val="0016752C"/>
    <w:rsid w:val="001764CF"/>
    <w:rsid w:val="00192FFD"/>
    <w:rsid w:val="001A2741"/>
    <w:rsid w:val="001B095F"/>
    <w:rsid w:val="001B4CEB"/>
    <w:rsid w:val="001C07DB"/>
    <w:rsid w:val="001E0B0B"/>
    <w:rsid w:val="001E39EB"/>
    <w:rsid w:val="001E65AF"/>
    <w:rsid w:val="00204627"/>
    <w:rsid w:val="00204895"/>
    <w:rsid w:val="00210B94"/>
    <w:rsid w:val="00211F35"/>
    <w:rsid w:val="002205DC"/>
    <w:rsid w:val="00225B59"/>
    <w:rsid w:val="002331D8"/>
    <w:rsid w:val="00233CB7"/>
    <w:rsid w:val="00251AE5"/>
    <w:rsid w:val="00252669"/>
    <w:rsid w:val="00261AA9"/>
    <w:rsid w:val="0026314D"/>
    <w:rsid w:val="00270595"/>
    <w:rsid w:val="00280952"/>
    <w:rsid w:val="0029104F"/>
    <w:rsid w:val="00295E23"/>
    <w:rsid w:val="002A0D2A"/>
    <w:rsid w:val="002A207D"/>
    <w:rsid w:val="002A39B6"/>
    <w:rsid w:val="002A4C10"/>
    <w:rsid w:val="002A7CC3"/>
    <w:rsid w:val="002B0DC4"/>
    <w:rsid w:val="002B653D"/>
    <w:rsid w:val="002C4854"/>
    <w:rsid w:val="002E1792"/>
    <w:rsid w:val="002E49C1"/>
    <w:rsid w:val="002E4DE7"/>
    <w:rsid w:val="002E5512"/>
    <w:rsid w:val="002F3DA6"/>
    <w:rsid w:val="002F7CFC"/>
    <w:rsid w:val="00323F58"/>
    <w:rsid w:val="0033075E"/>
    <w:rsid w:val="0033376F"/>
    <w:rsid w:val="003404A3"/>
    <w:rsid w:val="00340BAC"/>
    <w:rsid w:val="003474C7"/>
    <w:rsid w:val="003602B4"/>
    <w:rsid w:val="00360A3E"/>
    <w:rsid w:val="00375468"/>
    <w:rsid w:val="00385075"/>
    <w:rsid w:val="0039406C"/>
    <w:rsid w:val="003966CD"/>
    <w:rsid w:val="003A4FF4"/>
    <w:rsid w:val="003A5441"/>
    <w:rsid w:val="003B0447"/>
    <w:rsid w:val="003B0AAB"/>
    <w:rsid w:val="003B100D"/>
    <w:rsid w:val="003B1EF8"/>
    <w:rsid w:val="003C7D33"/>
    <w:rsid w:val="003D547E"/>
    <w:rsid w:val="003E5225"/>
    <w:rsid w:val="003F2649"/>
    <w:rsid w:val="003F2D9B"/>
    <w:rsid w:val="00402515"/>
    <w:rsid w:val="00413EE7"/>
    <w:rsid w:val="004253DD"/>
    <w:rsid w:val="004259DD"/>
    <w:rsid w:val="0043437D"/>
    <w:rsid w:val="00454924"/>
    <w:rsid w:val="004642D7"/>
    <w:rsid w:val="00465E6C"/>
    <w:rsid w:val="004776E4"/>
    <w:rsid w:val="00487549"/>
    <w:rsid w:val="00495A3A"/>
    <w:rsid w:val="004A14DD"/>
    <w:rsid w:val="004A743D"/>
    <w:rsid w:val="004B1982"/>
    <w:rsid w:val="004C0663"/>
    <w:rsid w:val="004C440F"/>
    <w:rsid w:val="004D76D5"/>
    <w:rsid w:val="004E21FC"/>
    <w:rsid w:val="004E2D25"/>
    <w:rsid w:val="004E7494"/>
    <w:rsid w:val="00502E0B"/>
    <w:rsid w:val="00502EB0"/>
    <w:rsid w:val="00512C91"/>
    <w:rsid w:val="00513BB9"/>
    <w:rsid w:val="005161E7"/>
    <w:rsid w:val="00516AB4"/>
    <w:rsid w:val="005302E1"/>
    <w:rsid w:val="005439B9"/>
    <w:rsid w:val="00551989"/>
    <w:rsid w:val="005924B1"/>
    <w:rsid w:val="005A2B2B"/>
    <w:rsid w:val="005A30CE"/>
    <w:rsid w:val="005B1236"/>
    <w:rsid w:val="005B18B5"/>
    <w:rsid w:val="005B35C7"/>
    <w:rsid w:val="005C5FE5"/>
    <w:rsid w:val="005D168E"/>
    <w:rsid w:val="005E1CAC"/>
    <w:rsid w:val="005E5A42"/>
    <w:rsid w:val="005F075A"/>
    <w:rsid w:val="005F70CA"/>
    <w:rsid w:val="00604E2E"/>
    <w:rsid w:val="006141B9"/>
    <w:rsid w:val="00617BC5"/>
    <w:rsid w:val="006276C9"/>
    <w:rsid w:val="00627F47"/>
    <w:rsid w:val="006352F2"/>
    <w:rsid w:val="006427A8"/>
    <w:rsid w:val="00645340"/>
    <w:rsid w:val="00655C58"/>
    <w:rsid w:val="00663C8B"/>
    <w:rsid w:val="00665CE6"/>
    <w:rsid w:val="00680DD6"/>
    <w:rsid w:val="00694CAE"/>
    <w:rsid w:val="006A3ABE"/>
    <w:rsid w:val="006B453A"/>
    <w:rsid w:val="006B7384"/>
    <w:rsid w:val="006C18B3"/>
    <w:rsid w:val="006C7474"/>
    <w:rsid w:val="007004C6"/>
    <w:rsid w:val="007113D4"/>
    <w:rsid w:val="00714613"/>
    <w:rsid w:val="00721044"/>
    <w:rsid w:val="0072775B"/>
    <w:rsid w:val="007309A2"/>
    <w:rsid w:val="0073757C"/>
    <w:rsid w:val="0074300A"/>
    <w:rsid w:val="007518A6"/>
    <w:rsid w:val="00753E69"/>
    <w:rsid w:val="0076335E"/>
    <w:rsid w:val="00796DD9"/>
    <w:rsid w:val="007A187B"/>
    <w:rsid w:val="007D115D"/>
    <w:rsid w:val="007D5D26"/>
    <w:rsid w:val="007D7F96"/>
    <w:rsid w:val="007E468E"/>
    <w:rsid w:val="007E66C2"/>
    <w:rsid w:val="007E7437"/>
    <w:rsid w:val="007F51B0"/>
    <w:rsid w:val="00801262"/>
    <w:rsid w:val="008138D1"/>
    <w:rsid w:val="00815E41"/>
    <w:rsid w:val="008332A2"/>
    <w:rsid w:val="0083390B"/>
    <w:rsid w:val="00856F57"/>
    <w:rsid w:val="008722C9"/>
    <w:rsid w:val="00886069"/>
    <w:rsid w:val="00886DCB"/>
    <w:rsid w:val="00887A4D"/>
    <w:rsid w:val="008942C9"/>
    <w:rsid w:val="008A1CC7"/>
    <w:rsid w:val="008C333A"/>
    <w:rsid w:val="008D6C84"/>
    <w:rsid w:val="008E4C07"/>
    <w:rsid w:val="008E4FCE"/>
    <w:rsid w:val="008F09DE"/>
    <w:rsid w:val="008F195C"/>
    <w:rsid w:val="0090348D"/>
    <w:rsid w:val="009062DA"/>
    <w:rsid w:val="00910FBB"/>
    <w:rsid w:val="00911471"/>
    <w:rsid w:val="00914CBC"/>
    <w:rsid w:val="00921232"/>
    <w:rsid w:val="009656BD"/>
    <w:rsid w:val="00980982"/>
    <w:rsid w:val="009820E8"/>
    <w:rsid w:val="00983732"/>
    <w:rsid w:val="0099076C"/>
    <w:rsid w:val="00991280"/>
    <w:rsid w:val="009B423C"/>
    <w:rsid w:val="009B46FA"/>
    <w:rsid w:val="009B7AEA"/>
    <w:rsid w:val="009C2F05"/>
    <w:rsid w:val="009D65A4"/>
    <w:rsid w:val="009E01E1"/>
    <w:rsid w:val="009E1401"/>
    <w:rsid w:val="009E26D9"/>
    <w:rsid w:val="009F4A6F"/>
    <w:rsid w:val="009F5280"/>
    <w:rsid w:val="00A16EA2"/>
    <w:rsid w:val="00A17A1D"/>
    <w:rsid w:val="00A20F34"/>
    <w:rsid w:val="00A252C6"/>
    <w:rsid w:val="00A43BCA"/>
    <w:rsid w:val="00A50F7C"/>
    <w:rsid w:val="00A60C7D"/>
    <w:rsid w:val="00A64958"/>
    <w:rsid w:val="00A64A76"/>
    <w:rsid w:val="00A64B6E"/>
    <w:rsid w:val="00A72316"/>
    <w:rsid w:val="00A733F1"/>
    <w:rsid w:val="00A765F2"/>
    <w:rsid w:val="00A80395"/>
    <w:rsid w:val="00A81751"/>
    <w:rsid w:val="00A95349"/>
    <w:rsid w:val="00A96844"/>
    <w:rsid w:val="00AB08AA"/>
    <w:rsid w:val="00AC1661"/>
    <w:rsid w:val="00B07347"/>
    <w:rsid w:val="00B13447"/>
    <w:rsid w:val="00B21A3B"/>
    <w:rsid w:val="00B3186B"/>
    <w:rsid w:val="00B3400C"/>
    <w:rsid w:val="00B34A32"/>
    <w:rsid w:val="00B51E1E"/>
    <w:rsid w:val="00B51F65"/>
    <w:rsid w:val="00B917A6"/>
    <w:rsid w:val="00B963E2"/>
    <w:rsid w:val="00BA6B04"/>
    <w:rsid w:val="00BB15F4"/>
    <w:rsid w:val="00BB1F8D"/>
    <w:rsid w:val="00BC2CE7"/>
    <w:rsid w:val="00BE264A"/>
    <w:rsid w:val="00C05E9F"/>
    <w:rsid w:val="00C17F63"/>
    <w:rsid w:val="00C23514"/>
    <w:rsid w:val="00C25955"/>
    <w:rsid w:val="00C27835"/>
    <w:rsid w:val="00C522AE"/>
    <w:rsid w:val="00C71A9E"/>
    <w:rsid w:val="00C726C3"/>
    <w:rsid w:val="00C7478C"/>
    <w:rsid w:val="00CA512B"/>
    <w:rsid w:val="00CC59FA"/>
    <w:rsid w:val="00CD1CD7"/>
    <w:rsid w:val="00CF072A"/>
    <w:rsid w:val="00D27954"/>
    <w:rsid w:val="00D31272"/>
    <w:rsid w:val="00D367D8"/>
    <w:rsid w:val="00D52FFA"/>
    <w:rsid w:val="00D6496A"/>
    <w:rsid w:val="00D77BA2"/>
    <w:rsid w:val="00D907E0"/>
    <w:rsid w:val="00DA4164"/>
    <w:rsid w:val="00DA4DCF"/>
    <w:rsid w:val="00DB03E7"/>
    <w:rsid w:val="00DD36FF"/>
    <w:rsid w:val="00DD5331"/>
    <w:rsid w:val="00DD6AF8"/>
    <w:rsid w:val="00DD7FDA"/>
    <w:rsid w:val="00DE3EF2"/>
    <w:rsid w:val="00DE73AB"/>
    <w:rsid w:val="00DF0CF7"/>
    <w:rsid w:val="00DF6D8D"/>
    <w:rsid w:val="00E006EF"/>
    <w:rsid w:val="00E0107C"/>
    <w:rsid w:val="00E01689"/>
    <w:rsid w:val="00E05700"/>
    <w:rsid w:val="00E06FF9"/>
    <w:rsid w:val="00E075A5"/>
    <w:rsid w:val="00E14C28"/>
    <w:rsid w:val="00E21180"/>
    <w:rsid w:val="00E23729"/>
    <w:rsid w:val="00E26091"/>
    <w:rsid w:val="00E57AF4"/>
    <w:rsid w:val="00E753E1"/>
    <w:rsid w:val="00E76073"/>
    <w:rsid w:val="00E82FF5"/>
    <w:rsid w:val="00E90E30"/>
    <w:rsid w:val="00EA1511"/>
    <w:rsid w:val="00EA3D0A"/>
    <w:rsid w:val="00EA46FF"/>
    <w:rsid w:val="00EB3AD7"/>
    <w:rsid w:val="00EC4562"/>
    <w:rsid w:val="00EC6802"/>
    <w:rsid w:val="00EC6D5A"/>
    <w:rsid w:val="00F10B8A"/>
    <w:rsid w:val="00F232C2"/>
    <w:rsid w:val="00F35BF0"/>
    <w:rsid w:val="00F41D54"/>
    <w:rsid w:val="00F52089"/>
    <w:rsid w:val="00F6619C"/>
    <w:rsid w:val="00F66250"/>
    <w:rsid w:val="00F74037"/>
    <w:rsid w:val="00F84151"/>
    <w:rsid w:val="00F85E2D"/>
    <w:rsid w:val="00F85E54"/>
    <w:rsid w:val="00FA5800"/>
    <w:rsid w:val="00FB0841"/>
    <w:rsid w:val="00FC467F"/>
    <w:rsid w:val="00FE5E9B"/>
    <w:rsid w:val="00FF1E9E"/>
    <w:rsid w:val="0128736F"/>
    <w:rsid w:val="015C9CD3"/>
    <w:rsid w:val="01716AE3"/>
    <w:rsid w:val="01AC9411"/>
    <w:rsid w:val="038EA04E"/>
    <w:rsid w:val="03A60619"/>
    <w:rsid w:val="04787CF6"/>
    <w:rsid w:val="0523516B"/>
    <w:rsid w:val="056A7DDE"/>
    <w:rsid w:val="05D7CC3C"/>
    <w:rsid w:val="05E0E92A"/>
    <w:rsid w:val="06077DC7"/>
    <w:rsid w:val="07250FCE"/>
    <w:rsid w:val="07317C55"/>
    <w:rsid w:val="07328D9A"/>
    <w:rsid w:val="082E26DD"/>
    <w:rsid w:val="0853BAD6"/>
    <w:rsid w:val="08F644A1"/>
    <w:rsid w:val="0A1D18ED"/>
    <w:rsid w:val="0CA87BE5"/>
    <w:rsid w:val="0D0D0DDA"/>
    <w:rsid w:val="0DDF8E2A"/>
    <w:rsid w:val="0E8CD1D8"/>
    <w:rsid w:val="0EF0BCE1"/>
    <w:rsid w:val="0FDE5D1F"/>
    <w:rsid w:val="10357000"/>
    <w:rsid w:val="1109F466"/>
    <w:rsid w:val="1157758B"/>
    <w:rsid w:val="122D8CB5"/>
    <w:rsid w:val="124900E6"/>
    <w:rsid w:val="1269E3AE"/>
    <w:rsid w:val="12F1B57C"/>
    <w:rsid w:val="135329C2"/>
    <w:rsid w:val="138040E9"/>
    <w:rsid w:val="13D73D56"/>
    <w:rsid w:val="13FDF9A4"/>
    <w:rsid w:val="141E801A"/>
    <w:rsid w:val="1640A649"/>
    <w:rsid w:val="17036BFB"/>
    <w:rsid w:val="171C7209"/>
    <w:rsid w:val="174ED95E"/>
    <w:rsid w:val="177E470C"/>
    <w:rsid w:val="18946F07"/>
    <w:rsid w:val="1A1DD184"/>
    <w:rsid w:val="1AAEFF56"/>
    <w:rsid w:val="1AC96CE2"/>
    <w:rsid w:val="1B28C89A"/>
    <w:rsid w:val="1BA393D6"/>
    <w:rsid w:val="1BB6178C"/>
    <w:rsid w:val="1BF6E7F2"/>
    <w:rsid w:val="1CE3A61F"/>
    <w:rsid w:val="1CFACAAB"/>
    <w:rsid w:val="1D1AC0C4"/>
    <w:rsid w:val="1D93A113"/>
    <w:rsid w:val="1E01CC46"/>
    <w:rsid w:val="1E17EA59"/>
    <w:rsid w:val="1EDFA72D"/>
    <w:rsid w:val="1F22FDBC"/>
    <w:rsid w:val="1F2F7174"/>
    <w:rsid w:val="1F470F53"/>
    <w:rsid w:val="207049B7"/>
    <w:rsid w:val="20735D48"/>
    <w:rsid w:val="20CB41D5"/>
    <w:rsid w:val="220AAAE4"/>
    <w:rsid w:val="220B68CD"/>
    <w:rsid w:val="22671236"/>
    <w:rsid w:val="22A20FDA"/>
    <w:rsid w:val="231AFF65"/>
    <w:rsid w:val="23A7EA79"/>
    <w:rsid w:val="24472350"/>
    <w:rsid w:val="247F6452"/>
    <w:rsid w:val="2543098F"/>
    <w:rsid w:val="25BA8B01"/>
    <w:rsid w:val="264A444D"/>
    <w:rsid w:val="26F2A698"/>
    <w:rsid w:val="27704112"/>
    <w:rsid w:val="287B5B9C"/>
    <w:rsid w:val="28DBECEC"/>
    <w:rsid w:val="29624EC6"/>
    <w:rsid w:val="29627901"/>
    <w:rsid w:val="29A62308"/>
    <w:rsid w:val="2AB4A93C"/>
    <w:rsid w:val="2ACFBBD4"/>
    <w:rsid w:val="2BA58DD8"/>
    <w:rsid w:val="2C1F2F9E"/>
    <w:rsid w:val="2C399461"/>
    <w:rsid w:val="2D12F246"/>
    <w:rsid w:val="2D48BFBF"/>
    <w:rsid w:val="2D85BAB6"/>
    <w:rsid w:val="2D8D0681"/>
    <w:rsid w:val="30127CE2"/>
    <w:rsid w:val="30316AAB"/>
    <w:rsid w:val="31602B42"/>
    <w:rsid w:val="3170F1D8"/>
    <w:rsid w:val="317F5385"/>
    <w:rsid w:val="31CD3B0C"/>
    <w:rsid w:val="32102636"/>
    <w:rsid w:val="3282B6C9"/>
    <w:rsid w:val="32BA8730"/>
    <w:rsid w:val="32FB2698"/>
    <w:rsid w:val="3394D4D6"/>
    <w:rsid w:val="33C76E01"/>
    <w:rsid w:val="34A53A16"/>
    <w:rsid w:val="34F38D07"/>
    <w:rsid w:val="35E41D32"/>
    <w:rsid w:val="364AFFF8"/>
    <w:rsid w:val="36A899B5"/>
    <w:rsid w:val="37427510"/>
    <w:rsid w:val="37A5A9F9"/>
    <w:rsid w:val="392E3BB2"/>
    <w:rsid w:val="398E7825"/>
    <w:rsid w:val="3A0E1425"/>
    <w:rsid w:val="3BF9D101"/>
    <w:rsid w:val="3C4BFBCB"/>
    <w:rsid w:val="3C996B43"/>
    <w:rsid w:val="3D842F61"/>
    <w:rsid w:val="3E22CECF"/>
    <w:rsid w:val="3EF56FC8"/>
    <w:rsid w:val="3F23C98D"/>
    <w:rsid w:val="3F54A46F"/>
    <w:rsid w:val="3F80839A"/>
    <w:rsid w:val="3F8B88FC"/>
    <w:rsid w:val="406C75AA"/>
    <w:rsid w:val="410AAAC3"/>
    <w:rsid w:val="41A2E75A"/>
    <w:rsid w:val="41C331A6"/>
    <w:rsid w:val="4317A75F"/>
    <w:rsid w:val="43241BDE"/>
    <w:rsid w:val="436DF460"/>
    <w:rsid w:val="4459C9CD"/>
    <w:rsid w:val="447E262A"/>
    <w:rsid w:val="454F2830"/>
    <w:rsid w:val="4641818C"/>
    <w:rsid w:val="46A59522"/>
    <w:rsid w:val="46FA97F8"/>
    <w:rsid w:val="4713C055"/>
    <w:rsid w:val="48097646"/>
    <w:rsid w:val="48CE58C0"/>
    <w:rsid w:val="4994470D"/>
    <w:rsid w:val="49DD35E4"/>
    <w:rsid w:val="49EA9164"/>
    <w:rsid w:val="49F65E41"/>
    <w:rsid w:val="4A3238BA"/>
    <w:rsid w:val="4B276DE5"/>
    <w:rsid w:val="4BDD2394"/>
    <w:rsid w:val="4BE9647C"/>
    <w:rsid w:val="4C3CF7EA"/>
    <w:rsid w:val="4C5CFDBD"/>
    <w:rsid w:val="4CD74D61"/>
    <w:rsid w:val="4DEBDA88"/>
    <w:rsid w:val="4DFC7E1C"/>
    <w:rsid w:val="4F475154"/>
    <w:rsid w:val="4F76AB4F"/>
    <w:rsid w:val="4F9C7C74"/>
    <w:rsid w:val="50049AA7"/>
    <w:rsid w:val="51EFB674"/>
    <w:rsid w:val="51F5CE81"/>
    <w:rsid w:val="52389297"/>
    <w:rsid w:val="52B0AC78"/>
    <w:rsid w:val="54B2D8C1"/>
    <w:rsid w:val="54BEE36D"/>
    <w:rsid w:val="55325824"/>
    <w:rsid w:val="5563B08A"/>
    <w:rsid w:val="5613AB7E"/>
    <w:rsid w:val="58485D4F"/>
    <w:rsid w:val="58B6D2E8"/>
    <w:rsid w:val="5A19D035"/>
    <w:rsid w:val="5AD3420B"/>
    <w:rsid w:val="5B14BC66"/>
    <w:rsid w:val="5CBE1630"/>
    <w:rsid w:val="5DB67BE5"/>
    <w:rsid w:val="5F2AB135"/>
    <w:rsid w:val="5F5988A6"/>
    <w:rsid w:val="60AF0F6B"/>
    <w:rsid w:val="60AF78D3"/>
    <w:rsid w:val="61250873"/>
    <w:rsid w:val="619811C9"/>
    <w:rsid w:val="61A3EFB2"/>
    <w:rsid w:val="61A553FB"/>
    <w:rsid w:val="623691ED"/>
    <w:rsid w:val="625B5BEF"/>
    <w:rsid w:val="62E0F3AF"/>
    <w:rsid w:val="642CF9C9"/>
    <w:rsid w:val="6579D454"/>
    <w:rsid w:val="657FBE09"/>
    <w:rsid w:val="661B7AA5"/>
    <w:rsid w:val="66B643ED"/>
    <w:rsid w:val="674F1D39"/>
    <w:rsid w:val="676C8811"/>
    <w:rsid w:val="67EA79DF"/>
    <w:rsid w:val="687CA42C"/>
    <w:rsid w:val="68976FE4"/>
    <w:rsid w:val="68CA9D73"/>
    <w:rsid w:val="68E8AF93"/>
    <w:rsid w:val="68EAED9A"/>
    <w:rsid w:val="69B6AEB7"/>
    <w:rsid w:val="6A415867"/>
    <w:rsid w:val="6B1F413C"/>
    <w:rsid w:val="6BD5D730"/>
    <w:rsid w:val="6BD9F204"/>
    <w:rsid w:val="6BE5C62E"/>
    <w:rsid w:val="6C87D5F5"/>
    <w:rsid w:val="6CC2D399"/>
    <w:rsid w:val="6E5EA3FA"/>
    <w:rsid w:val="6FA9546A"/>
    <w:rsid w:val="6FC8C113"/>
    <w:rsid w:val="70FA41FA"/>
    <w:rsid w:val="712E0B31"/>
    <w:rsid w:val="720D863E"/>
    <w:rsid w:val="7245082A"/>
    <w:rsid w:val="726F3F8D"/>
    <w:rsid w:val="72BB2B9C"/>
    <w:rsid w:val="72DB28A8"/>
    <w:rsid w:val="731B20BE"/>
    <w:rsid w:val="733F5DBE"/>
    <w:rsid w:val="749A90B8"/>
    <w:rsid w:val="757CB976"/>
    <w:rsid w:val="758B8E66"/>
    <w:rsid w:val="75CDB31D"/>
    <w:rsid w:val="764A78B5"/>
    <w:rsid w:val="76B4C82F"/>
    <w:rsid w:val="76F8C67A"/>
    <w:rsid w:val="775DC04D"/>
    <w:rsid w:val="7769837E"/>
    <w:rsid w:val="77B380B6"/>
    <w:rsid w:val="77FC139A"/>
    <w:rsid w:val="784BC8F4"/>
    <w:rsid w:val="79BB5BD3"/>
    <w:rsid w:val="79F1294C"/>
    <w:rsid w:val="7B8019F6"/>
    <w:rsid w:val="7BD6C2E5"/>
    <w:rsid w:val="7BEF7103"/>
    <w:rsid w:val="7C3CF4A1"/>
    <w:rsid w:val="7C561CFE"/>
    <w:rsid w:val="7D030406"/>
    <w:rsid w:val="7D1BEA57"/>
    <w:rsid w:val="7DD8C502"/>
    <w:rsid w:val="7E5B9F67"/>
    <w:rsid w:val="7F4A79C3"/>
    <w:rsid w:val="7F98A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624EC6"/>
  <w15:chartTrackingRefBased/>
  <w15:docId w15:val="{386379E2-95FE-4109-AA3A-1F4B6C7CF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7A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914CB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14CB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14C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4CBC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F74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037"/>
  </w:style>
  <w:style w:type="paragraph" w:styleId="Footer">
    <w:name w:val="footer"/>
    <w:basedOn w:val="Normal"/>
    <w:link w:val="FooterChar"/>
    <w:uiPriority w:val="99"/>
    <w:unhideWhenUsed/>
    <w:rsid w:val="00F74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037"/>
  </w:style>
  <w:style w:type="paragraph" w:customStyle="1" w:styleId="ByLine">
    <w:name w:val="ByLine"/>
    <w:basedOn w:val="Normal"/>
    <w:rsid w:val="0853BAD6"/>
    <w:pPr>
      <w:spacing w:before="240" w:after="720"/>
      <w:jc w:val="right"/>
    </w:pPr>
    <w:rPr>
      <w:rFonts w:ascii="Arial" w:eastAsia="Times New Roman" w:hAnsi="Arial" w:cs="Times New Roman"/>
      <w:b/>
      <w:bCs/>
      <w:color w:val="000000" w:themeColor="text1"/>
      <w:sz w:val="28"/>
      <w:szCs w:val="28"/>
    </w:rPr>
  </w:style>
  <w:style w:type="paragraph" w:customStyle="1" w:styleId="ChangeHistoryTitle">
    <w:name w:val="ChangeHistory Title"/>
    <w:basedOn w:val="Normal"/>
    <w:rsid w:val="0853BAD6"/>
    <w:pPr>
      <w:spacing w:before="60" w:after="60"/>
      <w:jc w:val="center"/>
    </w:pPr>
    <w:rPr>
      <w:rFonts w:ascii="Arial" w:eastAsia="Times New Roman" w:hAnsi="Arial" w:cs="Times New Roman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7004C6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7004C6"/>
    <w:pPr>
      <w:spacing w:after="0" w:line="240" w:lineRule="auto"/>
      <w:contextualSpacing/>
      <w:jc w:val="right"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87A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paragraph">
    <w:name w:val="paragraph"/>
    <w:basedOn w:val="Normal"/>
    <w:rsid w:val="00887A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887A4D"/>
  </w:style>
  <w:style w:type="character" w:customStyle="1" w:styleId="eop">
    <w:name w:val="eop"/>
    <w:basedOn w:val="DefaultParagraphFont"/>
    <w:rsid w:val="00887A4D"/>
  </w:style>
  <w:style w:type="character" w:customStyle="1" w:styleId="TitleChar1">
    <w:name w:val="Title Char1"/>
    <w:basedOn w:val="DefaultParagraphFont"/>
    <w:uiPriority w:val="10"/>
    <w:rsid w:val="00887A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3">
    <w:name w:val="toc 3"/>
    <w:basedOn w:val="Normal"/>
    <w:next w:val="Normal"/>
    <w:autoRedefine/>
    <w:uiPriority w:val="39"/>
    <w:unhideWhenUsed/>
    <w:rsid w:val="00887A4D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887A4D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385075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39B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39B6"/>
    <w:rPr>
      <w:rFonts w:ascii="Consolas" w:hAnsi="Consolas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A3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BookTitle">
    <w:name w:val="Book Title"/>
    <w:basedOn w:val="DefaultParagraphFont"/>
    <w:uiPriority w:val="33"/>
    <w:qFormat/>
    <w:rsid w:val="008E4FCE"/>
    <w:rPr>
      <w:b/>
      <w:bCs/>
      <w:i/>
      <w:iCs/>
      <w:spacing w:val="5"/>
    </w:rPr>
  </w:style>
  <w:style w:type="paragraph" w:customStyle="1" w:styleId="TitleSubtext">
    <w:name w:val="Title Subtext"/>
    <w:basedOn w:val="Title"/>
    <w:qFormat/>
    <w:rsid w:val="007004C6"/>
    <w:rPr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7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98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7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8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7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03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70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08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59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48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37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6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4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0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7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2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microsoft.com/office/2011/relationships/people" Target="peop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937c00fbf68c4738" Type="http://schemas.microsoft.com/office/2019/09/relationships/intelligence" Target="intelligence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504CF5AA4EF54B8C1283AB51BBBB75" ma:contentTypeVersion="12" ma:contentTypeDescription="Create a new document." ma:contentTypeScope="" ma:versionID="ac793cb6dd8166128c48143588d94bdd">
  <xsd:schema xmlns:xsd="http://www.w3.org/2001/XMLSchema" xmlns:xs="http://www.w3.org/2001/XMLSchema" xmlns:p="http://schemas.microsoft.com/office/2006/metadata/properties" xmlns:ns2="8c78c95d-7a7d-4d57-bfe7-49e7b43538f8" xmlns:ns3="db2ad962-e059-44a4-a252-0949c05e73b4" targetNamespace="http://schemas.microsoft.com/office/2006/metadata/properties" ma:root="true" ma:fieldsID="ce7236839c246bae8af96f5af474a6bb" ns2:_="" ns3:_="">
    <xsd:import namespace="8c78c95d-7a7d-4d57-bfe7-49e7b43538f8"/>
    <xsd:import namespace="db2ad962-e059-44a4-a252-0949c05e73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78c95d-7a7d-4d57-bfe7-49e7b43538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2ad962-e059-44a4-a252-0949c05e73b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7DBCC85-56F2-466F-B8B1-9CCA1ADE9B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D90DA4-CC1C-4357-9457-711F173FA07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FB921E4-C5F7-49CD-9C08-27C99D8897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78c95d-7a7d-4d57-bfe7-49e7b43538f8"/>
    <ds:schemaRef ds:uri="db2ad962-e059-44a4-a252-0949c05e73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28AA1E0-76B9-48A9-A337-3C5C87FF84E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31</Pages>
  <Words>4216</Words>
  <Characters>24032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Balbi</dc:creator>
  <cp:keywords/>
  <dc:description/>
  <cp:lastModifiedBy>Joseph Kalfus</cp:lastModifiedBy>
  <cp:revision>71</cp:revision>
  <dcterms:created xsi:type="dcterms:W3CDTF">2021-11-05T04:36:00Z</dcterms:created>
  <dcterms:modified xsi:type="dcterms:W3CDTF">2021-11-06T00:23:00Z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0x0101007D504CF5AA4EF54B8C1283AB51BBBB75</vt:lpwstr>
  </property>
</Properties>
</file>